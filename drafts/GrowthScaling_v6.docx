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CA22" w14:textId="3AF76B20" w:rsidR="00F0624D" w:rsidRPr="00F0624D" w:rsidRDefault="00F0624D" w:rsidP="002E3379">
      <w:pPr>
        <w:spacing w:line="480" w:lineRule="auto"/>
        <w:contextualSpacing/>
        <w:jc w:val="both"/>
        <w:rPr>
          <w:rFonts w:cstheme="minorHAnsi"/>
          <w:b/>
          <w:bCs/>
          <w:iCs/>
          <w:sz w:val="28"/>
          <w:szCs w:val="44"/>
          <w:lang w:val="en-GB"/>
        </w:rPr>
      </w:pPr>
      <w:r w:rsidRPr="00F0624D">
        <w:rPr>
          <w:rFonts w:cstheme="minorHAnsi"/>
          <w:b/>
          <w:bCs/>
          <w:iCs/>
          <w:sz w:val="28"/>
          <w:szCs w:val="44"/>
          <w:lang w:val="en-GB"/>
        </w:rPr>
        <w:t>Title Page</w:t>
      </w:r>
    </w:p>
    <w:p w14:paraId="443823DE" w14:textId="3D0A2F88" w:rsidR="00660D1C" w:rsidRPr="00205EE2" w:rsidRDefault="00660D1C" w:rsidP="002E3379">
      <w:pPr>
        <w:spacing w:line="480" w:lineRule="auto"/>
        <w:contextualSpacing/>
        <w:jc w:val="both"/>
        <w:rPr>
          <w:rFonts w:cstheme="minorHAnsi"/>
          <w:iCs/>
          <w:sz w:val="28"/>
          <w:szCs w:val="28"/>
        </w:rPr>
      </w:pPr>
      <w:commentRangeStart w:id="0"/>
      <w:commentRangeStart w:id="1"/>
      <w:commentRangeStart w:id="2"/>
      <w:commentRangeStart w:id="3"/>
      <w:commentRangeStart w:id="4"/>
      <w:del w:id="5" w:author="Max Lindmark" w:date="2020-07-27T11:56:00Z">
        <w:r w:rsidRPr="00205EE2" w:rsidDel="00205EE2">
          <w:rPr>
            <w:rFonts w:cstheme="minorHAnsi"/>
            <w:iCs/>
            <w:sz w:val="28"/>
            <w:szCs w:val="28"/>
            <w:lang w:val="en-GB"/>
          </w:rPr>
          <w:delText>Intraspecific scaling of individual growth, consumption and metabolism with temperature and body mass across fishes</w:delText>
        </w:r>
        <w:commentRangeEnd w:id="0"/>
        <w:r w:rsidR="00AD3E75" w:rsidRPr="00205EE2" w:rsidDel="00205EE2">
          <w:rPr>
            <w:rStyle w:val="CommentReference"/>
            <w:iCs/>
            <w:sz w:val="28"/>
            <w:szCs w:val="28"/>
            <w:rPrChange w:id="6" w:author="Max Lindmark" w:date="2020-07-27T11:56:00Z">
              <w:rPr>
                <w:rStyle w:val="CommentReference"/>
                <w:iCs/>
              </w:rPr>
            </w:rPrChange>
          </w:rPr>
          <w:commentReference w:id="0"/>
        </w:r>
        <w:commentRangeEnd w:id="1"/>
        <w:r w:rsidR="00465B18" w:rsidRPr="00205EE2" w:rsidDel="00205EE2">
          <w:rPr>
            <w:rStyle w:val="CommentReference"/>
            <w:iCs/>
            <w:sz w:val="28"/>
            <w:szCs w:val="28"/>
            <w:rPrChange w:id="7" w:author="Max Lindmark" w:date="2020-07-27T11:56:00Z">
              <w:rPr>
                <w:rStyle w:val="CommentReference"/>
                <w:iCs/>
              </w:rPr>
            </w:rPrChange>
          </w:rPr>
          <w:commentReference w:id="1"/>
        </w:r>
        <w:commentRangeEnd w:id="2"/>
        <w:r w:rsidR="00603B4E" w:rsidRPr="00205EE2" w:rsidDel="00205EE2">
          <w:rPr>
            <w:rStyle w:val="CommentReference"/>
            <w:iCs/>
            <w:sz w:val="28"/>
            <w:szCs w:val="28"/>
            <w:rPrChange w:id="8" w:author="Max Lindmark" w:date="2020-07-27T11:56:00Z">
              <w:rPr>
                <w:rStyle w:val="CommentReference"/>
                <w:iCs/>
              </w:rPr>
            </w:rPrChange>
          </w:rPr>
          <w:commentReference w:id="2"/>
        </w:r>
        <w:commentRangeEnd w:id="3"/>
        <w:r w:rsidR="00AE4A5F" w:rsidRPr="00205EE2" w:rsidDel="00205EE2">
          <w:rPr>
            <w:rStyle w:val="CommentReference"/>
            <w:iCs/>
            <w:sz w:val="28"/>
            <w:szCs w:val="28"/>
            <w:rPrChange w:id="9" w:author="Max Lindmark" w:date="2020-07-27T11:56:00Z">
              <w:rPr>
                <w:rStyle w:val="CommentReference"/>
                <w:iCs/>
              </w:rPr>
            </w:rPrChange>
          </w:rPr>
          <w:commentReference w:id="3"/>
        </w:r>
        <w:commentRangeEnd w:id="4"/>
        <w:r w:rsidR="005F601D" w:rsidRPr="00205EE2" w:rsidDel="00205EE2">
          <w:rPr>
            <w:rStyle w:val="CommentReference"/>
            <w:iCs/>
            <w:sz w:val="28"/>
            <w:szCs w:val="28"/>
            <w:rPrChange w:id="10" w:author="Max Lindmark" w:date="2020-07-27T11:56:00Z">
              <w:rPr>
                <w:rStyle w:val="CommentReference"/>
                <w:iCs/>
              </w:rPr>
            </w:rPrChange>
          </w:rPr>
          <w:commentReference w:id="4"/>
        </w:r>
      </w:del>
      <w:ins w:id="11" w:author="Max Lindmark" w:date="2020-07-27T11:56:00Z">
        <w:r w:rsidR="00205EE2" w:rsidRPr="00F82BB5">
          <w:rPr>
            <w:iCs/>
            <w:sz w:val="28"/>
            <w:szCs w:val="28"/>
            <w:lang w:val="en-GB"/>
          </w:rPr>
          <w:t>Optimum growth temperature declines with body size in fishe</w:t>
        </w:r>
        <w:r w:rsidR="00205EE2" w:rsidRPr="00205EE2">
          <w:rPr>
            <w:rFonts w:cstheme="minorHAnsi"/>
            <w:iCs/>
            <w:sz w:val="28"/>
            <w:szCs w:val="28"/>
            <w:lang w:val="en-GB"/>
          </w:rPr>
          <w:t>s</w:t>
        </w:r>
        <w:commentRangeStart w:id="12"/>
        <w:commentRangeEnd w:id="12"/>
        <w:r w:rsidR="00205EE2" w:rsidRPr="00F82BB5">
          <w:rPr>
            <w:rStyle w:val="CommentReference"/>
            <w:iCs/>
            <w:sz w:val="28"/>
            <w:szCs w:val="28"/>
          </w:rPr>
          <w:commentReference w:id="12"/>
        </w:r>
        <w:commentRangeStart w:id="13"/>
        <w:commentRangeEnd w:id="13"/>
        <w:r w:rsidR="00205EE2" w:rsidRPr="00F82BB5">
          <w:rPr>
            <w:rStyle w:val="CommentReference"/>
            <w:iCs/>
            <w:sz w:val="28"/>
            <w:szCs w:val="28"/>
          </w:rPr>
          <w:commentReference w:id="13"/>
        </w:r>
        <w:commentRangeStart w:id="14"/>
        <w:commentRangeEnd w:id="14"/>
        <w:r w:rsidR="00205EE2" w:rsidRPr="00F82BB5">
          <w:rPr>
            <w:rStyle w:val="CommentReference"/>
            <w:iCs/>
            <w:sz w:val="28"/>
            <w:szCs w:val="28"/>
          </w:rPr>
          <w:commentReference w:id="14"/>
        </w:r>
        <w:commentRangeStart w:id="15"/>
        <w:commentRangeEnd w:id="15"/>
        <w:r w:rsidR="00205EE2" w:rsidRPr="00F82BB5">
          <w:rPr>
            <w:rStyle w:val="CommentReference"/>
            <w:iCs/>
            <w:sz w:val="28"/>
            <w:szCs w:val="28"/>
          </w:rPr>
          <w:commentReference w:id="15"/>
        </w:r>
        <w:commentRangeStart w:id="16"/>
        <w:commentRangeEnd w:id="16"/>
        <w:r w:rsidR="00205EE2" w:rsidRPr="00F82BB5">
          <w:rPr>
            <w:rStyle w:val="CommentReference"/>
            <w:iCs/>
            <w:sz w:val="28"/>
            <w:szCs w:val="28"/>
          </w:rPr>
          <w:commentReference w:id="16"/>
        </w:r>
      </w:ins>
    </w:p>
    <w:p w14:paraId="1AA2AE04" w14:textId="77777777" w:rsidR="00B662F8" w:rsidRDefault="00B662F8" w:rsidP="002E3379">
      <w:pPr>
        <w:spacing w:line="480" w:lineRule="auto"/>
        <w:contextualSpacing/>
        <w:jc w:val="both"/>
        <w:rPr>
          <w:rFonts w:cstheme="minorHAnsi"/>
        </w:rPr>
      </w:pPr>
    </w:p>
    <w:p w14:paraId="07BE3285" w14:textId="0C866378"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3941538D" w14:textId="77777777" w:rsidR="00B662F8" w:rsidRPr="00667BA6" w:rsidRDefault="00B662F8" w:rsidP="002E3379">
      <w:pPr>
        <w:spacing w:line="480" w:lineRule="auto"/>
        <w:contextualSpacing/>
        <w:jc w:val="both"/>
        <w:rPr>
          <w:rFonts w:cstheme="minorHAnsi"/>
          <w:vertAlign w:val="superscript"/>
          <w:lang w:val="sv-SE"/>
        </w:rPr>
      </w:pPr>
    </w:p>
    <w:p w14:paraId="26A4BCA9" w14:textId="7AEB8B06"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4BF63069" w14:textId="77777777" w:rsidR="00667BA6" w:rsidRDefault="00667BA6" w:rsidP="002E3379">
      <w:pPr>
        <w:spacing w:line="480" w:lineRule="auto"/>
        <w:contextualSpacing/>
        <w:jc w:val="both"/>
        <w:rPr>
          <w:rFonts w:cstheme="minorHAnsi"/>
          <w:vertAlign w:val="superscript"/>
          <w:lang w:val="en-GB"/>
        </w:rPr>
      </w:pPr>
    </w:p>
    <w:p w14:paraId="38B5859B" w14:textId="78BED4CA"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06912538"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w:t>
      </w:r>
      <w:r w:rsidR="00792C74" w:rsidRPr="00647D43">
        <w:rPr>
          <w:rFonts w:cstheme="minorHAnsi"/>
          <w:lang w:val="en-GB"/>
        </w:rPr>
        <w:t xml:space="preserve">Institute of </w:t>
      </w:r>
      <w:commentRangeStart w:id="17"/>
      <w:r w:rsidR="00792C74">
        <w:rPr>
          <w:rFonts w:cstheme="minorHAnsi"/>
          <w:lang w:val="en-GB"/>
        </w:rPr>
        <w:t>Marine</w:t>
      </w:r>
      <w:r w:rsidR="00792C74" w:rsidRPr="00647D43">
        <w:rPr>
          <w:rFonts w:cstheme="minorHAnsi"/>
          <w:lang w:val="en-GB"/>
        </w:rPr>
        <w:t xml:space="preserve"> Research, </w:t>
      </w:r>
      <w:r w:rsidR="00792C74">
        <w:rPr>
          <w:rFonts w:cstheme="minorHAnsi"/>
          <w:lang w:val="en-GB"/>
        </w:rPr>
        <w:t>Turistgatan</w:t>
      </w:r>
      <w:r w:rsidR="00792C74" w:rsidRPr="00647D43">
        <w:rPr>
          <w:rFonts w:cstheme="minorHAnsi"/>
          <w:lang w:val="en-GB"/>
        </w:rPr>
        <w:t xml:space="preserve"> </w:t>
      </w:r>
      <w:r w:rsidR="00792C74">
        <w:rPr>
          <w:rFonts w:cstheme="minorHAnsi"/>
          <w:lang w:val="en-GB"/>
        </w:rPr>
        <w:t>5</w:t>
      </w:r>
      <w:r w:rsidR="00792C74" w:rsidRPr="00647D43">
        <w:rPr>
          <w:rFonts w:cstheme="minorHAnsi"/>
          <w:lang w:val="en-GB"/>
        </w:rPr>
        <w:t xml:space="preserve">, </w:t>
      </w:r>
      <w:r w:rsidR="00792C74">
        <w:rPr>
          <w:rFonts w:cstheme="minorHAnsi"/>
          <w:lang w:val="en-GB"/>
        </w:rPr>
        <w:t>Lysekil</w:t>
      </w:r>
      <w:r w:rsidR="00792C74" w:rsidRPr="00647D43">
        <w:rPr>
          <w:rFonts w:cstheme="minorHAnsi"/>
          <w:lang w:val="en-GB"/>
        </w:rPr>
        <w:t xml:space="preserve"> </w:t>
      </w:r>
      <w:commentRangeEnd w:id="17"/>
      <w:r w:rsidR="00792C74">
        <w:rPr>
          <w:rStyle w:val="CommentReference"/>
        </w:rPr>
        <w:commentReference w:id="17"/>
      </w:r>
      <w:r w:rsidR="00792C74" w:rsidRPr="00D7608A">
        <w:t xml:space="preserve"> </w:t>
      </w:r>
      <w:r w:rsidR="00792C74" w:rsidRPr="00D7608A">
        <w:rPr>
          <w:rFonts w:cstheme="minorHAnsi"/>
          <w:lang w:val="en-GB"/>
        </w:rPr>
        <w:t>453 30</w:t>
      </w:r>
      <w:r w:rsidRPr="00972C7F">
        <w:rPr>
          <w:rFonts w:cstheme="minorHAnsi"/>
          <w:lang w:val="en-GB"/>
        </w:rPr>
        <w:t xml:space="preserve">, Sweden, Tel.: +46(0)104784137, </w:t>
      </w:r>
      <w:r w:rsidRPr="00F6289D">
        <w:rPr>
          <w:rFonts w:cstheme="minorHAnsi"/>
          <w:b/>
          <w:bCs/>
          <w:lang w:val="en-GB"/>
        </w:rPr>
        <w:t>email</w:t>
      </w:r>
      <w:r w:rsidRPr="00972C7F">
        <w:rPr>
          <w:rFonts w:cstheme="minorHAnsi"/>
          <w:lang w:val="en-GB"/>
        </w:rPr>
        <w:t xml:space="preserve">: </w:t>
      </w:r>
      <w:hyperlink r:id="rId16" w:history="1">
        <w:r w:rsidRPr="00972C7F">
          <w:rPr>
            <w:rStyle w:val="Hyperlink"/>
            <w:rFonts w:cstheme="minorHAnsi"/>
            <w:lang w:val="en-GB"/>
          </w:rPr>
          <w:t>max.lindmark@slu.se</w:t>
        </w:r>
      </w:hyperlink>
    </w:p>
    <w:p w14:paraId="78420087" w14:textId="1B99885E" w:rsidR="002105CB" w:rsidRDefault="002105CB" w:rsidP="002E3379">
      <w:pPr>
        <w:tabs>
          <w:tab w:val="left" w:pos="6690"/>
        </w:tabs>
        <w:spacing w:line="480" w:lineRule="auto"/>
        <w:contextualSpacing/>
        <w:jc w:val="both"/>
        <w:rPr>
          <w:rFonts w:cstheme="minorHAnsi"/>
          <w:b/>
          <w:color w:val="333333"/>
          <w:shd w:val="clear" w:color="auto" w:fill="FFFFFF"/>
          <w:lang w:val="en-GB"/>
        </w:rPr>
      </w:pPr>
    </w:p>
    <w:p w14:paraId="6E3363BF" w14:textId="77777777"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Pr>
          <w:rFonts w:cstheme="minorHAnsi"/>
          <w:b/>
          <w:color w:val="333333"/>
          <w:shd w:val="clear" w:color="auto" w:fill="FFFFFF"/>
          <w:lang w:val="en-GB"/>
        </w:rPr>
        <w:t>Classification</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commentRangeStart w:id="18"/>
      <w:r w:rsidRPr="0091098B">
        <w:rPr>
          <w:rFonts w:cstheme="minorHAnsi"/>
          <w:color w:val="333333"/>
          <w:shd w:val="clear" w:color="auto" w:fill="FFFFFF"/>
          <w:lang w:val="en-GB"/>
        </w:rPr>
        <w:t>BIOLOGICAL SCIENCES</w:t>
      </w:r>
      <w:commentRangeEnd w:id="18"/>
      <w:r>
        <w:rPr>
          <w:rStyle w:val="CommentReference"/>
        </w:rPr>
        <w:commentReference w:id="18"/>
      </w:r>
      <w:r>
        <w:rPr>
          <w:rFonts w:cstheme="minorHAnsi"/>
          <w:color w:val="333333"/>
          <w:shd w:val="clear" w:color="auto" w:fill="FFFFFF"/>
          <w:lang w:val="en-GB"/>
        </w:rPr>
        <w:t>, Ecology</w:t>
      </w:r>
    </w:p>
    <w:p w14:paraId="448679F7" w14:textId="77777777" w:rsidR="00643CC1" w:rsidRDefault="00643CC1" w:rsidP="00643CC1">
      <w:pPr>
        <w:tabs>
          <w:tab w:val="left" w:pos="6690"/>
        </w:tabs>
        <w:spacing w:line="480" w:lineRule="auto"/>
        <w:contextualSpacing/>
        <w:jc w:val="both"/>
        <w:rPr>
          <w:rFonts w:cstheme="minorHAnsi"/>
          <w:b/>
          <w:color w:val="333333"/>
          <w:shd w:val="clear" w:color="auto" w:fill="FFFFFF"/>
          <w:lang w:val="en-GB"/>
        </w:rPr>
      </w:pPr>
    </w:p>
    <w:p w14:paraId="7601E200" w14:textId="6081D60E"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commentRangeStart w:id="19"/>
      <w:r w:rsidRPr="00972C7F">
        <w:rPr>
          <w:rFonts w:cstheme="minorHAnsi"/>
          <w:b/>
          <w:color w:val="333333"/>
          <w:shd w:val="clear" w:color="auto" w:fill="FFFFFF"/>
          <w:lang w:val="en-GB"/>
        </w:rPr>
        <w:t>Keywords</w:t>
      </w:r>
      <w:commentRangeEnd w:id="19"/>
      <w:r w:rsidR="000B4B43">
        <w:rPr>
          <w:rStyle w:val="CommentReference"/>
        </w:rPr>
        <w:commentReference w:id="19"/>
      </w:r>
      <w:r w:rsidRPr="00972C7F">
        <w:rPr>
          <w:rFonts w:cstheme="minorHAnsi"/>
          <w:color w:val="333333"/>
          <w:shd w:val="clear" w:color="auto" w:fill="FFFFFF"/>
          <w:lang w:val="en-GB"/>
        </w:rPr>
        <w:t>:</w:t>
      </w:r>
      <w:r>
        <w:rPr>
          <w:rFonts w:cstheme="minorHAnsi"/>
          <w:color w:val="333333"/>
          <w:shd w:val="clear" w:color="auto" w:fill="FFFFFF"/>
          <w:lang w:val="en-GB"/>
        </w:rPr>
        <w:t xml:space="preserve"> body growth, optimum, metabolic rate, </w:t>
      </w:r>
      <w:commentRangeStart w:id="20"/>
      <w:r>
        <w:rPr>
          <w:rFonts w:cstheme="minorHAnsi"/>
          <w:color w:val="333333"/>
          <w:shd w:val="clear" w:color="auto" w:fill="FFFFFF"/>
          <w:lang w:val="en-GB"/>
        </w:rPr>
        <w:t xml:space="preserve">feeding </w:t>
      </w:r>
      <w:commentRangeEnd w:id="20"/>
      <w:r w:rsidR="008E6F00">
        <w:rPr>
          <w:rStyle w:val="CommentReference"/>
        </w:rPr>
        <w:commentReference w:id="20"/>
      </w:r>
      <w:r>
        <w:rPr>
          <w:rFonts w:cstheme="minorHAnsi"/>
          <w:color w:val="333333"/>
          <w:shd w:val="clear" w:color="auto" w:fill="FFFFFF"/>
          <w:lang w:val="en-GB"/>
        </w:rPr>
        <w:t xml:space="preserve">rate, bioenergetics, body size, </w:t>
      </w:r>
      <w:r w:rsidR="009D6025">
        <w:rPr>
          <w:rFonts w:cstheme="minorHAnsi"/>
          <w:color w:val="333333"/>
          <w:shd w:val="clear" w:color="auto" w:fill="FFFFFF"/>
          <w:lang w:val="en-GB"/>
        </w:rPr>
        <w:t>temperature-size rule</w:t>
      </w:r>
      <w:r>
        <w:rPr>
          <w:rFonts w:cstheme="minorHAnsi"/>
          <w:color w:val="333333"/>
          <w:shd w:val="clear" w:color="auto" w:fill="FFFFFF"/>
          <w:lang w:val="en-GB"/>
        </w:rPr>
        <w:t xml:space="preserve">, metabolic theory of ecology </w:t>
      </w:r>
      <w:r w:rsidRPr="00972C7F">
        <w:rPr>
          <w:rFonts w:cstheme="minorHAnsi"/>
          <w:color w:val="333333"/>
          <w:shd w:val="clear" w:color="auto" w:fill="FFFFFF"/>
          <w:lang w:val="en-GB"/>
        </w:rPr>
        <w:tab/>
      </w:r>
    </w:p>
    <w:p w14:paraId="68949B81" w14:textId="25903E38" w:rsidR="00EF519B" w:rsidRDefault="000D006E" w:rsidP="002E3379">
      <w:pPr>
        <w:spacing w:line="480" w:lineRule="auto"/>
        <w:contextualSpacing/>
        <w:jc w:val="both"/>
        <w:rPr>
          <w:rFonts w:cstheme="minorHAnsi"/>
          <w:color w:val="333333"/>
          <w:shd w:val="clear" w:color="auto" w:fill="FFFFFF"/>
          <w:lang w:val="en-GB"/>
        </w:rPr>
      </w:pPr>
      <w:commentRangeStart w:id="21"/>
      <w:r>
        <w:rPr>
          <w:rFonts w:cstheme="minorHAnsi"/>
          <w:color w:val="333333"/>
          <w:shd w:val="clear" w:color="auto" w:fill="FFFFFF"/>
          <w:lang w:val="en-GB"/>
        </w:rPr>
        <w:t>Word</w:t>
      </w:r>
      <w:r w:rsidR="001761D6">
        <w:rPr>
          <w:rFonts w:cstheme="minorHAnsi"/>
          <w:color w:val="333333"/>
          <w:shd w:val="clear" w:color="auto" w:fill="FFFFFF"/>
          <w:lang w:val="en-GB"/>
        </w:rPr>
        <w:t xml:space="preserve"> count</w:t>
      </w:r>
      <w:r>
        <w:rPr>
          <w:rFonts w:cstheme="minorHAnsi"/>
          <w:color w:val="333333"/>
          <w:shd w:val="clear" w:color="auto" w:fill="FFFFFF"/>
          <w:lang w:val="en-GB"/>
        </w:rPr>
        <w:t>: I=11</w:t>
      </w:r>
      <w:r w:rsidR="00FC7390">
        <w:rPr>
          <w:rFonts w:cstheme="minorHAnsi"/>
          <w:color w:val="333333"/>
          <w:shd w:val="clear" w:color="auto" w:fill="FFFFFF"/>
          <w:lang w:val="en-GB"/>
        </w:rPr>
        <w:t>80</w:t>
      </w:r>
      <w:r w:rsidR="00D911CF">
        <w:rPr>
          <w:rFonts w:cstheme="minorHAnsi"/>
          <w:color w:val="333333"/>
          <w:shd w:val="clear" w:color="auto" w:fill="FFFFFF"/>
          <w:lang w:val="en-GB"/>
        </w:rPr>
        <w:t>, M=1</w:t>
      </w:r>
      <w:r w:rsidR="00B02D6D">
        <w:rPr>
          <w:rFonts w:cstheme="minorHAnsi"/>
          <w:color w:val="333333"/>
          <w:shd w:val="clear" w:color="auto" w:fill="FFFFFF"/>
          <w:lang w:val="en-GB"/>
        </w:rPr>
        <w:t>77</w:t>
      </w:r>
      <w:r w:rsidR="0018536B">
        <w:rPr>
          <w:rFonts w:cstheme="minorHAnsi"/>
          <w:color w:val="333333"/>
          <w:shd w:val="clear" w:color="auto" w:fill="FFFFFF"/>
          <w:lang w:val="en-GB"/>
        </w:rPr>
        <w:t>0</w:t>
      </w:r>
      <w:r w:rsidR="00006661">
        <w:rPr>
          <w:rFonts w:cstheme="minorHAnsi"/>
          <w:color w:val="333333"/>
          <w:shd w:val="clear" w:color="auto" w:fill="FFFFFF"/>
          <w:lang w:val="en-GB"/>
        </w:rPr>
        <w:t>, R=</w:t>
      </w:r>
      <w:r w:rsidR="00A72787">
        <w:rPr>
          <w:rFonts w:cstheme="minorHAnsi"/>
          <w:color w:val="333333"/>
          <w:shd w:val="clear" w:color="auto" w:fill="FFFFFF"/>
          <w:lang w:val="en-GB"/>
        </w:rPr>
        <w:t>7</w:t>
      </w:r>
      <w:r w:rsidR="007077DA">
        <w:rPr>
          <w:rFonts w:cstheme="minorHAnsi"/>
          <w:color w:val="333333"/>
          <w:shd w:val="clear" w:color="auto" w:fill="FFFFFF"/>
          <w:lang w:val="en-GB"/>
        </w:rPr>
        <w:t>00</w:t>
      </w:r>
      <w:r w:rsidR="00213EA7">
        <w:rPr>
          <w:rFonts w:cstheme="minorHAnsi"/>
          <w:color w:val="333333"/>
          <w:shd w:val="clear" w:color="auto" w:fill="FFFFFF"/>
          <w:lang w:val="en-GB"/>
        </w:rPr>
        <w:t>, D=</w:t>
      </w:r>
      <w:commentRangeEnd w:id="21"/>
      <w:r w:rsidR="001761D6">
        <w:rPr>
          <w:rStyle w:val="CommentReference"/>
        </w:rPr>
        <w:commentReference w:id="21"/>
      </w:r>
      <w:r w:rsidR="00596A09">
        <w:rPr>
          <w:rFonts w:cstheme="minorHAnsi"/>
          <w:color w:val="333333"/>
          <w:shd w:val="clear" w:color="auto" w:fill="FFFFFF"/>
          <w:lang w:val="en-GB"/>
        </w:rPr>
        <w:t>1850</w:t>
      </w:r>
      <w:r w:rsidR="00CD7303">
        <w:rPr>
          <w:rFonts w:cstheme="minorHAnsi"/>
          <w:color w:val="333333"/>
          <w:shd w:val="clear" w:color="auto" w:fill="FFFFFF"/>
          <w:lang w:val="en-GB"/>
        </w:rPr>
        <w:t>; Total: 5500</w:t>
      </w:r>
    </w:p>
    <w:p w14:paraId="357B638D" w14:textId="10F52B20" w:rsidR="00C24AD4" w:rsidRDefault="00C24AD4" w:rsidP="002E3379">
      <w:pPr>
        <w:spacing w:line="480" w:lineRule="auto"/>
        <w:contextualSpacing/>
        <w:jc w:val="both"/>
        <w:rPr>
          <w:rFonts w:cstheme="minorHAnsi"/>
          <w:color w:val="333333"/>
          <w:shd w:val="clear" w:color="auto" w:fill="FFFFFF"/>
          <w:lang w:val="en-GB"/>
        </w:rPr>
      </w:pPr>
    </w:p>
    <w:p w14:paraId="288427B1" w14:textId="77777777" w:rsidR="00C24AD4" w:rsidRPr="00972C7F" w:rsidRDefault="00C24AD4"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commentRangeStart w:id="22"/>
      <w:r w:rsidRPr="004559BC">
        <w:rPr>
          <w:rFonts w:cstheme="minorHAnsi"/>
          <w:b/>
          <w:lang w:val="en-GB"/>
        </w:rPr>
        <w:lastRenderedPageBreak/>
        <w:t>Abstract</w:t>
      </w:r>
      <w:commentRangeEnd w:id="22"/>
      <w:r w:rsidR="00B1101E">
        <w:rPr>
          <w:rStyle w:val="CommentReference"/>
        </w:rPr>
        <w:commentReference w:id="22"/>
      </w:r>
    </w:p>
    <w:p w14:paraId="7E99AF2C" w14:textId="468DA907" w:rsidR="00B73BBC" w:rsidRDefault="008F19EA" w:rsidP="004559BC">
      <w:pPr>
        <w:pStyle w:val="ListParagraph"/>
        <w:spacing w:line="480" w:lineRule="auto"/>
        <w:ind w:left="0"/>
        <w:jc w:val="both"/>
        <w:rPr>
          <w:rFonts w:cstheme="minorHAnsi"/>
          <w:lang w:val="en-GB"/>
        </w:rPr>
      </w:pPr>
      <w:ins w:id="23" w:author="Max Lindmark" w:date="2020-09-11T14:38:00Z">
        <w:r>
          <w:rPr>
            <w:rFonts w:cstheme="minorHAnsi"/>
            <w:lang w:val="en-GB"/>
          </w:rPr>
          <w:t xml:space="preserve">According to the temperature-size rule, </w:t>
        </w:r>
      </w:ins>
      <w:del w:id="24" w:author="Max Lindmark" w:date="2020-09-11T14:38:00Z">
        <w:r w:rsidR="007560DE" w:rsidRPr="00C44006" w:rsidDel="008F19EA">
          <w:rPr>
            <w:rFonts w:cstheme="minorHAnsi"/>
            <w:lang w:val="en-GB"/>
          </w:rPr>
          <w:delText>W</w:delText>
        </w:r>
      </w:del>
      <w:ins w:id="25" w:author="Max Lindmark" w:date="2020-09-11T14:38:00Z">
        <w:r>
          <w:rPr>
            <w:rFonts w:cstheme="minorHAnsi"/>
            <w:lang w:val="en-GB"/>
          </w:rPr>
          <w:t>w</w:t>
        </w:r>
      </w:ins>
      <w:r w:rsidR="007560DE" w:rsidRPr="00C44006">
        <w:rPr>
          <w:rFonts w:cstheme="minorHAnsi"/>
          <w:lang w:val="en-GB"/>
        </w:rPr>
        <w:t xml:space="preserve">arming of aquatic </w:t>
      </w:r>
      <w:r w:rsidR="002E6261" w:rsidRPr="00C44006">
        <w:rPr>
          <w:rFonts w:cstheme="minorHAnsi"/>
          <w:lang w:val="en-GB"/>
        </w:rPr>
        <w:t xml:space="preserve">ecosystems </w:t>
      </w:r>
      <w:r w:rsidR="007560DE" w:rsidRPr="00C44006">
        <w:rPr>
          <w:rFonts w:cstheme="minorHAnsi"/>
          <w:lang w:val="en-GB"/>
        </w:rPr>
        <w:t xml:space="preserve">is </w:t>
      </w:r>
      <w:r w:rsidR="008C04A6" w:rsidRPr="00C44006">
        <w:rPr>
          <w:rFonts w:cstheme="minorHAnsi"/>
          <w:lang w:val="en-GB"/>
        </w:rPr>
        <w:t xml:space="preserve">generally </w:t>
      </w:r>
      <w:r w:rsidR="007560DE" w:rsidRPr="00C44006">
        <w:rPr>
          <w:rFonts w:cstheme="minorHAnsi"/>
          <w:lang w:val="en-GB"/>
        </w:rPr>
        <w:t xml:space="preserve">predicted to </w:t>
      </w:r>
      <w:r w:rsidR="0040595A" w:rsidRPr="00C44006">
        <w:rPr>
          <w:rFonts w:cstheme="minorHAnsi"/>
          <w:lang w:val="en-GB"/>
        </w:rPr>
        <w:t xml:space="preserve">increase </w:t>
      </w:r>
      <w:r w:rsidR="006F4D47" w:rsidRPr="00C44006">
        <w:rPr>
          <w:rFonts w:cstheme="minorHAnsi"/>
          <w:lang w:val="en-GB"/>
        </w:rPr>
        <w:t>individual</w:t>
      </w:r>
      <w:r w:rsidR="002951F3" w:rsidRPr="00C44006">
        <w:rPr>
          <w:rFonts w:cstheme="minorHAnsi"/>
          <w:lang w:val="en-GB"/>
        </w:rPr>
        <w:t xml:space="preserve"> </w:t>
      </w:r>
      <w:r w:rsidR="00C4149F" w:rsidRPr="00C44006">
        <w:rPr>
          <w:rFonts w:cstheme="minorHAnsi"/>
          <w:lang w:val="en-GB"/>
        </w:rPr>
        <w:t xml:space="preserve">growth rates </w:t>
      </w:r>
      <w:del w:id="26" w:author="Max Lindmark" w:date="2020-09-11T14:38:00Z">
        <w:r w:rsidR="00C4149F" w:rsidRPr="00C44006" w:rsidDel="00AA4BB2">
          <w:rPr>
            <w:rFonts w:cstheme="minorHAnsi"/>
            <w:lang w:val="en-GB"/>
          </w:rPr>
          <w:delText xml:space="preserve">and </w:delText>
        </w:r>
      </w:del>
      <w:ins w:id="27" w:author="Max Lindmark" w:date="2020-09-11T14:38:00Z">
        <w:r w:rsidR="00AA4BB2">
          <w:rPr>
            <w:rFonts w:cstheme="minorHAnsi"/>
            <w:lang w:val="en-GB"/>
          </w:rPr>
          <w:t>but</w:t>
        </w:r>
        <w:r w:rsidR="00AA4BB2" w:rsidRPr="00C44006">
          <w:rPr>
            <w:rFonts w:cstheme="minorHAnsi"/>
            <w:lang w:val="en-GB"/>
          </w:rPr>
          <w:t xml:space="preserve"> </w:t>
        </w:r>
      </w:ins>
      <w:r w:rsidR="005A6B09" w:rsidRPr="00C44006">
        <w:rPr>
          <w:rFonts w:cstheme="minorHAnsi"/>
          <w:lang w:val="en-GB"/>
        </w:rPr>
        <w:t>reduce</w:t>
      </w:r>
      <w:r w:rsidR="00C4149F" w:rsidRPr="00C44006">
        <w:rPr>
          <w:rFonts w:cstheme="minorHAnsi"/>
          <w:lang w:val="en-GB"/>
        </w:rPr>
        <w:t xml:space="preserve"> </w:t>
      </w:r>
      <w:r w:rsidR="007560DE" w:rsidRPr="00C44006">
        <w:rPr>
          <w:rFonts w:cstheme="minorHAnsi"/>
          <w:lang w:val="en-GB"/>
        </w:rPr>
        <w:t>asymptotic body</w:t>
      </w:r>
      <w:r w:rsidR="00221E16" w:rsidRPr="00C44006">
        <w:rPr>
          <w:rFonts w:cstheme="minorHAnsi"/>
          <w:lang w:val="en-GB"/>
        </w:rPr>
        <w:t xml:space="preserve"> sizes</w:t>
      </w:r>
      <w:r w:rsidR="004B2A5F" w:rsidRPr="00C44006">
        <w:rPr>
          <w:rFonts w:cstheme="minorHAnsi"/>
          <w:lang w:val="en-GB"/>
        </w:rPr>
        <w:t xml:space="preserve"> of ectotherms</w:t>
      </w:r>
      <w:r w:rsidR="00C4149F" w:rsidRPr="00C44006">
        <w:rPr>
          <w:rFonts w:cstheme="minorHAnsi"/>
          <w:lang w:val="en-GB"/>
        </w:rPr>
        <w:t xml:space="preserve">. However, </w:t>
      </w:r>
      <w:r w:rsidR="009E3FEF" w:rsidRPr="00C44006">
        <w:rPr>
          <w:rFonts w:cstheme="minorHAnsi"/>
          <w:lang w:val="en-GB"/>
        </w:rPr>
        <w:t xml:space="preserve">we lack a comprehensive </w:t>
      </w:r>
      <w:r w:rsidR="00457D7E" w:rsidRPr="00C44006">
        <w:rPr>
          <w:rFonts w:cstheme="minorHAnsi"/>
          <w:lang w:val="en-GB"/>
        </w:rPr>
        <w:t xml:space="preserve">understanding </w:t>
      </w:r>
      <w:r w:rsidR="009E3FEF" w:rsidRPr="00C44006">
        <w:rPr>
          <w:rFonts w:cstheme="minorHAnsi"/>
          <w:lang w:val="en-GB"/>
        </w:rPr>
        <w:t xml:space="preserve">of </w:t>
      </w:r>
      <w:r w:rsidR="00710923" w:rsidRPr="00C44006">
        <w:rPr>
          <w:rFonts w:cstheme="minorHAnsi"/>
          <w:lang w:val="en-GB"/>
        </w:rPr>
        <w:t xml:space="preserve">how </w:t>
      </w:r>
      <w:r w:rsidR="009E3FEF" w:rsidRPr="00C44006">
        <w:rPr>
          <w:rFonts w:cstheme="minorHAnsi"/>
          <w:lang w:val="en-GB"/>
        </w:rPr>
        <w:t>growth</w:t>
      </w:r>
      <w:r w:rsidR="009D408E" w:rsidRPr="00C44006">
        <w:rPr>
          <w:rFonts w:cstheme="minorHAnsi"/>
          <w:lang w:val="en-GB"/>
        </w:rPr>
        <w:t xml:space="preserve"> and </w:t>
      </w:r>
      <w:r w:rsidR="006478C8" w:rsidRPr="00C44006">
        <w:rPr>
          <w:rFonts w:cstheme="minorHAnsi"/>
          <w:lang w:val="en-GB"/>
        </w:rPr>
        <w:t xml:space="preserve">key processes affecting it </w:t>
      </w:r>
      <w:r w:rsidR="006478C8" w:rsidRPr="00C44006">
        <w:rPr>
          <w:lang w:val="en-GB"/>
        </w:rPr>
        <w:t xml:space="preserve">(e.g., metabolism and consumption) </w:t>
      </w:r>
      <w:r w:rsidR="00710923" w:rsidRPr="00C44006">
        <w:rPr>
          <w:rFonts w:cstheme="minorHAnsi"/>
          <w:lang w:val="en-GB"/>
        </w:rPr>
        <w:t xml:space="preserve">depend on </w:t>
      </w:r>
      <w:r w:rsidR="00E04C7D" w:rsidRPr="00C44006">
        <w:rPr>
          <w:rFonts w:cstheme="minorHAnsi"/>
          <w:lang w:val="en-GB"/>
        </w:rPr>
        <w:t xml:space="preserve">both </w:t>
      </w:r>
      <w:commentRangeStart w:id="28"/>
      <w:commentRangeStart w:id="29"/>
      <w:r w:rsidR="009E3FEF" w:rsidRPr="00C44006">
        <w:rPr>
          <w:rFonts w:cstheme="minorHAnsi"/>
          <w:lang w:val="en-GB"/>
        </w:rPr>
        <w:t xml:space="preserve">body mass </w:t>
      </w:r>
      <w:commentRangeEnd w:id="28"/>
      <w:r w:rsidR="005475C4" w:rsidRPr="00C44006">
        <w:rPr>
          <w:rStyle w:val="CommentReference"/>
          <w:sz w:val="24"/>
          <w:szCs w:val="24"/>
        </w:rPr>
        <w:commentReference w:id="28"/>
      </w:r>
      <w:commentRangeEnd w:id="29"/>
      <w:r w:rsidR="00FF758E" w:rsidRPr="00C44006">
        <w:rPr>
          <w:rStyle w:val="CommentReference"/>
          <w:sz w:val="24"/>
          <w:szCs w:val="24"/>
        </w:rPr>
        <w:commentReference w:id="29"/>
      </w:r>
      <w:r w:rsidR="009E3FEF" w:rsidRPr="00C44006">
        <w:rPr>
          <w:rFonts w:cstheme="minorHAnsi"/>
          <w:lang w:val="en-GB"/>
        </w:rPr>
        <w:t xml:space="preserve">and </w:t>
      </w:r>
      <w:r w:rsidR="00F568DE" w:rsidRPr="00C44006">
        <w:rPr>
          <w:rFonts w:cstheme="minorHAnsi"/>
          <w:lang w:val="en-GB"/>
        </w:rPr>
        <w:t>temperature</w:t>
      </w:r>
      <w:r w:rsidR="00FF758E" w:rsidRPr="00C44006">
        <w:rPr>
          <w:rFonts w:cstheme="minorHAnsi"/>
          <w:lang w:val="en-GB"/>
        </w:rPr>
        <w:t xml:space="preserve"> </w:t>
      </w:r>
      <w:r w:rsidR="00B913F9" w:rsidRPr="00C44006">
        <w:rPr>
          <w:rFonts w:cstheme="minorHAnsi"/>
          <w:lang w:val="en-GB"/>
        </w:rPr>
        <w:t>within species</w:t>
      </w:r>
      <w:r w:rsidR="000C765B" w:rsidRPr="00C44006">
        <w:rPr>
          <w:rFonts w:cstheme="minorHAnsi"/>
          <w:lang w:val="en-GB"/>
        </w:rPr>
        <w:t xml:space="preserve">. </w:t>
      </w:r>
      <w:r w:rsidR="003B5AC8" w:rsidRPr="00C44006">
        <w:rPr>
          <w:rFonts w:cstheme="minorHAnsi"/>
          <w:lang w:val="en-GB"/>
        </w:rPr>
        <w:t xml:space="preserve">This limits our ability </w:t>
      </w:r>
      <w:r w:rsidR="000F1CA5" w:rsidRPr="00C44006">
        <w:rPr>
          <w:rFonts w:cstheme="minorHAnsi"/>
          <w:lang w:val="en-GB"/>
        </w:rPr>
        <w:t>to</w:t>
      </w:r>
      <w:r w:rsidR="00F44315" w:rsidRPr="00C44006">
        <w:rPr>
          <w:rFonts w:cstheme="minorHAnsi"/>
          <w:lang w:val="en-GB"/>
        </w:rPr>
        <w:t xml:space="preserve"> inform </w:t>
      </w:r>
      <w:r w:rsidR="009D2A0D" w:rsidRPr="00C44006">
        <w:rPr>
          <w:rFonts w:cstheme="minorHAnsi"/>
          <w:lang w:val="en-GB"/>
        </w:rPr>
        <w:t>growth models</w:t>
      </w:r>
      <w:r w:rsidR="00A06E29" w:rsidRPr="00C44006">
        <w:rPr>
          <w:rFonts w:cstheme="minorHAnsi"/>
          <w:lang w:val="en-GB"/>
        </w:rPr>
        <w:t>,</w:t>
      </w:r>
      <w:r w:rsidR="000F1CA5" w:rsidRPr="00C44006">
        <w:rPr>
          <w:rFonts w:cstheme="minorHAnsi"/>
          <w:lang w:val="en-GB"/>
        </w:rPr>
        <w:t xml:space="preserve"> </w:t>
      </w:r>
      <w:r w:rsidR="00457D7E" w:rsidRPr="00C44006">
        <w:rPr>
          <w:rFonts w:cstheme="minorHAnsi"/>
          <w:lang w:val="en-GB"/>
        </w:rPr>
        <w:t xml:space="preserve">to </w:t>
      </w:r>
      <w:r w:rsidR="00A10964" w:rsidRPr="00C44006">
        <w:rPr>
          <w:rFonts w:cstheme="minorHAnsi"/>
          <w:lang w:val="en-GB"/>
        </w:rPr>
        <w:t xml:space="preserve">link experimental data to </w:t>
      </w:r>
      <w:r w:rsidR="006F4D47" w:rsidRPr="00C44006">
        <w:rPr>
          <w:rFonts w:cstheme="minorHAnsi"/>
          <w:lang w:val="en-GB"/>
        </w:rPr>
        <w:t>observed</w:t>
      </w:r>
      <w:r w:rsidR="00A10964" w:rsidRPr="00C44006">
        <w:rPr>
          <w:rFonts w:cstheme="minorHAnsi"/>
          <w:lang w:val="en-GB"/>
        </w:rPr>
        <w:t xml:space="preserve"> </w:t>
      </w:r>
      <w:r w:rsidR="006E7C81" w:rsidRPr="00C44006">
        <w:rPr>
          <w:rFonts w:cstheme="minorHAnsi"/>
          <w:lang w:val="en-GB"/>
        </w:rPr>
        <w:t xml:space="preserve">growth </w:t>
      </w:r>
      <w:r w:rsidR="00A10964" w:rsidRPr="00C44006">
        <w:rPr>
          <w:rFonts w:cstheme="minorHAnsi"/>
          <w:lang w:val="en-GB"/>
        </w:rPr>
        <w:t>patterns</w:t>
      </w:r>
      <w:r w:rsidR="00624297" w:rsidRPr="00C44006">
        <w:rPr>
          <w:rFonts w:cstheme="minorHAnsi"/>
          <w:lang w:val="en-GB"/>
        </w:rPr>
        <w:t>,</w:t>
      </w:r>
      <w:r w:rsidR="00A10964" w:rsidRPr="00C44006">
        <w:rPr>
          <w:rFonts w:cstheme="minorHAnsi"/>
          <w:lang w:val="en-GB"/>
        </w:rPr>
        <w:t xml:space="preserve"> </w:t>
      </w:r>
      <w:r w:rsidR="00713311" w:rsidRPr="00C44006">
        <w:rPr>
          <w:rFonts w:cstheme="minorHAnsi"/>
          <w:lang w:val="en-GB"/>
        </w:rPr>
        <w:t>and to advance mechanistic food web models</w:t>
      </w:r>
      <w:r w:rsidR="0035144A" w:rsidRPr="00C44006">
        <w:rPr>
          <w:rFonts w:cstheme="minorHAnsi"/>
          <w:lang w:val="en-GB"/>
        </w:rPr>
        <w:t>.</w:t>
      </w:r>
      <w:r w:rsidR="002F2D81" w:rsidRPr="00C44006">
        <w:rPr>
          <w:rFonts w:cstheme="minorHAnsi"/>
          <w:lang w:val="en-GB"/>
        </w:rPr>
        <w:t xml:space="preserve"> </w:t>
      </w:r>
      <w:r w:rsidR="003A2ED2" w:rsidRPr="00C44006">
        <w:rPr>
          <w:rFonts w:cstheme="minorHAnsi"/>
          <w:lang w:val="en-GB"/>
        </w:rPr>
        <w:t xml:space="preserve">To </w:t>
      </w:r>
      <w:r w:rsidR="0066528A" w:rsidRPr="00C44006">
        <w:rPr>
          <w:rFonts w:cstheme="minorHAnsi"/>
          <w:lang w:val="en-GB"/>
        </w:rPr>
        <w:t xml:space="preserve">resolve </w:t>
      </w:r>
      <w:r w:rsidR="00A80603" w:rsidRPr="00C44006">
        <w:rPr>
          <w:rFonts w:cstheme="minorHAnsi"/>
          <w:lang w:val="en-GB"/>
        </w:rPr>
        <w:t xml:space="preserve">the </w:t>
      </w:r>
      <w:r w:rsidR="00BB2D39" w:rsidRPr="00C44006">
        <w:rPr>
          <w:rFonts w:cstheme="minorHAnsi"/>
          <w:lang w:val="en-GB"/>
        </w:rPr>
        <w:t xml:space="preserve">combined </w:t>
      </w:r>
      <w:r w:rsidR="00B537CC" w:rsidRPr="00C44006">
        <w:rPr>
          <w:rFonts w:cstheme="minorHAnsi"/>
          <w:lang w:val="en-GB"/>
        </w:rPr>
        <w:t>effect</w:t>
      </w:r>
      <w:r w:rsidR="00C66A35" w:rsidRPr="00C44006">
        <w:rPr>
          <w:rFonts w:cstheme="minorHAnsi"/>
          <w:lang w:val="en-GB"/>
        </w:rPr>
        <w:t>s</w:t>
      </w:r>
      <w:r w:rsidR="00B537CC" w:rsidRPr="00C44006">
        <w:rPr>
          <w:rFonts w:cstheme="minorHAnsi"/>
          <w:lang w:val="en-GB"/>
        </w:rPr>
        <w:t xml:space="preserve"> of body size and temperature on growth</w:t>
      </w:r>
      <w:r w:rsidR="00F348AC" w:rsidRPr="00C44006">
        <w:rPr>
          <w:rFonts w:cstheme="minorHAnsi"/>
          <w:lang w:val="en-GB"/>
        </w:rPr>
        <w:t xml:space="preserve">, </w:t>
      </w:r>
      <w:r w:rsidR="008A3E74" w:rsidRPr="00C44006">
        <w:rPr>
          <w:rFonts w:cstheme="minorHAnsi"/>
          <w:lang w:val="en-GB"/>
        </w:rPr>
        <w:t>and</w:t>
      </w:r>
      <w:r w:rsidR="00B537CC" w:rsidRPr="00C44006">
        <w:rPr>
          <w:rFonts w:cstheme="minorHAnsi"/>
          <w:lang w:val="en-GB"/>
        </w:rPr>
        <w:t xml:space="preserve"> </w:t>
      </w:r>
      <w:r w:rsidR="00717293" w:rsidRPr="00C44006">
        <w:rPr>
          <w:rFonts w:cstheme="minorHAnsi"/>
          <w:lang w:val="en-GB"/>
        </w:rPr>
        <w:t xml:space="preserve">examine </w:t>
      </w:r>
      <w:r w:rsidR="00303480" w:rsidRPr="00C44006">
        <w:rPr>
          <w:rFonts w:cstheme="minorHAnsi"/>
          <w:lang w:val="en-GB"/>
        </w:rPr>
        <w:t>the link between</w:t>
      </w:r>
      <w:r w:rsidR="00D177B4" w:rsidRPr="00C44006">
        <w:rPr>
          <w:rFonts w:cstheme="minorHAnsi"/>
          <w:lang w:val="en-GB"/>
        </w:rPr>
        <w:t xml:space="preserve"> </w:t>
      </w:r>
      <w:r w:rsidR="001E496D" w:rsidRPr="00C44006">
        <w:rPr>
          <w:rFonts w:cstheme="minorHAnsi"/>
          <w:lang w:val="en-GB"/>
        </w:rPr>
        <w:t>metaboli</w:t>
      </w:r>
      <w:r w:rsidR="00AD3E75" w:rsidRPr="00C44006">
        <w:rPr>
          <w:rFonts w:cstheme="minorHAnsi"/>
          <w:lang w:val="en-GB"/>
        </w:rPr>
        <w:t>sm</w:t>
      </w:r>
      <w:r w:rsidR="00BB2D39" w:rsidRPr="00C44006">
        <w:rPr>
          <w:rFonts w:cstheme="minorHAnsi"/>
          <w:lang w:val="en-GB"/>
        </w:rPr>
        <w:t>,</w:t>
      </w:r>
      <w:r w:rsidR="001E496D" w:rsidRPr="00C44006">
        <w:rPr>
          <w:rFonts w:cstheme="minorHAnsi"/>
          <w:lang w:val="en-GB"/>
        </w:rPr>
        <w:t xml:space="preserve"> </w:t>
      </w:r>
      <w:r w:rsidR="0066528A" w:rsidRPr="00C44006">
        <w:rPr>
          <w:rFonts w:cstheme="minorHAnsi"/>
          <w:lang w:val="en-GB"/>
        </w:rPr>
        <w:t xml:space="preserve">maximum </w:t>
      </w:r>
      <w:r w:rsidR="001E496D" w:rsidRPr="00C44006">
        <w:rPr>
          <w:rFonts w:cstheme="minorHAnsi"/>
          <w:lang w:val="en-GB"/>
        </w:rPr>
        <w:t>consumption</w:t>
      </w:r>
      <w:r w:rsidR="00BB2D39" w:rsidRPr="00C44006">
        <w:rPr>
          <w:rFonts w:cstheme="minorHAnsi"/>
          <w:lang w:val="en-GB"/>
        </w:rPr>
        <w:t xml:space="preserve"> and body growth</w:t>
      </w:r>
      <w:r w:rsidR="0087276B" w:rsidRPr="00C44006">
        <w:rPr>
          <w:rFonts w:cstheme="minorHAnsi"/>
          <w:lang w:val="en-GB"/>
        </w:rPr>
        <w:t>,</w:t>
      </w:r>
      <w:r w:rsidR="008B60E2" w:rsidRPr="00C44006">
        <w:rPr>
          <w:rFonts w:cstheme="minorHAnsi"/>
          <w:lang w:val="en-GB"/>
        </w:rPr>
        <w:t xml:space="preserve"> we </w:t>
      </w:r>
      <w:r w:rsidR="00960E59" w:rsidRPr="00C44006">
        <w:rPr>
          <w:rFonts w:cstheme="minorHAnsi"/>
          <w:lang w:val="en-GB"/>
        </w:rPr>
        <w:t xml:space="preserve">compiled a large dataset of </w:t>
      </w:r>
      <w:r w:rsidR="002D16E3" w:rsidRPr="00C44006">
        <w:rPr>
          <w:rFonts w:cstheme="minorHAnsi"/>
          <w:lang w:val="en-GB"/>
        </w:rPr>
        <w:t xml:space="preserve">experimental </w:t>
      </w:r>
      <w:r w:rsidR="00960E59" w:rsidRPr="00C44006">
        <w:rPr>
          <w:rFonts w:cstheme="minorHAnsi"/>
          <w:lang w:val="en-GB"/>
        </w:rPr>
        <w:t xml:space="preserve">results from </w:t>
      </w:r>
      <w:r w:rsidR="00A274F4" w:rsidRPr="00C44006">
        <w:rPr>
          <w:rFonts w:cstheme="minorHAnsi"/>
          <w:lang w:val="en-GB"/>
        </w:rPr>
        <w:t xml:space="preserve">studies </w:t>
      </w:r>
      <w:ins w:id="30" w:author="Max Lindmark" w:date="2020-09-10T09:08:00Z">
        <w:r w:rsidR="00F714F5" w:rsidRPr="00C44006">
          <w:rPr>
            <w:rFonts w:cstheme="minorHAnsi"/>
            <w:lang w:val="en-GB"/>
          </w:rPr>
          <w:t xml:space="preserve">on fishes </w:t>
        </w:r>
      </w:ins>
      <w:r w:rsidR="00C205B8" w:rsidRPr="00C44006">
        <w:rPr>
          <w:rFonts w:cstheme="minorHAnsi"/>
          <w:lang w:val="en-GB"/>
        </w:rPr>
        <w:t>combining</w:t>
      </w:r>
      <w:r w:rsidR="000256B7" w:rsidRPr="00C44006">
        <w:rPr>
          <w:rFonts w:cstheme="minorHAnsi"/>
          <w:lang w:val="en-GB"/>
        </w:rPr>
        <w:t xml:space="preserve"> </w:t>
      </w:r>
      <w:r w:rsidR="00346DB9" w:rsidRPr="00C44006">
        <w:rPr>
          <w:rFonts w:cstheme="minorHAnsi"/>
          <w:lang w:val="en-GB"/>
        </w:rPr>
        <w:t>body mass</w:t>
      </w:r>
      <w:r w:rsidR="00F12000" w:rsidRPr="00C44006">
        <w:rPr>
          <w:rFonts w:cstheme="minorHAnsi"/>
          <w:lang w:val="en-GB"/>
        </w:rPr>
        <w:t xml:space="preserve"> and </w:t>
      </w:r>
      <w:r w:rsidR="00346DB9" w:rsidRPr="00C44006">
        <w:rPr>
          <w:rFonts w:cstheme="minorHAnsi"/>
          <w:lang w:val="en-GB"/>
        </w:rPr>
        <w:t xml:space="preserve">temperature </w:t>
      </w:r>
      <w:r w:rsidR="00F12000" w:rsidRPr="00C44006">
        <w:rPr>
          <w:rFonts w:cstheme="minorHAnsi"/>
          <w:lang w:val="en-GB"/>
        </w:rPr>
        <w:t>treatments</w:t>
      </w:r>
      <w:r w:rsidR="0066528A" w:rsidRPr="00C44006">
        <w:rPr>
          <w:rFonts w:cstheme="minorHAnsi"/>
          <w:lang w:val="en-GB"/>
        </w:rPr>
        <w:t>. We</w:t>
      </w:r>
      <w:r w:rsidR="002F1479" w:rsidRPr="00C44006">
        <w:rPr>
          <w:rFonts w:cstheme="minorHAnsi"/>
          <w:lang w:val="en-GB"/>
        </w:rPr>
        <w:t xml:space="preserve"> </w:t>
      </w:r>
      <w:r w:rsidR="006E0740" w:rsidRPr="00C44006">
        <w:rPr>
          <w:rFonts w:cstheme="minorHAnsi"/>
          <w:lang w:val="en-GB"/>
        </w:rPr>
        <w:t xml:space="preserve">estimate </w:t>
      </w:r>
      <w:r w:rsidR="00A063EA" w:rsidRPr="00C44006">
        <w:rPr>
          <w:rFonts w:cstheme="minorHAnsi"/>
          <w:lang w:val="en-GB"/>
        </w:rPr>
        <w:t>how</w:t>
      </w:r>
      <w:r w:rsidR="00CC5B97" w:rsidRPr="00C44006">
        <w:rPr>
          <w:rFonts w:cstheme="minorHAnsi"/>
          <w:lang w:val="en-GB"/>
        </w:rPr>
        <w:t xml:space="preserve"> </w:t>
      </w:r>
      <w:r w:rsidR="0066528A" w:rsidRPr="00C44006">
        <w:rPr>
          <w:rFonts w:cstheme="minorHAnsi"/>
          <w:lang w:val="en-GB"/>
        </w:rPr>
        <w:t xml:space="preserve">these three processes </w:t>
      </w:r>
      <w:r w:rsidR="006C64A3" w:rsidRPr="00C44006">
        <w:rPr>
          <w:rFonts w:cstheme="minorHAnsi"/>
          <w:lang w:val="en-GB"/>
        </w:rPr>
        <w:t xml:space="preserve">scale </w:t>
      </w:r>
      <w:r w:rsidR="00DC6142" w:rsidRPr="00C44006">
        <w:rPr>
          <w:rFonts w:cstheme="minorHAnsi"/>
          <w:lang w:val="en-GB"/>
        </w:rPr>
        <w:t xml:space="preserve">jointly </w:t>
      </w:r>
      <w:r w:rsidR="004A74BF" w:rsidRPr="00C44006">
        <w:rPr>
          <w:rFonts w:cstheme="minorHAnsi"/>
          <w:lang w:val="en-GB"/>
        </w:rPr>
        <w:t xml:space="preserve">with </w:t>
      </w:r>
      <w:r w:rsidR="00976957" w:rsidRPr="00C44006">
        <w:rPr>
          <w:rFonts w:cstheme="minorHAnsi"/>
          <w:lang w:val="en-GB"/>
        </w:rPr>
        <w:t xml:space="preserve">temperature </w:t>
      </w:r>
      <w:r w:rsidR="005475C4" w:rsidRPr="00C44006">
        <w:rPr>
          <w:rFonts w:cstheme="minorHAnsi"/>
          <w:lang w:val="en-GB"/>
        </w:rPr>
        <w:t>and within</w:t>
      </w:r>
      <w:r w:rsidR="001F131F">
        <w:rPr>
          <w:rFonts w:cstheme="minorHAnsi"/>
          <w:lang w:val="en-GB"/>
        </w:rPr>
        <w:t xml:space="preserve"> </w:t>
      </w:r>
      <w:r w:rsidR="003526B5" w:rsidRPr="00C44006">
        <w:rPr>
          <w:rFonts w:cstheme="minorHAnsi"/>
          <w:lang w:val="en-GB"/>
        </w:rPr>
        <w:t>species</w:t>
      </w:r>
      <w:r w:rsidR="005475C4" w:rsidRPr="00C44006">
        <w:rPr>
          <w:rFonts w:cstheme="minorHAnsi"/>
          <w:lang w:val="en-GB"/>
        </w:rPr>
        <w:t xml:space="preserve"> body mass</w:t>
      </w:r>
      <w:del w:id="31" w:author="Max Lindmark" w:date="2020-09-11T14:39:00Z">
        <w:r w:rsidR="00C205B8" w:rsidRPr="00C44006" w:rsidDel="00C23423">
          <w:rPr>
            <w:rFonts w:cstheme="minorHAnsi"/>
            <w:lang w:val="en-GB"/>
          </w:rPr>
          <w:delText>,</w:delText>
        </w:r>
      </w:del>
      <w:r w:rsidR="003526B5" w:rsidRPr="00C44006">
        <w:rPr>
          <w:rFonts w:cstheme="minorHAnsi"/>
          <w:lang w:val="en-GB"/>
        </w:rPr>
        <w:t xml:space="preserve"> </w:t>
      </w:r>
      <w:r w:rsidR="005475C4" w:rsidRPr="00C44006">
        <w:rPr>
          <w:rFonts w:cstheme="minorHAnsi"/>
          <w:lang w:val="en-GB"/>
        </w:rPr>
        <w:t xml:space="preserve">by fitting hierarchical models </w:t>
      </w:r>
      <w:del w:id="32" w:author="Max Lindmark" w:date="2020-09-11T14:39:00Z">
        <w:r w:rsidR="003526B5" w:rsidRPr="00C44006" w:rsidDel="000A1E8F">
          <w:rPr>
            <w:rFonts w:cstheme="minorHAnsi"/>
            <w:lang w:val="en-GB"/>
          </w:rPr>
          <w:delText xml:space="preserve">while </w:delText>
        </w:r>
      </w:del>
      <w:r w:rsidR="003526B5" w:rsidRPr="00C44006">
        <w:rPr>
          <w:rFonts w:cstheme="minorHAnsi"/>
          <w:lang w:val="en-GB"/>
        </w:rPr>
        <w:t>accounting for variation between species.</w:t>
      </w:r>
      <w:r w:rsidR="00CC5B97" w:rsidRPr="00C44006">
        <w:rPr>
          <w:rFonts w:cstheme="minorHAnsi"/>
          <w:lang w:val="en-GB"/>
        </w:rPr>
        <w:t xml:space="preserve"> </w:t>
      </w:r>
      <w:r w:rsidR="00695423" w:rsidRPr="00C44006">
        <w:rPr>
          <w:lang w:val="en-GB"/>
        </w:rPr>
        <w:t>M</w:t>
      </w:r>
      <w:r w:rsidR="00126EF2" w:rsidRPr="00C44006">
        <w:rPr>
          <w:lang w:val="en-GB"/>
        </w:rPr>
        <w:t xml:space="preserve">aximum consumption </w:t>
      </w:r>
      <w:r w:rsidR="00695423" w:rsidRPr="00C44006">
        <w:rPr>
          <w:lang w:val="en-GB"/>
        </w:rPr>
        <w:t>rate scale</w:t>
      </w:r>
      <w:del w:id="33" w:author="Max Lindmark" w:date="2020-09-11T14:39:00Z">
        <w:r w:rsidR="00960E59" w:rsidRPr="00C44006" w:rsidDel="00C23423">
          <w:rPr>
            <w:lang w:val="en-GB"/>
          </w:rPr>
          <w:delText>d</w:delText>
        </w:r>
      </w:del>
      <w:r w:rsidR="00695423" w:rsidRPr="00C44006">
        <w:rPr>
          <w:lang w:val="en-GB"/>
        </w:rPr>
        <w:t xml:space="preserve"> with </w:t>
      </w:r>
      <w:r w:rsidR="001B71C2" w:rsidRPr="00C44006">
        <w:rPr>
          <w:lang w:val="en-GB"/>
        </w:rPr>
        <w:t xml:space="preserve">a </w:t>
      </w:r>
      <w:r w:rsidR="00695423" w:rsidRPr="00C44006">
        <w:rPr>
          <w:lang w:val="en-GB"/>
        </w:rPr>
        <w:t>mass</w:t>
      </w:r>
      <w:ins w:id="34" w:author="Max Lindmark" w:date="2020-09-10T21:36:00Z">
        <w:r w:rsidR="004E779E">
          <w:rPr>
            <w:lang w:val="en-GB"/>
          </w:rPr>
          <w:t>-</w:t>
        </w:r>
      </w:ins>
      <w:del w:id="35" w:author="Max Lindmark" w:date="2020-09-10T21:36:00Z">
        <w:r w:rsidR="00695423" w:rsidRPr="00C44006" w:rsidDel="004E779E">
          <w:rPr>
            <w:lang w:val="en-GB"/>
          </w:rPr>
          <w:delText xml:space="preserve"> </w:delText>
        </w:r>
      </w:del>
      <w:r w:rsidR="00695423" w:rsidRPr="00C44006">
        <w:rPr>
          <w:lang w:val="en-GB"/>
        </w:rPr>
        <w:t xml:space="preserve">exponent smaller than </w:t>
      </w:r>
      <w:r w:rsidR="005475C4" w:rsidRPr="00C44006">
        <w:rPr>
          <w:lang w:val="en-GB"/>
        </w:rPr>
        <w:t xml:space="preserve">for </w:t>
      </w:r>
      <w:r w:rsidR="00763B4F" w:rsidRPr="00C44006">
        <w:rPr>
          <w:lang w:val="en-GB"/>
        </w:rPr>
        <w:t>metabolism</w:t>
      </w:r>
      <w:r w:rsidR="00523391" w:rsidRPr="00C44006">
        <w:rPr>
          <w:rFonts w:cstheme="minorHAnsi"/>
          <w:lang w:val="en-GB"/>
        </w:rPr>
        <w:t xml:space="preserve">, </w:t>
      </w:r>
      <w:r w:rsidR="00960E59" w:rsidRPr="00C44006">
        <w:rPr>
          <w:rFonts w:cstheme="minorHAnsi"/>
          <w:lang w:val="en-GB"/>
        </w:rPr>
        <w:t xml:space="preserve">and </w:t>
      </w:r>
      <w:del w:id="36" w:author="Max Lindmark" w:date="2020-09-11T14:39:00Z">
        <w:r w:rsidR="00960E59" w:rsidRPr="00C44006" w:rsidDel="00D460E7">
          <w:rPr>
            <w:rFonts w:cstheme="minorHAnsi"/>
            <w:lang w:val="en-GB"/>
          </w:rPr>
          <w:delText>was</w:delText>
        </w:r>
        <w:r w:rsidR="004C2526" w:rsidRPr="00C44006" w:rsidDel="00D460E7">
          <w:rPr>
            <w:rFonts w:cstheme="minorHAnsi"/>
            <w:lang w:val="en-GB"/>
          </w:rPr>
          <w:delText xml:space="preserve"> </w:delText>
        </w:r>
      </w:del>
      <w:ins w:id="37" w:author="Max Lindmark" w:date="2020-09-11T14:39:00Z">
        <w:r w:rsidR="00D460E7">
          <w:rPr>
            <w:rFonts w:cstheme="minorHAnsi"/>
            <w:lang w:val="en-GB"/>
          </w:rPr>
          <w:t>is</w:t>
        </w:r>
        <w:r w:rsidR="00D460E7" w:rsidRPr="00C44006">
          <w:rPr>
            <w:rFonts w:cstheme="minorHAnsi"/>
            <w:lang w:val="en-GB"/>
          </w:rPr>
          <w:t xml:space="preserve"> </w:t>
        </w:r>
      </w:ins>
      <w:r w:rsidR="00885FD7" w:rsidRPr="00C44006">
        <w:rPr>
          <w:rFonts w:cstheme="minorHAnsi"/>
          <w:lang w:val="en-GB"/>
        </w:rPr>
        <w:t xml:space="preserve">unimodal over the full temperature range. </w:t>
      </w:r>
      <w:ins w:id="38" w:author="Max Lindmark" w:date="2020-09-11T14:40:00Z">
        <w:r w:rsidR="007D06B8">
          <w:rPr>
            <w:rFonts w:cstheme="minorHAnsi"/>
            <w:lang w:val="en-GB"/>
          </w:rPr>
          <w:t xml:space="preserve">These two conditions </w:t>
        </w:r>
      </w:ins>
      <w:del w:id="39" w:author="Max Lindmark" w:date="2020-09-10T09:07:00Z">
        <w:r w:rsidR="00896FCB" w:rsidRPr="00C44006" w:rsidDel="003024C6">
          <w:rPr>
            <w:rFonts w:cstheme="minorHAnsi"/>
            <w:lang w:val="en-GB"/>
          </w:rPr>
          <w:delText>Th</w:delText>
        </w:r>
        <w:r w:rsidR="005D0B6A" w:rsidRPr="00C44006" w:rsidDel="003024C6">
          <w:rPr>
            <w:rFonts w:cstheme="minorHAnsi"/>
            <w:lang w:val="en-GB"/>
          </w:rPr>
          <w:delText>e</w:delText>
        </w:r>
        <w:r w:rsidR="00896FCB" w:rsidRPr="00C44006" w:rsidDel="003024C6">
          <w:rPr>
            <w:rFonts w:cstheme="minorHAnsi"/>
            <w:lang w:val="en-GB"/>
          </w:rPr>
          <w:delText>s</w:delText>
        </w:r>
        <w:r w:rsidR="005D0B6A" w:rsidRPr="00C44006" w:rsidDel="003024C6">
          <w:rPr>
            <w:rFonts w:cstheme="minorHAnsi"/>
            <w:lang w:val="en-GB"/>
          </w:rPr>
          <w:delText>e features</w:delText>
        </w:r>
      </w:del>
      <w:ins w:id="40" w:author="Max Lindmark" w:date="2020-09-10T09:08:00Z">
        <w:r w:rsidR="00FB7EF0" w:rsidRPr="00C44006">
          <w:rPr>
            <w:rFonts w:cstheme="minorHAnsi"/>
            <w:lang w:val="en-GB"/>
          </w:rPr>
          <w:t xml:space="preserve">lead </w:t>
        </w:r>
      </w:ins>
      <w:ins w:id="41" w:author="Max Lindmark" w:date="2020-09-11T14:40:00Z">
        <w:r w:rsidR="006C1B66">
          <w:rPr>
            <w:rFonts w:cstheme="minorHAnsi"/>
            <w:lang w:val="en-GB"/>
          </w:rPr>
          <w:t xml:space="preserve">to </w:t>
        </w:r>
        <w:r w:rsidR="00D54667">
          <w:rPr>
            <w:rFonts w:cstheme="minorHAnsi"/>
            <w:lang w:val="en-GB"/>
          </w:rPr>
          <w:t xml:space="preserve">the </w:t>
        </w:r>
      </w:ins>
      <w:ins w:id="42" w:author="Max Lindmark" w:date="2020-09-10T09:10:00Z">
        <w:r w:rsidR="00D7325D" w:rsidRPr="00C44006">
          <w:rPr>
            <w:rFonts w:cstheme="minorHAnsi"/>
            <w:lang w:val="en-GB"/>
          </w:rPr>
          <w:t xml:space="preserve">prediction that </w:t>
        </w:r>
      </w:ins>
      <w:ins w:id="43" w:author="Max Lindmark" w:date="2020-09-11T14:41:00Z">
        <w:r w:rsidR="002619E6">
          <w:rPr>
            <w:rFonts w:cstheme="minorHAnsi"/>
            <w:lang w:val="en-GB"/>
          </w:rPr>
          <w:t>optim</w:t>
        </w:r>
      </w:ins>
      <w:ins w:id="44" w:author="Max Lindmark" w:date="2020-09-12T18:41:00Z">
        <w:r w:rsidR="009A58A7">
          <w:rPr>
            <w:rFonts w:cstheme="minorHAnsi"/>
            <w:lang w:val="en-GB"/>
          </w:rPr>
          <w:t>al</w:t>
        </w:r>
      </w:ins>
      <w:ins w:id="45" w:author="Max Lindmark" w:date="2020-09-11T14:41:00Z">
        <w:r w:rsidR="002619E6">
          <w:rPr>
            <w:rFonts w:cstheme="minorHAnsi"/>
            <w:lang w:val="en-GB"/>
          </w:rPr>
          <w:t xml:space="preserve"> growth temperatures</w:t>
        </w:r>
      </w:ins>
      <w:ins w:id="46" w:author="Max Lindmark" w:date="2020-09-10T09:09:00Z">
        <w:r w:rsidR="00FB7EF0" w:rsidRPr="00C44006">
          <w:rPr>
            <w:rFonts w:cstheme="minorHAnsi"/>
            <w:lang w:val="en-GB"/>
          </w:rPr>
          <w:t xml:space="preserve"> </w:t>
        </w:r>
      </w:ins>
      <w:ins w:id="47" w:author="Max Lindmark" w:date="2020-09-10T09:10:00Z">
        <w:r w:rsidR="007A4D67" w:rsidRPr="00C44006">
          <w:rPr>
            <w:rFonts w:cstheme="minorHAnsi"/>
            <w:lang w:val="en-GB"/>
          </w:rPr>
          <w:t xml:space="preserve">decline </w:t>
        </w:r>
      </w:ins>
      <w:ins w:id="48" w:author="Max Lindmark" w:date="2020-09-10T09:09:00Z">
        <w:r w:rsidR="00FB7EF0" w:rsidRPr="00C44006">
          <w:rPr>
            <w:rFonts w:cstheme="minorHAnsi"/>
            <w:lang w:val="en-GB"/>
          </w:rPr>
          <w:t xml:space="preserve">with </w:t>
        </w:r>
      </w:ins>
      <w:ins w:id="49" w:author="Max Lindmark" w:date="2020-09-11T14:37:00Z">
        <w:r w:rsidR="00642402">
          <w:rPr>
            <w:rFonts w:cstheme="minorHAnsi"/>
            <w:lang w:val="en-GB"/>
          </w:rPr>
          <w:t>size</w:t>
        </w:r>
      </w:ins>
      <w:del w:id="50" w:author="Max Lindmark" w:date="2020-09-10T09:05:00Z">
        <w:r w:rsidR="005D0B6A" w:rsidRPr="00C44006" w:rsidDel="000D7F87">
          <w:rPr>
            <w:rFonts w:cstheme="minorHAnsi"/>
            <w:lang w:val="en-GB"/>
          </w:rPr>
          <w:delText xml:space="preserve"> </w:delText>
        </w:r>
      </w:del>
      <w:del w:id="51" w:author="Max Lindmark" w:date="2020-09-10T09:06:00Z">
        <w:r w:rsidR="00896FCB" w:rsidRPr="00C44006" w:rsidDel="000D7F87">
          <w:rPr>
            <w:rFonts w:cstheme="minorHAnsi"/>
            <w:lang w:val="en-GB"/>
          </w:rPr>
          <w:delText xml:space="preserve">contribute </w:delText>
        </w:r>
      </w:del>
      <w:del w:id="52" w:author="Max Lindmark" w:date="2020-09-10T09:07:00Z">
        <w:r w:rsidR="00896FCB" w:rsidRPr="00C44006" w:rsidDel="00C305A3">
          <w:rPr>
            <w:rFonts w:cstheme="minorHAnsi"/>
            <w:lang w:val="en-GB"/>
          </w:rPr>
          <w:delText xml:space="preserve">to unimodal </w:delText>
        </w:r>
      </w:del>
      <w:ins w:id="53" w:author="Max Lindmark" w:date="2020-09-10T09:09:00Z">
        <w:r w:rsidR="005337D3" w:rsidRPr="00C44006">
          <w:rPr>
            <w:rFonts w:cstheme="minorHAnsi"/>
            <w:lang w:val="en-GB"/>
          </w:rPr>
          <w:t>, which we also find in a</w:t>
        </w:r>
      </w:ins>
      <w:ins w:id="54" w:author="Max Lindmark" w:date="2020-09-10T09:10:00Z">
        <w:r w:rsidR="00164CB0" w:rsidRPr="00C44006">
          <w:rPr>
            <w:rFonts w:cstheme="minorHAnsi"/>
            <w:lang w:val="en-GB"/>
          </w:rPr>
          <w:t>n</w:t>
        </w:r>
      </w:ins>
      <w:ins w:id="55" w:author="Max Lindmark" w:date="2020-09-10T09:09:00Z">
        <w:r w:rsidR="005337D3" w:rsidRPr="00C44006">
          <w:rPr>
            <w:rFonts w:cstheme="minorHAnsi"/>
            <w:lang w:val="en-GB"/>
          </w:rPr>
          <w:t xml:space="preserve"> </w:t>
        </w:r>
      </w:ins>
      <w:del w:id="56" w:author="Max Lindmark" w:date="2020-09-10T09:09:00Z">
        <w:r w:rsidR="00003C71" w:rsidRPr="00C44006" w:rsidDel="005337D3">
          <w:rPr>
            <w:rFonts w:cstheme="minorHAnsi"/>
            <w:lang w:val="en-GB"/>
          </w:rPr>
          <w:delText>thermal response</w:delText>
        </w:r>
      </w:del>
      <w:del w:id="57" w:author="Max Lindmark" w:date="2020-09-10T09:06:00Z">
        <w:r w:rsidR="00003C71" w:rsidRPr="00C44006" w:rsidDel="007E3543">
          <w:rPr>
            <w:rFonts w:cstheme="minorHAnsi"/>
            <w:lang w:val="en-GB"/>
          </w:rPr>
          <w:delText>s</w:delText>
        </w:r>
      </w:del>
      <w:del w:id="58" w:author="Max Lindmark" w:date="2020-09-10T09:09:00Z">
        <w:r w:rsidR="00003C71" w:rsidRPr="00C44006" w:rsidDel="005337D3">
          <w:rPr>
            <w:rFonts w:cstheme="minorHAnsi"/>
            <w:lang w:val="en-GB"/>
          </w:rPr>
          <w:delText xml:space="preserve"> of growth</w:delText>
        </w:r>
      </w:del>
      <w:del w:id="59" w:author="Max Lindmark" w:date="2020-09-10T09:07:00Z">
        <w:r w:rsidR="00751339" w:rsidRPr="00C44006" w:rsidDel="00472662">
          <w:rPr>
            <w:rFonts w:cstheme="minorHAnsi"/>
            <w:lang w:val="en-GB"/>
          </w:rPr>
          <w:delText xml:space="preserve">, </w:delText>
        </w:r>
      </w:del>
      <w:del w:id="60" w:author="Max Lindmark" w:date="2020-09-10T09:09:00Z">
        <w:r w:rsidR="00805F8B" w:rsidRPr="00C44006" w:rsidDel="005337D3">
          <w:rPr>
            <w:rFonts w:cstheme="minorHAnsi"/>
            <w:lang w:val="en-GB"/>
          </w:rPr>
          <w:delText xml:space="preserve">characterized by </w:delText>
        </w:r>
        <w:commentRangeStart w:id="61"/>
        <w:commentRangeStart w:id="62"/>
        <w:r w:rsidR="005D0B6A" w:rsidRPr="00C44006" w:rsidDel="005337D3">
          <w:rPr>
            <w:rFonts w:cstheme="minorHAnsi"/>
            <w:lang w:val="en-GB"/>
          </w:rPr>
          <w:delText xml:space="preserve">peak </w:delText>
        </w:r>
        <w:commentRangeEnd w:id="61"/>
        <w:r w:rsidR="006E7C81" w:rsidRPr="00C44006" w:rsidDel="005337D3">
          <w:rPr>
            <w:rStyle w:val="CommentReference"/>
            <w:sz w:val="24"/>
            <w:szCs w:val="24"/>
          </w:rPr>
          <w:commentReference w:id="61"/>
        </w:r>
        <w:commentRangeEnd w:id="62"/>
        <w:r w:rsidR="00966EBE" w:rsidRPr="00C44006" w:rsidDel="005337D3">
          <w:rPr>
            <w:rStyle w:val="CommentReference"/>
            <w:sz w:val="24"/>
            <w:szCs w:val="24"/>
          </w:rPr>
          <w:commentReference w:id="62"/>
        </w:r>
        <w:r w:rsidR="00805F8B" w:rsidRPr="00C44006" w:rsidDel="005337D3">
          <w:rPr>
            <w:rFonts w:cstheme="minorHAnsi"/>
            <w:lang w:val="en-GB"/>
          </w:rPr>
          <w:delText>temperatures for growth</w:delText>
        </w:r>
        <w:r w:rsidR="00BB2D39" w:rsidRPr="00C44006" w:rsidDel="005337D3">
          <w:rPr>
            <w:rFonts w:cstheme="minorHAnsi"/>
            <w:lang w:val="en-GB"/>
          </w:rPr>
          <w:delText xml:space="preserve"> declining </w:delText>
        </w:r>
        <w:r w:rsidR="00BB2D39" w:rsidRPr="00C44006" w:rsidDel="005337D3">
          <w:rPr>
            <w:rFonts w:cstheme="minorHAnsi"/>
            <w:iCs/>
            <w:lang w:val="en-GB"/>
          </w:rPr>
          <w:delText>within</w:delText>
        </w:r>
        <w:r w:rsidR="00BB2D39" w:rsidRPr="00C44006" w:rsidDel="005337D3">
          <w:rPr>
            <w:rFonts w:cstheme="minorHAnsi"/>
            <w:lang w:val="en-GB"/>
          </w:rPr>
          <w:delText xml:space="preserve"> species</w:delText>
        </w:r>
        <w:r w:rsidR="005D0B6A" w:rsidRPr="00C44006" w:rsidDel="005337D3">
          <w:rPr>
            <w:rFonts w:cstheme="minorHAnsi"/>
            <w:lang w:val="en-GB"/>
          </w:rPr>
          <w:delText xml:space="preserve"> with </w:delText>
        </w:r>
        <w:commentRangeStart w:id="63"/>
        <w:commentRangeEnd w:id="63"/>
        <w:r w:rsidR="005475C4" w:rsidRPr="00C44006" w:rsidDel="005337D3">
          <w:rPr>
            <w:rStyle w:val="CommentReference"/>
            <w:sz w:val="24"/>
            <w:szCs w:val="24"/>
          </w:rPr>
          <w:commentReference w:id="63"/>
        </w:r>
        <w:r w:rsidR="005D0B6A" w:rsidRPr="00C44006" w:rsidDel="005337D3">
          <w:rPr>
            <w:rFonts w:cstheme="minorHAnsi"/>
            <w:lang w:val="en-GB"/>
          </w:rPr>
          <w:delText>body mass</w:delText>
        </w:r>
        <w:r w:rsidR="00710B5E" w:rsidRPr="00C44006" w:rsidDel="005337D3">
          <w:rPr>
            <w:rFonts w:cstheme="minorHAnsi"/>
            <w:lang w:val="en-GB"/>
          </w:rPr>
          <w:delText>.</w:delText>
        </w:r>
        <w:r w:rsidR="003C1CC4" w:rsidRPr="00C44006" w:rsidDel="005337D3">
          <w:rPr>
            <w:rFonts w:cstheme="minorHAnsi"/>
            <w:lang w:val="en-GB"/>
          </w:rPr>
          <w:delText xml:space="preserve"> </w:delText>
        </w:r>
      </w:del>
      <w:ins w:id="64" w:author="Max Lindmark" w:date="2020-09-10T09:07:00Z">
        <w:r w:rsidR="00E84F87" w:rsidRPr="00C44006">
          <w:rPr>
            <w:rFonts w:cstheme="minorHAnsi"/>
            <w:lang w:val="en-GB"/>
          </w:rPr>
          <w:t>inde</w:t>
        </w:r>
      </w:ins>
      <w:ins w:id="65" w:author="Max Lindmark" w:date="2020-09-10T09:08:00Z">
        <w:r w:rsidR="00E84F87" w:rsidRPr="00C44006">
          <w:rPr>
            <w:rFonts w:cstheme="minorHAnsi"/>
            <w:lang w:val="en-GB"/>
          </w:rPr>
          <w:t xml:space="preserve">pendent data </w:t>
        </w:r>
      </w:ins>
      <w:ins w:id="66" w:author="Max Lindmark" w:date="2020-09-10T09:09:00Z">
        <w:r w:rsidR="005337D3" w:rsidRPr="00C44006">
          <w:rPr>
            <w:rFonts w:cstheme="minorHAnsi"/>
            <w:lang w:val="en-GB"/>
          </w:rPr>
          <w:t>set</w:t>
        </w:r>
      </w:ins>
      <w:ins w:id="67" w:author="Max Lindmark" w:date="2020-09-10T09:10:00Z">
        <w:r w:rsidR="00161283" w:rsidRPr="00C44006">
          <w:rPr>
            <w:rFonts w:cstheme="minorHAnsi"/>
            <w:lang w:val="en-GB"/>
          </w:rPr>
          <w:t xml:space="preserve">. </w:t>
        </w:r>
      </w:ins>
      <w:r w:rsidR="00BB2D39" w:rsidRPr="00C44006">
        <w:rPr>
          <w:rFonts w:cstheme="minorHAnsi"/>
          <w:lang w:val="en-GB"/>
        </w:rPr>
        <w:t>S</w:t>
      </w:r>
      <w:r w:rsidR="000E594F" w:rsidRPr="00C44006">
        <w:rPr>
          <w:rFonts w:cstheme="minorHAnsi"/>
          <w:lang w:val="en-GB"/>
        </w:rPr>
        <w:t xml:space="preserve">mall </w:t>
      </w:r>
      <w:r w:rsidR="00912DE5" w:rsidRPr="00C44006">
        <w:rPr>
          <w:rFonts w:cstheme="minorHAnsi"/>
          <w:lang w:val="en-GB"/>
        </w:rPr>
        <w:t xml:space="preserve">individuals </w:t>
      </w:r>
      <w:r w:rsidR="000E594F" w:rsidRPr="00C44006">
        <w:rPr>
          <w:rFonts w:cstheme="minorHAnsi"/>
          <w:lang w:val="en-GB"/>
        </w:rPr>
        <w:t xml:space="preserve">will </w:t>
      </w:r>
      <w:r w:rsidR="00BB2D39" w:rsidRPr="00C44006">
        <w:rPr>
          <w:rFonts w:cstheme="minorHAnsi"/>
          <w:lang w:val="en-GB"/>
        </w:rPr>
        <w:t xml:space="preserve">therefore </w:t>
      </w:r>
      <w:r w:rsidR="000E594F" w:rsidRPr="00C44006">
        <w:rPr>
          <w:rFonts w:cstheme="minorHAnsi"/>
          <w:lang w:val="en-GB"/>
        </w:rPr>
        <w:t>likely be able to increase their growth rates with initial warming</w:t>
      </w:r>
      <w:r w:rsidR="00BB2D39" w:rsidRPr="00C44006">
        <w:rPr>
          <w:rFonts w:cstheme="minorHAnsi"/>
          <w:lang w:val="en-GB"/>
        </w:rPr>
        <w:t>,</w:t>
      </w:r>
      <w:r w:rsidR="005D7FA3" w:rsidRPr="00C44006">
        <w:rPr>
          <w:rFonts w:cstheme="minorHAnsi"/>
          <w:lang w:val="en-GB"/>
        </w:rPr>
        <w:t xml:space="preserve"> </w:t>
      </w:r>
      <w:r w:rsidR="00BB2D39" w:rsidRPr="00C44006">
        <w:rPr>
          <w:rFonts w:cstheme="minorHAnsi"/>
          <w:lang w:val="en-GB"/>
        </w:rPr>
        <w:t xml:space="preserve">whereas </w:t>
      </w:r>
      <w:r w:rsidR="005D7FA3" w:rsidRPr="00C44006">
        <w:rPr>
          <w:rFonts w:cstheme="minorHAnsi"/>
          <w:lang w:val="en-GB"/>
        </w:rPr>
        <w:t>l</w:t>
      </w:r>
      <w:r w:rsidR="000E594F" w:rsidRPr="00C44006">
        <w:rPr>
          <w:rFonts w:cstheme="minorHAnsi"/>
          <w:lang w:val="en-GB"/>
        </w:rPr>
        <w:t xml:space="preserve">arger individuals </w:t>
      </w:r>
      <w:r w:rsidR="00BB2D39" w:rsidRPr="00C44006">
        <w:rPr>
          <w:rFonts w:cstheme="minorHAnsi"/>
          <w:lang w:val="en-GB"/>
        </w:rPr>
        <w:t xml:space="preserve">of the same species </w:t>
      </w:r>
      <w:r w:rsidR="00B73BBC" w:rsidRPr="00C44006">
        <w:rPr>
          <w:rFonts w:cstheme="minorHAnsi"/>
          <w:lang w:val="en-GB"/>
        </w:rPr>
        <w:t>could</w:t>
      </w:r>
      <w:r w:rsidR="00B85626" w:rsidRPr="00C44006">
        <w:rPr>
          <w:rFonts w:cstheme="minorHAnsi"/>
          <w:lang w:val="en-GB"/>
        </w:rPr>
        <w:t xml:space="preserve"> </w:t>
      </w:r>
      <w:r w:rsidR="00620598" w:rsidRPr="00C44006">
        <w:rPr>
          <w:rFonts w:cstheme="minorHAnsi"/>
          <w:lang w:val="en-GB"/>
        </w:rPr>
        <w:t xml:space="preserve">be the </w:t>
      </w:r>
      <w:r w:rsidR="00B85626" w:rsidRPr="00C44006">
        <w:rPr>
          <w:rFonts w:cstheme="minorHAnsi"/>
          <w:lang w:val="en-GB"/>
        </w:rPr>
        <w:t xml:space="preserve">first </w:t>
      </w:r>
      <w:r w:rsidR="00620598" w:rsidRPr="00C44006">
        <w:rPr>
          <w:rFonts w:cstheme="minorHAnsi"/>
          <w:lang w:val="en-GB"/>
        </w:rPr>
        <w:t xml:space="preserve">to </w:t>
      </w:r>
      <w:r w:rsidR="00B85626" w:rsidRPr="00C44006">
        <w:rPr>
          <w:rFonts w:cstheme="minorHAnsi"/>
          <w:lang w:val="en-GB"/>
        </w:rPr>
        <w:t xml:space="preserve">experience </w:t>
      </w:r>
      <w:r w:rsidR="00AD3E75" w:rsidRPr="00C44006">
        <w:rPr>
          <w:rFonts w:cstheme="minorHAnsi"/>
          <w:lang w:val="en-GB"/>
        </w:rPr>
        <w:t xml:space="preserve">negative </w:t>
      </w:r>
      <w:r w:rsidR="00B85626" w:rsidRPr="00C44006">
        <w:rPr>
          <w:rFonts w:cstheme="minorHAnsi"/>
          <w:lang w:val="en-GB"/>
        </w:rPr>
        <w:t>effects of warming on growth</w:t>
      </w:r>
      <w:r w:rsidR="000E594F" w:rsidRPr="00C44006">
        <w:rPr>
          <w:rFonts w:cstheme="minorHAnsi"/>
          <w:lang w:val="en-GB"/>
        </w:rPr>
        <w:t xml:space="preserve">. </w:t>
      </w:r>
      <w:r w:rsidR="000E7B4C" w:rsidRPr="00C44006">
        <w:rPr>
          <w:rFonts w:cstheme="minorHAnsi"/>
          <w:lang w:val="en-GB"/>
        </w:rPr>
        <w:t>S</w:t>
      </w:r>
      <w:r w:rsidR="00B73BBC" w:rsidRPr="00C44006">
        <w:rPr>
          <w:rFonts w:cstheme="minorHAnsi"/>
          <w:lang w:val="en-GB"/>
        </w:rPr>
        <w:t>yntheses</w:t>
      </w:r>
      <w:r w:rsidR="001004D7" w:rsidRPr="00C44006">
        <w:rPr>
          <w:rFonts w:cstheme="minorHAnsi"/>
          <w:lang w:val="en-GB"/>
        </w:rPr>
        <w:t xml:space="preserve"> </w:t>
      </w:r>
      <w:r w:rsidR="00B73BBC" w:rsidRPr="00C44006">
        <w:rPr>
          <w:rFonts w:eastAsiaTheme="minorEastAsia" w:cstheme="minorHAnsi"/>
          <w:lang w:val="en-GB"/>
        </w:rPr>
        <w:t xml:space="preserve">of existing experimental data on intra-specific scaling of key physiological rates, accounting for uncertainty at the species-level, </w:t>
      </w:r>
      <w:r w:rsidR="00B73BBC" w:rsidRPr="00C44006">
        <w:rPr>
          <w:rFonts w:cstheme="minorHAnsi"/>
          <w:lang w:val="en-GB"/>
        </w:rPr>
        <w:t>can help overcome the mismatch between mechanistic growth and food webs models, general scaling theory, and observations.</w:t>
      </w:r>
      <w:r w:rsidR="00B73BBC" w:rsidRPr="00C44006" w:rsidDel="00C205B8">
        <w:rPr>
          <w:rFonts w:cstheme="minorHAnsi"/>
          <w:lang w:val="en-GB"/>
        </w:rPr>
        <w:t xml:space="preserve"> </w:t>
      </w:r>
    </w:p>
    <w:p w14:paraId="1A0116A2" w14:textId="36CDF242" w:rsidR="00A50144" w:rsidRDefault="00A50144" w:rsidP="004559BC">
      <w:pPr>
        <w:pStyle w:val="ListParagraph"/>
        <w:spacing w:line="480" w:lineRule="auto"/>
        <w:ind w:left="0"/>
        <w:jc w:val="both"/>
        <w:rPr>
          <w:rFonts w:cstheme="minorHAnsi"/>
          <w:lang w:val="en-GB"/>
        </w:rPr>
      </w:pPr>
    </w:p>
    <w:p w14:paraId="15D3AAAA" w14:textId="744709AE" w:rsidR="00A50144" w:rsidRDefault="00A50144" w:rsidP="004559BC">
      <w:pPr>
        <w:pStyle w:val="ListParagraph"/>
        <w:spacing w:line="480" w:lineRule="auto"/>
        <w:ind w:left="0"/>
        <w:jc w:val="both"/>
        <w:rPr>
          <w:rFonts w:cstheme="minorHAnsi"/>
          <w:lang w:val="en-GB"/>
        </w:rPr>
      </w:pPr>
    </w:p>
    <w:p w14:paraId="644B54D1" w14:textId="491B4987" w:rsidR="00A50144" w:rsidRDefault="00A50144" w:rsidP="004559BC">
      <w:pPr>
        <w:pStyle w:val="ListParagraph"/>
        <w:spacing w:line="480" w:lineRule="auto"/>
        <w:ind w:left="0"/>
        <w:jc w:val="both"/>
        <w:rPr>
          <w:rFonts w:cstheme="minorHAnsi"/>
          <w:lang w:val="en-GB"/>
        </w:rPr>
      </w:pPr>
    </w:p>
    <w:p w14:paraId="36E09430" w14:textId="60A1CE9A" w:rsidR="00A50144" w:rsidRDefault="00A50144" w:rsidP="004559BC">
      <w:pPr>
        <w:pStyle w:val="ListParagraph"/>
        <w:spacing w:line="480" w:lineRule="auto"/>
        <w:ind w:left="0"/>
        <w:jc w:val="both"/>
        <w:rPr>
          <w:rFonts w:cstheme="minorHAnsi"/>
          <w:lang w:val="en-GB"/>
        </w:rPr>
      </w:pPr>
    </w:p>
    <w:p w14:paraId="3A7FC9A1" w14:textId="6EE169E8" w:rsidR="00A50144" w:rsidRDefault="00A50144" w:rsidP="004559BC">
      <w:pPr>
        <w:pStyle w:val="ListParagraph"/>
        <w:spacing w:line="480" w:lineRule="auto"/>
        <w:ind w:left="0"/>
        <w:jc w:val="both"/>
        <w:rPr>
          <w:rFonts w:cstheme="minorHAnsi"/>
          <w:lang w:val="en-GB"/>
        </w:rPr>
      </w:pPr>
    </w:p>
    <w:p w14:paraId="026C2CFC" w14:textId="3247E527" w:rsidR="00A50144" w:rsidRPr="00972C7F" w:rsidRDefault="00DF7156" w:rsidP="00A50144">
      <w:pPr>
        <w:spacing w:line="480" w:lineRule="auto"/>
        <w:contextualSpacing/>
        <w:jc w:val="both"/>
        <w:rPr>
          <w:rFonts w:cstheme="minorHAnsi"/>
          <w:b/>
          <w:lang w:val="en-GB"/>
        </w:rPr>
      </w:pPr>
      <w:commentRangeStart w:id="68"/>
      <w:r>
        <w:rPr>
          <w:rFonts w:cstheme="minorHAnsi"/>
          <w:b/>
          <w:lang w:val="en-GB"/>
        </w:rPr>
        <w:lastRenderedPageBreak/>
        <w:t>Significance statement</w:t>
      </w:r>
      <w:commentRangeEnd w:id="68"/>
      <w:r w:rsidR="00651315">
        <w:rPr>
          <w:rStyle w:val="CommentReference"/>
        </w:rPr>
        <w:commentReference w:id="68"/>
      </w:r>
    </w:p>
    <w:p w14:paraId="58A8EC54" w14:textId="4BA6F938" w:rsidR="00A50144" w:rsidRPr="00CC3AC7" w:rsidRDefault="00CC3AC7" w:rsidP="00C45049">
      <w:pPr>
        <w:spacing w:line="480" w:lineRule="auto"/>
        <w:contextualSpacing/>
        <w:jc w:val="both"/>
        <w:rPr>
          <w:lang w:val="en-US"/>
        </w:rPr>
      </w:pPr>
      <w:r w:rsidRPr="00A07C82">
        <w:rPr>
          <w:lang w:val="en-US"/>
        </w:rPr>
        <w:t xml:space="preserve">Predicting </w:t>
      </w:r>
      <w:r w:rsidR="00261B3B">
        <w:rPr>
          <w:lang w:val="en-US"/>
        </w:rPr>
        <w:t xml:space="preserve">the consequences of </w:t>
      </w:r>
      <w:r w:rsidRPr="00A07C82">
        <w:rPr>
          <w:lang w:val="en-US"/>
        </w:rPr>
        <w:t xml:space="preserve">rising temperatures requires understanding of </w:t>
      </w:r>
      <w:r w:rsidR="00261B3B">
        <w:rPr>
          <w:lang w:val="en-US"/>
        </w:rPr>
        <w:t xml:space="preserve">how key </w:t>
      </w:r>
      <w:r w:rsidRPr="00A07C82">
        <w:rPr>
          <w:lang w:val="en-US"/>
        </w:rPr>
        <w:t xml:space="preserve">physiological </w:t>
      </w:r>
      <w:r w:rsidR="00261B3B">
        <w:rPr>
          <w:lang w:val="en-US"/>
        </w:rPr>
        <w:t>processes</w:t>
      </w:r>
      <w:r w:rsidR="00782C99">
        <w:rPr>
          <w:lang w:val="en-US"/>
        </w:rPr>
        <w:t xml:space="preserve"> such as growth, feeding and metabolism </w:t>
      </w:r>
      <w:r w:rsidRPr="00A07C82">
        <w:rPr>
          <w:lang w:val="en-US"/>
        </w:rPr>
        <w:t>depend on body size</w:t>
      </w:r>
      <w:r w:rsidR="00782C99">
        <w:rPr>
          <w:lang w:val="en-US"/>
        </w:rPr>
        <w:t xml:space="preserve"> and temperature within species</w:t>
      </w:r>
      <w:r w:rsidRPr="00A07C82">
        <w:rPr>
          <w:lang w:val="en-US"/>
        </w:rPr>
        <w:t xml:space="preserve">. </w:t>
      </w:r>
      <w:r w:rsidR="00121167">
        <w:rPr>
          <w:lang w:val="en-US"/>
        </w:rPr>
        <w:t xml:space="preserve">By collating </w:t>
      </w:r>
      <w:r w:rsidR="00B13E7D">
        <w:rPr>
          <w:lang w:val="en-US"/>
        </w:rPr>
        <w:t xml:space="preserve">experimental data on fishes, we show how feeding rates increase slower than metabolic rate with body mass </w:t>
      </w:r>
      <w:r w:rsidR="00337439">
        <w:rPr>
          <w:lang w:val="en-US"/>
        </w:rPr>
        <w:t xml:space="preserve">– and </w:t>
      </w:r>
      <w:r w:rsidR="00B13E7D">
        <w:rPr>
          <w:lang w:val="en-US"/>
        </w:rPr>
        <w:t>temperature</w:t>
      </w:r>
      <w:r w:rsidR="00337439">
        <w:rPr>
          <w:lang w:val="en-US"/>
        </w:rPr>
        <w:t xml:space="preserve"> if it is warm enough</w:t>
      </w:r>
      <w:r w:rsidR="00B13E7D">
        <w:rPr>
          <w:lang w:val="en-US"/>
        </w:rPr>
        <w:t>. This leads to optimal growth temperatures declining with mass, which we also verify using data from growth trials.</w:t>
      </w:r>
      <w:r w:rsidR="001932EF">
        <w:rPr>
          <w:lang w:val="en-US"/>
        </w:rPr>
        <w:t xml:space="preserve"> </w:t>
      </w:r>
      <w:r w:rsidR="00DF0750">
        <w:rPr>
          <w:lang w:val="en-US"/>
        </w:rPr>
        <w:t>T</w:t>
      </w:r>
      <w:r w:rsidR="00C450BF">
        <w:rPr>
          <w:lang w:val="en-US"/>
        </w:rPr>
        <w:t>hese</w:t>
      </w:r>
      <w:r w:rsidR="001932EF">
        <w:rPr>
          <w:lang w:val="en-US"/>
        </w:rPr>
        <w:t xml:space="preserve"> findings suggest large individuals </w:t>
      </w:r>
      <w:r w:rsidR="007C236A">
        <w:rPr>
          <w:lang w:val="en-US"/>
        </w:rPr>
        <w:t xml:space="preserve">within populations </w:t>
      </w:r>
      <w:r w:rsidR="001932EF">
        <w:rPr>
          <w:lang w:val="en-US"/>
        </w:rPr>
        <w:t xml:space="preserve">may be the first ones to suffer negative </w:t>
      </w:r>
      <w:r w:rsidR="00F42FE6">
        <w:rPr>
          <w:lang w:val="en-US"/>
        </w:rPr>
        <w:t xml:space="preserve">consequences </w:t>
      </w:r>
      <w:r w:rsidR="001932EF">
        <w:rPr>
          <w:lang w:val="en-US"/>
        </w:rPr>
        <w:t xml:space="preserve">of warming </w:t>
      </w:r>
      <w:r w:rsidR="007C236A">
        <w:rPr>
          <w:lang w:val="en-US"/>
        </w:rPr>
        <w:t xml:space="preserve">on </w:t>
      </w:r>
      <w:r w:rsidR="001932EF">
        <w:rPr>
          <w:lang w:val="en-US"/>
        </w:rPr>
        <w:t>growth</w:t>
      </w:r>
      <w:r w:rsidR="00716335">
        <w:rPr>
          <w:lang w:val="en-US"/>
        </w:rPr>
        <w:t xml:space="preserve">. </w:t>
      </w:r>
      <w:r w:rsidR="00447E87">
        <w:rPr>
          <w:lang w:val="en-US"/>
        </w:rPr>
        <w:t xml:space="preserve">Maintaining stable size-distribution of wild </w:t>
      </w:r>
      <w:r w:rsidR="00716335">
        <w:rPr>
          <w:lang w:val="en-US"/>
        </w:rPr>
        <w:t xml:space="preserve">fish </w:t>
      </w:r>
      <w:r w:rsidR="00447E87">
        <w:rPr>
          <w:lang w:val="en-US"/>
        </w:rPr>
        <w:t xml:space="preserve">populations </w:t>
      </w:r>
      <w:r w:rsidR="0024274E">
        <w:rPr>
          <w:lang w:val="en-US"/>
        </w:rPr>
        <w:t xml:space="preserve">is crucial given their disproportionally large </w:t>
      </w:r>
      <w:r w:rsidR="00C80076">
        <w:rPr>
          <w:lang w:val="en-US"/>
        </w:rPr>
        <w:t xml:space="preserve">contribution </w:t>
      </w:r>
      <w:r w:rsidR="00852F24">
        <w:rPr>
          <w:lang w:val="en-US"/>
        </w:rPr>
        <w:t xml:space="preserve">to </w:t>
      </w:r>
      <w:r w:rsidR="00C45049">
        <w:rPr>
          <w:lang w:val="en-US"/>
        </w:rPr>
        <w:t xml:space="preserve">overall </w:t>
      </w:r>
      <w:r w:rsidR="00852F24">
        <w:rPr>
          <w:lang w:val="en-US"/>
        </w:rPr>
        <w:t xml:space="preserve">population </w:t>
      </w:r>
      <w:r w:rsidR="0024274E">
        <w:rPr>
          <w:lang w:val="en-US"/>
        </w:rPr>
        <w:t xml:space="preserve">resilience </w:t>
      </w:r>
      <w:r w:rsidR="00C45049">
        <w:rPr>
          <w:lang w:val="en-US"/>
        </w:rPr>
        <w:t>as well as fisheries yield</w:t>
      </w:r>
      <w:r w:rsidR="00DF0750">
        <w:rPr>
          <w:lang w:val="en-US"/>
        </w:rPr>
        <w:t xml:space="preserve"> and food web structure</w:t>
      </w:r>
      <w:r w:rsidR="00C45049">
        <w:rPr>
          <w:lang w:val="en-US"/>
        </w:rPr>
        <w:t>.</w:t>
      </w:r>
    </w:p>
    <w:p w14:paraId="75F1E64E" w14:textId="3ABE9716" w:rsidR="00C205B8" w:rsidRDefault="00C205B8" w:rsidP="00B73BBC">
      <w:pPr>
        <w:pStyle w:val="ListParagraph"/>
        <w:spacing w:line="480" w:lineRule="auto"/>
        <w:ind w:left="360"/>
        <w:jc w:val="both"/>
        <w:rPr>
          <w:rFonts w:cstheme="minorHAnsi"/>
          <w:lang w:val="en-GB"/>
        </w:rPr>
      </w:pPr>
    </w:p>
    <w:p w14:paraId="09EB8FA9" w14:textId="77777777" w:rsidR="002105CB" w:rsidRDefault="002105CB" w:rsidP="002105CB">
      <w:pPr>
        <w:spacing w:line="480" w:lineRule="auto"/>
        <w:contextualSpacing/>
        <w:jc w:val="both"/>
        <w:rPr>
          <w:rFonts w:cstheme="minorHAnsi"/>
          <w:b/>
          <w:lang w:val="en-GB"/>
        </w:rPr>
      </w:pPr>
    </w:p>
    <w:p w14:paraId="01B062F2" w14:textId="15835844" w:rsidR="002105CB" w:rsidRDefault="002105CB" w:rsidP="002105CB">
      <w:pPr>
        <w:spacing w:line="480" w:lineRule="auto"/>
        <w:contextualSpacing/>
        <w:jc w:val="both"/>
        <w:rPr>
          <w:rFonts w:cstheme="minorHAnsi"/>
          <w:b/>
          <w:lang w:val="en-GB"/>
        </w:rPr>
      </w:pPr>
    </w:p>
    <w:p w14:paraId="6ADDF487" w14:textId="5FFAD85A" w:rsidR="0055387F" w:rsidRDefault="0055387F" w:rsidP="002105CB">
      <w:pPr>
        <w:spacing w:line="480" w:lineRule="auto"/>
        <w:contextualSpacing/>
        <w:jc w:val="both"/>
        <w:rPr>
          <w:rFonts w:cstheme="minorHAnsi"/>
          <w:b/>
          <w:lang w:val="en-GB"/>
        </w:rPr>
      </w:pPr>
    </w:p>
    <w:p w14:paraId="354AD188" w14:textId="1F667DB7" w:rsidR="0055387F" w:rsidRDefault="0055387F" w:rsidP="002105CB">
      <w:pPr>
        <w:spacing w:line="480" w:lineRule="auto"/>
        <w:contextualSpacing/>
        <w:jc w:val="both"/>
        <w:rPr>
          <w:rFonts w:cstheme="minorHAnsi"/>
          <w:b/>
          <w:lang w:val="en-GB"/>
        </w:rPr>
      </w:pPr>
    </w:p>
    <w:p w14:paraId="39F18656" w14:textId="3A1DAF57" w:rsidR="00660A5F" w:rsidRDefault="00660A5F" w:rsidP="002105CB">
      <w:pPr>
        <w:spacing w:line="480" w:lineRule="auto"/>
        <w:contextualSpacing/>
        <w:jc w:val="both"/>
        <w:rPr>
          <w:rFonts w:cstheme="minorHAnsi"/>
          <w:b/>
          <w:lang w:val="en-GB"/>
        </w:rPr>
      </w:pPr>
    </w:p>
    <w:p w14:paraId="1FDC6DD4" w14:textId="666E33F5" w:rsidR="00660A5F" w:rsidRDefault="00660A5F" w:rsidP="002105CB">
      <w:pPr>
        <w:spacing w:line="480" w:lineRule="auto"/>
        <w:contextualSpacing/>
        <w:jc w:val="both"/>
        <w:rPr>
          <w:rFonts w:cstheme="minorHAnsi"/>
          <w:b/>
          <w:lang w:val="en-GB"/>
        </w:rPr>
      </w:pPr>
    </w:p>
    <w:p w14:paraId="2CCC24F5" w14:textId="2EB29483" w:rsidR="00660A5F" w:rsidRDefault="00660A5F" w:rsidP="002105CB">
      <w:pPr>
        <w:spacing w:line="480" w:lineRule="auto"/>
        <w:contextualSpacing/>
        <w:jc w:val="both"/>
        <w:rPr>
          <w:rFonts w:cstheme="minorHAnsi"/>
          <w:b/>
          <w:lang w:val="en-GB"/>
        </w:rPr>
      </w:pPr>
    </w:p>
    <w:p w14:paraId="13F82056" w14:textId="30FD464E" w:rsidR="00660A5F" w:rsidRDefault="00660A5F" w:rsidP="002105CB">
      <w:pPr>
        <w:spacing w:line="480" w:lineRule="auto"/>
        <w:contextualSpacing/>
        <w:jc w:val="both"/>
        <w:rPr>
          <w:rFonts w:cstheme="minorHAnsi"/>
          <w:b/>
          <w:lang w:val="en-GB"/>
        </w:rPr>
      </w:pPr>
    </w:p>
    <w:p w14:paraId="7F7EE79D" w14:textId="4288649A" w:rsidR="00660A5F" w:rsidRDefault="00660A5F" w:rsidP="002105CB">
      <w:pPr>
        <w:spacing w:line="480" w:lineRule="auto"/>
        <w:contextualSpacing/>
        <w:jc w:val="both"/>
        <w:rPr>
          <w:rFonts w:cstheme="minorHAnsi"/>
          <w:b/>
          <w:lang w:val="en-GB"/>
        </w:rPr>
      </w:pPr>
    </w:p>
    <w:p w14:paraId="05883773" w14:textId="55C3DF8A" w:rsidR="00660A5F" w:rsidRDefault="00660A5F" w:rsidP="002105CB">
      <w:pPr>
        <w:spacing w:line="480" w:lineRule="auto"/>
        <w:contextualSpacing/>
        <w:jc w:val="both"/>
        <w:rPr>
          <w:rFonts w:cstheme="minorHAnsi"/>
          <w:b/>
          <w:lang w:val="en-GB"/>
        </w:rPr>
      </w:pPr>
    </w:p>
    <w:p w14:paraId="566383C7" w14:textId="42C3508B" w:rsidR="00660A5F" w:rsidRDefault="00660A5F" w:rsidP="002105CB">
      <w:pPr>
        <w:spacing w:line="480" w:lineRule="auto"/>
        <w:contextualSpacing/>
        <w:jc w:val="both"/>
        <w:rPr>
          <w:rFonts w:cstheme="minorHAnsi"/>
          <w:b/>
          <w:lang w:val="en-GB"/>
        </w:rPr>
      </w:pPr>
    </w:p>
    <w:p w14:paraId="59F5C9DF" w14:textId="7D775ADA" w:rsidR="00660A5F" w:rsidRDefault="00660A5F" w:rsidP="002105CB">
      <w:pPr>
        <w:spacing w:line="480" w:lineRule="auto"/>
        <w:contextualSpacing/>
        <w:jc w:val="both"/>
        <w:rPr>
          <w:rFonts w:cstheme="minorHAnsi"/>
          <w:b/>
          <w:lang w:val="en-GB"/>
        </w:rPr>
      </w:pPr>
    </w:p>
    <w:p w14:paraId="66E55AEC" w14:textId="0F4B1352" w:rsidR="00C54244" w:rsidRDefault="00C54244" w:rsidP="002105CB">
      <w:pPr>
        <w:spacing w:line="480" w:lineRule="auto"/>
        <w:contextualSpacing/>
        <w:jc w:val="both"/>
        <w:rPr>
          <w:rFonts w:cstheme="minorHAnsi"/>
          <w:b/>
          <w:lang w:val="en-GB"/>
        </w:rPr>
      </w:pPr>
    </w:p>
    <w:p w14:paraId="4E30F546" w14:textId="77777777" w:rsidR="00C54244" w:rsidRDefault="00C54244" w:rsidP="002105CB">
      <w:pPr>
        <w:spacing w:line="480" w:lineRule="auto"/>
        <w:contextualSpacing/>
        <w:jc w:val="both"/>
        <w:rPr>
          <w:rFonts w:cstheme="minorHAnsi"/>
          <w:b/>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1A604681" w:rsidR="00F14013" w:rsidRPr="00091E6B" w:rsidRDefault="00C3781A" w:rsidP="002E3379">
      <w:pPr>
        <w:spacing w:line="480" w:lineRule="auto"/>
        <w:contextualSpacing/>
        <w:jc w:val="both"/>
        <w:rPr>
          <w:rFonts w:eastAsiaTheme="minorEastAsia" w:cstheme="minorHAnsi"/>
          <w:lang w:val="en-GB"/>
        </w:rPr>
      </w:pPr>
      <w:r w:rsidRPr="00091E6B">
        <w:rPr>
          <w:rFonts w:eastAsiaTheme="minorEastAsia" w:cstheme="minorHAnsi"/>
          <w:lang w:val="en-GB"/>
        </w:rPr>
        <w:t xml:space="preserve">Individual body </w:t>
      </w:r>
      <w:r w:rsidR="007051E6" w:rsidRPr="00091E6B">
        <w:rPr>
          <w:rFonts w:eastAsiaTheme="minorEastAsia" w:cstheme="minorHAnsi"/>
          <w:lang w:val="en-GB"/>
        </w:rPr>
        <w:t>growth</w:t>
      </w:r>
      <w:r w:rsidRPr="00091E6B">
        <w:rPr>
          <w:rFonts w:eastAsiaTheme="minorEastAsia" w:cstheme="minorHAnsi"/>
          <w:lang w:val="en-GB"/>
        </w:rPr>
        <w:t xml:space="preserve"> </w:t>
      </w:r>
      <w:r w:rsidR="007051E6" w:rsidRPr="00091E6B">
        <w:rPr>
          <w:rFonts w:eastAsiaTheme="minorEastAsia" w:cstheme="minorHAnsi"/>
          <w:lang w:val="en-GB"/>
        </w:rPr>
        <w:t>is a fundamental process</w:t>
      </w:r>
      <w:r w:rsidR="0063359D" w:rsidRPr="00091E6B">
        <w:rPr>
          <w:rFonts w:eastAsiaTheme="minorEastAsia" w:cstheme="minorHAnsi"/>
          <w:lang w:val="en-GB"/>
        </w:rPr>
        <w:t xml:space="preserve"> </w:t>
      </w:r>
      <w:r w:rsidR="000272BA" w:rsidRPr="00091E6B">
        <w:rPr>
          <w:rFonts w:eastAsiaTheme="minorEastAsia" w:cstheme="minorHAnsi"/>
          <w:lang w:val="en-GB"/>
        </w:rPr>
        <w:t>powered by metabolism</w:t>
      </w:r>
      <w:r w:rsidR="00151647" w:rsidRPr="00091E6B">
        <w:rPr>
          <w:rFonts w:eastAsiaTheme="minorEastAsia" w:cstheme="minorHAnsi"/>
          <w:lang w:val="en-GB"/>
        </w:rPr>
        <w:t xml:space="preserve">, </w:t>
      </w:r>
      <w:r w:rsidR="0063359D" w:rsidRPr="00091E6B">
        <w:rPr>
          <w:rFonts w:eastAsiaTheme="minorEastAsia" w:cstheme="minorHAnsi"/>
          <w:lang w:val="en-GB"/>
        </w:rPr>
        <w:t>and thus depends on</w:t>
      </w:r>
      <w:r w:rsidR="009B7285" w:rsidRPr="00091E6B">
        <w:rPr>
          <w:rFonts w:eastAsiaTheme="minorEastAsia" w:cstheme="minorHAnsi"/>
          <w:lang w:val="en-GB"/>
        </w:rPr>
        <w:t xml:space="preserve"> </w:t>
      </w:r>
      <w:r w:rsidR="0063359D" w:rsidRPr="00091E6B">
        <w:rPr>
          <w:rFonts w:eastAsiaTheme="minorEastAsia" w:cstheme="minorHAnsi"/>
          <w:lang w:val="en-GB"/>
        </w:rPr>
        <w:t>body size and temperature</w:t>
      </w:r>
      <w:r w:rsidR="00F802C7" w:rsidRPr="00091E6B">
        <w:rPr>
          <w:rFonts w:eastAsiaTheme="minorEastAsia" w:cstheme="minorHAnsi"/>
          <w:lang w:val="en-GB"/>
        </w:rPr>
        <w:t xml:space="preserve"> </w:t>
      </w:r>
      <w:r w:rsidR="00F802C7"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sidRPr="00091E6B">
        <w:rPr>
          <w:rFonts w:eastAsiaTheme="minorEastAsia" w:cstheme="minorHAnsi"/>
        </w:rPr>
        <w:fldChar w:fldCharType="separate"/>
      </w:r>
      <w:r w:rsidR="009C66FD" w:rsidRPr="00091E6B">
        <w:rPr>
          <w:lang w:val="en-GB"/>
        </w:rPr>
        <w:t xml:space="preserve">(Brown </w:t>
      </w:r>
      <w:r w:rsidR="009C66FD" w:rsidRPr="00091E6B">
        <w:rPr>
          <w:i/>
          <w:iCs/>
          <w:lang w:val="en-GB"/>
        </w:rPr>
        <w:t>et al.</w:t>
      </w:r>
      <w:r w:rsidR="009C66FD" w:rsidRPr="00091E6B">
        <w:rPr>
          <w:lang w:val="en-GB"/>
        </w:rPr>
        <w:t xml:space="preserve"> 2004)</w:t>
      </w:r>
      <w:r w:rsidR="00F802C7" w:rsidRPr="00091E6B">
        <w:rPr>
          <w:rFonts w:eastAsiaTheme="minorEastAsia" w:cstheme="minorHAnsi"/>
        </w:rPr>
        <w:fldChar w:fldCharType="end"/>
      </w:r>
      <w:r w:rsidR="0063359D" w:rsidRPr="00091E6B">
        <w:rPr>
          <w:rFonts w:eastAsiaTheme="minorEastAsia" w:cstheme="minorHAnsi"/>
          <w:lang w:val="en-GB"/>
        </w:rPr>
        <w:t>.</w:t>
      </w:r>
      <w:r w:rsidR="007051E6" w:rsidRPr="00091E6B">
        <w:rPr>
          <w:rFonts w:eastAsiaTheme="minorEastAsia" w:cstheme="minorHAnsi"/>
          <w:lang w:val="en-GB"/>
        </w:rPr>
        <w:t xml:space="preserve"> </w:t>
      </w:r>
      <w:r w:rsidR="00DB4B6E" w:rsidRPr="00091E6B">
        <w:rPr>
          <w:rFonts w:eastAsiaTheme="minorEastAsia" w:cstheme="minorHAnsi"/>
          <w:lang w:val="en-GB"/>
        </w:rPr>
        <w:t xml:space="preserve">It </w:t>
      </w:r>
      <w:r w:rsidR="007051E6" w:rsidRPr="00091E6B">
        <w:rPr>
          <w:rFonts w:eastAsiaTheme="minorEastAsia" w:cstheme="minorHAnsi"/>
          <w:lang w:val="en-GB"/>
        </w:rPr>
        <w:t>affects individual fitness and life history traits</w:t>
      </w:r>
      <w:r w:rsidR="007C71CD" w:rsidRPr="00091E6B">
        <w:rPr>
          <w:rFonts w:eastAsiaTheme="minorEastAsia" w:cstheme="minorHAnsi"/>
          <w:lang w:val="en-GB"/>
        </w:rPr>
        <w:t>,</w:t>
      </w:r>
      <w:r w:rsidR="007051E6" w:rsidRPr="00091E6B">
        <w:rPr>
          <w:rFonts w:eastAsiaTheme="minorEastAsia" w:cstheme="minorHAnsi"/>
          <w:lang w:val="en-GB"/>
        </w:rPr>
        <w:t xml:space="preserve"> such as maturation size, population growth rates </w:t>
      </w:r>
      <w:r w:rsidR="007051E6" w:rsidRPr="00091E6B">
        <w:rPr>
          <w:rFonts w:eastAsiaTheme="minorEastAsia" w:cstheme="minorHAnsi"/>
        </w:rPr>
        <w:fldChar w:fldCharType="begin"/>
      </w:r>
      <w:r w:rsidR="002E281F">
        <w:rPr>
          <w:rFonts w:eastAsiaTheme="minorEastAsia" w:cstheme="minorHAnsi"/>
          <w:lang w:val="en-GB"/>
        </w:rPr>
        <w:instrText xml:space="preserve"> ADDIN ZOTERO_ITEM CSL_CITATION {"citationID":"hNb1pqTJ","properties":{"formattedCitation":"(Savage {\\i{}et al.} 2004)","plainCitation":"(Savage et al. 2004)","noteIndex":0},"citationItems":[{"id":"kre1J3Go/GInFHfxc","uris":["http://zotero.org/users/local/FTg3Qpza/items/5EKRHGLR"],"uri":["http://zotero.org/users/local/FTg3Qpza/items/5EKRHGLR"],"itemData":{"id":914,"type":"article-journal","title":"Effects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091E6B">
        <w:rPr>
          <w:rFonts w:eastAsiaTheme="minorEastAsia" w:cstheme="minorHAnsi"/>
        </w:rPr>
        <w:fldChar w:fldCharType="separate"/>
      </w:r>
      <w:r w:rsidR="0044238B" w:rsidRPr="00091E6B">
        <w:rPr>
          <w:lang w:val="en-GB"/>
        </w:rPr>
        <w:t xml:space="preserve">(Savage </w:t>
      </w:r>
      <w:r w:rsidR="0044238B" w:rsidRPr="00091E6B">
        <w:rPr>
          <w:i/>
          <w:iCs/>
          <w:lang w:val="en-GB"/>
        </w:rPr>
        <w:t>et al.</w:t>
      </w:r>
      <w:r w:rsidR="0044238B" w:rsidRPr="00091E6B">
        <w:rPr>
          <w:lang w:val="en-GB"/>
        </w:rPr>
        <w:t xml:space="preserve"> 2004)</w:t>
      </w:r>
      <w:r w:rsidR="007051E6" w:rsidRPr="00091E6B">
        <w:rPr>
          <w:rFonts w:eastAsiaTheme="minorEastAsia" w:cstheme="minorHAnsi"/>
        </w:rPr>
        <w:fldChar w:fldCharType="end"/>
      </w:r>
      <w:r w:rsidR="007051E6" w:rsidRPr="00091E6B">
        <w:rPr>
          <w:rFonts w:eastAsiaTheme="minorEastAsia" w:cstheme="minorHAnsi"/>
          <w:lang w:val="en-GB"/>
        </w:rPr>
        <w:t xml:space="preserve"> and ultimately energy transfer across trophic levels</w:t>
      </w:r>
      <w:r w:rsidR="000A44E7" w:rsidRPr="00091E6B">
        <w:rPr>
          <w:rFonts w:eastAsiaTheme="minorEastAsia" w:cstheme="minorHAnsi"/>
          <w:lang w:val="en-GB"/>
        </w:rPr>
        <w:t xml:space="preserve"> </w:t>
      </w:r>
      <w:r w:rsidR="00FD5E4F" w:rsidRPr="00091E6B">
        <w:rPr>
          <w:rFonts w:eastAsiaTheme="minorEastAsia" w:cstheme="minorHAnsi"/>
        </w:rPr>
        <w:fldChar w:fldCharType="begin"/>
      </w:r>
      <w:r w:rsidR="002E281F">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kre1J3Go/vbw2ObPJ","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091E6B">
        <w:rPr>
          <w:rFonts w:eastAsiaTheme="minorEastAsia" w:cstheme="minorHAnsi"/>
        </w:rPr>
        <w:fldChar w:fldCharType="separate"/>
      </w:r>
      <w:r w:rsidR="008F2D15" w:rsidRPr="00091E6B">
        <w:rPr>
          <w:lang w:val="en-GB"/>
        </w:rPr>
        <w:t xml:space="preserve">(Andersen </w:t>
      </w:r>
      <w:r w:rsidR="008F2D15" w:rsidRPr="00091E6B">
        <w:rPr>
          <w:i/>
          <w:iCs/>
          <w:lang w:val="en-GB"/>
        </w:rPr>
        <w:t>et al.</w:t>
      </w:r>
      <w:r w:rsidR="008F2D15" w:rsidRPr="00091E6B">
        <w:rPr>
          <w:lang w:val="en-GB"/>
        </w:rPr>
        <w:t xml:space="preserve"> 2009; Barneche &amp; Allen 2018)</w:t>
      </w:r>
      <w:r w:rsidR="00FD5E4F" w:rsidRPr="00091E6B">
        <w:rPr>
          <w:rFonts w:eastAsiaTheme="minorEastAsia" w:cstheme="minorHAnsi"/>
        </w:rPr>
        <w:fldChar w:fldCharType="end"/>
      </w:r>
      <w:r w:rsidR="007051E6" w:rsidRPr="00091E6B">
        <w:rPr>
          <w:rFonts w:eastAsiaTheme="minorEastAsia" w:cstheme="minorHAnsi"/>
          <w:lang w:val="en-GB"/>
        </w:rPr>
        <w:t xml:space="preserve">. </w:t>
      </w:r>
      <w:r w:rsidR="009F10F5" w:rsidRPr="00091E6B">
        <w:rPr>
          <w:rFonts w:eastAsiaTheme="minorEastAsia" w:cstheme="minorHAnsi"/>
          <w:lang w:val="en-GB"/>
        </w:rPr>
        <w:t xml:space="preserve">Therefore, </w:t>
      </w:r>
      <w:r w:rsidR="00FA72C9" w:rsidRPr="00091E6B">
        <w:rPr>
          <w:rFonts w:eastAsiaTheme="minorEastAsia" w:cstheme="minorHAnsi"/>
          <w:lang w:val="en-GB"/>
        </w:rPr>
        <w:t>u</w:t>
      </w:r>
      <w:r w:rsidR="00062810" w:rsidRPr="00091E6B">
        <w:rPr>
          <w:rFonts w:eastAsiaTheme="minorEastAsia" w:cstheme="minorHAnsi"/>
          <w:lang w:val="en-GB"/>
        </w:rPr>
        <w:t>nderstanding</w:t>
      </w:r>
      <w:r w:rsidR="0012082A" w:rsidRPr="00091E6B">
        <w:rPr>
          <w:rFonts w:eastAsiaTheme="minorEastAsia" w:cstheme="minorHAnsi"/>
          <w:lang w:val="en-GB"/>
        </w:rPr>
        <w:t xml:space="preserve"> how</w:t>
      </w:r>
      <w:r w:rsidR="00A01333" w:rsidRPr="00091E6B">
        <w:rPr>
          <w:rFonts w:eastAsiaTheme="minorEastAsia" w:cstheme="minorHAnsi"/>
          <w:lang w:val="en-GB"/>
        </w:rPr>
        <w:t xml:space="preserve"> growth</w:t>
      </w:r>
      <w:r w:rsidR="00E616DD" w:rsidRPr="00091E6B">
        <w:rPr>
          <w:rFonts w:eastAsiaTheme="minorEastAsia" w:cstheme="minorHAnsi"/>
          <w:lang w:val="en-GB"/>
        </w:rPr>
        <w:t xml:space="preserve"> </w:t>
      </w:r>
      <w:r w:rsidR="0012082A" w:rsidRPr="00091E6B">
        <w:rPr>
          <w:rFonts w:eastAsiaTheme="minorEastAsia" w:cstheme="minorHAnsi"/>
          <w:lang w:val="en-GB"/>
        </w:rPr>
        <w:t>scales with body size and temperature</w:t>
      </w:r>
      <w:r w:rsidR="00274560" w:rsidRPr="00091E6B">
        <w:rPr>
          <w:rFonts w:eastAsiaTheme="minorEastAsia" w:cstheme="minorHAnsi"/>
          <w:lang w:val="en-GB"/>
        </w:rPr>
        <w:t xml:space="preserve"> </w:t>
      </w:r>
      <w:r w:rsidR="007B3CB5" w:rsidRPr="00091E6B">
        <w:rPr>
          <w:rFonts w:eastAsiaTheme="minorEastAsia" w:cstheme="minorHAnsi"/>
          <w:lang w:val="en-GB"/>
        </w:rPr>
        <w:t xml:space="preserve">is </w:t>
      </w:r>
      <w:r w:rsidR="006D43AC" w:rsidRPr="00091E6B">
        <w:rPr>
          <w:rFonts w:eastAsiaTheme="minorEastAsia" w:cstheme="minorHAnsi"/>
          <w:lang w:val="en-GB"/>
        </w:rPr>
        <w:t xml:space="preserve">important </w:t>
      </w:r>
      <w:r w:rsidR="00076FA9" w:rsidRPr="00091E6B">
        <w:rPr>
          <w:rFonts w:eastAsiaTheme="minorEastAsia" w:cstheme="minorHAnsi"/>
          <w:lang w:val="en-GB"/>
        </w:rPr>
        <w:t xml:space="preserve">for </w:t>
      </w:r>
      <w:r w:rsidR="006D43AC" w:rsidRPr="00091E6B">
        <w:rPr>
          <w:rFonts w:eastAsiaTheme="minorEastAsia" w:cstheme="minorHAnsi"/>
          <w:lang w:val="en-GB"/>
        </w:rPr>
        <w:t>predict</w:t>
      </w:r>
      <w:r w:rsidR="00076FA9" w:rsidRPr="00091E6B">
        <w:rPr>
          <w:rFonts w:eastAsiaTheme="minorEastAsia" w:cstheme="minorHAnsi"/>
          <w:lang w:val="en-GB"/>
        </w:rPr>
        <w:t>ing</w:t>
      </w:r>
      <w:r w:rsidR="006D43AC" w:rsidRPr="00091E6B">
        <w:rPr>
          <w:rFonts w:eastAsiaTheme="minorEastAsia" w:cstheme="minorHAnsi"/>
          <w:lang w:val="en-GB"/>
        </w:rPr>
        <w:t xml:space="preserve"> the impacts </w:t>
      </w:r>
      <w:r w:rsidR="004A4E19" w:rsidRPr="00091E6B">
        <w:rPr>
          <w:rFonts w:eastAsiaTheme="minorEastAsia" w:cstheme="minorHAnsi"/>
          <w:lang w:val="en-GB"/>
        </w:rPr>
        <w:t xml:space="preserve">of </w:t>
      </w:r>
      <w:r w:rsidR="007051E6" w:rsidRPr="00091E6B">
        <w:rPr>
          <w:rFonts w:eastAsiaTheme="minorEastAsia" w:cstheme="minorHAnsi"/>
          <w:lang w:val="en-GB"/>
        </w:rPr>
        <w:t>gl</w:t>
      </w:r>
      <w:r w:rsidR="00116F62" w:rsidRPr="00091E6B">
        <w:rPr>
          <w:rFonts w:eastAsiaTheme="minorEastAsia" w:cstheme="minorHAnsi"/>
          <w:lang w:val="en-GB"/>
        </w:rPr>
        <w:t xml:space="preserve">obal warming </w:t>
      </w:r>
      <w:r w:rsidR="00744715" w:rsidRPr="00091E6B">
        <w:rPr>
          <w:rFonts w:eastAsiaTheme="minorEastAsia" w:cstheme="minorHAnsi"/>
          <w:lang w:val="en-GB"/>
        </w:rPr>
        <w:t xml:space="preserve">on </w:t>
      </w:r>
      <w:r w:rsidR="00CF1290" w:rsidRPr="00091E6B">
        <w:rPr>
          <w:lang w:val="en-GB"/>
        </w:rPr>
        <w:t>the structure and functioning of ecosystems</w:t>
      </w:r>
      <w:r w:rsidR="007051E6" w:rsidRPr="00091E6B">
        <w:rPr>
          <w:rFonts w:eastAsiaTheme="minorEastAsia" w:cstheme="minorHAnsi"/>
          <w:lang w:val="en-GB"/>
        </w:rPr>
        <w:t>.</w:t>
      </w:r>
    </w:p>
    <w:p w14:paraId="1751168C" w14:textId="4D8B1F90" w:rsidR="006A7E11" w:rsidRPr="00091E6B" w:rsidRDefault="00FE7846" w:rsidP="002E3379">
      <w:pPr>
        <w:spacing w:line="480" w:lineRule="auto"/>
        <w:ind w:firstLine="284"/>
        <w:contextualSpacing/>
        <w:jc w:val="both"/>
        <w:rPr>
          <w:rFonts w:eastAsiaTheme="minorEastAsia" w:cstheme="minorHAnsi"/>
        </w:rPr>
      </w:pPr>
      <w:r w:rsidRPr="00091E6B">
        <w:rPr>
          <w:rFonts w:eastAsiaTheme="minorEastAsia" w:cstheme="minorHAnsi"/>
          <w:lang w:val="en-GB"/>
        </w:rPr>
        <w:t xml:space="preserve">Global warming is predicted to </w:t>
      </w:r>
      <w:r w:rsidR="005C06EB" w:rsidRPr="00091E6B">
        <w:rPr>
          <w:rFonts w:eastAsiaTheme="minorEastAsia" w:cstheme="minorHAnsi"/>
          <w:lang w:val="en-GB"/>
        </w:rPr>
        <w:t>lead to declin</w:t>
      </w:r>
      <w:r w:rsidR="00591E94" w:rsidRPr="00091E6B">
        <w:rPr>
          <w:rFonts w:eastAsiaTheme="minorEastAsia" w:cstheme="minorHAnsi"/>
          <w:lang w:val="en-GB"/>
        </w:rPr>
        <w:t>ing</w:t>
      </w:r>
      <w:r w:rsidR="005C06EB" w:rsidRPr="00091E6B">
        <w:rPr>
          <w:rFonts w:eastAsiaTheme="minorEastAsia" w:cstheme="minorHAnsi"/>
          <w:lang w:val="en-GB"/>
        </w:rPr>
        <w:t xml:space="preserve"> </w:t>
      </w:r>
      <w:r w:rsidRPr="00091E6B">
        <w:rPr>
          <w:rFonts w:eastAsiaTheme="minorEastAsia" w:cstheme="minorHAnsi"/>
          <w:lang w:val="en-GB"/>
        </w:rPr>
        <w:t>body size</w:t>
      </w:r>
      <w:r w:rsidR="00591E94" w:rsidRPr="00091E6B">
        <w:rPr>
          <w:rFonts w:eastAsiaTheme="minorEastAsia" w:cstheme="minorHAnsi"/>
          <w:lang w:val="en-GB"/>
        </w:rPr>
        <w:t>s</w:t>
      </w:r>
      <w:r w:rsidRPr="00091E6B">
        <w:rPr>
          <w:rFonts w:eastAsiaTheme="minorEastAsia" w:cstheme="minorHAnsi"/>
          <w:lang w:val="en-GB"/>
        </w:rPr>
        <w:t xml:space="preserve"> of organis</w:t>
      </w:r>
      <w:r w:rsidR="007768F3" w:rsidRPr="00091E6B">
        <w:rPr>
          <w:rFonts w:eastAsiaTheme="minorEastAsia" w:cstheme="minorHAnsi"/>
          <w:lang w:val="en-GB"/>
        </w:rPr>
        <w:t>ms</w:t>
      </w:r>
      <w:r w:rsidR="008C2256" w:rsidRPr="00091E6B">
        <w:rPr>
          <w:rFonts w:eastAsiaTheme="minorEastAsia" w:cstheme="minorHAnsi"/>
          <w:lang w:val="en-GB"/>
        </w:rPr>
        <w:t xml:space="preserve"> </w:t>
      </w:r>
      <w:r w:rsidR="00DB0FC1"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sidRPr="00091E6B">
        <w:rPr>
          <w:rFonts w:eastAsiaTheme="minorEastAsia" w:cstheme="minorHAnsi"/>
        </w:rPr>
        <w:fldChar w:fldCharType="separate"/>
      </w:r>
      <w:r w:rsidR="0044238B" w:rsidRPr="00091E6B">
        <w:rPr>
          <w:lang w:val="en-GB"/>
        </w:rPr>
        <w:t xml:space="preserve">(Daufresne </w:t>
      </w:r>
      <w:r w:rsidR="0044238B" w:rsidRPr="00091E6B">
        <w:rPr>
          <w:i/>
          <w:iCs/>
          <w:lang w:val="en-GB"/>
        </w:rPr>
        <w:t>et al.</w:t>
      </w:r>
      <w:r w:rsidR="0044238B" w:rsidRPr="00091E6B">
        <w:rPr>
          <w:lang w:val="en-GB"/>
        </w:rPr>
        <w:t xml:space="preserve"> 2009; Gardner </w:t>
      </w:r>
      <w:r w:rsidR="0044238B" w:rsidRPr="00091E6B">
        <w:rPr>
          <w:i/>
          <w:iCs/>
          <w:lang w:val="en-GB"/>
        </w:rPr>
        <w:t>et al.</w:t>
      </w:r>
      <w:r w:rsidR="0044238B" w:rsidRPr="00091E6B">
        <w:rPr>
          <w:lang w:val="en-GB"/>
        </w:rPr>
        <w:t xml:space="preserve"> 2011)</w:t>
      </w:r>
      <w:r w:rsidR="00DB0FC1" w:rsidRPr="00091E6B">
        <w:rPr>
          <w:rFonts w:eastAsiaTheme="minorEastAsia" w:cstheme="minorHAnsi"/>
        </w:rPr>
        <w:fldChar w:fldCharType="end"/>
      </w:r>
      <w:r w:rsidR="007768F3" w:rsidRPr="00091E6B">
        <w:rPr>
          <w:rFonts w:eastAsiaTheme="minorEastAsia" w:cstheme="minorHAnsi"/>
          <w:lang w:val="en-GB"/>
        </w:rPr>
        <w:t xml:space="preserve">. </w:t>
      </w:r>
      <w:r w:rsidR="00C75FDF" w:rsidRPr="00091E6B">
        <w:rPr>
          <w:rFonts w:eastAsiaTheme="minorEastAsia" w:cstheme="minorHAnsi"/>
          <w:lang w:val="en-GB"/>
        </w:rPr>
        <w:t xml:space="preserve">The temperature size-rule </w:t>
      </w:r>
      <w:r w:rsidR="00754DEF" w:rsidRPr="00091E6B">
        <w:rPr>
          <w:rFonts w:eastAsiaTheme="minorEastAsia" w:cstheme="minorHAnsi"/>
          <w:lang w:val="en-GB"/>
        </w:rPr>
        <w:t>predicts</w:t>
      </w:r>
      <w:r w:rsidR="00C75FDF" w:rsidRPr="00091E6B">
        <w:rPr>
          <w:rFonts w:eastAsiaTheme="minorEastAsia" w:cstheme="minorHAnsi"/>
          <w:lang w:val="en-GB"/>
        </w:rPr>
        <w:t xml:space="preserve"> that warmer rearing temperatures </w:t>
      </w:r>
      <w:r w:rsidR="00A53A1E" w:rsidRPr="00091E6B">
        <w:rPr>
          <w:rFonts w:eastAsiaTheme="minorEastAsia" w:cstheme="minorHAnsi"/>
          <w:lang w:val="en-GB"/>
        </w:rPr>
        <w:t xml:space="preserve">lead to faster developmental times (and </w:t>
      </w:r>
      <w:r w:rsidR="00BB539B" w:rsidRPr="00091E6B">
        <w:rPr>
          <w:rFonts w:eastAsiaTheme="minorEastAsia" w:cstheme="minorHAnsi"/>
          <w:lang w:val="en-GB"/>
        </w:rPr>
        <w:t xml:space="preserve">larger initial </w:t>
      </w:r>
      <w:r w:rsidR="00A53A1E" w:rsidRPr="00091E6B">
        <w:rPr>
          <w:rFonts w:eastAsiaTheme="minorEastAsia" w:cstheme="minorHAnsi"/>
          <w:lang w:val="en-GB"/>
        </w:rPr>
        <w:t>size-at-age or size-at-life-stage), but smaller</w:t>
      </w:r>
      <w:r w:rsidR="00C5761B" w:rsidRPr="00091E6B">
        <w:rPr>
          <w:rFonts w:eastAsiaTheme="minorEastAsia" w:cstheme="minorHAnsi"/>
          <w:lang w:val="en-GB"/>
        </w:rPr>
        <w:t xml:space="preserve"> adult body sizes</w:t>
      </w:r>
      <w:r w:rsidR="00583C48" w:rsidRPr="00091E6B">
        <w:rPr>
          <w:rFonts w:eastAsiaTheme="minorEastAsia" w:cstheme="minorHAnsi"/>
          <w:lang w:val="en-GB"/>
        </w:rPr>
        <w:t xml:space="preserve"> </w:t>
      </w:r>
      <w:r w:rsidR="00583C48"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091E6B">
        <w:rPr>
          <w:rFonts w:eastAsiaTheme="minorEastAsia" w:cstheme="minorHAnsi"/>
        </w:rPr>
        <w:fldChar w:fldCharType="separate"/>
      </w:r>
      <w:r w:rsidR="00FF40B9" w:rsidRPr="00091E6B">
        <w:rPr>
          <w:lang w:val="en-GB"/>
        </w:rPr>
        <w:t>(Atkinson 1994; Ohlberger 2013)</w:t>
      </w:r>
      <w:r w:rsidR="00583C48" w:rsidRPr="00091E6B">
        <w:rPr>
          <w:rFonts w:eastAsiaTheme="minorEastAsia" w:cstheme="minorHAnsi"/>
        </w:rPr>
        <w:fldChar w:fldCharType="end"/>
      </w:r>
      <w:r w:rsidR="00C5761B" w:rsidRPr="00091E6B">
        <w:rPr>
          <w:rFonts w:eastAsiaTheme="minorEastAsia" w:cstheme="minorHAnsi"/>
          <w:lang w:val="en-GB"/>
        </w:rPr>
        <w:t>.</w:t>
      </w:r>
      <w:r w:rsidR="00583C48" w:rsidRPr="00091E6B">
        <w:rPr>
          <w:rFonts w:eastAsiaTheme="minorEastAsia" w:cstheme="minorHAnsi"/>
          <w:lang w:val="en-GB"/>
        </w:rPr>
        <w:t xml:space="preserve"> This relationship is found in</w:t>
      </w:r>
      <w:r w:rsidR="00A53A1E" w:rsidRPr="00091E6B">
        <w:rPr>
          <w:rFonts w:eastAsiaTheme="minorEastAsia" w:cstheme="minorHAnsi"/>
          <w:lang w:val="en-GB"/>
        </w:rPr>
        <w:t xml:space="preserve"> </w:t>
      </w:r>
      <w:r w:rsidR="00871409" w:rsidRPr="00091E6B">
        <w:rPr>
          <w:rFonts w:eastAsiaTheme="minorEastAsia" w:cstheme="minorHAnsi"/>
          <w:lang w:val="en-GB"/>
        </w:rPr>
        <w:t>numerous experimental studies</w:t>
      </w:r>
      <w:r w:rsidR="00F30EB6" w:rsidRPr="00091E6B">
        <w:rPr>
          <w:rFonts w:eastAsiaTheme="minorEastAsia" w:cstheme="minorHAnsi"/>
          <w:lang w:val="en-GB"/>
        </w:rPr>
        <w:t xml:space="preserve"> </w:t>
      </w:r>
      <w:r w:rsidR="00F30EB6"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091E6B">
        <w:rPr>
          <w:rFonts w:eastAsiaTheme="minorEastAsia" w:cstheme="minorHAnsi"/>
        </w:rPr>
        <w:fldChar w:fldCharType="separate"/>
      </w:r>
      <w:r w:rsidR="00E10450" w:rsidRPr="00091E6B">
        <w:rPr>
          <w:lang w:val="en-GB"/>
        </w:rPr>
        <w:t>(Atkinson 1994)</w:t>
      </w:r>
      <w:r w:rsidR="00F30EB6" w:rsidRPr="00091E6B">
        <w:rPr>
          <w:rFonts w:eastAsiaTheme="minorEastAsia" w:cstheme="minorHAnsi"/>
        </w:rPr>
        <w:fldChar w:fldCharType="end"/>
      </w:r>
      <w:r w:rsidR="00871409" w:rsidRPr="00091E6B">
        <w:rPr>
          <w:rFonts w:eastAsiaTheme="minorEastAsia" w:cstheme="minorHAnsi"/>
          <w:lang w:val="en-GB"/>
        </w:rPr>
        <w:t>,</w:t>
      </w:r>
      <w:r w:rsidR="00F30EB6" w:rsidRPr="00091E6B">
        <w:rPr>
          <w:rFonts w:eastAsiaTheme="minorEastAsia" w:cstheme="minorHAnsi"/>
          <w:lang w:val="en-GB"/>
        </w:rPr>
        <w:t xml:space="preserve"> as well as latitudinal gradient studies</w:t>
      </w:r>
      <w:r w:rsidR="006646C6" w:rsidRPr="00091E6B">
        <w:rPr>
          <w:rFonts w:eastAsiaTheme="minorEastAsia" w:cstheme="minorHAnsi"/>
          <w:lang w:val="en-GB"/>
        </w:rPr>
        <w:t xml:space="preserve"> </w:t>
      </w:r>
      <w:r w:rsidR="0009026F" w:rsidRPr="00091E6B">
        <w:rPr>
          <w:rFonts w:eastAsiaTheme="minorEastAsia" w:cstheme="minorHAnsi"/>
          <w:lang w:val="en-GB"/>
        </w:rPr>
        <w:t xml:space="preserve">of insects </w:t>
      </w:r>
      <w:r w:rsidR="0009026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091E6B">
        <w:rPr>
          <w:rFonts w:eastAsiaTheme="minorEastAsia" w:cstheme="minorHAnsi"/>
        </w:rPr>
        <w:fldChar w:fldCharType="separate"/>
      </w:r>
      <w:r w:rsidR="0044238B" w:rsidRPr="00091E6B">
        <w:rPr>
          <w:lang w:val="en-GB"/>
        </w:rPr>
        <w:t xml:space="preserve">(Horne </w:t>
      </w:r>
      <w:r w:rsidR="0044238B" w:rsidRPr="00091E6B">
        <w:rPr>
          <w:i/>
          <w:iCs/>
          <w:lang w:val="en-GB"/>
        </w:rPr>
        <w:t>et al.</w:t>
      </w:r>
      <w:r w:rsidR="0044238B" w:rsidRPr="00091E6B">
        <w:rPr>
          <w:lang w:val="en-GB"/>
        </w:rPr>
        <w:t xml:space="preserve"> 2015)</w:t>
      </w:r>
      <w:r w:rsidR="0009026F" w:rsidRPr="00091E6B">
        <w:rPr>
          <w:rFonts w:eastAsiaTheme="minorEastAsia" w:cstheme="minorHAnsi"/>
        </w:rPr>
        <w:fldChar w:fldCharType="end"/>
      </w:r>
      <w:r w:rsidR="00EE03B0" w:rsidRPr="00091E6B">
        <w:rPr>
          <w:rFonts w:eastAsiaTheme="minorEastAsia" w:cstheme="minorHAnsi"/>
          <w:lang w:val="en-GB"/>
        </w:rPr>
        <w:t>,</w:t>
      </w:r>
      <w:r w:rsidR="005C4AB1" w:rsidRPr="00091E6B">
        <w:rPr>
          <w:rFonts w:eastAsiaTheme="minorEastAsia" w:cstheme="minorHAnsi"/>
          <w:lang w:val="en-GB"/>
        </w:rPr>
        <w:t xml:space="preserve"> and is stronger in aquatic than terrestrial environments</w:t>
      </w:r>
      <w:r w:rsidR="00BC70AD" w:rsidRPr="00091E6B">
        <w:rPr>
          <w:rFonts w:eastAsiaTheme="minorEastAsia" w:cstheme="minorHAnsi"/>
          <w:lang w:val="en-GB"/>
        </w:rPr>
        <w:t xml:space="preserve"> </w:t>
      </w:r>
      <w:r w:rsidR="00BC70AD"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sidRPr="00091E6B">
        <w:rPr>
          <w:rFonts w:ascii="Cambria Math" w:eastAsiaTheme="minorEastAsia" w:hAnsi="Cambria Math" w:cs="Cambria Math"/>
          <w:lang w:val="en-GB"/>
        </w:rPr>
        <w:instrText>∼</w:instrText>
      </w:r>
      <w:r w:rsidR="00422B99" w:rsidRPr="00091E6B">
        <w:rPr>
          <w:rFonts w:eastAsiaTheme="minorEastAsia" w:cstheme="minorHAnsi"/>
          <w:lang w:val="en-GB"/>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sidRPr="00091E6B">
        <w:rPr>
          <w:rFonts w:eastAsiaTheme="minorEastAsia" w:cstheme="minorHAnsi"/>
        </w:rPr>
        <w:fldChar w:fldCharType="separate"/>
      </w:r>
      <w:r w:rsidR="00E10450" w:rsidRPr="00091E6B">
        <w:rPr>
          <w:lang w:val="en-GB"/>
        </w:rPr>
        <w:t xml:space="preserve">(Forster </w:t>
      </w:r>
      <w:r w:rsidR="00E10450" w:rsidRPr="00091E6B">
        <w:rPr>
          <w:i/>
          <w:iCs/>
          <w:lang w:val="en-GB"/>
        </w:rPr>
        <w:t>et al.</w:t>
      </w:r>
      <w:r w:rsidR="00E10450" w:rsidRPr="00091E6B">
        <w:rPr>
          <w:lang w:val="en-GB"/>
        </w:rPr>
        <w:t xml:space="preserve"> 2012; Horne </w:t>
      </w:r>
      <w:r w:rsidR="00E10450" w:rsidRPr="00091E6B">
        <w:rPr>
          <w:i/>
          <w:iCs/>
          <w:lang w:val="en-GB"/>
        </w:rPr>
        <w:t>et al.</w:t>
      </w:r>
      <w:r w:rsidR="00E10450" w:rsidRPr="00091E6B">
        <w:rPr>
          <w:lang w:val="en-GB"/>
        </w:rPr>
        <w:t xml:space="preserve"> 2015)</w:t>
      </w:r>
      <w:r w:rsidR="00BC70AD" w:rsidRPr="00091E6B">
        <w:rPr>
          <w:rFonts w:eastAsiaTheme="minorEastAsia" w:cstheme="minorHAnsi"/>
        </w:rPr>
        <w:fldChar w:fldCharType="end"/>
      </w:r>
      <w:r w:rsidR="00130B48" w:rsidRPr="00091E6B">
        <w:rPr>
          <w:rFonts w:eastAsiaTheme="minorEastAsia" w:cstheme="minorHAnsi"/>
          <w:lang w:val="en-GB"/>
        </w:rPr>
        <w:t>.</w:t>
      </w:r>
      <w:r w:rsidR="007A54D2" w:rsidRPr="00091E6B">
        <w:rPr>
          <w:rFonts w:eastAsiaTheme="minorEastAsia" w:cstheme="minorHAnsi"/>
          <w:lang w:val="en-GB"/>
        </w:rPr>
        <w:t xml:space="preserve"> </w:t>
      </w:r>
      <w:r w:rsidR="00963445" w:rsidRPr="00091E6B">
        <w:rPr>
          <w:rFonts w:eastAsiaTheme="minorEastAsia" w:cstheme="minorHAnsi"/>
          <w:lang w:val="en-GB"/>
        </w:rPr>
        <w:t>In fishes, r</w:t>
      </w:r>
      <w:r w:rsidR="00E413D0" w:rsidRPr="00091E6B">
        <w:rPr>
          <w:rFonts w:eastAsiaTheme="minorEastAsia" w:cstheme="minorHAnsi"/>
          <w:lang w:val="en-GB"/>
        </w:rPr>
        <w:t xml:space="preserve">econstructed </w:t>
      </w:r>
      <w:r w:rsidR="008739D3" w:rsidRPr="00091E6B">
        <w:rPr>
          <w:rFonts w:eastAsiaTheme="minorEastAsia" w:cstheme="minorHAnsi"/>
          <w:lang w:val="en-GB"/>
        </w:rPr>
        <w:t xml:space="preserve">individual </w:t>
      </w:r>
      <w:r w:rsidR="007A54D2" w:rsidRPr="00091E6B">
        <w:rPr>
          <w:rFonts w:eastAsiaTheme="minorEastAsia" w:cstheme="minorHAnsi"/>
          <w:lang w:val="en-GB"/>
        </w:rPr>
        <w:t xml:space="preserve">growth histories </w:t>
      </w:r>
      <w:r w:rsidR="00245899" w:rsidRPr="00091E6B">
        <w:rPr>
          <w:rFonts w:eastAsiaTheme="minorEastAsia" w:cstheme="minorHAnsi"/>
          <w:lang w:val="en-GB"/>
        </w:rPr>
        <w:t xml:space="preserve">often </w:t>
      </w:r>
      <w:r w:rsidR="00963445" w:rsidRPr="00091E6B">
        <w:rPr>
          <w:rFonts w:eastAsiaTheme="minorEastAsia" w:cstheme="minorHAnsi"/>
          <w:lang w:val="en-GB"/>
        </w:rPr>
        <w:t xml:space="preserve">reveal </w:t>
      </w:r>
      <w:r w:rsidR="00245899" w:rsidRPr="00091E6B">
        <w:rPr>
          <w:rFonts w:eastAsiaTheme="minorEastAsia" w:cstheme="minorHAnsi"/>
          <w:lang w:val="en-GB"/>
        </w:rPr>
        <w:t xml:space="preserve">positive correlations </w:t>
      </w:r>
      <w:r w:rsidR="00E30F2A" w:rsidRPr="00091E6B">
        <w:rPr>
          <w:rFonts w:eastAsiaTheme="minorEastAsia" w:cstheme="minorHAnsi"/>
          <w:lang w:val="en-GB"/>
        </w:rPr>
        <w:t xml:space="preserve">between growth rates and </w:t>
      </w:r>
      <w:r w:rsidR="006D4B57" w:rsidRPr="00091E6B">
        <w:rPr>
          <w:rFonts w:eastAsiaTheme="minorEastAsia" w:cstheme="minorHAnsi"/>
          <w:lang w:val="en-GB"/>
        </w:rPr>
        <w:t>temperature</w:t>
      </w:r>
      <w:r w:rsidR="00BD5F2A" w:rsidRPr="00091E6B">
        <w:rPr>
          <w:rFonts w:eastAsiaTheme="minorEastAsia" w:cstheme="minorHAnsi"/>
          <w:lang w:val="en-GB"/>
        </w:rPr>
        <w:t xml:space="preserve"> in natural systems</w:t>
      </w:r>
      <w:ins w:id="69" w:author="Max Lindmark" w:date="2020-07-27T12:40:00Z">
        <w:r w:rsidR="0024387A" w:rsidRPr="00091E6B">
          <w:rPr>
            <w:rFonts w:eastAsiaTheme="minorEastAsia" w:cstheme="minorHAnsi"/>
            <w:lang w:val="en-US"/>
          </w:rPr>
          <w:t>, in particular in young fish</w:t>
        </w:r>
      </w:ins>
      <w:r w:rsidR="006D4B57" w:rsidRPr="00091E6B">
        <w:rPr>
          <w:rFonts w:eastAsiaTheme="minorEastAsia" w:cstheme="minorHAnsi"/>
          <w:lang w:val="en-GB"/>
        </w:rPr>
        <w:t xml:space="preserve"> </w:t>
      </w:r>
      <w:r w:rsidR="00F14FCD" w:rsidRPr="00091E6B">
        <w:rPr>
          <w:rFonts w:eastAsiaTheme="minorEastAsia" w:cstheme="minorHAnsi"/>
        </w:rPr>
        <w:fldChar w:fldCharType="begin"/>
      </w:r>
      <w:r w:rsidR="002E281F">
        <w:rPr>
          <w:rFonts w:eastAsiaTheme="minorEastAsia" w:cstheme="minorHAnsi"/>
          <w:lang w:val="en-GB"/>
        </w:rPr>
        <w:instrText xml:space="preserve"> ADDIN ZOTERO_ITEM CSL_CITATION {"citationID":"a117mojthkl","properties":{"formattedCitation":"(Thresher {\\i{}et al.} 2007; Neuheimer {\\i{}et al.} 2011; Baudron {\\i{}et al.} 2014; Huss {\\i{}et al.} 2019; Wang {\\i{}et al.} 2020)","plainCitation":"(Thresher et al. 2007; Neuheimer et al. 2011; Baudron et al. 2014; Huss et al. 2019; Wang et al. 2020)","noteIndex":0},"citationItems":[{"id":136,"uris":["http://zotero.org/users/6116610/items/D49QBQJU"],"uri":["http://zotero.org/users/6116610/items/D49QBQJU"],"itemData":{"id":136,"type":"article-journal","container-title":"Proceedings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T"}],"issued":{"date-parts":[["2014"]]}}},{"id":"kre1J3Go/P0RXTwSo","uris":["http://zotero.org/users/6116610/items/3XTZM82V"],"uri":["http://zotero.org/users/6116610/items/3XTZM82V"],"itemData":{"id":607,"type":"article-journal","abstract":"A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F14FCD" w:rsidRPr="00091E6B">
        <w:rPr>
          <w:rFonts w:eastAsiaTheme="minorEastAsia" w:cstheme="minorHAnsi"/>
        </w:rPr>
        <w:fldChar w:fldCharType="separate"/>
      </w:r>
      <w:r w:rsidR="00BE32DF" w:rsidRPr="00BE32DF">
        <w:rPr>
          <w:rFonts w:ascii="Times New Roman" w:cs="Times New Roman"/>
          <w:lang w:val="sv-SE"/>
        </w:rPr>
        <w:t xml:space="preserve">(Thresher </w:t>
      </w:r>
      <w:r w:rsidR="00BE32DF" w:rsidRPr="00BE32DF">
        <w:rPr>
          <w:rFonts w:ascii="Times New Roman" w:cs="Times New Roman"/>
          <w:i/>
          <w:iCs/>
          <w:lang w:val="sv-SE"/>
        </w:rPr>
        <w:t>et al.</w:t>
      </w:r>
      <w:r w:rsidR="00BE32DF" w:rsidRPr="00BE32DF">
        <w:rPr>
          <w:rFonts w:ascii="Times New Roman" w:cs="Times New Roman"/>
          <w:lang w:val="sv-SE"/>
        </w:rPr>
        <w:t xml:space="preserve"> 2007; Neuheimer </w:t>
      </w:r>
      <w:r w:rsidR="00BE32DF" w:rsidRPr="00BE32DF">
        <w:rPr>
          <w:rFonts w:ascii="Times New Roman" w:cs="Times New Roman"/>
          <w:i/>
          <w:iCs/>
          <w:lang w:val="sv-SE"/>
        </w:rPr>
        <w:t>et al.</w:t>
      </w:r>
      <w:r w:rsidR="00BE32DF" w:rsidRPr="00BE32DF">
        <w:rPr>
          <w:rFonts w:ascii="Times New Roman" w:cs="Times New Roman"/>
          <w:lang w:val="sv-SE"/>
        </w:rPr>
        <w:t xml:space="preserve"> 2011; Baudron </w:t>
      </w:r>
      <w:r w:rsidR="00BE32DF" w:rsidRPr="00BE32DF">
        <w:rPr>
          <w:rFonts w:ascii="Times New Roman" w:cs="Times New Roman"/>
          <w:i/>
          <w:iCs/>
          <w:lang w:val="sv-SE"/>
        </w:rPr>
        <w:t>et al.</w:t>
      </w:r>
      <w:r w:rsidR="00BE32DF" w:rsidRPr="00BE32DF">
        <w:rPr>
          <w:rFonts w:ascii="Times New Roman" w:cs="Times New Roman"/>
          <w:lang w:val="sv-SE"/>
        </w:rPr>
        <w:t xml:space="preserve"> 2014; Huss </w:t>
      </w:r>
      <w:r w:rsidR="00BE32DF" w:rsidRPr="00BE32DF">
        <w:rPr>
          <w:rFonts w:ascii="Times New Roman" w:cs="Times New Roman"/>
          <w:i/>
          <w:iCs/>
          <w:lang w:val="sv-SE"/>
        </w:rPr>
        <w:t>et al.</w:t>
      </w:r>
      <w:r w:rsidR="00BE32DF" w:rsidRPr="00BE32DF">
        <w:rPr>
          <w:rFonts w:ascii="Times New Roman" w:cs="Times New Roman"/>
          <w:lang w:val="sv-SE"/>
        </w:rPr>
        <w:t xml:space="preserve"> 2019; Wang </w:t>
      </w:r>
      <w:r w:rsidR="00BE32DF" w:rsidRPr="00BE32DF">
        <w:rPr>
          <w:rFonts w:ascii="Times New Roman" w:cs="Times New Roman"/>
          <w:i/>
          <w:iCs/>
          <w:lang w:val="sv-SE"/>
        </w:rPr>
        <w:t>et al.</w:t>
      </w:r>
      <w:r w:rsidR="00BE32DF" w:rsidRPr="00BE32DF">
        <w:rPr>
          <w:rFonts w:ascii="Times New Roman" w:cs="Times New Roman"/>
          <w:lang w:val="sv-SE"/>
        </w:rPr>
        <w:t xml:space="preserve"> 2020)</w:t>
      </w:r>
      <w:r w:rsidR="00F14FCD" w:rsidRPr="00091E6B">
        <w:rPr>
          <w:rFonts w:eastAsiaTheme="minorEastAsia" w:cstheme="minorHAnsi"/>
        </w:rPr>
        <w:fldChar w:fldCharType="end"/>
      </w:r>
      <w:r w:rsidR="007140E0" w:rsidRPr="00091E6B">
        <w:rPr>
          <w:rFonts w:eastAsiaTheme="minorEastAsia" w:cstheme="minorHAnsi"/>
        </w:rPr>
        <w:t>.</w:t>
      </w:r>
      <w:del w:id="70" w:author="Max Lindmark" w:date="2020-07-27T12:40:00Z">
        <w:r w:rsidR="009B545F" w:rsidRPr="00091E6B" w:rsidDel="00637130">
          <w:rPr>
            <w:rFonts w:eastAsiaTheme="minorEastAsia" w:cstheme="minorHAnsi"/>
          </w:rPr>
          <w:delText xml:space="preserve"> </w:delText>
        </w:r>
        <w:r w:rsidR="004A2364" w:rsidRPr="00091E6B" w:rsidDel="00637130">
          <w:rPr>
            <w:rFonts w:eastAsiaTheme="minorEastAsia" w:cstheme="minorHAnsi"/>
          </w:rPr>
          <w:delText xml:space="preserve">This is in line with predictions, </w:delText>
        </w:r>
        <w:r w:rsidR="007D3A89" w:rsidRPr="00091E6B" w:rsidDel="00637130">
          <w:rPr>
            <w:rFonts w:eastAsiaTheme="minorEastAsia" w:cstheme="minorHAnsi"/>
            <w:lang w:val="sv-SE"/>
            <w:rPrChange w:id="71" w:author="Max Lindmark" w:date="2020-07-27T12:40:00Z">
              <w:rPr>
                <w:rFonts w:eastAsiaTheme="minorEastAsia" w:cstheme="minorHAnsi"/>
                <w:lang w:val="en-GB"/>
              </w:rPr>
            </w:rPrChange>
          </w:rPr>
          <w:delText xml:space="preserve">as growth rates </w:delText>
        </w:r>
        <w:r w:rsidR="00723111" w:rsidRPr="00091E6B" w:rsidDel="00637130">
          <w:rPr>
            <w:rFonts w:eastAsiaTheme="minorEastAsia" w:cstheme="minorHAnsi"/>
            <w:lang w:val="sv-SE"/>
            <w:rPrChange w:id="72" w:author="Max Lindmark" w:date="2020-07-27T12:40:00Z">
              <w:rPr>
                <w:rFonts w:eastAsiaTheme="minorEastAsia" w:cstheme="minorHAnsi"/>
                <w:lang w:val="en-GB"/>
              </w:rPr>
            </w:rPrChange>
          </w:rPr>
          <w:delText>increase with temperature until a peak is reached</w:delText>
        </w:r>
        <w:r w:rsidR="007D3A89" w:rsidRPr="00091E6B" w:rsidDel="00637130">
          <w:rPr>
            <w:rFonts w:eastAsiaTheme="minorEastAsia" w:cstheme="minorHAnsi"/>
            <w:lang w:val="sv-SE"/>
            <w:rPrChange w:id="73" w:author="Max Lindmark" w:date="2020-07-27T12:40:00Z">
              <w:rPr>
                <w:rFonts w:eastAsiaTheme="minorEastAsia" w:cstheme="minorHAnsi"/>
                <w:lang w:val="en-GB"/>
              </w:rPr>
            </w:rPrChange>
          </w:rPr>
          <w:delText xml:space="preserve">, and species </w:delText>
        </w:r>
        <w:r w:rsidR="00A26F06" w:rsidRPr="00091E6B" w:rsidDel="00637130">
          <w:rPr>
            <w:rFonts w:eastAsiaTheme="minorEastAsia" w:cstheme="minorHAnsi"/>
            <w:lang w:val="sv-SE"/>
            <w:rPrChange w:id="74" w:author="Max Lindmark" w:date="2020-07-27T12:40:00Z">
              <w:rPr>
                <w:rFonts w:eastAsiaTheme="minorEastAsia" w:cstheme="minorHAnsi"/>
                <w:lang w:val="en-GB"/>
              </w:rPr>
            </w:rPrChange>
          </w:rPr>
          <w:delText xml:space="preserve">in general </w:delText>
        </w:r>
        <w:r w:rsidR="007D3A89" w:rsidRPr="00091E6B" w:rsidDel="00637130">
          <w:rPr>
            <w:rFonts w:eastAsiaTheme="minorEastAsia" w:cstheme="minorHAnsi"/>
            <w:lang w:val="sv-SE"/>
            <w:rPrChange w:id="75" w:author="Max Lindmark" w:date="2020-07-27T12:40:00Z">
              <w:rPr>
                <w:rFonts w:eastAsiaTheme="minorEastAsia" w:cstheme="minorHAnsi"/>
                <w:lang w:val="en-GB"/>
              </w:rPr>
            </w:rPrChange>
          </w:rPr>
          <w:delText xml:space="preserve">occupy habitats </w:delText>
        </w:r>
        <w:r w:rsidR="00B223E5" w:rsidRPr="00091E6B" w:rsidDel="00637130">
          <w:rPr>
            <w:rFonts w:eastAsiaTheme="minorEastAsia" w:cstheme="minorHAnsi"/>
            <w:lang w:val="sv-SE"/>
            <w:rPrChange w:id="76" w:author="Max Lindmark" w:date="2020-07-27T12:40:00Z">
              <w:rPr>
                <w:rFonts w:eastAsiaTheme="minorEastAsia" w:cstheme="minorHAnsi"/>
                <w:lang w:val="en-GB"/>
              </w:rPr>
            </w:rPrChange>
          </w:rPr>
          <w:delText xml:space="preserve">with average temperatures </w:delText>
        </w:r>
        <w:r w:rsidR="007D3A89" w:rsidRPr="00091E6B" w:rsidDel="00637130">
          <w:rPr>
            <w:rFonts w:eastAsiaTheme="minorEastAsia" w:cstheme="minorHAnsi"/>
            <w:lang w:val="sv-SE"/>
            <w:rPrChange w:id="77" w:author="Max Lindmark" w:date="2020-07-27T12:40:00Z">
              <w:rPr>
                <w:rFonts w:eastAsiaTheme="minorEastAsia" w:cstheme="minorHAnsi"/>
                <w:lang w:val="en-GB"/>
              </w:rPr>
            </w:rPrChange>
          </w:rPr>
          <w:delText xml:space="preserve">below their peak growth temperature </w:delText>
        </w:r>
        <w:r w:rsidR="00723111" w:rsidRPr="00091E6B" w:rsidDel="00637130">
          <w:rPr>
            <w:rFonts w:eastAsiaTheme="minorEastAsia" w:cstheme="minorHAnsi"/>
          </w:rPr>
          <w:fldChar w:fldCharType="begin"/>
        </w:r>
        <w:r w:rsidR="00FF40B9" w:rsidRPr="00091E6B" w:rsidDel="00637130">
          <w:rPr>
            <w:rFonts w:eastAsiaTheme="minorEastAsia" w:cstheme="minorHAnsi"/>
            <w:lang w:val="sv-SE"/>
            <w:rPrChange w:id="78" w:author="Max Lindmark" w:date="2020-07-27T12:40:00Z">
              <w:rPr>
                <w:rFonts w:eastAsiaTheme="minorEastAsia" w:cstheme="minorHAnsi"/>
                <w:lang w:val="en-GB"/>
              </w:rPr>
            </w:rPrChange>
          </w:rPr>
          <w:del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w:delInstrText>
        </w:r>
        <w:r w:rsidR="00FF40B9" w:rsidRPr="00091E6B" w:rsidDel="00637130">
          <w:rPr>
            <w:rFonts w:eastAsiaTheme="minorEastAsia" w:cstheme="minorHAnsi"/>
            <w:lang w:val="sv-SE"/>
            <w:rPrChange w:id="79" w:author="Max Lindmark" w:date="2020-07-29T07:48:00Z">
              <w:rPr>
                <w:rFonts w:eastAsiaTheme="minorEastAsia" w:cstheme="minorHAnsi"/>
                <w:lang w:val="en-GB"/>
              </w:rPr>
            </w:rPrChange>
          </w:rPr>
          <w:delInstrText>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w:delInstrText>
        </w:r>
        <w:r w:rsidR="00FF40B9" w:rsidRPr="00283CDF" w:rsidDel="00637130">
          <w:rPr>
            <w:rFonts w:eastAsiaTheme="minorEastAsia" w:cstheme="minorHAnsi"/>
            <w:lang w:val="sv-SE"/>
            <w:rPrChange w:id="80" w:author="Max Lindmark" w:date="2020-09-12T18:37:00Z">
              <w:rPr>
                <w:rFonts w:eastAsiaTheme="minorEastAsia" w:cstheme="minorHAnsi"/>
                <w:lang w:val="en-GB"/>
              </w:rPr>
            </w:rPrChange>
          </w:rPr>
          <w:delInstrText>{</w:delInstrText>
        </w:r>
        <w:r w:rsidR="00FF40B9" w:rsidRPr="005D41EF" w:rsidDel="00637130">
          <w:rPr>
            <w:rFonts w:eastAsiaTheme="minorEastAsia" w:cstheme="minorHAnsi"/>
            <w:lang w:val="en-US"/>
            <w:rPrChange w:id="81" w:author="Max Lindmark" w:date="2020-09-12T18:37:00Z">
              <w:rPr>
                <w:rFonts w:eastAsiaTheme="minorEastAsia" w:cstheme="minorHAnsi"/>
                <w:lang w:val="en-GB"/>
              </w:rPr>
            </w:rPrChange>
          </w:rPr>
          <w:delInstrText xml:space="preserve">"family":"Hurley","given":"M.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723111" w:rsidRPr="00091E6B" w:rsidDel="00637130">
          <w:rPr>
            <w:rFonts w:eastAsiaTheme="minorEastAsia" w:cstheme="minorHAnsi"/>
          </w:rPr>
          <w:fldChar w:fldCharType="separate"/>
        </w:r>
        <w:r w:rsidR="00FF40B9" w:rsidRPr="005D41EF" w:rsidDel="00637130">
          <w:rPr>
            <w:lang w:val="en-US"/>
            <w:rPrChange w:id="82" w:author="Max Lindmark" w:date="2020-09-12T18:37:00Z">
              <w:rPr>
                <w:lang w:val="en-GB"/>
              </w:rPr>
            </w:rPrChange>
          </w:rPr>
          <w:delText xml:space="preserve">(Brett </w:delText>
        </w:r>
        <w:r w:rsidR="00FF40B9" w:rsidRPr="005D41EF" w:rsidDel="00637130">
          <w:rPr>
            <w:i/>
            <w:iCs/>
            <w:lang w:val="en-US"/>
            <w:rPrChange w:id="83" w:author="Max Lindmark" w:date="2020-09-12T18:37:00Z">
              <w:rPr>
                <w:i/>
                <w:iCs/>
                <w:lang w:val="en-GB"/>
              </w:rPr>
            </w:rPrChange>
          </w:rPr>
          <w:delText>et al.</w:delText>
        </w:r>
        <w:r w:rsidR="00FF40B9" w:rsidRPr="005D41EF" w:rsidDel="00637130">
          <w:rPr>
            <w:lang w:val="en-US"/>
            <w:rPrChange w:id="84" w:author="Max Lindmark" w:date="2020-09-12T18:37:00Z">
              <w:rPr>
                <w:lang w:val="en-GB"/>
              </w:rPr>
            </w:rPrChange>
          </w:rPr>
          <w:delText xml:space="preserve"> 1969; Elliott &amp; Hurley 1995; Jobling 1997; Neuheimer </w:delText>
        </w:r>
        <w:r w:rsidR="00FF40B9" w:rsidRPr="005D41EF" w:rsidDel="00637130">
          <w:rPr>
            <w:i/>
            <w:iCs/>
            <w:lang w:val="en-US"/>
            <w:rPrChange w:id="85" w:author="Max Lindmark" w:date="2020-09-12T18:37:00Z">
              <w:rPr>
                <w:i/>
                <w:iCs/>
                <w:lang w:val="en-GB"/>
              </w:rPr>
            </w:rPrChange>
          </w:rPr>
          <w:delText>et al.</w:delText>
        </w:r>
        <w:r w:rsidR="00FF40B9" w:rsidRPr="005D41EF" w:rsidDel="00637130">
          <w:rPr>
            <w:lang w:val="en-US"/>
            <w:rPrChange w:id="86" w:author="Max Lindmark" w:date="2020-09-12T18:37:00Z">
              <w:rPr>
                <w:lang w:val="en-GB"/>
              </w:rPr>
            </w:rPrChange>
          </w:rPr>
          <w:delText xml:space="preserve"> 2011)</w:delText>
        </w:r>
        <w:r w:rsidR="00723111" w:rsidRPr="00091E6B" w:rsidDel="00637130">
          <w:rPr>
            <w:rFonts w:eastAsiaTheme="minorEastAsia" w:cstheme="minorHAnsi"/>
          </w:rPr>
          <w:fldChar w:fldCharType="end"/>
        </w:r>
        <w:r w:rsidR="00723111" w:rsidRPr="00091E6B" w:rsidDel="00637130">
          <w:rPr>
            <w:rFonts w:eastAsiaTheme="minorEastAsia" w:cstheme="minorHAnsi"/>
          </w:rPr>
          <w:delText>.</w:delText>
        </w:r>
      </w:del>
      <w:r w:rsidR="00DD4FDE" w:rsidRPr="00091E6B">
        <w:rPr>
          <w:rFonts w:eastAsiaTheme="minorEastAsia" w:cstheme="minorHAnsi"/>
        </w:rPr>
        <w:t xml:space="preserve"> </w:t>
      </w:r>
      <w:commentRangeStart w:id="87"/>
      <w:commentRangeStart w:id="88"/>
      <w:r w:rsidR="00C15ECF" w:rsidRPr="00091E6B">
        <w:rPr>
          <w:rFonts w:eastAsiaTheme="minorEastAsia" w:cstheme="minorHAnsi"/>
        </w:rPr>
        <w:t xml:space="preserve">However, </w:t>
      </w:r>
      <w:ins w:id="89" w:author="Max Lindmark" w:date="2020-07-27T12:37:00Z">
        <w:r w:rsidR="00224021" w:rsidRPr="00091E6B">
          <w:rPr>
            <w:rFonts w:eastAsiaTheme="minorEastAsia" w:cstheme="minorHAnsi"/>
            <w:lang w:val="en-US"/>
          </w:rPr>
          <w:t xml:space="preserve">it is </w:t>
        </w:r>
      </w:ins>
      <w:r w:rsidR="00C15ECF" w:rsidRPr="00091E6B">
        <w:rPr>
          <w:rFonts w:eastAsiaTheme="minorEastAsia" w:cstheme="minorHAnsi"/>
        </w:rPr>
        <w:t>l</w:t>
      </w:r>
      <w:r w:rsidR="001E5CA8" w:rsidRPr="00091E6B">
        <w:rPr>
          <w:rFonts w:eastAsiaTheme="minorEastAsia" w:cstheme="minorHAnsi"/>
          <w:lang w:val="en-GB"/>
        </w:rPr>
        <w:t>ess clear</w:t>
      </w:r>
      <w:r w:rsidR="00DF15EB" w:rsidRPr="00091E6B">
        <w:rPr>
          <w:rFonts w:eastAsiaTheme="minorEastAsia" w:cstheme="minorHAnsi"/>
          <w:lang w:val="en-GB"/>
        </w:rPr>
        <w:t xml:space="preserve"> </w:t>
      </w:r>
      <w:ins w:id="90" w:author="Max Lindmark" w:date="2020-07-27T12:38:00Z">
        <w:r w:rsidR="00224021" w:rsidRPr="00091E6B">
          <w:rPr>
            <w:rFonts w:eastAsiaTheme="minorEastAsia" w:cstheme="minorHAnsi"/>
            <w:lang w:val="en-GB"/>
          </w:rPr>
          <w:t>if</w:t>
        </w:r>
      </w:ins>
      <w:ins w:id="91" w:author="Max Lindmark" w:date="2020-07-27T12:41:00Z">
        <w:r w:rsidR="003D2C3F" w:rsidRPr="00091E6B">
          <w:rPr>
            <w:rFonts w:eastAsiaTheme="minorEastAsia" w:cstheme="minorHAnsi"/>
            <w:lang w:val="en-GB"/>
          </w:rPr>
          <w:t xml:space="preserve"> the positive effect of warming on </w:t>
        </w:r>
      </w:ins>
      <w:ins w:id="92" w:author="Max Lindmark" w:date="2020-07-27T12:38:00Z">
        <w:r w:rsidR="00224021" w:rsidRPr="00091E6B">
          <w:rPr>
            <w:rFonts w:eastAsiaTheme="minorEastAsia" w:cstheme="minorHAnsi"/>
            <w:lang w:val="en-GB"/>
          </w:rPr>
          <w:t xml:space="preserve">growth </w:t>
        </w:r>
      </w:ins>
      <w:ins w:id="93" w:author="Max Lindmark" w:date="2020-07-27T12:41:00Z">
        <w:r w:rsidR="003D2C3F" w:rsidRPr="00091E6B">
          <w:rPr>
            <w:rFonts w:eastAsiaTheme="minorEastAsia" w:cstheme="minorHAnsi"/>
            <w:lang w:val="en-GB"/>
          </w:rPr>
          <w:t xml:space="preserve">is limited to small individuals </w:t>
        </w:r>
      </w:ins>
      <w:ins w:id="94" w:author="Max Lindmark" w:date="2020-07-27T12:38:00Z">
        <w:r w:rsidR="00224021" w:rsidRPr="00091E6B">
          <w:rPr>
            <w:rFonts w:eastAsiaTheme="minorEastAsia" w:cstheme="minorHAnsi"/>
            <w:lang w:val="en-GB"/>
          </w:rPr>
          <w:t>within a species</w:t>
        </w:r>
      </w:ins>
      <w:del w:id="95" w:author="Max Lindmark" w:date="2020-07-27T12:41:00Z">
        <w:r w:rsidR="001E5CA8" w:rsidRPr="00091E6B" w:rsidDel="00E16195">
          <w:rPr>
            <w:rFonts w:eastAsiaTheme="minorEastAsia" w:cstheme="minorHAnsi"/>
            <w:lang w:val="en-GB"/>
          </w:rPr>
          <w:delText xml:space="preserve">is </w:delText>
        </w:r>
      </w:del>
      <w:del w:id="96" w:author="Max Lindmark" w:date="2020-07-27T12:38:00Z">
        <w:r w:rsidR="001E5CA8" w:rsidRPr="00091E6B" w:rsidDel="00224021">
          <w:rPr>
            <w:rFonts w:eastAsiaTheme="minorEastAsia" w:cstheme="minorHAnsi"/>
            <w:lang w:val="en-GB"/>
          </w:rPr>
          <w:delText xml:space="preserve">the </w:delText>
        </w:r>
      </w:del>
      <w:del w:id="97" w:author="Max Lindmark" w:date="2020-07-27T12:41:00Z">
        <w:r w:rsidR="001E5CA8" w:rsidRPr="00091E6B" w:rsidDel="003D2C3F">
          <w:rPr>
            <w:rFonts w:eastAsiaTheme="minorEastAsia" w:cstheme="minorHAnsi"/>
            <w:lang w:val="en-GB"/>
          </w:rPr>
          <w:delText xml:space="preserve">negative effect of warming on </w:delText>
        </w:r>
        <w:r w:rsidR="00C52EDF" w:rsidRPr="00091E6B" w:rsidDel="003D2C3F">
          <w:rPr>
            <w:rFonts w:eastAsiaTheme="minorEastAsia" w:cstheme="minorHAnsi"/>
            <w:lang w:val="en-GB"/>
          </w:rPr>
          <w:delText xml:space="preserve">the growth </w:delText>
        </w:r>
        <w:r w:rsidR="000E2AC2" w:rsidRPr="00091E6B" w:rsidDel="003D2C3F">
          <w:rPr>
            <w:rFonts w:eastAsiaTheme="minorEastAsia" w:cstheme="minorHAnsi"/>
            <w:lang w:val="en-GB"/>
          </w:rPr>
          <w:delText xml:space="preserve">or size </w:delText>
        </w:r>
        <w:r w:rsidR="00C52EDF" w:rsidRPr="00091E6B" w:rsidDel="003D2C3F">
          <w:rPr>
            <w:rFonts w:eastAsiaTheme="minorEastAsia" w:cstheme="minorHAnsi"/>
            <w:lang w:val="en-GB"/>
          </w:rPr>
          <w:delText>of large fish</w:delText>
        </w:r>
        <w:r w:rsidR="00473FDA" w:rsidRPr="00091E6B" w:rsidDel="003D2C3F">
          <w:rPr>
            <w:rFonts w:eastAsiaTheme="minorEastAsia" w:cstheme="minorHAnsi"/>
            <w:lang w:val="en-GB"/>
          </w:rPr>
          <w:delText xml:space="preserve"> within populations</w:delText>
        </w:r>
      </w:del>
      <w:r w:rsidR="007351B1" w:rsidRPr="00091E6B">
        <w:rPr>
          <w:rFonts w:eastAsiaTheme="minorEastAsia" w:cstheme="minorHAnsi"/>
          <w:lang w:val="en-GB"/>
        </w:rPr>
        <w:t xml:space="preserve">, as </w:t>
      </w:r>
      <w:del w:id="98" w:author="Max Lindmark" w:date="2020-07-27T12:43:00Z">
        <w:r w:rsidR="007351B1" w:rsidRPr="00091E6B" w:rsidDel="00C10F45">
          <w:rPr>
            <w:rFonts w:eastAsiaTheme="minorEastAsia" w:cstheme="minorHAnsi"/>
            <w:lang w:val="en-GB"/>
          </w:rPr>
          <w:delText xml:space="preserve">would be </w:delText>
        </w:r>
      </w:del>
      <w:r w:rsidR="007351B1" w:rsidRPr="00091E6B">
        <w:rPr>
          <w:rFonts w:eastAsiaTheme="minorEastAsia" w:cstheme="minorHAnsi"/>
          <w:lang w:val="en-GB"/>
        </w:rPr>
        <w:t>predicted f</w:t>
      </w:r>
      <w:r w:rsidR="0074280B" w:rsidRPr="00091E6B">
        <w:rPr>
          <w:rFonts w:eastAsiaTheme="minorEastAsia" w:cstheme="minorHAnsi"/>
          <w:lang w:val="en-GB"/>
        </w:rPr>
        <w:t>r</w:t>
      </w:r>
      <w:r w:rsidR="007351B1" w:rsidRPr="00091E6B">
        <w:rPr>
          <w:rFonts w:eastAsiaTheme="minorEastAsia" w:cstheme="minorHAnsi"/>
          <w:lang w:val="en-GB"/>
        </w:rPr>
        <w:t>om the temperature size-rule</w:t>
      </w:r>
      <w:commentRangeEnd w:id="87"/>
      <w:r w:rsidR="00605AB6" w:rsidRPr="00091E6B">
        <w:rPr>
          <w:rStyle w:val="CommentReference"/>
          <w:sz w:val="24"/>
          <w:szCs w:val="24"/>
        </w:rPr>
        <w:commentReference w:id="87"/>
      </w:r>
      <w:commentRangeEnd w:id="88"/>
      <w:r w:rsidR="00947039" w:rsidRPr="00091E6B">
        <w:rPr>
          <w:rStyle w:val="CommentReference"/>
          <w:sz w:val="24"/>
          <w:szCs w:val="24"/>
        </w:rPr>
        <w:commentReference w:id="88"/>
      </w:r>
      <w:r w:rsidR="00F14A63" w:rsidRPr="00091E6B">
        <w:rPr>
          <w:rFonts w:eastAsiaTheme="minorEastAsia" w:cstheme="minorHAnsi"/>
          <w:lang w:val="en-GB"/>
        </w:rPr>
        <w:t>.</w:t>
      </w:r>
      <w:r w:rsidR="00E10450" w:rsidRPr="00091E6B">
        <w:rPr>
          <w:lang w:val="en-GB"/>
        </w:rPr>
        <w:t xml:space="preserve"> </w:t>
      </w:r>
      <w:del w:id="99" w:author="Max Lindmark" w:date="2020-07-27T12:43:00Z">
        <w:r w:rsidR="006803CA" w:rsidRPr="00091E6B" w:rsidDel="008F1FDD">
          <w:rPr>
            <w:lang w:val="en-GB"/>
          </w:rPr>
          <w:delText>S</w:delText>
        </w:r>
        <w:r w:rsidR="00E10450" w:rsidRPr="00091E6B" w:rsidDel="008F1FDD">
          <w:rPr>
            <w:lang w:val="en-GB"/>
          </w:rPr>
          <w:delText>ome studies have found n</w:delText>
        </w:r>
      </w:del>
      <w:ins w:id="100" w:author="Max Lindmark" w:date="2020-07-27T12:43:00Z">
        <w:r w:rsidR="008F1FDD" w:rsidRPr="00091E6B">
          <w:rPr>
            <w:lang w:val="en-GB"/>
          </w:rPr>
          <w:t>N</w:t>
        </w:r>
      </w:ins>
      <w:r w:rsidR="00E10450" w:rsidRPr="00091E6B">
        <w:rPr>
          <w:lang w:val="en-GB"/>
        </w:rPr>
        <w:t>egative correlations</w:t>
      </w:r>
      <w:r w:rsidR="00F303C9" w:rsidRPr="00091E6B">
        <w:rPr>
          <w:lang w:val="en-GB"/>
        </w:rPr>
        <w:t xml:space="preserve"> between maximum or asymptotic body size and temperature</w:t>
      </w:r>
      <w:r w:rsidR="00DA3836" w:rsidRPr="00091E6B">
        <w:rPr>
          <w:lang w:val="en-GB"/>
        </w:rPr>
        <w:t xml:space="preserve"> </w:t>
      </w:r>
      <w:ins w:id="101" w:author="Max Lindmark" w:date="2020-07-27T12:43:00Z">
        <w:r w:rsidR="00FD52E4" w:rsidRPr="00091E6B">
          <w:rPr>
            <w:lang w:val="en-GB"/>
          </w:rPr>
          <w:t xml:space="preserve">have been found </w:t>
        </w:r>
      </w:ins>
      <w:r w:rsidR="00DA3836" w:rsidRPr="00091E6B">
        <w:rPr>
          <w:lang w:val="en-GB"/>
        </w:rPr>
        <w:t>in commercially exploited fish species</w:t>
      </w:r>
      <w:r w:rsidR="00896A69" w:rsidRPr="00091E6B">
        <w:rPr>
          <w:lang w:val="en-GB"/>
        </w:rPr>
        <w:t xml:space="preserve"> </w:t>
      </w:r>
      <w:r w:rsidR="00896A69"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091E6B">
        <w:rPr>
          <w:rFonts w:eastAsiaTheme="minorEastAsia" w:cstheme="minorHAnsi"/>
        </w:rPr>
        <w:fldChar w:fldCharType="separate"/>
      </w:r>
      <w:r w:rsidR="00896A69" w:rsidRPr="00091E6B">
        <w:rPr>
          <w:lang w:val="en-GB"/>
        </w:rPr>
        <w:t xml:space="preserve">(Baudron </w:t>
      </w:r>
      <w:r w:rsidR="00896A69" w:rsidRPr="00091E6B">
        <w:rPr>
          <w:i/>
          <w:iCs/>
          <w:lang w:val="en-GB"/>
        </w:rPr>
        <w:t>et al.</w:t>
      </w:r>
      <w:r w:rsidR="00896A69" w:rsidRPr="00091E6B">
        <w:rPr>
          <w:lang w:val="en-GB"/>
        </w:rPr>
        <w:t xml:space="preserve"> 2014; van Rijn </w:t>
      </w:r>
      <w:r w:rsidR="00896A69" w:rsidRPr="00091E6B">
        <w:rPr>
          <w:i/>
          <w:iCs/>
          <w:lang w:val="en-GB"/>
        </w:rPr>
        <w:t>et al.</w:t>
      </w:r>
      <w:r w:rsidR="00896A69" w:rsidRPr="00091E6B">
        <w:rPr>
          <w:lang w:val="en-GB"/>
        </w:rPr>
        <w:t xml:space="preserve"> 2017)</w:t>
      </w:r>
      <w:r w:rsidR="00896A69" w:rsidRPr="00091E6B">
        <w:rPr>
          <w:rFonts w:eastAsiaTheme="minorEastAsia" w:cstheme="minorHAnsi"/>
        </w:rPr>
        <w:fldChar w:fldCharType="end"/>
      </w:r>
      <w:r w:rsidR="00905DA6" w:rsidRPr="00091E6B">
        <w:rPr>
          <w:lang w:val="en-GB"/>
        </w:rPr>
        <w:t>. However</w:t>
      </w:r>
      <w:r w:rsidR="00DD4FDE" w:rsidRPr="00091E6B">
        <w:rPr>
          <w:lang w:val="en-GB"/>
        </w:rPr>
        <w:t>, other studies</w:t>
      </w:r>
      <w:r w:rsidR="00E10450" w:rsidRPr="00091E6B">
        <w:rPr>
          <w:lang w:val="en-GB"/>
        </w:rPr>
        <w:t xml:space="preserve">, including </w:t>
      </w:r>
      <w:r w:rsidR="006F53C1" w:rsidRPr="00091E6B">
        <w:rPr>
          <w:lang w:val="en-GB"/>
        </w:rPr>
        <w:t xml:space="preserve">large scale </w:t>
      </w:r>
      <w:r w:rsidR="00E10450" w:rsidRPr="00091E6B">
        <w:rPr>
          <w:lang w:val="en-GB"/>
        </w:rPr>
        <w:t>experiments</w:t>
      </w:r>
      <w:r w:rsidR="006F53C1" w:rsidRPr="00091E6B">
        <w:rPr>
          <w:lang w:val="en-GB"/>
        </w:rPr>
        <w:t xml:space="preserve">, </w:t>
      </w:r>
      <w:r w:rsidR="001D73C3" w:rsidRPr="00091E6B">
        <w:rPr>
          <w:lang w:val="en-GB"/>
        </w:rPr>
        <w:t>controlled</w:t>
      </w:r>
      <w:r w:rsidR="006F53C1" w:rsidRPr="00091E6B">
        <w:rPr>
          <w:lang w:val="en-GB"/>
        </w:rPr>
        <w:t xml:space="preserve"> experiments and </w:t>
      </w:r>
      <w:r w:rsidR="001D73C3" w:rsidRPr="00091E6B">
        <w:rPr>
          <w:lang w:val="en-GB"/>
        </w:rPr>
        <w:t>latitudinal</w:t>
      </w:r>
      <w:r w:rsidR="006F53C1" w:rsidRPr="00091E6B">
        <w:rPr>
          <w:lang w:val="en-GB"/>
        </w:rPr>
        <w:t xml:space="preserve"> studies</w:t>
      </w:r>
      <w:r w:rsidR="00E10450" w:rsidRPr="00091E6B">
        <w:rPr>
          <w:lang w:val="en-GB"/>
        </w:rPr>
        <w:t xml:space="preserve">, have failed to find </w:t>
      </w:r>
      <w:ins w:id="102" w:author="Max Lindmark" w:date="2020-07-27T12:44:00Z">
        <w:r w:rsidR="00EC6B52" w:rsidRPr="00091E6B">
          <w:rPr>
            <w:lang w:val="en-GB"/>
          </w:rPr>
          <w:t xml:space="preserve">negative </w:t>
        </w:r>
      </w:ins>
      <w:del w:id="103" w:author="Max Lindmark" w:date="2020-07-27T12:44:00Z">
        <w:r w:rsidR="00563D4D" w:rsidRPr="00091E6B" w:rsidDel="00EC6B52">
          <w:rPr>
            <w:lang w:val="en-GB"/>
          </w:rPr>
          <w:delText xml:space="preserve">this </w:delText>
        </w:r>
      </w:del>
      <w:r w:rsidR="00E10450" w:rsidRPr="00091E6B">
        <w:rPr>
          <w:lang w:val="en-GB"/>
        </w:rPr>
        <w:t>relationship</w:t>
      </w:r>
      <w:ins w:id="104" w:author="Max Lindmark" w:date="2020-07-27T12:44:00Z">
        <w:r w:rsidR="00EC6B52" w:rsidRPr="00091E6B">
          <w:rPr>
            <w:lang w:val="en-GB"/>
          </w:rPr>
          <w:t>s</w:t>
        </w:r>
      </w:ins>
      <w:r w:rsidR="00E10450" w:rsidRPr="00091E6B">
        <w:rPr>
          <w:lang w:val="en-GB"/>
        </w:rPr>
        <w:t xml:space="preserve"> between maximum size</w:t>
      </w:r>
      <w:ins w:id="105" w:author="Max Lindmark" w:date="2020-07-27T12:44:00Z">
        <w:r w:rsidR="00EC6B52" w:rsidRPr="00091E6B">
          <w:rPr>
            <w:lang w:val="en-GB"/>
          </w:rPr>
          <w:t xml:space="preserve"> or growth</w:t>
        </w:r>
      </w:ins>
      <w:r w:rsidR="006F53C1" w:rsidRPr="00091E6B">
        <w:rPr>
          <w:lang w:val="en-GB"/>
        </w:rPr>
        <w:t xml:space="preserve"> </w:t>
      </w:r>
      <w:ins w:id="106" w:author="Max Lindmark" w:date="2020-07-27T12:44:00Z">
        <w:r w:rsidR="00EC6B52" w:rsidRPr="00091E6B">
          <w:rPr>
            <w:lang w:val="en-GB"/>
          </w:rPr>
          <w:t xml:space="preserve">of old fish </w:t>
        </w:r>
      </w:ins>
      <w:r w:rsidR="00F802C7" w:rsidRPr="00091E6B">
        <w:rPr>
          <w:lang w:val="en-GB"/>
        </w:rPr>
        <w:t xml:space="preserve">and temperature </w:t>
      </w:r>
      <w:r w:rsidR="003354C8" w:rsidRPr="00091E6B">
        <w:fldChar w:fldCharType="begin"/>
      </w:r>
      <w:r w:rsidR="002E281F">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kre1J3Go/P0RXTwSo","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937,"uris":["http://zotero.org/users/6116610/items/3RY2N2II"],"uri":["http://zotero.org/users/6116610/items/3RY2N2II"],"itemData":{"id":937,"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rsidRPr="00091E6B">
        <w:fldChar w:fldCharType="separate"/>
      </w:r>
      <w:r w:rsidR="009D6C25" w:rsidRPr="00091E6B">
        <w:t xml:space="preserve">(Barneche </w:t>
      </w:r>
      <w:r w:rsidR="009D6C25" w:rsidRPr="00091E6B">
        <w:rPr>
          <w:i/>
          <w:iCs/>
        </w:rPr>
        <w:t>et al.</w:t>
      </w:r>
      <w:r w:rsidR="009D6C25" w:rsidRPr="00091E6B">
        <w:t xml:space="preserve"> 2019; Huss </w:t>
      </w:r>
      <w:r w:rsidR="009D6C25" w:rsidRPr="00091E6B">
        <w:rPr>
          <w:i/>
          <w:iCs/>
        </w:rPr>
        <w:t>et al.</w:t>
      </w:r>
      <w:r w:rsidR="009D6C25" w:rsidRPr="00091E6B">
        <w:t xml:space="preserve"> 2019; van Denderen </w:t>
      </w:r>
      <w:r w:rsidR="009D6C25" w:rsidRPr="00091E6B">
        <w:rPr>
          <w:i/>
          <w:iCs/>
        </w:rPr>
        <w:t>et al.</w:t>
      </w:r>
      <w:r w:rsidR="009D6C25" w:rsidRPr="00091E6B">
        <w:t xml:space="preserve"> 2019; van Dorst </w:t>
      </w:r>
      <w:r w:rsidR="009D6C25" w:rsidRPr="00091E6B">
        <w:rPr>
          <w:i/>
          <w:iCs/>
        </w:rPr>
        <w:t>et al.</w:t>
      </w:r>
      <w:r w:rsidR="009D6C25" w:rsidRPr="00091E6B">
        <w:t xml:space="preserve"> 2019)</w:t>
      </w:r>
      <w:r w:rsidR="003354C8" w:rsidRPr="00091E6B">
        <w:fldChar w:fldCharType="end"/>
      </w:r>
      <w:ins w:id="107" w:author="Max Lindmark" w:date="2020-09-10T17:37:00Z">
        <w:r w:rsidR="001505E8" w:rsidRPr="009E63B0">
          <w:rPr>
            <w:lang w:val="en-US"/>
          </w:rPr>
          <w:t>, and differences between species may be related to lif</w:t>
        </w:r>
      </w:ins>
      <w:ins w:id="108" w:author="Max Lindmark" w:date="2020-09-10T17:38:00Z">
        <w:r w:rsidR="001505E8" w:rsidRPr="009E63B0">
          <w:rPr>
            <w:lang w:val="en-US"/>
          </w:rPr>
          <w:t>e history traits</w:t>
        </w:r>
      </w:ins>
      <w:r w:rsidR="00B27D72">
        <w:rPr>
          <w:lang w:val="en-US"/>
        </w:rPr>
        <w:t xml:space="preserve"> </w:t>
      </w:r>
      <w:r w:rsidR="00B27D72">
        <w:rPr>
          <w:lang w:val="en-US"/>
        </w:rPr>
        <w:fldChar w:fldCharType="begin"/>
      </w:r>
      <w:r w:rsidR="00BE32DF">
        <w:rPr>
          <w:lang w:val="en-US"/>
        </w:rPr>
        <w:instrText xml:space="preserve"> ADDIN ZOTERO_ITEM CSL_CITATION {"citationID":"a2fs7ajhckn","properties":{"formattedCitation":"(Wang {\\i{}et al.} 2020)","plainCitation":"(Wang et al. 2020)","noteIndex":0},"citationItems":[{"id":2004,"uris":["http://zotero.org/users/6116610/items/XE4GHEZ9"],"uri":["http://zotero.org/users/6116610/items/XE4GHEZ9"],"itemData":{"id":2004,"type":"article-journal","abstract":"Most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B27D72">
        <w:rPr>
          <w:lang w:val="en-US"/>
        </w:rPr>
        <w:fldChar w:fldCharType="separate"/>
      </w:r>
      <w:r w:rsidR="00BE32DF" w:rsidRPr="00BE32DF">
        <w:rPr>
          <w:rFonts w:ascii="Times New Roman" w:cs="Times New Roman"/>
          <w:lang w:val="en-GB"/>
        </w:rPr>
        <w:t xml:space="preserve">(Wang </w:t>
      </w:r>
      <w:r w:rsidR="00BE32DF" w:rsidRPr="00BE32DF">
        <w:rPr>
          <w:rFonts w:ascii="Times New Roman" w:cs="Times New Roman"/>
          <w:i/>
          <w:iCs/>
          <w:lang w:val="en-GB"/>
        </w:rPr>
        <w:t>et al.</w:t>
      </w:r>
      <w:r w:rsidR="00BE32DF" w:rsidRPr="00BE32DF">
        <w:rPr>
          <w:rFonts w:ascii="Times New Roman" w:cs="Times New Roman"/>
          <w:lang w:val="en-GB"/>
        </w:rPr>
        <w:t xml:space="preserve"> 2020)</w:t>
      </w:r>
      <w:r w:rsidR="00B27D72">
        <w:rPr>
          <w:lang w:val="en-US"/>
        </w:rPr>
        <w:fldChar w:fldCharType="end"/>
      </w:r>
      <w:ins w:id="109" w:author="Max Lindmark" w:date="2020-09-10T17:38:00Z">
        <w:r w:rsidR="001505E8" w:rsidRPr="009E63B0">
          <w:rPr>
            <w:lang w:val="en-US"/>
          </w:rPr>
          <w:t>.</w:t>
        </w:r>
      </w:ins>
      <w:r w:rsidR="00C7262F" w:rsidRPr="00091E6B">
        <w:rPr>
          <w:rFonts w:eastAsiaTheme="minorEastAsia" w:cstheme="minorHAnsi"/>
        </w:rPr>
        <w:t xml:space="preserve"> </w:t>
      </w:r>
    </w:p>
    <w:p w14:paraId="003F9BB3" w14:textId="769D189D" w:rsidR="00B11CDE" w:rsidRPr="00091E6B" w:rsidRDefault="00C25DF0" w:rsidP="002E3379">
      <w:pPr>
        <w:spacing w:line="480" w:lineRule="auto"/>
        <w:ind w:firstLine="284"/>
        <w:contextualSpacing/>
        <w:jc w:val="both"/>
        <w:rPr>
          <w:rFonts w:eastAsiaTheme="minorEastAsia"/>
          <w:lang w:val="en-GB"/>
        </w:rPr>
      </w:pPr>
      <w:r w:rsidRPr="00091E6B">
        <w:rPr>
          <w:rFonts w:eastAsiaTheme="minorEastAsia" w:cstheme="minorHAnsi"/>
          <w:lang w:val="en-GB"/>
        </w:rPr>
        <w:lastRenderedPageBreak/>
        <w:t xml:space="preserve">While </w:t>
      </w:r>
      <w:r w:rsidR="006A7E11" w:rsidRPr="00091E6B">
        <w:rPr>
          <w:rFonts w:eastAsiaTheme="minorEastAsia" w:cstheme="minorHAnsi"/>
          <w:lang w:val="en-GB"/>
        </w:rPr>
        <w:t>the underlying mechanisms of the TSR are not well understood</w:t>
      </w:r>
      <w:r w:rsidRPr="00091E6B">
        <w:rPr>
          <w:rFonts w:eastAsiaTheme="minorEastAsia" w:cstheme="minorHAnsi"/>
          <w:lang w:val="en-GB"/>
        </w:rPr>
        <w:t xml:space="preserve"> </w:t>
      </w:r>
      <w:r w:rsidR="006A7E11" w:rsidRPr="00091E6B">
        <w:rPr>
          <w:rFonts w:eastAsiaTheme="minorEastAsia"/>
        </w:rPr>
        <w:fldChar w:fldCharType="begin"/>
      </w:r>
      <w:r w:rsidR="00422B99" w:rsidRPr="00091E6B">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6A7E11" w:rsidRPr="00091E6B">
        <w:rPr>
          <w:rFonts w:eastAsiaTheme="minorEastAsia"/>
        </w:rPr>
        <w:fldChar w:fldCharType="separate"/>
      </w:r>
      <w:r w:rsidR="006A7E11" w:rsidRPr="00091E6B">
        <w:rPr>
          <w:lang w:val="en-GB"/>
        </w:rPr>
        <w:t xml:space="preserve">(Ohlberger 2013; Audzijonyte </w:t>
      </w:r>
      <w:r w:rsidR="006A7E11" w:rsidRPr="00091E6B">
        <w:rPr>
          <w:i/>
          <w:iCs/>
          <w:lang w:val="en-GB"/>
        </w:rPr>
        <w:t>et al.</w:t>
      </w:r>
      <w:r w:rsidR="006A7E11" w:rsidRPr="00091E6B">
        <w:rPr>
          <w:lang w:val="en-GB"/>
        </w:rPr>
        <w:t xml:space="preserve"> 2018; Neubauer &amp; Andersen 2019)</w:t>
      </w:r>
      <w:r w:rsidR="006A7E11" w:rsidRPr="00091E6B">
        <w:rPr>
          <w:rFonts w:eastAsiaTheme="minorEastAsia"/>
        </w:rPr>
        <w:fldChar w:fldCharType="end"/>
      </w:r>
      <w:r w:rsidR="000E2AC2" w:rsidRPr="00091E6B">
        <w:rPr>
          <w:rFonts w:eastAsiaTheme="minorEastAsia"/>
          <w:lang w:val="en-GB"/>
        </w:rPr>
        <w:t>, theoretical growth models</w:t>
      </w:r>
      <w:r w:rsidRPr="00091E6B">
        <w:rPr>
          <w:rFonts w:eastAsiaTheme="minorEastAsia"/>
          <w:lang w:val="en-GB"/>
        </w:rPr>
        <w:t xml:space="preserve"> predict similar </w:t>
      </w:r>
      <w:r w:rsidR="00E344CD" w:rsidRPr="00091E6B">
        <w:rPr>
          <w:rFonts w:eastAsiaTheme="minorEastAsia"/>
          <w:lang w:val="en-GB"/>
        </w:rPr>
        <w:t xml:space="preserve">organism </w:t>
      </w:r>
      <w:r w:rsidRPr="00091E6B">
        <w:rPr>
          <w:rFonts w:eastAsiaTheme="minorEastAsia"/>
          <w:lang w:val="en-GB"/>
        </w:rPr>
        <w:t>responses to warming</w:t>
      </w:r>
      <w:commentRangeStart w:id="110"/>
      <w:commentRangeStart w:id="111"/>
      <w:r w:rsidR="000E2AC2" w:rsidRPr="00091E6B">
        <w:rPr>
          <w:rFonts w:eastAsiaTheme="minorEastAsia"/>
          <w:lang w:val="en-GB"/>
        </w:rPr>
        <w:t>.</w:t>
      </w:r>
      <w:commentRangeEnd w:id="110"/>
      <w:r w:rsidRPr="00091E6B">
        <w:rPr>
          <w:rStyle w:val="CommentReference"/>
          <w:sz w:val="24"/>
          <w:szCs w:val="24"/>
        </w:rPr>
        <w:commentReference w:id="110"/>
      </w:r>
      <w:commentRangeEnd w:id="111"/>
      <w:r w:rsidR="009F2F89" w:rsidRPr="00091E6B">
        <w:rPr>
          <w:rStyle w:val="CommentReference"/>
          <w:sz w:val="24"/>
          <w:szCs w:val="24"/>
        </w:rPr>
        <w:commentReference w:id="111"/>
      </w:r>
      <w:del w:id="112" w:author="Max Lindmark" w:date="2020-09-10T22:48:00Z">
        <w:r w:rsidR="000E2AC2" w:rsidRPr="00091E6B" w:rsidDel="002A6529">
          <w:rPr>
            <w:rFonts w:eastAsiaTheme="minorEastAsia"/>
            <w:lang w:val="en-GB"/>
          </w:rPr>
          <w:delText xml:space="preserve"> </w:delText>
        </w:r>
        <w:r w:rsidR="00472952" w:rsidRPr="00091E6B" w:rsidDel="002A6529">
          <w:rPr>
            <w:rFonts w:eastAsiaTheme="minorEastAsia"/>
            <w:lang w:val="en-GB"/>
          </w:rPr>
          <w:delText>For instance,</w:delText>
        </w:r>
      </w:del>
      <w:r w:rsidR="00472952" w:rsidRPr="00091E6B">
        <w:rPr>
          <w:rFonts w:eastAsiaTheme="minorEastAsia"/>
          <w:lang w:val="en-GB"/>
        </w:rPr>
        <w:t xml:space="preserve"> </w:t>
      </w:r>
      <w:ins w:id="113" w:author="Max Lindmark" w:date="2020-07-27T14:14:00Z">
        <w:r w:rsidR="0020741B" w:rsidRPr="00091E6B">
          <w:rPr>
            <w:rFonts w:eastAsiaTheme="minorEastAsia"/>
            <w:lang w:val="en-GB"/>
          </w:rPr>
          <w:t>Pütter growth models</w:t>
        </w:r>
      </w:ins>
      <w:ins w:id="114" w:author="Max Lindmark" w:date="2020-07-27T14:18:00Z">
        <w:r w:rsidR="007D4277" w:rsidRPr="00091E6B">
          <w:rPr>
            <w:rFonts w:eastAsiaTheme="minorEastAsia"/>
            <w:lang w:val="en-GB"/>
          </w:rPr>
          <w:t xml:space="preserve"> </w:t>
        </w:r>
      </w:ins>
      <w:r w:rsidR="007D4277" w:rsidRPr="00091E6B">
        <w:rPr>
          <w:rFonts w:eastAsiaTheme="minorEastAsia"/>
          <w:lang w:val="en-GB"/>
        </w:rPr>
        <w:fldChar w:fldCharType="begin"/>
      </w:r>
      <w:r w:rsidR="00422B99" w:rsidRPr="00091E6B">
        <w:rPr>
          <w:rFonts w:eastAsiaTheme="minorEastAsia"/>
          <w:lang w:val="en-GB"/>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sidRPr="00091E6B">
        <w:rPr>
          <w:rFonts w:eastAsiaTheme="minorEastAsia"/>
          <w:lang w:val="en-GB"/>
        </w:rPr>
        <w:fldChar w:fldCharType="separate"/>
      </w:r>
      <w:r w:rsidR="00422B99" w:rsidRPr="00091E6B">
        <w:rPr>
          <w:rFonts w:ascii="Times New Roman" w:cs="Times New Roman"/>
          <w:lang w:val="en-GB"/>
        </w:rPr>
        <w:t>(Pütter 1920)</w:t>
      </w:r>
      <w:r w:rsidR="007D4277" w:rsidRPr="00091E6B">
        <w:rPr>
          <w:rFonts w:eastAsiaTheme="minorEastAsia"/>
          <w:lang w:val="en-GB"/>
        </w:rPr>
        <w:fldChar w:fldCharType="end"/>
      </w:r>
      <w:r w:rsidR="007D4277" w:rsidRPr="00091E6B">
        <w:rPr>
          <w:rFonts w:eastAsiaTheme="minorEastAsia"/>
          <w:lang w:val="en-GB"/>
        </w:rPr>
        <w:t xml:space="preserve">, </w:t>
      </w:r>
      <w:ins w:id="115" w:author="Max Lindmark" w:date="2020-09-10T22:49:00Z">
        <w:r w:rsidR="00FA099C">
          <w:rPr>
            <w:rFonts w:eastAsiaTheme="minorEastAsia"/>
            <w:lang w:val="en-GB"/>
          </w:rPr>
          <w:t xml:space="preserve">including </w:t>
        </w:r>
      </w:ins>
      <w:r w:rsidR="00472952" w:rsidRPr="00091E6B">
        <w:rPr>
          <w:rFonts w:eastAsiaTheme="minorEastAsia" w:cstheme="minorHAnsi"/>
          <w:lang w:val="en-GB"/>
        </w:rPr>
        <w:t xml:space="preserve">the von Bertalanffy growth model (VBGM) </w:t>
      </w:r>
      <w:r w:rsidR="00472952"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{"citationID":"amr5e0ueh1","properties":{"formattedCitation":"(von Bertalanffy 1938)","plainCitation":"(von Bertalanffy 1938)","noteIndex":0},"citationItems":[{"id":750,"uris":["http://zotero.org/users/6116610/items/HZ3HNJIE"],"uri":["http://zotero.org/users/6116610/items/HZ3HNJIE"],"itemData":{"id":750,"type":"article-journal","archive":"JSTOR","container-title":"Human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472952" w:rsidRPr="00091E6B">
        <w:rPr>
          <w:rFonts w:eastAsiaTheme="minorEastAsia" w:cstheme="minorHAnsi"/>
        </w:rPr>
        <w:fldChar w:fldCharType="separate"/>
      </w:r>
      <w:r w:rsidR="00422B99" w:rsidRPr="00091E6B">
        <w:rPr>
          <w:rFonts w:ascii="Times New Roman" w:cs="Times New Roman"/>
          <w:lang w:val="en-GB"/>
        </w:rPr>
        <w:t>(von Bertalanffy 1938)</w:t>
      </w:r>
      <w:r w:rsidR="00472952" w:rsidRPr="00091E6B">
        <w:rPr>
          <w:rFonts w:eastAsiaTheme="minorEastAsia" w:cstheme="minorHAnsi"/>
        </w:rPr>
        <w:fldChar w:fldCharType="end"/>
      </w:r>
      <w:r w:rsidR="007D4277" w:rsidRPr="00091E6B">
        <w:rPr>
          <w:rFonts w:eastAsiaTheme="minorEastAsia" w:cstheme="minorHAnsi"/>
          <w:lang w:val="en-US"/>
        </w:rPr>
        <w:t>,</w:t>
      </w:r>
      <w:ins w:id="116" w:author="Max Lindmark" w:date="2020-07-27T14:14:00Z">
        <w:r w:rsidR="00310C4C" w:rsidRPr="00091E6B">
          <w:rPr>
            <w:rFonts w:eastAsiaTheme="minorEastAsia" w:cstheme="minorHAnsi"/>
            <w:lang w:val="en-US"/>
          </w:rPr>
          <w:t xml:space="preserve"> </w:t>
        </w:r>
      </w:ins>
      <w:ins w:id="117" w:author="Max Lindmark" w:date="2020-09-10T22:48:00Z">
        <w:r w:rsidR="00F36555">
          <w:rPr>
            <w:rFonts w:eastAsiaTheme="minorEastAsia" w:cstheme="minorHAnsi"/>
            <w:lang w:val="en-US"/>
          </w:rPr>
          <w:t xml:space="preserve">where </w:t>
        </w:r>
      </w:ins>
      <w:ins w:id="118" w:author="Max Lindmark" w:date="2020-09-10T22:49:00Z">
        <w:r w:rsidR="00F36555">
          <w:rPr>
            <w:rFonts w:eastAsiaTheme="minorEastAsia" w:cstheme="minorHAnsi"/>
            <w:lang w:val="en-US"/>
          </w:rPr>
          <w:t xml:space="preserve">growth is the difference between two antagonistic allometric processes, </w:t>
        </w:r>
      </w:ins>
      <w:del w:id="119" w:author="Max Lindmark" w:date="2020-07-27T14:14:00Z">
        <w:r w:rsidR="00472952" w:rsidRPr="00091E6B" w:rsidDel="00310C4C">
          <w:rPr>
            <w:rFonts w:eastAsiaTheme="minorEastAsia" w:cstheme="minorHAnsi"/>
          </w:rPr>
          <w:delText xml:space="preserve"> </w:delText>
        </w:r>
      </w:del>
      <w:r w:rsidR="00472952" w:rsidRPr="00091E6B">
        <w:rPr>
          <w:rFonts w:eastAsiaTheme="minorEastAsia"/>
          <w:lang w:val="en-GB"/>
        </w:rPr>
        <w:t>predict</w:t>
      </w:r>
      <w:del w:id="120" w:author="Max Lindmark" w:date="2020-07-27T14:14:00Z">
        <w:r w:rsidR="00472952" w:rsidRPr="00091E6B" w:rsidDel="00310C4C">
          <w:rPr>
            <w:rFonts w:eastAsiaTheme="minorEastAsia"/>
            <w:lang w:val="en-GB"/>
          </w:rPr>
          <w:delText>s</w:delText>
        </w:r>
      </w:del>
      <w:r w:rsidR="00472952" w:rsidRPr="00091E6B">
        <w:rPr>
          <w:rFonts w:eastAsiaTheme="minorEastAsia"/>
          <w:lang w:val="en-GB"/>
        </w:rPr>
        <w:t xml:space="preserve"> </w:t>
      </w:r>
      <w:r w:rsidR="001D234D" w:rsidRPr="00091E6B">
        <w:rPr>
          <w:rFonts w:eastAsiaTheme="minorEastAsia" w:cstheme="minorHAnsi"/>
          <w:lang w:val="en-GB"/>
        </w:rPr>
        <w:t xml:space="preserve">declines in </w:t>
      </w:r>
      <w:del w:id="121" w:author="Max Lindmark" w:date="2020-07-27T14:15:00Z">
        <w:r w:rsidR="0067491B" w:rsidRPr="00091E6B" w:rsidDel="00B45B3D">
          <w:rPr>
            <w:rFonts w:eastAsiaTheme="minorEastAsia" w:cstheme="minorHAnsi"/>
            <w:lang w:val="en-GB"/>
          </w:rPr>
          <w:delText xml:space="preserve">both </w:delText>
        </w:r>
      </w:del>
      <w:r w:rsidR="001D234D" w:rsidRPr="00091E6B">
        <w:rPr>
          <w:rFonts w:eastAsiaTheme="minorEastAsia" w:cstheme="minorHAnsi"/>
          <w:lang w:val="en-GB"/>
        </w:rPr>
        <w:t>asymptotic body mass</w:t>
      </w:r>
      <w:r w:rsidR="0067491B" w:rsidRPr="00091E6B">
        <w:rPr>
          <w:rFonts w:eastAsiaTheme="minorEastAsia" w:cstheme="minorHAnsi"/>
          <w:lang w:val="en-GB"/>
        </w:rPr>
        <w:t xml:space="preserve"> </w:t>
      </w:r>
      <w:r w:rsidR="009958F7" w:rsidRPr="00091E6B">
        <w:rPr>
          <w:rFonts w:eastAsiaTheme="minorEastAsia" w:cstheme="minorHAnsi"/>
          <w:lang w:val="en-GB"/>
        </w:rPr>
        <w:t xml:space="preserve">with temperature and </w:t>
      </w:r>
      <w:r w:rsidR="001E7916" w:rsidRPr="00091E6B">
        <w:rPr>
          <w:rFonts w:eastAsiaTheme="minorEastAsia" w:cstheme="minorHAnsi"/>
          <w:lang w:val="en-GB"/>
        </w:rPr>
        <w:t xml:space="preserve">optimum </w:t>
      </w:r>
      <w:r w:rsidR="0067491B" w:rsidRPr="00091E6B">
        <w:rPr>
          <w:rFonts w:eastAsiaTheme="minorEastAsia" w:cstheme="minorHAnsi"/>
          <w:lang w:val="en-GB"/>
        </w:rPr>
        <w:t xml:space="preserve">growth </w:t>
      </w:r>
      <w:r w:rsidR="001E7916" w:rsidRPr="00091E6B">
        <w:rPr>
          <w:rFonts w:eastAsiaTheme="minorEastAsia" w:cstheme="minorHAnsi"/>
          <w:lang w:val="en-GB"/>
        </w:rPr>
        <w:t>temperature</w:t>
      </w:r>
      <w:r w:rsidR="0067491B" w:rsidRPr="00091E6B">
        <w:rPr>
          <w:rFonts w:eastAsiaTheme="minorEastAsia" w:cstheme="minorHAnsi"/>
          <w:lang w:val="en-GB"/>
        </w:rPr>
        <w:t xml:space="preserve"> with body mass</w:t>
      </w:r>
      <w:ins w:id="122" w:author="Max Lindmark" w:date="2020-07-27T13:55:00Z">
        <w:r w:rsidR="008C573F" w:rsidRPr="00091E6B">
          <w:rPr>
            <w:rFonts w:eastAsiaTheme="minorEastAsia" w:cstheme="minorHAnsi"/>
            <w:lang w:val="en-GB"/>
          </w:rPr>
          <w:t xml:space="preserve"> </w:t>
        </w:r>
        <w:r w:rsidR="008C573F" w:rsidRPr="00091E6B">
          <w:rPr>
            <w:rFonts w:eastAsiaTheme="minorEastAsia" w:cstheme="minorHAnsi"/>
          </w:rPr>
          <w:fldChar w:fldCharType="begin"/>
        </w:r>
      </w:ins>
      <w:r w:rsidR="00422B99" w:rsidRPr="00091E6B">
        <w:rPr>
          <w:rFonts w:eastAsiaTheme="minorEastAsia" w:cstheme="minorHAnsi"/>
          <w:lang w:val="en-GB"/>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ins w:id="123" w:author="Max Lindmark" w:date="2020-07-27T13:55:00Z">
        <w:r w:rsidR="008C573F" w:rsidRPr="00091E6B">
          <w:rPr>
            <w:rFonts w:eastAsiaTheme="minorEastAsia" w:cstheme="minorHAnsi"/>
          </w:rPr>
          <w:fldChar w:fldCharType="separate"/>
        </w:r>
      </w:ins>
      <w:r w:rsidR="00422B99" w:rsidRPr="00091E6B">
        <w:rPr>
          <w:rFonts w:ascii="Times New Roman" w:cs="Times New Roman"/>
          <w:lang w:val="en-GB"/>
        </w:rPr>
        <w:t xml:space="preserve">(Morita </w:t>
      </w:r>
      <w:r w:rsidR="00422B99" w:rsidRPr="00091E6B">
        <w:rPr>
          <w:rFonts w:ascii="Times New Roman" w:cs="Times New Roman"/>
          <w:i/>
          <w:iCs/>
          <w:lang w:val="en-GB"/>
        </w:rPr>
        <w:t>et al.</w:t>
      </w:r>
      <w:r w:rsidR="00422B99" w:rsidRPr="00091E6B">
        <w:rPr>
          <w:rFonts w:ascii="Times New Roman" w:cs="Times New Roman"/>
          <w:lang w:val="en-GB"/>
        </w:rPr>
        <w:t xml:space="preserve"> 2010; Pauly &amp; Cheung 2018b)</w:t>
      </w:r>
      <w:ins w:id="124" w:author="Max Lindmark" w:date="2020-07-27T13:55:00Z">
        <w:r w:rsidR="008C573F" w:rsidRPr="00091E6B">
          <w:rPr>
            <w:rFonts w:eastAsiaTheme="minorEastAsia" w:cstheme="minorHAnsi"/>
          </w:rPr>
          <w:fldChar w:fldCharType="end"/>
        </w:r>
      </w:ins>
      <w:r w:rsidR="002928E4" w:rsidRPr="00091E6B">
        <w:rPr>
          <w:rFonts w:eastAsiaTheme="minorEastAsia" w:cstheme="minorHAnsi"/>
          <w:lang w:val="en-GB"/>
        </w:rPr>
        <w:t xml:space="preserve">. </w:t>
      </w:r>
      <w:r w:rsidR="00C07692" w:rsidRPr="00091E6B">
        <w:rPr>
          <w:rFonts w:eastAsiaTheme="minorEastAsia" w:cstheme="minorHAnsi"/>
          <w:lang w:val="en-GB"/>
        </w:rPr>
        <w:t xml:space="preserve">However, </w:t>
      </w:r>
      <w:ins w:id="125" w:author="Max Lindmark" w:date="2020-09-10T22:51:00Z">
        <w:r w:rsidR="006D4120">
          <w:rPr>
            <w:rFonts w:eastAsiaTheme="minorEastAsia" w:cstheme="minorHAnsi"/>
            <w:lang w:val="en-GB"/>
          </w:rPr>
          <w:t xml:space="preserve">the invoking of </w:t>
        </w:r>
      </w:ins>
      <w:ins w:id="126" w:author="Max Lindmark" w:date="2020-09-10T22:52:00Z">
        <w:r w:rsidR="009C1345">
          <w:rPr>
            <w:rFonts w:eastAsiaTheme="minorEastAsia" w:cstheme="minorHAnsi"/>
            <w:lang w:val="en-GB"/>
          </w:rPr>
          <w:t xml:space="preserve">simple </w:t>
        </w:r>
      </w:ins>
      <w:ins w:id="127" w:author="Max Lindmark" w:date="2020-09-10T22:55:00Z">
        <w:r w:rsidR="00D122E7">
          <w:rPr>
            <w:rFonts w:eastAsiaTheme="minorEastAsia" w:cstheme="minorHAnsi"/>
            <w:lang w:val="en-GB"/>
          </w:rPr>
          <w:t>surface-to-</w:t>
        </w:r>
        <w:r w:rsidR="00AE5948">
          <w:rPr>
            <w:rFonts w:eastAsiaTheme="minorEastAsia" w:cstheme="minorHAnsi"/>
            <w:lang w:val="en-GB"/>
          </w:rPr>
          <w:t>volume scaling rules</w:t>
        </w:r>
      </w:ins>
      <w:ins w:id="128" w:author="Max Lindmark" w:date="2020-09-10T22:52:00Z">
        <w:r w:rsidR="00755E69">
          <w:rPr>
            <w:rFonts w:eastAsiaTheme="minorEastAsia" w:cstheme="minorHAnsi"/>
            <w:lang w:val="en-GB"/>
          </w:rPr>
          <w:t xml:space="preserve"> </w:t>
        </w:r>
      </w:ins>
      <w:ins w:id="129" w:author="Max Lindmark" w:date="2020-09-10T22:53:00Z">
        <w:r w:rsidR="009A5664">
          <w:rPr>
            <w:rFonts w:eastAsiaTheme="minorEastAsia" w:cstheme="minorHAnsi"/>
            <w:lang w:val="en-GB"/>
          </w:rPr>
          <w:t xml:space="preserve">in favour of empirically derived parameters </w:t>
        </w:r>
        <w:r w:rsidR="009C6B60">
          <w:rPr>
            <w:rFonts w:eastAsiaTheme="minorEastAsia" w:cstheme="minorHAnsi"/>
            <w:lang w:val="en-GB"/>
          </w:rPr>
          <w:t xml:space="preserve">in these models </w:t>
        </w:r>
      </w:ins>
      <w:ins w:id="130" w:author="Max Lindmark" w:date="2020-09-10T22:52:00Z">
        <w:r w:rsidR="000F515A">
          <w:rPr>
            <w:rFonts w:eastAsiaTheme="minorEastAsia" w:cstheme="minorHAnsi"/>
            <w:lang w:val="en-GB"/>
          </w:rPr>
          <w:t xml:space="preserve">has led to </w:t>
        </w:r>
      </w:ins>
      <w:ins w:id="131" w:author="Max Lindmark" w:date="2020-09-10T22:53:00Z">
        <w:r w:rsidR="002764F8">
          <w:rPr>
            <w:rFonts w:eastAsiaTheme="minorEastAsia" w:cstheme="minorHAnsi"/>
            <w:lang w:val="en-GB"/>
          </w:rPr>
          <w:t xml:space="preserve">questioning of </w:t>
        </w:r>
      </w:ins>
      <w:r w:rsidR="00B773AC" w:rsidRPr="00091E6B">
        <w:rPr>
          <w:lang w:val="en-GB"/>
        </w:rPr>
        <w:t>the</w:t>
      </w:r>
      <w:ins w:id="132" w:author="Max Lindmark" w:date="2020-09-10T22:53:00Z">
        <w:r w:rsidR="00FA333A">
          <w:rPr>
            <w:lang w:val="en-GB"/>
          </w:rPr>
          <w:t>ir</w:t>
        </w:r>
      </w:ins>
      <w:r w:rsidR="00B773AC" w:rsidRPr="00091E6B">
        <w:rPr>
          <w:lang w:val="en-GB"/>
        </w:rPr>
        <w:t xml:space="preserve"> physiological basis </w:t>
      </w:r>
      <w:del w:id="133" w:author="Max Lindmark" w:date="2020-09-10T22:53:00Z">
        <w:r w:rsidR="00B773AC" w:rsidRPr="00091E6B" w:rsidDel="00FA333A">
          <w:rPr>
            <w:lang w:val="en-GB"/>
          </w:rPr>
          <w:delText xml:space="preserve">of </w:delText>
        </w:r>
      </w:del>
      <w:del w:id="134" w:author="Max Lindmark" w:date="2020-07-27T14:12:00Z">
        <w:r w:rsidR="00B773AC" w:rsidRPr="00091E6B" w:rsidDel="001D5816">
          <w:rPr>
            <w:lang w:val="en-GB"/>
          </w:rPr>
          <w:delText xml:space="preserve">these </w:delText>
        </w:r>
      </w:del>
      <w:del w:id="135" w:author="Max Lindmark" w:date="2020-09-10T22:53:00Z">
        <w:r w:rsidR="00B773AC" w:rsidRPr="00091E6B" w:rsidDel="00FA333A">
          <w:rPr>
            <w:lang w:val="en-GB"/>
          </w:rPr>
          <w:delText xml:space="preserve">models </w:delText>
        </w:r>
      </w:del>
      <w:del w:id="136" w:author="Max Lindmark" w:date="2020-09-10T22:52:00Z">
        <w:r w:rsidR="00B773AC" w:rsidRPr="00091E6B" w:rsidDel="0021657A">
          <w:rPr>
            <w:lang w:val="en-GB"/>
          </w:rPr>
          <w:delText>has been questioned for multiple reasons</w:delText>
        </w:r>
      </w:del>
      <w:del w:id="137" w:author="Max Lindmark" w:date="2020-07-27T14:24:00Z">
        <w:r w:rsidR="004D240D" w:rsidRPr="00091E6B" w:rsidDel="0039458E">
          <w:rPr>
            <w:lang w:val="en-GB"/>
          </w:rPr>
          <w:delText xml:space="preserve">, </w:delText>
        </w:r>
      </w:del>
      <w:del w:id="138" w:author="Max Lindmark" w:date="2020-08-17T12:06:00Z">
        <w:r w:rsidR="005A46BB" w:rsidRPr="00091E6B" w:rsidDel="00E51415">
          <w:rPr>
            <w:lang w:val="en-GB"/>
          </w:rPr>
          <w:delText>includ</w:delText>
        </w:r>
      </w:del>
      <w:del w:id="139" w:author="Max Lindmark" w:date="2020-07-27T14:24:00Z">
        <w:r w:rsidR="005A46BB" w:rsidRPr="00091E6B" w:rsidDel="0039458E">
          <w:rPr>
            <w:lang w:val="en-GB"/>
          </w:rPr>
          <w:delText xml:space="preserve">ing unrealistically large effects of temperature on asymptotic </w:delText>
        </w:r>
      </w:del>
      <w:del w:id="140" w:author="Max Lindmark" w:date="2020-07-27T14:15:00Z">
        <w:r w:rsidR="005A46BB" w:rsidRPr="00091E6B" w:rsidDel="00581065">
          <w:rPr>
            <w:lang w:val="en-GB"/>
          </w:rPr>
          <w:delText xml:space="preserve">size </w:delText>
        </w:r>
      </w:del>
      <w:del w:id="141" w:author="Max Lindmark" w:date="2020-07-27T14:24:00Z">
        <w:r w:rsidR="005A46BB" w:rsidRPr="00091E6B" w:rsidDel="0039458E">
          <w:rPr>
            <w:lang w:val="en-GB"/>
          </w:rPr>
          <w:delText xml:space="preserve">and </w:delText>
        </w:r>
      </w:del>
      <w:del w:id="142" w:author="Max Lindmark" w:date="2020-09-10T22:52:00Z">
        <w:r w:rsidR="004D240D" w:rsidRPr="00091E6B" w:rsidDel="0021657A">
          <w:rPr>
            <w:lang w:val="en-GB"/>
          </w:rPr>
          <w:delText xml:space="preserve">mass scaling exponents </w:delText>
        </w:r>
      </w:del>
      <w:del w:id="143" w:author="Max Lindmark" w:date="2020-08-17T12:00:00Z">
        <w:r w:rsidR="004D240D" w:rsidRPr="00091E6B" w:rsidDel="00841119">
          <w:rPr>
            <w:lang w:val="en-GB"/>
          </w:rPr>
          <w:delText xml:space="preserve">not </w:delText>
        </w:r>
      </w:del>
      <w:del w:id="144" w:author="Max Lindmark" w:date="2020-07-27T14:22:00Z">
        <w:r w:rsidR="004D240D" w:rsidRPr="00091E6B" w:rsidDel="00C052D9">
          <w:rPr>
            <w:lang w:val="en-GB"/>
          </w:rPr>
          <w:delText>match</w:delText>
        </w:r>
        <w:r w:rsidR="00EB68AE" w:rsidRPr="00091E6B" w:rsidDel="00C052D9">
          <w:rPr>
            <w:lang w:val="en-GB"/>
          </w:rPr>
          <w:delText xml:space="preserve">ing </w:delText>
        </w:r>
      </w:del>
      <w:del w:id="145" w:author="Max Lindmark" w:date="2020-09-10T22:52:00Z">
        <w:r w:rsidR="004D240D" w:rsidRPr="00091E6B" w:rsidDel="0021657A">
          <w:rPr>
            <w:lang w:val="en-GB"/>
          </w:rPr>
          <w:delText xml:space="preserve">empirical </w:delText>
        </w:r>
        <w:r w:rsidR="00534169" w:rsidRPr="00091E6B" w:rsidDel="0021657A">
          <w:rPr>
            <w:lang w:val="en-GB"/>
          </w:rPr>
          <w:delText>observations</w:delText>
        </w:r>
      </w:del>
      <w:del w:id="146" w:author="Max Lindmark" w:date="2020-08-17T12:00:00Z">
        <w:r w:rsidR="00534169" w:rsidRPr="00091E6B" w:rsidDel="00841119">
          <w:rPr>
            <w:lang w:val="en-GB"/>
          </w:rPr>
          <w:delText xml:space="preserve"> </w:delText>
        </w:r>
      </w:del>
      <w:r w:rsidR="009A5AD0" w:rsidRPr="00091E6B">
        <w:rPr>
          <w:lang w:val="en-GB"/>
        </w:rPr>
        <w:fldChar w:fldCharType="begin"/>
      </w:r>
      <w:r w:rsidR="00422B99" w:rsidRPr="00091E6B">
        <w:rPr>
          <w:lang w:val="en-GB"/>
        </w:rPr>
        <w:instrText xml:space="preserve"> ADDIN ZOTERO_ITEM CSL_CITATION {"citationID":"a2esn0h1bl","properties":{"formattedCitation":"(Lefevre {\\i{}et al.} 2017; Marshall &amp; White 2019a, b)","plainCitation":"(Lefevre et al. 2017;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091E6B">
        <w:rPr>
          <w:lang w:val="en-GB"/>
        </w:rPr>
        <w:fldChar w:fldCharType="separate"/>
      </w:r>
      <w:r w:rsidR="000B45B9" w:rsidRPr="00091E6B">
        <w:rPr>
          <w:lang w:val="en-GB"/>
        </w:rPr>
        <w:t xml:space="preserve">(Lefevre </w:t>
      </w:r>
      <w:r w:rsidR="000B45B9" w:rsidRPr="00091E6B">
        <w:rPr>
          <w:i/>
          <w:iCs/>
          <w:lang w:val="en-GB"/>
        </w:rPr>
        <w:t>et al.</w:t>
      </w:r>
      <w:r w:rsidR="000B45B9" w:rsidRPr="00091E6B">
        <w:rPr>
          <w:lang w:val="en-GB"/>
        </w:rPr>
        <w:t xml:space="preserve"> 2017; Marshall &amp; White 2019a, b)</w:t>
      </w:r>
      <w:r w:rsidR="009A5AD0" w:rsidRPr="00091E6B">
        <w:rPr>
          <w:lang w:val="en-GB"/>
        </w:rPr>
        <w:fldChar w:fldCharType="end"/>
      </w:r>
      <w:commentRangeStart w:id="147"/>
      <w:commentRangeStart w:id="148"/>
      <w:r w:rsidR="00D176FD" w:rsidRPr="00091E6B">
        <w:rPr>
          <w:rFonts w:eastAsiaTheme="minorEastAsia"/>
          <w:lang w:val="en-GB"/>
        </w:rPr>
        <w:t>.</w:t>
      </w:r>
      <w:commentRangeEnd w:id="147"/>
      <w:r w:rsidR="00650801" w:rsidRPr="00091E6B">
        <w:rPr>
          <w:rStyle w:val="CommentReference"/>
          <w:sz w:val="24"/>
          <w:szCs w:val="24"/>
        </w:rPr>
        <w:commentReference w:id="147"/>
      </w:r>
      <w:commentRangeEnd w:id="148"/>
      <w:r w:rsidR="00C052D9" w:rsidRPr="00091E6B">
        <w:rPr>
          <w:rStyle w:val="CommentReference"/>
          <w:sz w:val="24"/>
          <w:szCs w:val="24"/>
        </w:rPr>
        <w:commentReference w:id="148"/>
      </w:r>
      <w:ins w:id="149" w:author="Max Lindmark" w:date="2020-07-27T14:18:00Z">
        <w:r w:rsidR="007D4277" w:rsidRPr="00091E6B">
          <w:rPr>
            <w:rFonts w:eastAsiaTheme="minorEastAsia"/>
            <w:lang w:val="en-GB"/>
          </w:rPr>
          <w:t xml:space="preserve"> </w:t>
        </w:r>
        <w:commentRangeStart w:id="150"/>
        <w:r w:rsidR="007D4277" w:rsidRPr="00091E6B">
          <w:rPr>
            <w:rFonts w:eastAsiaTheme="minorEastAsia"/>
            <w:lang w:val="en-GB"/>
          </w:rPr>
          <w:t>Hence, despite</w:t>
        </w:r>
      </w:ins>
      <w:ins w:id="151" w:author="Max Lindmark" w:date="2020-07-27T14:19:00Z">
        <w:r w:rsidR="00B236EE" w:rsidRPr="00091E6B">
          <w:rPr>
            <w:rFonts w:eastAsiaTheme="minorEastAsia"/>
            <w:lang w:val="en-GB"/>
          </w:rPr>
          <w:t xml:space="preserve"> attempting to </w:t>
        </w:r>
      </w:ins>
      <w:ins w:id="152" w:author="Max Lindmark" w:date="2020-07-27T14:18:00Z">
        <w:r w:rsidR="007D4277" w:rsidRPr="00091E6B">
          <w:rPr>
            <w:rFonts w:eastAsiaTheme="minorEastAsia"/>
            <w:lang w:val="en-GB"/>
          </w:rPr>
          <w:t>describ</w:t>
        </w:r>
      </w:ins>
      <w:ins w:id="153" w:author="Max Lindmark" w:date="2020-07-27T14:19:00Z">
        <w:r w:rsidR="00387698" w:rsidRPr="00091E6B">
          <w:rPr>
            <w:rFonts w:eastAsiaTheme="minorEastAsia"/>
            <w:lang w:val="en-GB"/>
          </w:rPr>
          <w:t>e</w:t>
        </w:r>
      </w:ins>
      <w:ins w:id="154" w:author="Max Lindmark" w:date="2020-07-27T14:18:00Z">
        <w:r w:rsidR="007D4277" w:rsidRPr="00091E6B">
          <w:rPr>
            <w:rFonts w:eastAsiaTheme="minorEastAsia"/>
            <w:lang w:val="en-GB"/>
          </w:rPr>
          <w:t xml:space="preserve"> growth </w:t>
        </w:r>
      </w:ins>
      <w:ins w:id="155" w:author="Max Lindmark" w:date="2020-07-27T14:19:00Z">
        <w:r w:rsidR="00387698" w:rsidRPr="00091E6B">
          <w:rPr>
            <w:rFonts w:eastAsiaTheme="minorEastAsia"/>
            <w:lang w:val="en-GB"/>
          </w:rPr>
          <w:t xml:space="preserve">from </w:t>
        </w:r>
      </w:ins>
      <w:ins w:id="156" w:author="Max Lindmark" w:date="2020-07-27T14:26:00Z">
        <w:r w:rsidR="006541FA" w:rsidRPr="00091E6B">
          <w:rPr>
            <w:rFonts w:eastAsiaTheme="minorEastAsia"/>
            <w:lang w:val="en-GB"/>
          </w:rPr>
          <w:t xml:space="preserve">first </w:t>
        </w:r>
      </w:ins>
      <w:ins w:id="157" w:author="Max Lindmark" w:date="2020-07-27T14:19:00Z">
        <w:r w:rsidR="00387698" w:rsidRPr="00091E6B">
          <w:rPr>
            <w:rFonts w:eastAsiaTheme="minorEastAsia"/>
            <w:lang w:val="en-GB"/>
          </w:rPr>
          <w:t>principles</w:t>
        </w:r>
        <w:r w:rsidR="00357FB4" w:rsidRPr="00091E6B">
          <w:rPr>
            <w:rFonts w:eastAsiaTheme="minorEastAsia"/>
            <w:lang w:val="en-GB"/>
          </w:rPr>
          <w:t xml:space="preserve">, </w:t>
        </w:r>
      </w:ins>
      <w:ins w:id="158" w:author="Max Lindmark" w:date="2020-07-27T14:20:00Z">
        <w:r w:rsidR="00EA7C2E" w:rsidRPr="00091E6B">
          <w:rPr>
            <w:rFonts w:eastAsiaTheme="minorEastAsia"/>
            <w:lang w:val="en-GB"/>
          </w:rPr>
          <w:t>Pütter growth models can also be viewed as phenomenological</w:t>
        </w:r>
      </w:ins>
      <w:ins w:id="159" w:author="Max Lindmark" w:date="2020-07-27T14:26:00Z">
        <w:r w:rsidR="008D04F7" w:rsidRPr="00091E6B">
          <w:rPr>
            <w:rFonts w:eastAsiaTheme="minorEastAsia"/>
            <w:lang w:val="en-GB"/>
          </w:rPr>
          <w:t xml:space="preserve"> if those </w:t>
        </w:r>
      </w:ins>
      <w:ins w:id="160" w:author="Max Lindmark" w:date="2020-07-27T14:27:00Z">
        <w:r w:rsidR="009D683C" w:rsidRPr="00091E6B">
          <w:rPr>
            <w:rFonts w:eastAsiaTheme="minorEastAsia"/>
            <w:lang w:val="en-GB"/>
          </w:rPr>
          <w:t>principles</w:t>
        </w:r>
      </w:ins>
      <w:ins w:id="161" w:author="Max Lindmark" w:date="2020-07-27T14:26:00Z">
        <w:r w:rsidR="008D04F7" w:rsidRPr="00091E6B">
          <w:rPr>
            <w:rFonts w:eastAsiaTheme="minorEastAsia"/>
            <w:lang w:val="en-GB"/>
          </w:rPr>
          <w:t xml:space="preserve"> </w:t>
        </w:r>
        <w:r w:rsidR="009D683C" w:rsidRPr="00091E6B">
          <w:rPr>
            <w:rFonts w:eastAsiaTheme="minorEastAsia"/>
            <w:lang w:val="en-GB"/>
          </w:rPr>
          <w:t>are erroneous</w:t>
        </w:r>
      </w:ins>
      <w:ins w:id="162" w:author="Max Lindmark" w:date="2020-09-10T21:44:00Z">
        <w:r w:rsidR="0048131C">
          <w:rPr>
            <w:rFonts w:eastAsiaTheme="minorEastAsia"/>
            <w:lang w:val="en-GB"/>
          </w:rPr>
          <w:t xml:space="preserve"> or overly </w:t>
        </w:r>
        <w:r w:rsidR="00451D23">
          <w:rPr>
            <w:rFonts w:eastAsiaTheme="minorEastAsia"/>
            <w:lang w:val="en-GB"/>
          </w:rPr>
          <w:t>simplified</w:t>
        </w:r>
      </w:ins>
      <w:ins w:id="163" w:author="Max Lindmark" w:date="2020-07-27T14:20:00Z">
        <w:r w:rsidR="00B34B75" w:rsidRPr="00091E6B">
          <w:rPr>
            <w:rFonts w:eastAsiaTheme="minorEastAsia"/>
            <w:lang w:val="en-GB"/>
          </w:rPr>
          <w:t>.</w:t>
        </w:r>
      </w:ins>
      <w:r w:rsidR="00D176FD" w:rsidRPr="00091E6B">
        <w:rPr>
          <w:rFonts w:eastAsiaTheme="minorEastAsia"/>
          <w:lang w:val="en-GB"/>
        </w:rPr>
        <w:t xml:space="preserve"> </w:t>
      </w:r>
      <w:commentRangeEnd w:id="150"/>
      <w:r w:rsidR="006F7D68" w:rsidRPr="00091E6B">
        <w:rPr>
          <w:rStyle w:val="CommentReference"/>
          <w:sz w:val="24"/>
          <w:szCs w:val="24"/>
        </w:rPr>
        <w:commentReference w:id="150"/>
      </w:r>
      <w:ins w:id="164" w:author="Max Lindmark" w:date="2020-07-27T14:35:00Z">
        <w:r w:rsidR="00407D87" w:rsidRPr="00091E6B">
          <w:rPr>
            <w:rFonts w:eastAsiaTheme="minorEastAsia"/>
            <w:lang w:val="en-GB"/>
          </w:rPr>
          <w:t xml:space="preserve">Therefore, </w:t>
        </w:r>
      </w:ins>
      <w:commentRangeStart w:id="165"/>
      <w:commentRangeStart w:id="166"/>
      <w:del w:id="167" w:author="Max Lindmark" w:date="2020-07-27T14:36:00Z">
        <w:r w:rsidR="0017062E" w:rsidRPr="00091E6B" w:rsidDel="00BA6486">
          <w:rPr>
            <w:rFonts w:eastAsiaTheme="minorEastAsia"/>
            <w:lang w:val="en-GB"/>
          </w:rPr>
          <w:delText>A</w:delText>
        </w:r>
      </w:del>
      <w:ins w:id="168" w:author="Max Lindmark" w:date="2020-07-27T14:35:00Z">
        <w:r w:rsidR="00407D87" w:rsidRPr="00091E6B">
          <w:rPr>
            <w:rFonts w:eastAsiaTheme="minorEastAsia"/>
            <w:lang w:val="en-GB"/>
          </w:rPr>
          <w:t>a</w:t>
        </w:r>
      </w:ins>
      <w:r w:rsidR="0017062E" w:rsidRPr="00091E6B">
        <w:rPr>
          <w:rFonts w:eastAsiaTheme="minorEastAsia"/>
          <w:lang w:val="en-GB"/>
        </w:rPr>
        <w:t xml:space="preserve">s </w:t>
      </w:r>
      <w:r w:rsidR="00293233" w:rsidRPr="00091E6B">
        <w:rPr>
          <w:rFonts w:eastAsiaTheme="minorEastAsia"/>
          <w:lang w:val="en-GB"/>
        </w:rPr>
        <w:t xml:space="preserve">empirical findings </w:t>
      </w:r>
      <w:r w:rsidR="004507B0" w:rsidRPr="00091E6B">
        <w:rPr>
          <w:rFonts w:eastAsiaTheme="minorEastAsia"/>
          <w:lang w:val="en-GB"/>
        </w:rPr>
        <w:t>vary</w:t>
      </w:r>
      <w:r w:rsidR="00293233" w:rsidRPr="00091E6B">
        <w:rPr>
          <w:rFonts w:eastAsiaTheme="minorEastAsia"/>
          <w:lang w:val="en-GB"/>
        </w:rPr>
        <w:t xml:space="preserve"> and theoretical predictions</w:t>
      </w:r>
      <w:r w:rsidR="00A0241D" w:rsidRPr="00091E6B">
        <w:rPr>
          <w:rFonts w:eastAsiaTheme="minorEastAsia"/>
          <w:lang w:val="en-GB"/>
        </w:rPr>
        <w:t xml:space="preserve"> </w:t>
      </w:r>
      <w:r w:rsidR="00854E89" w:rsidRPr="00091E6B">
        <w:rPr>
          <w:rFonts w:eastAsiaTheme="minorEastAsia"/>
          <w:lang w:val="en-GB"/>
        </w:rPr>
        <w:t xml:space="preserve">are questioned, </w:t>
      </w:r>
      <w:r w:rsidR="00ED3B77" w:rsidRPr="00091E6B">
        <w:rPr>
          <w:rFonts w:eastAsiaTheme="minorEastAsia"/>
          <w:lang w:val="en-GB"/>
        </w:rPr>
        <w:t xml:space="preserve">it </w:t>
      </w:r>
      <w:r w:rsidR="00854E89" w:rsidRPr="00091E6B">
        <w:rPr>
          <w:rFonts w:eastAsiaTheme="minorEastAsia"/>
          <w:lang w:val="en-GB"/>
        </w:rPr>
        <w:t xml:space="preserve">remains unclear </w:t>
      </w:r>
      <w:ins w:id="169" w:author="Max Lindmark" w:date="2020-07-27T14:37:00Z">
        <w:r w:rsidR="006C78E0" w:rsidRPr="00091E6B">
          <w:rPr>
            <w:rFonts w:eastAsiaTheme="minorEastAsia"/>
            <w:lang w:val="en-GB"/>
          </w:rPr>
          <w:t xml:space="preserve">if and </w:t>
        </w:r>
        <w:r w:rsidR="00021CB3" w:rsidRPr="00091E6B">
          <w:rPr>
            <w:rFonts w:eastAsiaTheme="minorEastAsia"/>
            <w:lang w:val="en-GB"/>
          </w:rPr>
          <w:t>how</w:t>
        </w:r>
        <w:r w:rsidR="00CE73C5" w:rsidRPr="00091E6B">
          <w:rPr>
            <w:rFonts w:eastAsiaTheme="minorEastAsia"/>
            <w:lang w:val="en-GB"/>
          </w:rPr>
          <w:t xml:space="preserve"> </w:t>
        </w:r>
      </w:ins>
      <w:del w:id="170" w:author="Max Lindmark" w:date="2020-07-27T14:37:00Z">
        <w:r w:rsidR="00854E89" w:rsidRPr="00091E6B" w:rsidDel="006C78E0">
          <w:rPr>
            <w:rFonts w:eastAsiaTheme="minorEastAsia"/>
            <w:lang w:val="en-GB"/>
          </w:rPr>
          <w:delText xml:space="preserve">to which extent </w:delText>
        </w:r>
        <w:r w:rsidR="00854E89" w:rsidRPr="00091E6B" w:rsidDel="004A0FA9">
          <w:rPr>
            <w:rFonts w:eastAsiaTheme="minorEastAsia"/>
            <w:lang w:val="en-GB"/>
          </w:rPr>
          <w:delText xml:space="preserve">the </w:delText>
        </w:r>
      </w:del>
      <w:r w:rsidR="00854E89" w:rsidRPr="00091E6B">
        <w:rPr>
          <w:rFonts w:eastAsiaTheme="minorEastAsia"/>
          <w:lang w:val="en-GB"/>
        </w:rPr>
        <w:t xml:space="preserve">growth of large fish within </w:t>
      </w:r>
      <w:r w:rsidR="00322AFB" w:rsidRPr="00091E6B">
        <w:rPr>
          <w:rFonts w:eastAsiaTheme="minorEastAsia"/>
          <w:lang w:val="en-GB"/>
        </w:rPr>
        <w:t>population</w:t>
      </w:r>
      <w:r w:rsidR="000A6647" w:rsidRPr="00091E6B">
        <w:rPr>
          <w:rFonts w:eastAsiaTheme="minorEastAsia"/>
          <w:lang w:val="en-GB"/>
        </w:rPr>
        <w:t>s</w:t>
      </w:r>
      <w:r w:rsidR="00854E89" w:rsidRPr="00091E6B">
        <w:rPr>
          <w:rFonts w:eastAsiaTheme="minorEastAsia"/>
          <w:lang w:val="en-GB"/>
        </w:rPr>
        <w:t xml:space="preserve"> is limited by </w:t>
      </w:r>
      <w:r w:rsidR="002F5EAC" w:rsidRPr="00091E6B">
        <w:rPr>
          <w:rFonts w:eastAsiaTheme="minorEastAsia"/>
          <w:lang w:val="en-GB"/>
        </w:rPr>
        <w:t>temperature</w:t>
      </w:r>
      <w:r w:rsidR="00C56C63" w:rsidRPr="00091E6B">
        <w:rPr>
          <w:rFonts w:eastAsiaTheme="minorEastAsia"/>
          <w:lang w:val="en-GB"/>
        </w:rPr>
        <w:t xml:space="preserve">. </w:t>
      </w:r>
    </w:p>
    <w:p w14:paraId="4DEBBDBB" w14:textId="6662462C" w:rsidR="00F261A4" w:rsidRPr="00091E6B" w:rsidRDefault="009927EB" w:rsidP="002E3379">
      <w:pPr>
        <w:spacing w:line="480" w:lineRule="auto"/>
        <w:ind w:firstLine="284"/>
        <w:contextualSpacing/>
        <w:jc w:val="both"/>
        <w:rPr>
          <w:rFonts w:eastAsiaTheme="minorEastAsia"/>
          <w:lang w:val="en-GB"/>
        </w:rPr>
      </w:pPr>
      <w:r w:rsidRPr="00091E6B">
        <w:rPr>
          <w:rFonts w:eastAsiaTheme="minorEastAsia"/>
          <w:lang w:val="en-GB"/>
        </w:rPr>
        <w:t>In more mechanistic growth models</w:t>
      </w:r>
      <w:commentRangeEnd w:id="165"/>
      <w:r w:rsidR="00D9252D" w:rsidRPr="00091E6B">
        <w:rPr>
          <w:rStyle w:val="CommentReference"/>
          <w:sz w:val="24"/>
          <w:szCs w:val="24"/>
        </w:rPr>
        <w:commentReference w:id="165"/>
      </w:r>
      <w:commentRangeEnd w:id="166"/>
      <w:r w:rsidR="001D5816" w:rsidRPr="00091E6B">
        <w:rPr>
          <w:rStyle w:val="CommentReference"/>
          <w:sz w:val="24"/>
          <w:szCs w:val="24"/>
        </w:rPr>
        <w:commentReference w:id="166"/>
      </w:r>
      <w:r w:rsidRPr="00091E6B">
        <w:rPr>
          <w:rFonts w:eastAsiaTheme="minorEastAsia"/>
          <w:lang w:val="en-GB"/>
        </w:rPr>
        <w:t xml:space="preserve">, </w:t>
      </w:r>
      <w:del w:id="171" w:author="Max Lindmark" w:date="2020-07-27T14:38:00Z">
        <w:r w:rsidR="00DF5EF8" w:rsidRPr="00091E6B" w:rsidDel="00C55190">
          <w:rPr>
            <w:rFonts w:eastAsiaTheme="minorEastAsia"/>
            <w:lang w:val="en-GB"/>
          </w:rPr>
          <w:delText xml:space="preserve">somatic </w:delText>
        </w:r>
        <w:r w:rsidR="00FF088C" w:rsidRPr="00091E6B" w:rsidDel="00C55190">
          <w:rPr>
            <w:rFonts w:eastAsiaTheme="minorEastAsia"/>
            <w:lang w:val="en-GB"/>
          </w:rPr>
          <w:delText xml:space="preserve">growth </w:delText>
        </w:r>
        <w:r w:rsidR="00D71D52" w:rsidRPr="00091E6B" w:rsidDel="00C55190">
          <w:rPr>
            <w:rFonts w:eastAsiaTheme="minorEastAsia"/>
            <w:lang w:val="en-GB"/>
          </w:rPr>
          <w:delText>can</w:delText>
        </w:r>
        <w:r w:rsidR="00EB2461" w:rsidRPr="00091E6B" w:rsidDel="00C55190">
          <w:rPr>
            <w:rFonts w:eastAsiaTheme="minorEastAsia"/>
            <w:lang w:val="en-GB"/>
          </w:rPr>
          <w:delText xml:space="preserve"> be represented as the </w:delText>
        </w:r>
      </w:del>
      <w:ins w:id="172" w:author="Max Lindmark" w:date="2020-07-27T14:38:00Z">
        <w:r w:rsidR="00C55190" w:rsidRPr="00091E6B">
          <w:rPr>
            <w:rFonts w:eastAsiaTheme="minorEastAsia"/>
            <w:lang w:val="en-GB"/>
          </w:rPr>
          <w:t xml:space="preserve">the </w:t>
        </w:r>
      </w:ins>
      <w:r w:rsidR="00EB2461" w:rsidRPr="00091E6B">
        <w:rPr>
          <w:rFonts w:eastAsiaTheme="minorEastAsia"/>
          <w:lang w:val="en-GB"/>
        </w:rPr>
        <w:t xml:space="preserve">difference between </w:t>
      </w:r>
      <w:r w:rsidR="00D71D52" w:rsidRPr="00091E6B">
        <w:rPr>
          <w:rFonts w:eastAsiaTheme="minorEastAsia"/>
          <w:lang w:val="en-GB"/>
        </w:rPr>
        <w:t xml:space="preserve">energy </w:t>
      </w:r>
      <w:r w:rsidR="00A90200" w:rsidRPr="00091E6B">
        <w:rPr>
          <w:rFonts w:eastAsiaTheme="minorEastAsia"/>
          <w:lang w:val="en-GB"/>
        </w:rPr>
        <w:t>acquisition and expenditure</w:t>
      </w:r>
      <w:r w:rsidR="00967649" w:rsidRPr="00091E6B">
        <w:rPr>
          <w:rFonts w:eastAsiaTheme="minorEastAsia"/>
          <w:lang w:val="en-GB"/>
        </w:rPr>
        <w:t xml:space="preserve"> </w:t>
      </w:r>
      <w:r w:rsidR="00967649" w:rsidRPr="00091E6B">
        <w:rPr>
          <w:rFonts w:eastAsiaTheme="minorEastAsia"/>
        </w:rPr>
        <w:fldChar w:fldCharType="begin"/>
      </w:r>
      <w:r w:rsidR="00422B99" w:rsidRPr="00091E6B">
        <w:rPr>
          <w:rFonts w:eastAsiaTheme="minorEastAsia"/>
          <w:lang w:val="en-GB"/>
        </w:rPr>
        <w:instrText xml:space="preserve"> ADDIN ZOTERO_ITEM CSL_CITATION {"citationID":"a280rvnacef","properties":{"formattedCitation":"(Ursin 1967; Kitchell {\\i{}et al.} 1977; Jobling 1997)","plainCitation":"(Ursin 1967; Kitchell et al. 1977; Jobling 1997)","noteIndex":0},"citationItems":[{"id":895,"uris":["http://zotero.org/users/6116610/items/5G6C5LEF"],"uri":["http://zotero.org/users/6116610/items/5G6C5LEF"],"itemData":{"id":895,"type":"article-journal","container-title":"Journal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67649" w:rsidRPr="00091E6B">
        <w:rPr>
          <w:rFonts w:eastAsiaTheme="minorEastAsia"/>
        </w:rPr>
        <w:fldChar w:fldCharType="separate"/>
      </w:r>
      <w:r w:rsidR="00C164F0" w:rsidRPr="00091E6B">
        <w:rPr>
          <w:lang w:val="en-GB"/>
        </w:rPr>
        <w:t xml:space="preserve">(Ursin 1967; Kitchell </w:t>
      </w:r>
      <w:r w:rsidR="00C164F0" w:rsidRPr="00091E6B">
        <w:rPr>
          <w:i/>
          <w:iCs/>
          <w:lang w:val="en-GB"/>
        </w:rPr>
        <w:t>et al.</w:t>
      </w:r>
      <w:r w:rsidR="00C164F0" w:rsidRPr="00091E6B">
        <w:rPr>
          <w:lang w:val="en-GB"/>
        </w:rPr>
        <w:t xml:space="preserve"> 1977; Jobling 1997)</w:t>
      </w:r>
      <w:r w:rsidR="00967649" w:rsidRPr="00091E6B">
        <w:rPr>
          <w:rFonts w:eastAsiaTheme="minorEastAsia"/>
        </w:rPr>
        <w:fldChar w:fldCharType="end"/>
      </w:r>
      <w:del w:id="173" w:author="Max Lindmark" w:date="2020-07-27T14:38:00Z">
        <w:r w:rsidR="005A1690" w:rsidRPr="00091E6B" w:rsidDel="0084683F">
          <w:rPr>
            <w:rFonts w:eastAsiaTheme="minorEastAsia"/>
            <w:lang w:val="en-GB"/>
          </w:rPr>
          <w:delText xml:space="preserve">. </w:delText>
        </w:r>
        <w:r w:rsidR="00915E9A" w:rsidRPr="00091E6B" w:rsidDel="0084683F">
          <w:rPr>
            <w:rFonts w:eastAsiaTheme="minorEastAsia"/>
            <w:lang w:val="en-GB"/>
          </w:rPr>
          <w:delText>I</w:delText>
        </w:r>
        <w:r w:rsidR="00915E9A" w:rsidRPr="00091E6B" w:rsidDel="00BF5CD8">
          <w:rPr>
            <w:rFonts w:eastAsiaTheme="minorEastAsia"/>
            <w:lang w:val="en-GB"/>
          </w:rPr>
          <w:delText>n mature individuals</w:delText>
        </w:r>
      </w:del>
      <w:ins w:id="174" w:author="Max Lindmark" w:date="2020-07-27T14:38:00Z">
        <w:r w:rsidR="00C55190" w:rsidRPr="00091E6B">
          <w:rPr>
            <w:rFonts w:eastAsiaTheme="minorEastAsia"/>
            <w:lang w:val="en-GB"/>
          </w:rPr>
          <w:t xml:space="preserve"> is </w:t>
        </w:r>
      </w:ins>
      <w:del w:id="175" w:author="Max Lindmark" w:date="2020-07-27T14:38:00Z">
        <w:r w:rsidR="005A1690" w:rsidRPr="00091E6B" w:rsidDel="00C55190">
          <w:rPr>
            <w:rFonts w:eastAsiaTheme="minorEastAsia"/>
            <w:lang w:val="en-GB"/>
          </w:rPr>
          <w:delText xml:space="preserve">, </w:delText>
        </w:r>
        <w:r w:rsidR="009930B4" w:rsidRPr="00091E6B" w:rsidDel="00C55190">
          <w:rPr>
            <w:rFonts w:eastAsiaTheme="minorEastAsia"/>
            <w:lang w:val="en-GB"/>
          </w:rPr>
          <w:delText xml:space="preserve">the remaining excess energy is </w:delText>
        </w:r>
      </w:del>
      <w:r w:rsidR="009930B4" w:rsidRPr="00091E6B">
        <w:rPr>
          <w:rFonts w:eastAsiaTheme="minorEastAsia"/>
          <w:lang w:val="en-GB"/>
        </w:rPr>
        <w:t xml:space="preserve">partitioned between somatic growth and </w:t>
      </w:r>
      <w:r w:rsidR="00711D60" w:rsidRPr="00091E6B">
        <w:rPr>
          <w:rFonts w:eastAsiaTheme="minorEastAsia"/>
          <w:lang w:val="en-GB"/>
        </w:rPr>
        <w:t>gonads</w:t>
      </w:r>
      <w:r w:rsidR="003A69D1" w:rsidRPr="00091E6B">
        <w:rPr>
          <w:rFonts w:eastAsiaTheme="minorEastAsia"/>
          <w:lang w:val="en-GB"/>
        </w:rPr>
        <w:t>.</w:t>
      </w:r>
      <w:r w:rsidR="00A90200" w:rsidRPr="00091E6B">
        <w:rPr>
          <w:rFonts w:eastAsiaTheme="minorEastAsia"/>
          <w:lang w:val="en-GB"/>
        </w:rPr>
        <w:t xml:space="preserve"> </w:t>
      </w:r>
      <w:del w:id="176" w:author="Max Lindmark" w:date="2020-07-27T14:39:00Z">
        <w:r w:rsidR="00BF72DF" w:rsidRPr="00091E6B" w:rsidDel="00E81A8E">
          <w:rPr>
            <w:rFonts w:eastAsiaTheme="minorEastAsia"/>
            <w:lang w:val="en-GB"/>
          </w:rPr>
          <w:delText>Usually, e</w:delText>
        </w:r>
      </w:del>
      <w:ins w:id="177" w:author="Max Lindmark" w:date="2020-07-27T14:39:00Z">
        <w:r w:rsidR="00E81A8E" w:rsidRPr="00091E6B">
          <w:rPr>
            <w:rFonts w:eastAsiaTheme="minorEastAsia"/>
            <w:lang w:val="en-GB"/>
          </w:rPr>
          <w:t>E</w:t>
        </w:r>
      </w:ins>
      <w:r w:rsidR="00047B55" w:rsidRPr="00091E6B">
        <w:rPr>
          <w:rFonts w:eastAsiaTheme="minorEastAsia"/>
          <w:lang w:val="en-GB"/>
        </w:rPr>
        <w:t xml:space="preserve">nergy acquisition is </w:t>
      </w:r>
      <w:ins w:id="178" w:author="Max Lindmark" w:date="2020-07-27T14:39:00Z">
        <w:r w:rsidR="006267C1" w:rsidRPr="00091E6B">
          <w:rPr>
            <w:rFonts w:eastAsiaTheme="minorEastAsia"/>
            <w:lang w:val="en-GB"/>
          </w:rPr>
          <w:t>no</w:t>
        </w:r>
      </w:ins>
      <w:ins w:id="179" w:author="Max Lindmark" w:date="2020-07-27T14:40:00Z">
        <w:r w:rsidR="006267C1" w:rsidRPr="00091E6B">
          <w:rPr>
            <w:rFonts w:eastAsiaTheme="minorEastAsia"/>
            <w:lang w:val="en-GB"/>
          </w:rPr>
          <w:t>rmally</w:t>
        </w:r>
      </w:ins>
      <w:ins w:id="180" w:author="Max Lindmark" w:date="2020-07-27T14:39:00Z">
        <w:r w:rsidR="00661550" w:rsidRPr="00091E6B">
          <w:rPr>
            <w:rFonts w:eastAsiaTheme="minorEastAsia"/>
            <w:lang w:val="en-GB"/>
          </w:rPr>
          <w:t xml:space="preserve"> </w:t>
        </w:r>
      </w:ins>
      <w:r w:rsidR="00047B55" w:rsidRPr="00091E6B">
        <w:rPr>
          <w:rFonts w:eastAsiaTheme="minorEastAsia"/>
          <w:lang w:val="en-GB"/>
        </w:rPr>
        <w:t xml:space="preserve">the </w:t>
      </w:r>
      <w:r w:rsidR="00943E8F" w:rsidRPr="00091E6B">
        <w:rPr>
          <w:rFonts w:eastAsiaTheme="minorEastAsia"/>
          <w:lang w:val="en-GB"/>
        </w:rPr>
        <w:t xml:space="preserve">amount of </w:t>
      </w:r>
      <w:r w:rsidR="00A114A8" w:rsidRPr="00091E6B">
        <w:rPr>
          <w:rFonts w:eastAsiaTheme="minorEastAsia"/>
          <w:lang w:val="en-GB"/>
        </w:rPr>
        <w:t xml:space="preserve">energy </w:t>
      </w:r>
      <w:r w:rsidR="00965FDC" w:rsidRPr="00091E6B">
        <w:rPr>
          <w:rFonts w:eastAsiaTheme="minorEastAsia"/>
          <w:lang w:val="en-GB"/>
        </w:rPr>
        <w:t>extracted from</w:t>
      </w:r>
      <w:r w:rsidR="00A114A8" w:rsidRPr="00091E6B">
        <w:rPr>
          <w:rFonts w:eastAsiaTheme="minorEastAsia"/>
          <w:lang w:val="en-GB"/>
        </w:rPr>
        <w:t xml:space="preserve"> </w:t>
      </w:r>
      <w:r w:rsidR="00943E8F" w:rsidRPr="00091E6B">
        <w:rPr>
          <w:rFonts w:eastAsiaTheme="minorEastAsia"/>
          <w:lang w:val="en-GB"/>
        </w:rPr>
        <w:t xml:space="preserve">consumed </w:t>
      </w:r>
      <w:r w:rsidR="00A114A8" w:rsidRPr="00091E6B">
        <w:rPr>
          <w:rFonts w:eastAsiaTheme="minorEastAsia"/>
          <w:lang w:val="en-GB"/>
        </w:rPr>
        <w:t>food and e</w:t>
      </w:r>
      <w:r w:rsidR="00943E8F" w:rsidRPr="00091E6B">
        <w:rPr>
          <w:rFonts w:eastAsiaTheme="minorEastAsia"/>
          <w:lang w:val="en-GB"/>
        </w:rPr>
        <w:t xml:space="preserve">xpenditure is </w:t>
      </w:r>
      <w:r w:rsidR="00E15DE7" w:rsidRPr="00091E6B">
        <w:rPr>
          <w:rFonts w:eastAsiaTheme="minorEastAsia"/>
          <w:lang w:val="en-GB"/>
        </w:rPr>
        <w:t>defined as fasting, activity and feeding</w:t>
      </w:r>
      <w:r w:rsidR="006547B6" w:rsidRPr="00091E6B">
        <w:rPr>
          <w:rFonts w:eastAsiaTheme="minorEastAsia"/>
          <w:lang w:val="en-GB"/>
        </w:rPr>
        <w:t xml:space="preserve"> metabolism</w:t>
      </w:r>
      <w:r w:rsidR="00A35B35" w:rsidRPr="00091E6B">
        <w:rPr>
          <w:rFonts w:eastAsiaTheme="minorEastAsia"/>
          <w:lang w:val="en-GB"/>
        </w:rPr>
        <w:t xml:space="preserve">. </w:t>
      </w:r>
      <w:r w:rsidR="007A5C33" w:rsidRPr="00091E6B">
        <w:rPr>
          <w:rFonts w:eastAsiaTheme="minorEastAsia"/>
          <w:lang w:val="en-GB"/>
        </w:rPr>
        <w:t>M</w:t>
      </w:r>
      <w:r w:rsidR="00A35B35" w:rsidRPr="00091E6B">
        <w:rPr>
          <w:rFonts w:eastAsiaTheme="minorEastAsia"/>
          <w:lang w:val="en-GB"/>
        </w:rPr>
        <w:t xml:space="preserve">etabolic processes are in turn </w:t>
      </w:r>
      <w:del w:id="181" w:author="Max Lindmark" w:date="2020-07-27T14:40:00Z">
        <w:r w:rsidR="00CC4991" w:rsidRPr="00091E6B" w:rsidDel="00625DD6">
          <w:rPr>
            <w:rFonts w:eastAsiaTheme="minorEastAsia"/>
            <w:lang w:val="en-GB"/>
          </w:rPr>
          <w:delText xml:space="preserve">typically </w:delText>
        </w:r>
      </w:del>
      <w:ins w:id="182" w:author="Max Lindmark" w:date="2020-07-27T14:40:00Z">
        <w:r w:rsidR="00625DD6" w:rsidRPr="00091E6B">
          <w:rPr>
            <w:rFonts w:eastAsiaTheme="minorEastAsia"/>
            <w:lang w:val="en-GB"/>
          </w:rPr>
          <w:t xml:space="preserve">often </w:t>
        </w:r>
      </w:ins>
      <w:r w:rsidR="00D6415A" w:rsidRPr="00091E6B">
        <w:rPr>
          <w:rFonts w:eastAsiaTheme="minorEastAsia"/>
          <w:lang w:val="en-GB"/>
        </w:rPr>
        <w:t xml:space="preserve">assumed to be </w:t>
      </w:r>
      <w:r w:rsidR="00317DF2" w:rsidRPr="00091E6B">
        <w:rPr>
          <w:rFonts w:eastAsiaTheme="minorEastAsia"/>
          <w:lang w:val="en-GB"/>
        </w:rPr>
        <w:t xml:space="preserve">related to </w:t>
      </w:r>
      <w:r w:rsidR="008646EC" w:rsidRPr="00091E6B">
        <w:rPr>
          <w:rFonts w:eastAsiaTheme="minorEastAsia"/>
          <w:lang w:val="en-GB"/>
        </w:rPr>
        <w:t>resting metabolism</w:t>
      </w:r>
      <w:r w:rsidR="00FB0DE4" w:rsidRPr="00091E6B">
        <w:rPr>
          <w:rFonts w:eastAsiaTheme="minorEastAsia"/>
          <w:lang w:val="en-GB"/>
        </w:rPr>
        <w:t xml:space="preserve">, </w:t>
      </w:r>
      <w:del w:id="183" w:author="Max Lindmark" w:date="2020-07-27T14:40:00Z">
        <w:r w:rsidR="003441F1" w:rsidRPr="00091E6B" w:rsidDel="00706F13">
          <w:rPr>
            <w:rFonts w:eastAsiaTheme="minorEastAsia"/>
            <w:lang w:val="en-GB"/>
          </w:rPr>
          <w:delText>often</w:delText>
        </w:r>
        <w:r w:rsidR="00DF5565" w:rsidRPr="00091E6B" w:rsidDel="00706F13">
          <w:rPr>
            <w:rFonts w:eastAsiaTheme="minorEastAsia"/>
            <w:lang w:val="en-GB"/>
          </w:rPr>
          <w:delText xml:space="preserve"> </w:delText>
        </w:r>
      </w:del>
      <w:r w:rsidR="00FB0DE4" w:rsidRPr="00091E6B">
        <w:rPr>
          <w:rFonts w:eastAsiaTheme="minorEastAsia"/>
          <w:lang w:val="en-GB"/>
        </w:rPr>
        <w:t xml:space="preserve">measured as the oxygen consumption of </w:t>
      </w:r>
      <w:r w:rsidR="006F30E4" w:rsidRPr="00091E6B">
        <w:rPr>
          <w:rFonts w:eastAsiaTheme="minorEastAsia"/>
          <w:lang w:val="en-GB"/>
        </w:rPr>
        <w:t>unfed fish at rest</w:t>
      </w:r>
      <w:r w:rsidR="004A5152" w:rsidRPr="00091E6B">
        <w:rPr>
          <w:rFonts w:eastAsiaTheme="minorEastAsia"/>
          <w:lang w:val="en-GB"/>
        </w:rPr>
        <w:t xml:space="preserve"> </w:t>
      </w:r>
      <w:r w:rsidR="004A5152" w:rsidRPr="00091E6B">
        <w:rPr>
          <w:rFonts w:eastAsiaTheme="minorEastAsia"/>
        </w:rPr>
        <w:fldChar w:fldCharType="begin"/>
      </w:r>
      <w:r w:rsidR="00422B99" w:rsidRPr="00091E6B">
        <w:rPr>
          <w:rFonts w:eastAsiaTheme="minorEastAsia"/>
          <w:lang w:val="en-GB"/>
        </w:rPr>
        <w:instrText xml:space="preserve"> ADDIN ZOTERO_ITEM CSL_CITATION {"citationID":"E74Xn1aK","properties":{"formattedCitation":"(Jobling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091E6B">
        <w:rPr>
          <w:rFonts w:eastAsiaTheme="minorEastAsia"/>
        </w:rPr>
        <w:fldChar w:fldCharType="separate"/>
      </w:r>
      <w:r w:rsidR="0044238B" w:rsidRPr="00091E6B">
        <w:rPr>
          <w:rFonts w:eastAsiaTheme="minorEastAsia"/>
          <w:noProof/>
          <w:lang w:val="en-GB"/>
        </w:rPr>
        <w:t>(Jobling 1997)</w:t>
      </w:r>
      <w:r w:rsidR="004A5152" w:rsidRPr="00091E6B">
        <w:rPr>
          <w:rFonts w:eastAsiaTheme="minorEastAsia"/>
        </w:rPr>
        <w:fldChar w:fldCharType="end"/>
      </w:r>
      <w:r w:rsidR="006F30E4" w:rsidRPr="00091E6B">
        <w:rPr>
          <w:rFonts w:eastAsiaTheme="minorEastAsia"/>
          <w:lang w:val="en-GB"/>
        </w:rPr>
        <w:t xml:space="preserve">. </w:t>
      </w:r>
      <w:r w:rsidR="00C303B0" w:rsidRPr="00091E6B">
        <w:rPr>
          <w:rFonts w:eastAsiaTheme="minorEastAsia"/>
          <w:lang w:val="en-GB"/>
        </w:rPr>
        <w:t>T</w:t>
      </w:r>
      <w:r w:rsidR="004213C0" w:rsidRPr="00091E6B">
        <w:rPr>
          <w:rFonts w:eastAsiaTheme="minorEastAsia"/>
          <w:lang w:val="en-GB"/>
        </w:rPr>
        <w:t>h</w:t>
      </w:r>
      <w:r w:rsidR="00B60661" w:rsidRPr="00091E6B">
        <w:rPr>
          <w:rFonts w:eastAsiaTheme="minorEastAsia"/>
          <w:lang w:val="en-GB"/>
        </w:rPr>
        <w:t xml:space="preserve">ese components of the </w:t>
      </w:r>
      <w:r w:rsidR="00AA77CD" w:rsidRPr="00091E6B">
        <w:rPr>
          <w:rFonts w:eastAsiaTheme="minorEastAsia"/>
          <w:lang w:val="en-GB"/>
        </w:rPr>
        <w:t xml:space="preserve">energetics </w:t>
      </w:r>
      <w:r w:rsidR="0020182D" w:rsidRPr="00091E6B">
        <w:rPr>
          <w:rFonts w:eastAsiaTheme="minorEastAsia"/>
          <w:lang w:val="en-GB"/>
        </w:rPr>
        <w:t xml:space="preserve">of growth </w:t>
      </w:r>
      <w:r w:rsidR="00C63272" w:rsidRPr="00091E6B">
        <w:rPr>
          <w:rFonts w:eastAsiaTheme="minorEastAsia"/>
          <w:lang w:val="en-GB"/>
        </w:rPr>
        <w:t xml:space="preserve">are found </w:t>
      </w:r>
      <w:r w:rsidR="00D23363" w:rsidRPr="00091E6B">
        <w:rPr>
          <w:rFonts w:eastAsiaTheme="minorEastAsia"/>
          <w:lang w:val="en-GB"/>
        </w:rPr>
        <w:t xml:space="preserve">in </w:t>
      </w:r>
      <w:r w:rsidR="00E01ED1" w:rsidRPr="00091E6B">
        <w:rPr>
          <w:rFonts w:eastAsiaTheme="minorEastAsia"/>
          <w:lang w:val="en-GB"/>
        </w:rPr>
        <w:t>dynamic energy budget models</w:t>
      </w:r>
      <w:r w:rsidR="009E5647" w:rsidRPr="00091E6B">
        <w:rPr>
          <w:rFonts w:eastAsiaTheme="minorEastAsia"/>
          <w:lang w:val="en-GB"/>
        </w:rPr>
        <w:t xml:space="preserve"> </w:t>
      </w:r>
      <w:r w:rsidR="006142EB" w:rsidRPr="00091E6B">
        <w:rPr>
          <w:rFonts w:eastAsiaTheme="minorEastAsia"/>
        </w:rPr>
        <w:fldChar w:fldCharType="begin"/>
      </w:r>
      <w:r w:rsidR="00422B99" w:rsidRPr="00091E6B">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sidRPr="00091E6B">
        <w:rPr>
          <w:rFonts w:eastAsiaTheme="minorEastAsia"/>
        </w:rPr>
        <w:fldChar w:fldCharType="separate"/>
      </w:r>
      <w:r w:rsidR="00EB6461" w:rsidRPr="00091E6B">
        <w:rPr>
          <w:lang w:val="en-GB"/>
        </w:rPr>
        <w:t xml:space="preserve">(Kitchell </w:t>
      </w:r>
      <w:r w:rsidR="00EB6461" w:rsidRPr="00091E6B">
        <w:rPr>
          <w:i/>
          <w:iCs/>
          <w:lang w:val="en-GB"/>
        </w:rPr>
        <w:t>et al.</w:t>
      </w:r>
      <w:r w:rsidR="00EB6461" w:rsidRPr="00091E6B">
        <w:rPr>
          <w:lang w:val="en-GB"/>
        </w:rPr>
        <w:t xml:space="preserve"> 1977; Kooijman 1993; Kearney 2019)</w:t>
      </w:r>
      <w:r w:rsidR="006142EB" w:rsidRPr="00091E6B">
        <w:rPr>
          <w:rFonts w:eastAsiaTheme="minorEastAsia"/>
        </w:rPr>
        <w:fldChar w:fldCharType="end"/>
      </w:r>
      <w:r w:rsidR="00531E2C" w:rsidRPr="00091E6B">
        <w:rPr>
          <w:rFonts w:eastAsiaTheme="minorEastAsia"/>
        </w:rPr>
        <w:t>,</w:t>
      </w:r>
      <w:r w:rsidR="003462D8" w:rsidRPr="00091E6B">
        <w:rPr>
          <w:rFonts w:eastAsiaTheme="minorEastAsia"/>
          <w:lang w:val="en-GB"/>
        </w:rPr>
        <w:t xml:space="preserve"> </w:t>
      </w:r>
      <w:r w:rsidR="00945862" w:rsidRPr="00091E6B">
        <w:rPr>
          <w:rFonts w:eastAsiaTheme="minorEastAsia"/>
          <w:lang w:val="en-GB"/>
        </w:rPr>
        <w:t>includ</w:t>
      </w:r>
      <w:r w:rsidR="003462D8" w:rsidRPr="00091E6B">
        <w:rPr>
          <w:rFonts w:eastAsiaTheme="minorEastAsia"/>
          <w:lang w:val="en-GB"/>
        </w:rPr>
        <w:t>ing</w:t>
      </w:r>
      <w:r w:rsidR="00945862" w:rsidRPr="00091E6B">
        <w:rPr>
          <w:rFonts w:eastAsiaTheme="minorEastAsia"/>
          <w:lang w:val="en-GB"/>
        </w:rPr>
        <w:t xml:space="preserve"> </w:t>
      </w:r>
      <w:r w:rsidR="00A51043" w:rsidRPr="00091E6B">
        <w:rPr>
          <w:rFonts w:eastAsiaTheme="minorEastAsia"/>
          <w:lang w:val="en-GB"/>
        </w:rPr>
        <w:t xml:space="preserve">physiologically structured population models (PSPMs) </w:t>
      </w:r>
      <w:r w:rsidR="00A51043" w:rsidRPr="00091E6B">
        <w:rPr>
          <w:rFonts w:eastAsiaTheme="minorEastAsia"/>
        </w:rPr>
        <w:fldChar w:fldCharType="begin"/>
      </w:r>
      <w:r w:rsidR="00422B99" w:rsidRPr="00091E6B">
        <w:rPr>
          <w:rFonts w:eastAsiaTheme="minorEastAsia"/>
          <w:lang w:val="en-GB"/>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sidRPr="00091E6B">
        <w:rPr>
          <w:rFonts w:eastAsiaTheme="minorEastAsia"/>
        </w:rPr>
        <w:fldChar w:fldCharType="separate"/>
      </w:r>
      <w:r w:rsidR="009D6C25" w:rsidRPr="00091E6B">
        <w:rPr>
          <w:rFonts w:eastAsiaTheme="minorEastAsia"/>
          <w:noProof/>
        </w:rPr>
        <w:t>(de Roos &amp; Persson 2001)</w:t>
      </w:r>
      <w:r w:rsidR="00A51043" w:rsidRPr="00091E6B">
        <w:rPr>
          <w:rFonts w:eastAsiaTheme="minorEastAsia"/>
        </w:rPr>
        <w:fldChar w:fldCharType="end"/>
      </w:r>
      <w:r w:rsidR="0020182D" w:rsidRPr="00091E6B">
        <w:rPr>
          <w:rFonts w:eastAsiaTheme="minorEastAsia"/>
        </w:rPr>
        <w:t>,</w:t>
      </w:r>
      <w:r w:rsidR="00A51043" w:rsidRPr="00091E6B">
        <w:rPr>
          <w:rFonts w:eastAsiaTheme="minorEastAsia"/>
        </w:rPr>
        <w:t xml:space="preserve"> and size-spectrum models </w:t>
      </w:r>
      <w:r w:rsidR="00A51043" w:rsidRPr="00091E6B">
        <w:rPr>
          <w:rFonts w:eastAsiaTheme="minorEastAsia"/>
        </w:rPr>
        <w:fldChar w:fldCharType="begin"/>
      </w:r>
      <w:r w:rsidR="00422B99" w:rsidRPr="00091E6B">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sidRPr="00091E6B">
        <w:rPr>
          <w:rFonts w:eastAsiaTheme="minorEastAsia"/>
        </w:rPr>
        <w:fldChar w:fldCharType="separate"/>
      </w:r>
      <w:r w:rsidR="0044238B" w:rsidRPr="00091E6B">
        <w:rPr>
          <w:lang w:val="en-GB"/>
        </w:rPr>
        <w:t xml:space="preserve">(Hartvig </w:t>
      </w:r>
      <w:r w:rsidR="0044238B" w:rsidRPr="00091E6B">
        <w:rPr>
          <w:i/>
          <w:iCs/>
          <w:lang w:val="en-GB"/>
        </w:rPr>
        <w:t>et al.</w:t>
      </w:r>
      <w:r w:rsidR="0044238B" w:rsidRPr="00091E6B">
        <w:rPr>
          <w:lang w:val="en-GB"/>
        </w:rPr>
        <w:t xml:space="preserve"> 2011; Maury &amp; Poggiale 2013; Blanchard </w:t>
      </w:r>
      <w:r w:rsidR="0044238B" w:rsidRPr="00091E6B">
        <w:rPr>
          <w:i/>
          <w:iCs/>
          <w:lang w:val="en-GB"/>
        </w:rPr>
        <w:t>et al.</w:t>
      </w:r>
      <w:r w:rsidR="0044238B" w:rsidRPr="00091E6B">
        <w:rPr>
          <w:lang w:val="en-GB"/>
        </w:rPr>
        <w:t xml:space="preserve"> 2017)</w:t>
      </w:r>
      <w:r w:rsidR="00A51043" w:rsidRPr="00091E6B">
        <w:rPr>
          <w:rFonts w:eastAsiaTheme="minorEastAsia"/>
        </w:rPr>
        <w:fldChar w:fldCharType="end"/>
      </w:r>
      <w:r w:rsidR="00A51043" w:rsidRPr="00091E6B">
        <w:rPr>
          <w:rFonts w:eastAsiaTheme="minorEastAsia"/>
          <w:lang w:val="en-GB"/>
        </w:rPr>
        <w:t>.</w:t>
      </w:r>
      <w:r w:rsidR="00BC4180" w:rsidRPr="00091E6B">
        <w:rPr>
          <w:rFonts w:eastAsiaTheme="minorEastAsia"/>
          <w:lang w:val="en-GB"/>
        </w:rPr>
        <w:t xml:space="preserve"> </w:t>
      </w:r>
      <w:r w:rsidR="00745784" w:rsidRPr="00091E6B">
        <w:rPr>
          <w:rFonts w:eastAsiaTheme="minorEastAsia"/>
          <w:lang w:val="en-GB"/>
        </w:rPr>
        <w:t xml:space="preserve">In order to understand </w:t>
      </w:r>
      <w:r w:rsidR="00980758" w:rsidRPr="00091E6B">
        <w:rPr>
          <w:rFonts w:eastAsiaTheme="minorEastAsia"/>
          <w:lang w:val="en-GB"/>
        </w:rPr>
        <w:t xml:space="preserve">growth dynamics in changing </w:t>
      </w:r>
      <w:r w:rsidR="00751E84" w:rsidRPr="00091E6B">
        <w:rPr>
          <w:rFonts w:eastAsiaTheme="minorEastAsia"/>
          <w:lang w:val="en-GB"/>
        </w:rPr>
        <w:t>environments and</w:t>
      </w:r>
      <w:r w:rsidR="00E2529C" w:rsidRPr="00091E6B">
        <w:rPr>
          <w:rFonts w:eastAsiaTheme="minorEastAsia"/>
          <w:lang w:val="en-GB"/>
        </w:rPr>
        <w:t xml:space="preserve"> to evaluate the </w:t>
      </w:r>
      <w:r w:rsidR="00195A96" w:rsidRPr="00091E6B">
        <w:rPr>
          <w:rFonts w:eastAsiaTheme="minorEastAsia"/>
          <w:lang w:val="en-GB"/>
        </w:rPr>
        <w:t xml:space="preserve">physiological basis of growth models of varying complexity, </w:t>
      </w:r>
      <w:r w:rsidR="00195A96" w:rsidRPr="00091E6B">
        <w:rPr>
          <w:rFonts w:eastAsiaTheme="minorEastAsia"/>
          <w:lang w:val="en-GB"/>
        </w:rPr>
        <w:lastRenderedPageBreak/>
        <w:t xml:space="preserve">it is therefore important to understand </w:t>
      </w:r>
      <w:r w:rsidR="00AD69EB" w:rsidRPr="00091E6B">
        <w:rPr>
          <w:rFonts w:eastAsiaTheme="minorEastAsia"/>
          <w:lang w:val="en-GB"/>
        </w:rPr>
        <w:t>how metabolism and consumption rates scale with body size and temperature</w:t>
      </w:r>
      <w:r w:rsidR="00B60152" w:rsidRPr="00091E6B">
        <w:rPr>
          <w:rFonts w:eastAsiaTheme="minorEastAsia"/>
          <w:lang w:val="en-GB"/>
        </w:rPr>
        <w:t xml:space="preserve">. </w:t>
      </w:r>
    </w:p>
    <w:p w14:paraId="1D282C26" w14:textId="7A00F649" w:rsidR="002A05AA" w:rsidRPr="00091E6B" w:rsidRDefault="00A72469" w:rsidP="002E3379">
      <w:pPr>
        <w:spacing w:line="480" w:lineRule="auto"/>
        <w:ind w:firstLine="284"/>
        <w:contextualSpacing/>
        <w:jc w:val="both"/>
        <w:rPr>
          <w:rFonts w:cstheme="minorHAnsi"/>
          <w:lang w:val="en-GB"/>
        </w:rPr>
      </w:pPr>
      <w:r w:rsidRPr="00091E6B">
        <w:rPr>
          <w:rFonts w:eastAsiaTheme="minorEastAsia"/>
          <w:lang w:val="en-GB"/>
        </w:rPr>
        <w:t>The effect of body mass and temperature</w:t>
      </w:r>
      <w:r w:rsidR="00723E79" w:rsidRPr="00091E6B">
        <w:rPr>
          <w:rFonts w:eastAsiaTheme="minorEastAsia"/>
          <w:lang w:val="en-GB"/>
        </w:rPr>
        <w:t xml:space="preserve"> on</w:t>
      </w:r>
      <w:r w:rsidRPr="00091E6B">
        <w:rPr>
          <w:rFonts w:eastAsiaTheme="minorEastAsia"/>
          <w:lang w:val="en-GB"/>
        </w:rPr>
        <w:t xml:space="preserve"> </w:t>
      </w:r>
      <w:r w:rsidR="00D52A74" w:rsidRPr="00091E6B">
        <w:rPr>
          <w:rFonts w:eastAsiaTheme="minorEastAsia"/>
          <w:lang w:val="en-GB"/>
        </w:rPr>
        <w:t>growth</w:t>
      </w:r>
      <w:r w:rsidR="005B1145" w:rsidRPr="00091E6B">
        <w:rPr>
          <w:rFonts w:eastAsiaTheme="minorEastAsia"/>
          <w:lang w:val="en-GB"/>
        </w:rPr>
        <w:t xml:space="preserve">, </w:t>
      </w:r>
      <w:r w:rsidR="00D52A74" w:rsidRPr="00091E6B">
        <w:rPr>
          <w:rFonts w:eastAsiaTheme="minorEastAsia"/>
          <w:lang w:val="en-GB"/>
        </w:rPr>
        <w:t>consumption</w:t>
      </w:r>
      <w:r w:rsidR="005B1145" w:rsidRPr="00091E6B">
        <w:rPr>
          <w:rFonts w:eastAsiaTheme="minorEastAsia"/>
          <w:lang w:val="en-GB"/>
        </w:rPr>
        <w:t xml:space="preserve"> and</w:t>
      </w:r>
      <w:r w:rsidR="00723E79" w:rsidRPr="00091E6B">
        <w:rPr>
          <w:rFonts w:eastAsiaTheme="minorEastAsia"/>
          <w:lang w:val="en-GB"/>
        </w:rPr>
        <w:t xml:space="preserve"> </w:t>
      </w:r>
      <w:r w:rsidR="00D52A74" w:rsidRPr="00091E6B">
        <w:rPr>
          <w:rFonts w:eastAsiaTheme="minorEastAsia"/>
          <w:lang w:val="en-GB"/>
        </w:rPr>
        <w:t xml:space="preserve">metabolism </w:t>
      </w:r>
      <w:r w:rsidR="00CE74D2" w:rsidRPr="00091E6B">
        <w:rPr>
          <w:rFonts w:eastAsiaTheme="minorEastAsia"/>
          <w:lang w:val="en-GB"/>
        </w:rPr>
        <w:t xml:space="preserve">should ideally be </w:t>
      </w:r>
      <w:r w:rsidRPr="00091E6B">
        <w:rPr>
          <w:rFonts w:eastAsiaTheme="minorEastAsia"/>
          <w:lang w:val="en-GB"/>
        </w:rPr>
        <w:t xml:space="preserve">evaluated </w:t>
      </w:r>
      <w:r w:rsidR="00A6229C" w:rsidRPr="00091E6B">
        <w:rPr>
          <w:rFonts w:eastAsiaTheme="minorEastAsia"/>
          <w:lang w:val="en-GB"/>
        </w:rPr>
        <w:t>at the intraspecific</w:t>
      </w:r>
      <w:r w:rsidR="00E957DE" w:rsidRPr="00091E6B">
        <w:rPr>
          <w:rFonts w:eastAsiaTheme="minorEastAsia"/>
          <w:lang w:val="en-GB"/>
        </w:rPr>
        <w:t xml:space="preserve"> </w:t>
      </w:r>
      <w:r w:rsidR="00952B25" w:rsidRPr="00091E6B">
        <w:rPr>
          <w:rFonts w:eastAsiaTheme="minorEastAsia"/>
          <w:lang w:val="en-GB"/>
        </w:rPr>
        <w:t>rather than interspecific</w:t>
      </w:r>
      <w:r w:rsidR="00645EF7" w:rsidRPr="00091E6B">
        <w:rPr>
          <w:rFonts w:eastAsiaTheme="minorEastAsia"/>
          <w:lang w:val="en-GB"/>
        </w:rPr>
        <w:t xml:space="preserve"> level</w:t>
      </w:r>
      <w:r w:rsidR="009005AF" w:rsidRPr="00091E6B">
        <w:rPr>
          <w:rFonts w:eastAsiaTheme="minorEastAsia"/>
          <w:lang w:val="en-GB"/>
        </w:rPr>
        <w:t xml:space="preserve">, as they represent </w:t>
      </w:r>
      <w:r w:rsidR="00E6031C" w:rsidRPr="00091E6B">
        <w:rPr>
          <w:rFonts w:eastAsiaTheme="minorEastAsia"/>
          <w:lang w:val="en-GB"/>
        </w:rPr>
        <w:t>individual-level processes</w:t>
      </w:r>
      <w:r w:rsidR="00CE74D2" w:rsidRPr="00091E6B">
        <w:rPr>
          <w:rFonts w:eastAsiaTheme="minorEastAsia"/>
          <w:lang w:val="en-GB"/>
        </w:rPr>
        <w:t xml:space="preserve">, </w:t>
      </w:r>
      <w:r w:rsidR="00497690" w:rsidRPr="00091E6B">
        <w:rPr>
          <w:rFonts w:eastAsiaTheme="minorEastAsia"/>
          <w:lang w:val="en-GB"/>
        </w:rPr>
        <w:t>and because allometric and temperature relationships</w:t>
      </w:r>
      <w:r w:rsidR="00F21834" w:rsidRPr="00091E6B">
        <w:rPr>
          <w:rFonts w:eastAsiaTheme="minorEastAsia"/>
          <w:lang w:val="en-GB"/>
        </w:rPr>
        <w:t xml:space="preserve"> can differ</w:t>
      </w:r>
      <w:r w:rsidR="00497690" w:rsidRPr="00091E6B">
        <w:rPr>
          <w:rFonts w:eastAsiaTheme="minorEastAsia"/>
          <w:lang w:val="en-GB"/>
        </w:rPr>
        <w:t xml:space="preserve"> </w:t>
      </w:r>
      <w:r w:rsidR="00821494" w:rsidRPr="00091E6B">
        <w:rPr>
          <w:rFonts w:eastAsiaTheme="minorEastAsia"/>
          <w:lang w:val="en-GB"/>
        </w:rPr>
        <w:t>within and between species</w:t>
      </w:r>
      <w:r w:rsidR="00CE74D2" w:rsidRPr="00091E6B">
        <w:rPr>
          <w:rFonts w:eastAsiaTheme="minorEastAsia"/>
          <w:lang w:val="en-GB"/>
        </w:rPr>
        <w:t xml:space="preserve"> </w:t>
      </w:r>
      <w:r w:rsidR="000F5D28" w:rsidRPr="00091E6B">
        <w:rPr>
          <w:rFonts w:eastAsiaTheme="minorEastAsia"/>
        </w:rPr>
        <w:fldChar w:fldCharType="begin"/>
      </w:r>
      <w:r w:rsidR="00422B99" w:rsidRPr="00091E6B">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sidRPr="00091E6B">
        <w:rPr>
          <w:rFonts w:eastAsiaTheme="minorEastAsia"/>
        </w:rPr>
        <w:fldChar w:fldCharType="separate"/>
      </w:r>
      <w:r w:rsidR="009D6C25" w:rsidRPr="00091E6B">
        <w:rPr>
          <w:lang w:val="en-GB"/>
        </w:rPr>
        <w:t xml:space="preserve">(Glazier 2005; Rall </w:t>
      </w:r>
      <w:r w:rsidR="009D6C25" w:rsidRPr="00091E6B">
        <w:rPr>
          <w:i/>
          <w:iCs/>
          <w:lang w:val="en-GB"/>
        </w:rPr>
        <w:t>et al.</w:t>
      </w:r>
      <w:r w:rsidR="009D6C25" w:rsidRPr="00091E6B">
        <w:rPr>
          <w:lang w:val="en-GB"/>
        </w:rPr>
        <w:t xml:space="preserve"> 2012; Jerde </w:t>
      </w:r>
      <w:r w:rsidR="009D6C25" w:rsidRPr="00091E6B">
        <w:rPr>
          <w:i/>
          <w:iCs/>
          <w:lang w:val="en-GB"/>
        </w:rPr>
        <w:t>et al.</w:t>
      </w:r>
      <w:r w:rsidR="009D6C25" w:rsidRPr="00091E6B">
        <w:rPr>
          <w:lang w:val="en-GB"/>
        </w:rPr>
        <w:t xml:space="preserve"> 2019)</w:t>
      </w:r>
      <w:r w:rsidR="000F5D28" w:rsidRPr="00091E6B">
        <w:rPr>
          <w:rFonts w:eastAsiaTheme="minorEastAsia"/>
        </w:rPr>
        <w:fldChar w:fldCharType="end"/>
      </w:r>
      <w:r w:rsidR="00CE74D2" w:rsidRPr="00091E6B">
        <w:rPr>
          <w:rFonts w:eastAsiaTheme="minorEastAsia"/>
          <w:lang w:val="en-GB"/>
        </w:rPr>
        <w:t>.</w:t>
      </w:r>
      <w:r w:rsidR="00EE0226" w:rsidRPr="00091E6B">
        <w:rPr>
          <w:rFonts w:eastAsiaTheme="minorEastAsia"/>
          <w:lang w:val="en-GB"/>
        </w:rPr>
        <w:t xml:space="preserve"> </w:t>
      </w:r>
      <w:r w:rsidR="00941E76" w:rsidRPr="00091E6B">
        <w:rPr>
          <w:rFonts w:eastAsiaTheme="minorEastAsia"/>
          <w:lang w:val="en-GB"/>
        </w:rPr>
        <w:t xml:space="preserve">However, </w:t>
      </w:r>
      <w:r w:rsidR="009F39FD" w:rsidRPr="00091E6B">
        <w:rPr>
          <w:rFonts w:eastAsiaTheme="minorEastAsia"/>
          <w:lang w:val="en-GB"/>
        </w:rPr>
        <w:t xml:space="preserve">despite this potential difference, </w:t>
      </w:r>
      <w:r w:rsidR="00B80E9B" w:rsidRPr="00091E6B">
        <w:rPr>
          <w:rFonts w:eastAsiaTheme="minorEastAsia"/>
          <w:lang w:val="en-GB"/>
        </w:rPr>
        <w:t>body mass</w:t>
      </w:r>
      <w:r w:rsidR="00D9252D" w:rsidRPr="00091E6B">
        <w:rPr>
          <w:rFonts w:eastAsiaTheme="minorEastAsia"/>
          <w:lang w:val="en-GB"/>
        </w:rPr>
        <w:t>-</w:t>
      </w:r>
      <w:r w:rsidR="00B80E9B" w:rsidRPr="00091E6B">
        <w:rPr>
          <w:rFonts w:eastAsiaTheme="minorEastAsia"/>
          <w:lang w:val="en-GB"/>
        </w:rPr>
        <w:t xml:space="preserve"> and temperature</w:t>
      </w:r>
      <w:r w:rsidR="00803EDD" w:rsidRPr="00091E6B">
        <w:rPr>
          <w:rFonts w:eastAsiaTheme="minorEastAsia"/>
          <w:lang w:val="en-GB"/>
        </w:rPr>
        <w:t xml:space="preserve"> </w:t>
      </w:r>
      <w:r w:rsidR="00E26A0A" w:rsidRPr="00091E6B">
        <w:rPr>
          <w:rFonts w:eastAsiaTheme="minorEastAsia"/>
          <w:lang w:val="en-GB"/>
        </w:rPr>
        <w:t xml:space="preserve">scaling </w:t>
      </w:r>
      <w:r w:rsidR="00B80E9B" w:rsidRPr="00091E6B">
        <w:rPr>
          <w:rFonts w:eastAsiaTheme="minorEastAsia"/>
          <w:lang w:val="en-GB"/>
        </w:rPr>
        <w:t>is often inferred from interspecific data.</w:t>
      </w:r>
      <w:r w:rsidR="00200157" w:rsidRPr="00091E6B">
        <w:rPr>
          <w:rFonts w:eastAsiaTheme="minorEastAsia"/>
          <w:lang w:val="en-GB"/>
        </w:rPr>
        <w:t xml:space="preserve"> </w:t>
      </w:r>
      <w:ins w:id="184" w:author="Max Lindmark" w:date="2020-07-27T14:49:00Z">
        <w:r w:rsidR="001C3243" w:rsidRPr="00091E6B">
          <w:rPr>
            <w:rFonts w:eastAsiaTheme="minorEastAsia"/>
            <w:lang w:val="en-GB"/>
          </w:rPr>
          <w:t xml:space="preserve">Hence, </w:t>
        </w:r>
        <w:r w:rsidR="001C3243" w:rsidRPr="00091E6B">
          <w:rPr>
            <w:rFonts w:cstheme="minorHAnsi"/>
            <w:lang w:val="en-GB"/>
          </w:rPr>
          <w:t>the intraspecific scaling of biological</w:t>
        </w:r>
        <w:commentRangeStart w:id="185"/>
        <w:commentRangeStart w:id="186"/>
        <w:r w:rsidR="001C3243" w:rsidRPr="00091E6B">
          <w:rPr>
            <w:rFonts w:cstheme="minorHAnsi"/>
            <w:lang w:val="en-GB"/>
          </w:rPr>
          <w:t xml:space="preserve"> </w:t>
        </w:r>
        <w:commentRangeEnd w:id="185"/>
        <w:r w:rsidR="001C3243" w:rsidRPr="00091E6B">
          <w:rPr>
            <w:rStyle w:val="CommentReference"/>
            <w:sz w:val="24"/>
            <w:szCs w:val="24"/>
          </w:rPr>
          <w:commentReference w:id="185"/>
        </w:r>
        <w:commentRangeEnd w:id="186"/>
        <w:r w:rsidR="001C3243" w:rsidRPr="00091E6B">
          <w:rPr>
            <w:rStyle w:val="CommentReference"/>
            <w:sz w:val="24"/>
            <w:szCs w:val="24"/>
          </w:rPr>
          <w:commentReference w:id="186"/>
        </w:r>
        <w:r w:rsidR="001C3243" w:rsidRPr="00091E6B">
          <w:rPr>
            <w:rFonts w:cstheme="minorHAnsi"/>
            <w:lang w:val="en-GB"/>
          </w:rPr>
          <w:t>rates with mass and temperature is less understood than interspecific scaling relationships</w:t>
        </w:r>
        <w:r w:rsidR="003115EB" w:rsidRPr="00091E6B">
          <w:rPr>
            <w:rFonts w:cstheme="minorHAnsi"/>
            <w:lang w:val="en-GB"/>
          </w:rPr>
          <w:t>.</w:t>
        </w:r>
        <w:r w:rsidR="001C3243" w:rsidRPr="00091E6B">
          <w:rPr>
            <w:rFonts w:eastAsiaTheme="minorEastAsia"/>
            <w:lang w:val="en-GB"/>
          </w:rPr>
          <w:t xml:space="preserve"> </w:t>
        </w:r>
      </w:ins>
      <w:r w:rsidR="005250F0" w:rsidRPr="00091E6B">
        <w:rPr>
          <w:rFonts w:eastAsiaTheme="minorEastAsia"/>
          <w:lang w:val="en-GB"/>
        </w:rPr>
        <w:t xml:space="preserve">In addition, </w:t>
      </w:r>
      <w:r w:rsidR="00BE02D0" w:rsidRPr="00091E6B">
        <w:rPr>
          <w:rFonts w:eastAsiaTheme="minorEastAsia"/>
          <w:lang w:val="en-GB"/>
        </w:rPr>
        <w:t>t</w:t>
      </w:r>
      <w:r w:rsidR="00B33258" w:rsidRPr="00091E6B">
        <w:rPr>
          <w:rFonts w:eastAsiaTheme="minorEastAsia"/>
          <w:lang w:val="en-GB"/>
        </w:rPr>
        <w:t xml:space="preserve">he </w:t>
      </w:r>
      <w:r w:rsidR="00937F82" w:rsidRPr="00091E6B">
        <w:rPr>
          <w:rFonts w:eastAsiaTheme="minorEastAsia"/>
          <w:lang w:val="en-GB"/>
        </w:rPr>
        <w:t>temperature</w:t>
      </w:r>
      <w:r w:rsidR="00DE719D" w:rsidRPr="00091E6B">
        <w:rPr>
          <w:rFonts w:eastAsiaTheme="minorEastAsia"/>
          <w:lang w:val="en-GB"/>
        </w:rPr>
        <w:t xml:space="preserve"> </w:t>
      </w:r>
      <w:r w:rsidR="00937F82" w:rsidRPr="00091E6B">
        <w:rPr>
          <w:rFonts w:eastAsiaTheme="minorEastAsia"/>
          <w:lang w:val="en-GB"/>
        </w:rPr>
        <w:t xml:space="preserve">and mass dependence </w:t>
      </w:r>
      <w:r w:rsidR="00942177" w:rsidRPr="00091E6B">
        <w:rPr>
          <w:rFonts w:eastAsiaTheme="minorEastAsia"/>
          <w:lang w:val="en-GB"/>
        </w:rPr>
        <w:t xml:space="preserve">of metabolism </w:t>
      </w:r>
      <w:r w:rsidR="007B7402" w:rsidRPr="00091E6B">
        <w:rPr>
          <w:rFonts w:eastAsiaTheme="minorEastAsia"/>
          <w:lang w:val="en-GB"/>
        </w:rPr>
        <w:t xml:space="preserve">and other related rates are </w:t>
      </w:r>
      <w:r w:rsidR="00B33258" w:rsidRPr="00091E6B">
        <w:rPr>
          <w:rFonts w:eastAsiaTheme="minorEastAsia"/>
          <w:lang w:val="en-GB"/>
        </w:rPr>
        <w:t xml:space="preserve">often assumed to </w:t>
      </w:r>
      <w:commentRangeStart w:id="187"/>
      <w:r w:rsidR="00BB6D4A" w:rsidRPr="00091E6B">
        <w:rPr>
          <w:rFonts w:eastAsiaTheme="minorEastAsia"/>
          <w:lang w:val="en-GB"/>
        </w:rPr>
        <w:t xml:space="preserve">follow </w:t>
      </w:r>
      <w:r w:rsidR="0005492C" w:rsidRPr="00091E6B">
        <w:rPr>
          <w:rFonts w:eastAsiaTheme="minorEastAsia"/>
          <w:lang w:val="en-GB"/>
        </w:rPr>
        <w:t xml:space="preserve">the </w:t>
      </w:r>
      <w:r w:rsidR="00F4313B" w:rsidRPr="00091E6B">
        <w:rPr>
          <w:rFonts w:eastAsiaTheme="minorEastAsia"/>
          <w:lang w:val="en-GB"/>
        </w:rPr>
        <w:t>Arrhenius fractal supply model (AFS)</w:t>
      </w:r>
      <w:r w:rsidR="00163459" w:rsidRPr="00091E6B">
        <w:rPr>
          <w:rFonts w:eastAsiaTheme="minorEastAsia"/>
          <w:lang w:val="en-GB"/>
        </w:rPr>
        <w:t xml:space="preserve">, </w:t>
      </w:r>
      <w:r w:rsidR="00D00BC0" w:rsidRPr="00091E6B">
        <w:rPr>
          <w:rFonts w:eastAsiaTheme="minorEastAsia"/>
          <w:lang w:val="en-GB"/>
        </w:rPr>
        <w:t xml:space="preserve">including </w:t>
      </w:r>
      <w:r w:rsidR="006902B8" w:rsidRPr="00091E6B">
        <w:rPr>
          <w:rFonts w:eastAsiaTheme="minorEastAsia"/>
          <w:lang w:val="en-GB"/>
        </w:rPr>
        <w:t>in the metabolic theory of ecology</w:t>
      </w:r>
      <w:r w:rsidR="00D578E1" w:rsidRPr="00091E6B">
        <w:rPr>
          <w:rFonts w:eastAsiaTheme="minorEastAsia"/>
          <w:lang w:val="en-GB"/>
        </w:rPr>
        <w:t xml:space="preserve"> </w:t>
      </w:r>
      <w:r w:rsidR="0053086E" w:rsidRPr="00091E6B">
        <w:rPr>
          <w:rFonts w:eastAsiaTheme="minorEastAsia"/>
        </w:rPr>
        <w:fldChar w:fldCharType="begin"/>
      </w:r>
      <w:r w:rsidR="00422B99" w:rsidRPr="00091E6B">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sidRPr="00091E6B">
        <w:rPr>
          <w:rFonts w:eastAsiaTheme="minorEastAsia"/>
        </w:rPr>
        <w:fldChar w:fldCharType="separate"/>
      </w:r>
      <w:r w:rsidR="00D45FB7" w:rsidRPr="00091E6B">
        <w:rPr>
          <w:lang w:val="en-GB"/>
        </w:rPr>
        <w:t xml:space="preserve">(Gillooly </w:t>
      </w:r>
      <w:r w:rsidR="00D45FB7" w:rsidRPr="00091E6B">
        <w:rPr>
          <w:i/>
          <w:iCs/>
          <w:lang w:val="en-GB"/>
        </w:rPr>
        <w:t>et al.</w:t>
      </w:r>
      <w:r w:rsidR="00D45FB7" w:rsidRPr="00091E6B">
        <w:rPr>
          <w:lang w:val="en-GB"/>
        </w:rPr>
        <w:t xml:space="preserve"> 2001; Brown </w:t>
      </w:r>
      <w:r w:rsidR="00D45FB7" w:rsidRPr="00091E6B">
        <w:rPr>
          <w:i/>
          <w:iCs/>
          <w:lang w:val="en-GB"/>
        </w:rPr>
        <w:t>et al.</w:t>
      </w:r>
      <w:r w:rsidR="00D45FB7" w:rsidRPr="00091E6B">
        <w:rPr>
          <w:lang w:val="en-GB"/>
        </w:rPr>
        <w:t xml:space="preserve"> 2004; Downs </w:t>
      </w:r>
      <w:r w:rsidR="00D45FB7" w:rsidRPr="00091E6B">
        <w:rPr>
          <w:i/>
          <w:iCs/>
          <w:lang w:val="en-GB"/>
        </w:rPr>
        <w:t>et al.</w:t>
      </w:r>
      <w:r w:rsidR="00D45FB7" w:rsidRPr="00091E6B">
        <w:rPr>
          <w:lang w:val="en-GB"/>
        </w:rPr>
        <w:t xml:space="preserve"> 2008)</w:t>
      </w:r>
      <w:r w:rsidR="0053086E" w:rsidRPr="00091E6B">
        <w:rPr>
          <w:rFonts w:eastAsiaTheme="minorEastAsia"/>
        </w:rPr>
        <w:fldChar w:fldCharType="end"/>
      </w:r>
      <w:r w:rsidR="009B5328" w:rsidRPr="00091E6B">
        <w:rPr>
          <w:rFonts w:eastAsiaTheme="minorEastAsia"/>
          <w:lang w:val="en-GB"/>
        </w:rPr>
        <w:t xml:space="preserve">. </w:t>
      </w:r>
      <w:r w:rsidR="003410FC" w:rsidRPr="00091E6B">
        <w:rPr>
          <w:rFonts w:eastAsiaTheme="minorEastAsia"/>
          <w:lang w:val="en-GB"/>
        </w:rPr>
        <w:t xml:space="preserve">The AFS </w:t>
      </w:r>
      <w:r w:rsidR="00A31029" w:rsidRPr="00091E6B">
        <w:rPr>
          <w:rFonts w:eastAsiaTheme="minorEastAsia"/>
          <w:lang w:val="en-GB"/>
        </w:rPr>
        <w:t xml:space="preserve">assumes </w:t>
      </w:r>
      <w:r w:rsidR="006D0829" w:rsidRPr="00091E6B">
        <w:rPr>
          <w:rFonts w:eastAsiaTheme="minorEastAsia"/>
          <w:lang w:val="en-GB"/>
        </w:rPr>
        <w:t xml:space="preserve">that </w:t>
      </w:r>
      <w:r w:rsidR="00F533D4" w:rsidRPr="00091E6B">
        <w:rPr>
          <w:rFonts w:eastAsiaTheme="minorEastAsia"/>
          <w:lang w:val="en-GB"/>
        </w:rPr>
        <w:t>metabolically-driven rates</w:t>
      </w:r>
      <w:r w:rsidR="00DD3995" w:rsidRPr="00091E6B">
        <w:rPr>
          <w:rFonts w:eastAsiaTheme="minorEastAsia"/>
          <w:lang w:val="en-GB"/>
        </w:rPr>
        <w:t xml:space="preserve"> </w:t>
      </w:r>
      <w:r w:rsidR="00941DB4" w:rsidRPr="00091E6B">
        <w:rPr>
          <w:rFonts w:eastAsiaTheme="minorEastAsia"/>
          <w:lang w:val="en-GB"/>
        </w:rPr>
        <w:t>(</w:t>
      </w:r>
      <m:oMath>
        <m:r>
          <w:rPr>
            <w:rFonts w:ascii="Cambria Math" w:eastAsiaTheme="minorEastAsia" w:hAnsi="Cambria Math"/>
            <w:lang w:val="en-GB"/>
          </w:rPr>
          <m:t>I</m:t>
        </m:r>
      </m:oMath>
      <w:r w:rsidR="00B635FF" w:rsidRPr="00091E6B">
        <w:rPr>
          <w:rFonts w:eastAsiaTheme="minorEastAsia"/>
          <w:lang w:val="en-GB"/>
        </w:rPr>
        <w:t xml:space="preserve">, </w:t>
      </w:r>
      <w:r w:rsidR="0050081B" w:rsidRPr="00091E6B">
        <w:rPr>
          <w:rFonts w:eastAsiaTheme="minorEastAsia"/>
          <w:lang w:val="en-GB"/>
        </w:rPr>
        <w:t xml:space="preserve">e.g. </w:t>
      </w:r>
      <w:r w:rsidR="00DD3995" w:rsidRPr="00091E6B">
        <w:rPr>
          <w:rFonts w:eastAsiaTheme="minorEastAsia"/>
          <w:lang w:val="en-GB"/>
        </w:rPr>
        <w:t>metabolism and consumption</w:t>
      </w:r>
      <w:r w:rsidR="00941DB4" w:rsidRPr="00091E6B">
        <w:rPr>
          <w:rFonts w:eastAsiaTheme="minorEastAsia"/>
          <w:lang w:val="en-GB"/>
        </w:rPr>
        <w:t>)</w:t>
      </w:r>
      <w:r w:rsidR="00DC4E27" w:rsidRPr="00091E6B">
        <w:rPr>
          <w:rFonts w:eastAsiaTheme="minorEastAsia"/>
          <w:lang w:val="en-GB"/>
        </w:rPr>
        <w:t xml:space="preserve"> </w:t>
      </w:r>
      <w:r w:rsidR="00F533D4" w:rsidRPr="00091E6B">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091E6B">
        <w:rPr>
          <w:rFonts w:eastAsiaTheme="minorEastAsia"/>
          <w:lang w:val="en-GB"/>
        </w:rPr>
        <w:t>,</w:t>
      </w:r>
      <w:r w:rsidR="00EC3069" w:rsidRPr="00091E6B">
        <w:rPr>
          <w:rFonts w:eastAsiaTheme="minorEastAsia"/>
          <w:lang w:val="en-GB"/>
        </w:rPr>
        <w:t xml:space="preserve"> where </w:t>
      </w:r>
      <m:oMath>
        <m:r>
          <w:rPr>
            <w:rFonts w:ascii="Cambria Math" w:eastAsiaTheme="minorEastAsia" w:hAnsi="Cambria Math"/>
          </w:rPr>
          <m:t>E</m:t>
        </m:r>
      </m:oMath>
      <w:r w:rsidR="00EC3069" w:rsidRPr="00091E6B">
        <w:rPr>
          <w:rFonts w:eastAsiaTheme="minorEastAsia"/>
          <w:lang w:val="en-GB"/>
        </w:rPr>
        <w:t xml:space="preserve"> is the activation energy</w:t>
      </w:r>
      <w:r w:rsidR="003966DD" w:rsidRPr="00091E6B">
        <w:rPr>
          <w:rFonts w:eastAsiaTheme="minorEastAsia"/>
          <w:lang w:val="en-GB"/>
        </w:rPr>
        <w:t xml:space="preserve"> [</w:t>
      </w:r>
      <m:oMath>
        <m:r>
          <m:rPr>
            <m:sty m:val="p"/>
          </m:rPr>
          <w:rPr>
            <w:rFonts w:ascii="Cambria Math" w:eastAsiaTheme="minorEastAsia" w:hAnsi="Cambria Math"/>
            <w:lang w:val="en-GB"/>
          </w:rPr>
          <m:t>eV</m:t>
        </m:r>
      </m:oMath>
      <w:r w:rsidR="003966DD" w:rsidRPr="00091E6B">
        <w:rPr>
          <w:rFonts w:eastAsiaTheme="minorEastAsia"/>
          <w:lang w:val="en-GB"/>
        </w:rPr>
        <w:t>]</w:t>
      </w:r>
      <w:r w:rsidR="00EC3069" w:rsidRPr="00091E6B">
        <w:rPr>
          <w:rFonts w:eastAsiaTheme="minorEastAsia"/>
          <w:lang w:val="en-GB"/>
        </w:rPr>
        <w:t xml:space="preserve">, </w:t>
      </w:r>
      <m:oMath>
        <m:r>
          <w:rPr>
            <w:rFonts w:ascii="Cambria Math" w:eastAsiaTheme="minorEastAsia" w:hAnsi="Cambria Math"/>
          </w:rPr>
          <m:t>k</m:t>
        </m:r>
      </m:oMath>
      <w:r w:rsidR="00EC3069" w:rsidRPr="00091E6B">
        <w:rPr>
          <w:rFonts w:eastAsiaTheme="minorEastAsia"/>
          <w:lang w:val="en-GB"/>
        </w:rPr>
        <w:t xml:space="preserve"> is Boltzmann’s constant</w:t>
      </w:r>
      <w:r w:rsidR="00BD33E6" w:rsidRPr="00091E6B">
        <w:rPr>
          <w:rFonts w:eastAsiaTheme="minorEastAsia"/>
          <w:lang w:val="en-GB"/>
        </w:rPr>
        <w:t xml:space="preserve"> [</w:t>
      </w:r>
      <m:oMath>
        <m:r>
          <m:rPr>
            <m:sty m:val="p"/>
          </m:rPr>
          <w:rPr>
            <w:rFonts w:ascii="Cambria Math" w:eastAsiaTheme="minorEastAsia" w:hAnsi="Cambria Math"/>
            <w:lang w:val="en-GB"/>
          </w:rPr>
          <m:t>eV</m:t>
        </m:r>
        <m:r>
          <w:ins w:id="188" w:author="Max Lindmark" w:date="2020-09-10T11:00:00Z">
            <m:rPr>
              <m:sty m:val="p"/>
            </m:rPr>
            <w:rPr>
              <w:rFonts w:ascii="Cambria Math" w:eastAsiaTheme="minorEastAsia" w:hAnsi="Cambria Math"/>
              <w:lang w:val="en-GB"/>
            </w:rPr>
            <m:t>×</m:t>
          </w:ins>
        </m:r>
        <m:r>
          <w:del w:id="189" w:author="Max Lindmark" w:date="2020-09-10T11:00:00Z">
            <m:rPr>
              <m:sty m:val="p"/>
            </m:rPr>
            <w:rPr>
              <w:rFonts w:ascii="Cambria Math" w:eastAsiaTheme="minorEastAsia" w:hAnsi="Cambria Math"/>
              <w:lang w:val="en-GB"/>
            </w:rPr>
            <m:t>∙</m:t>
          </w:del>
        </m:r>
        <m:sSup>
          <m:sSupPr>
            <m:ctrlPr>
              <w:rPr>
                <w:rFonts w:ascii="Cambria Math" w:eastAsiaTheme="minorEastAsia" w:hAnsi="Cambria Math"/>
                <w:iCs/>
                <w:lang w:val="en-GB"/>
              </w:rPr>
            </m:ctrlPr>
          </m:sSupPr>
          <m:e>
            <m:r>
              <m:rPr>
                <m:sty m:val="p"/>
              </m:rPr>
              <w:rPr>
                <w:rFonts w:ascii="Cambria Math" w:eastAsiaTheme="minorEastAsia" w:hAnsi="Cambria Math"/>
                <w:lang w:val="en-GB"/>
              </w:rPr>
              <m:t>K</m:t>
            </m:r>
          </m:e>
          <m:sup>
            <m:r>
              <m:rPr>
                <m:sty m:val="p"/>
              </m:rPr>
              <w:rPr>
                <w:rFonts w:ascii="Cambria Math" w:eastAsiaTheme="minorEastAsia" w:hAnsi="Cambria Math"/>
                <w:lang w:val="en-GB"/>
              </w:rPr>
              <m:t>-1</m:t>
            </m:r>
          </m:sup>
        </m:sSup>
      </m:oMath>
      <w:r w:rsidR="00BD33E6" w:rsidRPr="00091E6B">
        <w:rPr>
          <w:rFonts w:eastAsiaTheme="minorEastAsia"/>
          <w:lang w:val="en-GB"/>
        </w:rPr>
        <w:t>]</w:t>
      </w:r>
      <w:r w:rsidR="00EC3069" w:rsidRPr="00091E6B">
        <w:rPr>
          <w:rFonts w:eastAsiaTheme="minorEastAsia"/>
          <w:lang w:val="en-GB"/>
        </w:rPr>
        <w:t xml:space="preserve"> and </w:t>
      </w:r>
      <m:oMath>
        <m:r>
          <w:rPr>
            <w:rFonts w:ascii="Cambria Math" w:eastAsiaTheme="minorEastAsia" w:hAnsi="Cambria Math"/>
          </w:rPr>
          <m:t>T</m:t>
        </m:r>
      </m:oMath>
      <w:r w:rsidR="00EC3069" w:rsidRPr="00091E6B">
        <w:rPr>
          <w:rFonts w:eastAsiaTheme="minorEastAsia"/>
          <w:lang w:val="en-GB"/>
        </w:rPr>
        <w:t xml:space="preserve"> is temperature </w:t>
      </w:r>
      <w:r w:rsidR="009B18F4" w:rsidRPr="00091E6B">
        <w:rPr>
          <w:rFonts w:eastAsiaTheme="minorEastAsia"/>
          <w:lang w:val="en-GB"/>
        </w:rPr>
        <w:t>[</w:t>
      </w:r>
      <m:oMath>
        <m:r>
          <m:rPr>
            <m:sty m:val="p"/>
          </m:rPr>
          <w:rPr>
            <w:rFonts w:ascii="Cambria Math" w:eastAsiaTheme="minorEastAsia" w:hAnsi="Cambria Math"/>
            <w:lang w:val="en-GB"/>
          </w:rPr>
          <m:t>K</m:t>
        </m:r>
      </m:oMath>
      <w:r w:rsidR="009B18F4" w:rsidRPr="00091E6B">
        <w:rPr>
          <w:rFonts w:eastAsiaTheme="minorEastAsia"/>
          <w:iCs/>
          <w:lang w:val="en-GB"/>
        </w:rPr>
        <w:t>]</w:t>
      </w:r>
      <w:r w:rsidR="00EC3069" w:rsidRPr="00091E6B">
        <w:rPr>
          <w:rFonts w:eastAsiaTheme="minorEastAsia"/>
          <w:lang w:val="en-GB"/>
        </w:rPr>
        <w:t>.</w:t>
      </w:r>
      <w:r w:rsidR="00F533D4" w:rsidRPr="00091E6B">
        <w:rPr>
          <w:rFonts w:eastAsiaTheme="minorEastAsia"/>
          <w:lang w:val="en-GB"/>
        </w:rPr>
        <w:t xml:space="preserve"> </w:t>
      </w:r>
      <w:r w:rsidR="001A58EF" w:rsidRPr="00091E6B">
        <w:rPr>
          <w:rFonts w:eastAsiaTheme="minorEastAsia"/>
          <w:lang w:val="en-GB"/>
        </w:rPr>
        <w:t>Importantly</w:t>
      </w:r>
      <w:commentRangeEnd w:id="187"/>
      <w:r w:rsidR="009279D3">
        <w:rPr>
          <w:rStyle w:val="CommentReference"/>
        </w:rPr>
        <w:commentReference w:id="187"/>
      </w:r>
      <w:r w:rsidR="001A58EF" w:rsidRPr="00091E6B">
        <w:rPr>
          <w:rFonts w:eastAsiaTheme="minorEastAsia"/>
          <w:lang w:val="en-GB"/>
        </w:rPr>
        <w:t xml:space="preserve">, </w:t>
      </w:r>
      <w:r w:rsidR="00DE3B82" w:rsidRPr="00091E6B">
        <w:rPr>
          <w:rFonts w:eastAsiaTheme="minorEastAsia"/>
          <w:lang w:val="en-GB"/>
        </w:rPr>
        <w:t xml:space="preserve">the model assumes </w:t>
      </w:r>
      <w:r w:rsidR="009261DD" w:rsidRPr="00091E6B">
        <w:rPr>
          <w:rFonts w:eastAsiaTheme="minorEastAsia"/>
          <w:lang w:val="en-GB"/>
        </w:rPr>
        <w:t xml:space="preserve">a </w:t>
      </w:r>
      <w:r w:rsidR="007D1821" w:rsidRPr="00091E6B">
        <w:rPr>
          <w:rFonts w:eastAsiaTheme="minorEastAsia"/>
          <w:lang w:val="en-GB"/>
        </w:rPr>
        <w:t>mass-scaling</w:t>
      </w:r>
      <w:r w:rsidR="00254661" w:rsidRPr="00091E6B">
        <w:rPr>
          <w:rFonts w:eastAsiaTheme="minorEastAsia"/>
          <w:lang w:val="en-GB"/>
        </w:rPr>
        <w:t xml:space="preserve"> exponent</w:t>
      </w:r>
      <w:r w:rsidR="007D1821" w:rsidRPr="00091E6B">
        <w:rPr>
          <w:rFonts w:eastAsiaTheme="minorEastAsia"/>
          <w:lang w:val="en-GB"/>
        </w:rPr>
        <w:t xml:space="preserve"> </w:t>
      </w:r>
      <w:r w:rsidR="00AE058A" w:rsidRPr="00091E6B">
        <w:rPr>
          <w:rFonts w:eastAsiaTheme="minorEastAsia"/>
          <w:lang w:val="en-GB"/>
        </w:rPr>
        <w:t xml:space="preserve">of </w:t>
      </w:r>
      <w:r w:rsidR="00D00BC0" w:rsidRPr="00091E6B">
        <w:rPr>
          <w:rFonts w:eastAsiaTheme="minorEastAsia"/>
          <w:lang w:val="en-GB"/>
        </w:rPr>
        <w:t xml:space="preserve">¾ </w:t>
      </w:r>
      <w:r w:rsidR="00D60929" w:rsidRPr="00091E6B">
        <w:rPr>
          <w:rFonts w:eastAsiaTheme="minorEastAsia"/>
          <w:lang w:val="en-GB"/>
        </w:rPr>
        <w:t>when estimating temperature effects</w:t>
      </w:r>
      <w:r w:rsidR="003A330F" w:rsidRPr="00091E6B">
        <w:rPr>
          <w:rFonts w:eastAsiaTheme="minorEastAsia"/>
          <w:lang w:val="en-GB"/>
        </w:rPr>
        <w:t>, as well as independent effect</w:t>
      </w:r>
      <w:r w:rsidR="006C45BE" w:rsidRPr="00091E6B">
        <w:rPr>
          <w:rFonts w:eastAsiaTheme="minorEastAsia"/>
          <w:lang w:val="en-GB"/>
        </w:rPr>
        <w:t>s</w:t>
      </w:r>
      <w:r w:rsidR="003A330F" w:rsidRPr="00091E6B">
        <w:rPr>
          <w:rFonts w:eastAsiaTheme="minorEastAsia"/>
          <w:lang w:val="en-GB"/>
        </w:rPr>
        <w:t xml:space="preserve"> of mass and </w:t>
      </w:r>
      <w:r w:rsidR="005F14AB" w:rsidRPr="00091E6B">
        <w:rPr>
          <w:rFonts w:eastAsiaTheme="minorEastAsia"/>
          <w:lang w:val="en-GB"/>
        </w:rPr>
        <w:t>temperature</w:t>
      </w:r>
      <w:r w:rsidR="008463E5" w:rsidRPr="00091E6B">
        <w:rPr>
          <w:rFonts w:eastAsiaTheme="minorEastAsia"/>
          <w:lang w:val="en-GB"/>
        </w:rPr>
        <w:t xml:space="preserve"> </w:t>
      </w:r>
      <w:r w:rsidR="002B66B3" w:rsidRPr="00091E6B">
        <w:rPr>
          <w:rFonts w:eastAsiaTheme="minorEastAsia"/>
        </w:rPr>
        <w:fldChar w:fldCharType="begin"/>
      </w:r>
      <w:r w:rsidR="00422B99" w:rsidRPr="00091E6B">
        <w:rPr>
          <w:rFonts w:eastAsiaTheme="minorEastAsia"/>
          <w:lang w:val="en-GB"/>
        </w:rPr>
        <w:instrText xml:space="preserve"> ADDIN ZOTERO_ITEM CSL_CITATION {"citationID":"ZtD6HWwS","properties":{"formattedCitation":"(Downs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sidRPr="00091E6B">
        <w:rPr>
          <w:rFonts w:eastAsiaTheme="minorEastAsia"/>
        </w:rPr>
        <w:fldChar w:fldCharType="separate"/>
      </w:r>
      <w:r w:rsidR="0044238B" w:rsidRPr="00091E6B">
        <w:rPr>
          <w:lang w:val="en-GB"/>
        </w:rPr>
        <w:t xml:space="preserve">(Downs </w:t>
      </w:r>
      <w:r w:rsidR="0044238B" w:rsidRPr="00091E6B">
        <w:rPr>
          <w:i/>
          <w:iCs/>
          <w:lang w:val="en-GB"/>
        </w:rPr>
        <w:t>et al.</w:t>
      </w:r>
      <w:r w:rsidR="0044238B" w:rsidRPr="00091E6B">
        <w:rPr>
          <w:lang w:val="en-GB"/>
        </w:rPr>
        <w:t xml:space="preserve"> 2008)</w:t>
      </w:r>
      <w:r w:rsidR="002B66B3" w:rsidRPr="00091E6B">
        <w:rPr>
          <w:rFonts w:eastAsiaTheme="minorEastAsia"/>
        </w:rPr>
        <w:fldChar w:fldCharType="end"/>
      </w:r>
      <w:r w:rsidR="009E0631" w:rsidRPr="00091E6B">
        <w:rPr>
          <w:rFonts w:eastAsiaTheme="minorEastAsia"/>
          <w:lang w:val="en-GB"/>
        </w:rPr>
        <w:t xml:space="preserve">. </w:t>
      </w:r>
      <w:r w:rsidR="008D7E70" w:rsidRPr="00091E6B">
        <w:rPr>
          <w:rFonts w:eastAsiaTheme="minorEastAsia"/>
          <w:lang w:val="en-GB"/>
        </w:rPr>
        <w:t xml:space="preserve">However, </w:t>
      </w:r>
      <w:r w:rsidR="00E145C6" w:rsidRPr="00091E6B">
        <w:rPr>
          <w:rFonts w:cstheme="minorHAnsi"/>
          <w:lang w:val="en-GB"/>
        </w:rPr>
        <w:t xml:space="preserve">deviations from </w:t>
      </w:r>
      <w:r w:rsidR="000645E4" w:rsidRPr="00091E6B">
        <w:rPr>
          <w:rFonts w:cstheme="minorHAnsi"/>
          <w:lang w:val="en-GB"/>
        </w:rPr>
        <w:t xml:space="preserve">the </w:t>
      </w:r>
      <w:r w:rsidR="00622A66" w:rsidRPr="00091E6B">
        <w:rPr>
          <w:rFonts w:cstheme="minorHAnsi"/>
          <w:lang w:val="en-GB"/>
        </w:rPr>
        <w:t xml:space="preserve">¾ </w:t>
      </w:r>
      <w:r w:rsidR="000645E4" w:rsidRPr="00091E6B">
        <w:rPr>
          <w:rFonts w:cstheme="minorHAnsi"/>
          <w:lang w:val="en-GB"/>
        </w:rPr>
        <w:t xml:space="preserve"> </w:t>
      </w:r>
      <w:r w:rsidR="00425217" w:rsidRPr="00091E6B">
        <w:rPr>
          <w:rFonts w:cstheme="minorHAnsi"/>
          <w:lang w:val="en-GB"/>
        </w:rPr>
        <w:t xml:space="preserve">mass </w:t>
      </w:r>
      <w:r w:rsidR="006A1A0C" w:rsidRPr="00091E6B">
        <w:rPr>
          <w:rFonts w:cstheme="minorHAnsi"/>
          <w:lang w:val="en-GB"/>
        </w:rPr>
        <w:t>exponent</w:t>
      </w:r>
      <w:r w:rsidR="000645E4" w:rsidRPr="00091E6B">
        <w:rPr>
          <w:rFonts w:cstheme="minorHAnsi"/>
          <w:lang w:val="en-GB"/>
        </w:rPr>
        <w:t xml:space="preserve"> are common</w:t>
      </w:r>
      <w:r w:rsidR="006A1A0C" w:rsidRPr="00091E6B">
        <w:rPr>
          <w:rFonts w:cstheme="minorHAnsi"/>
          <w:lang w:val="en-GB"/>
        </w:rPr>
        <w:t xml:space="preserve"> </w:t>
      </w:r>
      <w:r w:rsidR="006A1A0C" w:rsidRPr="00091E6B">
        <w:rPr>
          <w:rFonts w:cstheme="minorHAnsi"/>
        </w:rPr>
        <w:fldChar w:fldCharType="begin"/>
      </w:r>
      <w:r w:rsidR="00422B99" w:rsidRPr="00091E6B">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sidRPr="00091E6B">
        <w:rPr>
          <w:rFonts w:cstheme="minorHAnsi"/>
        </w:rPr>
        <w:fldChar w:fldCharType="separate"/>
      </w:r>
      <w:r w:rsidR="0044238B" w:rsidRPr="00091E6B">
        <w:rPr>
          <w:lang w:val="en-GB"/>
        </w:rPr>
        <w:t xml:space="preserve">(Clarke &amp; Johnston 1999; Bokma 2004; Jerde </w:t>
      </w:r>
      <w:r w:rsidR="0044238B" w:rsidRPr="00091E6B">
        <w:rPr>
          <w:i/>
          <w:iCs/>
          <w:lang w:val="en-GB"/>
        </w:rPr>
        <w:t>et al.</w:t>
      </w:r>
      <w:r w:rsidR="0044238B" w:rsidRPr="00091E6B">
        <w:rPr>
          <w:lang w:val="en-GB"/>
        </w:rPr>
        <w:t xml:space="preserve"> 2019)</w:t>
      </w:r>
      <w:r w:rsidR="006A1A0C" w:rsidRPr="00091E6B">
        <w:rPr>
          <w:rFonts w:cstheme="minorHAnsi"/>
        </w:rPr>
        <w:fldChar w:fldCharType="end"/>
      </w:r>
      <w:r w:rsidR="006A1A0C" w:rsidRPr="00091E6B">
        <w:rPr>
          <w:rFonts w:cstheme="minorHAnsi"/>
          <w:lang w:val="en-GB"/>
        </w:rPr>
        <w:t xml:space="preserve">, and body mass and temperature can have interactive effects </w:t>
      </w:r>
      <w:r w:rsidR="006A1A0C" w:rsidRPr="00091E6B">
        <w:rPr>
          <w:rFonts w:cstheme="minorHAnsi"/>
        </w:rPr>
        <w:fldChar w:fldCharType="begin"/>
      </w:r>
      <w:r w:rsidR="00422B99" w:rsidRPr="00091E6B">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sidRPr="00091E6B">
        <w:rPr>
          <w:rFonts w:cstheme="minorHAnsi"/>
        </w:rPr>
        <w:fldChar w:fldCharType="separate"/>
      </w:r>
      <w:r w:rsidR="00EB6461" w:rsidRPr="00091E6B">
        <w:t xml:space="preserve">(Xie &amp; Sun 1990; Glazier 2005; García García </w:t>
      </w:r>
      <w:r w:rsidR="00EB6461" w:rsidRPr="00091E6B">
        <w:rPr>
          <w:i/>
          <w:iCs/>
        </w:rPr>
        <w:t>et al.</w:t>
      </w:r>
      <w:r w:rsidR="00EB6461" w:rsidRPr="00091E6B">
        <w:t xml:space="preserve"> 2011; Ohlberger </w:t>
      </w:r>
      <w:r w:rsidR="00EB6461" w:rsidRPr="00091E6B">
        <w:rPr>
          <w:i/>
          <w:iCs/>
        </w:rPr>
        <w:t>et al.</w:t>
      </w:r>
      <w:r w:rsidR="00EB6461" w:rsidRPr="00091E6B">
        <w:t xml:space="preserve"> 2012; Lindmark </w:t>
      </w:r>
      <w:r w:rsidR="00EB6461" w:rsidRPr="00091E6B">
        <w:rPr>
          <w:i/>
          <w:iCs/>
        </w:rPr>
        <w:t>et al.</w:t>
      </w:r>
      <w:r w:rsidR="00EB6461" w:rsidRPr="00091E6B">
        <w:t xml:space="preserve"> 2018)</w:t>
      </w:r>
      <w:r w:rsidR="006A1A0C" w:rsidRPr="00091E6B">
        <w:rPr>
          <w:rFonts w:cstheme="minorHAnsi"/>
        </w:rPr>
        <w:fldChar w:fldCharType="end"/>
      </w:r>
      <w:r w:rsidR="009223C1" w:rsidRPr="00091E6B">
        <w:rPr>
          <w:rFonts w:cstheme="minorHAnsi"/>
        </w:rPr>
        <w:t xml:space="preserve"> (but see</w:t>
      </w:r>
      <w:r w:rsidR="00020BC0" w:rsidRPr="00091E6B">
        <w:rPr>
          <w:rFonts w:cstheme="minorHAnsi"/>
        </w:rPr>
        <w:t xml:space="preserve"> Jerde </w:t>
      </w:r>
      <w:r w:rsidR="00020BC0" w:rsidRPr="00091E6B">
        <w:rPr>
          <w:rFonts w:cstheme="minorHAnsi"/>
          <w:i/>
          <w:iCs/>
        </w:rPr>
        <w:t>et al</w:t>
      </w:r>
      <w:r w:rsidR="00020BC0" w:rsidRPr="00091E6B">
        <w:rPr>
          <w:rFonts w:cstheme="minorHAnsi"/>
        </w:rPr>
        <w:t xml:space="preserve">. </w:t>
      </w:r>
      <w:r w:rsidR="009223C1" w:rsidRPr="00091E6B">
        <w:rPr>
          <w:rFonts w:cstheme="minorHAnsi"/>
        </w:rPr>
        <w:t xml:space="preserve"> </w:t>
      </w:r>
      <w:r w:rsidR="009223C1" w:rsidRPr="00091E6B">
        <w:rPr>
          <w:rFonts w:cstheme="minorHAnsi"/>
        </w:rPr>
        <w:fldChar w:fldCharType="begin"/>
      </w:r>
      <w:r w:rsidR="00422B99" w:rsidRPr="00091E6B">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sidRPr="00091E6B">
        <w:rPr>
          <w:rFonts w:cstheme="minorHAnsi"/>
        </w:rPr>
        <w:fldChar w:fldCharType="separate"/>
      </w:r>
      <w:r w:rsidR="009D6C25" w:rsidRPr="00091E6B">
        <w:t>(2019)</w:t>
      </w:r>
      <w:r w:rsidR="009223C1" w:rsidRPr="00091E6B">
        <w:rPr>
          <w:rFonts w:cstheme="minorHAnsi"/>
        </w:rPr>
        <w:fldChar w:fldCharType="end"/>
      </w:r>
      <w:r w:rsidR="009223C1" w:rsidRPr="00091E6B">
        <w:rPr>
          <w:rFonts w:cstheme="minorHAnsi"/>
        </w:rPr>
        <w:t>)</w:t>
      </w:r>
      <w:r w:rsidR="00EB7199" w:rsidRPr="00091E6B">
        <w:rPr>
          <w:rFonts w:cstheme="minorHAnsi"/>
        </w:rPr>
        <w:t>.</w:t>
      </w:r>
      <w:r w:rsidR="00FA11B2" w:rsidRPr="00091E6B">
        <w:rPr>
          <w:rFonts w:cstheme="minorHAnsi"/>
        </w:rPr>
        <w:t xml:space="preserve"> </w:t>
      </w:r>
      <w:r w:rsidR="00E97E74" w:rsidRPr="00091E6B">
        <w:rPr>
          <w:rFonts w:cstheme="minorHAnsi"/>
        </w:rPr>
        <w:t>In addition, while t</w:t>
      </w:r>
      <w:r w:rsidR="00636995" w:rsidRPr="00091E6B">
        <w:rPr>
          <w:rFonts w:eastAsiaTheme="minorEastAsia"/>
        </w:rPr>
        <w:t>he AFS tend</w:t>
      </w:r>
      <w:r w:rsidR="005C1289" w:rsidRPr="00091E6B">
        <w:rPr>
          <w:rFonts w:eastAsiaTheme="minorEastAsia"/>
        </w:rPr>
        <w:t>s</w:t>
      </w:r>
      <w:r w:rsidR="00636995" w:rsidRPr="00091E6B">
        <w:rPr>
          <w:rFonts w:eastAsiaTheme="minorEastAsia"/>
        </w:rPr>
        <w:t xml:space="preserve"> to </w:t>
      </w:r>
      <w:r w:rsidR="003D4E1C" w:rsidRPr="00091E6B">
        <w:rPr>
          <w:rFonts w:eastAsiaTheme="minorEastAsia"/>
        </w:rPr>
        <w:t>provide good statistical fits to</w:t>
      </w:r>
      <w:r w:rsidR="00636995" w:rsidRPr="00091E6B">
        <w:rPr>
          <w:rFonts w:eastAsiaTheme="minorEastAsia"/>
        </w:rPr>
        <w:t xml:space="preserve"> interspecific data </w:t>
      </w:r>
      <w:r w:rsidR="00D454D2" w:rsidRPr="00091E6B">
        <w:rPr>
          <w:rFonts w:eastAsiaTheme="minorEastAsia"/>
        </w:rPr>
        <w:fldChar w:fldCharType="begin"/>
      </w:r>
      <w:r w:rsidR="00422B99" w:rsidRPr="00091E6B">
        <w:rPr>
          <w:rFonts w:eastAsiaTheme="minorEastAsia"/>
        </w:rPr>
        <w:instrText xml:space="preserve"> ADDIN ZOTERO_ITEM CSL_CITATION {"citationID":"8ltEv0i7","properties":{"formattedCitation":"(Clarke 2004)","plainCitation":"(Clarke 2004)","noteIndex":0},"citationItems":[{"id":511,"uris":["http://zotero.org/users/6116610/items/7EHCQFJR"],"uri":["http://zotero.org/users/6116610/items/7EHCQFJR"],"itemData":{"id":511,"type":"article-journal","container-title":"Functional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sidRPr="00091E6B">
        <w:rPr>
          <w:rFonts w:eastAsiaTheme="minorEastAsia"/>
        </w:rPr>
        <w:fldChar w:fldCharType="separate"/>
      </w:r>
      <w:r w:rsidR="0044238B" w:rsidRPr="00091E6B">
        <w:rPr>
          <w:rFonts w:eastAsiaTheme="minorEastAsia"/>
          <w:noProof/>
        </w:rPr>
        <w:t>(Clarke 2004)</w:t>
      </w:r>
      <w:r w:rsidR="00D454D2" w:rsidRPr="00091E6B">
        <w:rPr>
          <w:rFonts w:eastAsiaTheme="minorEastAsia"/>
        </w:rPr>
        <w:fldChar w:fldCharType="end"/>
      </w:r>
      <w:r w:rsidR="00933FBE" w:rsidRPr="00091E6B">
        <w:rPr>
          <w:rFonts w:eastAsiaTheme="minorEastAsia"/>
        </w:rPr>
        <w:t xml:space="preserve"> </w:t>
      </w:r>
      <w:r w:rsidR="00636995" w:rsidRPr="00091E6B">
        <w:rPr>
          <w:rFonts w:eastAsiaTheme="minorEastAsia"/>
        </w:rPr>
        <w:t xml:space="preserve">and intraspecific data </w:t>
      </w:r>
      <w:r w:rsidR="00D657AD" w:rsidRPr="00091E6B">
        <w:rPr>
          <w:rFonts w:eastAsiaTheme="minorEastAsia"/>
        </w:rPr>
        <w:t xml:space="preserve">with a restricted </w:t>
      </w:r>
      <w:r w:rsidR="00636995" w:rsidRPr="00091E6B">
        <w:rPr>
          <w:rFonts w:eastAsiaTheme="minorEastAsia"/>
        </w:rPr>
        <w:t xml:space="preserve">temperature range </w:t>
      </w:r>
      <w:r w:rsidR="00636995" w:rsidRPr="00091E6B">
        <w:rPr>
          <w:rFonts w:eastAsiaTheme="minorEastAsia"/>
        </w:rPr>
        <w:fldChar w:fldCharType="begin"/>
      </w:r>
      <w:r w:rsidR="00422B99" w:rsidRPr="00091E6B">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B."}],"issued":{"date-parts":[["2004",7]]}}},{"id":511,"uris":["http://zotero.org/users/6116610/items/7EHCQFJR"],"uri":["http://zotero.org/users/6116610/items/7EHCQFJR"],"itemData":{"id":511,"type":"article-journal","container-title":"Functional Ecology","issue":"252-256","title":"Is there a Universal Temperature Dependence of metabolism?","volume":"18","author":[{"family":"Clarke","given":"A"}],"issued":{"date-parts":[["2004"]]}}},{"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091E6B">
        <w:rPr>
          <w:rFonts w:eastAsiaTheme="minorEastAsia"/>
        </w:rPr>
        <w:fldChar w:fldCharType="separate"/>
      </w:r>
      <w:r w:rsidR="009D6C25" w:rsidRPr="00091E6B">
        <w:rPr>
          <w:lang w:val="en-GB"/>
        </w:rPr>
        <w:t xml:space="preserve">(Brown </w:t>
      </w:r>
      <w:r w:rsidR="009D6C25" w:rsidRPr="00091E6B">
        <w:rPr>
          <w:i/>
          <w:iCs/>
          <w:lang w:val="en-GB"/>
        </w:rPr>
        <w:t>et al.</w:t>
      </w:r>
      <w:r w:rsidR="009D6C25" w:rsidRPr="00091E6B">
        <w:rPr>
          <w:lang w:val="en-GB"/>
        </w:rPr>
        <w:t xml:space="preserve"> 2004; Clarke 2004; Rall </w:t>
      </w:r>
      <w:r w:rsidR="009D6C25" w:rsidRPr="00091E6B">
        <w:rPr>
          <w:i/>
          <w:iCs/>
          <w:lang w:val="en-GB"/>
        </w:rPr>
        <w:t>et al.</w:t>
      </w:r>
      <w:r w:rsidR="009D6C25" w:rsidRPr="00091E6B">
        <w:rPr>
          <w:lang w:val="en-GB"/>
        </w:rPr>
        <w:t xml:space="preserve"> 2012)</w:t>
      </w:r>
      <w:r w:rsidR="00636995" w:rsidRPr="00091E6B">
        <w:rPr>
          <w:rFonts w:eastAsiaTheme="minorEastAsia"/>
        </w:rPr>
        <w:fldChar w:fldCharType="end"/>
      </w:r>
      <w:r w:rsidR="001F1494" w:rsidRPr="00091E6B">
        <w:rPr>
          <w:rFonts w:eastAsiaTheme="minorEastAsia"/>
          <w:lang w:val="en-GB"/>
        </w:rPr>
        <w:t xml:space="preserve">, </w:t>
      </w:r>
      <w:r w:rsidR="00435974" w:rsidRPr="00091E6B">
        <w:rPr>
          <w:rFonts w:eastAsiaTheme="minorEastAsia"/>
          <w:lang w:val="en-GB"/>
        </w:rPr>
        <w:t xml:space="preserve">within-species </w:t>
      </w:r>
      <w:r w:rsidR="008F0A77" w:rsidRPr="00091E6B">
        <w:rPr>
          <w:rFonts w:eastAsiaTheme="minorEastAsia"/>
          <w:lang w:val="en-GB"/>
        </w:rPr>
        <w:t xml:space="preserve">thermal response curves are </w:t>
      </w:r>
      <w:r w:rsidR="0021343A" w:rsidRPr="00091E6B">
        <w:rPr>
          <w:rFonts w:eastAsiaTheme="minorEastAsia"/>
          <w:lang w:val="en-GB"/>
        </w:rPr>
        <w:t xml:space="preserve">generally </w:t>
      </w:r>
      <w:r w:rsidR="008F0A77" w:rsidRPr="00091E6B">
        <w:rPr>
          <w:rFonts w:eastAsiaTheme="minorEastAsia"/>
          <w:lang w:val="en-GB"/>
        </w:rPr>
        <w:t xml:space="preserve">unimodal </w:t>
      </w:r>
      <w:r w:rsidR="00636995" w:rsidRPr="00091E6B">
        <w:rPr>
          <w:rFonts w:eastAsiaTheme="minorEastAsia"/>
        </w:rPr>
        <w:fldChar w:fldCharType="begin"/>
      </w:r>
      <w:r w:rsidR="00422B99" w:rsidRPr="00091E6B">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091E6B">
        <w:rPr>
          <w:rFonts w:eastAsiaTheme="minorEastAsia"/>
        </w:rPr>
        <w:fldChar w:fldCharType="separate"/>
      </w:r>
      <w:r w:rsidR="00EB6461" w:rsidRPr="00091E6B">
        <w:rPr>
          <w:lang w:val="en-GB"/>
        </w:rPr>
        <w:t xml:space="preserve">(Dell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 Rall </w:t>
      </w:r>
      <w:r w:rsidR="00EB6461" w:rsidRPr="00091E6B">
        <w:rPr>
          <w:i/>
          <w:iCs/>
          <w:lang w:val="en-GB"/>
        </w:rPr>
        <w:t>et al.</w:t>
      </w:r>
      <w:r w:rsidR="00EB6461" w:rsidRPr="00091E6B">
        <w:rPr>
          <w:lang w:val="en-GB"/>
        </w:rPr>
        <w:t xml:space="preserve"> 2012; Uiterwaal &amp; DeLong 2020)</w:t>
      </w:r>
      <w:r w:rsidR="00636995" w:rsidRPr="00091E6B">
        <w:rPr>
          <w:rFonts w:eastAsiaTheme="minorEastAsia"/>
        </w:rPr>
        <w:fldChar w:fldCharType="end"/>
      </w:r>
      <w:r w:rsidR="00636995" w:rsidRPr="00091E6B">
        <w:rPr>
          <w:rFonts w:cstheme="minorHAnsi"/>
          <w:lang w:val="en-GB"/>
        </w:rPr>
        <w:t xml:space="preserve">. </w:t>
      </w:r>
      <w:r w:rsidR="0002062C" w:rsidRPr="00091E6B">
        <w:rPr>
          <w:rFonts w:cstheme="minorHAnsi"/>
          <w:lang w:val="en-GB"/>
        </w:rPr>
        <w:t xml:space="preserve">Alternative approaches that overcome these obstacles include </w:t>
      </w:r>
      <w:r w:rsidR="00C701A0" w:rsidRPr="00091E6B">
        <w:rPr>
          <w:rFonts w:cstheme="minorHAnsi"/>
          <w:lang w:val="en-GB"/>
        </w:rPr>
        <w:t>fit</w:t>
      </w:r>
      <w:r w:rsidR="0002062C" w:rsidRPr="00091E6B">
        <w:rPr>
          <w:rFonts w:cstheme="minorHAnsi"/>
          <w:lang w:val="en-GB"/>
        </w:rPr>
        <w:t>ting</w:t>
      </w:r>
      <w:r w:rsidR="00C701A0" w:rsidRPr="00091E6B">
        <w:rPr>
          <w:rFonts w:cstheme="minorHAnsi"/>
          <w:lang w:val="en-GB"/>
        </w:rPr>
        <w:t xml:space="preserve"> </w:t>
      </w:r>
      <w:r w:rsidR="00807A48" w:rsidRPr="00091E6B">
        <w:rPr>
          <w:rFonts w:cstheme="minorHAnsi"/>
          <w:lang w:val="en-GB"/>
        </w:rPr>
        <w:t xml:space="preserve">multiple regression </w:t>
      </w:r>
      <w:r w:rsidR="000A467D" w:rsidRPr="00091E6B">
        <w:rPr>
          <w:rFonts w:cstheme="minorHAnsi"/>
          <w:lang w:val="en-GB"/>
        </w:rPr>
        <w:t xml:space="preserve">models where coefficients </w:t>
      </w:r>
      <w:r w:rsidR="00916F60" w:rsidRPr="00091E6B">
        <w:rPr>
          <w:rFonts w:cstheme="minorHAnsi"/>
          <w:lang w:val="en-GB"/>
        </w:rPr>
        <w:t xml:space="preserve">for mass and temperature </w:t>
      </w:r>
      <w:r w:rsidR="000A467D" w:rsidRPr="00091E6B">
        <w:rPr>
          <w:rFonts w:cstheme="minorHAnsi"/>
          <w:lang w:val="en-GB"/>
        </w:rPr>
        <w:t xml:space="preserve">are estimated </w:t>
      </w:r>
      <w:r w:rsidR="000A467D" w:rsidRPr="00091E6B">
        <w:rPr>
          <w:rFonts w:cstheme="minorHAnsi"/>
          <w:lang w:val="en-GB"/>
        </w:rPr>
        <w:lastRenderedPageBreak/>
        <w:t>jointly</w:t>
      </w:r>
      <w:r w:rsidR="00FC70D6" w:rsidRPr="00091E6B">
        <w:rPr>
          <w:rFonts w:cstheme="minorHAnsi"/>
          <w:lang w:val="en-GB"/>
        </w:rPr>
        <w:t xml:space="preserve"> </w:t>
      </w:r>
      <w:r w:rsidR="00FC70D6" w:rsidRPr="00091E6B">
        <w:rPr>
          <w:rFonts w:cstheme="minorHAnsi"/>
        </w:rPr>
        <w:fldChar w:fldCharType="begin"/>
      </w:r>
      <w:r w:rsidR="00422B99" w:rsidRPr="00091E6B">
        <w:rPr>
          <w:rFonts w:cstheme="minorHAnsi"/>
          <w:lang w:val="en-GB"/>
        </w:rPr>
        <w:instrText xml:space="preserve"> ADDIN ZOTERO_ITEM CSL_CITATION {"citationID":"ucFAApka","properties":{"formattedCitation":"(Downs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sidRPr="00091E6B">
        <w:rPr>
          <w:rFonts w:cstheme="minorHAnsi"/>
        </w:rPr>
        <w:fldChar w:fldCharType="separate"/>
      </w:r>
      <w:r w:rsidR="0044238B" w:rsidRPr="00091E6B">
        <w:rPr>
          <w:lang w:val="en-GB"/>
        </w:rPr>
        <w:t xml:space="preserve">(Downs </w:t>
      </w:r>
      <w:r w:rsidR="0044238B" w:rsidRPr="00091E6B">
        <w:rPr>
          <w:i/>
          <w:iCs/>
          <w:lang w:val="en-GB"/>
        </w:rPr>
        <w:t>et al.</w:t>
      </w:r>
      <w:r w:rsidR="0044238B" w:rsidRPr="00091E6B">
        <w:rPr>
          <w:lang w:val="en-GB"/>
        </w:rPr>
        <w:t xml:space="preserve"> 2008)</w:t>
      </w:r>
      <w:r w:rsidR="00FC70D6" w:rsidRPr="00091E6B">
        <w:rPr>
          <w:rFonts w:cstheme="minorHAnsi"/>
        </w:rPr>
        <w:fldChar w:fldCharType="end"/>
      </w:r>
      <w:r w:rsidR="00981702" w:rsidRPr="00091E6B">
        <w:rPr>
          <w:rFonts w:cstheme="minorHAnsi"/>
          <w:lang w:val="en-GB"/>
        </w:rPr>
        <w:t xml:space="preserve">, </w:t>
      </w:r>
      <w:r w:rsidR="002865F9" w:rsidRPr="00091E6B">
        <w:rPr>
          <w:rFonts w:cstheme="minorHAnsi"/>
          <w:lang w:val="en-GB"/>
        </w:rPr>
        <w:t xml:space="preserve">as well as </w:t>
      </w:r>
      <w:r w:rsidR="00414FE6" w:rsidRPr="00091E6B">
        <w:rPr>
          <w:rFonts w:cstheme="minorHAnsi"/>
          <w:lang w:val="en-GB"/>
        </w:rPr>
        <w:t>fitting</w:t>
      </w:r>
      <w:r w:rsidR="001409CE" w:rsidRPr="00091E6B">
        <w:rPr>
          <w:rFonts w:cstheme="minorHAnsi"/>
          <w:lang w:val="en-GB"/>
        </w:rPr>
        <w:t xml:space="preserve"> non-linear </w:t>
      </w:r>
      <w:ins w:id="190" w:author="Max Lindmark" w:date="2020-09-12T18:44:00Z">
        <w:r w:rsidR="004D2710">
          <w:rPr>
            <w:rFonts w:cstheme="minorHAnsi"/>
            <w:lang w:val="en-GB"/>
          </w:rPr>
          <w:t xml:space="preserve">or polynomial </w:t>
        </w:r>
      </w:ins>
      <w:r w:rsidR="0071423A" w:rsidRPr="00091E6B">
        <w:rPr>
          <w:rFonts w:cstheme="minorHAnsi"/>
          <w:lang w:val="en-GB"/>
        </w:rPr>
        <w:t xml:space="preserve">models that </w:t>
      </w:r>
      <w:r w:rsidR="00942180" w:rsidRPr="00091E6B">
        <w:rPr>
          <w:rFonts w:cstheme="minorHAnsi"/>
          <w:lang w:val="en-GB"/>
        </w:rPr>
        <w:t xml:space="preserve">can capture </w:t>
      </w:r>
      <w:r w:rsidR="00F703F2" w:rsidRPr="00091E6B">
        <w:rPr>
          <w:rFonts w:cstheme="minorHAnsi"/>
          <w:lang w:val="en-GB"/>
        </w:rPr>
        <w:t xml:space="preserve">the </w:t>
      </w:r>
      <w:r w:rsidR="0078762B" w:rsidRPr="00091E6B">
        <w:rPr>
          <w:rFonts w:cstheme="minorHAnsi"/>
          <w:lang w:val="en-GB"/>
        </w:rPr>
        <w:t>de</w:t>
      </w:r>
      <w:r w:rsidR="0010623B" w:rsidRPr="00091E6B">
        <w:rPr>
          <w:rFonts w:cstheme="minorHAnsi"/>
          <w:lang w:val="en-GB"/>
        </w:rPr>
        <w:t>-</w:t>
      </w:r>
      <w:r w:rsidR="0078762B" w:rsidRPr="00091E6B">
        <w:rPr>
          <w:rFonts w:cstheme="minorHAnsi"/>
          <w:lang w:val="en-GB"/>
        </w:rPr>
        <w:t xml:space="preserve">activation of biological </w:t>
      </w:r>
      <w:r w:rsidR="00F703F2" w:rsidRPr="00091E6B">
        <w:rPr>
          <w:rFonts w:cstheme="minorHAnsi"/>
          <w:lang w:val="en-GB"/>
        </w:rPr>
        <w:t>rate</w:t>
      </w:r>
      <w:r w:rsidR="0078762B" w:rsidRPr="00091E6B">
        <w:rPr>
          <w:rFonts w:cstheme="minorHAnsi"/>
          <w:lang w:val="en-GB"/>
        </w:rPr>
        <w:t xml:space="preserve">s </w:t>
      </w:r>
      <w:r w:rsidR="00F703F2" w:rsidRPr="00091E6B">
        <w:rPr>
          <w:rFonts w:cstheme="minorHAnsi"/>
          <w:lang w:val="en-GB"/>
        </w:rPr>
        <w:t>at higher temperatures</w:t>
      </w:r>
      <w:r w:rsidR="00F468B7" w:rsidRPr="00091E6B">
        <w:rPr>
          <w:rFonts w:cstheme="minorHAnsi"/>
          <w:lang w:val="en-GB"/>
        </w:rPr>
        <w:t xml:space="preserve"> </w:t>
      </w:r>
      <w:r w:rsidR="0019064F" w:rsidRPr="00091E6B">
        <w:rPr>
          <w:rFonts w:cstheme="minorHAnsi"/>
        </w:rPr>
        <w:fldChar w:fldCharType="begin"/>
      </w:r>
      <w:r w:rsidR="00422B99" w:rsidRPr="00091E6B">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sidRPr="00091E6B">
        <w:rPr>
          <w:rFonts w:cstheme="minorHAnsi"/>
        </w:rPr>
        <w:fldChar w:fldCharType="separate"/>
      </w:r>
      <w:r w:rsidR="00EB6461" w:rsidRPr="00091E6B">
        <w:rPr>
          <w:lang w:val="en-GB"/>
        </w:rPr>
        <w:t xml:space="preserve">(Schoolfield </w:t>
      </w:r>
      <w:r w:rsidR="00EB6461" w:rsidRPr="00091E6B">
        <w:rPr>
          <w:i/>
          <w:iCs/>
          <w:lang w:val="en-GB"/>
        </w:rPr>
        <w:t>et al.</w:t>
      </w:r>
      <w:r w:rsidR="00EB6461" w:rsidRPr="00091E6B">
        <w:rPr>
          <w:lang w:val="en-GB"/>
        </w:rPr>
        <w:t xml:space="preserve"> 1981; 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w:t>
      </w:r>
      <w:r w:rsidR="0019064F" w:rsidRPr="00091E6B">
        <w:rPr>
          <w:rFonts w:cstheme="minorHAnsi"/>
        </w:rPr>
        <w:fldChar w:fldCharType="end"/>
      </w:r>
      <w:r w:rsidR="00F703F2" w:rsidRPr="00091E6B">
        <w:rPr>
          <w:rFonts w:cstheme="minorHAnsi"/>
          <w:lang w:val="en-GB"/>
        </w:rPr>
        <w:t>.</w:t>
      </w:r>
      <w:r w:rsidR="00272129" w:rsidRPr="00091E6B">
        <w:rPr>
          <w:rFonts w:cstheme="minorHAnsi"/>
          <w:lang w:val="en-GB"/>
        </w:rPr>
        <w:t xml:space="preserve"> </w:t>
      </w:r>
      <w:commentRangeStart w:id="191"/>
    </w:p>
    <w:p w14:paraId="2CC89FE7" w14:textId="2575E6B8" w:rsidR="003C1FC7" w:rsidRPr="00091E6B" w:rsidDel="002B7B1B" w:rsidRDefault="00503613" w:rsidP="002E3379">
      <w:pPr>
        <w:spacing w:line="480" w:lineRule="auto"/>
        <w:ind w:firstLine="284"/>
        <w:contextualSpacing/>
        <w:jc w:val="both"/>
        <w:rPr>
          <w:del w:id="192" w:author="Max Lindmark" w:date="2020-07-27T14:51:00Z"/>
          <w:rFonts w:eastAsiaTheme="minorEastAsia"/>
          <w:lang w:val="en-GB"/>
        </w:rPr>
      </w:pPr>
      <w:del w:id="193" w:author="Max Lindmark" w:date="2020-07-27T14:51:00Z">
        <w:r w:rsidRPr="00091E6B" w:rsidDel="002B7B1B">
          <w:rPr>
            <w:rFonts w:cstheme="minorHAnsi"/>
            <w:lang w:val="en-GB"/>
          </w:rPr>
          <w:delText>The</w:delText>
        </w:r>
        <w:r w:rsidR="00272129" w:rsidRPr="00091E6B" w:rsidDel="002B7B1B">
          <w:rPr>
            <w:rFonts w:cstheme="minorHAnsi"/>
            <w:lang w:val="en-GB"/>
          </w:rPr>
          <w:delText xml:space="preserve"> intraspecific scaling </w:delText>
        </w:r>
        <w:r w:rsidR="00821494" w:rsidRPr="00091E6B" w:rsidDel="002B7B1B">
          <w:rPr>
            <w:rFonts w:cstheme="minorHAnsi"/>
            <w:lang w:val="en-GB"/>
          </w:rPr>
          <w:delText>of</w:delText>
        </w:r>
        <w:commentRangeStart w:id="194"/>
        <w:commentRangeStart w:id="195"/>
        <w:r w:rsidR="00821494" w:rsidRPr="00091E6B" w:rsidDel="002B7B1B">
          <w:rPr>
            <w:rFonts w:cstheme="minorHAnsi"/>
            <w:lang w:val="en-GB"/>
          </w:rPr>
          <w:delText xml:space="preserve"> </w:delText>
        </w:r>
        <w:commentRangeEnd w:id="194"/>
        <w:r w:rsidRPr="00091E6B" w:rsidDel="002B7B1B">
          <w:rPr>
            <w:rStyle w:val="CommentReference"/>
            <w:sz w:val="24"/>
            <w:szCs w:val="24"/>
          </w:rPr>
          <w:commentReference w:id="194"/>
        </w:r>
        <w:commentRangeEnd w:id="195"/>
        <w:r w:rsidR="001C3243" w:rsidRPr="00091E6B" w:rsidDel="002B7B1B">
          <w:rPr>
            <w:rStyle w:val="CommentReference"/>
            <w:sz w:val="24"/>
            <w:szCs w:val="24"/>
          </w:rPr>
          <w:commentReference w:id="195"/>
        </w:r>
        <w:r w:rsidR="00821494" w:rsidRPr="00091E6B" w:rsidDel="002B7B1B">
          <w:rPr>
            <w:rFonts w:cstheme="minorHAnsi"/>
            <w:lang w:val="en-GB"/>
          </w:rPr>
          <w:delText xml:space="preserve">rates with mass and temperature </w:delText>
        </w:r>
        <w:r w:rsidR="0065177E" w:rsidRPr="00091E6B" w:rsidDel="002B7B1B">
          <w:rPr>
            <w:rFonts w:cstheme="minorHAnsi"/>
            <w:lang w:val="en-GB"/>
          </w:rPr>
          <w:delText>is less understood</w:delText>
        </w:r>
        <w:r w:rsidR="0063639A" w:rsidRPr="00091E6B" w:rsidDel="002B7B1B">
          <w:rPr>
            <w:rFonts w:cstheme="minorHAnsi"/>
            <w:lang w:val="en-GB"/>
          </w:rPr>
          <w:delText xml:space="preserve"> than interspecific scaling relationships</w:delText>
        </w:r>
      </w:del>
      <w:del w:id="196" w:author="Max Lindmark" w:date="2020-07-27T14:45:00Z">
        <w:r w:rsidR="0063639A" w:rsidRPr="00091E6B" w:rsidDel="000B5140">
          <w:rPr>
            <w:rFonts w:cstheme="minorHAnsi"/>
            <w:lang w:val="en-GB"/>
          </w:rPr>
          <w:delText xml:space="preserve">. </w:delText>
        </w:r>
        <w:commentRangeStart w:id="197"/>
        <w:commentRangeStart w:id="198"/>
        <w:r w:rsidR="005060BA" w:rsidRPr="00091E6B" w:rsidDel="000B5140">
          <w:rPr>
            <w:rFonts w:eastAsiaTheme="minorEastAsia"/>
            <w:lang w:val="en-GB"/>
          </w:rPr>
          <w:delText>L</w:delText>
        </w:r>
        <w:r w:rsidR="00272129" w:rsidRPr="00091E6B" w:rsidDel="000B5140">
          <w:rPr>
            <w:rFonts w:eastAsiaTheme="minorEastAsia"/>
            <w:lang w:val="en-GB"/>
          </w:rPr>
          <w:delText xml:space="preserve">ogistical challenges of replicating experiments for ranges of body masses and </w:delText>
        </w:r>
        <w:r w:rsidR="00724796" w:rsidRPr="00091E6B" w:rsidDel="000B5140">
          <w:rPr>
            <w:rFonts w:eastAsiaTheme="minorEastAsia"/>
            <w:lang w:val="en-GB"/>
          </w:rPr>
          <w:delText>temperatu</w:delText>
        </w:r>
        <w:r w:rsidR="00296CC1" w:rsidRPr="00091E6B" w:rsidDel="000B5140">
          <w:rPr>
            <w:rFonts w:eastAsiaTheme="minorEastAsia"/>
            <w:lang w:val="en-GB"/>
          </w:rPr>
          <w:delText>re</w:delText>
        </w:r>
        <w:r w:rsidR="005060BA" w:rsidRPr="00091E6B" w:rsidDel="000B5140">
          <w:rPr>
            <w:rFonts w:eastAsiaTheme="minorEastAsia"/>
            <w:lang w:val="en-GB"/>
          </w:rPr>
          <w:delText xml:space="preserve"> </w:delText>
        </w:r>
        <w:r w:rsidR="00272129" w:rsidRPr="00091E6B" w:rsidDel="000B5140">
          <w:rPr>
            <w:rFonts w:eastAsiaTheme="minorEastAsia"/>
          </w:rPr>
          <w:fldChar w:fldCharType="begin"/>
        </w:r>
        <w:r w:rsidR="00272129" w:rsidRPr="00091E6B" w:rsidDel="000B5140">
          <w:rPr>
            <w:rFonts w:eastAsiaTheme="minorEastAsia"/>
            <w:lang w:val="en-GB"/>
          </w:rPr>
          <w:del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sh as our study taxa, we curated 25 studies with measurements of standard metabolic rate, temperature, and mass, with 55 independent trials and across 16 </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sh species and confronted this data with </w:delInstrText>
        </w:r>
        <w:r w:rsidR="00272129" w:rsidRPr="00091E6B" w:rsidDel="000B5140">
          <w:rPr>
            <w:rFonts w:eastAsiaTheme="minorEastAsia"/>
          </w:rPr>
          <w:delInstrText>ﬂ</w:delInstrText>
        </w:r>
        <w:r w:rsidR="00272129" w:rsidRPr="00091E6B" w:rsidDel="000B5140">
          <w:rPr>
            <w:rFonts w:eastAsiaTheme="minorEastAsia"/>
            <w:lang w:val="en-GB"/>
          </w:rPr>
          <w:del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delInstrText>
        </w:r>
        <w:r w:rsidR="00272129" w:rsidRPr="00091E6B" w:rsidDel="000B5140">
          <w:rPr>
            <w:rFonts w:eastAsiaTheme="minorEastAsia"/>
          </w:rPr>
          <w:delInstrText>ﬁ</w:delInstrText>
        </w:r>
        <w:r w:rsidR="00272129" w:rsidRPr="00091E6B" w:rsidDel="000B5140">
          <w:rPr>
            <w:rFonts w:eastAsiaTheme="minorEastAsia"/>
            <w:lang w:val="en-GB"/>
          </w:rPr>
          <w:delInstrText>cient of 0.89 with a SIC interval spanning 0.82 to 0.99, implying that mechanistically derived coef</w:delInstrText>
        </w:r>
        <w:r w:rsidR="00272129" w:rsidRPr="00091E6B" w:rsidDel="000B5140">
          <w:rPr>
            <w:rFonts w:eastAsiaTheme="minorEastAsia"/>
          </w:rPr>
          <w:delInstrText>ﬁ</w:delInstrText>
        </w:r>
        <w:r w:rsidR="00272129" w:rsidRPr="00091E6B" w:rsidDel="000B5140">
          <w:rPr>
            <w:rFonts w:eastAsiaTheme="minorEastAsia"/>
            <w:lang w:val="en-GB"/>
          </w:rPr>
          <w:del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272129" w:rsidRPr="00091E6B" w:rsidDel="000B5140">
          <w:rPr>
            <w:rFonts w:eastAsiaTheme="minorEastAsia"/>
          </w:rPr>
          <w:fldChar w:fldCharType="separate"/>
        </w:r>
        <w:r w:rsidR="0044238B" w:rsidRPr="00091E6B" w:rsidDel="000B5140">
          <w:rPr>
            <w:lang w:val="en-GB"/>
          </w:rPr>
          <w:delText xml:space="preserve">(Jerde </w:delText>
        </w:r>
        <w:r w:rsidR="0044238B" w:rsidRPr="00091E6B" w:rsidDel="000B5140">
          <w:rPr>
            <w:i/>
            <w:iCs/>
            <w:lang w:val="en-GB"/>
          </w:rPr>
          <w:delText>et al.</w:delText>
        </w:r>
        <w:r w:rsidR="0044238B" w:rsidRPr="00091E6B" w:rsidDel="000B5140">
          <w:rPr>
            <w:lang w:val="en-GB"/>
          </w:rPr>
          <w:delText xml:space="preserve"> 2019)</w:delText>
        </w:r>
        <w:r w:rsidR="00272129" w:rsidRPr="00091E6B" w:rsidDel="000B5140">
          <w:rPr>
            <w:rFonts w:eastAsiaTheme="minorEastAsia"/>
          </w:rPr>
          <w:fldChar w:fldCharType="end"/>
        </w:r>
        <w:r w:rsidR="00272129" w:rsidRPr="00091E6B" w:rsidDel="000B5140">
          <w:rPr>
            <w:rFonts w:eastAsiaTheme="minorEastAsia"/>
            <w:lang w:val="en-GB"/>
          </w:rPr>
          <w:delText xml:space="preserve"> and </w:delText>
        </w:r>
        <w:r w:rsidR="002A05AA" w:rsidRPr="00091E6B" w:rsidDel="000B5140">
          <w:rPr>
            <w:rFonts w:eastAsiaTheme="minorEastAsia"/>
            <w:lang w:val="en-GB"/>
          </w:rPr>
          <w:delText>a</w:delText>
        </w:r>
        <w:r w:rsidR="00272129" w:rsidRPr="00091E6B" w:rsidDel="000B5140">
          <w:rPr>
            <w:rFonts w:eastAsiaTheme="minorEastAsia"/>
            <w:lang w:val="en-GB"/>
          </w:rPr>
          <w:delText xml:space="preserve"> lack of comprehensive data</w:delText>
        </w:r>
        <w:r w:rsidR="003E45F6" w:rsidRPr="00091E6B" w:rsidDel="000B5140">
          <w:rPr>
            <w:rFonts w:eastAsiaTheme="minorEastAsia"/>
            <w:lang w:val="en-GB"/>
          </w:rPr>
          <w:delText xml:space="preserve"> sets</w:delText>
        </w:r>
        <w:r w:rsidR="00272129" w:rsidRPr="00091E6B" w:rsidDel="000B5140">
          <w:rPr>
            <w:rFonts w:eastAsiaTheme="minorEastAsia"/>
            <w:lang w:val="en-GB"/>
          </w:rPr>
          <w:delText xml:space="preserve"> </w:delText>
        </w:r>
        <w:r w:rsidR="000A3F4B" w:rsidRPr="00091E6B" w:rsidDel="000B5140">
          <w:rPr>
            <w:rFonts w:eastAsiaTheme="minorEastAsia"/>
            <w:lang w:val="en-GB"/>
          </w:rPr>
          <w:delText>(in particular for consumption and growth rates</w:delText>
        </w:r>
        <w:r w:rsidR="000A3F4B" w:rsidRPr="00091E6B" w:rsidDel="000B5140">
          <w:rPr>
            <w:rFonts w:eastAsiaTheme="minorEastAsia"/>
          </w:rPr>
          <w:delText>)</w:delText>
        </w:r>
        <w:r w:rsidR="000A3F4B" w:rsidRPr="00091E6B" w:rsidDel="000B5140">
          <w:rPr>
            <w:rFonts w:eastAsiaTheme="minorEastAsia"/>
            <w:lang w:val="en-GB"/>
          </w:rPr>
          <w:delText xml:space="preserve"> </w:delText>
        </w:r>
        <w:r w:rsidR="008C5632" w:rsidRPr="00091E6B" w:rsidDel="000B5140">
          <w:rPr>
            <w:rFonts w:eastAsiaTheme="minorEastAsia"/>
            <w:lang w:val="en-GB"/>
          </w:rPr>
          <w:delText>likely contribute to this</w:delText>
        </w:r>
        <w:r w:rsidR="008C5632" w:rsidRPr="00091E6B" w:rsidDel="000B5140">
          <w:rPr>
            <w:rFonts w:eastAsiaTheme="minorEastAsia"/>
          </w:rPr>
          <w:delText xml:space="preserve"> </w:delText>
        </w:r>
        <w:r w:rsidR="00272129" w:rsidRPr="00091E6B" w:rsidDel="000B5140">
          <w:rPr>
            <w:rFonts w:eastAsiaTheme="minorEastAsia"/>
          </w:rPr>
          <w:fldChar w:fldCharType="begin"/>
        </w:r>
        <w:r w:rsidR="00272129" w:rsidRPr="00091E6B" w:rsidDel="000B5140">
          <w:rPr>
            <w:rFonts w:eastAsiaTheme="minorEastAsia"/>
            <w:lang w:val="en-GB"/>
          </w:rPr>
          <w:del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delInstrText>
        </w:r>
        <w:r w:rsidR="00272129" w:rsidRPr="00091E6B" w:rsidDel="000B5140">
          <w:rPr>
            <w:rFonts w:eastAsiaTheme="minorEastAsia"/>
          </w:rPr>
          <w:fldChar w:fldCharType="separate"/>
        </w:r>
        <w:r w:rsidR="0044238B" w:rsidRPr="00091E6B" w:rsidDel="000B5140">
          <w:rPr>
            <w:lang w:val="en-GB"/>
          </w:rPr>
          <w:delText xml:space="preserve">(Dell </w:delText>
        </w:r>
        <w:r w:rsidR="0044238B" w:rsidRPr="00091E6B" w:rsidDel="000B5140">
          <w:rPr>
            <w:i/>
            <w:iCs/>
            <w:lang w:val="en-GB"/>
          </w:rPr>
          <w:delText>et al.</w:delText>
        </w:r>
        <w:r w:rsidR="0044238B" w:rsidRPr="00091E6B" w:rsidDel="000B5140">
          <w:rPr>
            <w:lang w:val="en-GB"/>
          </w:rPr>
          <w:delText xml:space="preserve"> 2011)</w:delText>
        </w:r>
        <w:r w:rsidR="00272129" w:rsidRPr="00091E6B" w:rsidDel="000B5140">
          <w:rPr>
            <w:rFonts w:eastAsiaTheme="minorEastAsia"/>
          </w:rPr>
          <w:fldChar w:fldCharType="end"/>
        </w:r>
        <w:r w:rsidR="00272129" w:rsidRPr="00091E6B" w:rsidDel="000B5140">
          <w:rPr>
            <w:rFonts w:eastAsiaTheme="minorEastAsia"/>
            <w:lang w:val="en-GB"/>
          </w:rPr>
          <w:delText xml:space="preserve">. </w:delText>
        </w:r>
        <w:r w:rsidR="00264D99" w:rsidRPr="00091E6B" w:rsidDel="000B5140">
          <w:rPr>
            <w:rFonts w:eastAsiaTheme="minorEastAsia"/>
            <w:lang w:val="en-GB"/>
          </w:rPr>
          <w:delText xml:space="preserve">Intraspecific </w:delText>
        </w:r>
        <w:r w:rsidR="00367214" w:rsidRPr="00091E6B" w:rsidDel="000B5140">
          <w:rPr>
            <w:rFonts w:eastAsiaTheme="minorEastAsia"/>
            <w:lang w:val="en-GB"/>
          </w:rPr>
          <w:delText>s</w:delText>
        </w:r>
        <w:r w:rsidR="00272129" w:rsidRPr="00091E6B" w:rsidDel="000B5140">
          <w:rPr>
            <w:rFonts w:eastAsiaTheme="minorEastAsia"/>
            <w:lang w:val="en-GB"/>
          </w:rPr>
          <w:delText xml:space="preserve">caling parameters are therefore often </w:delText>
        </w:r>
        <w:r w:rsidR="002A05AA" w:rsidRPr="00091E6B" w:rsidDel="000B5140">
          <w:rPr>
            <w:rFonts w:eastAsiaTheme="minorEastAsia"/>
            <w:lang w:val="en-GB"/>
          </w:rPr>
          <w:delText>based on</w:delText>
        </w:r>
        <w:r w:rsidR="00272129" w:rsidRPr="00091E6B" w:rsidDel="000B5140">
          <w:rPr>
            <w:rFonts w:eastAsiaTheme="minorEastAsia"/>
            <w:lang w:val="en-GB"/>
          </w:rPr>
          <w:delText xml:space="preserve"> </w:delText>
        </w:r>
        <w:r w:rsidR="002A05AA" w:rsidRPr="00091E6B" w:rsidDel="000B5140">
          <w:rPr>
            <w:rFonts w:eastAsiaTheme="minorEastAsia"/>
            <w:lang w:val="en-GB"/>
          </w:rPr>
          <w:delText>single</w:delText>
        </w:r>
        <w:r w:rsidR="00272129" w:rsidRPr="00091E6B" w:rsidDel="000B5140">
          <w:rPr>
            <w:rFonts w:eastAsiaTheme="minorEastAsia"/>
            <w:lang w:val="en-GB"/>
          </w:rPr>
          <w:delText xml:space="preserve"> experiments, which makes </w:delText>
        </w:r>
        <w:r w:rsidR="00DC7BC2" w:rsidRPr="00091E6B" w:rsidDel="000B5140">
          <w:rPr>
            <w:rFonts w:eastAsiaTheme="minorEastAsia"/>
            <w:lang w:val="en-GB"/>
          </w:rPr>
          <w:delText>generalization</w:delText>
        </w:r>
        <w:r w:rsidR="00272129" w:rsidRPr="00091E6B" w:rsidDel="000B5140">
          <w:rPr>
            <w:rFonts w:eastAsiaTheme="minorEastAsia"/>
            <w:lang w:val="en-GB"/>
          </w:rPr>
          <w:delText xml:space="preserve"> </w:delText>
        </w:r>
        <w:r w:rsidR="00BE4B04" w:rsidRPr="00091E6B" w:rsidDel="000B5140">
          <w:rPr>
            <w:rFonts w:eastAsiaTheme="minorEastAsia"/>
            <w:lang w:val="en-GB"/>
          </w:rPr>
          <w:delText xml:space="preserve">across species </w:delText>
        </w:r>
        <w:r w:rsidR="002B385D" w:rsidRPr="00091E6B" w:rsidDel="000B5140">
          <w:rPr>
            <w:rFonts w:eastAsiaTheme="minorEastAsia"/>
            <w:lang w:val="en-GB"/>
          </w:rPr>
          <w:delText>difficult</w:delText>
        </w:r>
        <w:r w:rsidR="00272129" w:rsidRPr="00091E6B" w:rsidDel="000B5140">
          <w:rPr>
            <w:rFonts w:eastAsiaTheme="minorEastAsia"/>
            <w:lang w:val="en-GB"/>
          </w:rPr>
          <w:delText>.</w:delText>
        </w:r>
        <w:r w:rsidR="003E1D22" w:rsidRPr="00091E6B" w:rsidDel="000B5140">
          <w:rPr>
            <w:rFonts w:eastAsiaTheme="minorEastAsia"/>
            <w:lang w:val="en-GB"/>
          </w:rPr>
          <w:delText xml:space="preserve"> </w:delText>
        </w:r>
        <w:r w:rsidR="00B84A42" w:rsidRPr="00091E6B" w:rsidDel="000B5140">
          <w:rPr>
            <w:rFonts w:eastAsiaTheme="minorEastAsia"/>
            <w:lang w:val="en-GB"/>
          </w:rPr>
          <w:delText>However,</w:delText>
        </w:r>
        <w:r w:rsidR="00AB432F" w:rsidRPr="00091E6B" w:rsidDel="000B5140">
          <w:rPr>
            <w:rFonts w:eastAsiaTheme="minorEastAsia"/>
            <w:lang w:val="en-GB"/>
          </w:rPr>
          <w:delText xml:space="preserve"> as body size is a trait of an individual as well as a species, it </w:delText>
        </w:r>
        <w:r w:rsidR="00B84A42" w:rsidRPr="00091E6B" w:rsidDel="000B5140">
          <w:rPr>
            <w:rFonts w:eastAsiaTheme="minorEastAsia"/>
            <w:lang w:val="en-GB"/>
          </w:rPr>
          <w:delText>is important to understand both general tendencies and variability of intraspecific body mass</w:delText>
        </w:r>
        <w:r w:rsidR="000772A5" w:rsidRPr="00091E6B" w:rsidDel="000B5140">
          <w:rPr>
            <w:rFonts w:eastAsiaTheme="minorEastAsia"/>
            <w:lang w:val="en-GB"/>
          </w:rPr>
          <w:delText>-</w:delText>
        </w:r>
        <w:r w:rsidR="00B84A42" w:rsidRPr="00091E6B" w:rsidDel="000B5140">
          <w:rPr>
            <w:rFonts w:eastAsiaTheme="minorEastAsia"/>
            <w:lang w:val="en-GB"/>
          </w:rPr>
          <w:delText xml:space="preserve"> and temperature</w:delText>
        </w:r>
        <w:r w:rsidR="0010623B" w:rsidRPr="00091E6B" w:rsidDel="000B5140">
          <w:rPr>
            <w:rFonts w:eastAsiaTheme="minorEastAsia"/>
            <w:lang w:val="en-GB"/>
          </w:rPr>
          <w:delText xml:space="preserve"> </w:delText>
        </w:r>
        <w:r w:rsidR="00B84A42" w:rsidRPr="00091E6B" w:rsidDel="000B5140">
          <w:rPr>
            <w:rFonts w:eastAsiaTheme="minorEastAsia"/>
            <w:lang w:val="en-GB"/>
          </w:rPr>
          <w:delText>scaling</w:delText>
        </w:r>
        <w:r w:rsidR="000772A5" w:rsidRPr="00091E6B" w:rsidDel="000B5140">
          <w:rPr>
            <w:rFonts w:eastAsiaTheme="minorEastAsia"/>
            <w:lang w:val="en-GB"/>
          </w:rPr>
          <w:delText xml:space="preserve"> across species</w:delText>
        </w:r>
        <w:r w:rsidR="0058454E" w:rsidRPr="00091E6B" w:rsidDel="000B5140">
          <w:rPr>
            <w:rFonts w:eastAsiaTheme="minorEastAsia"/>
            <w:lang w:val="en-GB"/>
          </w:rPr>
          <w:delText xml:space="preserve"> </w:delText>
        </w:r>
        <w:r w:rsidR="0058454E" w:rsidRPr="00091E6B" w:rsidDel="000B5140">
          <w:rPr>
            <w:rFonts w:eastAsiaTheme="minorEastAsia"/>
          </w:rPr>
          <w:fldChar w:fldCharType="begin"/>
        </w:r>
        <w:r w:rsidR="00EB6461" w:rsidRPr="00091E6B" w:rsidDel="000B5140">
          <w:rPr>
            <w:rFonts w:eastAsiaTheme="minorEastAsia"/>
            <w:lang w:val="en-GB"/>
          </w:rPr>
          <w:del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delInstrText>
        </w:r>
        <w:r w:rsidR="00EB6461" w:rsidRPr="00091E6B" w:rsidDel="000B5140">
          <w:rPr>
            <w:rFonts w:eastAsiaTheme="minorEastAsia"/>
          </w:rPr>
          <w:del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delInstrText>
        </w:r>
        <w:r w:rsidR="0058454E" w:rsidRPr="00091E6B" w:rsidDel="000B5140">
          <w:rPr>
            <w:rFonts w:eastAsiaTheme="minorEastAsia"/>
          </w:rPr>
          <w:fldChar w:fldCharType="separate"/>
        </w:r>
        <w:r w:rsidR="00EB6461" w:rsidRPr="00091E6B" w:rsidDel="000B5140">
          <w:delText xml:space="preserve">(Bolnick </w:delText>
        </w:r>
        <w:r w:rsidR="00EB6461" w:rsidRPr="00091E6B" w:rsidDel="000B5140">
          <w:rPr>
            <w:i/>
            <w:iCs/>
          </w:rPr>
          <w:delText>et al.</w:delText>
        </w:r>
        <w:r w:rsidR="00EB6461" w:rsidRPr="00091E6B" w:rsidDel="000B5140">
          <w:delText xml:space="preserve"> 2011; Miller &amp; Rudolf 2011; Persson &amp; De Roos 2013; Brose </w:delText>
        </w:r>
        <w:r w:rsidR="00EB6461" w:rsidRPr="00091E6B" w:rsidDel="000B5140">
          <w:rPr>
            <w:i/>
            <w:iCs/>
          </w:rPr>
          <w:delText>et al.</w:delText>
        </w:r>
        <w:r w:rsidR="00EB6461" w:rsidRPr="00091E6B" w:rsidDel="000B5140">
          <w:delText xml:space="preserve"> 2017)</w:delText>
        </w:r>
        <w:r w:rsidR="0058454E" w:rsidRPr="00091E6B" w:rsidDel="000B5140">
          <w:rPr>
            <w:rFonts w:eastAsiaTheme="minorEastAsia"/>
          </w:rPr>
          <w:fldChar w:fldCharType="end"/>
        </w:r>
        <w:r w:rsidR="0058454E" w:rsidRPr="00091E6B" w:rsidDel="000B5140">
          <w:rPr>
            <w:rFonts w:eastAsiaTheme="minorEastAsia"/>
          </w:rPr>
          <w:delText>.</w:delText>
        </w:r>
      </w:del>
      <w:del w:id="199" w:author="Max Lindmark" w:date="2020-07-27T14:51:00Z">
        <w:r w:rsidR="00877665" w:rsidRPr="00091E6B" w:rsidDel="002B7B1B">
          <w:rPr>
            <w:rFonts w:eastAsiaTheme="minorEastAsia"/>
          </w:rPr>
          <w:delText xml:space="preserve"> </w:delText>
        </w:r>
        <w:commentRangeEnd w:id="197"/>
        <w:r w:rsidR="008D5889" w:rsidRPr="00091E6B" w:rsidDel="002B7B1B">
          <w:rPr>
            <w:rStyle w:val="CommentReference"/>
            <w:sz w:val="24"/>
            <w:szCs w:val="24"/>
          </w:rPr>
          <w:commentReference w:id="197"/>
        </w:r>
        <w:commentRangeEnd w:id="198"/>
        <w:r w:rsidR="000B5140" w:rsidRPr="00091E6B" w:rsidDel="002B7B1B">
          <w:rPr>
            <w:rStyle w:val="CommentReference"/>
            <w:sz w:val="24"/>
            <w:szCs w:val="24"/>
          </w:rPr>
          <w:commentReference w:id="198"/>
        </w:r>
        <w:r w:rsidR="0048240B" w:rsidRPr="00091E6B" w:rsidDel="002B7B1B">
          <w:rPr>
            <w:rFonts w:eastAsiaTheme="minorEastAsia"/>
            <w:lang w:val="en-GB"/>
          </w:rPr>
          <w:delText xml:space="preserve">Therefore, overcoming the knowledge gap about intraspecific </w:delText>
        </w:r>
        <w:r w:rsidR="00D161CF" w:rsidRPr="00091E6B" w:rsidDel="002B7B1B">
          <w:rPr>
            <w:rFonts w:eastAsiaTheme="minorEastAsia"/>
            <w:lang w:val="en-GB"/>
          </w:rPr>
          <w:delText xml:space="preserve">mass- and temperature </w:delText>
        </w:r>
        <w:r w:rsidR="0048240B" w:rsidRPr="00091E6B" w:rsidDel="002B7B1B">
          <w:rPr>
            <w:rFonts w:eastAsiaTheme="minorEastAsia"/>
            <w:lang w:val="en-GB"/>
          </w:rPr>
          <w:delText xml:space="preserve">scaling </w:delText>
        </w:r>
        <w:r w:rsidR="00092F61" w:rsidRPr="00091E6B" w:rsidDel="002B7B1B">
          <w:rPr>
            <w:rFonts w:eastAsiaTheme="minorEastAsia"/>
            <w:lang w:val="en-GB"/>
          </w:rPr>
          <w:delText xml:space="preserve">is important </w:delText>
        </w:r>
        <w:r w:rsidR="00D84B69" w:rsidRPr="00091E6B" w:rsidDel="002B7B1B">
          <w:rPr>
            <w:rFonts w:eastAsiaTheme="minorEastAsia"/>
            <w:lang w:val="en-GB"/>
          </w:rPr>
          <w:delText xml:space="preserve">for </w:delText>
        </w:r>
      </w:del>
      <w:commentRangeStart w:id="200"/>
      <w:commentRangeStart w:id="201"/>
      <w:ins w:id="202" w:author="Jan Ohlberger" w:date="2020-05-22T07:36:00Z">
        <w:del w:id="203" w:author="Max Lindmark" w:date="2020-07-27T14:51:00Z">
          <w:r w:rsidR="008D5889" w:rsidRPr="00091E6B" w:rsidDel="002B7B1B">
            <w:rPr>
              <w:rFonts w:eastAsiaTheme="minorEastAsia"/>
              <w:lang w:val="en-GB"/>
            </w:rPr>
            <w:delText xml:space="preserve">understanding </w:delText>
          </w:r>
          <w:r w:rsidR="008D5889" w:rsidRPr="00091E6B" w:rsidDel="002B7B1B">
            <w:rPr>
              <w:rFonts w:cstheme="minorHAnsi"/>
              <w:lang w:val="en-GB"/>
            </w:rPr>
            <w:delText>individual and population respon</w:delText>
          </w:r>
        </w:del>
      </w:ins>
      <w:ins w:id="204" w:author="Jan Ohlberger" w:date="2020-05-22T07:37:00Z">
        <w:del w:id="205" w:author="Max Lindmark" w:date="2020-07-27T14:51:00Z">
          <w:r w:rsidR="008D5889" w:rsidRPr="00091E6B" w:rsidDel="002B7B1B">
            <w:rPr>
              <w:rFonts w:cstheme="minorHAnsi"/>
              <w:lang w:val="en-GB"/>
            </w:rPr>
            <w:delText>ses</w:delText>
          </w:r>
        </w:del>
      </w:ins>
      <w:ins w:id="206" w:author="Jan Ohlberger" w:date="2020-05-22T07:36:00Z">
        <w:del w:id="207" w:author="Max Lindmark" w:date="2020-07-27T14:51:00Z">
          <w:r w:rsidR="008D5889" w:rsidRPr="00091E6B" w:rsidDel="002B7B1B">
            <w:rPr>
              <w:rFonts w:cstheme="minorHAnsi"/>
              <w:lang w:val="en-GB"/>
            </w:rPr>
            <w:delText xml:space="preserve"> to </w:delText>
          </w:r>
        </w:del>
      </w:ins>
      <w:ins w:id="208" w:author="Jan Ohlberger" w:date="2020-05-22T07:37:00Z">
        <w:del w:id="209" w:author="Max Lindmark" w:date="2020-07-27T14:51:00Z">
          <w:r w:rsidR="008D5889" w:rsidRPr="00091E6B" w:rsidDel="002B7B1B">
            <w:rPr>
              <w:rFonts w:cstheme="minorHAnsi"/>
              <w:lang w:val="en-GB"/>
            </w:rPr>
            <w:delText xml:space="preserve">climate </w:delText>
          </w:r>
        </w:del>
      </w:ins>
      <w:ins w:id="210" w:author="Jan Ohlberger" w:date="2020-05-22T07:36:00Z">
        <w:del w:id="211" w:author="Max Lindmark" w:date="2020-07-27T14:51:00Z">
          <w:r w:rsidR="008D5889" w:rsidRPr="00091E6B" w:rsidDel="002B7B1B">
            <w:rPr>
              <w:rFonts w:cstheme="minorHAnsi"/>
              <w:lang w:val="en-GB"/>
            </w:rPr>
            <w:delText>warming</w:delText>
          </w:r>
          <w:r w:rsidR="008D5889" w:rsidRPr="00091E6B" w:rsidDel="002B7B1B">
            <w:rPr>
              <w:rFonts w:eastAsiaTheme="minorEastAsia"/>
              <w:lang w:val="en-GB"/>
            </w:rPr>
            <w:delText xml:space="preserve"> </w:delText>
          </w:r>
        </w:del>
      </w:ins>
      <w:ins w:id="212" w:author="Jan Ohlberger" w:date="2020-05-22T07:37:00Z">
        <w:del w:id="213" w:author="Max Lindmark" w:date="2020-07-27T14:51:00Z">
          <w:r w:rsidR="008D5889" w:rsidRPr="00091E6B" w:rsidDel="002B7B1B">
            <w:rPr>
              <w:rFonts w:eastAsiaTheme="minorEastAsia"/>
              <w:lang w:val="en-GB"/>
            </w:rPr>
            <w:delText xml:space="preserve">and for </w:delText>
          </w:r>
        </w:del>
      </w:ins>
      <w:commentRangeEnd w:id="200"/>
      <w:ins w:id="214" w:author="Jan Ohlberger" w:date="2020-05-22T07:38:00Z">
        <w:del w:id="215" w:author="Max Lindmark" w:date="2020-07-27T14:51:00Z">
          <w:r w:rsidR="003E344E" w:rsidRPr="00091E6B" w:rsidDel="002B7B1B">
            <w:rPr>
              <w:rStyle w:val="CommentReference"/>
              <w:sz w:val="24"/>
              <w:szCs w:val="24"/>
            </w:rPr>
            <w:commentReference w:id="200"/>
          </w:r>
        </w:del>
      </w:ins>
      <w:commentRangeEnd w:id="201"/>
      <w:del w:id="216" w:author="Max Lindmark" w:date="2020-07-27T14:51:00Z">
        <w:r w:rsidR="00DB68B5" w:rsidRPr="00091E6B" w:rsidDel="002B7B1B">
          <w:rPr>
            <w:rStyle w:val="CommentReference"/>
            <w:sz w:val="24"/>
            <w:szCs w:val="24"/>
          </w:rPr>
          <w:commentReference w:id="201"/>
        </w:r>
        <w:r w:rsidR="00D84B69" w:rsidRPr="00091E6B" w:rsidDel="002B7B1B">
          <w:rPr>
            <w:rFonts w:eastAsiaTheme="minorEastAsia"/>
            <w:lang w:val="en-GB"/>
          </w:rPr>
          <w:delText>advancing trait-based approaches to ecology</w:delText>
        </w:r>
        <w:r w:rsidR="009C5D01" w:rsidRPr="00091E6B" w:rsidDel="002B7B1B">
          <w:rPr>
            <w:rFonts w:eastAsiaTheme="minorEastAsia"/>
            <w:lang w:val="en-GB"/>
          </w:rPr>
          <w:delText>.</w:delText>
        </w:r>
      </w:del>
      <w:commentRangeEnd w:id="191"/>
      <w:r w:rsidR="002B7B1B" w:rsidRPr="00091E6B">
        <w:rPr>
          <w:rStyle w:val="CommentReference"/>
          <w:sz w:val="24"/>
          <w:szCs w:val="24"/>
        </w:rPr>
        <w:commentReference w:id="191"/>
      </w:r>
    </w:p>
    <w:p w14:paraId="33FADB7D" w14:textId="77777777" w:rsidR="00C506AF" w:rsidRDefault="003854DB" w:rsidP="00C506AF">
      <w:pPr>
        <w:spacing w:line="480" w:lineRule="auto"/>
        <w:ind w:firstLine="284"/>
        <w:contextualSpacing/>
        <w:jc w:val="both"/>
        <w:rPr>
          <w:rFonts w:eastAsiaTheme="minorEastAsia"/>
          <w:lang w:val="en-GB"/>
        </w:rPr>
      </w:pPr>
      <w:r w:rsidRPr="00091E6B">
        <w:rPr>
          <w:rFonts w:cstheme="minorHAnsi"/>
          <w:bCs/>
          <w:lang w:val="en-GB"/>
        </w:rPr>
        <w:t>In this</w:t>
      </w:r>
      <w:r w:rsidRPr="00091E6B">
        <w:rPr>
          <w:rFonts w:cstheme="minorHAnsi"/>
          <w:lang w:val="en-GB"/>
        </w:rPr>
        <w:t xml:space="preserve"> study,</w:t>
      </w:r>
      <w:r w:rsidR="00BD3CCA" w:rsidRPr="00091E6B">
        <w:rPr>
          <w:rFonts w:cstheme="minorHAnsi"/>
          <w:lang w:val="en-GB"/>
        </w:rPr>
        <w:t xml:space="preserve"> we </w:t>
      </w:r>
      <w:r w:rsidR="00352E3F" w:rsidRPr="00091E6B">
        <w:rPr>
          <w:rFonts w:cstheme="minorHAnsi"/>
          <w:lang w:val="en-GB"/>
        </w:rPr>
        <w:t>analyse</w:t>
      </w:r>
      <w:r w:rsidR="00BD3CCA" w:rsidRPr="00091E6B">
        <w:rPr>
          <w:rFonts w:cstheme="minorHAnsi"/>
          <w:lang w:val="en-GB"/>
        </w:rPr>
        <w:t xml:space="preserve"> how </w:t>
      </w:r>
      <w:r w:rsidR="005C7022" w:rsidRPr="00091E6B">
        <w:rPr>
          <w:rFonts w:cstheme="minorHAnsi"/>
          <w:lang w:val="en-GB"/>
        </w:rPr>
        <w:t xml:space="preserve">maximum </w:t>
      </w:r>
      <w:r w:rsidR="00BD3CCA" w:rsidRPr="00091E6B">
        <w:rPr>
          <w:rFonts w:cstheme="minorHAnsi"/>
          <w:lang w:val="en-GB"/>
        </w:rPr>
        <w:t xml:space="preserve">consumption, metabolism and growth </w:t>
      </w:r>
      <w:r w:rsidR="00063E08" w:rsidRPr="00091E6B">
        <w:rPr>
          <w:rFonts w:cstheme="minorHAnsi"/>
          <w:lang w:val="en-GB"/>
        </w:rPr>
        <w:t xml:space="preserve">rate </w:t>
      </w:r>
      <w:r w:rsidR="00352E3F" w:rsidRPr="00091E6B">
        <w:rPr>
          <w:rFonts w:cstheme="minorHAnsi"/>
          <w:lang w:val="en-GB"/>
        </w:rPr>
        <w:t xml:space="preserve">of </w:t>
      </w:r>
      <w:r w:rsidR="00BD3CCA" w:rsidRPr="00091E6B">
        <w:rPr>
          <w:rFonts w:cstheme="minorHAnsi"/>
          <w:lang w:val="en-GB"/>
        </w:rPr>
        <w:t>fish scale intra-specifically with mass and temperature.</w:t>
      </w:r>
      <w:r w:rsidRPr="00091E6B">
        <w:rPr>
          <w:rFonts w:cstheme="minorHAnsi"/>
          <w:lang w:val="en-GB"/>
        </w:rPr>
        <w:t xml:space="preserve"> </w:t>
      </w:r>
      <w:r w:rsidR="002711B5" w:rsidRPr="00091E6B">
        <w:rPr>
          <w:rFonts w:cstheme="minorHAnsi"/>
          <w:lang w:val="en-GB"/>
        </w:rPr>
        <w:t>W</w:t>
      </w:r>
      <w:r w:rsidR="00A436C2" w:rsidRPr="00091E6B">
        <w:rPr>
          <w:rFonts w:eastAsiaTheme="minorEastAsia"/>
          <w:lang w:val="en-GB"/>
        </w:rPr>
        <w:t>e</w:t>
      </w:r>
      <w:r w:rsidR="0020401D" w:rsidRPr="00091E6B">
        <w:rPr>
          <w:rFonts w:eastAsiaTheme="minorEastAsia"/>
          <w:lang w:val="en-GB"/>
        </w:rPr>
        <w:t xml:space="preserve"> performed a systematic literature review </w:t>
      </w:r>
      <w:r w:rsidR="00435974" w:rsidRPr="00091E6B">
        <w:rPr>
          <w:rFonts w:eastAsiaTheme="minorEastAsia"/>
          <w:lang w:val="en-GB"/>
        </w:rPr>
        <w:t xml:space="preserve">by searching the </w:t>
      </w:r>
      <w:r w:rsidR="00E3595B" w:rsidRPr="00091E6B">
        <w:rPr>
          <w:rFonts w:cstheme="minorHAnsi"/>
          <w:lang w:val="en-GB"/>
        </w:rPr>
        <w:t>Web of Science Core Collection</w:t>
      </w:r>
      <w:r w:rsidR="00AF30CA" w:rsidRPr="00091E6B">
        <w:rPr>
          <w:rFonts w:cstheme="minorHAnsi"/>
          <w:lang w:val="en-GB"/>
        </w:rPr>
        <w:t xml:space="preserve"> to </w:t>
      </w:r>
      <w:r w:rsidR="00A436C2" w:rsidRPr="00091E6B">
        <w:rPr>
          <w:rFonts w:eastAsiaTheme="minorEastAsia"/>
          <w:lang w:val="en-GB"/>
        </w:rPr>
        <w:t>compile dataset</w:t>
      </w:r>
      <w:r w:rsidR="00B5039C" w:rsidRPr="00091E6B">
        <w:rPr>
          <w:rFonts w:eastAsiaTheme="minorEastAsia"/>
          <w:lang w:val="en-GB"/>
        </w:rPr>
        <w:t>s</w:t>
      </w:r>
      <w:r w:rsidR="00A436C2" w:rsidRPr="00091E6B">
        <w:rPr>
          <w:rFonts w:eastAsiaTheme="minorEastAsia"/>
          <w:lang w:val="en-GB"/>
        </w:rPr>
        <w:t xml:space="preserve"> on </w:t>
      </w:r>
      <w:r w:rsidR="00D03096" w:rsidRPr="00091E6B">
        <w:rPr>
          <w:rFonts w:eastAsiaTheme="minorEastAsia"/>
          <w:lang w:val="en-GB"/>
        </w:rPr>
        <w:t xml:space="preserve">individual growth, </w:t>
      </w:r>
      <w:r w:rsidR="00FC3727" w:rsidRPr="00091E6B">
        <w:rPr>
          <w:rFonts w:eastAsiaTheme="minorEastAsia"/>
          <w:lang w:val="en-GB"/>
        </w:rPr>
        <w:t xml:space="preserve">maximum </w:t>
      </w:r>
      <w:r w:rsidR="00A436C2" w:rsidRPr="00091E6B">
        <w:rPr>
          <w:rFonts w:eastAsiaTheme="minorEastAsia"/>
          <w:lang w:val="en-GB"/>
        </w:rPr>
        <w:t xml:space="preserve">consumption and metabolic rates of fish from experiments in which the effect of fish body mass is replicated across multiple temperatures within species. </w:t>
      </w:r>
      <w:r w:rsidR="006A1E90" w:rsidRPr="00091E6B">
        <w:rPr>
          <w:rFonts w:eastAsiaTheme="minorEastAsia"/>
          <w:lang w:val="en-GB"/>
        </w:rPr>
        <w:t>W</w:t>
      </w:r>
      <w:r w:rsidR="00A436C2" w:rsidRPr="00091E6B">
        <w:rPr>
          <w:rFonts w:eastAsiaTheme="minorEastAsia"/>
          <w:lang w:val="en-GB"/>
        </w:rPr>
        <w:t xml:space="preserve">e </w:t>
      </w:r>
      <w:r w:rsidR="00AF30CA" w:rsidRPr="00091E6B">
        <w:rPr>
          <w:rFonts w:eastAsiaTheme="minorEastAsia"/>
          <w:lang w:val="en-GB"/>
        </w:rPr>
        <w:t xml:space="preserve">then </w:t>
      </w:r>
      <w:r w:rsidR="00A436C2" w:rsidRPr="00091E6B">
        <w:rPr>
          <w:rFonts w:eastAsiaTheme="minorEastAsia"/>
          <w:lang w:val="en-GB"/>
        </w:rPr>
        <w:t xml:space="preserve">fit hierarchical Bayesian models </w:t>
      </w:r>
      <w:r w:rsidR="00515818" w:rsidRPr="00091E6B">
        <w:rPr>
          <w:rFonts w:eastAsiaTheme="minorEastAsia"/>
          <w:lang w:val="en-GB"/>
        </w:rPr>
        <w:t xml:space="preserve">to </w:t>
      </w:r>
      <w:r w:rsidR="006B08E4" w:rsidRPr="00091E6B">
        <w:rPr>
          <w:rFonts w:eastAsiaTheme="minorEastAsia"/>
          <w:lang w:val="en-GB"/>
        </w:rPr>
        <w:t xml:space="preserve">estimate </w:t>
      </w:r>
      <w:r w:rsidR="00826DFD" w:rsidRPr="00091E6B">
        <w:rPr>
          <w:rFonts w:eastAsiaTheme="minorEastAsia"/>
          <w:lang w:val="en-GB"/>
        </w:rPr>
        <w:t xml:space="preserve">general </w:t>
      </w:r>
      <w:r w:rsidR="00FF493F" w:rsidRPr="00091E6B">
        <w:rPr>
          <w:rFonts w:eastAsiaTheme="minorEastAsia"/>
          <w:lang w:val="en-GB"/>
        </w:rPr>
        <w:t xml:space="preserve">intraspecific </w:t>
      </w:r>
      <w:r w:rsidR="004B6D8D" w:rsidRPr="00091E6B">
        <w:rPr>
          <w:rFonts w:eastAsiaTheme="minorEastAsia"/>
          <w:lang w:val="en-GB"/>
        </w:rPr>
        <w:t xml:space="preserve">scaling </w:t>
      </w:r>
      <w:r w:rsidR="000F2513" w:rsidRPr="00091E6B">
        <w:rPr>
          <w:rFonts w:eastAsiaTheme="minorEastAsia"/>
          <w:lang w:val="en-GB"/>
        </w:rPr>
        <w:t xml:space="preserve">parameters </w:t>
      </w:r>
      <w:r w:rsidR="00126103" w:rsidRPr="00091E6B">
        <w:rPr>
          <w:rFonts w:eastAsiaTheme="minorEastAsia"/>
          <w:lang w:val="en-GB"/>
        </w:rPr>
        <w:t>while accounting for variation between species</w:t>
      </w:r>
      <w:r w:rsidR="002F0271" w:rsidRPr="00091E6B">
        <w:rPr>
          <w:rFonts w:eastAsiaTheme="minorEastAsia"/>
          <w:lang w:val="en-GB"/>
        </w:rPr>
        <w:t xml:space="preserve">. </w:t>
      </w:r>
      <w:commentRangeStart w:id="217"/>
      <w:commentRangeStart w:id="218"/>
      <w:r w:rsidR="002D5019" w:rsidRPr="00091E6B">
        <w:rPr>
          <w:rFonts w:eastAsiaTheme="minorEastAsia"/>
          <w:lang w:val="en-GB"/>
        </w:rPr>
        <w:t xml:space="preserve">For consumption rates, we also fit </w:t>
      </w:r>
      <w:r w:rsidR="00C845E1" w:rsidRPr="00091E6B">
        <w:rPr>
          <w:rFonts w:eastAsiaTheme="minorEastAsia"/>
          <w:lang w:val="en-GB"/>
        </w:rPr>
        <w:t xml:space="preserve">polynomial </w:t>
      </w:r>
      <w:r w:rsidR="002D5019" w:rsidRPr="00091E6B">
        <w:rPr>
          <w:rFonts w:eastAsiaTheme="minorEastAsia"/>
          <w:lang w:val="en-GB"/>
        </w:rPr>
        <w:t xml:space="preserve">models </w:t>
      </w:r>
      <w:r w:rsidR="00BE2436" w:rsidRPr="00091E6B">
        <w:rPr>
          <w:rFonts w:eastAsiaTheme="minorEastAsia"/>
          <w:lang w:val="en-GB"/>
        </w:rPr>
        <w:t xml:space="preserve">to </w:t>
      </w:r>
      <w:r w:rsidR="00790CF0" w:rsidRPr="00091E6B">
        <w:rPr>
          <w:rFonts w:eastAsiaTheme="minorEastAsia"/>
          <w:lang w:val="en-GB"/>
        </w:rPr>
        <w:t xml:space="preserve">a subset of the data </w:t>
      </w:r>
      <w:r w:rsidR="009D7352" w:rsidRPr="00091E6B">
        <w:rPr>
          <w:rFonts w:eastAsiaTheme="minorEastAsia"/>
          <w:lang w:val="en-GB"/>
        </w:rPr>
        <w:t xml:space="preserve">to </w:t>
      </w:r>
      <w:r w:rsidR="00BE2436" w:rsidRPr="00091E6B">
        <w:rPr>
          <w:rFonts w:eastAsiaTheme="minorEastAsia"/>
          <w:lang w:val="en-GB"/>
        </w:rPr>
        <w:t>characterize the unimodal temperature dependence</w:t>
      </w:r>
      <w:commentRangeEnd w:id="217"/>
      <w:r w:rsidR="00844DDD" w:rsidRPr="00091E6B">
        <w:rPr>
          <w:rStyle w:val="CommentReference"/>
          <w:sz w:val="24"/>
          <w:szCs w:val="24"/>
        </w:rPr>
        <w:commentReference w:id="217"/>
      </w:r>
      <w:commentRangeEnd w:id="218"/>
      <w:r w:rsidR="00A34E60" w:rsidRPr="00091E6B">
        <w:rPr>
          <w:rStyle w:val="CommentReference"/>
          <w:sz w:val="24"/>
          <w:szCs w:val="24"/>
        </w:rPr>
        <w:commentReference w:id="218"/>
      </w:r>
      <w:ins w:id="219" w:author="Max Lindmark" w:date="2020-07-27T14:52:00Z">
        <w:r w:rsidR="00340E8D" w:rsidRPr="00091E6B">
          <w:rPr>
            <w:rFonts w:eastAsiaTheme="minorEastAsia"/>
            <w:lang w:val="en-GB"/>
          </w:rPr>
          <w:t xml:space="preserve"> seen in data</w:t>
        </w:r>
      </w:ins>
      <w:r w:rsidR="000B6768" w:rsidRPr="00091E6B">
        <w:rPr>
          <w:rFonts w:eastAsiaTheme="minorEastAsia"/>
          <w:lang w:val="en-GB"/>
        </w:rPr>
        <w:t xml:space="preserve">. </w:t>
      </w:r>
      <w:r w:rsidR="00A436C2" w:rsidRPr="00091E6B">
        <w:rPr>
          <w:rFonts w:eastAsiaTheme="minorEastAsia"/>
          <w:lang w:val="en-GB"/>
        </w:rPr>
        <w:t xml:space="preserve">We find </w:t>
      </w:r>
      <w:r w:rsidR="00BE3C26" w:rsidRPr="00091E6B">
        <w:rPr>
          <w:rFonts w:eastAsiaTheme="minorEastAsia"/>
          <w:lang w:val="en-GB"/>
        </w:rPr>
        <w:t xml:space="preserve">that </w:t>
      </w:r>
      <w:r w:rsidR="009946FF" w:rsidRPr="00091E6B">
        <w:rPr>
          <w:rFonts w:eastAsiaTheme="minorEastAsia"/>
          <w:lang w:val="en-GB"/>
        </w:rPr>
        <w:t xml:space="preserve">the </w:t>
      </w:r>
      <w:r w:rsidR="007F141C" w:rsidRPr="00091E6B">
        <w:rPr>
          <w:rFonts w:eastAsiaTheme="minorEastAsia"/>
          <w:lang w:val="en-GB"/>
        </w:rPr>
        <w:t>temperature</w:t>
      </w:r>
      <w:r w:rsidR="0010623B" w:rsidRPr="00091E6B">
        <w:rPr>
          <w:rFonts w:eastAsiaTheme="minorEastAsia"/>
          <w:lang w:val="en-GB"/>
        </w:rPr>
        <w:t xml:space="preserve"> </w:t>
      </w:r>
      <w:r w:rsidR="007F141C" w:rsidRPr="00091E6B">
        <w:rPr>
          <w:rFonts w:eastAsiaTheme="minorEastAsia"/>
          <w:lang w:val="en-GB"/>
        </w:rPr>
        <w:t xml:space="preserve">dependence of </w:t>
      </w:r>
      <w:r w:rsidR="004A4061" w:rsidRPr="00091E6B">
        <w:rPr>
          <w:rFonts w:eastAsiaTheme="minorEastAsia"/>
          <w:lang w:val="en-GB"/>
        </w:rPr>
        <w:t xml:space="preserve">growth, consumption and metabolism </w:t>
      </w:r>
      <w:r w:rsidR="00722A05" w:rsidRPr="00091E6B">
        <w:rPr>
          <w:rFonts w:eastAsiaTheme="minorEastAsia"/>
          <w:lang w:val="en-GB"/>
        </w:rPr>
        <w:t>at below</w:t>
      </w:r>
      <w:r w:rsidR="0010623B" w:rsidRPr="00091E6B">
        <w:rPr>
          <w:rFonts w:eastAsiaTheme="minorEastAsia"/>
          <w:lang w:val="en-GB"/>
        </w:rPr>
        <w:t xml:space="preserve"> </w:t>
      </w:r>
      <w:r w:rsidR="00722A05" w:rsidRPr="00091E6B">
        <w:rPr>
          <w:rFonts w:eastAsiaTheme="minorEastAsia"/>
          <w:lang w:val="en-GB"/>
        </w:rPr>
        <w:t xml:space="preserve">peak temperatures </w:t>
      </w:r>
      <w:r w:rsidR="00272963" w:rsidRPr="00091E6B">
        <w:rPr>
          <w:rFonts w:eastAsiaTheme="minorEastAsia"/>
          <w:lang w:val="en-GB"/>
        </w:rPr>
        <w:t xml:space="preserve">is </w:t>
      </w:r>
      <w:r w:rsidR="004A4061" w:rsidRPr="00091E6B">
        <w:rPr>
          <w:rFonts w:eastAsiaTheme="minorEastAsia"/>
          <w:lang w:val="en-GB"/>
        </w:rPr>
        <w:t>close to average intraspecific predictions (activation energies approximately 0.6</w:t>
      </w:r>
      <w:r w:rsidR="007622AD" w:rsidRPr="00091E6B">
        <w:rPr>
          <w:rFonts w:eastAsiaTheme="minorEastAsia"/>
          <w:lang w:val="en-GB"/>
        </w:rPr>
        <w:t>5</w:t>
      </w:r>
      <w:r w:rsidR="004A4061" w:rsidRPr="00091E6B">
        <w:rPr>
          <w:rFonts w:eastAsiaTheme="minorEastAsia"/>
          <w:lang w:val="en-GB"/>
        </w:rPr>
        <w:t xml:space="preserve"> </w:t>
      </w:r>
      <m:oMath>
        <m:r>
          <m:rPr>
            <m:sty m:val="p"/>
          </m:rPr>
          <w:rPr>
            <w:rFonts w:ascii="Cambria Math" w:eastAsiaTheme="minorEastAsia" w:hAnsi="Cambria Math"/>
            <w:lang w:val="en-GB"/>
          </w:rPr>
          <m:t>eV</m:t>
        </m:r>
      </m:oMath>
      <w:r w:rsidR="004A4061" w:rsidRPr="00091E6B">
        <w:rPr>
          <w:rFonts w:eastAsiaTheme="minorEastAsia"/>
          <w:lang w:val="en-GB"/>
        </w:rPr>
        <w:t>)</w:t>
      </w:r>
      <w:r w:rsidR="00093FB5" w:rsidRPr="00091E6B">
        <w:rPr>
          <w:rFonts w:eastAsiaTheme="minorEastAsia"/>
          <w:lang w:val="en-GB"/>
        </w:rPr>
        <w:t xml:space="preserve">, </w:t>
      </w:r>
      <w:commentRangeStart w:id="220"/>
      <w:commentRangeStart w:id="221"/>
      <w:r w:rsidR="00093FB5" w:rsidRPr="00091E6B">
        <w:rPr>
          <w:rFonts w:eastAsiaTheme="minorEastAsia"/>
          <w:lang w:val="en-GB"/>
        </w:rPr>
        <w:t xml:space="preserve">whereas </w:t>
      </w:r>
      <w:r w:rsidR="006C25DE" w:rsidRPr="00091E6B">
        <w:rPr>
          <w:rFonts w:eastAsiaTheme="minorEastAsia"/>
          <w:lang w:val="en-GB"/>
        </w:rPr>
        <w:t xml:space="preserve">the </w:t>
      </w:r>
      <w:r w:rsidR="00093FB5" w:rsidRPr="00091E6B">
        <w:rPr>
          <w:rFonts w:eastAsiaTheme="minorEastAsia"/>
          <w:lang w:val="en-GB"/>
        </w:rPr>
        <w:t>mass</w:t>
      </w:r>
      <w:r w:rsidR="0010623B" w:rsidRPr="00091E6B">
        <w:rPr>
          <w:rFonts w:eastAsiaTheme="minorEastAsia"/>
          <w:lang w:val="en-GB"/>
        </w:rPr>
        <w:t xml:space="preserve"> </w:t>
      </w:r>
      <w:r w:rsidR="00435490" w:rsidRPr="00091E6B">
        <w:rPr>
          <w:rFonts w:eastAsiaTheme="minorEastAsia"/>
          <w:lang w:val="en-GB"/>
        </w:rPr>
        <w:t>exponent</w:t>
      </w:r>
      <w:ins w:id="222" w:author="Max Lindmark" w:date="2020-07-27T14:54:00Z">
        <w:r w:rsidR="00F802B6" w:rsidRPr="00091E6B">
          <w:rPr>
            <w:rFonts w:eastAsiaTheme="minorEastAsia"/>
            <w:lang w:val="en-GB"/>
          </w:rPr>
          <w:t>s</w:t>
        </w:r>
      </w:ins>
      <w:r w:rsidR="003F463C" w:rsidRPr="00091E6B">
        <w:rPr>
          <w:rFonts w:eastAsiaTheme="minorEastAsia"/>
          <w:lang w:val="en-GB"/>
        </w:rPr>
        <w:t xml:space="preserve"> </w:t>
      </w:r>
      <w:ins w:id="223" w:author="Max Lindmark" w:date="2020-07-27T14:54:00Z">
        <w:r w:rsidR="00F802B6" w:rsidRPr="00091E6B">
          <w:rPr>
            <w:rFonts w:eastAsiaTheme="minorEastAsia"/>
            <w:lang w:val="en-GB"/>
          </w:rPr>
          <w:t xml:space="preserve">are larger and smaller than </w:t>
        </w:r>
      </w:ins>
      <w:del w:id="224" w:author="Max Lindmark" w:date="2020-07-27T14:54:00Z">
        <w:r w:rsidR="003F463C" w:rsidRPr="00091E6B" w:rsidDel="00F802B6">
          <w:rPr>
            <w:rFonts w:eastAsiaTheme="minorEastAsia"/>
            <w:lang w:val="en-GB"/>
          </w:rPr>
          <w:delText xml:space="preserve">of </w:delText>
        </w:r>
      </w:del>
      <w:ins w:id="225" w:author="Max Lindmark" w:date="2020-07-27T14:54:00Z">
        <w:r w:rsidR="00F802B6" w:rsidRPr="00091E6B">
          <w:rPr>
            <w:rFonts w:eastAsiaTheme="minorEastAsia"/>
            <w:lang w:val="en-GB"/>
          </w:rPr>
          <w:t>¾ for metabolism and maximum consumption, respectively</w:t>
        </w:r>
      </w:ins>
      <w:del w:id="226" w:author="Max Lindmark" w:date="2020-07-27T14:54:00Z">
        <w:r w:rsidR="003F463C" w:rsidRPr="00091E6B" w:rsidDel="00F802B6">
          <w:rPr>
            <w:rFonts w:eastAsiaTheme="minorEastAsia"/>
            <w:lang w:val="en-GB"/>
          </w:rPr>
          <w:delText xml:space="preserve">maximum consumption is </w:delText>
        </w:r>
        <w:r w:rsidR="002A6C12" w:rsidRPr="00091E6B" w:rsidDel="00F802B6">
          <w:rPr>
            <w:rFonts w:eastAsiaTheme="minorEastAsia"/>
            <w:lang w:val="en-GB"/>
          </w:rPr>
          <w:delText xml:space="preserve">smaller </w:delText>
        </w:r>
        <w:r w:rsidR="003F463C" w:rsidRPr="00091E6B" w:rsidDel="00F802B6">
          <w:rPr>
            <w:rFonts w:eastAsiaTheme="minorEastAsia"/>
            <w:lang w:val="en-GB"/>
          </w:rPr>
          <w:delText xml:space="preserve">than </w:delText>
        </w:r>
        <w:r w:rsidR="00435490" w:rsidRPr="00091E6B" w:rsidDel="00F802B6">
          <w:rPr>
            <w:rFonts w:eastAsiaTheme="minorEastAsia"/>
            <w:lang w:val="en-GB"/>
          </w:rPr>
          <w:delText xml:space="preserve">the predicted </w:delText>
        </w:r>
        <w:r w:rsidR="00272265" w:rsidRPr="00091E6B" w:rsidDel="00F802B6">
          <w:rPr>
            <w:rFonts w:eastAsiaTheme="minorEastAsia"/>
            <w:lang w:val="en-GB"/>
          </w:rPr>
          <w:delText>3/4</w:delText>
        </w:r>
      </w:del>
      <w:commentRangeEnd w:id="220"/>
      <w:r w:rsidR="00D276BD" w:rsidRPr="00091E6B">
        <w:rPr>
          <w:rStyle w:val="CommentReference"/>
          <w:sz w:val="24"/>
          <w:szCs w:val="24"/>
        </w:rPr>
        <w:commentReference w:id="220"/>
      </w:r>
      <w:commentRangeEnd w:id="221"/>
      <w:r w:rsidR="009D31F8" w:rsidRPr="00091E6B">
        <w:rPr>
          <w:rStyle w:val="CommentReference"/>
          <w:sz w:val="24"/>
          <w:szCs w:val="24"/>
        </w:rPr>
        <w:commentReference w:id="221"/>
      </w:r>
      <w:r w:rsidR="00435490" w:rsidRPr="00091E6B">
        <w:rPr>
          <w:rFonts w:eastAsiaTheme="minorEastAsia"/>
          <w:lang w:val="en-GB"/>
        </w:rPr>
        <w:t>.</w:t>
      </w:r>
      <w:r w:rsidR="005A5A64" w:rsidRPr="00091E6B">
        <w:rPr>
          <w:rFonts w:eastAsiaTheme="minorEastAsia"/>
          <w:lang w:val="en-GB"/>
        </w:rPr>
        <w:t xml:space="preserve"> </w:t>
      </w:r>
      <w:r w:rsidR="007D5386" w:rsidRPr="00091E6B">
        <w:rPr>
          <w:rFonts w:eastAsiaTheme="minorEastAsia"/>
          <w:lang w:val="en-GB"/>
        </w:rPr>
        <w:t xml:space="preserve">Over the full temperature range, consumption rates are unimodal, suggesting declines in optimum </w:t>
      </w:r>
      <w:r w:rsidR="006507ED" w:rsidRPr="00091E6B">
        <w:rPr>
          <w:rFonts w:eastAsiaTheme="minorEastAsia"/>
          <w:lang w:val="en-GB"/>
        </w:rPr>
        <w:t xml:space="preserve">(peak) </w:t>
      </w:r>
      <w:r w:rsidR="007D5386" w:rsidRPr="00091E6B">
        <w:rPr>
          <w:rFonts w:eastAsiaTheme="minorEastAsia"/>
          <w:lang w:val="en-GB"/>
        </w:rPr>
        <w:t xml:space="preserve">growth </w:t>
      </w:r>
      <w:r w:rsidR="004F222A" w:rsidRPr="00091E6B">
        <w:rPr>
          <w:rFonts w:eastAsiaTheme="minorEastAsia"/>
          <w:lang w:val="en-GB"/>
        </w:rPr>
        <w:t>temperatures</w:t>
      </w:r>
      <w:r w:rsidR="006507ED" w:rsidRPr="00091E6B">
        <w:rPr>
          <w:rFonts w:eastAsiaTheme="minorEastAsia"/>
          <w:lang w:val="en-GB"/>
        </w:rPr>
        <w:t xml:space="preserve"> </w:t>
      </w:r>
      <w:r w:rsidR="007D5386" w:rsidRPr="00091E6B">
        <w:rPr>
          <w:rFonts w:eastAsiaTheme="minorEastAsia"/>
          <w:lang w:val="en-GB"/>
        </w:rPr>
        <w:t xml:space="preserve">with body mass. </w:t>
      </w:r>
      <w:r w:rsidR="005E6FB6" w:rsidRPr="00091E6B">
        <w:rPr>
          <w:rFonts w:eastAsiaTheme="minorEastAsia"/>
          <w:lang w:val="en-GB"/>
        </w:rPr>
        <w:t>U</w:t>
      </w:r>
      <w:r w:rsidR="007D5386" w:rsidRPr="00091E6B">
        <w:rPr>
          <w:rFonts w:eastAsiaTheme="minorEastAsia"/>
          <w:lang w:val="en-GB"/>
        </w:rPr>
        <w:t xml:space="preserve">sing an independent data set, we demonstrate that optimum growth temperatures </w:t>
      </w:r>
      <w:r w:rsidR="005E6FB6" w:rsidRPr="00091E6B">
        <w:rPr>
          <w:rFonts w:eastAsiaTheme="minorEastAsia"/>
          <w:lang w:val="en-GB"/>
        </w:rPr>
        <w:t xml:space="preserve">indeed </w:t>
      </w:r>
      <w:r w:rsidR="007D5386" w:rsidRPr="00091E6B">
        <w:rPr>
          <w:rFonts w:eastAsiaTheme="minorEastAsia"/>
          <w:lang w:val="en-GB"/>
        </w:rPr>
        <w:t>decline with body mass.</w:t>
      </w:r>
    </w:p>
    <w:p w14:paraId="22421277" w14:textId="77777777" w:rsidR="00C506AF" w:rsidRDefault="00C506AF" w:rsidP="00C506AF">
      <w:pPr>
        <w:spacing w:line="480" w:lineRule="auto"/>
        <w:contextualSpacing/>
        <w:jc w:val="both"/>
        <w:rPr>
          <w:rFonts w:eastAsiaTheme="minorEastAsia"/>
          <w:lang w:val="en-GB"/>
        </w:rPr>
      </w:pPr>
    </w:p>
    <w:p w14:paraId="5BEE9BF3" w14:textId="31F51562" w:rsidR="006C36C4" w:rsidRPr="00143805" w:rsidRDefault="008255F4" w:rsidP="00C506AF">
      <w:pPr>
        <w:spacing w:line="480" w:lineRule="auto"/>
        <w:contextualSpacing/>
        <w:jc w:val="both"/>
        <w:rPr>
          <w:rFonts w:cstheme="minorHAnsi"/>
          <w:b/>
          <w:lang w:val="en-GB"/>
        </w:rPr>
      </w:pPr>
      <w:r>
        <w:rPr>
          <w:rFonts w:cstheme="minorHAnsi"/>
          <w:b/>
          <w:lang w:val="en-GB"/>
        </w:rPr>
        <w:t>Results</w:t>
      </w:r>
    </w:p>
    <w:p w14:paraId="271054CB" w14:textId="14AC0CBE" w:rsidR="00240750" w:rsidRPr="00143805" w:rsidDel="005F6DCF" w:rsidRDefault="00C267B4">
      <w:pPr>
        <w:spacing w:line="480" w:lineRule="auto"/>
        <w:contextualSpacing/>
        <w:jc w:val="both"/>
        <w:rPr>
          <w:del w:id="227" w:author="Max Lindmark" w:date="2020-09-13T16:21:00Z"/>
          <w:rFonts w:cstheme="minorHAnsi"/>
          <w:bCs/>
        </w:rPr>
      </w:pPr>
      <w:ins w:id="228" w:author="Max Lindmark" w:date="2020-09-13T16:49:00Z">
        <w:r>
          <w:rPr>
            <w:rFonts w:cstheme="minorHAnsi"/>
            <w:bCs/>
            <w:lang w:val="en-GB"/>
          </w:rPr>
          <w:t>W</w:t>
        </w:r>
      </w:ins>
      <w:ins w:id="229" w:author="Max Lindmark" w:date="2020-09-13T16:40:00Z">
        <w:r w:rsidR="00143805">
          <w:rPr>
            <w:rFonts w:cstheme="minorHAnsi"/>
            <w:bCs/>
            <w:lang w:val="en-GB"/>
          </w:rPr>
          <w:t>e identified that</w:t>
        </w:r>
      </w:ins>
      <w:ins w:id="230" w:author="Max Lindmark" w:date="2020-09-13T16:49:00Z">
        <w:r w:rsidR="00EC68AD">
          <w:rPr>
            <w:rFonts w:cstheme="minorHAnsi"/>
            <w:bCs/>
            <w:lang w:val="en-GB"/>
          </w:rPr>
          <w:t xml:space="preserve"> </w:t>
        </w:r>
      </w:ins>
      <w:del w:id="231" w:author="Max Lindmark" w:date="2020-09-13T16:21:00Z">
        <w:r w:rsidR="006C36C4" w:rsidRPr="00143805" w:rsidDel="005F6DCF">
          <w:rPr>
            <w:rFonts w:cstheme="minorHAnsi"/>
            <w:bCs/>
            <w:lang w:val="en-GB"/>
          </w:rPr>
          <w:delText>B</w:delText>
        </w:r>
        <w:r w:rsidR="00240750" w:rsidRPr="00143805" w:rsidDel="005F6DCF">
          <w:rPr>
            <w:rFonts w:cstheme="minorHAnsi"/>
            <w:bCs/>
            <w:lang w:val="en-GB"/>
          </w:rPr>
          <w:delText>elow peak temperatures</w:delText>
        </w:r>
      </w:del>
    </w:p>
    <w:p w14:paraId="36C97031" w14:textId="0B8087C8" w:rsidR="00891ED8" w:rsidRDefault="00A579A2" w:rsidP="00D13E27">
      <w:pPr>
        <w:spacing w:line="480" w:lineRule="auto"/>
        <w:contextualSpacing/>
        <w:jc w:val="both"/>
        <w:rPr>
          <w:ins w:id="232" w:author="Max Lindmark" w:date="2020-09-13T16:16:00Z"/>
          <w:rFonts w:eastAsiaTheme="minorEastAsia" w:cstheme="minorHAnsi"/>
          <w:lang w:val="en-GB"/>
        </w:rPr>
      </w:pPr>
      <w:ins w:id="233" w:author="Max Lindmark" w:date="2020-09-13T16:40:00Z">
        <w:r>
          <w:rPr>
            <w:rFonts w:eastAsiaTheme="minorEastAsia" w:cstheme="minorHAnsi"/>
            <w:lang w:val="en-GB"/>
          </w:rPr>
          <w:t>within species of fish</w:t>
        </w:r>
      </w:ins>
      <w:ins w:id="234" w:author="Max Lindmark" w:date="2020-09-13T16:42:00Z">
        <w:r w:rsidR="00DB11A7">
          <w:rPr>
            <w:rFonts w:eastAsiaTheme="minorEastAsia" w:cstheme="minorHAnsi"/>
            <w:lang w:val="en-GB"/>
          </w:rPr>
          <w:t>,</w:t>
        </w:r>
      </w:ins>
      <w:ins w:id="235" w:author="Max Lindmark" w:date="2020-09-13T16:40:00Z">
        <w:r>
          <w:rPr>
            <w:rFonts w:eastAsiaTheme="minorEastAsia" w:cstheme="minorHAnsi"/>
            <w:lang w:val="en-GB"/>
          </w:rPr>
          <w:t xml:space="preserve"> </w:t>
        </w:r>
      </w:ins>
      <w:ins w:id="236" w:author="Max Lindmark" w:date="2020-09-13T16:16:00Z">
        <w:r w:rsidR="00891ED8" w:rsidRPr="00676577">
          <w:rPr>
            <w:rFonts w:eastAsiaTheme="minorEastAsia" w:cstheme="minorHAnsi"/>
            <w:lang w:val="en-GB"/>
          </w:rPr>
          <w:t xml:space="preserve">metabolic rates increase faster with </w:t>
        </w:r>
      </w:ins>
      <w:ins w:id="237" w:author="Max Lindmark" w:date="2020-09-13T16:42:00Z">
        <w:r w:rsidR="00260FB8">
          <w:rPr>
            <w:rFonts w:eastAsiaTheme="minorEastAsia" w:cstheme="minorHAnsi"/>
            <w:lang w:val="en-GB"/>
          </w:rPr>
          <w:t xml:space="preserve">body </w:t>
        </w:r>
      </w:ins>
      <w:ins w:id="238" w:author="Max Lindmark" w:date="2020-09-13T16:16:00Z">
        <w:r w:rsidR="00891ED8" w:rsidRPr="00676577">
          <w:rPr>
            <w:rFonts w:eastAsiaTheme="minorEastAsia" w:cstheme="minorHAnsi"/>
            <w:lang w:val="en-GB"/>
          </w:rPr>
          <w:t>mass than maximum consumption rates</w:t>
        </w:r>
      </w:ins>
      <w:ins w:id="239" w:author="Max Lindmark" w:date="2020-09-13T16:41:00Z">
        <w:r w:rsidR="00A72DF4">
          <w:rPr>
            <w:rFonts w:eastAsiaTheme="minorEastAsia" w:cstheme="minorHAnsi"/>
            <w:lang w:val="en-GB"/>
          </w:rPr>
          <w:t xml:space="preserve">, and neither </w:t>
        </w:r>
      </w:ins>
      <w:ins w:id="240" w:author="Max Lindmark" w:date="2020-09-13T16:42:00Z">
        <w:r w:rsidR="00287903">
          <w:rPr>
            <w:rFonts w:eastAsiaTheme="minorEastAsia" w:cstheme="minorHAnsi"/>
            <w:lang w:val="en-GB"/>
          </w:rPr>
          <w:t>of the rates</w:t>
        </w:r>
        <w:r w:rsidR="004B7401">
          <w:rPr>
            <w:rFonts w:eastAsiaTheme="minorEastAsia" w:cstheme="minorHAnsi"/>
            <w:lang w:val="en-GB"/>
          </w:rPr>
          <w:t xml:space="preserve"> </w:t>
        </w:r>
        <w:r w:rsidR="00926A9D">
          <w:rPr>
            <w:rFonts w:eastAsiaTheme="minorEastAsia" w:cstheme="minorHAnsi"/>
            <w:lang w:val="en-GB"/>
          </w:rPr>
          <w:t>conform to the commonly assumed predicted 3/4 scaling with body mass</w:t>
        </w:r>
      </w:ins>
      <w:ins w:id="241" w:author="Max Lindmark" w:date="2020-09-13T16:46:00Z">
        <w:r w:rsidR="00204C29">
          <w:rPr>
            <w:rFonts w:eastAsiaTheme="minorEastAsia" w:cstheme="minorHAnsi"/>
            <w:lang w:val="en-GB"/>
          </w:rPr>
          <w:t xml:space="preserve"> (Fig. 2-3)</w:t>
        </w:r>
      </w:ins>
      <w:ins w:id="242" w:author="Max Lindmark" w:date="2020-09-13T16:16:00Z">
        <w:r w:rsidR="00891ED8" w:rsidRPr="00676577">
          <w:rPr>
            <w:rFonts w:eastAsiaTheme="minorEastAsia" w:cstheme="minorHAnsi"/>
            <w:lang w:val="en-GB"/>
          </w:rPr>
          <w:t xml:space="preserve">. </w:t>
        </w:r>
      </w:ins>
      <w:ins w:id="243" w:author="Max Lindmark" w:date="2020-09-13T16:47:00Z">
        <w:r w:rsidR="00B82A40">
          <w:rPr>
            <w:rFonts w:eastAsiaTheme="minorEastAsia" w:cstheme="minorHAnsi"/>
            <w:lang w:val="en-GB"/>
          </w:rPr>
          <w:t>When c</w:t>
        </w:r>
      </w:ins>
      <w:ins w:id="244" w:author="Max Lindmark" w:date="2020-09-13T16:42:00Z">
        <w:r w:rsidR="00EA116D">
          <w:rPr>
            <w:rFonts w:eastAsiaTheme="minorEastAsia" w:cstheme="minorHAnsi"/>
            <w:lang w:val="en-GB"/>
          </w:rPr>
          <w:t xml:space="preserve">ombined with a </w:t>
        </w:r>
      </w:ins>
      <w:ins w:id="245" w:author="Max Lindmark" w:date="2020-09-13T16:19:00Z">
        <w:r w:rsidR="00D579C4" w:rsidRPr="00676577">
          <w:rPr>
            <w:rFonts w:eastAsiaTheme="minorEastAsia" w:cstheme="minorHAnsi"/>
            <w:lang w:val="en-GB"/>
          </w:rPr>
          <w:t>peak in consumption rate</w:t>
        </w:r>
      </w:ins>
      <w:ins w:id="246" w:author="Max Lindmark" w:date="2020-09-13T16:45:00Z">
        <w:r w:rsidR="007E66AD">
          <w:rPr>
            <w:rFonts w:eastAsiaTheme="minorEastAsia" w:cstheme="minorHAnsi"/>
            <w:lang w:val="en-GB"/>
          </w:rPr>
          <w:t>s</w:t>
        </w:r>
      </w:ins>
      <w:ins w:id="247" w:author="Max Lindmark" w:date="2020-09-13T16:19:00Z">
        <w:r w:rsidR="00D579C4" w:rsidRPr="00676577">
          <w:rPr>
            <w:rFonts w:eastAsiaTheme="minorEastAsia" w:cstheme="minorHAnsi"/>
            <w:lang w:val="en-GB"/>
          </w:rPr>
          <w:t xml:space="preserve"> over temperature</w:t>
        </w:r>
      </w:ins>
      <w:ins w:id="248" w:author="Max Lindmark" w:date="2020-09-13T16:45:00Z">
        <w:r w:rsidR="00790F3F">
          <w:rPr>
            <w:rFonts w:eastAsiaTheme="minorEastAsia" w:cstheme="minorHAnsi"/>
            <w:lang w:val="en-GB"/>
          </w:rPr>
          <w:t xml:space="preserve">, </w:t>
        </w:r>
      </w:ins>
      <w:ins w:id="249" w:author="Max Lindmark" w:date="2020-09-13T16:46:00Z">
        <w:r w:rsidR="00380382">
          <w:rPr>
            <w:rFonts w:eastAsiaTheme="minorEastAsia" w:cstheme="minorHAnsi"/>
            <w:lang w:val="en-GB"/>
          </w:rPr>
          <w:t xml:space="preserve">simple growth models predict a decrease in </w:t>
        </w:r>
        <w:r w:rsidR="00B315A7">
          <w:rPr>
            <w:rFonts w:eastAsiaTheme="minorEastAsia" w:cstheme="minorHAnsi"/>
            <w:lang w:val="en-GB"/>
          </w:rPr>
          <w:t xml:space="preserve">optimal growth temperature with body size (Fig. </w:t>
        </w:r>
        <w:r w:rsidR="00054AB8">
          <w:rPr>
            <w:rFonts w:eastAsiaTheme="minorEastAsia" w:cstheme="minorHAnsi"/>
            <w:lang w:val="en-GB"/>
          </w:rPr>
          <w:t>4</w:t>
        </w:r>
        <w:r w:rsidR="00B315A7">
          <w:rPr>
            <w:rFonts w:eastAsiaTheme="minorEastAsia" w:cstheme="minorHAnsi"/>
            <w:lang w:val="en-GB"/>
          </w:rPr>
          <w:t xml:space="preserve">). </w:t>
        </w:r>
      </w:ins>
      <w:ins w:id="250" w:author="Max Lindmark" w:date="2020-09-13T16:19:00Z">
        <w:r w:rsidR="00D579C4" w:rsidRPr="00676577">
          <w:rPr>
            <w:rFonts w:eastAsiaTheme="minorEastAsia" w:cstheme="minorHAnsi"/>
            <w:lang w:val="en-GB"/>
          </w:rPr>
          <w:t xml:space="preserve">The prediction of declining optimal growth temperatures with size is </w:t>
        </w:r>
        <w:r w:rsidR="00D579C4" w:rsidRPr="00676577">
          <w:rPr>
            <w:rFonts w:eastAsiaTheme="minorEastAsia" w:cstheme="minorHAnsi"/>
            <w:lang w:val="en-GB"/>
          </w:rPr>
          <w:lastRenderedPageBreak/>
          <w:t>further corroborated by our analysis of experimental growth rate data</w:t>
        </w:r>
      </w:ins>
      <w:ins w:id="251" w:author="Max Lindmark" w:date="2020-09-13T16:49:00Z">
        <w:r w:rsidR="00824F15">
          <w:rPr>
            <w:rFonts w:eastAsiaTheme="minorEastAsia" w:cstheme="minorHAnsi"/>
            <w:lang w:val="en-GB"/>
          </w:rPr>
          <w:t>, where w</w:t>
        </w:r>
      </w:ins>
      <w:ins w:id="252" w:author="Max Lindmark" w:date="2020-09-13T16:19:00Z">
        <w:r w:rsidR="00D579C4" w:rsidRPr="00676577">
          <w:rPr>
            <w:rFonts w:eastAsiaTheme="minorEastAsia" w:cstheme="minorHAnsi"/>
            <w:lang w:val="en-GB"/>
          </w:rPr>
          <w:t xml:space="preserve">e find that within species, the optimum growth temperature </w:t>
        </w:r>
        <w:r w:rsidR="00D579C4" w:rsidRPr="00676577">
          <w:rPr>
            <w:rFonts w:cstheme="minorHAnsi"/>
            <w:lang w:val="en-GB"/>
          </w:rPr>
          <w:t xml:space="preserve">declines with body size by </w:t>
        </w:r>
        <w:r w:rsidR="00D579C4" w:rsidRPr="00676577">
          <w:rPr>
            <w:rFonts w:eastAsiaTheme="minorEastAsia" w:cstheme="minorHAnsi"/>
            <w:lang w:val="en-GB"/>
          </w:rPr>
          <w:t>0.31</w:t>
        </w:r>
      </w:ins>
      <m:oMath>
        <m:r>
          <w:ins w:id="253" w:author="Max Lindmark" w:date="2020-09-13T16:19:00Z">
            <m:rPr>
              <m:sty m:val="p"/>
            </m:rPr>
            <w:rPr>
              <w:rFonts w:ascii="Cambria Math" w:hAnsi="Cambria Math" w:cstheme="minorHAnsi"/>
              <w:lang w:val="en-GB"/>
            </w:rPr>
            <m:t>℃</m:t>
          </w:ins>
        </m:r>
      </m:oMath>
      <w:ins w:id="254" w:author="Max Lindmark" w:date="2020-09-13T16:19:00Z">
        <w:r w:rsidR="00D579C4" w:rsidRPr="00676577">
          <w:rPr>
            <w:rFonts w:eastAsiaTheme="minorEastAsia" w:cstheme="minorHAnsi"/>
            <w:lang w:val="en-GB"/>
          </w:rPr>
          <w:t xml:space="preserve"> per unit increase in the </w:t>
        </w:r>
        <w:commentRangeStart w:id="255"/>
        <w:commentRangeStart w:id="256"/>
        <w:commentRangeStart w:id="257"/>
        <w:commentRangeStart w:id="258"/>
        <w:r w:rsidR="00D579C4" w:rsidRPr="00676577">
          <w:rPr>
            <w:rFonts w:eastAsiaTheme="minorEastAsia" w:cstheme="minorHAnsi"/>
            <w:lang w:val="en-GB"/>
          </w:rPr>
          <w:t xml:space="preserve">natural log of relative body mass (Fig. 5). </w:t>
        </w:r>
        <w:commentRangeEnd w:id="255"/>
        <w:r w:rsidR="00D579C4" w:rsidRPr="00676577">
          <w:rPr>
            <w:rStyle w:val="CommentReference"/>
            <w:sz w:val="24"/>
            <w:szCs w:val="24"/>
          </w:rPr>
          <w:commentReference w:id="255"/>
        </w:r>
        <w:commentRangeEnd w:id="256"/>
        <w:r w:rsidR="00D579C4" w:rsidRPr="00676577">
          <w:rPr>
            <w:rStyle w:val="CommentReference"/>
            <w:sz w:val="24"/>
            <w:szCs w:val="24"/>
          </w:rPr>
          <w:commentReference w:id="256"/>
        </w:r>
        <w:commentRangeEnd w:id="257"/>
        <w:r w:rsidR="00D579C4" w:rsidRPr="00676577">
          <w:rPr>
            <w:rStyle w:val="CommentReference"/>
            <w:sz w:val="24"/>
            <w:szCs w:val="24"/>
          </w:rPr>
          <w:commentReference w:id="257"/>
        </w:r>
        <w:commentRangeEnd w:id="258"/>
        <w:r w:rsidR="00D579C4" w:rsidRPr="00676577">
          <w:rPr>
            <w:rStyle w:val="CommentReference"/>
            <w:sz w:val="24"/>
            <w:szCs w:val="24"/>
          </w:rPr>
          <w:commentReference w:id="258"/>
        </w:r>
      </w:ins>
      <w:ins w:id="259" w:author="Max Lindmark" w:date="2020-09-13T16:21:00Z">
        <w:r w:rsidR="006F4B30" w:rsidRPr="006F4B30">
          <w:t xml:space="preserve"> </w:t>
        </w:r>
        <w:r w:rsidR="006F4B30" w:rsidRPr="006F4B30">
          <w:rPr>
            <w:rFonts w:eastAsiaTheme="minorEastAsia" w:cstheme="minorHAnsi"/>
            <w:lang w:val="en-GB"/>
          </w:rPr>
          <w:t xml:space="preserve">Below we </w:t>
        </w:r>
        <w:r w:rsidR="00CD03D5">
          <w:rPr>
            <w:rFonts w:eastAsiaTheme="minorEastAsia" w:cstheme="minorHAnsi"/>
            <w:lang w:val="en-GB"/>
          </w:rPr>
          <w:t xml:space="preserve">present the underlying </w:t>
        </w:r>
        <w:r w:rsidR="006F4B30" w:rsidRPr="006F4B30">
          <w:rPr>
            <w:rFonts w:eastAsiaTheme="minorEastAsia" w:cstheme="minorHAnsi"/>
            <w:lang w:val="en-GB"/>
          </w:rPr>
          <w:t xml:space="preserve">results </w:t>
        </w:r>
        <w:r w:rsidR="00CD03D5">
          <w:rPr>
            <w:rFonts w:eastAsiaTheme="minorEastAsia" w:cstheme="minorHAnsi"/>
            <w:lang w:val="en-GB"/>
          </w:rPr>
          <w:t>in more detail.</w:t>
        </w:r>
      </w:ins>
    </w:p>
    <w:p w14:paraId="2F9A5CE5" w14:textId="3624A48C" w:rsidR="00F85DA2" w:rsidRPr="00676577" w:rsidRDefault="00BA36C3">
      <w:pPr>
        <w:spacing w:line="480" w:lineRule="auto"/>
        <w:ind w:firstLine="284"/>
        <w:contextualSpacing/>
        <w:jc w:val="both"/>
        <w:rPr>
          <w:rFonts w:eastAsiaTheme="minorEastAsia" w:cstheme="minorHAnsi"/>
          <w:lang w:val="en-GB"/>
        </w:rPr>
        <w:pPrChange w:id="260" w:author="Max Lindmark" w:date="2020-09-13T16:16:00Z">
          <w:pPr>
            <w:spacing w:line="480" w:lineRule="auto"/>
            <w:contextualSpacing/>
            <w:jc w:val="both"/>
          </w:pPr>
        </w:pPrChange>
      </w:pPr>
      <w:r w:rsidRPr="00676577">
        <w:rPr>
          <w:rFonts w:cstheme="minorHAnsi"/>
          <w:lang w:val="en-GB"/>
        </w:rPr>
        <w:t>At below peak temperatures, t</w:t>
      </w:r>
      <w:r w:rsidR="00F85DA2" w:rsidRPr="00676577">
        <w:rPr>
          <w:rFonts w:cstheme="minorHAnsi"/>
          <w:lang w:val="en-GB"/>
        </w:rPr>
        <w:t xml:space="preserve">he intraspecific mass- and temperature dependence of </w:t>
      </w:r>
      <w:commentRangeStart w:id="261"/>
      <w:commentRangeStart w:id="262"/>
      <w:r w:rsidR="00F85DA2" w:rsidRPr="00676577">
        <w:rPr>
          <w:rFonts w:cstheme="minorHAnsi"/>
          <w:lang w:val="en-GB"/>
        </w:rPr>
        <w:t>specific</w:t>
      </w:r>
      <w:commentRangeEnd w:id="261"/>
      <w:r w:rsidR="0033715E" w:rsidRPr="00676577">
        <w:rPr>
          <w:rStyle w:val="CommentReference"/>
          <w:sz w:val="24"/>
          <w:szCs w:val="24"/>
        </w:rPr>
        <w:commentReference w:id="261"/>
      </w:r>
      <w:commentRangeEnd w:id="262"/>
      <w:r w:rsidR="00052F18" w:rsidRPr="00676577">
        <w:rPr>
          <w:rStyle w:val="CommentReference"/>
          <w:sz w:val="24"/>
          <w:szCs w:val="24"/>
        </w:rPr>
        <w:commentReference w:id="262"/>
      </w:r>
      <w:r w:rsidR="00F85DA2" w:rsidRPr="00676577">
        <w:rPr>
          <w:rFonts w:cstheme="minorHAnsi"/>
          <w:lang w:val="en-GB"/>
        </w:rPr>
        <w:t xml:space="preserve"> growth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=0.5-0.36</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-0.74</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0.0046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676577">
        <w:rPr>
          <w:rFonts w:eastAsiaTheme="minorEastAsia" w:cstheme="minorHAnsi"/>
          <w:lang w:val="en-GB"/>
        </w:rPr>
        <w:t xml:space="preserve"> (Fig. </w:t>
      </w:r>
      <w:r w:rsidR="003336DC" w:rsidRPr="00676577">
        <w:rPr>
          <w:rFonts w:eastAsiaTheme="minorEastAsia" w:cstheme="minorHAnsi"/>
          <w:lang w:val="en-GB"/>
        </w:rPr>
        <w:t>1</w:t>
      </w:r>
      <w:r w:rsidR="002D4BEE" w:rsidRPr="00676577">
        <w:rPr>
          <w:rFonts w:eastAsiaTheme="minorEastAsia" w:cstheme="minorHAnsi"/>
          <w:lang w:val="en-GB"/>
        </w:rPr>
        <w:t>)</w:t>
      </w:r>
      <w:r w:rsidR="00F85DA2" w:rsidRPr="00676577">
        <w:rPr>
          <w:rFonts w:cstheme="minorHAnsi"/>
          <w:lang w:val="en-GB"/>
        </w:rPr>
        <w:t xml:space="preserve">. </w:t>
      </w:r>
      <w:r w:rsidR="00726633" w:rsidRPr="00676577">
        <w:rPr>
          <w:rFonts w:cstheme="minorHAnsi"/>
          <w:lang w:val="en-GB"/>
        </w:rPr>
        <w:t>The parameters are posterior median</w:t>
      </w:r>
      <w:r w:rsidR="008D193D" w:rsidRPr="00676577">
        <w:rPr>
          <w:rFonts w:cstheme="minorHAnsi"/>
          <w:lang w:val="en-GB"/>
        </w:rPr>
        <w:t>s of the global parameters, thus representing an average</w:t>
      </w:r>
      <w:r w:rsidR="005F0378" w:rsidRPr="00676577">
        <w:rPr>
          <w:rFonts w:cstheme="minorHAnsi"/>
          <w:lang w:val="en-GB"/>
        </w:rPr>
        <w:t xml:space="preserve">, unmeasured </w:t>
      </w:r>
      <w:r w:rsidR="008D193D" w:rsidRPr="00676577">
        <w:rPr>
          <w:rFonts w:cstheme="minorHAnsi"/>
          <w:lang w:val="en-GB"/>
        </w:rPr>
        <w:t>fish.</w:t>
      </w:r>
      <w:r w:rsidR="00726633" w:rsidRPr="00676577">
        <w:rPr>
          <w:rFonts w:cstheme="minorHAnsi"/>
          <w:lang w:val="en-GB"/>
        </w:rPr>
        <w:t xml:space="preserve"> </w:t>
      </w:r>
      <w:r w:rsidR="00747160" w:rsidRPr="00676577">
        <w:rPr>
          <w:rFonts w:eastAsiaTheme="minorEastAsia" w:cstheme="minorHAnsi"/>
          <w:lang w:val="en-GB"/>
        </w:rPr>
        <w:t>T</w:t>
      </w:r>
      <w:r w:rsidR="00F85DA2" w:rsidRPr="00676577">
        <w:rPr>
          <w:rFonts w:eastAsiaTheme="minorEastAsia" w:cstheme="minorHAnsi"/>
          <w:lang w:val="en-GB"/>
        </w:rPr>
        <w:t xml:space="preserve">he estimated interaction coefficient is </w:t>
      </w:r>
      <w:r w:rsidR="003D6063" w:rsidRPr="00676577">
        <w:rPr>
          <w:rFonts w:eastAsiaTheme="minorEastAsia" w:cstheme="minorHAnsi"/>
          <w:lang w:val="en-GB"/>
        </w:rPr>
        <w:t xml:space="preserve">both </w:t>
      </w:r>
      <w:r w:rsidR="00B80FF6" w:rsidRPr="00676577">
        <w:rPr>
          <w:rFonts w:eastAsiaTheme="minorEastAsia" w:cstheme="minorHAnsi"/>
          <w:lang w:val="en-GB"/>
        </w:rPr>
        <w:t xml:space="preserve">small and </w:t>
      </w:r>
      <w:r w:rsidR="001B5BAF" w:rsidRPr="00676577">
        <w:rPr>
          <w:rFonts w:eastAsiaTheme="minorEastAsia" w:cstheme="minorHAnsi"/>
          <w:lang w:val="en-GB"/>
        </w:rPr>
        <w:t>uncertain</w:t>
      </w:r>
      <w:r w:rsidR="005F09E2" w:rsidRPr="00676577">
        <w:rPr>
          <w:rFonts w:eastAsiaTheme="minorEastAsia" w:cstheme="minorHAnsi"/>
          <w:lang w:val="en-GB"/>
        </w:rPr>
        <w:t>,</w:t>
      </w:r>
      <w:r w:rsidR="00F85DA2" w:rsidRPr="00676577">
        <w:rPr>
          <w:rFonts w:eastAsiaTheme="minorEastAsia" w:cstheme="minorHAnsi"/>
          <w:lang w:val="en-GB"/>
        </w:rPr>
        <w:t xml:space="preserve"> and only leads to marginal</w:t>
      </w:r>
      <w:r w:rsidR="00CD10D6" w:rsidRPr="00676577">
        <w:rPr>
          <w:rFonts w:eastAsiaTheme="minorEastAsia" w:cstheme="minorHAnsi"/>
          <w:lang w:val="en-GB"/>
        </w:rPr>
        <w:t>ly</w:t>
      </w:r>
      <w:r w:rsidR="00F85DA2" w:rsidRPr="00676577">
        <w:rPr>
          <w:rFonts w:eastAsiaTheme="minorEastAsia" w:cstheme="minorHAnsi"/>
          <w:lang w:val="en-GB"/>
        </w:rPr>
        <w:t xml:space="preserve"> better fits to data </w:t>
      </w:r>
      <w:r w:rsidR="00A661B8" w:rsidRPr="00676577">
        <w:rPr>
          <w:rFonts w:eastAsiaTheme="minorEastAsia" w:cstheme="minorHAnsi"/>
          <w:lang w:val="en-GB"/>
        </w:rPr>
        <w:t xml:space="preserve">compared to the model without the interactions </w:t>
      </w:r>
      <w:r w:rsidR="00F85DA2" w:rsidRPr="00676577">
        <w:rPr>
          <w:rFonts w:eastAsiaTheme="minorEastAsia" w:cstheme="minorHAnsi"/>
          <w:lang w:val="en-GB"/>
        </w:rPr>
        <w:t>(</w:t>
      </w:r>
      <m:oMath>
        <m:r>
          <m:rPr>
            <m:sty m:val="p"/>
          </m:rPr>
          <w:rPr>
            <w:rFonts w:ascii="Cambria Math" w:eastAsiaTheme="minorEastAsia" w:hAnsi="Cambria Math" w:cstheme="minorHAnsi"/>
          </w:rPr>
          <m:t>Δ</m:t>
        </m:r>
      </m:oMath>
      <w:r w:rsidR="00F85DA2" w:rsidRPr="00676577">
        <w:rPr>
          <w:rFonts w:eastAsiaTheme="minorEastAsia" w:cstheme="minorHAnsi"/>
          <w:lang w:val="en-GB"/>
        </w:rPr>
        <w:t xml:space="preserve">WAIC </w:t>
      </w:r>
      <w:r w:rsidR="005F09E2" w:rsidRPr="00676577">
        <w:rPr>
          <w:rFonts w:eastAsiaTheme="minorEastAsia" w:cstheme="minorHAnsi"/>
          <w:lang w:val="en-GB"/>
        </w:rPr>
        <w:t>of the</w:t>
      </w:r>
      <w:r w:rsidR="00F85DA2" w:rsidRPr="00676577">
        <w:rPr>
          <w:rFonts w:eastAsiaTheme="minorEastAsia" w:cstheme="minorHAnsi"/>
          <w:lang w:val="en-GB"/>
        </w:rPr>
        <w:t xml:space="preserve"> model without interaction</w:t>
      </w:r>
      <w:r w:rsidR="007909F5" w:rsidRPr="00676577">
        <w:rPr>
          <w:rFonts w:eastAsiaTheme="minorEastAsia" w:cstheme="minorHAnsi"/>
          <w:lang w:val="en-GB"/>
        </w:rPr>
        <w:t xml:space="preserve">, </w:t>
      </w:r>
      <w:r w:rsidR="005F09E2" w:rsidRPr="00676577">
        <w:rPr>
          <w:rFonts w:eastAsiaTheme="minorEastAsia" w:cstheme="minorHAnsi"/>
          <w:lang w:val="en-GB"/>
        </w:rPr>
        <w:t>M5</w:t>
      </w:r>
      <w:r w:rsidR="007909F5" w:rsidRPr="00676577">
        <w:rPr>
          <w:rFonts w:eastAsiaTheme="minorEastAsia" w:cstheme="minorHAnsi"/>
          <w:lang w:val="en-GB"/>
        </w:rPr>
        <w:t>,</w:t>
      </w:r>
      <w:r w:rsidR="005F09E2" w:rsidRPr="00676577">
        <w:rPr>
          <w:rFonts w:eastAsiaTheme="minorEastAsia" w:cstheme="minorHAnsi"/>
          <w:lang w:val="en-GB"/>
        </w:rPr>
        <w:t xml:space="preserve"> is 2.4</w:t>
      </w:r>
      <w:r w:rsidR="00EF102B" w:rsidRPr="00676577">
        <w:rPr>
          <w:rFonts w:eastAsiaTheme="minorEastAsia" w:cstheme="minorHAnsi"/>
          <w:lang w:val="en-GB"/>
        </w:rPr>
        <w:t>;</w:t>
      </w:r>
      <w:r w:rsidR="00F85DA2" w:rsidRPr="00676577">
        <w:rPr>
          <w:rFonts w:eastAsiaTheme="minorEastAsia" w:cstheme="minorHAnsi"/>
          <w:lang w:val="en-GB"/>
        </w:rPr>
        <w:t xml:space="preserve"> Table 2). </w:t>
      </w:r>
      <w:r w:rsidR="00CD10D6" w:rsidRPr="00676577">
        <w:rPr>
          <w:rFonts w:eastAsiaTheme="minorEastAsia" w:cstheme="minorHAnsi"/>
          <w:lang w:val="en-GB"/>
        </w:rPr>
        <w:t xml:space="preserve">The </w:t>
      </w:r>
      <w:r w:rsidR="00202876" w:rsidRPr="00676577">
        <w:rPr>
          <w:rFonts w:eastAsiaTheme="minorEastAsia" w:cstheme="minorHAnsi"/>
          <w:lang w:val="en-GB"/>
        </w:rPr>
        <w:t>estimate</w:t>
      </w:r>
      <w:r w:rsidR="00CD10D6" w:rsidRPr="00676577">
        <w:rPr>
          <w:rFonts w:eastAsiaTheme="minorEastAsia" w:cstheme="minorHAnsi"/>
          <w:lang w:val="en-GB"/>
        </w:rPr>
        <w:t>d</w:t>
      </w:r>
      <w:r w:rsidR="00A77899" w:rsidRPr="00676577">
        <w:rPr>
          <w:rFonts w:eastAsiaTheme="minorEastAsia" w:cstheme="minorHAnsi"/>
          <w:lang w:val="en-GB"/>
        </w:rPr>
        <w:t xml:space="preserve"> interaction</w:t>
      </w:r>
      <w:r w:rsidR="00CD10D6" w:rsidRPr="00676577">
        <w:rPr>
          <w:rFonts w:eastAsiaTheme="minorEastAsia" w:cstheme="minorHAnsi"/>
          <w:lang w:val="en-GB"/>
        </w:rPr>
        <w:t xml:space="preserve"> coefficient</w:t>
      </w:r>
      <w:r w:rsidR="00202876" w:rsidRPr="00676577">
        <w:rPr>
          <w:rFonts w:eastAsiaTheme="minorEastAsia" w:cstheme="minorHAnsi"/>
          <w:lang w:val="en-GB"/>
        </w:rPr>
        <w:t xml:space="preserve"> </w:t>
      </w:r>
      <w:r w:rsidR="00CD10D6" w:rsidRPr="00676577">
        <w:rPr>
          <w:rFonts w:eastAsiaTheme="minorEastAsia" w:cstheme="minorHAnsi"/>
          <w:lang w:val="en-GB"/>
        </w:rPr>
        <w:t>is</w:t>
      </w:r>
      <w:r w:rsidR="00202876" w:rsidRPr="00676577">
        <w:rPr>
          <w:rFonts w:eastAsiaTheme="minorEastAsia" w:cstheme="minorHAnsi"/>
          <w:lang w:val="en-GB"/>
        </w:rPr>
        <w:t xml:space="preserve"> 0.0046 [-0.064, 0.075], where Bayesian 95% credible intervals are indicated in square brackets. </w:t>
      </w:r>
      <w:r w:rsidR="002B5DD5" w:rsidRPr="00676577">
        <w:rPr>
          <w:rFonts w:eastAsiaTheme="minorEastAsia" w:cstheme="minorHAnsi"/>
          <w:lang w:val="en-GB"/>
        </w:rPr>
        <w:t xml:space="preserve">The </w:t>
      </w:r>
      <w:r w:rsidR="00F85DA2" w:rsidRPr="00676577">
        <w:rPr>
          <w:rFonts w:eastAsiaTheme="minorEastAsia" w:cstheme="minorHAnsi"/>
          <w:lang w:val="en-GB"/>
        </w:rPr>
        <w:t xml:space="preserve">mass exponent of growth </w:t>
      </w:r>
      <w:r w:rsidR="002B5DD5" w:rsidRPr="00676577">
        <w:rPr>
          <w:rFonts w:eastAsiaTheme="minorEastAsia" w:cstheme="minorHAnsi"/>
          <w:lang w:val="en-GB"/>
        </w:rPr>
        <w:t xml:space="preserve">is estimated to </w:t>
      </w:r>
      <w:r w:rsidR="00F85DA2" w:rsidRPr="00676577">
        <w:rPr>
          <w:rFonts w:eastAsiaTheme="minorEastAsia" w:cstheme="minorHAnsi"/>
          <w:lang w:val="en-GB"/>
        </w:rPr>
        <w:t>be -0.3</w:t>
      </w:r>
      <w:r w:rsidR="002C74CA" w:rsidRPr="00676577">
        <w:rPr>
          <w:rFonts w:eastAsiaTheme="minorEastAsia" w:cstheme="minorHAnsi"/>
          <w:lang w:val="en-GB"/>
        </w:rPr>
        <w:t>6</w:t>
      </w:r>
      <w:r w:rsidR="00F85DA2" w:rsidRPr="00676577">
        <w:rPr>
          <w:rFonts w:eastAsiaTheme="minorEastAsia" w:cstheme="minorHAnsi"/>
          <w:lang w:val="en-GB"/>
        </w:rPr>
        <w:t xml:space="preserve"> [-0.</w:t>
      </w:r>
      <w:r w:rsidR="00905F7B" w:rsidRPr="00676577">
        <w:rPr>
          <w:rFonts w:eastAsiaTheme="minorEastAsia" w:cstheme="minorHAnsi"/>
          <w:lang w:val="en-GB"/>
        </w:rPr>
        <w:t>5</w:t>
      </w:r>
      <w:r w:rsidR="00F85DA2" w:rsidRPr="00676577">
        <w:rPr>
          <w:rFonts w:eastAsiaTheme="minorEastAsia" w:cstheme="minorHAnsi"/>
          <w:lang w:val="en-GB"/>
        </w:rPr>
        <w:t>, -0.</w:t>
      </w:r>
      <w:r w:rsidR="00905F7B" w:rsidRPr="00676577">
        <w:rPr>
          <w:rFonts w:eastAsiaTheme="minorEastAsia" w:cstheme="minorHAnsi"/>
          <w:lang w:val="en-GB"/>
        </w:rPr>
        <w:t>2</w:t>
      </w:r>
      <w:r w:rsidR="00483907" w:rsidRPr="00676577">
        <w:rPr>
          <w:rFonts w:eastAsiaTheme="minorEastAsia" w:cstheme="minorHAnsi"/>
          <w:lang w:val="en-GB"/>
        </w:rPr>
        <w:t>3</w:t>
      </w:r>
      <w:r w:rsidR="00F85DA2" w:rsidRPr="00676577">
        <w:rPr>
          <w:rFonts w:eastAsiaTheme="minorEastAsia" w:cstheme="minorHAnsi"/>
          <w:lang w:val="en-GB"/>
        </w:rPr>
        <w:t>]</w:t>
      </w:r>
      <w:r w:rsidR="00851EDB" w:rsidRPr="00676577">
        <w:rPr>
          <w:rFonts w:eastAsiaTheme="minorEastAsia" w:cstheme="minorHAnsi"/>
          <w:lang w:val="en-GB"/>
        </w:rPr>
        <w:t xml:space="preserve"> and t</w:t>
      </w:r>
      <w:r w:rsidR="00F85DA2" w:rsidRPr="00676577">
        <w:rPr>
          <w:rFonts w:eastAsiaTheme="minorEastAsia" w:cstheme="minorHAnsi"/>
          <w:lang w:val="en-GB"/>
        </w:rPr>
        <w:t>he activation energy</w:t>
      </w:r>
      <w:r w:rsidR="00923128" w:rsidRPr="00676577">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ub>
        </m:sSub>
      </m:oMath>
      <w:r w:rsidR="00923128" w:rsidRPr="00676577">
        <w:rPr>
          <w:rFonts w:eastAsiaTheme="minorEastAsia" w:cstheme="minorHAnsi"/>
          <w:lang w:val="en-GB"/>
        </w:rPr>
        <w:t>)</w:t>
      </w:r>
      <w:r w:rsidR="00F85DA2" w:rsidRPr="00676577">
        <w:rPr>
          <w:rFonts w:eastAsiaTheme="minorEastAsia" w:cstheme="minorHAnsi"/>
          <w:lang w:val="en-GB"/>
        </w:rPr>
        <w:t xml:space="preserve"> of growth is estimated to be 0.7</w:t>
      </w:r>
      <w:r w:rsidR="001176F2" w:rsidRPr="00676577">
        <w:rPr>
          <w:rFonts w:eastAsiaTheme="minorEastAsia" w:cstheme="minorHAnsi"/>
          <w:lang w:val="en-GB"/>
        </w:rPr>
        <w:t>4</w:t>
      </w:r>
      <w:r w:rsidR="00F85DA2" w:rsidRPr="00676577">
        <w:rPr>
          <w:rFonts w:eastAsiaTheme="minorEastAsia" w:cstheme="minorHAnsi"/>
          <w:lang w:val="en-GB"/>
        </w:rPr>
        <w:t xml:space="preserve"> [0.9</w:t>
      </w:r>
      <w:r w:rsidR="00F03C2C" w:rsidRPr="00676577">
        <w:rPr>
          <w:rFonts w:eastAsiaTheme="minorEastAsia" w:cstheme="minorHAnsi"/>
          <w:lang w:val="en-GB"/>
        </w:rPr>
        <w:t>5</w:t>
      </w:r>
      <w:r w:rsidR="00F85DA2" w:rsidRPr="00676577">
        <w:rPr>
          <w:rFonts w:eastAsiaTheme="minorEastAsia" w:cstheme="minorHAnsi"/>
          <w:lang w:val="en-GB"/>
        </w:rPr>
        <w:t>, 0.5</w:t>
      </w:r>
      <w:r w:rsidR="00F03C2C" w:rsidRPr="00676577">
        <w:rPr>
          <w:rFonts w:eastAsiaTheme="minorEastAsia" w:cstheme="minorHAnsi"/>
          <w:lang w:val="en-GB"/>
        </w:rPr>
        <w:t>3</w:t>
      </w:r>
      <w:r w:rsidR="00F85DA2" w:rsidRPr="00676577">
        <w:rPr>
          <w:rFonts w:eastAsiaTheme="minorEastAsia" w:cstheme="minorHAnsi"/>
          <w:lang w:val="en-GB"/>
        </w:rPr>
        <w:t xml:space="preserve">]. </w:t>
      </w:r>
    </w:p>
    <w:p w14:paraId="0CF9975F" w14:textId="7F5539F8" w:rsidR="00297FFE" w:rsidRPr="00676577" w:rsidDel="00D712D3" w:rsidRDefault="00297FFE" w:rsidP="00B76DA8">
      <w:pPr>
        <w:spacing w:line="480" w:lineRule="auto"/>
        <w:ind w:firstLine="284"/>
        <w:contextualSpacing/>
        <w:jc w:val="both"/>
        <w:rPr>
          <w:del w:id="263" w:author="Max Lindmark" w:date="2020-09-13T16:22:00Z"/>
          <w:lang w:val="en-GB"/>
        </w:rPr>
      </w:pPr>
      <w:r w:rsidRPr="00676577">
        <w:rPr>
          <w:rFonts w:eastAsiaTheme="minorEastAsia" w:cstheme="minorHAnsi"/>
          <w:lang w:val="en-GB"/>
        </w:rPr>
        <w:t xml:space="preserve">We find that the </w:t>
      </w:r>
      <w:ins w:id="264" w:author="Max Lindmark" w:date="2020-09-10T11:15:00Z">
        <w:r w:rsidR="001A20EA" w:rsidRPr="00676577">
          <w:rPr>
            <w:rFonts w:eastAsiaTheme="minorEastAsia" w:cstheme="minorHAnsi"/>
            <w:lang w:val="en-GB"/>
          </w:rPr>
          <w:t xml:space="preserve">global </w:t>
        </w:r>
      </w:ins>
      <w:r w:rsidRPr="00676577">
        <w:rPr>
          <w:rFonts w:eastAsiaTheme="minorEastAsia" w:cstheme="minorHAnsi"/>
          <w:lang w:val="en-GB"/>
        </w:rPr>
        <w:t xml:space="preserve">intraspecific scaling of </w:t>
      </w:r>
      <w:r w:rsidR="003A0501" w:rsidRPr="00676577">
        <w:rPr>
          <w:rFonts w:eastAsiaTheme="minorEastAsia" w:cstheme="minorHAnsi"/>
          <w:lang w:val="en-GB"/>
        </w:rPr>
        <w:t>mass-specific maximum consumption rate</w:t>
      </w:r>
      <w:r w:rsidR="00BA743C" w:rsidRPr="00676577">
        <w:rPr>
          <w:rFonts w:eastAsiaTheme="minorEastAsia" w:cstheme="minorHAnsi"/>
          <w:lang w:val="en-GB"/>
        </w:rPr>
        <w:t xml:space="preserve"> </w:t>
      </w:r>
      <w:del w:id="265" w:author="Max Lindmark" w:date="2020-09-10T11:15:00Z">
        <w:r w:rsidR="00BA743C" w:rsidRPr="00676577" w:rsidDel="00C45DC2">
          <w:rPr>
            <w:rFonts w:eastAsiaTheme="minorEastAsia" w:cstheme="minorHAnsi"/>
            <w:lang w:val="en-GB"/>
          </w:rPr>
          <w:delText>for an average fish</w:delText>
        </w:r>
        <w:r w:rsidR="003A0501" w:rsidRPr="00676577" w:rsidDel="00C45DC2">
          <w:rPr>
            <w:rFonts w:eastAsiaTheme="minorEastAsia" w:cstheme="minorHAnsi"/>
            <w:lang w:val="en-GB"/>
          </w:rPr>
          <w:delText xml:space="preserve"> </w:delText>
        </w:r>
      </w:del>
      <w:r w:rsidR="00DB415D" w:rsidRPr="00676577">
        <w:rPr>
          <w:rFonts w:eastAsiaTheme="minorEastAsia" w:cstheme="minorHAnsi"/>
          <w:lang w:val="en-GB"/>
        </w:rPr>
        <w:t xml:space="preserve">can be described by the equation </w:t>
      </w:r>
      <w:del w:id="266" w:author="Max Lindmark" w:date="2020-09-10T10:59:00Z">
        <w:r w:rsidR="003A0501" w:rsidRPr="00676577" w:rsidDel="003A3B39">
          <w:rPr>
            <w:rFonts w:eastAsiaTheme="minorEastAsia" w:cstheme="minorHAnsi"/>
            <w:lang w:val="en-GB"/>
          </w:rPr>
          <w:delText xml:space="preserve"> </w:delText>
        </w:r>
      </w:del>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676577">
        <w:rPr>
          <w:rFonts w:eastAsiaTheme="minorEastAsia" w:cstheme="minorHAnsi"/>
          <w:lang w:val="en-GB"/>
        </w:rPr>
        <w:t xml:space="preserve"> </w:t>
      </w:r>
      <w:r w:rsidR="003A0501" w:rsidRPr="00676577">
        <w:rPr>
          <w:rFonts w:eastAsiaTheme="minorEastAsia" w:cstheme="minorHAnsi"/>
          <w:lang w:val="en-GB"/>
        </w:rPr>
        <w:t xml:space="preserve">(Fig. 2). </w:t>
      </w:r>
      <w:r w:rsidR="00DB415D" w:rsidRPr="00676577">
        <w:rPr>
          <w:rFonts w:eastAsiaTheme="minorEastAsia" w:cstheme="minorHAnsi"/>
          <w:lang w:val="en-GB"/>
        </w:rPr>
        <w:t>For m</w:t>
      </w:r>
      <w:r w:rsidR="00191401" w:rsidRPr="00676577">
        <w:rPr>
          <w:rFonts w:eastAsiaTheme="minorEastAsia" w:cstheme="minorHAnsi"/>
          <w:lang w:val="en-GB"/>
        </w:rPr>
        <w:t xml:space="preserve">ass-specific </w:t>
      </w:r>
      <w:r w:rsidRPr="00676577">
        <w:rPr>
          <w:rFonts w:eastAsiaTheme="minorEastAsia" w:cstheme="minorHAnsi"/>
          <w:lang w:val="en-GB"/>
        </w:rPr>
        <w:t>metabolic rate</w:t>
      </w:r>
      <w:r w:rsidR="00DB415D" w:rsidRPr="00676577">
        <w:rPr>
          <w:rFonts w:eastAsiaTheme="minorEastAsia" w:cstheme="minorHAnsi"/>
          <w:lang w:val="en-GB"/>
        </w:rPr>
        <w:t>, the relationship is:</w:t>
      </w:r>
      <w:r w:rsidRPr="00676577">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m:t>
        </m:r>
        <m:r>
          <w:del w:id="267" w:author="Max Lindmark" w:date="2020-09-10T10:59:00Z">
            <w:rPr>
              <w:rFonts w:ascii="Cambria Math" w:hAnsi="Cambria Math" w:cstheme="minorHAnsi"/>
              <w:lang w:val="en-GB"/>
            </w:rPr>
            <m:t>7</m:t>
          </w:del>
        </m:r>
        <m:r>
          <w:ins w:id="268" w:author="Max Lindmark" w:date="2020-09-10T10:59:00Z">
            <w:rPr>
              <w:rFonts w:ascii="Cambria Math" w:hAnsi="Cambria Math" w:cstheme="minorHAnsi"/>
              <w:lang w:val="en-GB"/>
            </w:rPr>
            <m:t>8</m:t>
          </w:ins>
        </m:r>
        <m:r>
          <w:rPr>
            <w:rFonts w:ascii="Cambria Math" w:hAnsi="Cambria Math" w:cstheme="minorHAnsi"/>
            <w:lang w:val="en-GB"/>
          </w:rPr>
          <m:t>-0.2</m:t>
        </m:r>
        <m:r>
          <w:del w:id="269" w:author="Max Lindmark" w:date="2020-09-10T10:59:00Z">
            <w:rPr>
              <w:rFonts w:ascii="Cambria Math" w:hAnsi="Cambria Math" w:cstheme="minorHAnsi"/>
              <w:lang w:val="en-GB"/>
            </w:rPr>
            <m:t>0</m:t>
          </w:del>
        </m:r>
        <m:r>
          <w:ins w:id="270" w:author="Max Lindmark" w:date="2020-09-10T10:59:00Z">
            <w:rPr>
              <w:rFonts w:ascii="Cambria Math" w:hAnsi="Cambria Math" w:cstheme="minorHAnsi"/>
              <w:lang w:val="en-GB"/>
            </w:rPr>
            <m:t>1</m:t>
          </w:ins>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m:t>
        </m:r>
        <m:r>
          <w:del w:id="271" w:author="Max Lindmark" w:date="2020-09-10T10:59:00Z">
            <w:rPr>
              <w:rFonts w:ascii="Cambria Math" w:hAnsi="Cambria Math" w:cstheme="minorHAnsi"/>
              <w:lang w:val="en-GB"/>
            </w:rPr>
            <m:t>1</m:t>
          </w:del>
        </m:r>
        <m:r>
          <w:ins w:id="272" w:author="Max Lindmark" w:date="2020-09-10T10:59:00Z">
            <w:rPr>
              <w:rFonts w:ascii="Cambria Math" w:hAnsi="Cambria Math" w:cstheme="minorHAnsi"/>
              <w:lang w:val="en-GB"/>
            </w:rPr>
            <m:t>2</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m:t>
        </m:r>
        <m:r>
          <w:del w:id="273" w:author="Max Lindmark" w:date="2020-09-10T11:00:00Z">
            <w:rPr>
              <w:rFonts w:ascii="Cambria Math" w:hAnsi="Cambria Math" w:cstheme="minorHAnsi"/>
              <w:lang w:val="en-GB"/>
            </w:rPr>
            <m:t>4</m:t>
          </w:del>
        </m:r>
        <m:r>
          <w:ins w:id="274" w:author="Max Lindmark" w:date="2020-09-10T11:00:00Z">
            <w:rPr>
              <w:rFonts w:ascii="Cambria Math" w:hAnsi="Cambria Math" w:cstheme="minorHAnsi"/>
              <w:lang w:val="en-GB"/>
            </w:rPr>
            <m:t>8</m:t>
          </w:ins>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sidRPr="00676577">
        <w:rPr>
          <w:rFonts w:eastAsiaTheme="minorEastAsia" w:cstheme="minorHAnsi"/>
          <w:lang w:val="en-GB"/>
        </w:rPr>
        <w:t xml:space="preserve">. </w:t>
      </w:r>
      <w:r w:rsidRPr="00676577">
        <w:rPr>
          <w:rFonts w:eastAsiaTheme="minorEastAsia" w:cstheme="minorHAnsi"/>
          <w:lang w:val="en-GB"/>
        </w:rPr>
        <w:t>In the model</w:t>
      </w:r>
      <w:ins w:id="275" w:author="Max Lindmark" w:date="2020-09-10T11:01:00Z">
        <w:r w:rsidR="00F56B97" w:rsidRPr="00676577">
          <w:rPr>
            <w:rFonts w:eastAsiaTheme="minorEastAsia" w:cstheme="minorHAnsi"/>
            <w:lang w:val="en-GB"/>
          </w:rPr>
          <w:t>s</w:t>
        </w:r>
      </w:ins>
      <w:r w:rsidRPr="00676577">
        <w:rPr>
          <w:rFonts w:eastAsiaTheme="minorEastAsia" w:cstheme="minorHAnsi"/>
          <w:lang w:val="en-GB"/>
        </w:rPr>
        <w:t xml:space="preserve"> for consumption rate</w:t>
      </w:r>
      <w:ins w:id="276" w:author="Max Lindmark" w:date="2020-09-10T11:01:00Z">
        <w:r w:rsidR="00F56B97" w:rsidRPr="00676577">
          <w:rPr>
            <w:rFonts w:eastAsiaTheme="minorEastAsia" w:cstheme="minorHAnsi"/>
            <w:lang w:val="en-GB"/>
          </w:rPr>
          <w:t xml:space="preserve"> and metabolic rate</w:t>
        </w:r>
      </w:ins>
      <w:r w:rsidRPr="00676577">
        <w:rPr>
          <w:rFonts w:eastAsiaTheme="minorEastAsia" w:cstheme="minorHAnsi"/>
          <w:lang w:val="en-GB"/>
        </w:rPr>
        <w:t>, all coefficients vary by species (M5</w:t>
      </w:r>
      <w:ins w:id="277" w:author="Max Lindmark" w:date="2020-09-10T11:01:00Z">
        <w:r w:rsidR="00F56B97" w:rsidRPr="00676577">
          <w:rPr>
            <w:rFonts w:eastAsiaTheme="minorEastAsia" w:cstheme="minorHAnsi"/>
            <w:lang w:val="en-GB"/>
          </w:rPr>
          <w:t xml:space="preserve"> and M1, respectively</w:t>
        </w:r>
      </w:ins>
      <w:r w:rsidRPr="00676577">
        <w:rPr>
          <w:rFonts w:eastAsiaTheme="minorEastAsia" w:cstheme="minorHAnsi"/>
          <w:lang w:val="en-GB"/>
        </w:rPr>
        <w:t>)</w:t>
      </w:r>
      <w:del w:id="278" w:author="Max Lindmark" w:date="2020-09-10T11:01:00Z">
        <w:r w:rsidRPr="00676577" w:rsidDel="00E141C3">
          <w:rPr>
            <w:rFonts w:eastAsiaTheme="minorEastAsia" w:cstheme="minorHAnsi"/>
            <w:lang w:val="en-GB"/>
          </w:rPr>
          <w:delText xml:space="preserve"> whereas for metabolism, all </w:delText>
        </w:r>
        <w:r w:rsidR="00C905EC" w:rsidRPr="00676577" w:rsidDel="00E141C3">
          <w:rPr>
            <w:rFonts w:eastAsiaTheme="minorEastAsia" w:cstheme="minorHAnsi"/>
            <w:lang w:val="en-GB"/>
          </w:rPr>
          <w:delText xml:space="preserve">coefficients except </w:delText>
        </w:r>
        <w:r w:rsidRPr="00676577" w:rsidDel="00E141C3">
          <w:rPr>
            <w:rFonts w:eastAsiaTheme="minorEastAsia" w:cstheme="minorHAnsi"/>
            <w:lang w:val="en-GB"/>
          </w:rPr>
          <w:delText>the interaction</w:delText>
        </w:r>
        <w:r w:rsidR="00A77899" w:rsidRPr="00676577" w:rsidDel="00E141C3">
          <w:rPr>
            <w:rFonts w:eastAsiaTheme="minorEastAsia" w:cstheme="minorHAnsi"/>
            <w:lang w:val="en-GB"/>
          </w:rPr>
          <w:delText xml:space="preserve"> coefficient</w:delText>
        </w:r>
        <w:r w:rsidRPr="00676577" w:rsidDel="00E141C3">
          <w:rPr>
            <w:rFonts w:eastAsiaTheme="minorEastAsia" w:cstheme="minorHAnsi"/>
            <w:lang w:val="en-GB"/>
          </w:rPr>
          <w:delText xml:space="preserve"> vary by species (M2)</w:delText>
        </w:r>
      </w:del>
      <w:r w:rsidRPr="00676577">
        <w:rPr>
          <w:rFonts w:eastAsiaTheme="minorEastAsia" w:cstheme="minorHAnsi"/>
          <w:lang w:val="en-GB"/>
        </w:rPr>
        <w:t xml:space="preserve"> (</w:t>
      </w:r>
      <w:r w:rsidR="00684E2A" w:rsidRPr="0025283E">
        <w:rPr>
          <w:rFonts w:eastAsiaTheme="minorEastAsia" w:cstheme="minorHAnsi"/>
          <w:i/>
          <w:iCs/>
          <w:lang w:val="en-GB"/>
        </w:rPr>
        <w:t>SI Appendix</w:t>
      </w:r>
      <w:r w:rsidR="00684E2A">
        <w:rPr>
          <w:rFonts w:eastAsiaTheme="minorEastAsia" w:cstheme="minorHAnsi"/>
          <w:lang w:val="en-GB"/>
        </w:rPr>
        <w:t>, Table S4</w:t>
      </w:r>
      <w:r w:rsidRPr="00676577">
        <w:rPr>
          <w:rFonts w:eastAsiaTheme="minorEastAsia" w:cstheme="minorHAnsi"/>
          <w:lang w:val="en-GB"/>
        </w:rPr>
        <w:t xml:space="preserve">). </w:t>
      </w:r>
      <w:r w:rsidR="00A43DB4" w:rsidRPr="00676577">
        <w:rPr>
          <w:rFonts w:eastAsiaTheme="minorEastAsia" w:cstheme="minorHAnsi"/>
          <w:lang w:val="en-GB"/>
        </w:rPr>
        <w:t xml:space="preserve">Maximum consumption </w:t>
      </w:r>
      <w:r w:rsidRPr="00676577">
        <w:rPr>
          <w:rFonts w:eastAsiaTheme="minorEastAsia" w:cstheme="minorHAnsi"/>
          <w:lang w:val="en-GB"/>
        </w:rPr>
        <w:t xml:space="preserve">scales with a </w:t>
      </w:r>
      <w:r w:rsidR="00A43DB4" w:rsidRPr="00676577">
        <w:rPr>
          <w:rFonts w:eastAsiaTheme="minorEastAsia" w:cstheme="minorHAnsi"/>
          <w:lang w:val="en-GB"/>
        </w:rPr>
        <w:t>smaller</w:t>
      </w:r>
      <w:r w:rsidRPr="00676577">
        <w:rPr>
          <w:rFonts w:eastAsiaTheme="minorEastAsia" w:cstheme="minorHAnsi"/>
          <w:lang w:val="en-GB"/>
        </w:rPr>
        <w:t xml:space="preserve"> mass exponent</w:t>
      </w:r>
      <w:r w:rsidR="00A43DB4" w:rsidRPr="00676577">
        <w:rPr>
          <w:rFonts w:eastAsiaTheme="minorEastAsia" w:cstheme="minorHAnsi"/>
          <w:lang w:val="en-GB"/>
        </w:rPr>
        <w:t xml:space="preserve"> (-0.38 [-0.45, -0.30</w:t>
      </w:r>
      <m:oMath>
        <m:r>
          <w:rPr>
            <w:rFonts w:ascii="Cambria Math" w:eastAsiaTheme="minorEastAsia" w:hAnsi="Cambria Math" w:cstheme="minorHAnsi"/>
            <w:lang w:val="en-GB"/>
          </w:rPr>
          <m:t>]</m:t>
        </m:r>
      </m:oMath>
      <w:r w:rsidR="00A43DB4" w:rsidRPr="00676577">
        <w:rPr>
          <w:rFonts w:eastAsiaTheme="minorEastAsia" w:cstheme="minorHAnsi"/>
          <w:lang w:val="en-GB"/>
        </w:rPr>
        <w:t>)</w:t>
      </w:r>
      <w:r w:rsidRPr="00676577">
        <w:rPr>
          <w:rFonts w:eastAsiaTheme="minorEastAsia" w:cstheme="minorHAnsi"/>
          <w:lang w:val="en-GB"/>
        </w:rPr>
        <w:t xml:space="preserve"> </w:t>
      </w:r>
      <w:r w:rsidR="00CF7D5E" w:rsidRPr="00676577">
        <w:rPr>
          <w:rFonts w:eastAsiaTheme="minorEastAsia" w:cstheme="minorHAnsi"/>
          <w:lang w:val="en-GB"/>
        </w:rPr>
        <w:t xml:space="preserve">than </w:t>
      </w:r>
      <w:r w:rsidR="00A43DB4" w:rsidRPr="00676577">
        <w:rPr>
          <w:rFonts w:eastAsiaTheme="minorEastAsia" w:cstheme="minorHAnsi"/>
          <w:lang w:val="en-GB"/>
        </w:rPr>
        <w:t>metabolic rate</w:t>
      </w:r>
      <w:r w:rsidR="00CE4E1B" w:rsidRPr="00676577">
        <w:rPr>
          <w:rFonts w:eastAsiaTheme="minorEastAsia" w:cstheme="minorHAnsi"/>
          <w:lang w:val="en-GB"/>
        </w:rPr>
        <w:t xml:space="preserve"> (-0.2</w:t>
      </w:r>
      <w:del w:id="279" w:author="Max Lindmark" w:date="2020-09-10T11:01:00Z">
        <w:r w:rsidR="00CE4E1B" w:rsidRPr="00676577" w:rsidDel="001F491E">
          <w:rPr>
            <w:rFonts w:eastAsiaTheme="minorEastAsia" w:cstheme="minorHAnsi"/>
            <w:lang w:val="en-GB"/>
          </w:rPr>
          <w:delText>0</w:delText>
        </w:r>
      </w:del>
      <w:ins w:id="280" w:author="Max Lindmark" w:date="2020-09-10T11:01:00Z">
        <w:r w:rsidR="001F491E" w:rsidRPr="00676577">
          <w:rPr>
            <w:rFonts w:eastAsiaTheme="minorEastAsia" w:cstheme="minorHAnsi"/>
            <w:lang w:val="en-GB"/>
          </w:rPr>
          <w:t>1</w:t>
        </w:r>
      </w:ins>
      <w:r w:rsidR="00CE4E1B" w:rsidRPr="00676577">
        <w:rPr>
          <w:rFonts w:eastAsiaTheme="minorEastAsia" w:cstheme="minorHAnsi"/>
          <w:lang w:val="en-GB"/>
        </w:rPr>
        <w:t xml:space="preserve"> [-0.2</w:t>
      </w:r>
      <w:del w:id="281" w:author="Max Lindmark" w:date="2020-09-10T11:02:00Z">
        <w:r w:rsidR="00CE4E1B" w:rsidRPr="00676577" w:rsidDel="008742E8">
          <w:rPr>
            <w:rFonts w:eastAsiaTheme="minorEastAsia" w:cstheme="minorHAnsi"/>
            <w:lang w:val="en-GB"/>
          </w:rPr>
          <w:delText>5</w:delText>
        </w:r>
      </w:del>
      <w:ins w:id="282" w:author="Max Lindmark" w:date="2020-09-10T11:02:00Z">
        <w:r w:rsidR="008742E8" w:rsidRPr="00676577">
          <w:rPr>
            <w:rFonts w:eastAsiaTheme="minorEastAsia" w:cstheme="minorHAnsi"/>
            <w:lang w:val="en-GB"/>
          </w:rPr>
          <w:t>6</w:t>
        </w:r>
      </w:ins>
      <w:r w:rsidR="00CE4E1B" w:rsidRPr="00676577">
        <w:rPr>
          <w:rFonts w:eastAsiaTheme="minorEastAsia" w:cstheme="minorHAnsi"/>
          <w:lang w:val="en-GB"/>
        </w:rPr>
        <w:t>, -0.1</w:t>
      </w:r>
      <w:del w:id="283" w:author="Max Lindmark" w:date="2020-09-10T11:02:00Z">
        <w:r w:rsidR="00CE4E1B" w:rsidRPr="00676577" w:rsidDel="003D5D8A">
          <w:rPr>
            <w:rFonts w:eastAsiaTheme="minorEastAsia" w:cstheme="minorHAnsi"/>
            <w:lang w:val="en-GB"/>
          </w:rPr>
          <w:delText>5</w:delText>
        </w:r>
      </w:del>
      <w:ins w:id="284" w:author="Max Lindmark" w:date="2020-09-10T11:02:00Z">
        <w:r w:rsidR="003D5D8A" w:rsidRPr="00676577">
          <w:rPr>
            <w:rFonts w:eastAsiaTheme="minorEastAsia" w:cstheme="minorHAnsi"/>
            <w:lang w:val="en-GB"/>
          </w:rPr>
          <w:t>6</w:t>
        </w:r>
      </w:ins>
      <w:r w:rsidR="00CE4E1B" w:rsidRPr="00676577">
        <w:rPr>
          <w:rFonts w:eastAsiaTheme="minorEastAsia" w:cstheme="minorHAnsi"/>
          <w:lang w:val="en-GB"/>
        </w:rPr>
        <w:t>])</w:t>
      </w:r>
      <w:r w:rsidRPr="00676577">
        <w:rPr>
          <w:rFonts w:eastAsiaTheme="minorEastAsia" w:cstheme="minorHAnsi"/>
          <w:lang w:val="en-GB"/>
        </w:rPr>
        <w:t xml:space="preserve">, </w:t>
      </w:r>
      <w:r w:rsidR="00CE4E1B" w:rsidRPr="00676577">
        <w:rPr>
          <w:rFonts w:eastAsiaTheme="minorEastAsia" w:cstheme="minorHAnsi"/>
          <w:lang w:val="en-GB"/>
        </w:rPr>
        <w:t>based on</w:t>
      </w:r>
      <w:r w:rsidRPr="00676577">
        <w:rPr>
          <w:rFonts w:eastAsiaTheme="minorEastAsia" w:cstheme="minorHAnsi"/>
          <w:lang w:val="en-GB"/>
        </w:rPr>
        <w:t xml:space="preserve"> the </w:t>
      </w:r>
      <w:r w:rsidR="00F153CC" w:rsidRPr="00676577">
        <w:rPr>
          <w:rFonts w:eastAsiaTheme="minorEastAsia" w:cstheme="minorHAnsi"/>
          <w:lang w:val="en-GB"/>
        </w:rPr>
        <w:t>non-</w:t>
      </w:r>
      <w:r w:rsidRPr="00676577">
        <w:rPr>
          <w:rFonts w:eastAsiaTheme="minorEastAsia" w:cstheme="minorHAnsi"/>
          <w:lang w:val="en-GB"/>
        </w:rPr>
        <w:t xml:space="preserve">overlapping Bayesian 95% credible intervals (Fig. </w:t>
      </w:r>
      <w:r w:rsidR="004A5279" w:rsidRPr="00676577">
        <w:rPr>
          <w:rFonts w:eastAsiaTheme="minorEastAsia" w:cstheme="minorHAnsi"/>
          <w:lang w:val="en-GB"/>
        </w:rPr>
        <w:t>3</w:t>
      </w:r>
      <w:r w:rsidRPr="00676577">
        <w:rPr>
          <w:rFonts w:eastAsiaTheme="minorEastAsia" w:cstheme="minorHAnsi"/>
          <w:lang w:val="en-GB"/>
        </w:rPr>
        <w:t>).</w:t>
      </w:r>
      <w:commentRangeStart w:id="285"/>
      <w:r w:rsidRPr="00676577">
        <w:rPr>
          <w:rFonts w:eastAsiaTheme="minorEastAsia" w:cstheme="minorHAnsi"/>
          <w:lang w:val="en-GB"/>
        </w:rPr>
        <w:t xml:space="preserve"> </w:t>
      </w:r>
      <w:commentRangeEnd w:id="285"/>
      <w:r w:rsidR="00C12EEA">
        <w:rPr>
          <w:rStyle w:val="CommentReference"/>
        </w:rPr>
        <w:commentReference w:id="285"/>
      </w:r>
      <w:ins w:id="286" w:author="Max Lindmark" w:date="2020-09-13T16:41:00Z">
        <w:r w:rsidR="007708B9" w:rsidRPr="007708B9">
          <w:rPr>
            <w:rFonts w:eastAsiaTheme="minorEastAsia" w:cstheme="minorHAnsi"/>
            <w:lang w:val="en-GB"/>
          </w:rPr>
          <w:t xml:space="preserve"> </w:t>
        </w:r>
        <w:r w:rsidR="007708B9">
          <w:rPr>
            <w:rFonts w:eastAsiaTheme="minorEastAsia" w:cstheme="minorHAnsi"/>
            <w:lang w:val="en-GB"/>
          </w:rPr>
          <w:t>I</w:t>
        </w:r>
        <w:r w:rsidR="007708B9" w:rsidRPr="00676577">
          <w:rPr>
            <w:rFonts w:eastAsiaTheme="minorEastAsia" w:cstheme="minorHAnsi"/>
            <w:lang w:val="en-GB"/>
          </w:rPr>
          <w:t>t</w:t>
        </w:r>
        <w:r w:rsidR="007708B9">
          <w:rPr>
            <w:rFonts w:eastAsiaTheme="minorEastAsia" w:cstheme="minorHAnsi"/>
            <w:lang w:val="en-GB"/>
          </w:rPr>
          <w:t xml:space="preserve"> is also </w:t>
        </w:r>
        <w:r w:rsidR="007708B9" w:rsidRPr="00676577">
          <w:rPr>
            <w:rFonts w:eastAsiaTheme="minorEastAsia" w:cstheme="minorHAnsi"/>
            <w:lang w:val="en-GB"/>
          </w:rPr>
          <w:t xml:space="preserve">probable that the mass-specific scaling exponents differ from -0.25 as predicted by the Metabolic Theory of Ecology. 99.7% of the posterior distribution of the mass exponent of maximum consumption is below -0.25 </w:t>
        </w:r>
        <w:r w:rsidR="007708B9" w:rsidRPr="00676577">
          <w:rPr>
            <w:lang w:val="en-GB"/>
          </w:rPr>
          <w:t>whereas 95.5% of</w:t>
        </w:r>
        <w:r w:rsidR="007708B9" w:rsidRPr="00676577">
          <w:rPr>
            <w:rFonts w:eastAsiaTheme="minorEastAsia" w:cstheme="minorHAnsi"/>
            <w:lang w:val="en-GB"/>
          </w:rPr>
          <w:t xml:space="preserve"> the posterior distribution of the mass exponent of metabolic rate is above -0.25.</w:t>
        </w:r>
      </w:ins>
      <w:del w:id="287" w:author="Max Lindmark" w:date="2020-09-13T16:16:00Z">
        <w:r w:rsidRPr="00676577" w:rsidDel="00891ED8">
          <w:rPr>
            <w:rFonts w:eastAsiaTheme="minorEastAsia" w:cstheme="minorHAnsi"/>
            <w:lang w:val="en-GB"/>
          </w:rPr>
          <w:delText xml:space="preserve">This difference </w:delText>
        </w:r>
      </w:del>
      <w:del w:id="288" w:author="Max Lindmark" w:date="2020-09-10T11:35:00Z">
        <w:r w:rsidRPr="00676577" w:rsidDel="009F193A">
          <w:rPr>
            <w:rFonts w:eastAsiaTheme="minorEastAsia" w:cstheme="minorHAnsi"/>
            <w:lang w:val="en-GB"/>
          </w:rPr>
          <w:delText xml:space="preserve">implies </w:delText>
        </w:r>
      </w:del>
      <w:del w:id="289" w:author="Max Lindmark" w:date="2020-09-13T16:16:00Z">
        <w:r w:rsidRPr="00676577" w:rsidDel="00891ED8">
          <w:rPr>
            <w:rFonts w:eastAsiaTheme="minorEastAsia" w:cstheme="minorHAnsi"/>
            <w:lang w:val="en-GB"/>
          </w:rPr>
          <w:delText xml:space="preserve">that </w:delText>
        </w:r>
        <w:r w:rsidR="00A362B3" w:rsidRPr="00676577" w:rsidDel="00891ED8">
          <w:rPr>
            <w:rFonts w:eastAsiaTheme="minorEastAsia" w:cstheme="minorHAnsi"/>
            <w:lang w:val="en-GB"/>
          </w:rPr>
          <w:delText>metabolic rates increase faster with mass than maximum consumption rates</w:delText>
        </w:r>
        <w:r w:rsidRPr="00676577" w:rsidDel="00891ED8">
          <w:rPr>
            <w:rFonts w:eastAsiaTheme="minorEastAsia" w:cstheme="minorHAnsi"/>
            <w:lang w:val="en-GB"/>
          </w:rPr>
          <w:delText>. We also find it probable that the mass</w:delText>
        </w:r>
        <w:r w:rsidR="00DE5323" w:rsidRPr="00676577" w:rsidDel="00891ED8">
          <w:rPr>
            <w:rFonts w:eastAsiaTheme="minorEastAsia" w:cstheme="minorHAnsi"/>
            <w:lang w:val="en-GB"/>
          </w:rPr>
          <w:delText xml:space="preserve">-specific </w:delText>
        </w:r>
        <w:r w:rsidRPr="00676577" w:rsidDel="00891ED8">
          <w:rPr>
            <w:rFonts w:eastAsiaTheme="minorEastAsia" w:cstheme="minorHAnsi"/>
            <w:lang w:val="en-GB"/>
          </w:rPr>
          <w:delText>scaling exponent</w:delText>
        </w:r>
        <w:r w:rsidR="00FB386C" w:rsidRPr="00676577" w:rsidDel="00891ED8">
          <w:rPr>
            <w:rFonts w:eastAsiaTheme="minorEastAsia" w:cstheme="minorHAnsi"/>
            <w:lang w:val="en-GB"/>
          </w:rPr>
          <w:delText>s</w:delText>
        </w:r>
        <w:r w:rsidRPr="00676577" w:rsidDel="00891ED8">
          <w:rPr>
            <w:rFonts w:eastAsiaTheme="minorEastAsia" w:cstheme="minorHAnsi"/>
            <w:lang w:val="en-GB"/>
          </w:rPr>
          <w:delText xml:space="preserve"> differ from </w:delText>
        </w:r>
        <w:r w:rsidR="00CD10D6" w:rsidRPr="00676577" w:rsidDel="00891ED8">
          <w:rPr>
            <w:rFonts w:eastAsiaTheme="minorEastAsia" w:cstheme="minorHAnsi"/>
            <w:lang w:val="en-GB"/>
          </w:rPr>
          <w:delText xml:space="preserve">-0.25 as </w:delText>
        </w:r>
        <w:r w:rsidRPr="00676577" w:rsidDel="00891ED8">
          <w:rPr>
            <w:rFonts w:eastAsiaTheme="minorEastAsia" w:cstheme="minorHAnsi"/>
            <w:lang w:val="en-GB"/>
          </w:rPr>
          <w:delText xml:space="preserve">predicted </w:delText>
        </w:r>
        <w:r w:rsidR="00CD10D6" w:rsidRPr="00676577" w:rsidDel="00891ED8">
          <w:rPr>
            <w:rFonts w:eastAsiaTheme="minorEastAsia" w:cstheme="minorHAnsi"/>
            <w:lang w:val="en-GB"/>
          </w:rPr>
          <w:delText>by</w:delText>
        </w:r>
        <w:r w:rsidRPr="00676577" w:rsidDel="00891ED8">
          <w:rPr>
            <w:rFonts w:eastAsiaTheme="minorEastAsia" w:cstheme="minorHAnsi"/>
            <w:lang w:val="en-GB"/>
          </w:rPr>
          <w:delText xml:space="preserve"> the </w:delText>
        </w:r>
        <w:r w:rsidR="00626A0E" w:rsidRPr="00676577" w:rsidDel="00891ED8">
          <w:rPr>
            <w:rFonts w:eastAsiaTheme="minorEastAsia" w:cstheme="minorHAnsi"/>
            <w:lang w:val="en-GB"/>
          </w:rPr>
          <w:delText>M</w:delText>
        </w:r>
        <w:r w:rsidRPr="00676577" w:rsidDel="00891ED8">
          <w:rPr>
            <w:rFonts w:eastAsiaTheme="minorEastAsia" w:cstheme="minorHAnsi"/>
            <w:lang w:val="en-GB"/>
          </w:rPr>
          <w:delText xml:space="preserve">etabolic </w:delText>
        </w:r>
        <w:r w:rsidR="00626A0E" w:rsidRPr="00676577" w:rsidDel="00891ED8">
          <w:rPr>
            <w:rFonts w:eastAsiaTheme="minorEastAsia" w:cstheme="minorHAnsi"/>
            <w:lang w:val="en-GB"/>
          </w:rPr>
          <w:delText>T</w:delText>
        </w:r>
        <w:r w:rsidRPr="00676577" w:rsidDel="00891ED8">
          <w:rPr>
            <w:rFonts w:eastAsiaTheme="minorEastAsia" w:cstheme="minorHAnsi"/>
            <w:lang w:val="en-GB"/>
          </w:rPr>
          <w:delText xml:space="preserve">heory of </w:delText>
        </w:r>
        <w:r w:rsidR="00626A0E" w:rsidRPr="00676577" w:rsidDel="00891ED8">
          <w:rPr>
            <w:rFonts w:eastAsiaTheme="minorEastAsia" w:cstheme="minorHAnsi"/>
            <w:lang w:val="en-GB"/>
          </w:rPr>
          <w:delText>E</w:delText>
        </w:r>
        <w:r w:rsidRPr="00676577" w:rsidDel="00891ED8">
          <w:rPr>
            <w:rFonts w:eastAsiaTheme="minorEastAsia" w:cstheme="minorHAnsi"/>
            <w:lang w:val="en-GB"/>
          </w:rPr>
          <w:delText>cology</w:delText>
        </w:r>
        <w:r w:rsidR="00FB386C" w:rsidRPr="00676577" w:rsidDel="00891ED8">
          <w:rPr>
            <w:rFonts w:eastAsiaTheme="minorEastAsia" w:cstheme="minorHAnsi"/>
            <w:lang w:val="en-GB"/>
          </w:rPr>
          <w:delText>.</w:delText>
        </w:r>
        <w:r w:rsidRPr="00676577" w:rsidDel="00891ED8">
          <w:rPr>
            <w:rFonts w:eastAsiaTheme="minorEastAsia" w:cstheme="minorHAnsi"/>
            <w:lang w:val="en-GB"/>
          </w:rPr>
          <w:delText xml:space="preserve"> 99.</w:delText>
        </w:r>
        <w:r w:rsidR="00D5351A" w:rsidRPr="00676577" w:rsidDel="00891ED8">
          <w:rPr>
            <w:rFonts w:eastAsiaTheme="minorEastAsia" w:cstheme="minorHAnsi"/>
            <w:lang w:val="en-GB"/>
          </w:rPr>
          <w:delText>7</w:delText>
        </w:r>
        <w:r w:rsidRPr="00676577" w:rsidDel="00891ED8">
          <w:rPr>
            <w:rFonts w:eastAsiaTheme="minorEastAsia" w:cstheme="minorHAnsi"/>
            <w:lang w:val="en-GB"/>
          </w:rPr>
          <w:delText xml:space="preserve">% of the posterior distribution </w:delText>
        </w:r>
        <w:r w:rsidR="00EE4693" w:rsidRPr="00676577" w:rsidDel="00891ED8">
          <w:rPr>
            <w:rFonts w:eastAsiaTheme="minorEastAsia" w:cstheme="minorHAnsi"/>
            <w:lang w:val="en-GB"/>
          </w:rPr>
          <w:delText>of the mass</w:delText>
        </w:r>
        <w:r w:rsidR="008450D7" w:rsidRPr="00676577" w:rsidDel="00891ED8">
          <w:rPr>
            <w:rFonts w:eastAsiaTheme="minorEastAsia" w:cstheme="minorHAnsi"/>
            <w:lang w:val="en-GB"/>
          </w:rPr>
          <w:delText xml:space="preserve"> </w:delText>
        </w:r>
        <w:r w:rsidR="00EE4693" w:rsidRPr="00676577" w:rsidDel="00891ED8">
          <w:rPr>
            <w:rFonts w:eastAsiaTheme="minorEastAsia" w:cstheme="minorHAnsi"/>
            <w:lang w:val="en-GB"/>
          </w:rPr>
          <w:delText xml:space="preserve">exponent of </w:delText>
        </w:r>
        <w:r w:rsidR="005E52D4" w:rsidRPr="00676577" w:rsidDel="00891ED8">
          <w:rPr>
            <w:rFonts w:eastAsiaTheme="minorEastAsia" w:cstheme="minorHAnsi"/>
            <w:lang w:val="en-GB"/>
          </w:rPr>
          <w:delText xml:space="preserve">maximum </w:delText>
        </w:r>
        <w:r w:rsidR="00EE4693" w:rsidRPr="00676577" w:rsidDel="00891ED8">
          <w:rPr>
            <w:rFonts w:eastAsiaTheme="minorEastAsia" w:cstheme="minorHAnsi"/>
            <w:lang w:val="en-GB"/>
          </w:rPr>
          <w:delText xml:space="preserve">consumption </w:delText>
        </w:r>
        <w:r w:rsidRPr="00676577" w:rsidDel="00891ED8">
          <w:rPr>
            <w:rFonts w:eastAsiaTheme="minorEastAsia" w:cstheme="minorHAnsi"/>
            <w:lang w:val="en-GB"/>
          </w:rPr>
          <w:delText xml:space="preserve">is below </w:delText>
        </w:r>
        <w:r w:rsidR="009E2DCD" w:rsidRPr="00676577" w:rsidDel="00891ED8">
          <w:rPr>
            <w:rFonts w:eastAsiaTheme="minorEastAsia" w:cstheme="minorHAnsi"/>
            <w:lang w:val="en-GB"/>
          </w:rPr>
          <w:delText>-</w:delText>
        </w:r>
        <w:r w:rsidRPr="00676577" w:rsidDel="00891ED8">
          <w:rPr>
            <w:rFonts w:eastAsiaTheme="minorEastAsia" w:cstheme="minorHAnsi"/>
            <w:lang w:val="en-GB"/>
          </w:rPr>
          <w:delText>0.</w:delText>
        </w:r>
        <w:r w:rsidR="009E2DCD" w:rsidRPr="00676577" w:rsidDel="00891ED8">
          <w:rPr>
            <w:rFonts w:eastAsiaTheme="minorEastAsia" w:cstheme="minorHAnsi"/>
            <w:lang w:val="en-GB"/>
          </w:rPr>
          <w:delText>2</w:delText>
        </w:r>
        <w:r w:rsidRPr="00676577" w:rsidDel="00891ED8">
          <w:rPr>
            <w:rFonts w:eastAsiaTheme="minorEastAsia" w:cstheme="minorHAnsi"/>
            <w:lang w:val="en-GB"/>
          </w:rPr>
          <w:delText>5</w:delText>
        </w:r>
        <w:r w:rsidR="00496924" w:rsidRPr="00676577" w:rsidDel="00891ED8">
          <w:rPr>
            <w:rFonts w:eastAsiaTheme="minorEastAsia" w:cstheme="minorHAnsi"/>
            <w:lang w:val="en-GB"/>
          </w:rPr>
          <w:delText xml:space="preserve"> </w:delText>
        </w:r>
      </w:del>
      <w:commentRangeStart w:id="290"/>
      <w:del w:id="291" w:author="Max Lindmark" w:date="2020-07-30T08:14:00Z">
        <w:r w:rsidR="00496924" w:rsidRPr="00676577" w:rsidDel="00C92C08">
          <w:rPr>
            <w:rFonts w:eastAsiaTheme="minorEastAsia" w:cstheme="minorHAnsi"/>
            <w:lang w:val="en-GB"/>
          </w:rPr>
          <w:delText>and the corresponding value for metabolic rate is</w:delText>
        </w:r>
        <w:r w:rsidR="00624C49" w:rsidRPr="00676577" w:rsidDel="00C92C08">
          <w:rPr>
            <w:rFonts w:eastAsiaTheme="minorEastAsia" w:cstheme="minorHAnsi"/>
            <w:lang w:val="en-GB"/>
          </w:rPr>
          <w:delText xml:space="preserve"> </w:delText>
        </w:r>
        <w:r w:rsidR="005D4799" w:rsidRPr="00676577" w:rsidDel="00C92C08">
          <w:rPr>
            <w:rFonts w:eastAsiaTheme="minorEastAsia" w:cstheme="minorHAnsi"/>
            <w:lang w:val="en-GB"/>
          </w:rPr>
          <w:delText>3.8</w:delText>
        </w:r>
        <w:r w:rsidRPr="00676577" w:rsidDel="00C92C08">
          <w:rPr>
            <w:rFonts w:eastAsiaTheme="minorEastAsia" w:cstheme="minorHAnsi"/>
            <w:lang w:val="en-GB"/>
          </w:rPr>
          <w:delText>%</w:delText>
        </w:r>
        <w:commentRangeEnd w:id="290"/>
        <w:r w:rsidR="0083708F" w:rsidRPr="00676577" w:rsidDel="00C92C08">
          <w:rPr>
            <w:rStyle w:val="CommentReference"/>
            <w:sz w:val="24"/>
            <w:szCs w:val="24"/>
          </w:rPr>
          <w:commentReference w:id="290"/>
        </w:r>
      </w:del>
      <w:del w:id="292" w:author="Max Lindmark" w:date="2020-09-13T16:16:00Z">
        <w:r w:rsidRPr="00676577" w:rsidDel="00891ED8">
          <w:rPr>
            <w:rFonts w:eastAsiaTheme="minorEastAsia" w:cstheme="minorHAnsi"/>
            <w:lang w:val="en-GB"/>
          </w:rPr>
          <w:delText xml:space="preserve">. </w:delText>
        </w:r>
      </w:del>
      <w:r w:rsidRPr="00676577">
        <w:rPr>
          <w:rFonts w:eastAsiaTheme="minorEastAsia" w:cstheme="minorHAnsi"/>
          <w:lang w:val="en-GB"/>
        </w:rPr>
        <w:t xml:space="preserve">Activation energies of </w:t>
      </w:r>
      <w:r w:rsidR="00CB7909" w:rsidRPr="00676577">
        <w:rPr>
          <w:rFonts w:eastAsiaTheme="minorEastAsia" w:cstheme="minorHAnsi"/>
          <w:lang w:val="en-GB"/>
        </w:rPr>
        <w:t xml:space="preserve">maximum consumption rate and </w:t>
      </w:r>
      <w:r w:rsidRPr="00676577">
        <w:rPr>
          <w:rFonts w:eastAsiaTheme="minorEastAsia" w:cstheme="minorHAnsi"/>
          <w:lang w:val="en-GB"/>
        </w:rPr>
        <w:t>metabolism are both similar (</w:t>
      </w:r>
      <w:r w:rsidRPr="00676577">
        <w:rPr>
          <w:lang w:val="en-GB"/>
        </w:rPr>
        <w:t>0.6</w:t>
      </w:r>
      <w:r w:rsidR="00110B83" w:rsidRPr="00676577">
        <w:rPr>
          <w:lang w:val="en-GB"/>
        </w:rPr>
        <w:t>9</w:t>
      </w:r>
      <w:r w:rsidRPr="00676577">
        <w:rPr>
          <w:lang w:val="en-GB"/>
        </w:rPr>
        <w:t xml:space="preserve"> [0.</w:t>
      </w:r>
      <w:r w:rsidR="00292DB4" w:rsidRPr="00676577">
        <w:rPr>
          <w:lang w:val="en-GB"/>
        </w:rPr>
        <w:t>54</w:t>
      </w:r>
      <w:r w:rsidR="00E770FA" w:rsidRPr="00676577">
        <w:rPr>
          <w:lang w:val="en-GB"/>
        </w:rPr>
        <w:t>, 0.84</w:t>
      </w:r>
      <w:r w:rsidRPr="00676577">
        <w:rPr>
          <w:lang w:val="en-GB"/>
        </w:rPr>
        <w:t>]</w:t>
      </w:r>
      <w:r w:rsidR="00CB7909" w:rsidRPr="00676577">
        <w:rPr>
          <w:lang w:val="en-GB"/>
        </w:rPr>
        <w:t xml:space="preserve"> and 0.6</w:t>
      </w:r>
      <w:del w:id="293" w:author="Max Lindmark" w:date="2020-09-10T11:13:00Z">
        <w:r w:rsidR="00CB7909" w:rsidRPr="00676577" w:rsidDel="007D645A">
          <w:rPr>
            <w:lang w:val="en-GB"/>
          </w:rPr>
          <w:delText>1</w:delText>
        </w:r>
      </w:del>
      <w:ins w:id="294" w:author="Max Lindmark" w:date="2020-09-10T11:13:00Z">
        <w:r w:rsidR="007D645A" w:rsidRPr="00676577">
          <w:rPr>
            <w:lang w:val="en-GB"/>
          </w:rPr>
          <w:t>2</w:t>
        </w:r>
      </w:ins>
      <w:r w:rsidR="00CB7909" w:rsidRPr="00676577">
        <w:rPr>
          <w:lang w:val="en-GB"/>
        </w:rPr>
        <w:t xml:space="preserve"> [0.5</w:t>
      </w:r>
      <w:del w:id="295" w:author="Max Lindmark" w:date="2020-09-10T11:13:00Z">
        <w:r w:rsidR="00CB7909" w:rsidRPr="00676577" w:rsidDel="00BD2028">
          <w:rPr>
            <w:lang w:val="en-GB"/>
          </w:rPr>
          <w:delText>6</w:delText>
        </w:r>
      </w:del>
      <w:ins w:id="296" w:author="Max Lindmark" w:date="2020-09-10T11:13:00Z">
        <w:r w:rsidR="00BD2028" w:rsidRPr="00676577">
          <w:rPr>
            <w:lang w:val="en-GB"/>
          </w:rPr>
          <w:t>7</w:t>
        </w:r>
      </w:ins>
      <w:r w:rsidR="00CB7909" w:rsidRPr="00676577">
        <w:rPr>
          <w:lang w:val="en-GB"/>
        </w:rPr>
        <w:t xml:space="preserve">, </w:t>
      </w:r>
      <w:r w:rsidR="00CB7909" w:rsidRPr="00676577">
        <w:rPr>
          <w:lang w:val="en-GB"/>
        </w:rPr>
        <w:lastRenderedPageBreak/>
        <w:t>0.67]</w:t>
      </w:r>
      <w:r w:rsidRPr="00676577">
        <w:rPr>
          <w:lang w:val="en-GB"/>
        </w:rPr>
        <w:t xml:space="preserve"> respectively; Fig. </w:t>
      </w:r>
      <w:r w:rsidR="00B23506" w:rsidRPr="00676577">
        <w:rPr>
          <w:lang w:val="en-GB"/>
        </w:rPr>
        <w:t>3</w:t>
      </w:r>
      <w:r w:rsidRPr="00676577">
        <w:rPr>
          <w:rFonts w:eastAsiaTheme="minorEastAsia" w:cstheme="minorHAnsi"/>
          <w:lang w:val="en-GB"/>
        </w:rPr>
        <w:t xml:space="preserve">) and largely fall within the prediction from the MTE (0.6-0.7 eV) </w:t>
      </w:r>
      <w:r w:rsidRPr="00676577">
        <w:rPr>
          <w:rFonts w:eastAsiaTheme="minorEastAsia" w:cstheme="minorHAnsi"/>
        </w:rPr>
        <w:fldChar w:fldCharType="begin"/>
      </w:r>
      <w:r w:rsidR="00422B99" w:rsidRPr="00676577">
        <w:rPr>
          <w:rFonts w:eastAsiaTheme="minorEastAsia" w:cstheme="minorHAnsi"/>
          <w:lang w:val="en-GB"/>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676577">
        <w:rPr>
          <w:rFonts w:eastAsiaTheme="minorEastAsia" w:cstheme="minorHAnsi"/>
        </w:rPr>
        <w:fldChar w:fldCharType="separate"/>
      </w:r>
      <w:r w:rsidRPr="00676577">
        <w:rPr>
          <w:lang w:val="en-GB"/>
        </w:rPr>
        <w:t xml:space="preserve">(Brown </w:t>
      </w:r>
      <w:r w:rsidRPr="00676577">
        <w:rPr>
          <w:i/>
          <w:iCs/>
          <w:lang w:val="en-GB"/>
        </w:rPr>
        <w:t>et al.</w:t>
      </w:r>
      <w:r w:rsidRPr="00676577">
        <w:rPr>
          <w:lang w:val="en-GB"/>
        </w:rPr>
        <w:t xml:space="preserve"> 2004)</w:t>
      </w:r>
      <w:r w:rsidRPr="00676577">
        <w:rPr>
          <w:rFonts w:eastAsiaTheme="minorEastAsia" w:cstheme="minorHAnsi"/>
        </w:rPr>
        <w:fldChar w:fldCharType="end"/>
      </w:r>
      <w:r w:rsidRPr="00676577">
        <w:rPr>
          <w:lang w:val="en-GB"/>
        </w:rPr>
        <w:t>).</w:t>
      </w:r>
      <w:ins w:id="297" w:author="Max Lindmark" w:date="2020-09-13T16:22:00Z">
        <w:r w:rsidR="00D712D3">
          <w:rPr>
            <w:lang w:val="en-GB"/>
          </w:rPr>
          <w:t xml:space="preserve"> </w:t>
        </w:r>
      </w:ins>
    </w:p>
    <w:p w14:paraId="27895987" w14:textId="0AF8F223" w:rsidR="00A77899" w:rsidRPr="00676577" w:rsidDel="00D712D3" w:rsidRDefault="002D1F5B" w:rsidP="00297FFE">
      <w:pPr>
        <w:spacing w:line="480" w:lineRule="auto"/>
        <w:ind w:firstLine="284"/>
        <w:contextualSpacing/>
        <w:jc w:val="both"/>
        <w:rPr>
          <w:del w:id="298" w:author="Max Lindmark" w:date="2020-09-13T16:22:00Z"/>
          <w:lang w:val="en-GB"/>
        </w:rPr>
      </w:pPr>
      <w:r w:rsidRPr="00676577">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676577">
        <w:rPr>
          <w:rFonts w:eastAsiaTheme="minorEastAsia" w:cstheme="minorHAnsi"/>
          <w:lang w:val="en-GB"/>
        </w:rPr>
        <w:t xml:space="preserve">, (M2) has a </w:t>
      </w:r>
      <m:oMath>
        <m:r>
          <m:rPr>
            <m:sty m:val="p"/>
          </m:rPr>
          <w:rPr>
            <w:rFonts w:ascii="Cambria Math" w:eastAsiaTheme="minorEastAsia" w:hAnsi="Cambria Math" w:cstheme="minorHAnsi"/>
          </w:rPr>
          <m:t>Δ</m:t>
        </m:r>
      </m:oMath>
      <w:r w:rsidRPr="00676577">
        <w:rPr>
          <w:rFonts w:eastAsiaTheme="minorEastAsia" w:cstheme="minorHAnsi"/>
          <w:lang w:val="en-GB"/>
        </w:rPr>
        <w:t xml:space="preserve">WAIC of 1.3 compared to the best model (M5) without an interaction term, meaning that WAIC offers little support for one of these models over the other (Table 2). For illustration of model predictions (Fig. 2B),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676577">
        <w:rPr>
          <w:rFonts w:eastAsiaTheme="minorEastAsia" w:cstheme="minorHAnsi"/>
          <w:iCs/>
          <w:lang w:val="en-GB"/>
        </w:rPr>
        <w:t xml:space="preserve"> in M2 is </w:t>
      </w:r>
      <w:r w:rsidRPr="00676577">
        <w:rPr>
          <w:lang w:val="en-GB"/>
        </w:rPr>
        <w:t xml:space="preserve">small </w:t>
      </w:r>
      <w:ins w:id="299" w:author="Max Lindmark" w:date="2020-07-30T08:37:00Z">
        <w:r w:rsidR="003757CC" w:rsidRPr="00676577">
          <w:rPr>
            <w:lang w:val="en-GB"/>
          </w:rPr>
          <w:t>and unce</w:t>
        </w:r>
      </w:ins>
      <w:ins w:id="300" w:author="Max Lindmark" w:date="2020-07-30T08:38:00Z">
        <w:r w:rsidR="003757CC" w:rsidRPr="00676577">
          <w:rPr>
            <w:lang w:val="en-GB"/>
          </w:rPr>
          <w:t xml:space="preserve">rtain </w:t>
        </w:r>
      </w:ins>
      <w:r w:rsidRPr="00676577">
        <w:rPr>
          <w:lang w:val="en-GB"/>
        </w:rPr>
        <w:t xml:space="preserve">(posterior median of </w:t>
      </w:r>
      <w:commentRangeStart w:id="301"/>
      <w:r w:rsidRPr="00676577">
        <w:rPr>
          <w:lang w:val="en-GB"/>
        </w:rPr>
        <w:t>-0.01</w:t>
      </w:r>
      <w:ins w:id="302" w:author="Max Lindmark" w:date="2020-07-30T08:37:00Z">
        <w:r w:rsidR="003757CC" w:rsidRPr="00676577">
          <w:rPr>
            <w:lang w:val="en-GB"/>
          </w:rPr>
          <w:t xml:space="preserve"> [-0.04</w:t>
        </w:r>
      </w:ins>
      <w:ins w:id="303" w:author="Max Lindmark" w:date="2020-07-30T08:38:00Z">
        <w:r w:rsidR="003757CC" w:rsidRPr="00676577">
          <w:rPr>
            <w:lang w:val="en-GB"/>
          </w:rPr>
          <w:t>, 0.02</w:t>
        </w:r>
      </w:ins>
      <w:ins w:id="304" w:author="Max Lindmark" w:date="2020-07-30T08:37:00Z">
        <w:r w:rsidR="003757CC" w:rsidRPr="00676577">
          <w:rPr>
            <w:lang w:val="en-GB"/>
          </w:rPr>
          <w:t>]</w:t>
        </w:r>
      </w:ins>
      <w:r w:rsidRPr="00676577">
        <w:rPr>
          <w:lang w:val="en-GB"/>
        </w:rPr>
        <w:t xml:space="preserve"> </w:t>
      </w:r>
      <w:commentRangeEnd w:id="301"/>
      <w:r w:rsidR="00A77899" w:rsidRPr="00676577">
        <w:rPr>
          <w:rStyle w:val="CommentReference"/>
          <w:sz w:val="24"/>
          <w:szCs w:val="24"/>
        </w:rPr>
        <w:commentReference w:id="301"/>
      </w:r>
      <w:r w:rsidRPr="00676577">
        <w:rPr>
          <w:lang w:val="en-GB"/>
        </w:rPr>
        <w:t>on Arrhenius temperature scale).</w:t>
      </w:r>
      <w:ins w:id="305" w:author="Max Lindmark" w:date="2020-09-13T16:22:00Z">
        <w:r w:rsidR="00D712D3">
          <w:rPr>
            <w:lang w:val="en-GB"/>
          </w:rPr>
          <w:t xml:space="preserve"> </w:t>
        </w:r>
      </w:ins>
    </w:p>
    <w:p w14:paraId="5E30DC25" w14:textId="3977D96A" w:rsidR="00297FFE" w:rsidRPr="00952A61" w:rsidRDefault="00297FFE" w:rsidP="00297FFE">
      <w:pPr>
        <w:spacing w:line="480" w:lineRule="auto"/>
        <w:ind w:firstLine="284"/>
        <w:contextualSpacing/>
        <w:jc w:val="both"/>
        <w:rPr>
          <w:lang w:val="en-GB"/>
        </w:rPr>
      </w:pPr>
      <w:r w:rsidRPr="00676577">
        <w:rPr>
          <w:rFonts w:eastAsiaTheme="minorEastAsia" w:cstheme="minorHAnsi"/>
          <w:lang w:val="en-GB"/>
        </w:rPr>
        <w:t xml:space="preserve">We find </w:t>
      </w:r>
      <w:del w:id="306" w:author="Max Lindmark" w:date="2020-09-10T11:07:00Z">
        <w:r w:rsidRPr="00676577" w:rsidDel="004967A1">
          <w:rPr>
            <w:rFonts w:eastAsiaTheme="minorEastAsia" w:cstheme="minorHAnsi"/>
            <w:lang w:val="en-GB"/>
          </w:rPr>
          <w:delText xml:space="preserve">strong </w:delText>
        </w:r>
      </w:del>
      <w:r w:rsidRPr="00676577">
        <w:rPr>
          <w:rFonts w:eastAsiaTheme="minorEastAsia" w:cstheme="minorHAnsi"/>
          <w:lang w:val="en-GB"/>
        </w:rPr>
        <w:t xml:space="preserve">statistical support for </w:t>
      </w:r>
      <w:del w:id="307" w:author="Max Lindmark" w:date="2020-09-10T11:06:00Z">
        <w:r w:rsidRPr="00676577" w:rsidDel="006A27FF">
          <w:rPr>
            <w:rFonts w:eastAsiaTheme="minorEastAsia" w:cstheme="minorHAnsi"/>
            <w:lang w:val="en-GB"/>
          </w:rPr>
          <w:delText>a negative</w:delText>
        </w:r>
        <w:r w:rsidR="0068252C" w:rsidRPr="00676577" w:rsidDel="006A27FF">
          <w:rPr>
            <w:rFonts w:eastAsiaTheme="minorEastAsia" w:cstheme="minorHAnsi"/>
            <w:lang w:val="en-GB"/>
          </w:rPr>
          <w:delText xml:space="preserve"> </w:delText>
        </w:r>
        <w:r w:rsidRPr="00676577" w:rsidDel="00AB3F5D">
          <w:rPr>
            <w:rFonts w:eastAsiaTheme="minorEastAsia" w:cstheme="minorHAnsi"/>
            <w:lang w:val="en-GB"/>
          </w:rPr>
          <w:delText xml:space="preserve">global </w:delText>
        </w:r>
      </w:del>
      <w:ins w:id="308" w:author="Max Lindmark" w:date="2020-09-10T11:06:00Z">
        <w:r w:rsidR="00AB3F5D" w:rsidRPr="00676577">
          <w:rPr>
            <w:rFonts w:eastAsiaTheme="minorEastAsia" w:cstheme="minorHAnsi"/>
            <w:lang w:val="en-GB"/>
          </w:rPr>
          <w:t xml:space="preserve">a species-varying </w:t>
        </w:r>
      </w:ins>
      <w:r w:rsidRPr="00676577">
        <w:rPr>
          <w:rFonts w:eastAsiaTheme="minorEastAsia" w:cstheme="minorHAnsi"/>
          <w:lang w:val="en-GB"/>
        </w:rPr>
        <w:t xml:space="preserve">interaction between the effect of body mass and temperature </w:t>
      </w:r>
      <w:del w:id="309" w:author="Max Lindmark" w:date="2020-09-10T11:06:00Z">
        <w:r w:rsidRPr="00676577" w:rsidDel="00BF65C8">
          <w:rPr>
            <w:rFonts w:eastAsiaTheme="minorEastAsia" w:cstheme="minorHAnsi"/>
            <w:lang w:val="en-GB"/>
          </w:rPr>
          <w:delText xml:space="preserve">on </w:delText>
        </w:r>
      </w:del>
      <w:ins w:id="310" w:author="Max Lindmark" w:date="2020-09-10T11:06:00Z">
        <w:r w:rsidR="00BF65C8" w:rsidRPr="00676577">
          <w:rPr>
            <w:rFonts w:eastAsiaTheme="minorEastAsia" w:cstheme="minorHAnsi"/>
            <w:lang w:val="en-GB"/>
          </w:rPr>
          <w:t xml:space="preserve">for </w:t>
        </w:r>
      </w:ins>
      <w:r w:rsidRPr="00676577">
        <w:rPr>
          <w:rFonts w:eastAsiaTheme="minorEastAsia" w:cstheme="minorHAnsi"/>
          <w:lang w:val="en-GB"/>
        </w:rPr>
        <w:t>metabolic rate</w:t>
      </w:r>
      <w:ins w:id="311" w:author="Max Lindmark" w:date="2020-09-10T11:07:00Z">
        <w:r w:rsidR="004967A1" w:rsidRPr="00676577">
          <w:rPr>
            <w:rFonts w:eastAsiaTheme="minorEastAsia" w:cstheme="minorHAnsi"/>
            <w:lang w:val="en-GB"/>
          </w:rPr>
          <w:t xml:space="preserve">. </w:t>
        </w:r>
      </w:ins>
      <w:del w:id="312" w:author="Max Lindmark" w:date="2020-09-10T11:07:00Z">
        <w:r w:rsidR="00370874" w:rsidRPr="00676577" w:rsidDel="004967A1">
          <w:rPr>
            <w:rFonts w:eastAsiaTheme="minorEastAsia" w:cstheme="minorHAnsi"/>
            <w:lang w:val="en-GB"/>
          </w:rPr>
          <w:delText>,</w:delText>
        </w:r>
        <w:r w:rsidR="00370874" w:rsidRPr="00676577" w:rsidDel="00FB5B50">
          <w:rPr>
            <w:rFonts w:eastAsiaTheme="minorEastAsia" w:cstheme="minorHAnsi"/>
            <w:lang w:val="en-GB"/>
          </w:rPr>
          <w:delText xml:space="preserve"> as </w:delText>
        </w:r>
      </w:del>
      <w:r w:rsidRPr="00676577">
        <w:rPr>
          <w:rFonts w:eastAsiaTheme="minorEastAsia" w:cstheme="minorHAnsi"/>
          <w:lang w:val="en-GB"/>
        </w:rPr>
        <w:t>9</w:t>
      </w:r>
      <w:del w:id="313" w:author="Max Lindmark" w:date="2020-09-10T11:07:00Z">
        <w:r w:rsidRPr="00676577" w:rsidDel="00BF03EA">
          <w:rPr>
            <w:rFonts w:eastAsiaTheme="minorEastAsia" w:cstheme="minorHAnsi"/>
            <w:lang w:val="en-GB"/>
          </w:rPr>
          <w:delText>9</w:delText>
        </w:r>
      </w:del>
      <w:ins w:id="314" w:author="Max Lindmark" w:date="2020-09-10T11:07:00Z">
        <w:r w:rsidR="00BF03EA" w:rsidRPr="00676577">
          <w:rPr>
            <w:rFonts w:eastAsiaTheme="minorEastAsia" w:cstheme="minorHAnsi"/>
            <w:lang w:val="en-GB"/>
          </w:rPr>
          <w:t>8</w:t>
        </w:r>
      </w:ins>
      <w:r w:rsidRPr="00676577">
        <w:rPr>
          <w:rFonts w:eastAsiaTheme="minorEastAsia" w:cstheme="minorHAnsi"/>
          <w:lang w:val="en-GB"/>
        </w:rPr>
        <w:t>.</w:t>
      </w:r>
      <w:del w:id="315" w:author="Max Lindmark" w:date="2020-09-10T11:07:00Z">
        <w:r w:rsidR="003C4538" w:rsidRPr="00676577" w:rsidDel="00762D8C">
          <w:rPr>
            <w:rFonts w:eastAsiaTheme="minorEastAsia" w:cstheme="minorHAnsi"/>
            <w:lang w:val="en-GB"/>
          </w:rPr>
          <w:delText>7</w:delText>
        </w:r>
      </w:del>
      <w:ins w:id="316" w:author="Max Lindmark" w:date="2020-09-10T11:07:00Z">
        <w:r w:rsidR="00762D8C" w:rsidRPr="00676577">
          <w:rPr>
            <w:rFonts w:eastAsiaTheme="minorEastAsia" w:cstheme="minorHAnsi"/>
            <w:lang w:val="en-GB"/>
          </w:rPr>
          <w:t>3</w:t>
        </w:r>
      </w:ins>
      <w:r w:rsidRPr="00676577">
        <w:rPr>
          <w:rFonts w:eastAsiaTheme="minorEastAsia" w:cstheme="minorHAnsi"/>
          <w:lang w:val="en-GB"/>
        </w:rPr>
        <w:t>% of the posterior distribution of</w:t>
      </w:r>
      <w:ins w:id="317" w:author="Max Lindmark" w:date="2020-09-10T11:07:00Z">
        <w:r w:rsidR="00FB5B50" w:rsidRPr="00676577">
          <w:rPr>
            <w:rFonts w:eastAsiaTheme="minorEastAsia" w:cstheme="minorHAnsi"/>
            <w:lang w:val="en-GB"/>
          </w:rPr>
          <w:t xml:space="preserve"> the global interaction </w:t>
        </w:r>
      </w:ins>
      <w:ins w:id="318" w:author="Max Lindmark" w:date="2020-09-10T11:08:00Z">
        <w:r w:rsidR="00FB5B50" w:rsidRPr="00676577">
          <w:rPr>
            <w:rFonts w:eastAsiaTheme="minorEastAsia" w:cstheme="minorHAnsi"/>
            <w:lang w:val="en-GB"/>
          </w:rPr>
          <w:t>coefficient</w:t>
        </w:r>
      </w:ins>
      <w:r w:rsidRPr="00676577">
        <w:rPr>
          <w:rFonts w:eastAsiaTheme="minorEastAsia" w:cstheme="minorHAnsi"/>
          <w:lang w:val="en-GB"/>
        </w:rPr>
        <w:t xml:space="preserve"> </w:t>
      </w:r>
      <m:oMath>
        <m:sSub>
          <m:sSubPr>
            <m:ctrlPr>
              <w:del w:id="319" w:author="Max Lindmark" w:date="2020-09-10T11:09:00Z">
                <w:rPr>
                  <w:rFonts w:ascii="Cambria Math" w:hAnsi="Cambria Math" w:cstheme="minorHAnsi"/>
                  <w:i/>
                  <w:iCs/>
                </w:rPr>
              </w:del>
            </m:ctrlPr>
          </m:sSubPr>
          <m:e>
            <m:r>
              <w:del w:id="320" w:author="Max Lindmark" w:date="2020-09-10T11:09:00Z">
                <w:rPr>
                  <w:rFonts w:ascii="Cambria Math" w:hAnsi="Cambria Math" w:cstheme="minorHAnsi"/>
                </w:rPr>
                <m:t>β</m:t>
              </w:del>
            </m:r>
          </m:e>
          <m:sub>
            <m:r>
              <w:del w:id="321" w:author="Max Lindmark" w:date="2020-09-10T11:09:00Z">
                <w:rPr>
                  <w:rFonts w:ascii="Cambria Math" w:hAnsi="Cambria Math" w:cstheme="minorHAnsi"/>
                  <w:lang w:val="en-GB"/>
                </w:rPr>
                <m:t>3</m:t>
              </w:del>
            </m:r>
          </m:sub>
        </m:sSub>
      </m:oMath>
      <w:r w:rsidRPr="00676577">
        <w:rPr>
          <w:rFonts w:eastAsiaTheme="minorEastAsia" w:cstheme="minorHAnsi"/>
          <w:iCs/>
          <w:lang w:val="en-GB"/>
        </w:rPr>
        <w:t xml:space="preserve"> </w:t>
      </w:r>
      <m:oMath>
        <m:sSub>
          <m:sSubPr>
            <m:ctrlPr>
              <w:ins w:id="322" w:author="Max Lindmark" w:date="2020-09-10T11:09:00Z">
                <w:rPr>
                  <w:rFonts w:ascii="Cambria Math" w:eastAsiaTheme="minorEastAsia" w:hAnsi="Cambria Math" w:cstheme="minorHAnsi"/>
                  <w:i/>
                  <w:lang w:val="en-GB"/>
                </w:rPr>
              </w:ins>
            </m:ctrlPr>
          </m:sSubPr>
          <m:e>
            <m:r>
              <w:ins w:id="323" w:author="Max Lindmark" w:date="2020-09-10T11:09:00Z">
                <w:rPr>
                  <w:rFonts w:ascii="Cambria Math" w:eastAsiaTheme="minorEastAsia" w:hAnsi="Cambria Math" w:cstheme="minorHAnsi"/>
                  <w:lang w:val="en-GB"/>
                </w:rPr>
                <m:t>μ</m:t>
              </w:ins>
            </m:r>
          </m:e>
          <m:sub>
            <m:sSub>
              <m:sSubPr>
                <m:ctrlPr>
                  <w:ins w:id="324" w:author="Max Lindmark" w:date="2020-09-10T11:09:00Z">
                    <w:rPr>
                      <w:rFonts w:ascii="Cambria Math" w:hAnsi="Cambria Math" w:cstheme="minorHAnsi"/>
                      <w:i/>
                    </w:rPr>
                  </w:ins>
                </m:ctrlPr>
              </m:sSubPr>
              <m:e>
                <m:r>
                  <w:ins w:id="325" w:author="Max Lindmark" w:date="2020-09-10T11:09:00Z">
                    <w:rPr>
                      <w:rFonts w:ascii="Cambria Math" w:hAnsi="Cambria Math" w:cstheme="minorHAnsi"/>
                    </w:rPr>
                    <m:t>β</m:t>
                  </w:ins>
                </m:r>
              </m:e>
              <m:sub>
                <m:r>
                  <w:ins w:id="326" w:author="Max Lindmark" w:date="2020-09-10T11:09:00Z">
                    <w:rPr>
                      <w:rFonts w:ascii="Cambria Math" w:hAnsi="Cambria Math" w:cstheme="minorHAnsi"/>
                    </w:rPr>
                    <m:t>3</m:t>
                  </w:ins>
                </m:r>
              </m:sub>
            </m:sSub>
          </m:sub>
        </m:sSub>
      </m:oMath>
      <w:ins w:id="327" w:author="Max Lindmark" w:date="2020-09-10T11:09:00Z">
        <w:r w:rsidR="00B03DEA" w:rsidRPr="00676577">
          <w:rPr>
            <w:rFonts w:eastAsiaTheme="minorEastAsia" w:cstheme="minorHAnsi"/>
            <w:lang w:val="en-GB"/>
          </w:rPr>
          <w:t xml:space="preserve"> </w:t>
        </w:r>
      </w:ins>
      <w:r w:rsidRPr="00676577">
        <w:rPr>
          <w:rFonts w:eastAsiaTheme="minorEastAsia" w:cstheme="minorHAnsi"/>
          <w:iCs/>
          <w:lang w:val="en-GB"/>
        </w:rPr>
        <w:t xml:space="preserve">is above 0 </w:t>
      </w:r>
      <w:r w:rsidR="00A77899" w:rsidRPr="00676577">
        <w:rPr>
          <w:rFonts w:eastAsiaTheme="minorEastAsia" w:cstheme="minorHAnsi"/>
          <w:iCs/>
          <w:lang w:val="en-GB"/>
        </w:rPr>
        <w:t>(</w:t>
      </w:r>
      <w:r w:rsidRPr="00676577">
        <w:rPr>
          <w:rFonts w:eastAsiaTheme="minorEastAsia" w:cstheme="minorHAnsi"/>
          <w:iCs/>
          <w:lang w:val="en-GB"/>
        </w:rPr>
        <w:t>Fig</w:t>
      </w:r>
      <w:r w:rsidR="001E13C3" w:rsidRPr="00676577">
        <w:rPr>
          <w:rFonts w:eastAsiaTheme="minorEastAsia" w:cstheme="minorHAnsi"/>
          <w:iCs/>
          <w:lang w:val="en-GB"/>
        </w:rPr>
        <w:t>.</w:t>
      </w:r>
      <w:r w:rsidRPr="00676577">
        <w:rPr>
          <w:rFonts w:eastAsiaTheme="minorEastAsia" w:cstheme="minorHAnsi"/>
          <w:iCs/>
          <w:lang w:val="en-GB"/>
        </w:rPr>
        <w:t xml:space="preserve"> S</w:t>
      </w:r>
      <w:r w:rsidR="00914A50" w:rsidRPr="00676577">
        <w:rPr>
          <w:rFonts w:eastAsiaTheme="minorEastAsia" w:cstheme="minorHAnsi"/>
          <w:iCs/>
          <w:lang w:val="en-GB"/>
        </w:rPr>
        <w:t>12</w:t>
      </w:r>
      <w:r w:rsidR="00A77899" w:rsidRPr="00676577">
        <w:rPr>
          <w:rFonts w:eastAsiaTheme="minorEastAsia" w:cstheme="minorHAnsi"/>
          <w:iCs/>
          <w:lang w:val="en-GB"/>
        </w:rPr>
        <w:t>)</w:t>
      </w:r>
      <w:commentRangeStart w:id="328"/>
      <w:commentRangeStart w:id="329"/>
      <w:r w:rsidR="005430E1" w:rsidRPr="00676577">
        <w:rPr>
          <w:rFonts w:eastAsiaTheme="minorEastAsia" w:cstheme="minorHAnsi"/>
          <w:lang w:val="en-GB"/>
        </w:rPr>
        <w:t xml:space="preserve">. </w:t>
      </w:r>
      <w:commentRangeEnd w:id="328"/>
      <w:r w:rsidR="00D9708C" w:rsidRPr="00676577">
        <w:rPr>
          <w:rStyle w:val="CommentReference"/>
          <w:sz w:val="24"/>
          <w:szCs w:val="24"/>
        </w:rPr>
        <w:commentReference w:id="328"/>
      </w:r>
      <w:commentRangeEnd w:id="329"/>
      <w:r w:rsidR="008E13C2" w:rsidRPr="00676577">
        <w:rPr>
          <w:rStyle w:val="CommentReference"/>
          <w:sz w:val="24"/>
          <w:szCs w:val="24"/>
        </w:rPr>
        <w:commentReference w:id="329"/>
      </w:r>
      <w:r w:rsidR="00D9708C" w:rsidRPr="00676577">
        <w:rPr>
          <w:rFonts w:eastAsiaTheme="minorEastAsia" w:cstheme="minorHAnsi"/>
          <w:lang w:val="en-GB"/>
        </w:rPr>
        <w:t>T</w:t>
      </w:r>
      <w:r w:rsidRPr="00676577">
        <w:rPr>
          <w:rFonts w:eastAsiaTheme="minorEastAsia" w:cstheme="minorHAnsi"/>
          <w:lang w:val="en-GB"/>
        </w:rPr>
        <w:t>he estimate</w:t>
      </w:r>
      <w:r w:rsidR="00D9708C" w:rsidRPr="00676577">
        <w:rPr>
          <w:rFonts w:eastAsiaTheme="minorEastAsia" w:cstheme="minorHAnsi"/>
          <w:lang w:val="en-GB"/>
        </w:rPr>
        <w:t xml:space="preserve">d coefficient is </w:t>
      </w:r>
      <w:r w:rsidRPr="00676577">
        <w:rPr>
          <w:rFonts w:eastAsiaTheme="minorEastAsia" w:cstheme="minorHAnsi"/>
          <w:lang w:val="en-GB"/>
        </w:rPr>
        <w:t>0.01</w:t>
      </w:r>
      <w:del w:id="330" w:author="Max Lindmark" w:date="2020-09-10T11:10:00Z">
        <w:r w:rsidR="009A6A15" w:rsidRPr="00676577" w:rsidDel="001B3041">
          <w:rPr>
            <w:rFonts w:eastAsiaTheme="minorEastAsia" w:cstheme="minorHAnsi"/>
            <w:lang w:val="en-GB"/>
          </w:rPr>
          <w:delText>4</w:delText>
        </w:r>
      </w:del>
      <w:ins w:id="331" w:author="Max Lindmark" w:date="2020-09-10T11:10:00Z">
        <w:r w:rsidR="001B3041" w:rsidRPr="00676577">
          <w:rPr>
            <w:rFonts w:eastAsiaTheme="minorEastAsia" w:cstheme="minorHAnsi"/>
            <w:lang w:val="en-GB"/>
          </w:rPr>
          <w:t>8</w:t>
        </w:r>
      </w:ins>
      <w:r w:rsidRPr="00676577">
        <w:rPr>
          <w:rFonts w:eastAsiaTheme="minorEastAsia" w:cstheme="minorHAnsi"/>
          <w:lang w:val="en-GB"/>
        </w:rPr>
        <w:t xml:space="preserve"> [0.00</w:t>
      </w:r>
      <w:del w:id="332" w:author="Max Lindmark" w:date="2020-09-10T11:10:00Z">
        <w:r w:rsidR="00487493" w:rsidRPr="00676577" w:rsidDel="00C12392">
          <w:rPr>
            <w:rFonts w:eastAsiaTheme="minorEastAsia" w:cstheme="minorHAnsi"/>
            <w:lang w:val="en-GB"/>
          </w:rPr>
          <w:delText>3</w:delText>
        </w:r>
      </w:del>
      <w:ins w:id="333" w:author="Max Lindmark" w:date="2020-09-10T11:10:00Z">
        <w:r w:rsidR="00C12392" w:rsidRPr="00676577">
          <w:rPr>
            <w:rFonts w:eastAsiaTheme="minorEastAsia" w:cstheme="minorHAnsi"/>
            <w:lang w:val="en-GB"/>
          </w:rPr>
          <w:t>11</w:t>
        </w:r>
      </w:ins>
      <w:del w:id="334" w:author="Max Lindmark" w:date="2020-09-10T11:10:00Z">
        <w:r w:rsidR="00C95BCE" w:rsidRPr="00676577" w:rsidDel="00C12392">
          <w:rPr>
            <w:rFonts w:eastAsiaTheme="minorEastAsia" w:cstheme="minorHAnsi"/>
            <w:lang w:val="en-GB"/>
          </w:rPr>
          <w:delText>9</w:delText>
        </w:r>
      </w:del>
      <w:r w:rsidRPr="00676577">
        <w:rPr>
          <w:rFonts w:eastAsiaTheme="minorEastAsia" w:cstheme="minorHAnsi"/>
          <w:lang w:val="en-GB"/>
        </w:rPr>
        <w:t>, 0.0</w:t>
      </w:r>
      <w:del w:id="335" w:author="Max Lindmark" w:date="2020-09-10T11:10:00Z">
        <w:r w:rsidR="00487493" w:rsidRPr="00676577" w:rsidDel="000F28E4">
          <w:rPr>
            <w:rFonts w:eastAsiaTheme="minorEastAsia" w:cstheme="minorHAnsi"/>
            <w:lang w:val="en-GB"/>
          </w:rPr>
          <w:delText>2</w:delText>
        </w:r>
      </w:del>
      <w:ins w:id="336" w:author="Max Lindmark" w:date="2020-09-10T11:10:00Z">
        <w:r w:rsidR="000F28E4" w:rsidRPr="00676577">
          <w:rPr>
            <w:rFonts w:eastAsiaTheme="minorEastAsia" w:cstheme="minorHAnsi"/>
            <w:lang w:val="en-GB"/>
          </w:rPr>
          <w:t>364</w:t>
        </w:r>
      </w:ins>
      <w:del w:id="337" w:author="Max Lindmark" w:date="2020-09-10T11:10:00Z">
        <w:r w:rsidR="00487493" w:rsidRPr="00676577" w:rsidDel="000F28E4">
          <w:rPr>
            <w:rFonts w:eastAsiaTheme="minorEastAsia" w:cstheme="minorHAnsi"/>
            <w:lang w:val="en-GB"/>
          </w:rPr>
          <w:delText>4</w:delText>
        </w:r>
      </w:del>
      <w:r w:rsidRPr="00676577">
        <w:rPr>
          <w:rFonts w:eastAsiaTheme="minorEastAsia" w:cstheme="minorHAnsi"/>
          <w:lang w:val="en-GB"/>
        </w:rPr>
        <w:t xml:space="preserve">] on </w:t>
      </w:r>
      <w:r w:rsidR="00D9708C" w:rsidRPr="00676577">
        <w:rPr>
          <w:rFonts w:eastAsiaTheme="minorEastAsia" w:cstheme="minorHAnsi"/>
          <w:lang w:val="en-GB"/>
        </w:rPr>
        <w:t>the</w:t>
      </w:r>
      <w:r w:rsidRPr="00676577">
        <w:rPr>
          <w:rFonts w:eastAsiaTheme="minorEastAsia" w:cstheme="minorHAnsi"/>
          <w:lang w:val="en-GB"/>
        </w:rPr>
        <w:t xml:space="preserve"> Arrhenius temperature scale, which corresponds to a decline in the mass scaling exponent of metabolic rate by 0.002</w:t>
      </w:r>
      <w:ins w:id="338" w:author="Max Lindmark" w:date="2020-09-10T11:12:00Z">
        <w:r w:rsidR="00CA237D" w:rsidRPr="00676577">
          <w:rPr>
            <w:rFonts w:eastAsiaTheme="minorEastAsia" w:cstheme="minorHAnsi"/>
            <w:lang w:val="en-GB"/>
          </w:rPr>
          <w:t>6</w:t>
        </w:r>
      </w:ins>
      <w:r w:rsidRPr="00676577">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676577">
        <w:rPr>
          <w:rFonts w:eastAsiaTheme="minorEastAsia" w:cstheme="minorHAnsi"/>
          <w:lang w:val="en-GB"/>
        </w:rPr>
        <w:t xml:space="preserve">. </w:t>
      </w:r>
      <w:del w:id="339" w:author="Max Lindmark" w:date="2020-09-10T11:12:00Z">
        <w:r w:rsidRPr="00676577" w:rsidDel="00193F71">
          <w:rPr>
            <w:lang w:val="en-GB"/>
          </w:rPr>
          <w:delText xml:space="preserve">For metabolism, the model with a species-varying interaction term (M1) has a </w:delText>
        </w:r>
      </w:del>
      <m:oMath>
        <m:r>
          <w:del w:id="340" w:author="Max Lindmark" w:date="2020-09-10T11:12:00Z">
            <m:rPr>
              <m:sty m:val="p"/>
            </m:rPr>
            <w:rPr>
              <w:rFonts w:ascii="Cambria Math" w:eastAsiaTheme="minorEastAsia" w:hAnsi="Cambria Math" w:cstheme="minorHAnsi"/>
            </w:rPr>
            <m:t>Δ</m:t>
          </w:del>
        </m:r>
      </m:oMath>
      <w:del w:id="341" w:author="Max Lindmark" w:date="2020-09-10T11:12:00Z">
        <w:r w:rsidRPr="00676577" w:rsidDel="00193F71">
          <w:rPr>
            <w:rFonts w:eastAsiaTheme="minorEastAsia" w:cstheme="minorHAnsi"/>
            <w:lang w:val="en-GB"/>
          </w:rPr>
          <w:delText xml:space="preserve">WAIC of </w:delText>
        </w:r>
        <w:r w:rsidR="00BE3AB7" w:rsidRPr="00676577" w:rsidDel="00193F71">
          <w:rPr>
            <w:rFonts w:eastAsiaTheme="minorEastAsia" w:cstheme="minorHAnsi"/>
            <w:lang w:val="en-GB"/>
          </w:rPr>
          <w:delText>0</w:delText>
        </w:r>
        <w:r w:rsidRPr="00676577" w:rsidDel="00193F71">
          <w:rPr>
            <w:rFonts w:eastAsiaTheme="minorEastAsia" w:cstheme="minorHAnsi"/>
            <w:lang w:val="en-GB"/>
          </w:rPr>
          <w:delText>.</w:delText>
        </w:r>
        <w:r w:rsidR="00BE3AB7" w:rsidRPr="00676577" w:rsidDel="00193F71">
          <w:rPr>
            <w:rFonts w:eastAsiaTheme="minorEastAsia" w:cstheme="minorHAnsi"/>
            <w:lang w:val="en-GB"/>
          </w:rPr>
          <w:delText>6</w:delText>
        </w:r>
        <w:r w:rsidRPr="00676577" w:rsidDel="00193F71">
          <w:rPr>
            <w:rFonts w:eastAsiaTheme="minorEastAsia" w:cstheme="minorHAnsi"/>
            <w:lang w:val="en-GB"/>
          </w:rPr>
          <w:delText xml:space="preserve">, suggesting it is comparable to the model </w:delText>
        </w:r>
        <w:r w:rsidR="008450D7" w:rsidRPr="00676577" w:rsidDel="00193F71">
          <w:rPr>
            <w:rFonts w:eastAsiaTheme="minorEastAsia" w:cstheme="minorHAnsi"/>
            <w:lang w:val="en-GB"/>
          </w:rPr>
          <w:delText xml:space="preserve">with a </w:delText>
        </w:r>
        <w:r w:rsidR="00440813" w:rsidRPr="00676577" w:rsidDel="00193F71">
          <w:rPr>
            <w:rFonts w:eastAsiaTheme="minorEastAsia" w:cstheme="minorHAnsi"/>
            <w:lang w:val="en-GB"/>
          </w:rPr>
          <w:delText xml:space="preserve">single </w:delText>
        </w:r>
        <w:r w:rsidR="008450D7" w:rsidRPr="00676577" w:rsidDel="00193F71">
          <w:rPr>
            <w:rFonts w:eastAsiaTheme="minorEastAsia" w:cstheme="minorHAnsi"/>
            <w:lang w:val="en-GB"/>
          </w:rPr>
          <w:delText>global interaction term</w:delText>
        </w:r>
        <w:r w:rsidR="00DC46BB" w:rsidRPr="00676577" w:rsidDel="00193F71">
          <w:rPr>
            <w:rFonts w:eastAsiaTheme="minorEastAsia" w:cstheme="minorHAnsi"/>
            <w:lang w:val="en-GB"/>
          </w:rPr>
          <w:delText xml:space="preserve"> </w:delText>
        </w:r>
        <w:r w:rsidRPr="00676577" w:rsidDel="00193F71">
          <w:rPr>
            <w:rFonts w:eastAsiaTheme="minorEastAsia" w:cstheme="minorHAnsi"/>
            <w:lang w:val="en-GB"/>
          </w:rPr>
          <w:delText xml:space="preserve">(M2). We chose the latter to illustrate predictions (Fig. </w:delText>
        </w:r>
        <w:r w:rsidR="004C5E87" w:rsidRPr="00676577" w:rsidDel="00193F71">
          <w:rPr>
            <w:rFonts w:eastAsiaTheme="minorEastAsia" w:cstheme="minorHAnsi"/>
            <w:lang w:val="en-GB"/>
          </w:rPr>
          <w:delText>2</w:delText>
        </w:r>
        <w:r w:rsidR="00212CFD" w:rsidRPr="00676577" w:rsidDel="00193F71">
          <w:rPr>
            <w:rFonts w:eastAsiaTheme="minorEastAsia" w:cstheme="minorHAnsi"/>
            <w:lang w:val="en-GB"/>
          </w:rPr>
          <w:delText>A</w:delText>
        </w:r>
        <w:r w:rsidRPr="00676577" w:rsidDel="00193F71">
          <w:rPr>
            <w:rFonts w:eastAsiaTheme="minorEastAsia" w:cstheme="minorHAnsi"/>
            <w:lang w:val="en-GB"/>
          </w:rPr>
          <w:delText xml:space="preserve">) because of its simpler model structure. </w:delText>
        </w:r>
      </w:del>
    </w:p>
    <w:p w14:paraId="4F41A54A" w14:textId="1CE28186" w:rsidR="005B1846" w:rsidRPr="00952A61" w:rsidDel="002833B8" w:rsidRDefault="005B1846">
      <w:pPr>
        <w:spacing w:line="480" w:lineRule="auto"/>
        <w:ind w:firstLine="284"/>
        <w:contextualSpacing/>
        <w:jc w:val="both"/>
        <w:rPr>
          <w:del w:id="342" w:author="Max Lindmark" w:date="2020-09-13T16:20:00Z"/>
          <w:rFonts w:cstheme="minorHAnsi"/>
          <w:bCs/>
          <w:lang w:val="en-GB"/>
          <w:rPrChange w:id="343" w:author="Max Lindmark" w:date="2020-09-13T16:22:00Z">
            <w:rPr>
              <w:del w:id="344" w:author="Max Lindmark" w:date="2020-09-13T16:20:00Z"/>
              <w:rFonts w:cstheme="minorHAnsi"/>
              <w:bCs/>
              <w:i/>
              <w:iCs/>
              <w:lang w:val="en-GB"/>
            </w:rPr>
          </w:rPrChange>
        </w:rPr>
        <w:pPrChange w:id="345" w:author="Max Lindmark" w:date="2020-09-13T16:20:00Z">
          <w:pPr>
            <w:spacing w:line="480" w:lineRule="auto"/>
            <w:contextualSpacing/>
            <w:jc w:val="both"/>
          </w:pPr>
        </w:pPrChange>
      </w:pPr>
    </w:p>
    <w:p w14:paraId="3EADE215" w14:textId="573D31B4" w:rsidR="005B1846" w:rsidRPr="00952A61" w:rsidDel="002833B8" w:rsidRDefault="005B1846">
      <w:pPr>
        <w:spacing w:line="480" w:lineRule="auto"/>
        <w:ind w:firstLine="284"/>
        <w:contextualSpacing/>
        <w:jc w:val="both"/>
        <w:rPr>
          <w:del w:id="346" w:author="Max Lindmark" w:date="2020-09-13T16:20:00Z"/>
          <w:rFonts w:cstheme="minorHAnsi"/>
          <w:bCs/>
          <w:rPrChange w:id="347" w:author="Max Lindmark" w:date="2020-09-13T16:22:00Z">
            <w:rPr>
              <w:del w:id="348" w:author="Max Lindmark" w:date="2020-09-13T16:20:00Z"/>
              <w:rFonts w:cstheme="minorHAnsi"/>
              <w:bCs/>
              <w:i/>
              <w:iCs/>
            </w:rPr>
          </w:rPrChange>
        </w:rPr>
        <w:pPrChange w:id="349" w:author="Max Lindmark" w:date="2020-09-13T16:20:00Z">
          <w:pPr>
            <w:spacing w:line="480" w:lineRule="auto"/>
            <w:contextualSpacing/>
            <w:jc w:val="both"/>
          </w:pPr>
        </w:pPrChange>
      </w:pPr>
      <w:del w:id="350" w:author="Max Lindmark" w:date="2020-09-13T16:20:00Z">
        <w:r w:rsidRPr="00952A61" w:rsidDel="002833B8">
          <w:rPr>
            <w:rFonts w:cstheme="minorHAnsi"/>
            <w:bCs/>
            <w:lang w:val="en-GB"/>
            <w:rPrChange w:id="351" w:author="Max Lindmark" w:date="2020-09-13T16:22:00Z">
              <w:rPr>
                <w:rFonts w:cstheme="minorHAnsi"/>
                <w:bCs/>
                <w:i/>
                <w:iCs/>
                <w:lang w:val="en-GB"/>
              </w:rPr>
            </w:rPrChange>
          </w:rPr>
          <w:delText>Including peak temperatures</w:delText>
        </w:r>
      </w:del>
    </w:p>
    <w:p w14:paraId="3BD24587" w14:textId="4367E48D" w:rsidR="00ED5270" w:rsidRPr="00676577" w:rsidRDefault="005F466B">
      <w:pPr>
        <w:spacing w:line="480" w:lineRule="auto"/>
        <w:ind w:firstLine="284"/>
        <w:contextualSpacing/>
        <w:jc w:val="both"/>
        <w:rPr>
          <w:rFonts w:eastAsiaTheme="minorEastAsia" w:cstheme="minorHAnsi"/>
          <w:lang w:val="en-GB"/>
        </w:rPr>
        <w:pPrChange w:id="352" w:author="Max Lindmark" w:date="2020-09-13T16:20:00Z">
          <w:pPr>
            <w:spacing w:line="480" w:lineRule="auto"/>
            <w:contextualSpacing/>
            <w:jc w:val="both"/>
          </w:pPr>
        </w:pPrChange>
      </w:pPr>
      <w:del w:id="353" w:author="Max Lindmark" w:date="2020-09-10T12:12:00Z">
        <w:r w:rsidRPr="00952A61" w:rsidDel="00305732">
          <w:rPr>
            <w:rFonts w:eastAsiaTheme="minorEastAsia" w:cstheme="minorHAnsi"/>
            <w:lang w:val="en-GB"/>
          </w:rPr>
          <w:delText>Over a larger temperature range</w:delText>
        </w:r>
        <w:r w:rsidR="005E0139" w:rsidRPr="00952A61" w:rsidDel="00305732">
          <w:rPr>
            <w:rFonts w:eastAsiaTheme="minorEastAsia" w:cstheme="minorHAnsi"/>
            <w:lang w:val="en-GB"/>
          </w:rPr>
          <w:delText xml:space="preserve">, </w:delText>
        </w:r>
        <w:r w:rsidR="00CF7D5E" w:rsidRPr="00952A61" w:rsidDel="00305732">
          <w:rPr>
            <w:rFonts w:eastAsiaTheme="minorEastAsia" w:cstheme="minorHAnsi"/>
            <w:lang w:val="en-GB"/>
          </w:rPr>
          <w:delText xml:space="preserve">many </w:delText>
        </w:r>
        <w:r w:rsidR="005E0139" w:rsidRPr="00952A61" w:rsidDel="00305732">
          <w:rPr>
            <w:rFonts w:eastAsiaTheme="minorEastAsia" w:cstheme="minorHAnsi"/>
            <w:lang w:val="en-GB"/>
          </w:rPr>
          <w:delText xml:space="preserve">biological rates </w:delText>
        </w:r>
      </w:del>
      <w:del w:id="354" w:author="Max Lindmark" w:date="2020-09-10T11:56:00Z">
        <w:r w:rsidR="00CF7D5E" w:rsidRPr="00952A61" w:rsidDel="00756723">
          <w:rPr>
            <w:rFonts w:eastAsiaTheme="minorEastAsia" w:cstheme="minorHAnsi"/>
            <w:lang w:val="en-GB"/>
          </w:rPr>
          <w:delText>reach a peak and then decline</w:delText>
        </w:r>
      </w:del>
      <w:del w:id="355" w:author="Max Lindmark" w:date="2020-09-10T12:12:00Z">
        <w:r w:rsidR="005E0139" w:rsidRPr="00952A61" w:rsidDel="00305732">
          <w:rPr>
            <w:rFonts w:eastAsiaTheme="minorEastAsia" w:cstheme="minorHAnsi"/>
            <w:lang w:val="en-GB"/>
          </w:rPr>
          <w:delText xml:space="preserve">. </w:delText>
        </w:r>
        <w:r w:rsidR="00016581" w:rsidRPr="00952A61" w:rsidDel="00305732">
          <w:rPr>
            <w:rFonts w:eastAsiaTheme="minorEastAsia" w:cstheme="minorHAnsi"/>
            <w:lang w:val="en-GB"/>
          </w:rPr>
          <w:delText xml:space="preserve">We identified such tendencies </w:delText>
        </w:r>
        <w:r w:rsidR="00ED7EF3" w:rsidRPr="00952A61" w:rsidDel="00305732">
          <w:rPr>
            <w:rFonts w:eastAsiaTheme="minorEastAsia" w:cstheme="minorHAnsi"/>
            <w:lang w:val="en-GB"/>
          </w:rPr>
          <w:delText xml:space="preserve">in </w:delText>
        </w:r>
        <w:r w:rsidR="001135B6" w:rsidRPr="00952A61" w:rsidDel="00305732">
          <w:rPr>
            <w:rFonts w:eastAsiaTheme="minorEastAsia" w:cstheme="minorHAnsi"/>
            <w:lang w:val="en-GB"/>
          </w:rPr>
          <w:delText xml:space="preserve">11 </w:delText>
        </w:r>
        <w:r w:rsidR="00ED7EF3" w:rsidRPr="00952A61" w:rsidDel="00305732">
          <w:rPr>
            <w:rFonts w:eastAsiaTheme="minorEastAsia" w:cstheme="minorHAnsi"/>
            <w:lang w:val="en-GB"/>
          </w:rPr>
          <w:delText xml:space="preserve">species </w:delText>
        </w:r>
        <w:r w:rsidR="003E70F7" w:rsidRPr="00952A61" w:rsidDel="00305732">
          <w:rPr>
            <w:rFonts w:eastAsiaTheme="minorEastAsia" w:cstheme="minorHAnsi"/>
            <w:lang w:val="en-GB"/>
          </w:rPr>
          <w:delText xml:space="preserve">in the </w:delText>
        </w:r>
        <w:r w:rsidR="008457AB" w:rsidRPr="00952A61" w:rsidDel="00305732">
          <w:rPr>
            <w:rFonts w:eastAsiaTheme="minorEastAsia" w:cstheme="minorHAnsi"/>
            <w:lang w:val="en-GB"/>
          </w:rPr>
          <w:delText>consumption</w:delText>
        </w:r>
        <w:r w:rsidR="003E70F7" w:rsidRPr="00952A61" w:rsidDel="00305732">
          <w:rPr>
            <w:rFonts w:eastAsiaTheme="minorEastAsia" w:cstheme="minorHAnsi"/>
            <w:lang w:val="en-GB"/>
          </w:rPr>
          <w:delText xml:space="preserve"> data set</w:delText>
        </w:r>
        <w:r w:rsidR="00734BAD" w:rsidRPr="00952A61" w:rsidDel="00305732">
          <w:rPr>
            <w:rFonts w:eastAsiaTheme="minorEastAsia" w:cstheme="minorHAnsi"/>
            <w:lang w:val="en-GB"/>
          </w:rPr>
          <w:delText xml:space="preserve">, and fit </w:delText>
        </w:r>
        <w:r w:rsidR="00F81C78" w:rsidRPr="00952A61" w:rsidDel="00305732">
          <w:rPr>
            <w:rFonts w:eastAsiaTheme="minorEastAsia" w:cstheme="minorHAnsi"/>
            <w:lang w:val="en-GB"/>
          </w:rPr>
          <w:delText xml:space="preserve">hierarchical </w:delText>
        </w:r>
        <w:r w:rsidR="006D2E1E" w:rsidRPr="00952A61" w:rsidDel="00305732">
          <w:rPr>
            <w:rFonts w:eastAsiaTheme="minorEastAsia" w:cstheme="minorHAnsi"/>
            <w:lang w:val="en-GB"/>
          </w:rPr>
          <w:delText xml:space="preserve">polynomial </w:delText>
        </w:r>
        <w:r w:rsidR="00734BAD" w:rsidRPr="00952A61" w:rsidDel="00305732">
          <w:rPr>
            <w:rFonts w:eastAsiaTheme="minorEastAsia" w:cstheme="minorHAnsi"/>
            <w:lang w:val="en-GB"/>
          </w:rPr>
          <w:delText>models</w:delText>
        </w:r>
        <w:r w:rsidR="0079390A" w:rsidRPr="00952A61" w:rsidDel="00305732">
          <w:rPr>
            <w:rFonts w:eastAsiaTheme="minorEastAsia" w:cstheme="minorHAnsi"/>
            <w:lang w:val="en-GB"/>
          </w:rPr>
          <w:delText xml:space="preserve"> </w:delText>
        </w:r>
        <w:r w:rsidR="00A17B60" w:rsidRPr="00952A61" w:rsidDel="00305732">
          <w:rPr>
            <w:rFonts w:eastAsiaTheme="minorEastAsia" w:cstheme="minorHAnsi"/>
            <w:lang w:val="en-GB"/>
          </w:rPr>
          <w:delText xml:space="preserve">with a </w:delText>
        </w:r>
      </w:del>
      <w:del w:id="356" w:author="Max Lindmark" w:date="2020-09-10T11:56:00Z">
        <w:r w:rsidR="00A17B60" w:rsidRPr="00952A61" w:rsidDel="00756723">
          <w:rPr>
            <w:rFonts w:eastAsiaTheme="minorEastAsia" w:cstheme="minorHAnsi"/>
            <w:lang w:val="en-GB"/>
          </w:rPr>
          <w:delText>random</w:delText>
        </w:r>
        <w:r w:rsidR="008C2CC5" w:rsidRPr="00952A61" w:rsidDel="00756723">
          <w:rPr>
            <w:rFonts w:eastAsiaTheme="minorEastAsia" w:cstheme="minorHAnsi"/>
            <w:lang w:val="en-GB"/>
          </w:rPr>
          <w:delText xml:space="preserve"> </w:delText>
        </w:r>
      </w:del>
      <w:del w:id="357" w:author="Max Lindmark" w:date="2020-09-10T12:12:00Z">
        <w:r w:rsidR="008C2CC5" w:rsidRPr="00952A61" w:rsidDel="00305732">
          <w:rPr>
            <w:rFonts w:eastAsiaTheme="minorEastAsia" w:cstheme="minorHAnsi"/>
            <w:lang w:val="en-GB"/>
          </w:rPr>
          <w:delText>intercept (</w:delText>
        </w:r>
      </w:del>
      <m:oMath>
        <m:sSub>
          <m:sSubPr>
            <m:ctrlPr>
              <w:del w:id="358" w:author="Max Lindmark" w:date="2020-09-10T12:12:00Z">
                <w:rPr>
                  <w:rFonts w:ascii="Cambria Math" w:hAnsi="Cambria Math" w:cstheme="minorHAnsi"/>
                </w:rPr>
              </w:del>
            </m:ctrlPr>
          </m:sSubPr>
          <m:e>
            <m:r>
              <w:del w:id="359" w:author="Max Lindmark" w:date="2020-09-10T12:12:00Z">
                <m:rPr>
                  <m:sty m:val="p"/>
                </m:rPr>
                <w:rPr>
                  <w:rFonts w:ascii="Cambria Math" w:hAnsi="Cambria Math" w:cstheme="minorHAnsi"/>
                  <w:rPrChange w:id="360" w:author="Max Lindmark" w:date="2020-09-13T16:22:00Z">
                    <w:rPr>
                      <w:rFonts w:ascii="Cambria Math" w:hAnsi="Cambria Math" w:cstheme="minorHAnsi"/>
                    </w:rPr>
                  </w:rPrChange>
                </w:rPr>
                <m:t>γ</m:t>
              </w:del>
            </m:r>
          </m:e>
          <m:sub>
            <m:r>
              <w:del w:id="361" w:author="Max Lindmark" w:date="2020-09-10T12:12:00Z">
                <m:rPr>
                  <m:sty m:val="p"/>
                </m:rPr>
                <w:rPr>
                  <w:rFonts w:ascii="Cambria Math" w:hAnsi="Cambria Math" w:cstheme="minorHAnsi"/>
                  <w:rPrChange w:id="362" w:author="Max Lindmark" w:date="2020-09-13T16:22:00Z">
                    <w:rPr>
                      <w:rFonts w:ascii="Cambria Math" w:hAnsi="Cambria Math" w:cstheme="minorHAnsi"/>
                    </w:rPr>
                  </w:rPrChange>
                </w:rPr>
                <m:t>0</m:t>
              </w:del>
            </m:r>
          </m:sub>
        </m:sSub>
      </m:oMath>
      <w:del w:id="363" w:author="Max Lindmark" w:date="2020-09-10T12:12:00Z">
        <w:r w:rsidR="008C2CC5" w:rsidRPr="00952A61" w:rsidDel="00305732">
          <w:rPr>
            <w:rFonts w:eastAsiaTheme="minorEastAsia" w:cstheme="minorHAnsi"/>
          </w:rPr>
          <w:delText>)</w:delText>
        </w:r>
        <w:r w:rsidR="008C457C" w:rsidRPr="00952A61" w:rsidDel="00305732">
          <w:rPr>
            <w:rFonts w:eastAsiaTheme="minorEastAsia" w:cstheme="minorHAnsi"/>
            <w:lang w:val="en-GB"/>
          </w:rPr>
          <w:delText>.</w:delText>
        </w:r>
      </w:del>
      <w:ins w:id="364" w:author="Max Lindmark" w:date="2020-07-31T14:42:00Z">
        <w:r w:rsidR="003B5A3D" w:rsidRPr="00952A61">
          <w:rPr>
            <w:rFonts w:eastAsiaTheme="minorEastAsia" w:cstheme="minorHAnsi"/>
            <w:lang w:val="en-GB"/>
          </w:rPr>
          <w:t>Based on WAIC and vi</w:t>
        </w:r>
        <w:r w:rsidR="003B5A3D" w:rsidRPr="00676577">
          <w:rPr>
            <w:rFonts w:eastAsiaTheme="minorEastAsia" w:cstheme="minorHAnsi"/>
            <w:lang w:val="en-GB"/>
          </w:rPr>
          <w:t xml:space="preserve">sual inspection </w:t>
        </w:r>
        <w:r w:rsidR="00955B52" w:rsidRPr="00676577">
          <w:rPr>
            <w:rFonts w:eastAsiaTheme="minorEastAsia" w:cstheme="minorHAnsi"/>
            <w:lang w:val="en-GB"/>
          </w:rPr>
          <w:t xml:space="preserve">of residual </w:t>
        </w:r>
        <w:r w:rsidR="00423AFD" w:rsidRPr="00676577">
          <w:rPr>
            <w:rFonts w:eastAsiaTheme="minorEastAsia" w:cstheme="minorHAnsi"/>
            <w:lang w:val="en-GB"/>
          </w:rPr>
          <w:t xml:space="preserve">patterns </w:t>
        </w:r>
        <w:r w:rsidR="00C9234D" w:rsidRPr="00676577">
          <w:rPr>
            <w:rFonts w:eastAsiaTheme="minorEastAsia" w:cstheme="minorHAnsi"/>
            <w:lang w:val="en-GB"/>
          </w:rPr>
          <w:t xml:space="preserve">we chose </w:t>
        </w:r>
        <w:r w:rsidR="00A773BB" w:rsidRPr="00676577">
          <w:rPr>
            <w:rFonts w:eastAsiaTheme="minorEastAsia" w:cstheme="minorHAnsi"/>
            <w:lang w:val="en-GB"/>
          </w:rPr>
          <w:t xml:space="preserve">a model </w:t>
        </w:r>
      </w:ins>
      <w:ins w:id="365" w:author="Max Lindmark" w:date="2020-09-13T16:23:00Z">
        <w:r w:rsidR="00341295">
          <w:rPr>
            <w:rFonts w:eastAsiaTheme="minorEastAsia" w:cstheme="minorHAnsi"/>
            <w:lang w:val="en-GB"/>
          </w:rPr>
          <w:t xml:space="preserve">for maximum consumption rate fitted to data including beyond peak </w:t>
        </w:r>
        <w:r w:rsidR="008C72CA">
          <w:rPr>
            <w:rFonts w:eastAsiaTheme="minorEastAsia" w:cstheme="minorHAnsi"/>
            <w:lang w:val="en-GB"/>
          </w:rPr>
          <w:t>temperature</w:t>
        </w:r>
        <w:r w:rsidR="00341295">
          <w:rPr>
            <w:rFonts w:eastAsiaTheme="minorEastAsia" w:cstheme="minorHAnsi"/>
            <w:lang w:val="en-GB"/>
          </w:rPr>
          <w:t xml:space="preserve"> </w:t>
        </w:r>
      </w:ins>
      <w:ins w:id="366" w:author="Max Lindmark" w:date="2020-07-31T14:42:00Z">
        <w:r w:rsidR="007B03F1" w:rsidRPr="00676577">
          <w:rPr>
            <w:rFonts w:eastAsiaTheme="minorEastAsia" w:cstheme="minorHAnsi"/>
            <w:lang w:val="en-GB"/>
          </w:rPr>
          <w:t>with a c</w:t>
        </w:r>
      </w:ins>
      <w:ins w:id="367" w:author="Max Lindmark" w:date="2020-07-31T14:43:00Z">
        <w:r w:rsidR="007B03F1" w:rsidRPr="00676577">
          <w:rPr>
            <w:rFonts w:eastAsiaTheme="minorEastAsia" w:cstheme="minorHAnsi"/>
            <w:lang w:val="en-GB"/>
          </w:rPr>
          <w:t xml:space="preserve">ubic temperature variable and an increasing </w:t>
        </w:r>
        <w:r w:rsidR="00292A3C" w:rsidRPr="00676577">
          <w:rPr>
            <w:rFonts w:eastAsiaTheme="minorEastAsia" w:cstheme="minorHAnsi"/>
            <w:lang w:val="en-GB"/>
          </w:rPr>
          <w:t>(</w:t>
        </w:r>
      </w:ins>
      <w:ins w:id="368" w:author="Max Lindmark" w:date="2020-09-10T11:56:00Z">
        <w:r w:rsidR="004A73D1" w:rsidRPr="00676577">
          <w:rPr>
            <w:rFonts w:eastAsiaTheme="minorEastAsia" w:cstheme="minorHAnsi"/>
            <w:lang w:val="en-GB"/>
          </w:rPr>
          <w:t xml:space="preserve">rather </w:t>
        </w:r>
      </w:ins>
      <w:ins w:id="369" w:author="Max Lindmark" w:date="2020-07-31T14:43:00Z">
        <w:r w:rsidR="00A32F0D" w:rsidRPr="00676577">
          <w:rPr>
            <w:rFonts w:eastAsiaTheme="minorEastAsia" w:cstheme="minorHAnsi"/>
            <w:lang w:val="en-GB"/>
          </w:rPr>
          <w:t>than constant</w:t>
        </w:r>
        <w:r w:rsidR="00292A3C" w:rsidRPr="00676577">
          <w:rPr>
            <w:rFonts w:eastAsiaTheme="minorEastAsia" w:cstheme="minorHAnsi"/>
            <w:lang w:val="en-GB"/>
          </w:rPr>
          <w:t>)</w:t>
        </w:r>
        <w:r w:rsidR="00A32F0D" w:rsidRPr="00676577">
          <w:rPr>
            <w:rFonts w:eastAsiaTheme="minorEastAsia" w:cstheme="minorHAnsi"/>
            <w:lang w:val="en-GB"/>
          </w:rPr>
          <w:t xml:space="preserve"> </w:t>
        </w:r>
      </w:ins>
      <w:ins w:id="370" w:author="Max Lindmark" w:date="2020-09-13T16:17:00Z">
        <w:r w:rsidR="003D61E1">
          <w:rPr>
            <w:rFonts w:eastAsiaTheme="minorEastAsia" w:cstheme="minorHAnsi"/>
            <w:lang w:val="en-GB"/>
          </w:rPr>
          <w:t>standard deviation</w:t>
        </w:r>
      </w:ins>
      <w:ins w:id="371" w:author="Max Lindmark" w:date="2020-09-13T16:18:00Z">
        <w:r w:rsidR="00904426">
          <w:rPr>
            <w:rFonts w:eastAsiaTheme="minorEastAsia" w:cstheme="minorHAnsi"/>
            <w:lang w:val="en-GB"/>
          </w:rPr>
          <w:t xml:space="preserve"> (</w:t>
        </w:r>
      </w:ins>
      <m:oMath>
        <m:r>
          <w:ins w:id="372" w:author="Max Lindmark" w:date="2020-09-13T16:18:00Z">
            <w:rPr>
              <w:rFonts w:ascii="Cambria Math" w:hAnsi="Cambria Math" w:cstheme="minorHAnsi"/>
            </w:rPr>
            <m:t>σ)</m:t>
          </w:ins>
        </m:r>
      </m:oMath>
      <w:ins w:id="373" w:author="Max Lindmark" w:date="2020-07-31T14:43:00Z">
        <w:r w:rsidR="00A32F0D" w:rsidRPr="00676577">
          <w:rPr>
            <w:rFonts w:eastAsiaTheme="minorEastAsia" w:cstheme="minorHAnsi"/>
            <w:lang w:val="en-GB"/>
          </w:rPr>
          <w:t xml:space="preserve"> </w:t>
        </w:r>
        <w:r w:rsidR="00292A3C" w:rsidRPr="00676577">
          <w:rPr>
            <w:rFonts w:eastAsiaTheme="minorEastAsia" w:cstheme="minorHAnsi"/>
            <w:lang w:val="en-GB"/>
          </w:rPr>
          <w:t>with</w:t>
        </w:r>
        <w:r w:rsidR="00E81A5E" w:rsidRPr="00676577">
          <w:rPr>
            <w:rFonts w:eastAsiaTheme="minorEastAsia" w:cstheme="minorHAnsi"/>
            <w:lang w:val="en-GB"/>
          </w:rPr>
          <w:t xml:space="preserve"> temperature (see </w:t>
        </w:r>
      </w:ins>
      <w:ins w:id="374" w:author="Max Lindmark" w:date="2020-09-12T19:03:00Z">
        <w:r w:rsidR="00B83FB3" w:rsidRPr="0025283E">
          <w:rPr>
            <w:rFonts w:eastAsiaTheme="minorEastAsia" w:cstheme="minorHAnsi"/>
            <w:i/>
            <w:iCs/>
            <w:lang w:val="en-GB"/>
          </w:rPr>
          <w:t>SI Appendix</w:t>
        </w:r>
        <w:r w:rsidR="00B83FB3">
          <w:rPr>
            <w:rFonts w:eastAsiaTheme="minorEastAsia" w:cstheme="minorHAnsi"/>
            <w:lang w:val="en-GB"/>
          </w:rPr>
          <w:t xml:space="preserve">, </w:t>
        </w:r>
      </w:ins>
      <w:ins w:id="375" w:author="Max Lindmark" w:date="2020-07-31T14:43:00Z">
        <w:r w:rsidR="00E81A5E" w:rsidRPr="00676577">
          <w:rPr>
            <w:rFonts w:eastAsiaTheme="minorEastAsia" w:cstheme="minorHAnsi"/>
            <w:lang w:val="en-GB"/>
          </w:rPr>
          <w:t>Table S</w:t>
        </w:r>
      </w:ins>
      <w:ins w:id="376" w:author="Max Lindmark" w:date="2020-09-12T19:03:00Z">
        <w:r w:rsidR="00B83FB3">
          <w:rPr>
            <w:rFonts w:eastAsiaTheme="minorEastAsia" w:cstheme="minorHAnsi"/>
            <w:lang w:val="en-GB"/>
          </w:rPr>
          <w:t>5</w:t>
        </w:r>
      </w:ins>
      <w:ins w:id="377" w:author="Max Lindmark" w:date="2020-07-31T14:43:00Z">
        <w:r w:rsidR="00E81A5E" w:rsidRPr="00676577">
          <w:rPr>
            <w:rFonts w:eastAsiaTheme="minorEastAsia" w:cstheme="minorHAnsi"/>
            <w:lang w:val="en-GB"/>
          </w:rPr>
          <w:t xml:space="preserve"> for details)</w:t>
        </w:r>
      </w:ins>
      <w:del w:id="378" w:author="Max Lindmark" w:date="2020-07-31T14:42:00Z">
        <w:r w:rsidR="008C457C" w:rsidRPr="00676577" w:rsidDel="003B5A3D">
          <w:rPr>
            <w:rFonts w:eastAsiaTheme="minorEastAsia" w:cstheme="minorHAnsi"/>
            <w:lang w:val="en-GB"/>
          </w:rPr>
          <w:delText xml:space="preserve"> </w:delText>
        </w:r>
      </w:del>
      <w:commentRangeStart w:id="379"/>
      <w:commentRangeStart w:id="380"/>
      <w:commentRangeStart w:id="381"/>
      <w:del w:id="382" w:author="Max Lindmark" w:date="2020-07-31T14:43:00Z">
        <w:r w:rsidR="009046F9" w:rsidRPr="00676577" w:rsidDel="0074634E">
          <w:rPr>
            <w:rFonts w:eastAsiaTheme="minorEastAsia" w:cstheme="minorHAnsi"/>
            <w:lang w:val="en-GB"/>
          </w:rPr>
          <w:delText>T</w:delText>
        </w:r>
        <w:r w:rsidR="009046F9" w:rsidRPr="00676577" w:rsidDel="00D6133D">
          <w:rPr>
            <w:rFonts w:eastAsiaTheme="minorEastAsia" w:cstheme="minorHAnsi"/>
            <w:lang w:val="en-GB"/>
          </w:rPr>
          <w:delText xml:space="preserve">he model </w:delText>
        </w:r>
        <w:r w:rsidR="00A7778B" w:rsidRPr="00676577" w:rsidDel="00D6133D">
          <w:rPr>
            <w:rFonts w:eastAsiaTheme="minorEastAsia" w:cstheme="minorHAnsi"/>
            <w:lang w:val="en-GB"/>
          </w:rPr>
          <w:delText xml:space="preserve">that included also </w:delText>
        </w:r>
        <w:r w:rsidR="00A471FF" w:rsidRPr="00676577" w:rsidDel="00D6133D">
          <w:rPr>
            <w:rFonts w:eastAsiaTheme="minorEastAsia" w:cstheme="minorHAnsi"/>
            <w:lang w:val="en-GB"/>
          </w:rPr>
          <w:delText xml:space="preserve">a </w:delText>
        </w:r>
        <w:r w:rsidR="009046F9" w:rsidRPr="00676577" w:rsidDel="00D6133D">
          <w:rPr>
            <w:rFonts w:eastAsiaTheme="minorEastAsia" w:cstheme="minorHAnsi"/>
            <w:lang w:val="en-GB"/>
          </w:rPr>
          <w:delText xml:space="preserve">cubic temperature term had </w:delText>
        </w:r>
      </w:del>
      <w:del w:id="383" w:author="Max Lindmark" w:date="2020-07-30T10:10:00Z">
        <w:r w:rsidR="00A77899" w:rsidRPr="00676577" w:rsidDel="007E7ED8">
          <w:rPr>
            <w:rFonts w:eastAsiaTheme="minorEastAsia" w:cstheme="minorHAnsi"/>
            <w:lang w:val="en-GB"/>
          </w:rPr>
          <w:delText xml:space="preserve">an only </w:delText>
        </w:r>
        <w:r w:rsidR="00812D19" w:rsidRPr="00676577" w:rsidDel="007E7ED8">
          <w:rPr>
            <w:rFonts w:eastAsiaTheme="minorEastAsia" w:cstheme="minorHAnsi"/>
            <w:lang w:val="en-GB"/>
          </w:rPr>
          <w:delText xml:space="preserve">slightly </w:delText>
        </w:r>
      </w:del>
      <w:del w:id="384" w:author="Max Lindmark" w:date="2020-07-31T14:43:00Z">
        <w:r w:rsidR="009046F9" w:rsidRPr="00676577" w:rsidDel="00D6133D">
          <w:rPr>
            <w:rFonts w:eastAsiaTheme="minorEastAsia" w:cstheme="minorHAnsi"/>
            <w:lang w:val="en-GB"/>
          </w:rPr>
          <w:delText xml:space="preserve">lower WAIC than the model with a </w:delText>
        </w:r>
        <w:r w:rsidR="00A7778B" w:rsidRPr="00676577" w:rsidDel="00D6133D">
          <w:rPr>
            <w:rFonts w:eastAsiaTheme="minorEastAsia" w:cstheme="minorHAnsi"/>
            <w:lang w:val="en-GB"/>
          </w:rPr>
          <w:delText xml:space="preserve">quadratic </w:delText>
        </w:r>
        <w:r w:rsidR="009046F9" w:rsidRPr="00676577" w:rsidDel="00D6133D">
          <w:rPr>
            <w:rFonts w:eastAsiaTheme="minorEastAsia" w:cstheme="minorHAnsi"/>
            <w:lang w:val="en-GB"/>
          </w:rPr>
          <w:delText>term (</w:delText>
        </w:r>
        <w:r w:rsidR="00490A91" w:rsidRPr="00676577" w:rsidDel="00D6133D">
          <w:rPr>
            <w:rFonts w:eastAsiaTheme="minorEastAsia" w:cstheme="minorHAnsi"/>
            <w:lang w:val="en-GB"/>
          </w:rPr>
          <w:delText>718.3</w:delText>
        </w:r>
        <w:r w:rsidR="008074AD" w:rsidRPr="00676577" w:rsidDel="00D6133D">
          <w:rPr>
            <w:rFonts w:eastAsiaTheme="minorEastAsia" w:cstheme="minorHAnsi"/>
            <w:lang w:val="en-GB"/>
          </w:rPr>
          <w:delText xml:space="preserve"> vs </w:delText>
        </w:r>
        <w:r w:rsidR="007717BF" w:rsidRPr="00676577" w:rsidDel="00D6133D">
          <w:rPr>
            <w:rFonts w:eastAsiaTheme="minorEastAsia" w:cstheme="minorHAnsi"/>
            <w:lang w:val="en-GB"/>
          </w:rPr>
          <w:delText>719.</w:delText>
        </w:r>
        <w:r w:rsidR="00DF39DF" w:rsidRPr="00676577" w:rsidDel="00D6133D">
          <w:rPr>
            <w:rFonts w:eastAsiaTheme="minorEastAsia" w:cstheme="minorHAnsi"/>
            <w:lang w:val="en-GB"/>
          </w:rPr>
          <w:delText>6</w:delText>
        </w:r>
        <w:r w:rsidR="008074AD" w:rsidRPr="00676577" w:rsidDel="00D6133D">
          <w:rPr>
            <w:rFonts w:eastAsiaTheme="minorEastAsia" w:cstheme="minorHAnsi"/>
            <w:lang w:val="en-GB"/>
          </w:rPr>
          <w:delText>, respectively</w:delText>
        </w:r>
        <w:r w:rsidR="009046F9" w:rsidRPr="00676577" w:rsidDel="00D6133D">
          <w:rPr>
            <w:rFonts w:eastAsiaTheme="minorEastAsia" w:cstheme="minorHAnsi"/>
            <w:lang w:val="en-GB"/>
          </w:rPr>
          <w:delText>)</w:delText>
        </w:r>
      </w:del>
      <w:ins w:id="385" w:author="Max Lindmark" w:date="2020-07-30T10:10:00Z">
        <w:r w:rsidR="006C7056" w:rsidRPr="00676577">
          <w:rPr>
            <w:rFonts w:eastAsiaTheme="minorEastAsia" w:cstheme="minorHAnsi"/>
            <w:lang w:val="en-GB"/>
          </w:rPr>
          <w:t>.</w:t>
        </w:r>
      </w:ins>
      <w:del w:id="386" w:author="Max Lindmark" w:date="2020-07-30T10:10:00Z">
        <w:r w:rsidR="007717BF" w:rsidRPr="00676577" w:rsidDel="00716033">
          <w:rPr>
            <w:rFonts w:eastAsiaTheme="minorEastAsia" w:cstheme="minorHAnsi"/>
            <w:lang w:val="en-GB"/>
          </w:rPr>
          <w:delText>.</w:delText>
        </w:r>
      </w:del>
      <w:r w:rsidR="0022319D" w:rsidRPr="00676577">
        <w:rPr>
          <w:rFonts w:eastAsiaTheme="minorEastAsia" w:cstheme="minorHAnsi"/>
          <w:lang w:val="en-GB"/>
        </w:rPr>
        <w:t xml:space="preserve"> The equation for </w:t>
      </w:r>
      <w:r w:rsidR="00DC5EA8" w:rsidRPr="00676577">
        <w:rPr>
          <w:rFonts w:eastAsiaTheme="minorEastAsia" w:cstheme="minorHAnsi"/>
          <w:lang w:val="en-GB"/>
        </w:rPr>
        <w:t xml:space="preserve">rescaled </w:t>
      </w:r>
      <w:r w:rsidR="00312DB4" w:rsidRPr="00676577">
        <w:rPr>
          <w:rFonts w:eastAsiaTheme="minorEastAsia" w:cstheme="minorHAnsi"/>
          <w:lang w:val="en-GB"/>
        </w:rPr>
        <w:t>mass-</w:t>
      </w:r>
      <w:r w:rsidR="009B7627" w:rsidRPr="00676577">
        <w:rPr>
          <w:rFonts w:eastAsiaTheme="minorEastAsia" w:cstheme="minorHAnsi"/>
          <w:lang w:val="en-GB"/>
        </w:rPr>
        <w:t xml:space="preserve">specific </w:t>
      </w:r>
      <w:r w:rsidR="0065306D" w:rsidRPr="00676577">
        <w:rPr>
          <w:rFonts w:eastAsiaTheme="minorEastAsia" w:cstheme="minorHAnsi"/>
          <w:lang w:val="en-GB"/>
        </w:rPr>
        <w:t xml:space="preserve">consumption rate over the full temperature range in the data can therefore be written as: </w:t>
      </w:r>
      <m:oMath>
        <m:r>
          <w:rPr>
            <w:rFonts w:ascii="Cambria Math" w:hAnsi="Cambria Math" w:cstheme="minorHAnsi"/>
          </w:rPr>
          <m:t>consumption=0.8</m:t>
        </m:r>
        <m:r>
          <w:del w:id="387" w:author="Max Lindmark" w:date="2020-07-30T10:11:00Z">
            <w:rPr>
              <w:rFonts w:ascii="Cambria Math" w:hAnsi="Cambria Math" w:cstheme="minorHAnsi"/>
            </w:rPr>
            <m:t>3</m:t>
          </w:del>
        </m:r>
        <m:r>
          <w:ins w:id="388" w:author="Max Lindmark" w:date="2020-07-31T13:38:00Z">
            <w:rPr>
              <w:rFonts w:ascii="Cambria Math" w:hAnsi="Cambria Math" w:cstheme="minorHAnsi"/>
            </w:rPr>
            <m:t>1</m:t>
          </w:ins>
        </m:r>
        <m:r>
          <w:rPr>
            <w:rFonts w:ascii="Cambria Math" w:hAnsi="Cambria Math" w:cstheme="minorHAnsi"/>
          </w:rPr>
          <m:t>-0.001</m:t>
        </m:r>
        <m:r>
          <w:del w:id="389" w:author="Max Lindmark" w:date="2020-07-31T13:39:00Z">
            <w:rPr>
              <w:rFonts w:ascii="Cambria Math" w:hAnsi="Cambria Math" w:cstheme="minorHAnsi"/>
            </w:rPr>
            <m:t>9</m:t>
          </w:del>
        </m:r>
        <m:r>
          <w:ins w:id="390" w:author="Max Lindmark" w:date="2020-07-31T13:39:00Z">
            <w:rPr>
              <w:rFonts w:ascii="Cambria Math" w:hAnsi="Cambria Math" w:cstheme="minorHAnsi"/>
            </w:rPr>
            <m:t>6</m:t>
          </w:ins>
        </m:r>
        <m:r>
          <w:rPr>
            <w:rFonts w:ascii="Cambria Math" w:hAnsi="Cambria Math" w:cstheme="minorHAnsi" w:hint="eastAsia"/>
            <w:lang w:val="en-GB"/>
          </w:rPr>
          <m:t>×</m:t>
        </m:r>
        <m:r>
          <w:rPr>
            <w:rFonts w:ascii="Cambria Math" w:hAnsi="Cambria Math" w:cstheme="minorHAnsi"/>
          </w:rPr>
          <m:t>m+0.04</m:t>
        </m:r>
        <m:r>
          <w:del w:id="391" w:author="Max Lindmark" w:date="2020-07-30T10:11:00Z">
            <w:rPr>
              <w:rFonts w:ascii="Cambria Math" w:hAnsi="Cambria Math" w:cstheme="minorHAnsi"/>
            </w:rPr>
            <m:t>8</m:t>
          </w:del>
        </m:r>
        <m:r>
          <w:ins w:id="392" w:author="Max Lindmark" w:date="2020-07-31T13:39:00Z">
            <w:rPr>
              <w:rFonts w:ascii="Cambria Math" w:hAnsi="Cambria Math" w:cstheme="minorHAnsi"/>
            </w:rPr>
            <m:t>2</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r>
          <w:rPr>
            <w:rFonts w:ascii="Cambria Math" w:hAnsi="Cambria Math" w:cstheme="minorHAnsi"/>
          </w:rPr>
          <m:t>-0.000</m:t>
        </m:r>
        <m:r>
          <w:del w:id="393" w:author="Max Lindmark" w:date="2020-07-30T10:11:00Z">
            <w:rPr>
              <w:rFonts w:ascii="Cambria Math" w:hAnsi="Cambria Math" w:cstheme="minorHAnsi"/>
            </w:rPr>
            <m:t>2</m:t>
          </w:del>
        </m:r>
        <m:r>
          <w:ins w:id="394" w:author="Max Lindmark" w:date="2020-07-31T13:39:00Z">
            <w:rPr>
              <w:rFonts w:ascii="Cambria Math" w:hAnsi="Cambria Math" w:cstheme="minorHAnsi"/>
            </w:rPr>
            <m:t>25</m:t>
          </w:ins>
        </m:r>
        <m:r>
          <w:rPr>
            <w:rFonts w:ascii="Cambria Math" w:hAnsi="Cambria Math" w:cstheme="minorHAnsi" w:hint="eastAsia"/>
            <w:lang w:val="en-GB"/>
          </w:rPr>
          <m:t>×</m:t>
        </m:r>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m:t>
            </m:r>
          </m:sub>
          <m:sup>
            <m:r>
              <w:rPr>
                <w:rFonts w:ascii="Cambria Math" w:hAnsi="Cambria Math" w:cstheme="minorHAnsi"/>
              </w:rPr>
              <m:t>2</m:t>
            </m:r>
          </m:sup>
        </m:sSubSup>
        <m:r>
          <w:del w:id="395" w:author="Max Lindmark" w:date="2020-07-30T10:11:00Z">
            <w:rPr>
              <w:rFonts w:ascii="Cambria Math" w:hAnsi="Cambria Math" w:cstheme="minorHAnsi"/>
            </w:rPr>
            <m:t>-0.00004</m:t>
          </w:del>
        </m:r>
        <m:r>
          <w:del w:id="396" w:author="Max Lindmark" w:date="2020-07-30T10:11:00Z">
            <w:rPr>
              <w:rFonts w:ascii="Cambria Math" w:hAnsi="Cambria Math" w:cstheme="minorHAnsi" w:hint="eastAsia"/>
              <w:lang w:val="en-GB"/>
            </w:rPr>
            <m:t>×</m:t>
          </w:del>
        </m:r>
        <m:sSubSup>
          <m:sSubSupPr>
            <m:ctrlPr>
              <w:del w:id="397" w:author="Max Lindmark" w:date="2020-07-30T10:11:00Z">
                <w:rPr>
                  <w:rFonts w:ascii="Cambria Math" w:hAnsi="Cambria Math" w:cstheme="minorHAnsi"/>
                  <w:i/>
                </w:rPr>
              </w:del>
            </m:ctrlPr>
          </m:sSubSupPr>
          <m:e>
            <m:r>
              <w:del w:id="398" w:author="Max Lindmark" w:date="2020-07-30T10:11:00Z">
                <w:rPr>
                  <w:rFonts w:ascii="Cambria Math" w:hAnsi="Cambria Math" w:cstheme="minorHAnsi"/>
                </w:rPr>
                <m:t>t</m:t>
              </w:del>
            </m:r>
          </m:e>
          <m:sub>
            <m:r>
              <w:del w:id="399" w:author="Max Lindmark" w:date="2020-07-30T10:11:00Z">
                <w:rPr>
                  <w:rFonts w:ascii="Cambria Math" w:hAnsi="Cambria Math" w:cstheme="minorHAnsi"/>
                </w:rPr>
                <m:t>C</m:t>
              </w:del>
            </m:r>
          </m:sub>
          <m:sup>
            <m:r>
              <w:del w:id="400" w:author="Max Lindmark" w:date="2020-07-30T10:11:00Z">
                <w:rPr>
                  <w:rFonts w:ascii="Cambria Math" w:hAnsi="Cambria Math" w:cstheme="minorHAnsi"/>
                </w:rPr>
                <m:t>3</m:t>
              </w:del>
            </m:r>
          </m:sup>
        </m:sSubSup>
      </m:oMath>
      <w:r w:rsidR="00904E3E" w:rsidRPr="00676577">
        <w:rPr>
          <w:rFonts w:eastAsiaTheme="minorEastAsia" w:cstheme="minorHAnsi"/>
        </w:rPr>
        <w:t xml:space="preserve"> (Fig. S</w:t>
      </w:r>
      <w:r w:rsidR="00FF5BFA" w:rsidRPr="00676577">
        <w:rPr>
          <w:rFonts w:eastAsiaTheme="minorEastAsia" w:cstheme="minorHAnsi"/>
        </w:rPr>
        <w:t>13</w:t>
      </w:r>
      <w:r w:rsidR="00904E3E" w:rsidRPr="00676577">
        <w:rPr>
          <w:rFonts w:eastAsiaTheme="minorEastAsia" w:cstheme="minorHAnsi"/>
        </w:rPr>
        <w:t>)</w:t>
      </w:r>
      <w:r w:rsidR="006415B9" w:rsidRPr="00676577">
        <w:rPr>
          <w:rFonts w:eastAsiaTheme="minorEastAsia" w:cstheme="minorHAnsi"/>
          <w:lang w:val="en-GB"/>
        </w:rPr>
        <w:t>.</w:t>
      </w:r>
      <w:r w:rsidR="009046F9" w:rsidRPr="00676577">
        <w:rPr>
          <w:rFonts w:eastAsiaTheme="minorEastAsia" w:cstheme="minorHAnsi"/>
          <w:lang w:val="en-GB"/>
        </w:rPr>
        <w:t xml:space="preserve"> </w:t>
      </w:r>
      <w:commentRangeEnd w:id="379"/>
      <w:r w:rsidR="00A471FF" w:rsidRPr="00676577">
        <w:rPr>
          <w:rStyle w:val="CommentReference"/>
          <w:sz w:val="24"/>
          <w:szCs w:val="24"/>
        </w:rPr>
        <w:commentReference w:id="379"/>
      </w:r>
      <w:commentRangeEnd w:id="380"/>
      <w:r w:rsidR="00A77899" w:rsidRPr="00676577">
        <w:rPr>
          <w:rStyle w:val="CommentReference"/>
          <w:sz w:val="24"/>
          <w:szCs w:val="24"/>
        </w:rPr>
        <w:commentReference w:id="380"/>
      </w:r>
      <w:commentRangeEnd w:id="381"/>
      <w:r w:rsidR="00BA1D40" w:rsidRPr="00676577">
        <w:rPr>
          <w:rStyle w:val="CommentReference"/>
          <w:sz w:val="24"/>
          <w:szCs w:val="24"/>
        </w:rPr>
        <w:commentReference w:id="381"/>
      </w:r>
    </w:p>
    <w:p w14:paraId="756050CE" w14:textId="21835A63" w:rsidR="00BA76E6" w:rsidRPr="00676577" w:rsidDel="00D579C4" w:rsidRDefault="0018027C" w:rsidP="00C176BC">
      <w:pPr>
        <w:spacing w:line="480" w:lineRule="auto"/>
        <w:ind w:firstLine="284"/>
        <w:contextualSpacing/>
        <w:jc w:val="both"/>
        <w:rPr>
          <w:del w:id="401" w:author="Max Lindmark" w:date="2020-09-13T16:19:00Z"/>
          <w:rFonts w:eastAsiaTheme="minorEastAsia" w:cstheme="minorHAnsi"/>
          <w:lang w:val="en-GB"/>
        </w:rPr>
      </w:pPr>
      <w:del w:id="402" w:author="Max Lindmark" w:date="2020-09-13T16:19:00Z">
        <w:r w:rsidRPr="00676577" w:rsidDel="00D579C4">
          <w:rPr>
            <w:rFonts w:eastAsiaTheme="minorEastAsia" w:cstheme="minorHAnsi"/>
            <w:lang w:val="en-GB"/>
          </w:rPr>
          <w:delText xml:space="preserve">The </w:delText>
        </w:r>
        <w:r w:rsidR="002A6E0F" w:rsidRPr="00676577" w:rsidDel="00D579C4">
          <w:rPr>
            <w:rFonts w:eastAsiaTheme="minorEastAsia" w:cstheme="minorHAnsi"/>
            <w:lang w:val="en-GB"/>
          </w:rPr>
          <w:delText>impli</w:delText>
        </w:r>
        <w:r w:rsidR="00125F07" w:rsidRPr="00676577" w:rsidDel="00D579C4">
          <w:rPr>
            <w:rFonts w:eastAsiaTheme="minorEastAsia" w:cstheme="minorHAnsi"/>
            <w:lang w:val="en-GB"/>
          </w:rPr>
          <w:delText>cation of a peak in consumption rate over temperature</w:delText>
        </w:r>
        <w:r w:rsidR="002A6E0F" w:rsidRPr="00676577" w:rsidDel="00D579C4">
          <w:rPr>
            <w:rFonts w:eastAsiaTheme="minorEastAsia" w:cstheme="minorHAnsi"/>
            <w:lang w:val="en-GB"/>
          </w:rPr>
          <w:delText xml:space="preserve"> </w:delText>
        </w:r>
        <w:r w:rsidR="00125F07" w:rsidRPr="00676577" w:rsidDel="00D579C4">
          <w:rPr>
            <w:rFonts w:eastAsiaTheme="minorEastAsia" w:cstheme="minorHAnsi"/>
            <w:lang w:val="en-GB"/>
          </w:rPr>
          <w:delText xml:space="preserve">is </w:delText>
        </w:r>
        <w:r w:rsidR="002A6E0F" w:rsidRPr="00676577" w:rsidDel="00D579C4">
          <w:rPr>
            <w:rFonts w:eastAsiaTheme="minorEastAsia" w:cstheme="minorHAnsi"/>
            <w:lang w:val="en-GB"/>
          </w:rPr>
          <w:delText xml:space="preserve">that even if maximum consumption rates </w:delText>
        </w:r>
        <w:r w:rsidR="00A04BA1" w:rsidRPr="00676577" w:rsidDel="00D579C4">
          <w:rPr>
            <w:rFonts w:eastAsiaTheme="minorEastAsia" w:cstheme="minorHAnsi"/>
            <w:lang w:val="en-GB"/>
          </w:rPr>
          <w:delText>increase</w:delText>
        </w:r>
        <w:r w:rsidR="002A6E0F" w:rsidRPr="00676577" w:rsidDel="00D579C4">
          <w:rPr>
            <w:rFonts w:eastAsiaTheme="minorEastAsia" w:cstheme="minorHAnsi"/>
            <w:lang w:val="en-GB"/>
          </w:rPr>
          <w:delText xml:space="preserve"> </w:delText>
        </w:r>
        <w:r w:rsidR="001F78FE" w:rsidRPr="00676577" w:rsidDel="00D579C4">
          <w:rPr>
            <w:rFonts w:eastAsiaTheme="minorEastAsia" w:cstheme="minorHAnsi"/>
            <w:lang w:val="en-GB"/>
          </w:rPr>
          <w:delText xml:space="preserve">at the same rate </w:delText>
        </w:r>
        <w:r w:rsidR="008A107C" w:rsidRPr="00676577" w:rsidDel="00D579C4">
          <w:rPr>
            <w:rFonts w:eastAsiaTheme="minorEastAsia" w:cstheme="minorHAnsi"/>
            <w:lang w:val="en-GB"/>
          </w:rPr>
          <w:delText xml:space="preserve">as metabolism </w:delText>
        </w:r>
        <w:r w:rsidR="002A6E0F" w:rsidRPr="00676577" w:rsidDel="00D579C4">
          <w:rPr>
            <w:rFonts w:eastAsiaTheme="minorEastAsia" w:cstheme="minorHAnsi"/>
            <w:lang w:val="en-GB"/>
          </w:rPr>
          <w:delText xml:space="preserve">with temperature </w:delText>
        </w:r>
        <w:r w:rsidR="00ED5ECA" w:rsidRPr="00676577" w:rsidDel="00D579C4">
          <w:rPr>
            <w:rFonts w:eastAsiaTheme="minorEastAsia" w:cstheme="minorHAnsi"/>
            <w:lang w:val="en-GB"/>
          </w:rPr>
          <w:delText>initially</w:delText>
        </w:r>
        <w:r w:rsidR="00F27F36" w:rsidRPr="00676577" w:rsidDel="00D579C4">
          <w:rPr>
            <w:rFonts w:eastAsiaTheme="minorEastAsia" w:cstheme="minorHAnsi"/>
            <w:lang w:val="en-GB"/>
          </w:rPr>
          <w:delText xml:space="preserve"> (at </w:delText>
        </w:r>
        <w:r w:rsidR="00DB1238" w:rsidRPr="00676577" w:rsidDel="00D579C4">
          <w:rPr>
            <w:rFonts w:eastAsiaTheme="minorEastAsia" w:cstheme="minorHAnsi"/>
            <w:lang w:val="en-GB"/>
          </w:rPr>
          <w:delText>b</w:delText>
        </w:r>
        <w:r w:rsidR="00F27F36" w:rsidRPr="00676577" w:rsidDel="00D579C4">
          <w:rPr>
            <w:rFonts w:eastAsiaTheme="minorEastAsia" w:cstheme="minorHAnsi"/>
            <w:lang w:val="en-GB"/>
          </w:rPr>
          <w:delText>elow peak temperature)</w:delText>
        </w:r>
        <w:r w:rsidR="00ED5ECA" w:rsidRPr="00676577" w:rsidDel="00D579C4">
          <w:rPr>
            <w:rFonts w:eastAsiaTheme="minorEastAsia" w:cstheme="minorHAnsi"/>
            <w:lang w:val="en-GB"/>
          </w:rPr>
          <w:delText xml:space="preserve">, </w:delText>
        </w:r>
        <w:r w:rsidR="002817F5" w:rsidRPr="00676577" w:rsidDel="00D579C4">
          <w:rPr>
            <w:rFonts w:eastAsiaTheme="minorEastAsia" w:cstheme="minorHAnsi"/>
            <w:lang w:val="en-GB"/>
          </w:rPr>
          <w:delText xml:space="preserve">consumption </w:delText>
        </w:r>
        <w:r w:rsidR="006F7ED6" w:rsidRPr="00676577" w:rsidDel="00D579C4">
          <w:rPr>
            <w:rFonts w:eastAsiaTheme="minorEastAsia" w:cstheme="minorHAnsi"/>
            <w:lang w:val="en-GB"/>
          </w:rPr>
          <w:delText xml:space="preserve">rates </w:delText>
        </w:r>
        <w:r w:rsidR="00E3277A" w:rsidRPr="00676577" w:rsidDel="00D579C4">
          <w:rPr>
            <w:rFonts w:eastAsiaTheme="minorEastAsia" w:cstheme="minorHAnsi"/>
            <w:lang w:val="en-GB"/>
          </w:rPr>
          <w:delText xml:space="preserve">eventually </w:delText>
        </w:r>
        <w:r w:rsidR="002817F5" w:rsidRPr="00676577" w:rsidDel="00D579C4">
          <w:rPr>
            <w:rFonts w:eastAsiaTheme="minorEastAsia" w:cstheme="minorHAnsi"/>
            <w:lang w:val="en-GB"/>
          </w:rPr>
          <w:delText>decline</w:delText>
        </w:r>
        <w:r w:rsidR="006F7ED6" w:rsidRPr="00676577" w:rsidDel="00D579C4">
          <w:rPr>
            <w:rFonts w:eastAsiaTheme="minorEastAsia" w:cstheme="minorHAnsi"/>
            <w:lang w:val="en-GB"/>
          </w:rPr>
          <w:delText xml:space="preserve"> relative to metabolism</w:delText>
        </w:r>
        <w:r w:rsidR="002817F5" w:rsidRPr="00676577" w:rsidDel="00D579C4">
          <w:rPr>
            <w:rFonts w:eastAsiaTheme="minorEastAsia" w:cstheme="minorHAnsi"/>
            <w:lang w:val="en-GB"/>
          </w:rPr>
          <w:delText xml:space="preserve"> </w:delText>
        </w:r>
        <w:r w:rsidR="004F3D9C" w:rsidRPr="00676577" w:rsidDel="00D579C4">
          <w:rPr>
            <w:rFonts w:eastAsiaTheme="minorEastAsia" w:cstheme="minorHAnsi"/>
            <w:lang w:val="en-GB"/>
          </w:rPr>
          <w:delText xml:space="preserve">with further </w:delText>
        </w:r>
        <w:r w:rsidR="007420B2" w:rsidRPr="00676577" w:rsidDel="00D579C4">
          <w:rPr>
            <w:rFonts w:eastAsiaTheme="minorEastAsia" w:cstheme="minorHAnsi"/>
            <w:lang w:val="en-GB"/>
          </w:rPr>
          <w:delText>warming</w:delText>
        </w:r>
        <w:r w:rsidR="004F3D9C" w:rsidRPr="00676577" w:rsidDel="00D579C4">
          <w:rPr>
            <w:rFonts w:eastAsiaTheme="minorEastAsia" w:cstheme="minorHAnsi"/>
            <w:lang w:val="en-GB"/>
          </w:rPr>
          <w:delText>.</w:delText>
        </w:r>
        <w:r w:rsidR="00B32E2B" w:rsidRPr="00676577" w:rsidDel="00D579C4">
          <w:rPr>
            <w:rFonts w:eastAsiaTheme="minorEastAsia" w:cstheme="minorHAnsi"/>
            <w:lang w:val="en-GB"/>
          </w:rPr>
          <w:delText xml:space="preserve"> </w:delText>
        </w:r>
        <w:r w:rsidR="00956A63" w:rsidRPr="00676577" w:rsidDel="00D579C4">
          <w:rPr>
            <w:rFonts w:eastAsiaTheme="minorEastAsia" w:cstheme="minorHAnsi"/>
            <w:lang w:val="en-GB"/>
          </w:rPr>
          <w:delText>T</w:delText>
        </w:r>
        <w:r w:rsidR="00B10C5E" w:rsidRPr="00676577" w:rsidDel="00D579C4">
          <w:rPr>
            <w:rFonts w:eastAsiaTheme="minorEastAsia" w:cstheme="minorHAnsi"/>
            <w:lang w:val="en-GB"/>
          </w:rPr>
          <w:delText>h</w:delText>
        </w:r>
        <w:r w:rsidR="00287990" w:rsidRPr="00676577" w:rsidDel="00D579C4">
          <w:rPr>
            <w:rFonts w:eastAsiaTheme="minorEastAsia" w:cstheme="minorHAnsi"/>
            <w:lang w:val="en-GB"/>
          </w:rPr>
          <w:delText xml:space="preserve">is means that </w:delText>
        </w:r>
        <w:r w:rsidR="00A64BA0" w:rsidRPr="00676577" w:rsidDel="00D579C4">
          <w:rPr>
            <w:rFonts w:eastAsiaTheme="minorEastAsia" w:cstheme="minorHAnsi"/>
            <w:lang w:val="en-GB"/>
          </w:rPr>
          <w:delText>the</w:delText>
        </w:r>
        <w:r w:rsidR="00B10C5E" w:rsidRPr="00676577" w:rsidDel="00D579C4">
          <w:rPr>
            <w:rFonts w:eastAsiaTheme="minorEastAsia" w:cstheme="minorHAnsi"/>
            <w:lang w:val="en-GB"/>
          </w:rPr>
          <w:delText xml:space="preserve"> effect of </w:delText>
        </w:r>
        <w:r w:rsidR="0094723B" w:rsidRPr="00676577" w:rsidDel="00D579C4">
          <w:rPr>
            <w:rFonts w:eastAsiaTheme="minorEastAsia" w:cstheme="minorHAnsi"/>
            <w:lang w:val="en-GB"/>
          </w:rPr>
          <w:delText xml:space="preserve">increasing </w:delText>
        </w:r>
        <w:r w:rsidR="00B10C5E" w:rsidRPr="00676577" w:rsidDel="00D579C4">
          <w:rPr>
            <w:rFonts w:eastAsiaTheme="minorEastAsia" w:cstheme="minorHAnsi"/>
            <w:lang w:val="en-GB"/>
          </w:rPr>
          <w:delText xml:space="preserve">temperature on </w:delText>
        </w:r>
        <w:r w:rsidR="00A64BA0" w:rsidRPr="00676577" w:rsidDel="00D579C4">
          <w:rPr>
            <w:rFonts w:eastAsiaTheme="minorEastAsia" w:cstheme="minorHAnsi"/>
            <w:lang w:val="en-GB"/>
          </w:rPr>
          <w:delText xml:space="preserve">net energy gain </w:delText>
        </w:r>
        <w:r w:rsidR="00AB3508" w:rsidRPr="00676577" w:rsidDel="00D579C4">
          <w:rPr>
            <w:rFonts w:eastAsiaTheme="minorEastAsia" w:cstheme="minorHAnsi"/>
            <w:lang w:val="en-GB"/>
          </w:rPr>
          <w:delText>depends on the current temperature</w:delText>
        </w:r>
        <w:r w:rsidR="009C2179" w:rsidRPr="00676577" w:rsidDel="00D579C4">
          <w:rPr>
            <w:rFonts w:eastAsiaTheme="minorEastAsia" w:cstheme="minorHAnsi"/>
            <w:lang w:val="en-GB"/>
          </w:rPr>
          <w:delText xml:space="preserve"> relative to </w:delText>
        </w:r>
        <w:r w:rsidR="004A5E3D" w:rsidRPr="00676577" w:rsidDel="00D579C4">
          <w:rPr>
            <w:rFonts w:eastAsiaTheme="minorEastAsia" w:cstheme="minorHAnsi"/>
            <w:lang w:val="en-GB"/>
          </w:rPr>
          <w:delText xml:space="preserve">peak </w:delText>
        </w:r>
        <w:r w:rsidR="005C3226" w:rsidRPr="00676577" w:rsidDel="00D579C4">
          <w:rPr>
            <w:rFonts w:eastAsiaTheme="minorEastAsia" w:cstheme="minorHAnsi"/>
            <w:lang w:val="en-GB"/>
          </w:rPr>
          <w:delText>temperature</w:delText>
        </w:r>
        <w:commentRangeStart w:id="403"/>
        <w:commentRangeStart w:id="404"/>
        <w:commentRangeStart w:id="405"/>
        <w:r w:rsidR="001107F5" w:rsidRPr="00676577" w:rsidDel="00D579C4">
          <w:rPr>
            <w:rFonts w:eastAsiaTheme="minorEastAsia" w:cstheme="minorHAnsi"/>
            <w:lang w:val="en-GB"/>
          </w:rPr>
          <w:delText>.</w:delText>
        </w:r>
        <w:commentRangeEnd w:id="403"/>
        <w:r w:rsidR="00A64BA0" w:rsidRPr="00676577" w:rsidDel="00D579C4">
          <w:rPr>
            <w:rStyle w:val="CommentReference"/>
            <w:sz w:val="24"/>
            <w:szCs w:val="24"/>
          </w:rPr>
          <w:commentReference w:id="403"/>
        </w:r>
        <w:commentRangeEnd w:id="404"/>
        <w:r w:rsidR="00A77899" w:rsidRPr="00676577" w:rsidDel="00D579C4">
          <w:rPr>
            <w:rStyle w:val="CommentReference"/>
            <w:sz w:val="24"/>
            <w:szCs w:val="24"/>
          </w:rPr>
          <w:commentReference w:id="404"/>
        </w:r>
        <w:commentRangeEnd w:id="405"/>
        <w:r w:rsidR="00CA4774" w:rsidRPr="00676577" w:rsidDel="00D579C4">
          <w:rPr>
            <w:rStyle w:val="CommentReference"/>
            <w:sz w:val="24"/>
            <w:szCs w:val="24"/>
          </w:rPr>
          <w:commentReference w:id="405"/>
        </w:r>
        <w:r w:rsidR="00CC3ADF" w:rsidRPr="00676577" w:rsidDel="00D579C4">
          <w:rPr>
            <w:rFonts w:eastAsiaTheme="minorEastAsia" w:cstheme="minorHAnsi"/>
            <w:lang w:val="en-GB"/>
          </w:rPr>
          <w:delText xml:space="preserve"> </w:delText>
        </w:r>
        <w:r w:rsidR="00362C2A" w:rsidRPr="00676577" w:rsidDel="00D579C4">
          <w:rPr>
            <w:rFonts w:eastAsiaTheme="minorEastAsia" w:cstheme="minorHAnsi"/>
            <w:lang w:val="en-GB"/>
          </w:rPr>
          <w:delText xml:space="preserve">In addition, the </w:delText>
        </w:r>
        <w:r w:rsidR="00BA76E6" w:rsidRPr="00676577" w:rsidDel="00D579C4">
          <w:rPr>
            <w:rFonts w:eastAsiaTheme="minorEastAsia" w:cstheme="minorHAnsi"/>
            <w:lang w:val="en-GB"/>
          </w:rPr>
          <w:delText>thermal response curve of net energy gain</w:delText>
        </w:r>
        <w:r w:rsidR="006C77A6" w:rsidRPr="00676577" w:rsidDel="00D579C4">
          <w:rPr>
            <w:rFonts w:eastAsiaTheme="minorEastAsia" w:cstheme="minorHAnsi"/>
            <w:lang w:val="en-GB"/>
          </w:rPr>
          <w:delText xml:space="preserve"> is characterized by </w:delText>
        </w:r>
        <w:r w:rsidR="004D5301" w:rsidRPr="00676577" w:rsidDel="00D579C4">
          <w:rPr>
            <w:rFonts w:eastAsiaTheme="minorEastAsia" w:cstheme="minorHAnsi"/>
            <w:lang w:val="en-GB"/>
          </w:rPr>
          <w:delText>optimum temperature</w:delText>
        </w:r>
        <w:r w:rsidR="006C77A6" w:rsidRPr="00676577" w:rsidDel="00D579C4">
          <w:rPr>
            <w:rFonts w:eastAsiaTheme="minorEastAsia" w:cstheme="minorHAnsi"/>
            <w:lang w:val="en-GB"/>
          </w:rPr>
          <w:delText xml:space="preserve">s declining with </w:delText>
        </w:r>
        <w:r w:rsidR="004D5301" w:rsidRPr="00676577" w:rsidDel="00D579C4">
          <w:rPr>
            <w:rFonts w:eastAsiaTheme="minorEastAsia" w:cstheme="minorHAnsi"/>
            <w:lang w:val="en-GB"/>
          </w:rPr>
          <w:delText>body masses</w:delText>
        </w:r>
        <w:r w:rsidR="00CA045D" w:rsidRPr="00676577" w:rsidDel="00D579C4">
          <w:rPr>
            <w:rFonts w:eastAsiaTheme="minorEastAsia" w:cstheme="minorHAnsi"/>
            <w:lang w:val="en-GB"/>
          </w:rPr>
          <w:delText xml:space="preserve">, as shown when predicting </w:delText>
        </w:r>
        <w:r w:rsidR="00617E9C" w:rsidRPr="00676577" w:rsidDel="00D579C4">
          <w:rPr>
            <w:rFonts w:eastAsiaTheme="minorEastAsia" w:cstheme="minorHAnsi"/>
            <w:lang w:val="en-GB"/>
          </w:rPr>
          <w:delText>consumption, metabolism and net energy gain from our fitted models for two different body sizes</w:delText>
        </w:r>
        <w:r w:rsidR="00791DB8" w:rsidRPr="00676577" w:rsidDel="00D579C4">
          <w:rPr>
            <w:rFonts w:eastAsiaTheme="minorEastAsia" w:cstheme="minorHAnsi"/>
            <w:lang w:val="en-GB"/>
          </w:rPr>
          <w:delText xml:space="preserve"> (Fig. 4)</w:delText>
        </w:r>
        <w:r w:rsidR="00617E9C" w:rsidRPr="00676577" w:rsidDel="00D579C4">
          <w:rPr>
            <w:rFonts w:eastAsiaTheme="minorEastAsia" w:cstheme="minorHAnsi"/>
            <w:lang w:val="en-GB"/>
          </w:rPr>
          <w:delText>.</w:delText>
        </w:r>
        <w:r w:rsidR="001A208D" w:rsidRPr="00676577" w:rsidDel="00D579C4">
          <w:rPr>
            <w:rFonts w:eastAsiaTheme="minorEastAsia" w:cstheme="minorHAnsi"/>
            <w:lang w:val="en-GB"/>
          </w:rPr>
          <w:delText xml:space="preserve"> This </w:delText>
        </w:r>
        <w:r w:rsidR="0094723B" w:rsidRPr="00676577" w:rsidDel="00D579C4">
          <w:rPr>
            <w:rFonts w:eastAsiaTheme="minorEastAsia" w:cstheme="minorHAnsi"/>
            <w:lang w:val="en-GB"/>
          </w:rPr>
          <w:delText xml:space="preserve">decline in optimum temperature </w:delText>
        </w:r>
        <w:r w:rsidR="00B22C3D" w:rsidRPr="00676577" w:rsidDel="00D579C4">
          <w:rPr>
            <w:rFonts w:eastAsiaTheme="minorEastAsia" w:cstheme="minorHAnsi"/>
            <w:lang w:val="en-GB"/>
          </w:rPr>
          <w:delText xml:space="preserve">of net energy gain </w:delText>
        </w:r>
        <w:r w:rsidR="0094723B" w:rsidRPr="00676577" w:rsidDel="00D579C4">
          <w:rPr>
            <w:rFonts w:eastAsiaTheme="minorEastAsia" w:cstheme="minorHAnsi"/>
            <w:lang w:val="en-GB"/>
          </w:rPr>
          <w:delText xml:space="preserve">with body size </w:delText>
        </w:r>
        <w:r w:rsidR="00E85141" w:rsidRPr="00676577" w:rsidDel="00D579C4">
          <w:rPr>
            <w:rFonts w:eastAsiaTheme="minorEastAsia" w:cstheme="minorHAnsi"/>
            <w:lang w:val="en-GB"/>
          </w:rPr>
          <w:delText xml:space="preserve">emerges </w:delText>
        </w:r>
        <w:r w:rsidR="00A55EBE" w:rsidRPr="00676577" w:rsidDel="00D579C4">
          <w:rPr>
            <w:rFonts w:eastAsiaTheme="minorEastAsia" w:cstheme="minorHAnsi"/>
            <w:lang w:val="en-GB"/>
          </w:rPr>
          <w:delText>from</w:delText>
        </w:r>
        <w:r w:rsidR="00D77264" w:rsidRPr="00676577" w:rsidDel="00D579C4">
          <w:rPr>
            <w:rFonts w:eastAsiaTheme="minorEastAsia" w:cstheme="minorHAnsi"/>
            <w:lang w:val="en-GB"/>
          </w:rPr>
          <w:delText xml:space="preserve"> </w:delText>
        </w:r>
        <w:r w:rsidR="00E61969" w:rsidRPr="00676577" w:rsidDel="00D579C4">
          <w:rPr>
            <w:rFonts w:eastAsiaTheme="minorEastAsia" w:cstheme="minorHAnsi"/>
            <w:lang w:val="en-GB"/>
          </w:rPr>
          <w:delText xml:space="preserve">the </w:delText>
        </w:r>
        <w:r w:rsidR="00483049" w:rsidRPr="00676577" w:rsidDel="00D579C4">
          <w:rPr>
            <w:rFonts w:eastAsiaTheme="minorEastAsia" w:cstheme="minorHAnsi"/>
            <w:lang w:val="en-GB"/>
          </w:rPr>
          <w:delText xml:space="preserve">unimodal curve over temperature and </w:delText>
        </w:r>
        <w:r w:rsidR="00B22C3D" w:rsidRPr="00676577" w:rsidDel="00D579C4">
          <w:rPr>
            <w:rFonts w:eastAsiaTheme="minorEastAsia" w:cstheme="minorHAnsi"/>
            <w:lang w:val="en-GB"/>
          </w:rPr>
          <w:delText>the</w:delText>
        </w:r>
        <w:r w:rsidR="0094723B" w:rsidRPr="00676577" w:rsidDel="00D579C4">
          <w:rPr>
            <w:rFonts w:eastAsiaTheme="minorEastAsia" w:cstheme="minorHAnsi"/>
            <w:lang w:val="en-GB"/>
          </w:rPr>
          <w:delText xml:space="preserve"> smaller</w:delText>
        </w:r>
        <w:r w:rsidR="00483049" w:rsidRPr="00676577" w:rsidDel="00D579C4">
          <w:rPr>
            <w:rFonts w:eastAsiaTheme="minorEastAsia" w:cstheme="minorHAnsi"/>
            <w:lang w:val="en-GB"/>
          </w:rPr>
          <w:delText xml:space="preserve"> mass-scaling exponent of consumption </w:delText>
        </w:r>
        <w:r w:rsidR="0094723B" w:rsidRPr="00676577" w:rsidDel="00D579C4">
          <w:rPr>
            <w:rFonts w:eastAsiaTheme="minorEastAsia" w:cstheme="minorHAnsi"/>
            <w:lang w:val="en-GB"/>
          </w:rPr>
          <w:delText>compared to</w:delText>
        </w:r>
        <w:r w:rsidR="00483049" w:rsidRPr="00676577" w:rsidDel="00D579C4">
          <w:rPr>
            <w:rFonts w:eastAsiaTheme="minorEastAsia" w:cstheme="minorHAnsi"/>
            <w:lang w:val="en-GB"/>
          </w:rPr>
          <w:delText xml:space="preserve"> that of metabolis</w:delText>
        </w:r>
        <w:r w:rsidR="00E02AC3" w:rsidRPr="00676577" w:rsidDel="00D579C4">
          <w:rPr>
            <w:rFonts w:eastAsiaTheme="minorEastAsia" w:cstheme="minorHAnsi"/>
            <w:lang w:val="en-GB"/>
          </w:rPr>
          <w:delText>m</w:delText>
        </w:r>
        <w:r w:rsidR="00623DE1" w:rsidRPr="00676577" w:rsidDel="00D579C4">
          <w:rPr>
            <w:rFonts w:eastAsiaTheme="minorEastAsia" w:cstheme="minorHAnsi"/>
            <w:lang w:val="en-GB"/>
          </w:rPr>
          <w:delText xml:space="preserve"> (</w:delText>
        </w:r>
        <w:r w:rsidR="00483049" w:rsidRPr="00676577" w:rsidDel="00D579C4">
          <w:rPr>
            <w:rFonts w:eastAsiaTheme="minorEastAsia" w:cstheme="minorHAnsi"/>
            <w:lang w:val="en-GB"/>
          </w:rPr>
          <w:delText>as shown</w:delText>
        </w:r>
        <w:r w:rsidR="00CF5C6D" w:rsidRPr="00676577" w:rsidDel="00D579C4">
          <w:rPr>
            <w:rFonts w:eastAsiaTheme="minorEastAsia" w:cstheme="minorHAnsi"/>
            <w:lang w:val="en-GB"/>
          </w:rPr>
          <w:delText xml:space="preserve"> analytically</w:delText>
        </w:r>
        <w:r w:rsidR="00483049" w:rsidRPr="00676577" w:rsidDel="00D579C4">
          <w:rPr>
            <w:rFonts w:eastAsiaTheme="minorEastAsia" w:cstheme="minorHAnsi"/>
            <w:lang w:val="en-GB"/>
          </w:rPr>
          <w:delText xml:space="preserve"> by </w:delText>
        </w:r>
        <w:r w:rsidR="00E02AC3" w:rsidRPr="00676577" w:rsidDel="00D579C4">
          <w:rPr>
            <w:lang w:val="en-GB"/>
          </w:rPr>
          <w:delText xml:space="preserve">Morita </w:delText>
        </w:r>
        <w:r w:rsidR="00E02AC3" w:rsidRPr="00676577" w:rsidDel="00D579C4">
          <w:rPr>
            <w:i/>
            <w:iCs/>
            <w:lang w:val="en-GB"/>
          </w:rPr>
          <w:delText>et al.</w:delText>
        </w:r>
        <w:r w:rsidR="00BE2F55" w:rsidRPr="00676577" w:rsidDel="00D579C4">
          <w:rPr>
            <w:rFonts w:eastAsiaTheme="minorEastAsia" w:cstheme="minorHAnsi"/>
            <w:lang w:val="en-GB"/>
          </w:rPr>
          <w:delText xml:space="preserve"> </w:delText>
        </w:r>
        <w:r w:rsidR="005671FA" w:rsidRPr="00676577" w:rsidDel="00D579C4">
          <w:rPr>
            <w:rFonts w:eastAsiaTheme="minorEastAsia" w:cstheme="minorHAnsi"/>
            <w:lang w:val="en-GB"/>
          </w:rPr>
          <w:fldChar w:fldCharType="begin"/>
        </w:r>
        <w:r w:rsidR="00422B99" w:rsidRPr="00676577" w:rsidDel="00D579C4">
          <w:rPr>
            <w:rFonts w:eastAsiaTheme="minorEastAsia" w:cstheme="minorHAnsi"/>
            <w:lang w:val="en-GB"/>
          </w:rPr>
          <w:delInstrText xml:space="preserve"> ADDIN ZOTERO_ITEM CSL_CITATION {"citationID":"adneidukep","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delInstrText>
        </w:r>
        <w:r w:rsidR="005671FA" w:rsidRPr="00676577" w:rsidDel="00D579C4">
          <w:rPr>
            <w:rFonts w:eastAsiaTheme="minorEastAsia" w:cstheme="minorHAnsi"/>
            <w:lang w:val="en-GB"/>
          </w:rPr>
          <w:fldChar w:fldCharType="separate"/>
        </w:r>
        <w:r w:rsidR="00C164F0" w:rsidRPr="00676577" w:rsidDel="00D579C4">
          <w:rPr>
            <w:lang w:val="en-GB"/>
          </w:rPr>
          <w:delText>(2010)</w:delText>
        </w:r>
        <w:r w:rsidR="005671FA" w:rsidRPr="00676577" w:rsidDel="00D579C4">
          <w:rPr>
            <w:rFonts w:eastAsiaTheme="minorEastAsia" w:cstheme="minorHAnsi"/>
            <w:lang w:val="en-GB"/>
          </w:rPr>
          <w:fldChar w:fldCharType="end"/>
        </w:r>
        <w:r w:rsidR="00623DE1" w:rsidRPr="00676577" w:rsidDel="00D579C4">
          <w:rPr>
            <w:rFonts w:eastAsiaTheme="minorEastAsia" w:cstheme="minorHAnsi"/>
            <w:lang w:val="en-GB"/>
          </w:rPr>
          <w:delText>)</w:delText>
        </w:r>
        <w:r w:rsidR="00C176BC" w:rsidRPr="00676577" w:rsidDel="00D579C4">
          <w:rPr>
            <w:rFonts w:eastAsiaTheme="minorEastAsia" w:cstheme="minorHAnsi"/>
            <w:lang w:val="en-GB"/>
          </w:rPr>
          <w:delText>.</w:delText>
        </w:r>
      </w:del>
    </w:p>
    <w:p w14:paraId="478B3432" w14:textId="56E82FD6" w:rsidR="00CA28E0" w:rsidRPr="00676577" w:rsidRDefault="006935DB" w:rsidP="00BA76E6">
      <w:pPr>
        <w:spacing w:line="480" w:lineRule="auto"/>
        <w:ind w:firstLine="284"/>
        <w:contextualSpacing/>
        <w:jc w:val="both"/>
        <w:rPr>
          <w:rFonts w:eastAsiaTheme="minorEastAsia" w:cstheme="minorHAnsi"/>
          <w:lang w:val="en-GB"/>
        </w:rPr>
      </w:pPr>
      <w:del w:id="406" w:author="Max Lindmark" w:date="2020-09-13T16:19:00Z">
        <w:r w:rsidRPr="00676577" w:rsidDel="00D579C4">
          <w:rPr>
            <w:rFonts w:eastAsiaTheme="minorEastAsia" w:cstheme="minorHAnsi"/>
            <w:lang w:val="en-GB"/>
          </w:rPr>
          <w:delText>The prediction of declining optimal growth temperatures</w:delText>
        </w:r>
        <w:r w:rsidR="003A29E2" w:rsidRPr="00676577" w:rsidDel="00D579C4">
          <w:rPr>
            <w:rFonts w:eastAsiaTheme="minorEastAsia" w:cstheme="minorHAnsi"/>
            <w:lang w:val="en-GB"/>
          </w:rPr>
          <w:delText xml:space="preserve"> with size </w:delText>
        </w:r>
        <w:r w:rsidR="00642BA2" w:rsidRPr="00676577" w:rsidDel="00D579C4">
          <w:rPr>
            <w:rFonts w:eastAsiaTheme="minorEastAsia" w:cstheme="minorHAnsi"/>
            <w:lang w:val="en-GB"/>
          </w:rPr>
          <w:delText>i</w:delText>
        </w:r>
        <w:r w:rsidR="00315DF1" w:rsidRPr="00676577" w:rsidDel="00D579C4">
          <w:rPr>
            <w:rFonts w:eastAsiaTheme="minorEastAsia" w:cstheme="minorHAnsi"/>
            <w:lang w:val="en-GB"/>
          </w:rPr>
          <w:delText>s</w:delText>
        </w:r>
        <w:r w:rsidR="00642BA2" w:rsidRPr="00676577" w:rsidDel="00D579C4">
          <w:rPr>
            <w:rFonts w:eastAsiaTheme="minorEastAsia" w:cstheme="minorHAnsi"/>
            <w:lang w:val="en-GB"/>
          </w:rPr>
          <w:delText xml:space="preserve"> </w:delText>
        </w:r>
        <w:r w:rsidR="00A01E33" w:rsidRPr="00676577" w:rsidDel="00D579C4">
          <w:rPr>
            <w:rFonts w:eastAsiaTheme="minorEastAsia" w:cstheme="minorHAnsi"/>
            <w:lang w:val="en-GB"/>
          </w:rPr>
          <w:delText xml:space="preserve">further corroborated </w:delText>
        </w:r>
        <w:r w:rsidR="00512DB0" w:rsidRPr="00676577" w:rsidDel="00D579C4">
          <w:rPr>
            <w:rFonts w:eastAsiaTheme="minorEastAsia" w:cstheme="minorHAnsi"/>
            <w:lang w:val="en-GB"/>
          </w:rPr>
          <w:delText xml:space="preserve">by </w:delText>
        </w:r>
        <w:r w:rsidR="00642BA2" w:rsidRPr="00676577" w:rsidDel="00D579C4">
          <w:rPr>
            <w:rFonts w:eastAsiaTheme="minorEastAsia" w:cstheme="minorHAnsi"/>
            <w:lang w:val="en-GB"/>
          </w:rPr>
          <w:delText xml:space="preserve">our analysis of </w:delText>
        </w:r>
        <w:r w:rsidR="00133B20" w:rsidRPr="00676577" w:rsidDel="00D579C4">
          <w:rPr>
            <w:rFonts w:eastAsiaTheme="minorEastAsia" w:cstheme="minorHAnsi"/>
            <w:lang w:val="en-GB"/>
          </w:rPr>
          <w:delText xml:space="preserve">experimental </w:delText>
        </w:r>
        <w:r w:rsidR="00642BA2" w:rsidRPr="00676577" w:rsidDel="00D579C4">
          <w:rPr>
            <w:rFonts w:eastAsiaTheme="minorEastAsia" w:cstheme="minorHAnsi"/>
            <w:lang w:val="en-GB"/>
          </w:rPr>
          <w:delText>growth rate</w:delText>
        </w:r>
        <w:r w:rsidR="00512DB0" w:rsidRPr="00676577" w:rsidDel="00D579C4">
          <w:rPr>
            <w:rFonts w:eastAsiaTheme="minorEastAsia" w:cstheme="minorHAnsi"/>
            <w:lang w:val="en-GB"/>
          </w:rPr>
          <w:delText xml:space="preserve"> data</w:delText>
        </w:r>
        <w:r w:rsidR="00642BA2" w:rsidRPr="00676577" w:rsidDel="00D579C4">
          <w:rPr>
            <w:rFonts w:eastAsiaTheme="minorEastAsia" w:cstheme="minorHAnsi"/>
            <w:lang w:val="en-GB"/>
          </w:rPr>
          <w:delText xml:space="preserve">. </w:delText>
        </w:r>
        <w:r w:rsidR="009D62A0" w:rsidRPr="00676577" w:rsidDel="00D579C4">
          <w:rPr>
            <w:rFonts w:eastAsiaTheme="minorEastAsia" w:cstheme="minorHAnsi"/>
            <w:lang w:val="en-GB"/>
          </w:rPr>
          <w:delText>W</w:delText>
        </w:r>
        <w:r w:rsidR="00642BA2" w:rsidRPr="00676577" w:rsidDel="00D579C4">
          <w:rPr>
            <w:rFonts w:eastAsiaTheme="minorEastAsia" w:cstheme="minorHAnsi"/>
            <w:lang w:val="en-GB"/>
          </w:rPr>
          <w:delText xml:space="preserve">e find that within species, the </w:delText>
        </w:r>
        <w:r w:rsidR="00565A12" w:rsidRPr="00676577" w:rsidDel="00D579C4">
          <w:rPr>
            <w:rFonts w:eastAsiaTheme="minorEastAsia" w:cstheme="minorHAnsi"/>
            <w:lang w:val="en-GB"/>
          </w:rPr>
          <w:delText xml:space="preserve">optimum growth </w:delText>
        </w:r>
        <w:r w:rsidR="00642BA2" w:rsidRPr="00676577" w:rsidDel="00D579C4">
          <w:rPr>
            <w:rFonts w:eastAsiaTheme="minorEastAsia" w:cstheme="minorHAnsi"/>
            <w:lang w:val="en-GB"/>
          </w:rPr>
          <w:delText xml:space="preserve">temperature </w:delText>
        </w:r>
      </w:del>
      <w:del w:id="407" w:author="Max Lindmark" w:date="2020-07-30T10:16:00Z">
        <w:r w:rsidR="00E606D0" w:rsidRPr="00676577" w:rsidDel="00D004D1">
          <w:rPr>
            <w:rFonts w:eastAsiaTheme="minorEastAsia" w:cstheme="minorHAnsi"/>
            <w:lang w:val="en-GB"/>
          </w:rPr>
          <w:delText xml:space="preserve">(rescaled within species) </w:delText>
        </w:r>
      </w:del>
      <w:del w:id="408" w:author="Max Lindmark" w:date="2020-09-13T16:19:00Z">
        <w:r w:rsidR="00CA28E0" w:rsidRPr="00676577" w:rsidDel="00D579C4">
          <w:rPr>
            <w:rFonts w:cstheme="minorHAnsi"/>
            <w:lang w:val="en-GB"/>
          </w:rPr>
          <w:delText xml:space="preserve">declines with body size by </w:delText>
        </w:r>
        <w:r w:rsidR="00CA28E0" w:rsidRPr="00676577" w:rsidDel="00D579C4">
          <w:rPr>
            <w:rFonts w:eastAsiaTheme="minorEastAsia" w:cstheme="minorHAnsi"/>
            <w:lang w:val="en-GB"/>
          </w:rPr>
          <w:delText>0.3</w:delText>
        </w:r>
      </w:del>
      <w:del w:id="409" w:author="Max Lindmark" w:date="2020-07-31T10:32:00Z">
        <w:r w:rsidR="00D7330F" w:rsidRPr="00676577" w:rsidDel="006D1DC4">
          <w:rPr>
            <w:rFonts w:eastAsiaTheme="minorEastAsia" w:cstheme="minorHAnsi"/>
            <w:lang w:val="en-GB"/>
          </w:rPr>
          <w:delText>1</w:delText>
        </w:r>
      </w:del>
      <m:oMath>
        <m:r>
          <w:del w:id="410" w:author="Max Lindmark" w:date="2020-09-13T16:19:00Z">
            <m:rPr>
              <m:sty m:val="p"/>
            </m:rPr>
            <w:rPr>
              <w:rFonts w:ascii="Cambria Math" w:hAnsi="Cambria Math" w:cstheme="minorHAnsi"/>
              <w:lang w:val="en-GB"/>
            </w:rPr>
            <m:t>℃</m:t>
          </w:del>
        </m:r>
      </m:oMath>
      <w:del w:id="411" w:author="Max Lindmark" w:date="2020-09-13T16:19:00Z">
        <w:r w:rsidR="00CA28E0" w:rsidRPr="00676577" w:rsidDel="00D579C4">
          <w:rPr>
            <w:rFonts w:eastAsiaTheme="minorEastAsia" w:cstheme="minorHAnsi"/>
            <w:lang w:val="en-GB"/>
          </w:rPr>
          <w:delText xml:space="preserve"> per unit increase in the </w:delText>
        </w:r>
        <w:commentRangeStart w:id="412"/>
        <w:commentRangeStart w:id="413"/>
        <w:commentRangeStart w:id="414"/>
        <w:commentRangeStart w:id="415"/>
        <w:r w:rsidR="00CA28E0" w:rsidRPr="00676577" w:rsidDel="00D579C4">
          <w:rPr>
            <w:rFonts w:eastAsiaTheme="minorEastAsia" w:cstheme="minorHAnsi"/>
            <w:lang w:val="en-GB"/>
          </w:rPr>
          <w:delText xml:space="preserve">natural log of body mass </w:delText>
        </w:r>
      </w:del>
      <w:del w:id="416" w:author="Max Lindmark" w:date="2020-07-30T10:16:00Z">
        <w:r w:rsidR="00BC0232" w:rsidRPr="00676577" w:rsidDel="00C04D47">
          <w:rPr>
            <w:rFonts w:eastAsiaTheme="minorEastAsia" w:cstheme="minorHAnsi"/>
            <w:lang w:val="en-GB"/>
          </w:rPr>
          <w:delText>(</w:delText>
        </w:r>
      </w:del>
      <w:commentRangeStart w:id="417"/>
      <w:del w:id="418" w:author="Max Lindmark" w:date="2020-07-30T08:26:00Z">
        <w:r w:rsidR="00BC0232" w:rsidRPr="00676577" w:rsidDel="00B123F9">
          <w:rPr>
            <w:rFonts w:eastAsiaTheme="minorEastAsia" w:cstheme="minorHAnsi"/>
            <w:lang w:val="en-GB"/>
          </w:rPr>
          <w:delText xml:space="preserve">rescaled </w:delText>
        </w:r>
        <w:r w:rsidR="007923F3" w:rsidRPr="00676577" w:rsidDel="00B123F9">
          <w:rPr>
            <w:rFonts w:eastAsiaTheme="minorEastAsia" w:cstheme="minorHAnsi"/>
            <w:lang w:val="en-GB"/>
          </w:rPr>
          <w:delText xml:space="preserve">by dividing </w:delText>
        </w:r>
      </w:del>
      <w:del w:id="419" w:author="Max Lindmark" w:date="2020-07-30T10:16:00Z">
        <w:r w:rsidR="007923F3" w:rsidRPr="00676577" w:rsidDel="00C04D47">
          <w:rPr>
            <w:rFonts w:eastAsiaTheme="minorEastAsia" w:cstheme="minorHAnsi"/>
            <w:lang w:val="en-GB"/>
          </w:rPr>
          <w:delText xml:space="preserve">mass </w:delText>
        </w:r>
      </w:del>
      <w:del w:id="420" w:author="Max Lindmark" w:date="2020-07-30T08:26:00Z">
        <w:r w:rsidR="007923F3" w:rsidRPr="00676577" w:rsidDel="00B123F9">
          <w:rPr>
            <w:rFonts w:eastAsiaTheme="minorEastAsia" w:cstheme="minorHAnsi"/>
            <w:lang w:val="en-GB"/>
          </w:rPr>
          <w:delText>with</w:delText>
        </w:r>
        <w:r w:rsidR="00BC0232" w:rsidRPr="00676577" w:rsidDel="00B123F9">
          <w:rPr>
            <w:rFonts w:eastAsiaTheme="minorEastAsia" w:cstheme="minorHAnsi"/>
            <w:lang w:val="en-GB"/>
          </w:rPr>
          <w:delText xml:space="preserve"> size</w:delText>
        </w:r>
        <w:r w:rsidR="00BC0232" w:rsidRPr="00676577" w:rsidDel="00F773FB">
          <w:rPr>
            <w:rFonts w:eastAsiaTheme="minorEastAsia" w:cstheme="minorHAnsi"/>
            <w:lang w:val="en-GB"/>
          </w:rPr>
          <w:delText>-</w:delText>
        </w:r>
      </w:del>
      <w:del w:id="421" w:author="Max Lindmark" w:date="2020-07-30T10:16:00Z">
        <w:r w:rsidR="00BC0232" w:rsidRPr="00676577" w:rsidDel="00C04D47">
          <w:rPr>
            <w:rFonts w:eastAsiaTheme="minorEastAsia" w:cstheme="minorHAnsi"/>
            <w:lang w:val="en-GB"/>
          </w:rPr>
          <w:delText>at</w:delText>
        </w:r>
      </w:del>
      <w:del w:id="422" w:author="Max Lindmark" w:date="2020-07-30T08:26:00Z">
        <w:r w:rsidR="00BC0232" w:rsidRPr="00676577" w:rsidDel="00F773FB">
          <w:rPr>
            <w:rFonts w:eastAsiaTheme="minorEastAsia" w:cstheme="minorHAnsi"/>
            <w:lang w:val="en-GB"/>
          </w:rPr>
          <w:delText>-</w:delText>
        </w:r>
      </w:del>
      <w:del w:id="423" w:author="Max Lindmark" w:date="2020-07-30T10:16:00Z">
        <w:r w:rsidR="00BC0232" w:rsidRPr="00676577" w:rsidDel="00C04D47">
          <w:rPr>
            <w:rFonts w:eastAsiaTheme="minorEastAsia" w:cstheme="minorHAnsi"/>
            <w:lang w:val="en-GB"/>
          </w:rPr>
          <w:delText>maturation</w:delText>
        </w:r>
        <w:commentRangeEnd w:id="417"/>
        <w:r w:rsidR="00B7792D" w:rsidRPr="00676577" w:rsidDel="00C04D47">
          <w:rPr>
            <w:rStyle w:val="CommentReference"/>
            <w:sz w:val="24"/>
            <w:szCs w:val="24"/>
          </w:rPr>
          <w:commentReference w:id="417"/>
        </w:r>
        <w:r w:rsidR="00BC0232" w:rsidRPr="00676577" w:rsidDel="00C04D47">
          <w:rPr>
            <w:rFonts w:eastAsiaTheme="minorEastAsia" w:cstheme="minorHAnsi"/>
            <w:lang w:val="en-GB"/>
          </w:rPr>
          <w:delText xml:space="preserve">) </w:delText>
        </w:r>
      </w:del>
      <w:del w:id="424" w:author="Max Lindmark" w:date="2020-09-13T16:19:00Z">
        <w:r w:rsidR="00CA28E0" w:rsidRPr="00676577" w:rsidDel="00D579C4">
          <w:rPr>
            <w:rFonts w:eastAsiaTheme="minorEastAsia" w:cstheme="minorHAnsi"/>
            <w:lang w:val="en-GB"/>
          </w:rPr>
          <w:delText xml:space="preserve">(Fig. </w:delText>
        </w:r>
        <w:r w:rsidR="00966646" w:rsidRPr="00676577" w:rsidDel="00D579C4">
          <w:rPr>
            <w:rFonts w:eastAsiaTheme="minorEastAsia" w:cstheme="minorHAnsi"/>
            <w:lang w:val="en-GB"/>
          </w:rPr>
          <w:delText>5</w:delText>
        </w:r>
        <w:r w:rsidR="00CA28E0" w:rsidRPr="00676577" w:rsidDel="00D579C4">
          <w:rPr>
            <w:rFonts w:eastAsiaTheme="minorEastAsia" w:cstheme="minorHAnsi"/>
            <w:lang w:val="en-GB"/>
          </w:rPr>
          <w:delText xml:space="preserve">). </w:delText>
        </w:r>
        <w:commentRangeEnd w:id="412"/>
        <w:r w:rsidR="00BC6DAB" w:rsidRPr="00676577" w:rsidDel="00D579C4">
          <w:rPr>
            <w:rStyle w:val="CommentReference"/>
            <w:sz w:val="24"/>
            <w:szCs w:val="24"/>
          </w:rPr>
          <w:commentReference w:id="412"/>
        </w:r>
        <w:commentRangeEnd w:id="413"/>
        <w:r w:rsidR="00BC6DAB" w:rsidRPr="00676577" w:rsidDel="00D579C4">
          <w:rPr>
            <w:rStyle w:val="CommentReference"/>
            <w:sz w:val="24"/>
            <w:szCs w:val="24"/>
          </w:rPr>
          <w:commentReference w:id="413"/>
        </w:r>
        <w:commentRangeEnd w:id="414"/>
        <w:r w:rsidR="00CE5ADB" w:rsidRPr="00676577" w:rsidDel="00D579C4">
          <w:rPr>
            <w:rStyle w:val="CommentReference"/>
            <w:sz w:val="24"/>
            <w:szCs w:val="24"/>
          </w:rPr>
          <w:commentReference w:id="414"/>
        </w:r>
        <w:commentRangeEnd w:id="415"/>
        <w:r w:rsidR="00123F31" w:rsidRPr="00676577" w:rsidDel="00D579C4">
          <w:rPr>
            <w:rStyle w:val="CommentReference"/>
            <w:sz w:val="24"/>
            <w:szCs w:val="24"/>
          </w:rPr>
          <w:commentReference w:id="415"/>
        </w:r>
      </w:del>
      <w:r w:rsidR="007C1425" w:rsidRPr="00676577">
        <w:rPr>
          <w:rFonts w:eastAsiaTheme="minorEastAsia" w:cstheme="minorHAnsi"/>
          <w:lang w:val="en-GB"/>
        </w:rPr>
        <w:t xml:space="preserve">Statistical support for </w:t>
      </w:r>
      <w:r w:rsidR="000B7F7E" w:rsidRPr="00676577">
        <w:rPr>
          <w:rFonts w:eastAsiaTheme="minorEastAsia" w:cstheme="minorHAnsi"/>
          <w:lang w:val="en-GB"/>
        </w:rPr>
        <w:t>the</w:t>
      </w:r>
      <w:r w:rsidR="00CA28E0" w:rsidRPr="00676577">
        <w:rPr>
          <w:rFonts w:eastAsiaTheme="minorEastAsia" w:cstheme="minorHAnsi"/>
          <w:lang w:val="en-GB"/>
        </w:rPr>
        <w:t xml:space="preserve"> decline in optimum </w:t>
      </w:r>
      <w:r w:rsidR="007C1425" w:rsidRPr="00676577">
        <w:rPr>
          <w:rFonts w:eastAsiaTheme="minorEastAsia" w:cstheme="minorHAnsi"/>
          <w:lang w:val="en-GB"/>
        </w:rPr>
        <w:t xml:space="preserve">growth </w:t>
      </w:r>
      <w:r w:rsidR="00CA28E0" w:rsidRPr="00676577">
        <w:rPr>
          <w:rFonts w:eastAsiaTheme="minorEastAsia" w:cstheme="minorHAnsi"/>
          <w:lang w:val="en-GB"/>
        </w:rPr>
        <w:t>temperature</w:t>
      </w:r>
      <w:r w:rsidR="00001A7F" w:rsidRPr="00676577">
        <w:rPr>
          <w:rFonts w:eastAsiaTheme="minorEastAsia" w:cstheme="minorHAnsi"/>
          <w:lang w:val="en-GB"/>
        </w:rPr>
        <w:t xml:space="preserve"> with </w:t>
      </w:r>
      <w:r w:rsidR="007C1425" w:rsidRPr="00676577">
        <w:rPr>
          <w:rFonts w:eastAsiaTheme="minorEastAsia" w:cstheme="minorHAnsi"/>
          <w:lang w:val="en-GB"/>
        </w:rPr>
        <w:t xml:space="preserve">body </w:t>
      </w:r>
      <w:r w:rsidR="00001A7F" w:rsidRPr="00676577">
        <w:rPr>
          <w:rFonts w:eastAsiaTheme="minorEastAsia" w:cstheme="minorHAnsi"/>
          <w:lang w:val="en-GB"/>
        </w:rPr>
        <w:t>mass</w:t>
      </w:r>
      <w:r w:rsidR="00CA28E0" w:rsidRPr="00676577">
        <w:rPr>
          <w:rFonts w:eastAsiaTheme="minorEastAsia" w:cstheme="minorHAnsi"/>
          <w:lang w:val="en-GB"/>
        </w:rPr>
        <w:t xml:space="preserve"> </w:t>
      </w:r>
      <w:r w:rsidR="000B7F7E" w:rsidRPr="00676577">
        <w:rPr>
          <w:rFonts w:eastAsiaTheme="minorEastAsia" w:cstheme="minorHAnsi"/>
          <w:lang w:val="en-GB"/>
        </w:rPr>
        <w:t>i</w:t>
      </w:r>
      <w:r w:rsidR="007C1425" w:rsidRPr="00676577">
        <w:rPr>
          <w:rFonts w:eastAsiaTheme="minorEastAsia" w:cstheme="minorHAnsi"/>
          <w:lang w:val="en-GB"/>
        </w:rPr>
        <w:t>s strong</w:t>
      </w:r>
      <w:r w:rsidR="00CA28E0" w:rsidRPr="00676577">
        <w:rPr>
          <w:rFonts w:eastAsiaTheme="minorEastAsia" w:cstheme="minorHAnsi"/>
          <w:lang w:val="en-GB"/>
        </w:rPr>
        <w:t xml:space="preserve">, </w:t>
      </w:r>
      <w:r w:rsidR="00EF21FF" w:rsidRPr="00676577">
        <w:rPr>
          <w:rFonts w:eastAsiaTheme="minorEastAsia" w:cstheme="minorHAnsi"/>
          <w:lang w:val="en-GB"/>
        </w:rPr>
        <w:t xml:space="preserve">as </w:t>
      </w:r>
      <w:del w:id="425" w:author="Max Lindmark" w:date="2020-07-31T10:27:00Z">
        <w:r w:rsidR="00CA28E0" w:rsidRPr="00676577" w:rsidDel="009336FA">
          <w:rPr>
            <w:rFonts w:cstheme="minorHAnsi"/>
            <w:lang w:val="en-GB"/>
          </w:rPr>
          <w:delText>9</w:delText>
        </w:r>
        <w:r w:rsidR="00F3717D" w:rsidRPr="00676577" w:rsidDel="009336FA">
          <w:rPr>
            <w:rFonts w:cstheme="minorHAnsi"/>
            <w:lang w:val="en-GB"/>
          </w:rPr>
          <w:delText>2</w:delText>
        </w:r>
      </w:del>
      <w:ins w:id="426" w:author="Max Lindmark" w:date="2020-07-31T10:27:00Z">
        <w:r w:rsidR="009336FA" w:rsidRPr="00676577">
          <w:rPr>
            <w:rFonts w:cstheme="minorHAnsi"/>
            <w:lang w:val="en-GB"/>
          </w:rPr>
          <w:t>9</w:t>
        </w:r>
      </w:ins>
      <w:ins w:id="427" w:author="Max Lindmark" w:date="2020-09-10T12:30:00Z">
        <w:r w:rsidR="001D4835" w:rsidRPr="00676577">
          <w:rPr>
            <w:rFonts w:cstheme="minorHAnsi"/>
            <w:lang w:val="en-GB"/>
          </w:rPr>
          <w:t>2</w:t>
        </w:r>
      </w:ins>
      <w:r w:rsidR="00CA28E0" w:rsidRPr="00676577">
        <w:rPr>
          <w:rFonts w:cstheme="minorHAnsi"/>
          <w:lang w:val="en-GB"/>
        </w:rPr>
        <w:t xml:space="preserve">% of the posterior density of the </w:t>
      </w:r>
      <w:del w:id="428" w:author="Max Lindmark" w:date="2020-09-10T12:16:00Z">
        <w:r w:rsidR="001F5232" w:rsidRPr="00676577" w:rsidDel="00CF4EC1">
          <w:rPr>
            <w:rFonts w:cstheme="minorHAnsi"/>
            <w:lang w:val="en-GB"/>
          </w:rPr>
          <w:delText>global</w:delText>
        </w:r>
      </w:del>
      <w:ins w:id="429" w:author="Max Lindmark" w:date="2020-09-10T12:18:00Z">
        <w:r w:rsidR="00CA1659" w:rsidRPr="00676577">
          <w:rPr>
            <w:rFonts w:cstheme="minorHAnsi"/>
            <w:lang w:val="en-GB"/>
          </w:rPr>
          <w:t xml:space="preserve">global </w:t>
        </w:r>
      </w:ins>
      <w:del w:id="430" w:author="Max Lindmark" w:date="2020-08-17T13:27:00Z">
        <w:r w:rsidR="001F5232" w:rsidRPr="00676577" w:rsidDel="00D01556">
          <w:rPr>
            <w:rFonts w:cstheme="minorHAnsi"/>
            <w:lang w:val="en-GB"/>
          </w:rPr>
          <w:delText xml:space="preserve"> </w:delText>
        </w:r>
      </w:del>
      <w:r w:rsidR="00CA28E0" w:rsidRPr="00676577">
        <w:rPr>
          <w:rFonts w:cstheme="minorHAnsi"/>
          <w:lang w:val="en-GB"/>
        </w:rPr>
        <w:t>slope estimate (</w:t>
      </w:r>
      <m:oMath>
        <m:sSub>
          <m:sSubPr>
            <m:ctrlPr>
              <w:ins w:id="431" w:author="Max Lindmark" w:date="2020-07-31T10:28:00Z">
                <w:rPr>
                  <w:rFonts w:ascii="Cambria Math" w:hAnsi="Cambria Math" w:cstheme="minorHAnsi"/>
                  <w:bCs/>
                  <w:i/>
                  <w:iCs/>
                </w:rPr>
              </w:ins>
            </m:ctrlPr>
          </m:sSubPr>
          <m:e>
            <m:sSub>
              <m:sSubPr>
                <m:ctrlPr>
                  <w:ins w:id="432" w:author="Max Lindmark" w:date="2020-09-10T12:16:00Z">
                    <w:rPr>
                      <w:rFonts w:ascii="Cambria Math" w:hAnsi="Cambria Math" w:cstheme="minorHAnsi"/>
                      <w:i/>
                    </w:rPr>
                  </w:ins>
                </m:ctrlPr>
              </m:sSubPr>
              <m:e>
                <m:r>
                  <w:ins w:id="433" w:author="Max Lindmark" w:date="2020-09-10T12:16:00Z">
                    <w:rPr>
                      <w:rFonts w:ascii="Cambria Math" w:hAnsi="Cambria Math" w:cstheme="minorHAnsi"/>
                    </w:rPr>
                    <m:t>μ</m:t>
                  </w:ins>
                </m:r>
              </m:e>
              <m:sub>
                <m:r>
                  <w:ins w:id="434" w:author="Max Lindmark" w:date="2020-09-10T12:16:00Z">
                    <w:rPr>
                      <w:rFonts w:ascii="Cambria Math" w:hAnsi="Cambria Math" w:cstheme="minorHAnsi"/>
                    </w:rPr>
                    <m:t>β</m:t>
                  </w:ins>
                </m:r>
              </m:sub>
            </m:sSub>
          </m:e>
          <m:sub>
            <m:r>
              <w:ins w:id="435" w:author="Max Lindmark" w:date="2020-07-31T10:28:00Z">
                <w:rPr>
                  <w:rFonts w:ascii="Cambria Math" w:hAnsi="Cambria Math" w:cstheme="minorHAnsi"/>
                  <w:lang w:val="en-GB"/>
                </w:rPr>
                <m:t>1</m:t>
              </w:ins>
            </m:r>
          </m:sub>
        </m:sSub>
        <m:sSub>
          <m:sSubPr>
            <m:ctrlPr>
              <w:del w:id="436" w:author="Max Lindmark" w:date="2020-07-31T10:28:00Z">
                <w:rPr>
                  <w:rFonts w:ascii="Cambria Math" w:eastAsiaTheme="minorEastAsia" w:hAnsi="Cambria Math" w:cstheme="minorHAnsi"/>
                  <w:i/>
                </w:rPr>
              </w:del>
            </m:ctrlPr>
          </m:sSubPr>
          <m:e>
            <m:r>
              <w:del w:id="437" w:author="Max Lindmark" w:date="2020-07-31T10:28:00Z">
                <w:rPr>
                  <w:rFonts w:ascii="Cambria Math" w:eastAsiaTheme="minorEastAsia" w:hAnsi="Cambria Math" w:cstheme="minorHAnsi"/>
                </w:rPr>
                <m:t>μ</m:t>
              </w:del>
            </m:r>
          </m:e>
          <m:sub>
            <m:sSub>
              <m:sSubPr>
                <m:ctrlPr>
                  <w:del w:id="438" w:author="Max Lindmark" w:date="2020-07-31T10:28:00Z">
                    <w:rPr>
                      <w:rFonts w:ascii="Cambria Math" w:hAnsi="Cambria Math" w:cstheme="minorHAnsi"/>
                      <w:bCs/>
                      <w:i/>
                      <w:iCs/>
                    </w:rPr>
                  </w:del>
                </m:ctrlPr>
              </m:sSubPr>
              <m:e>
                <m:r>
                  <w:del w:id="439" w:author="Max Lindmark" w:date="2020-07-31T10:28:00Z">
                    <w:rPr>
                      <w:rFonts w:ascii="Cambria Math" w:hAnsi="Cambria Math" w:cstheme="minorHAnsi"/>
                    </w:rPr>
                    <m:t>β</m:t>
                  </w:del>
                </m:r>
              </m:e>
              <m:sub>
                <m:r>
                  <w:del w:id="440" w:author="Max Lindmark" w:date="2020-07-31T10:28:00Z">
                    <w:rPr>
                      <w:rFonts w:ascii="Cambria Math" w:hAnsi="Cambria Math" w:cstheme="minorHAnsi"/>
                      <w:lang w:val="en-GB"/>
                    </w:rPr>
                    <m:t>1</m:t>
                  </w:del>
                </m:r>
              </m:sub>
            </m:sSub>
          </m:sub>
        </m:sSub>
      </m:oMath>
      <w:r w:rsidR="00CA28E0" w:rsidRPr="00676577">
        <w:rPr>
          <w:rFonts w:cstheme="minorHAnsi"/>
          <w:lang w:val="en-GB"/>
        </w:rPr>
        <w:t>) is below 0. The models</w:t>
      </w:r>
      <w:r w:rsidR="00D67826" w:rsidRPr="00676577">
        <w:rPr>
          <w:rFonts w:cstheme="minorHAnsi"/>
          <w:lang w:val="en-GB"/>
        </w:rPr>
        <w:t xml:space="preserve"> </w:t>
      </w:r>
      <w:r w:rsidR="00CA28E0" w:rsidRPr="00676577">
        <w:rPr>
          <w:rFonts w:cstheme="minorHAnsi"/>
          <w:lang w:val="en-GB"/>
        </w:rPr>
        <w:t>with and without species-varying slopes</w:t>
      </w:r>
      <w:r w:rsidR="00D67826" w:rsidRPr="00676577">
        <w:rPr>
          <w:rFonts w:cstheme="minorHAnsi"/>
          <w:lang w:val="en-GB"/>
        </w:rPr>
        <w:t xml:space="preserve"> </w:t>
      </w:r>
      <w:r w:rsidR="00CA28E0" w:rsidRPr="00676577">
        <w:rPr>
          <w:rFonts w:cstheme="minorHAnsi"/>
          <w:lang w:val="en-GB"/>
        </w:rPr>
        <w:t>were indistinguishable in terms of WAIC (</w:t>
      </w:r>
      <w:del w:id="441" w:author="Max Lindmark" w:date="2020-07-31T14:51:00Z">
        <w:r w:rsidR="00E101E0" w:rsidRPr="00676577" w:rsidDel="0012087E">
          <w:rPr>
            <w:rFonts w:cstheme="minorHAnsi"/>
            <w:lang w:val="en-GB"/>
          </w:rPr>
          <w:delText>177.3 vs 178.3, respectively</w:delText>
        </w:r>
      </w:del>
      <w:ins w:id="442" w:author="Max Lindmark" w:date="2020-09-12T19:03:00Z">
        <w:r w:rsidR="00B5152A" w:rsidRPr="0025283E">
          <w:rPr>
            <w:rFonts w:eastAsiaTheme="minorEastAsia" w:cstheme="minorHAnsi"/>
            <w:i/>
            <w:iCs/>
            <w:lang w:val="en-GB"/>
          </w:rPr>
          <w:t>SI Appendix</w:t>
        </w:r>
        <w:r w:rsidR="00B5152A">
          <w:rPr>
            <w:rFonts w:eastAsiaTheme="minorEastAsia" w:cstheme="minorHAnsi"/>
            <w:lang w:val="en-GB"/>
          </w:rPr>
          <w:t>, Table S6</w:t>
        </w:r>
      </w:ins>
      <w:r w:rsidR="00CA28E0" w:rsidRPr="00676577">
        <w:rPr>
          <w:rFonts w:cstheme="minorHAnsi"/>
          <w:lang w:val="en-GB"/>
        </w:rPr>
        <w:t xml:space="preserve">), and we present the results for the </w:t>
      </w:r>
      <w:del w:id="443" w:author="Max Lindmark" w:date="2020-09-10T12:21:00Z">
        <w:r w:rsidR="00420ADD" w:rsidRPr="00676577" w:rsidDel="00D54B1F">
          <w:rPr>
            <w:rFonts w:cstheme="minorHAnsi"/>
            <w:lang w:val="en-GB"/>
          </w:rPr>
          <w:delText xml:space="preserve">random </w:delText>
        </w:r>
      </w:del>
      <w:ins w:id="444" w:author="Max Lindmark" w:date="2020-09-10T12:21:00Z">
        <w:r w:rsidR="00D54B1F" w:rsidRPr="00676577">
          <w:rPr>
            <w:rFonts w:cstheme="minorHAnsi"/>
            <w:lang w:val="en-GB"/>
          </w:rPr>
          <w:t>species-</w:t>
        </w:r>
      </w:ins>
      <w:ins w:id="445" w:author="Max Lindmark" w:date="2020-09-10T12:22:00Z">
        <w:r w:rsidR="00D54B1F" w:rsidRPr="00676577">
          <w:rPr>
            <w:rFonts w:cstheme="minorHAnsi"/>
            <w:lang w:val="en-GB"/>
          </w:rPr>
          <w:t xml:space="preserve">varying </w:t>
        </w:r>
      </w:ins>
      <w:r w:rsidR="00420ADD" w:rsidRPr="00676577">
        <w:rPr>
          <w:rFonts w:cstheme="minorHAnsi"/>
          <w:lang w:val="en-GB"/>
        </w:rPr>
        <w:t>intercept</w:t>
      </w:r>
      <w:ins w:id="446" w:author="Max Lindmark" w:date="2020-09-10T12:21:00Z">
        <w:r w:rsidR="00DC7E6A" w:rsidRPr="00676577">
          <w:rPr>
            <w:rFonts w:cstheme="minorHAnsi"/>
            <w:lang w:val="en-GB"/>
          </w:rPr>
          <w:t xml:space="preserve"> and slope</w:t>
        </w:r>
      </w:ins>
      <w:r w:rsidR="00420ADD" w:rsidRPr="00676577">
        <w:rPr>
          <w:rFonts w:cstheme="minorHAnsi"/>
          <w:lang w:val="en-GB"/>
        </w:rPr>
        <w:t xml:space="preserve"> </w:t>
      </w:r>
      <w:ins w:id="447" w:author="Max Lindmark" w:date="2020-07-31T10:05:00Z">
        <w:r w:rsidR="004C1CB9" w:rsidRPr="00676577">
          <w:rPr>
            <w:rFonts w:cstheme="minorHAnsi"/>
            <w:lang w:val="en-GB"/>
          </w:rPr>
          <w:t>model, due to slightly bet</w:t>
        </w:r>
        <w:r w:rsidR="000C166F" w:rsidRPr="00676577">
          <w:rPr>
            <w:rFonts w:cstheme="minorHAnsi"/>
            <w:lang w:val="en-GB"/>
          </w:rPr>
          <w:t>t</w:t>
        </w:r>
        <w:r w:rsidR="004C1CB9" w:rsidRPr="00676577">
          <w:rPr>
            <w:rFonts w:cstheme="minorHAnsi"/>
            <w:lang w:val="en-GB"/>
          </w:rPr>
          <w:t>er</w:t>
        </w:r>
        <w:r w:rsidR="000C166F" w:rsidRPr="00676577">
          <w:rPr>
            <w:rFonts w:cstheme="minorHAnsi"/>
            <w:lang w:val="en-GB"/>
          </w:rPr>
          <w:t xml:space="preserve"> </w:t>
        </w:r>
        <w:r w:rsidR="0063246E" w:rsidRPr="00676577">
          <w:rPr>
            <w:rFonts w:cstheme="minorHAnsi"/>
            <w:lang w:val="en-GB"/>
          </w:rPr>
          <w:t>model diagnostics</w:t>
        </w:r>
      </w:ins>
      <w:ins w:id="448" w:author="Max Lindmark" w:date="2020-07-31T10:28:00Z">
        <w:r w:rsidR="0040248A" w:rsidRPr="00676577">
          <w:rPr>
            <w:rFonts w:cstheme="minorHAnsi"/>
            <w:lang w:val="en-GB"/>
          </w:rPr>
          <w:t xml:space="preserve"> (</w:t>
        </w:r>
      </w:ins>
      <w:ins w:id="449" w:author="Max Lindmark" w:date="2020-09-12T19:04:00Z">
        <w:r w:rsidR="00664534" w:rsidRPr="0025283E">
          <w:rPr>
            <w:rFonts w:eastAsiaTheme="minorEastAsia" w:cstheme="minorHAnsi"/>
            <w:i/>
            <w:iCs/>
            <w:lang w:val="en-GB"/>
          </w:rPr>
          <w:t>SI Appendix</w:t>
        </w:r>
        <w:r w:rsidR="00664534">
          <w:rPr>
            <w:rFonts w:eastAsiaTheme="minorEastAsia" w:cstheme="minorHAnsi"/>
            <w:lang w:val="en-GB"/>
          </w:rPr>
          <w:t>, Fig. S31-34</w:t>
        </w:r>
      </w:ins>
      <w:ins w:id="450" w:author="Max Lindmark" w:date="2020-07-31T10:28:00Z">
        <w:r w:rsidR="004553A5" w:rsidRPr="00676577">
          <w:rPr>
            <w:rFonts w:cstheme="minorHAnsi"/>
            <w:lang w:val="en-GB"/>
          </w:rPr>
          <w:t>)</w:t>
        </w:r>
      </w:ins>
      <w:del w:id="451" w:author="Max Lindmark" w:date="2020-07-31T10:05:00Z">
        <w:r w:rsidR="00420ADD" w:rsidRPr="00676577" w:rsidDel="004C1CB9">
          <w:rPr>
            <w:rFonts w:cstheme="minorHAnsi"/>
            <w:lang w:val="en-GB"/>
          </w:rPr>
          <w:delText xml:space="preserve">and slope </w:delText>
        </w:r>
        <w:r w:rsidR="00CA28E0" w:rsidRPr="00676577" w:rsidDel="004C1CB9">
          <w:rPr>
            <w:rFonts w:cstheme="minorHAnsi"/>
            <w:lang w:val="en-GB"/>
          </w:rPr>
          <w:delText>model</w:delText>
        </w:r>
      </w:del>
      <w:r w:rsidR="00CA28E0" w:rsidRPr="00676577">
        <w:rPr>
          <w:rFonts w:cstheme="minorHAnsi"/>
          <w:lang w:val="en-GB"/>
        </w:rPr>
        <w:t xml:space="preserve">. </w:t>
      </w:r>
      <w:r w:rsidR="00CA28E0" w:rsidRPr="00676577">
        <w:rPr>
          <w:rFonts w:eastAsiaTheme="minorEastAsia" w:cstheme="minorHAnsi"/>
          <w:lang w:val="en-GB"/>
        </w:rPr>
        <w:t xml:space="preserve">The </w:t>
      </w:r>
      <w:del w:id="452" w:author="Max Lindmark" w:date="2020-08-17T13:24:00Z">
        <w:r w:rsidR="00CA28E0" w:rsidRPr="00676577" w:rsidDel="004A1BFA">
          <w:rPr>
            <w:rFonts w:eastAsiaTheme="minorEastAsia" w:cstheme="minorHAnsi"/>
            <w:lang w:val="en-GB"/>
          </w:rPr>
          <w:delText xml:space="preserve">general </w:delText>
        </w:r>
      </w:del>
      <w:ins w:id="453" w:author="Max Lindmark" w:date="2020-08-17T13:24:00Z">
        <w:r w:rsidR="004A1BFA" w:rsidRPr="00676577">
          <w:rPr>
            <w:rFonts w:eastAsiaTheme="minorEastAsia" w:cstheme="minorHAnsi"/>
            <w:lang w:val="en-GB"/>
          </w:rPr>
          <w:t xml:space="preserve">global </w:t>
        </w:r>
      </w:ins>
      <w:r w:rsidR="00CA28E0" w:rsidRPr="00676577">
        <w:rPr>
          <w:rFonts w:eastAsiaTheme="minorEastAsia" w:cstheme="minorHAnsi"/>
          <w:lang w:val="en-GB"/>
        </w:rPr>
        <w:t xml:space="preserve">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m:t>
        </m:r>
        <m:r>
          <w:ins w:id="454" w:author="Max Lindmark" w:date="2020-09-10T12:21:00Z">
            <w:rPr>
              <w:rFonts w:ascii="Cambria Math" w:hAnsi="Cambria Math" w:cstheme="minorHAnsi"/>
              <w:lang w:val="en-GB"/>
            </w:rPr>
            <m:t>-0.</m:t>
          </w:ins>
        </m:r>
        <m:r>
          <w:rPr>
            <w:rFonts w:ascii="Cambria Math" w:hAnsi="Cambria Math" w:cstheme="minorHAnsi"/>
            <w:lang w:val="en-GB"/>
          </w:rPr>
          <m:t>0</m:t>
        </m:r>
        <m:r>
          <w:del w:id="455" w:author="Max Lindmark" w:date="2020-09-10T12:21:00Z">
            <w:rPr>
              <w:rFonts w:ascii="Cambria Math" w:hAnsi="Cambria Math" w:cstheme="minorHAnsi"/>
              <w:lang w:val="en-GB"/>
            </w:rPr>
            <m:t>.0</m:t>
          </w:del>
        </m:r>
        <m:r>
          <w:del w:id="456" w:author="Max Lindmark" w:date="2020-07-31T10:34:00Z">
            <w:rPr>
              <w:rFonts w:ascii="Cambria Math" w:hAnsi="Cambria Math" w:cstheme="minorHAnsi"/>
              <w:lang w:val="en-GB"/>
            </w:rPr>
            <m:t>74</m:t>
          </w:del>
        </m:r>
        <m:r>
          <w:ins w:id="457" w:author="Max Lindmark" w:date="2020-09-10T12:21:00Z">
            <w:rPr>
              <w:rFonts w:ascii="Cambria Math" w:hAnsi="Cambria Math" w:cstheme="minorHAnsi"/>
              <w:lang w:val="en-GB"/>
            </w:rPr>
            <m:t>74</m:t>
          </w:ins>
        </m:r>
        <m:r>
          <w:rPr>
            <w:rFonts w:ascii="Cambria Math" w:hAnsi="Cambria Math" w:cstheme="minorHAnsi"/>
            <w:lang w:val="en-GB"/>
          </w:rPr>
          <m:t>-0.3</m:t>
        </m:r>
        <m:r>
          <w:del w:id="458" w:author="Max Lindmark" w:date="2020-07-31T10:33:00Z">
            <w:rPr>
              <w:rFonts w:ascii="Cambria Math" w:hAnsi="Cambria Math" w:cstheme="minorHAnsi"/>
              <w:lang w:val="en-GB"/>
            </w:rPr>
            <m:t>1</m:t>
          </w:del>
        </m:r>
        <m:r>
          <w:ins w:id="459" w:author="Max Lindmark" w:date="2020-09-10T12:20:00Z">
            <w:rPr>
              <w:rFonts w:ascii="Cambria Math" w:hAnsi="Cambria Math" w:cstheme="minorHAnsi"/>
              <w:lang w:val="en-GB"/>
            </w:rPr>
            <m:t>1</m:t>
          </w:ins>
        </m:r>
        <m:r>
          <w:rPr>
            <w:rFonts w:ascii="Cambria Math" w:hAnsi="Cambria Math" w:cstheme="minorHAnsi" w:hint="eastAsia"/>
            <w:lang w:val="en-GB"/>
          </w:rPr>
          <m:t>×</m:t>
        </m:r>
        <m:r>
          <w:rPr>
            <w:rFonts w:ascii="Cambria Math" w:hAnsi="Cambria Math" w:cstheme="minorHAnsi"/>
          </w:rPr>
          <m:t>m</m:t>
        </m:r>
      </m:oMath>
      <w:r w:rsidR="00CA28E0" w:rsidRPr="00676577">
        <w:rPr>
          <w:rFonts w:eastAsiaTheme="minorEastAsia" w:cstheme="minorHAnsi"/>
          <w:lang w:val="en-GB"/>
        </w:rPr>
        <w:t xml:space="preserve">, where </w:t>
      </w:r>
      <m:oMath>
        <m:r>
          <w:rPr>
            <w:rFonts w:ascii="Cambria Math" w:eastAsiaTheme="minorEastAsia" w:hAnsi="Cambria Math" w:cstheme="minorHAnsi"/>
          </w:rPr>
          <m:t>m</m:t>
        </m:r>
      </m:oMath>
      <w:r w:rsidR="00CA28E0" w:rsidRPr="00676577">
        <w:rPr>
          <w:rFonts w:eastAsiaTheme="minorEastAsia" w:cstheme="minorHAnsi"/>
          <w:lang w:val="en-GB"/>
        </w:rPr>
        <w:t xml:space="preserve"> is</w:t>
      </w:r>
      <w:r w:rsidR="00920875" w:rsidRPr="00676577">
        <w:rPr>
          <w:rFonts w:eastAsiaTheme="minorEastAsia" w:cstheme="minorHAnsi"/>
          <w:lang w:val="en-GB"/>
        </w:rPr>
        <w:t xml:space="preserve"> the natural log </w:t>
      </w:r>
      <w:ins w:id="460" w:author="Max Lindmark" w:date="2020-09-10T12:01:00Z">
        <w:r w:rsidR="00E344F0" w:rsidRPr="00676577">
          <w:rPr>
            <w:rFonts w:eastAsiaTheme="minorEastAsia" w:cstheme="minorHAnsi"/>
            <w:lang w:val="en-GB"/>
          </w:rPr>
          <w:t xml:space="preserve">of </w:t>
        </w:r>
      </w:ins>
      <w:r w:rsidR="006F2C50" w:rsidRPr="00676577">
        <w:rPr>
          <w:rFonts w:eastAsiaTheme="minorEastAsia" w:cstheme="minorHAnsi"/>
          <w:lang w:val="en-GB"/>
        </w:rPr>
        <w:t xml:space="preserve">the rescaled body </w:t>
      </w:r>
      <w:r w:rsidR="00CA28E0" w:rsidRPr="00676577">
        <w:rPr>
          <w:rFonts w:eastAsiaTheme="minorEastAsia" w:cstheme="minorHAnsi"/>
          <w:lang w:val="en-GB"/>
        </w:rPr>
        <w:t xml:space="preserve">mass. </w:t>
      </w:r>
    </w:p>
    <w:p w14:paraId="4842944B" w14:textId="3D3FCE6C" w:rsidR="00DD7E41" w:rsidRPr="00676577" w:rsidRDefault="00DD7E41" w:rsidP="00BA76E6">
      <w:pPr>
        <w:spacing w:line="480" w:lineRule="auto"/>
        <w:ind w:firstLine="284"/>
        <w:contextualSpacing/>
        <w:jc w:val="both"/>
        <w:rPr>
          <w:rFonts w:eastAsiaTheme="minorEastAsia" w:cstheme="minorHAnsi"/>
          <w:lang w:val="en-GB"/>
        </w:rPr>
      </w:pPr>
    </w:p>
    <w:p w14:paraId="3E8DB003" w14:textId="2794DE9E" w:rsidR="004A6AFA" w:rsidRDefault="00D278F3" w:rsidP="002E3379">
      <w:pPr>
        <w:spacing w:line="480" w:lineRule="auto"/>
        <w:contextualSpacing/>
        <w:jc w:val="center"/>
        <w:rPr>
          <w:rFonts w:cstheme="minorHAnsi"/>
        </w:rPr>
      </w:pPr>
      <w:r>
        <w:rPr>
          <w:rFonts w:cstheme="minorHAnsi"/>
          <w:noProof/>
        </w:rPr>
        <w:lastRenderedPageBreak/>
        <w:drawing>
          <wp:inline distT="0" distB="0" distL="0" distR="0" wp14:anchorId="152D1C4E" wp14:editId="474EF80B">
            <wp:extent cx="5731510" cy="573151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37FB041E" w:rsidR="00140E2C" w:rsidRPr="00282DEC" w:rsidRDefault="00140E2C" w:rsidP="00140E2C">
      <w:pPr>
        <w:spacing w:line="360" w:lineRule="auto"/>
        <w:contextualSpacing/>
        <w:jc w:val="both"/>
        <w:rPr>
          <w:rFonts w:cstheme="minorHAnsi"/>
          <w:i/>
          <w:sz w:val="22"/>
          <w:szCs w:val="22"/>
          <w:lang w:val="en-GB"/>
        </w:rPr>
      </w:pPr>
      <w:commentRangeStart w:id="461"/>
      <w:commentRangeStart w:id="462"/>
      <w:commentRangeStart w:id="463"/>
      <w:r w:rsidRPr="00282DEC">
        <w:rPr>
          <w:rFonts w:cstheme="minorHAnsi"/>
          <w:b/>
          <w:bCs/>
          <w:sz w:val="22"/>
          <w:szCs w:val="22"/>
          <w:lang w:val="en-GB"/>
        </w:rPr>
        <w:t>Fig. 1</w:t>
      </w:r>
      <w:commentRangeEnd w:id="461"/>
      <w:r w:rsidR="004C144E" w:rsidRPr="00282DEC">
        <w:rPr>
          <w:rStyle w:val="CommentReference"/>
          <w:sz w:val="22"/>
          <w:szCs w:val="22"/>
        </w:rPr>
        <w:commentReference w:id="461"/>
      </w:r>
      <w:commentRangeEnd w:id="462"/>
      <w:r w:rsidR="00D1007F" w:rsidRPr="00282DEC">
        <w:rPr>
          <w:rStyle w:val="CommentReference"/>
          <w:sz w:val="22"/>
          <w:szCs w:val="22"/>
        </w:rPr>
        <w:commentReference w:id="462"/>
      </w:r>
      <w:commentRangeEnd w:id="463"/>
      <w:r w:rsidR="0090254C" w:rsidRPr="00282DEC">
        <w:rPr>
          <w:rStyle w:val="CommentReference"/>
          <w:sz w:val="22"/>
          <w:szCs w:val="22"/>
        </w:rPr>
        <w:commentReference w:id="463"/>
      </w:r>
      <w:r w:rsidRPr="00282DEC">
        <w:rPr>
          <w:rFonts w:cstheme="minorHAnsi"/>
          <w:sz w:val="22"/>
          <w:szCs w:val="22"/>
          <w:lang w:val="en-GB"/>
        </w:rPr>
        <w:t>.</w:t>
      </w:r>
      <w:r w:rsidRPr="00282DEC">
        <w:rPr>
          <w:rFonts w:cstheme="minorHAnsi"/>
          <w:i/>
          <w:sz w:val="22"/>
          <w:szCs w:val="22"/>
          <w:lang w:val="en-GB"/>
        </w:rPr>
        <w:t xml:space="preserve"> Effects of temperature and body mass on body growth</w:t>
      </w:r>
      <w:r w:rsidR="0035660C" w:rsidRPr="00282DEC">
        <w:rPr>
          <w:rFonts w:cstheme="minorHAnsi"/>
          <w:i/>
          <w:sz w:val="22"/>
          <w:szCs w:val="22"/>
          <w:lang w:val="en-GB"/>
        </w:rPr>
        <w:t xml:space="preserve"> below optimum temperature</w:t>
      </w:r>
      <w:r w:rsidRPr="00282DEC">
        <w:rPr>
          <w:rFonts w:cstheme="minorHAnsi"/>
          <w:i/>
          <w:sz w:val="22"/>
          <w:szCs w:val="22"/>
          <w:lang w:val="en-GB"/>
        </w:rPr>
        <w:t xml:space="preserve">. Panel A) shows </w:t>
      </w:r>
      <w:r w:rsidR="006035D3" w:rsidRPr="00282DEC">
        <w:rPr>
          <w:rFonts w:cstheme="minorHAnsi"/>
          <w:i/>
          <w:sz w:val="22"/>
          <w:szCs w:val="22"/>
          <w:lang w:val="en-GB"/>
        </w:rPr>
        <w:t xml:space="preserve">the natural log of </w:t>
      </w:r>
      <w:r w:rsidR="00AE2025" w:rsidRPr="00282DEC">
        <w:rPr>
          <w:rFonts w:cstheme="minorHAnsi"/>
          <w:i/>
          <w:sz w:val="22"/>
          <w:szCs w:val="22"/>
          <w:lang w:val="en-GB"/>
        </w:rPr>
        <w:t xml:space="preserve">specific </w:t>
      </w:r>
      <w:r w:rsidRPr="00282DEC">
        <w:rPr>
          <w:rFonts w:cstheme="minorHAnsi"/>
          <w:i/>
          <w:sz w:val="22"/>
          <w:szCs w:val="22"/>
          <w:lang w:val="en-GB"/>
        </w:rPr>
        <w:t xml:space="preserve">growth rate as a function of body mass </w:t>
      </w:r>
      <w:r w:rsidR="000B2FAE" w:rsidRPr="00282DEC">
        <w:rPr>
          <w:rFonts w:cstheme="minorHAnsi"/>
          <w:i/>
          <w:sz w:val="22"/>
          <w:szCs w:val="22"/>
          <w:lang w:val="en-GB"/>
        </w:rPr>
        <w:t xml:space="preserve">on a logarithmic </w:t>
      </w:r>
      <w:r w:rsidR="00C965A9" w:rsidRPr="00282DEC">
        <w:rPr>
          <w:rFonts w:cstheme="minorHAnsi"/>
          <w:i/>
          <w:sz w:val="22"/>
          <w:szCs w:val="22"/>
          <w:lang w:val="en-GB"/>
        </w:rPr>
        <w:t>x-</w:t>
      </w:r>
      <w:r w:rsidR="002911DF" w:rsidRPr="00282DEC">
        <w:rPr>
          <w:rFonts w:cstheme="minorHAnsi"/>
          <w:i/>
          <w:sz w:val="22"/>
          <w:szCs w:val="22"/>
          <w:lang w:val="en-GB"/>
        </w:rPr>
        <w:t>axis</w:t>
      </w:r>
      <w:r w:rsidR="00B776E6" w:rsidRPr="00282DEC">
        <w:rPr>
          <w:rFonts w:cstheme="minorHAnsi"/>
          <w:i/>
          <w:sz w:val="22"/>
          <w:szCs w:val="22"/>
          <w:lang w:val="en-GB"/>
        </w:rPr>
        <w:t xml:space="preserve"> (for readability, note the model is fitted with ln(mass) as a predictor)</w:t>
      </w:r>
      <w:r w:rsidR="002A3E59" w:rsidRPr="00282DEC">
        <w:rPr>
          <w:rFonts w:cstheme="minorHAnsi"/>
          <w:i/>
          <w:sz w:val="22"/>
          <w:szCs w:val="22"/>
          <w:lang w:val="en-GB"/>
        </w:rPr>
        <w:t>, such that the slope corresponds to the mass-scaling exponent</w:t>
      </w:r>
      <w:r w:rsidRPr="00282DEC">
        <w:rPr>
          <w:rFonts w:cstheme="minorHAnsi"/>
          <w:i/>
          <w:sz w:val="22"/>
          <w:szCs w:val="22"/>
          <w:lang w:val="en-GB"/>
        </w:rPr>
        <w:t xml:space="preserve">. </w:t>
      </w:r>
      <w:ins w:id="464" w:author="Max Lindmark" w:date="2020-09-10T12:44:00Z">
        <w:r w:rsidR="00ED3E77" w:rsidRPr="00282DEC">
          <w:rPr>
            <w:rFonts w:cstheme="minorHAnsi"/>
            <w:i/>
            <w:sz w:val="22"/>
            <w:szCs w:val="22"/>
            <w:lang w:val="en-GB"/>
          </w:rPr>
          <w:t xml:space="preserve">Colors indicate species. </w:t>
        </w:r>
      </w:ins>
      <w:r w:rsidR="000F35C2" w:rsidRPr="00282DEC">
        <w:rPr>
          <w:rFonts w:cstheme="minorHAnsi"/>
          <w:i/>
          <w:sz w:val="22"/>
          <w:szCs w:val="22"/>
          <w:lang w:val="en-GB"/>
        </w:rPr>
        <w:t>The l</w:t>
      </w:r>
      <w:r w:rsidRPr="00282DEC">
        <w:rPr>
          <w:rFonts w:cstheme="minorHAnsi"/>
          <w:i/>
          <w:sz w:val="22"/>
          <w:szCs w:val="22"/>
          <w:lang w:val="en-GB"/>
        </w:rPr>
        <w:t xml:space="preserve">ine </w:t>
      </w:r>
      <w:r w:rsidR="000F35C2" w:rsidRPr="00282DEC">
        <w:rPr>
          <w:rFonts w:cstheme="minorHAnsi"/>
          <w:i/>
          <w:sz w:val="22"/>
          <w:szCs w:val="22"/>
          <w:lang w:val="en-GB"/>
        </w:rPr>
        <w:t xml:space="preserve">in panel A is the </w:t>
      </w:r>
      <w:r w:rsidRPr="00282DEC">
        <w:rPr>
          <w:rFonts w:cstheme="minorHAnsi"/>
          <w:i/>
          <w:sz w:val="22"/>
          <w:szCs w:val="22"/>
          <w:lang w:val="en-GB"/>
        </w:rPr>
        <w:t>global prediction from model M1</w:t>
      </w:r>
      <w:r w:rsidR="003415BE" w:rsidRPr="00282DEC">
        <w:rPr>
          <w:rFonts w:cstheme="minorHAnsi"/>
          <w:i/>
          <w:sz w:val="22"/>
          <w:szCs w:val="22"/>
          <w:lang w:val="en-GB"/>
        </w:rPr>
        <w:t xml:space="preserve"> at the mean </w:t>
      </w:r>
      <w:r w:rsidR="00C2134A" w:rsidRPr="00282DEC">
        <w:rPr>
          <w:rFonts w:cstheme="minorHAnsi"/>
          <w:i/>
          <w:sz w:val="22"/>
          <w:szCs w:val="22"/>
          <w:lang w:val="en-GB"/>
        </w:rPr>
        <w:t>temperature (14</w:t>
      </w:r>
      <m:oMath>
        <m:r>
          <w:rPr>
            <w:rFonts w:ascii="Cambria Math" w:hAnsi="Cambria Math" w:cstheme="minorHAnsi"/>
            <w:sz w:val="22"/>
            <w:szCs w:val="22"/>
            <w:lang w:val="en-GB"/>
          </w:rPr>
          <m:t>℃</m:t>
        </m:r>
      </m:oMath>
      <w:r w:rsidR="00323445" w:rsidRPr="00282DEC">
        <w:rPr>
          <w:rFonts w:eastAsiaTheme="minorEastAsia" w:cstheme="minorHAnsi"/>
          <w:i/>
          <w:sz w:val="22"/>
          <w:szCs w:val="22"/>
          <w:lang w:val="en-GB"/>
        </w:rPr>
        <w:t xml:space="preserve">, but note the model is </w:t>
      </w:r>
      <w:r w:rsidR="00E20F68" w:rsidRPr="00282DEC">
        <w:rPr>
          <w:rFonts w:eastAsiaTheme="minorEastAsia" w:cstheme="minorHAnsi"/>
          <w:i/>
          <w:sz w:val="22"/>
          <w:szCs w:val="22"/>
          <w:lang w:val="en-GB"/>
        </w:rPr>
        <w:t xml:space="preserve">fitted </w:t>
      </w:r>
      <w:r w:rsidR="0014731E" w:rsidRPr="00282DEC">
        <w:rPr>
          <w:rFonts w:eastAsiaTheme="minorEastAsia" w:cstheme="minorHAnsi"/>
          <w:i/>
          <w:sz w:val="22"/>
          <w:szCs w:val="22"/>
          <w:lang w:val="en-GB"/>
        </w:rPr>
        <w:t xml:space="preserve">using </w:t>
      </w:r>
      <w:r w:rsidR="00323445" w:rsidRPr="00282DEC">
        <w:rPr>
          <w:rFonts w:eastAsiaTheme="minorEastAsia" w:cstheme="minorHAnsi"/>
          <w:i/>
          <w:sz w:val="22"/>
          <w:szCs w:val="22"/>
          <w:lang w:val="en-GB"/>
        </w:rPr>
        <w:t>Arrhenius temperature</w:t>
      </w:r>
      <w:r w:rsidR="00C2134A" w:rsidRPr="00282DEC">
        <w:rPr>
          <w:rFonts w:cstheme="minorHAnsi"/>
          <w:i/>
          <w:sz w:val="22"/>
          <w:szCs w:val="22"/>
          <w:lang w:val="en-GB"/>
        </w:rPr>
        <w:t>)</w:t>
      </w:r>
      <w:r w:rsidR="000A626A" w:rsidRPr="00282DEC">
        <w:rPr>
          <w:rFonts w:eastAsiaTheme="minorEastAsia" w:cstheme="minorHAnsi"/>
          <w:i/>
          <w:sz w:val="22"/>
          <w:szCs w:val="22"/>
          <w:lang w:val="en-GB"/>
        </w:rPr>
        <w:t>.</w:t>
      </w:r>
      <w:r w:rsidRPr="00282DEC">
        <w:rPr>
          <w:rFonts w:cstheme="minorHAnsi"/>
          <w:i/>
          <w:sz w:val="22"/>
          <w:szCs w:val="22"/>
          <w:lang w:val="en-GB"/>
        </w:rPr>
        <w:t xml:space="preserve"> </w:t>
      </w:r>
      <w:r w:rsidRPr="00282DEC">
        <w:rPr>
          <w:rFonts w:cstheme="minorHAnsi"/>
          <w:i/>
          <w:iCs/>
          <w:sz w:val="22"/>
          <w:szCs w:val="22"/>
          <w:lang w:val="en-GB"/>
        </w:rPr>
        <w:t>S</w:t>
      </w:r>
      <w:r w:rsidRPr="00282DEC">
        <w:rPr>
          <w:rFonts w:cstheme="minorHAnsi"/>
          <w:i/>
          <w:sz w:val="22"/>
          <w:szCs w:val="22"/>
          <w:lang w:val="en-GB"/>
        </w:rPr>
        <w:t xml:space="preserve">haded areas correspond to 80% and 95% credible intervals. Point </w:t>
      </w:r>
      <w:r w:rsidR="004B514E" w:rsidRPr="00282DEC">
        <w:rPr>
          <w:rFonts w:cstheme="minorHAnsi"/>
          <w:i/>
          <w:sz w:val="22"/>
          <w:szCs w:val="22"/>
          <w:lang w:val="en-GB"/>
        </w:rPr>
        <w:t>colours</w:t>
      </w:r>
      <w:r w:rsidRPr="00282DEC">
        <w:rPr>
          <w:rFonts w:cstheme="minorHAnsi"/>
          <w:i/>
          <w:sz w:val="22"/>
          <w:szCs w:val="22"/>
          <w:lang w:val="en-GB"/>
        </w:rPr>
        <w:t xml:space="preserve"> indicate specie</w:t>
      </w:r>
      <w:del w:id="465" w:author="Max Lindmark" w:date="2020-09-10T15:06:00Z">
        <w:r w:rsidRPr="00282DEC" w:rsidDel="00293E5E">
          <w:rPr>
            <w:rFonts w:cstheme="minorHAnsi"/>
            <w:i/>
            <w:sz w:val="22"/>
            <w:szCs w:val="22"/>
            <w:lang w:val="en-GB"/>
          </w:rPr>
          <w:delText xml:space="preserve">s </w:delText>
        </w:r>
      </w:del>
      <w:del w:id="466" w:author="Max Lindmark" w:date="2020-09-10T15:04:00Z">
        <w:r w:rsidRPr="00282DEC" w:rsidDel="003E1D4D">
          <w:rPr>
            <w:rFonts w:cstheme="minorHAnsi"/>
            <w:i/>
            <w:sz w:val="22"/>
            <w:szCs w:val="22"/>
            <w:lang w:val="en-GB"/>
          </w:rPr>
          <w:delText>(</w:delText>
        </w:r>
        <w:commentRangeStart w:id="467"/>
        <w:commentRangeStart w:id="468"/>
        <w:r w:rsidRPr="00282DEC" w:rsidDel="003E1D4D">
          <w:rPr>
            <w:rFonts w:cstheme="minorHAnsi"/>
            <w:i/>
            <w:sz w:val="22"/>
            <w:szCs w:val="22"/>
            <w:lang w:val="en-GB"/>
          </w:rPr>
          <w:delText>n=</w:delText>
        </w:r>
      </w:del>
      <w:del w:id="469" w:author="Max Lindmark" w:date="2020-09-10T15:06:00Z">
        <w:r w:rsidRPr="00282DEC" w:rsidDel="00293E5E">
          <w:rPr>
            <w:rFonts w:cstheme="minorHAnsi"/>
            <w:i/>
            <w:sz w:val="22"/>
            <w:szCs w:val="22"/>
            <w:lang w:val="en-GB"/>
          </w:rPr>
          <w:delText>1</w:delText>
        </w:r>
      </w:del>
      <w:del w:id="470" w:author="Max Lindmark" w:date="2020-09-10T15:05:00Z">
        <w:r w:rsidRPr="00282DEC" w:rsidDel="003E1D4D">
          <w:rPr>
            <w:rFonts w:cstheme="minorHAnsi"/>
            <w:i/>
            <w:sz w:val="22"/>
            <w:szCs w:val="22"/>
            <w:lang w:val="en-GB"/>
          </w:rPr>
          <w:delText>3, le</w:delText>
        </w:r>
      </w:del>
      <w:del w:id="471" w:author="Max Lindmark" w:date="2020-09-10T15:06:00Z">
        <w:r w:rsidRPr="00282DEC" w:rsidDel="00293E5E">
          <w:rPr>
            <w:rFonts w:cstheme="minorHAnsi"/>
            <w:i/>
            <w:sz w:val="22"/>
            <w:szCs w:val="22"/>
            <w:lang w:val="en-GB"/>
          </w:rPr>
          <w:delText xml:space="preserve">gend not </w:delText>
        </w:r>
      </w:del>
      <w:r w:rsidRPr="00282DEC">
        <w:rPr>
          <w:rFonts w:cstheme="minorHAnsi"/>
          <w:i/>
          <w:sz w:val="22"/>
          <w:szCs w:val="22"/>
          <w:lang w:val="en-GB"/>
        </w:rPr>
        <w:t>s</w:t>
      </w:r>
      <w:del w:id="472" w:author="Max Lindmark" w:date="2020-09-10T15:06:00Z">
        <w:r w:rsidRPr="00282DEC" w:rsidDel="00293E5E">
          <w:rPr>
            <w:rFonts w:cstheme="minorHAnsi"/>
            <w:i/>
            <w:sz w:val="22"/>
            <w:szCs w:val="22"/>
            <w:lang w:val="en-GB"/>
          </w:rPr>
          <w:delText>hown</w:delText>
        </w:r>
      </w:del>
      <w:commentRangeEnd w:id="467"/>
      <w:r w:rsidR="00E91C7C" w:rsidRPr="00282DEC">
        <w:rPr>
          <w:rStyle w:val="CommentReference"/>
          <w:sz w:val="22"/>
          <w:szCs w:val="22"/>
        </w:rPr>
        <w:commentReference w:id="467"/>
      </w:r>
      <w:commentRangeEnd w:id="468"/>
      <w:r w:rsidR="00350E0D" w:rsidRPr="00282DEC">
        <w:rPr>
          <w:rStyle w:val="CommentReference"/>
          <w:sz w:val="22"/>
          <w:szCs w:val="22"/>
        </w:rPr>
        <w:commentReference w:id="468"/>
      </w:r>
      <w:del w:id="473" w:author="Max Lindmark" w:date="2020-09-10T15:06:00Z">
        <w:r w:rsidRPr="00282DEC" w:rsidDel="00293E5E">
          <w:rPr>
            <w:rFonts w:cstheme="minorHAnsi"/>
            <w:i/>
            <w:sz w:val="22"/>
            <w:szCs w:val="22"/>
            <w:lang w:val="en-GB"/>
          </w:rPr>
          <w:delText xml:space="preserve">). </w:delText>
        </w:r>
      </w:del>
      <w:ins w:id="474" w:author="Max Lindmark" w:date="2020-09-10T15:06:00Z">
        <w:r w:rsidR="00293E5E" w:rsidRPr="00282DEC">
          <w:rPr>
            <w:rFonts w:cstheme="minorHAnsi"/>
            <w:i/>
            <w:sz w:val="22"/>
            <w:szCs w:val="22"/>
            <w:lang w:val="en-GB"/>
          </w:rPr>
          <w:t xml:space="preserve">. </w:t>
        </w:r>
      </w:ins>
      <w:r w:rsidR="00461E94" w:rsidRPr="00282DEC">
        <w:rPr>
          <w:rFonts w:cstheme="minorHAnsi"/>
          <w:i/>
          <w:sz w:val="22"/>
          <w:szCs w:val="22"/>
          <w:lang w:val="en-GB"/>
        </w:rPr>
        <w:t xml:space="preserve">The </w:t>
      </w:r>
      <w:r w:rsidR="00E91C7C" w:rsidRPr="00282DEC">
        <w:rPr>
          <w:rFonts w:cstheme="minorHAnsi"/>
          <w:i/>
          <w:sz w:val="22"/>
          <w:szCs w:val="22"/>
          <w:lang w:val="en-GB"/>
        </w:rPr>
        <w:t xml:space="preserve">bottom row shows the </w:t>
      </w:r>
      <w:r w:rsidR="00461E94" w:rsidRPr="00282DEC">
        <w:rPr>
          <w:rFonts w:cstheme="minorHAnsi"/>
          <w:i/>
          <w:sz w:val="22"/>
          <w:szCs w:val="22"/>
          <w:lang w:val="en-GB"/>
        </w:rPr>
        <w:t>p</w:t>
      </w:r>
      <w:r w:rsidRPr="00282DEC">
        <w:rPr>
          <w:rFonts w:cstheme="minorHAnsi"/>
          <w:i/>
          <w:sz w:val="22"/>
          <w:szCs w:val="22"/>
          <w:lang w:val="en-GB"/>
        </w:rPr>
        <w:t>osterior distributions f</w:t>
      </w:r>
      <w:r w:rsidR="00517FD5" w:rsidRPr="00282DEC">
        <w:rPr>
          <w:rFonts w:cstheme="minorHAnsi"/>
          <w:i/>
          <w:sz w:val="22"/>
          <w:szCs w:val="22"/>
          <w:lang w:val="en-GB"/>
        </w:rPr>
        <w:t>or</w:t>
      </w:r>
      <w:r w:rsidRPr="00282DEC">
        <w:rPr>
          <w:rFonts w:cstheme="minorHAnsi"/>
          <w:i/>
          <w:sz w:val="22"/>
          <w:szCs w:val="22"/>
          <w:lang w:val="en-GB"/>
        </w:rPr>
        <w:t xml:space="preserve"> </w:t>
      </w:r>
      <w:r w:rsidR="0019612B" w:rsidRPr="00282DEC">
        <w:rPr>
          <w:rFonts w:cstheme="minorHAnsi"/>
          <w:i/>
          <w:sz w:val="22"/>
          <w:szCs w:val="22"/>
          <w:lang w:val="en-GB"/>
        </w:rPr>
        <w:t xml:space="preserve">(B) </w:t>
      </w:r>
      <w:r w:rsidR="003D76A8" w:rsidRPr="00282DEC">
        <w:rPr>
          <w:rFonts w:cstheme="minorHAnsi"/>
          <w:i/>
          <w:sz w:val="22"/>
          <w:szCs w:val="22"/>
          <w:lang w:val="en-GB"/>
        </w:rPr>
        <w:t xml:space="preserve">the </w:t>
      </w:r>
      <w:del w:id="475" w:author="Max Lindmark" w:date="2020-09-10T12:42:00Z">
        <w:r w:rsidRPr="00282DEC" w:rsidDel="00D121D0">
          <w:rPr>
            <w:rFonts w:cstheme="minorHAnsi"/>
            <w:i/>
            <w:sz w:val="22"/>
            <w:szCs w:val="22"/>
            <w:lang w:val="en-GB"/>
          </w:rPr>
          <w:delText xml:space="preserve">average </w:delText>
        </w:r>
      </w:del>
      <w:ins w:id="476" w:author="Max Lindmark" w:date="2020-09-10T12:42:00Z">
        <w:r w:rsidR="00D121D0" w:rsidRPr="00282DEC">
          <w:rPr>
            <w:rFonts w:cstheme="minorHAnsi"/>
            <w:i/>
            <w:sz w:val="22"/>
            <w:szCs w:val="22"/>
            <w:lang w:val="en-GB"/>
          </w:rPr>
          <w:t xml:space="preserve">global </w:t>
        </w:r>
      </w:ins>
      <w:r w:rsidRPr="00282DEC">
        <w:rPr>
          <w:rFonts w:cstheme="minorHAnsi"/>
          <w:i/>
          <w:sz w:val="22"/>
          <w:szCs w:val="22"/>
          <w:lang w:val="en-GB"/>
        </w:rPr>
        <w:t xml:space="preserve">mass-scaling exponent,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Pr="00282DEC">
        <w:rPr>
          <w:rFonts w:eastAsiaTheme="minorEastAsia" w:cstheme="minorHAnsi"/>
          <w:i/>
          <w:sz w:val="22"/>
          <w:szCs w:val="22"/>
          <w:lang w:val="en-GB"/>
        </w:rPr>
        <w:t>,</w:t>
      </w:r>
      <w:r w:rsidR="0019612B" w:rsidRPr="00282DEC">
        <w:rPr>
          <w:rFonts w:eastAsiaTheme="minorEastAsia" w:cstheme="minorHAnsi"/>
          <w:i/>
          <w:sz w:val="22"/>
          <w:szCs w:val="22"/>
          <w:lang w:val="en-GB"/>
        </w:rPr>
        <w:t xml:space="preserve"> </w:t>
      </w:r>
      <w:r w:rsidR="0019612B" w:rsidRPr="00282DEC">
        <w:rPr>
          <w:rFonts w:cstheme="minorHAnsi"/>
          <w:i/>
          <w:sz w:val="22"/>
          <w:szCs w:val="22"/>
          <w:lang w:val="en-GB"/>
        </w:rPr>
        <w:t>(C)</w:t>
      </w:r>
      <w:r w:rsidRPr="00282DEC">
        <w:rPr>
          <w:rFonts w:eastAsiaTheme="minorEastAsia" w:cstheme="minorHAnsi"/>
          <w:i/>
          <w:sz w:val="22"/>
          <w:szCs w:val="22"/>
          <w:lang w:val="en-GB"/>
        </w:rPr>
        <w:t xml:space="preserve"> </w:t>
      </w:r>
      <w:r w:rsidR="00787643" w:rsidRPr="00282DEC">
        <w:rPr>
          <w:rFonts w:eastAsiaTheme="minorEastAsia" w:cstheme="minorHAnsi"/>
          <w:i/>
          <w:sz w:val="22"/>
          <w:szCs w:val="22"/>
          <w:lang w:val="en-GB"/>
        </w:rPr>
        <w:t xml:space="preserve">the </w:t>
      </w:r>
      <w:ins w:id="477" w:author="Max Lindmark" w:date="2020-09-10T12:42:00Z">
        <w:r w:rsidR="00A30D71" w:rsidRPr="00282DEC">
          <w:rPr>
            <w:rFonts w:eastAsiaTheme="minorEastAsia" w:cstheme="minorHAnsi"/>
            <w:i/>
            <w:sz w:val="22"/>
            <w:szCs w:val="22"/>
            <w:lang w:val="en-GB"/>
          </w:rPr>
          <w:t xml:space="preserve">global </w:t>
        </w:r>
      </w:ins>
      <w:r w:rsidR="00461E94" w:rsidRPr="00282DEC">
        <w:rPr>
          <w:rFonts w:cstheme="minorHAnsi"/>
          <w:i/>
          <w:sz w:val="22"/>
          <w:szCs w:val="22"/>
          <w:lang w:val="en-GB"/>
        </w:rPr>
        <w:t>temperature coefficient</w:t>
      </w:r>
      <w:r w:rsidRPr="00282DEC">
        <w:rPr>
          <w:rFonts w:cstheme="minorHAnsi"/>
          <w:i/>
          <w:sz w:val="22"/>
          <w:szCs w:val="22"/>
          <w:lang w:val="en-GB"/>
        </w:rPr>
        <w:t>,</w:t>
      </w:r>
      <m:oMath>
        <m:r>
          <w:rPr>
            <w:rFonts w:ascii="Cambria Math" w:eastAsiaTheme="minorEastAsia" w:hAnsi="Cambria Math" w:cstheme="minorHAnsi"/>
            <w:sz w:val="22"/>
            <w:szCs w:val="22"/>
            <w:lang w:val="en-GB"/>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2</m:t>
                </m:r>
              </m:sub>
            </m:sSub>
          </m:sub>
        </m:sSub>
      </m:oMath>
      <w:r w:rsidRPr="00282DEC">
        <w:rPr>
          <w:rFonts w:cstheme="minorHAnsi"/>
          <w:i/>
          <w:sz w:val="22"/>
          <w:szCs w:val="22"/>
          <w:lang w:val="en-GB"/>
        </w:rPr>
        <w:t xml:space="preserve"> and </w:t>
      </w:r>
      <w:r w:rsidR="0019612B" w:rsidRPr="00282DEC">
        <w:rPr>
          <w:rFonts w:cstheme="minorHAnsi"/>
          <w:i/>
          <w:sz w:val="22"/>
          <w:szCs w:val="22"/>
          <w:lang w:val="en-GB"/>
        </w:rPr>
        <w:t xml:space="preserve">(D) </w:t>
      </w:r>
      <w:r w:rsidR="00127DF6" w:rsidRPr="00282DEC">
        <w:rPr>
          <w:rFonts w:cstheme="minorHAnsi"/>
          <w:i/>
          <w:sz w:val="22"/>
          <w:szCs w:val="22"/>
          <w:lang w:val="en-GB"/>
        </w:rPr>
        <w:t xml:space="preserve">the </w:t>
      </w:r>
      <w:ins w:id="478" w:author="Max Lindmark" w:date="2020-09-10T12:42:00Z">
        <w:r w:rsidR="00EF519C" w:rsidRPr="00282DEC">
          <w:rPr>
            <w:rFonts w:cstheme="minorHAnsi"/>
            <w:i/>
            <w:sz w:val="22"/>
            <w:szCs w:val="22"/>
            <w:lang w:val="en-GB"/>
          </w:rPr>
          <w:t xml:space="preserve">global </w:t>
        </w:r>
      </w:ins>
      <w:r w:rsidRPr="00282DEC">
        <w:rPr>
          <w:rFonts w:cstheme="minorHAnsi"/>
          <w:i/>
          <w:sz w:val="22"/>
          <w:szCs w:val="22"/>
          <w:lang w:val="en-GB"/>
        </w:rPr>
        <w:t xml:space="preserve">mass-temperature interaction,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3</m:t>
                </m:r>
              </m:sub>
            </m:sSub>
          </m:sub>
        </m:sSub>
      </m:oMath>
      <w:del w:id="479" w:author="Jan Ohlberger" w:date="2020-05-22T15:09:00Z">
        <w:r w:rsidRPr="00282DEC" w:rsidDel="00E91C7C">
          <w:rPr>
            <w:rFonts w:eastAsiaTheme="minorEastAsia" w:cstheme="minorHAnsi"/>
            <w:i/>
            <w:sz w:val="22"/>
            <w:szCs w:val="22"/>
            <w:lang w:val="en-GB"/>
          </w:rPr>
          <w:delText>,</w:delText>
        </w:r>
        <w:r w:rsidRPr="00282DEC" w:rsidDel="00E91C7C">
          <w:rPr>
            <w:rFonts w:cstheme="minorHAnsi"/>
            <w:i/>
            <w:sz w:val="22"/>
            <w:szCs w:val="22"/>
            <w:lang w:val="en-GB"/>
          </w:rPr>
          <w:delText xml:space="preserve"> are shown in the bottom row</w:delText>
        </w:r>
      </w:del>
      <w:r w:rsidR="002C74A6" w:rsidRPr="00282DEC">
        <w:rPr>
          <w:rFonts w:cstheme="minorHAnsi"/>
          <w:i/>
          <w:sz w:val="22"/>
          <w:szCs w:val="22"/>
          <w:lang w:val="en-GB"/>
        </w:rPr>
        <w:t xml:space="preserve">. </w:t>
      </w:r>
      <w:r w:rsidR="003940B4" w:rsidRPr="00282DEC">
        <w:rPr>
          <w:rFonts w:cstheme="minorHAnsi"/>
          <w:i/>
          <w:sz w:val="22"/>
          <w:szCs w:val="22"/>
          <w:lang w:val="en-GB"/>
        </w:rPr>
        <w:t>D</w:t>
      </w:r>
      <w:r w:rsidRPr="00282DEC">
        <w:rPr>
          <w:rFonts w:cstheme="minorHAnsi"/>
          <w:i/>
          <w:sz w:val="22"/>
          <w:szCs w:val="22"/>
          <w:lang w:val="en-GB"/>
        </w:rPr>
        <w:t>ashed white line shows the posterior median</w:t>
      </w:r>
      <w:r w:rsidR="00A936F3" w:rsidRPr="00282DEC">
        <w:rPr>
          <w:rFonts w:cstheme="minorHAnsi"/>
          <w:i/>
          <w:sz w:val="22"/>
          <w:szCs w:val="22"/>
          <w:lang w:val="en-GB"/>
        </w:rPr>
        <w:t xml:space="preserve"> and </w:t>
      </w:r>
      <w:r w:rsidRPr="00282DEC">
        <w:rPr>
          <w:rFonts w:cstheme="minorHAnsi"/>
          <w:i/>
          <w:sz w:val="22"/>
          <w:szCs w:val="22"/>
          <w:lang w:val="en-GB"/>
        </w:rPr>
        <w:t xml:space="preserve">red vertical line in (D) indicates zero. </w:t>
      </w:r>
    </w:p>
    <w:p w14:paraId="67FA4B93" w14:textId="6EDD3C5A" w:rsidR="00140E2C" w:rsidRPr="004F5ECE" w:rsidRDefault="00140E2C" w:rsidP="002E3379">
      <w:pPr>
        <w:spacing w:line="480" w:lineRule="auto"/>
        <w:contextualSpacing/>
        <w:jc w:val="center"/>
        <w:rPr>
          <w:rFonts w:cstheme="minorHAnsi"/>
        </w:rPr>
      </w:pPr>
    </w:p>
    <w:p w14:paraId="49CAD5EB" w14:textId="029DAC60" w:rsidR="003C6BC7" w:rsidRDefault="003C6BC7" w:rsidP="00F700D0">
      <w:pPr>
        <w:spacing w:line="360" w:lineRule="auto"/>
        <w:contextualSpacing/>
        <w:jc w:val="both"/>
        <w:rPr>
          <w:rFonts w:cstheme="minorHAnsi"/>
          <w:b/>
          <w:bCs/>
          <w:i/>
          <w:iCs/>
          <w:lang w:val="en-GB"/>
        </w:rPr>
      </w:pPr>
    </w:p>
    <w:p w14:paraId="75EA9259" w14:textId="020AE528" w:rsidR="00453DBB" w:rsidRDefault="005D41EF" w:rsidP="00F700D0">
      <w:pPr>
        <w:spacing w:line="360" w:lineRule="auto"/>
        <w:contextualSpacing/>
        <w:jc w:val="both"/>
        <w:rPr>
          <w:rFonts w:cstheme="minorHAnsi"/>
          <w:b/>
          <w:bCs/>
          <w:i/>
          <w:iCs/>
          <w:lang w:val="en-GB"/>
        </w:rPr>
      </w:pPr>
      <w:r>
        <w:rPr>
          <w:rFonts w:cstheme="minorHAnsi"/>
          <w:b/>
          <w:bCs/>
          <w:i/>
          <w:iCs/>
          <w:noProof/>
          <w:lang w:val="en-GB"/>
        </w:rPr>
        <w:lastRenderedPageBreak/>
        <w:drawing>
          <wp:inline distT="0" distB="0" distL="0" distR="0" wp14:anchorId="7705DE95" wp14:editId="5268C082">
            <wp:extent cx="5731014" cy="2734733"/>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rotWithShape="1">
                    <a:blip r:embed="rId18" cstate="print">
                      <a:extLst>
                        <a:ext uri="{28A0092B-C50C-407E-A947-70E740481C1C}">
                          <a14:useLocalDpi xmlns:a14="http://schemas.microsoft.com/office/drawing/2010/main" val="0"/>
                        </a:ext>
                      </a:extLst>
                    </a:blip>
                    <a:srcRect t="30215" b="30743"/>
                    <a:stretch/>
                  </pic:blipFill>
                  <pic:spPr bwMode="auto">
                    <a:xfrm>
                      <a:off x="0" y="0"/>
                      <a:ext cx="5731510" cy="2734970"/>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64E6BDA1" w:rsidR="004D63B8" w:rsidRPr="00282DEC" w:rsidRDefault="004D63B8" w:rsidP="00F700D0">
      <w:pPr>
        <w:spacing w:line="360" w:lineRule="auto"/>
        <w:contextualSpacing/>
        <w:jc w:val="both"/>
        <w:rPr>
          <w:rFonts w:cstheme="minorHAnsi"/>
          <w:sz w:val="22"/>
          <w:szCs w:val="22"/>
          <w:lang w:val="en-GB"/>
        </w:rPr>
      </w:pPr>
      <w:r w:rsidRPr="00282DEC">
        <w:rPr>
          <w:rFonts w:cstheme="minorHAnsi"/>
          <w:b/>
          <w:bCs/>
          <w:i/>
          <w:iCs/>
          <w:sz w:val="22"/>
          <w:szCs w:val="22"/>
          <w:lang w:val="en-GB"/>
        </w:rPr>
        <w:t>Fig</w:t>
      </w:r>
      <w:r w:rsidR="00704B3C" w:rsidRPr="00282DEC">
        <w:rPr>
          <w:rFonts w:cstheme="minorHAnsi"/>
          <w:b/>
          <w:bCs/>
          <w:i/>
          <w:iCs/>
          <w:sz w:val="22"/>
          <w:szCs w:val="22"/>
          <w:lang w:val="en-GB"/>
        </w:rPr>
        <w:t>.</w:t>
      </w:r>
      <w:r w:rsidRPr="00282DEC">
        <w:rPr>
          <w:rFonts w:cstheme="minorHAnsi"/>
          <w:b/>
          <w:bCs/>
          <w:i/>
          <w:iCs/>
          <w:sz w:val="22"/>
          <w:szCs w:val="22"/>
          <w:lang w:val="en-GB"/>
        </w:rPr>
        <w:t xml:space="preserve"> </w:t>
      </w:r>
      <w:r w:rsidR="00140E2C" w:rsidRPr="00282DEC">
        <w:rPr>
          <w:rFonts w:cstheme="minorHAnsi"/>
          <w:b/>
          <w:bCs/>
          <w:i/>
          <w:iCs/>
          <w:sz w:val="22"/>
          <w:szCs w:val="22"/>
          <w:lang w:val="en-GB"/>
        </w:rPr>
        <w:t>2</w:t>
      </w:r>
      <w:r w:rsidRPr="00282DEC">
        <w:rPr>
          <w:rFonts w:cstheme="minorHAnsi"/>
          <w:i/>
          <w:iCs/>
          <w:sz w:val="22"/>
          <w:szCs w:val="22"/>
          <w:lang w:val="en-GB"/>
        </w:rPr>
        <w:t xml:space="preserve">. Natural log of </w:t>
      </w:r>
      <w:r w:rsidR="00173BC9" w:rsidRPr="00282DEC">
        <w:rPr>
          <w:rFonts w:cstheme="minorHAnsi"/>
          <w:i/>
          <w:iCs/>
          <w:sz w:val="22"/>
          <w:szCs w:val="22"/>
          <w:lang w:val="en-GB"/>
        </w:rPr>
        <w:t xml:space="preserve">mass-specific </w:t>
      </w:r>
      <w:r w:rsidRPr="00282DEC">
        <w:rPr>
          <w:rFonts w:cstheme="minorHAnsi"/>
          <w:i/>
          <w:iCs/>
          <w:sz w:val="22"/>
          <w:szCs w:val="22"/>
          <w:lang w:val="en-GB"/>
        </w:rPr>
        <w:t xml:space="preserve">maximum </w:t>
      </w:r>
      <w:commentRangeStart w:id="480"/>
      <w:commentRangeStart w:id="481"/>
      <w:r w:rsidRPr="00282DEC">
        <w:rPr>
          <w:rFonts w:cstheme="minorHAnsi"/>
          <w:i/>
          <w:iCs/>
          <w:sz w:val="22"/>
          <w:szCs w:val="22"/>
          <w:lang w:val="en-GB"/>
        </w:rPr>
        <w:t>consumption rate</w:t>
      </w:r>
      <w:r w:rsidR="00762BBE" w:rsidRPr="00282DEC">
        <w:rPr>
          <w:rFonts w:cstheme="minorHAnsi"/>
          <w:i/>
          <w:iCs/>
          <w:sz w:val="22"/>
          <w:szCs w:val="22"/>
          <w:lang w:val="en-GB"/>
        </w:rPr>
        <w:t xml:space="preserve"> (</w:t>
      </w:r>
      <w:r w:rsidR="00A54FB7" w:rsidRPr="00282DEC">
        <w:rPr>
          <w:rFonts w:cstheme="minorHAnsi"/>
          <w:i/>
          <w:iCs/>
          <w:sz w:val="22"/>
          <w:szCs w:val="22"/>
          <w:lang w:val="en-GB"/>
        </w:rPr>
        <w:t>A</w:t>
      </w:r>
      <w:r w:rsidR="0047512C" w:rsidRPr="00282DEC">
        <w:rPr>
          <w:rFonts w:cstheme="minorHAnsi"/>
          <w:i/>
          <w:iCs/>
          <w:sz w:val="22"/>
          <w:szCs w:val="22"/>
          <w:lang w:val="en-GB"/>
        </w:rPr>
        <w:t xml:space="preserve">) </w:t>
      </w:r>
      <w:r w:rsidR="00D30912" w:rsidRPr="00282DEC">
        <w:rPr>
          <w:rFonts w:cstheme="minorHAnsi"/>
          <w:i/>
          <w:iCs/>
          <w:sz w:val="22"/>
          <w:szCs w:val="22"/>
          <w:lang w:val="en-GB"/>
        </w:rPr>
        <w:t xml:space="preserve">and </w:t>
      </w:r>
      <w:r w:rsidR="00EB7219" w:rsidRPr="00282DEC">
        <w:rPr>
          <w:rFonts w:cstheme="minorHAnsi"/>
          <w:i/>
          <w:iCs/>
          <w:sz w:val="22"/>
          <w:szCs w:val="22"/>
          <w:lang w:val="en-GB"/>
        </w:rPr>
        <w:t>metabolic rate (</w:t>
      </w:r>
      <w:r w:rsidR="00A54FB7" w:rsidRPr="00282DEC">
        <w:rPr>
          <w:rFonts w:cstheme="minorHAnsi"/>
          <w:i/>
          <w:iCs/>
          <w:sz w:val="22"/>
          <w:szCs w:val="22"/>
          <w:lang w:val="en-GB"/>
        </w:rPr>
        <w:t>B</w:t>
      </w:r>
      <w:r w:rsidR="00EB7219" w:rsidRPr="00282DEC">
        <w:rPr>
          <w:rFonts w:cstheme="minorHAnsi"/>
          <w:i/>
          <w:iCs/>
          <w:sz w:val="22"/>
          <w:szCs w:val="22"/>
          <w:lang w:val="en-GB"/>
        </w:rPr>
        <w:t>)</w:t>
      </w:r>
      <w:r w:rsidR="00055D7B" w:rsidRPr="00282DEC">
        <w:rPr>
          <w:rFonts w:cstheme="minorHAnsi"/>
          <w:i/>
          <w:iCs/>
          <w:sz w:val="22"/>
          <w:szCs w:val="22"/>
          <w:lang w:val="en-GB"/>
        </w:rPr>
        <w:t xml:space="preserve"> </w:t>
      </w:r>
      <w:commentRangeEnd w:id="480"/>
      <w:r w:rsidR="00D8511B" w:rsidRPr="00282DEC">
        <w:rPr>
          <w:rStyle w:val="CommentReference"/>
          <w:sz w:val="22"/>
          <w:szCs w:val="22"/>
        </w:rPr>
        <w:commentReference w:id="480"/>
      </w:r>
      <w:commentRangeEnd w:id="481"/>
      <w:r w:rsidR="00D46DA0" w:rsidRPr="00282DEC">
        <w:rPr>
          <w:rStyle w:val="CommentReference"/>
          <w:sz w:val="22"/>
          <w:szCs w:val="22"/>
        </w:rPr>
        <w:commentReference w:id="481"/>
      </w:r>
      <w:r w:rsidR="00E509A5" w:rsidRPr="00282DEC">
        <w:rPr>
          <w:rFonts w:cstheme="minorHAnsi"/>
          <w:i/>
          <w:iCs/>
          <w:sz w:val="22"/>
          <w:szCs w:val="22"/>
          <w:lang w:val="en-GB"/>
        </w:rPr>
        <w:t xml:space="preserve">against </w:t>
      </w:r>
      <w:r w:rsidR="0088024B" w:rsidRPr="00282DEC">
        <w:rPr>
          <w:rFonts w:cstheme="minorHAnsi"/>
          <w:i/>
          <w:iCs/>
          <w:sz w:val="22"/>
          <w:szCs w:val="22"/>
          <w:lang w:val="en-GB"/>
        </w:rPr>
        <w:t xml:space="preserve">body </w:t>
      </w:r>
      <w:r w:rsidRPr="00282DEC">
        <w:rPr>
          <w:rFonts w:cstheme="minorHAnsi"/>
          <w:i/>
          <w:iCs/>
          <w:sz w:val="22"/>
          <w:szCs w:val="22"/>
          <w:lang w:val="en-GB"/>
        </w:rPr>
        <w:t>mass</w:t>
      </w:r>
      <w:r w:rsidR="000F2673" w:rsidRPr="00282DEC">
        <w:rPr>
          <w:rFonts w:cstheme="minorHAnsi"/>
          <w:i/>
          <w:iCs/>
          <w:sz w:val="22"/>
          <w:szCs w:val="22"/>
          <w:lang w:val="en-GB"/>
        </w:rPr>
        <w:t xml:space="preserve"> </w:t>
      </w:r>
      <w:r w:rsidR="000F2673" w:rsidRPr="00282DEC">
        <w:rPr>
          <w:rFonts w:cstheme="minorHAnsi"/>
          <w:i/>
          <w:sz w:val="22"/>
          <w:szCs w:val="22"/>
          <w:lang w:val="en-GB"/>
        </w:rPr>
        <w:t>on a logarithmic x-axis</w:t>
      </w:r>
      <w:r w:rsidRPr="00282DEC">
        <w:rPr>
          <w:rFonts w:cstheme="minorHAnsi"/>
          <w:i/>
          <w:iCs/>
          <w:sz w:val="22"/>
          <w:szCs w:val="22"/>
          <w:lang w:val="en-GB"/>
        </w:rPr>
        <w:t xml:space="preserve">. </w:t>
      </w:r>
      <w:r w:rsidR="0000025A" w:rsidRPr="00282DEC">
        <w:rPr>
          <w:rFonts w:cstheme="minorHAnsi"/>
          <w:i/>
          <w:sz w:val="22"/>
          <w:szCs w:val="22"/>
          <w:lang w:val="en-GB"/>
        </w:rPr>
        <w:t xml:space="preserve">Lines are global predictions at </w:t>
      </w:r>
      <w:r w:rsidR="008C25DE" w:rsidRPr="00282DEC">
        <w:rPr>
          <w:rFonts w:cstheme="minorHAnsi"/>
          <w:i/>
          <w:sz w:val="22"/>
          <w:szCs w:val="22"/>
          <w:lang w:val="en-GB"/>
        </w:rPr>
        <w:t xml:space="preserve">the </w:t>
      </w:r>
      <w:r w:rsidR="00191CF6" w:rsidRPr="00282DEC">
        <w:rPr>
          <w:rFonts w:cstheme="minorHAnsi"/>
          <w:i/>
          <w:sz w:val="22"/>
          <w:szCs w:val="22"/>
          <w:lang w:val="en-GB"/>
        </w:rPr>
        <w:t xml:space="preserve">average </w:t>
      </w:r>
      <w:r w:rsidR="0000025A" w:rsidRPr="00282DEC">
        <w:rPr>
          <w:rFonts w:cstheme="minorHAnsi"/>
          <w:i/>
          <w:sz w:val="22"/>
          <w:szCs w:val="22"/>
          <w:lang w:val="en-GB"/>
        </w:rPr>
        <w:t xml:space="preserve">temperature </w:t>
      </w:r>
      <w:r w:rsidR="008C25DE" w:rsidRPr="00282DEC">
        <w:rPr>
          <w:rFonts w:cstheme="minorHAnsi"/>
          <w:i/>
          <w:sz w:val="22"/>
          <w:szCs w:val="22"/>
          <w:lang w:val="en-GB"/>
        </w:rPr>
        <w:t xml:space="preserve">in each data set </w:t>
      </w:r>
      <w:r w:rsidR="00341782" w:rsidRPr="00282DEC">
        <w:rPr>
          <w:rFonts w:cstheme="minorHAnsi"/>
          <w:i/>
          <w:sz w:val="22"/>
          <w:szCs w:val="22"/>
          <w:lang w:val="en-GB"/>
        </w:rPr>
        <w:t xml:space="preserve">(both </w:t>
      </w:r>
      <w:r w:rsidR="0000025A" w:rsidRPr="00282DEC">
        <w:rPr>
          <w:rFonts w:cstheme="minorHAnsi"/>
          <w:i/>
          <w:sz w:val="22"/>
          <w:szCs w:val="22"/>
          <w:lang w:val="en-GB"/>
        </w:rPr>
        <w:t>1</w:t>
      </w:r>
      <w:r w:rsidR="00341782" w:rsidRPr="00282DEC">
        <w:rPr>
          <w:rFonts w:cstheme="minorHAnsi"/>
          <w:i/>
          <w:sz w:val="22"/>
          <w:szCs w:val="22"/>
          <w:lang w:val="en-GB"/>
        </w:rPr>
        <w:t>9</w:t>
      </w:r>
      <m:oMath>
        <m:r>
          <w:rPr>
            <w:rFonts w:ascii="Cambria Math" w:hAnsi="Cambria Math" w:cstheme="minorHAnsi"/>
            <w:sz w:val="22"/>
            <w:szCs w:val="22"/>
            <w:lang w:val="en-GB"/>
          </w:rPr>
          <m:t>℃</m:t>
        </m:r>
      </m:oMath>
      <w:r w:rsidR="00A52AA6" w:rsidRPr="00282DEC">
        <w:rPr>
          <w:rFonts w:eastAsiaTheme="minorEastAsia" w:cstheme="minorHAnsi"/>
          <w:i/>
          <w:sz w:val="22"/>
          <w:szCs w:val="22"/>
          <w:lang w:val="en-GB"/>
        </w:rPr>
        <w:t>, but n</w:t>
      </w:r>
      <w:r w:rsidR="0000025A" w:rsidRPr="00282DEC">
        <w:rPr>
          <w:rFonts w:eastAsiaTheme="minorEastAsia" w:cstheme="minorHAnsi"/>
          <w:i/>
          <w:sz w:val="22"/>
          <w:szCs w:val="22"/>
          <w:lang w:val="en-GB"/>
        </w:rPr>
        <w:t xml:space="preserve">ote the model is fitted using </w:t>
      </w:r>
      <w:r w:rsidR="0000025A" w:rsidRPr="00282DEC">
        <w:rPr>
          <w:rFonts w:cstheme="minorHAnsi"/>
          <w:i/>
          <w:sz w:val="22"/>
          <w:szCs w:val="22"/>
          <w:lang w:val="en-GB"/>
        </w:rPr>
        <w:t>mean</w:t>
      </w:r>
      <w:r w:rsidR="00477645" w:rsidRPr="00282DEC">
        <w:rPr>
          <w:rFonts w:cstheme="minorHAnsi"/>
          <w:i/>
          <w:sz w:val="22"/>
          <w:szCs w:val="22"/>
          <w:lang w:val="en-GB"/>
        </w:rPr>
        <w:t>-</w:t>
      </w:r>
      <w:r w:rsidR="00AE2E5E" w:rsidRPr="00282DEC">
        <w:rPr>
          <w:rFonts w:cstheme="minorHAnsi"/>
          <w:i/>
          <w:sz w:val="22"/>
          <w:szCs w:val="22"/>
          <w:lang w:val="en-GB"/>
        </w:rPr>
        <w:t>centred</w:t>
      </w:r>
      <w:r w:rsidR="00EE712D" w:rsidRPr="00282DEC">
        <w:rPr>
          <w:rFonts w:cstheme="minorHAnsi"/>
          <w:i/>
          <w:sz w:val="22"/>
          <w:szCs w:val="22"/>
          <w:lang w:val="en-GB"/>
        </w:rPr>
        <w:t xml:space="preserve"> </w:t>
      </w:r>
      <w:r w:rsidR="0000025A" w:rsidRPr="00282DEC">
        <w:rPr>
          <w:rFonts w:cstheme="minorHAnsi"/>
          <w:i/>
          <w:sz w:val="22"/>
          <w:szCs w:val="22"/>
          <w:lang w:val="en-GB"/>
        </w:rPr>
        <w:t>Arrhenius temperature</w:t>
      </w:r>
      <w:r w:rsidR="00AC78BC" w:rsidRPr="00282DEC">
        <w:rPr>
          <w:rFonts w:cstheme="minorHAnsi"/>
          <w:i/>
          <w:sz w:val="22"/>
          <w:szCs w:val="22"/>
          <w:lang w:val="en-GB"/>
        </w:rPr>
        <w:t>)</w:t>
      </w:r>
      <w:r w:rsidR="0000025A" w:rsidRPr="00282DEC">
        <w:rPr>
          <w:rFonts w:cstheme="minorHAnsi"/>
          <w:i/>
          <w:sz w:val="22"/>
          <w:szCs w:val="22"/>
          <w:lang w:val="en-GB"/>
        </w:rPr>
        <w:t>.</w:t>
      </w:r>
      <w:r w:rsidR="00754FD4" w:rsidRPr="00282DEC">
        <w:rPr>
          <w:rFonts w:cstheme="minorHAnsi"/>
          <w:i/>
          <w:sz w:val="22"/>
          <w:szCs w:val="22"/>
          <w:lang w:val="en-GB"/>
        </w:rPr>
        <w:t xml:space="preserve"> </w:t>
      </w:r>
      <w:r w:rsidRPr="00282DEC">
        <w:rPr>
          <w:rFonts w:cstheme="minorHAnsi"/>
          <w:i/>
          <w:iCs/>
          <w:sz w:val="22"/>
          <w:szCs w:val="22"/>
          <w:lang w:val="en-GB"/>
        </w:rPr>
        <w:t xml:space="preserve">Shaded areas correspond to 80% and 95% credible </w:t>
      </w:r>
      <w:r w:rsidR="007F5D88" w:rsidRPr="00282DEC">
        <w:rPr>
          <w:rFonts w:cstheme="minorHAnsi"/>
          <w:i/>
          <w:iCs/>
          <w:sz w:val="22"/>
          <w:szCs w:val="22"/>
          <w:lang w:val="en-GB"/>
        </w:rPr>
        <w:t>interval</w:t>
      </w:r>
      <w:r w:rsidR="00367A77" w:rsidRPr="00282DEC">
        <w:rPr>
          <w:rFonts w:cstheme="minorHAnsi"/>
          <w:i/>
          <w:iCs/>
          <w:sz w:val="22"/>
          <w:szCs w:val="22"/>
          <w:lang w:val="en-GB"/>
        </w:rPr>
        <w:t>s</w:t>
      </w:r>
      <w:r w:rsidR="006B546E" w:rsidRPr="00282DEC">
        <w:rPr>
          <w:rFonts w:cstheme="minorHAnsi"/>
          <w:i/>
          <w:iCs/>
          <w:sz w:val="22"/>
          <w:szCs w:val="22"/>
          <w:lang w:val="en-GB"/>
        </w:rPr>
        <w:t xml:space="preserve">. </w:t>
      </w:r>
      <w:r w:rsidR="00A865EA" w:rsidRPr="00282DEC">
        <w:rPr>
          <w:rFonts w:cstheme="minorHAnsi"/>
          <w:i/>
          <w:iCs/>
          <w:sz w:val="22"/>
          <w:szCs w:val="22"/>
          <w:lang w:val="en-GB"/>
        </w:rPr>
        <w:t>Species are grouped by colour (</w:t>
      </w:r>
      <w:commentRangeStart w:id="482"/>
      <w:commentRangeStart w:id="483"/>
      <w:r w:rsidR="00A865EA" w:rsidRPr="00282DEC">
        <w:rPr>
          <w:rFonts w:cstheme="minorHAnsi"/>
          <w:i/>
          <w:iCs/>
          <w:sz w:val="22"/>
          <w:szCs w:val="22"/>
          <w:lang w:val="en-GB"/>
        </w:rPr>
        <w:t>legend not shown</w:t>
      </w:r>
      <w:commentRangeEnd w:id="482"/>
      <w:r w:rsidR="00863565" w:rsidRPr="00282DEC">
        <w:rPr>
          <w:rStyle w:val="CommentReference"/>
          <w:sz w:val="22"/>
          <w:szCs w:val="22"/>
        </w:rPr>
        <w:commentReference w:id="482"/>
      </w:r>
      <w:commentRangeEnd w:id="483"/>
      <w:r w:rsidR="00BF74F8" w:rsidRPr="00282DEC">
        <w:rPr>
          <w:rStyle w:val="CommentReference"/>
          <w:sz w:val="22"/>
          <w:szCs w:val="22"/>
        </w:rPr>
        <w:commentReference w:id="483"/>
      </w:r>
      <w:r w:rsidR="00A865EA" w:rsidRPr="00282DEC">
        <w:rPr>
          <w:rFonts w:cstheme="minorHAnsi"/>
          <w:i/>
          <w:iCs/>
          <w:sz w:val="22"/>
          <w:szCs w:val="22"/>
          <w:lang w:val="en-GB"/>
        </w:rPr>
        <w:t xml:space="preserve">, </w:t>
      </w:r>
      <w:r w:rsidR="00C424C9" w:rsidRPr="00282DEC">
        <w:rPr>
          <w:rFonts w:cstheme="minorHAnsi"/>
          <w:i/>
          <w:iCs/>
          <w:sz w:val="22"/>
          <w:szCs w:val="22"/>
          <w:lang w:val="en-GB"/>
        </w:rPr>
        <w:t>n=20</w:t>
      </w:r>
      <w:r w:rsidR="00012083" w:rsidRPr="00282DEC">
        <w:rPr>
          <w:rFonts w:cstheme="minorHAnsi"/>
          <w:i/>
          <w:iCs/>
          <w:sz w:val="22"/>
          <w:szCs w:val="22"/>
          <w:lang w:val="en-GB"/>
        </w:rPr>
        <w:t xml:space="preserve"> </w:t>
      </w:r>
      <w:r w:rsidR="00A75733" w:rsidRPr="00282DEC">
        <w:rPr>
          <w:rFonts w:cstheme="minorHAnsi"/>
          <w:i/>
          <w:iCs/>
          <w:sz w:val="22"/>
          <w:szCs w:val="22"/>
          <w:lang w:val="en-GB"/>
        </w:rPr>
        <w:t xml:space="preserve">for </w:t>
      </w:r>
      <w:r w:rsidR="00C424C9" w:rsidRPr="00282DEC">
        <w:rPr>
          <w:rFonts w:cstheme="minorHAnsi"/>
          <w:i/>
          <w:iCs/>
          <w:sz w:val="22"/>
          <w:szCs w:val="22"/>
          <w:lang w:val="en-GB"/>
        </w:rPr>
        <w:t>consumption</w:t>
      </w:r>
      <w:r w:rsidR="005176EE" w:rsidRPr="00282DEC">
        <w:rPr>
          <w:rFonts w:cstheme="minorHAnsi"/>
          <w:i/>
          <w:iCs/>
          <w:sz w:val="22"/>
          <w:szCs w:val="22"/>
          <w:lang w:val="en-GB"/>
        </w:rPr>
        <w:t xml:space="preserve"> and n=34 for metabolism</w:t>
      </w:r>
      <w:r w:rsidR="00A75733" w:rsidRPr="00282DEC">
        <w:rPr>
          <w:rFonts w:cstheme="minorHAnsi"/>
          <w:i/>
          <w:iCs/>
          <w:sz w:val="22"/>
          <w:szCs w:val="22"/>
          <w:lang w:val="en-GB"/>
        </w:rPr>
        <w:t>, respectively</w:t>
      </w:r>
      <w:r w:rsidR="00D55250" w:rsidRPr="00282DEC">
        <w:rPr>
          <w:rFonts w:cstheme="minorHAnsi"/>
          <w:i/>
          <w:iCs/>
          <w:sz w:val="22"/>
          <w:szCs w:val="22"/>
          <w:lang w:val="en-GB"/>
        </w:rPr>
        <w:t>)</w:t>
      </w:r>
      <w:commentRangeStart w:id="484"/>
      <w:commentRangeStart w:id="485"/>
      <w:r w:rsidR="00D55250" w:rsidRPr="00282DEC">
        <w:rPr>
          <w:rFonts w:cstheme="minorHAnsi"/>
          <w:i/>
          <w:iCs/>
          <w:sz w:val="22"/>
          <w:szCs w:val="22"/>
          <w:lang w:val="en-GB"/>
        </w:rPr>
        <w:t>.</w:t>
      </w:r>
      <w:commentRangeEnd w:id="484"/>
      <w:r w:rsidR="00863565" w:rsidRPr="00282DEC">
        <w:rPr>
          <w:rStyle w:val="CommentReference"/>
          <w:sz w:val="22"/>
          <w:szCs w:val="22"/>
        </w:rPr>
        <w:commentReference w:id="484"/>
      </w:r>
      <w:commentRangeEnd w:id="485"/>
      <w:r w:rsidR="009E740E" w:rsidRPr="00282DEC">
        <w:rPr>
          <w:rStyle w:val="CommentReference"/>
          <w:sz w:val="22"/>
          <w:szCs w:val="22"/>
        </w:rPr>
        <w:commentReference w:id="485"/>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158C02F7" w:rsidR="003B4E89" w:rsidRDefault="003B4E89" w:rsidP="002E3379">
      <w:pPr>
        <w:spacing w:line="480" w:lineRule="auto"/>
        <w:contextualSpacing/>
        <w:jc w:val="center"/>
        <w:rPr>
          <w:rFonts w:cstheme="minorHAnsi"/>
          <w:noProof/>
          <w:lang w:eastAsia="sv-SE"/>
        </w:rPr>
      </w:pPr>
    </w:p>
    <w:p w14:paraId="375A8669" w14:textId="036E8306" w:rsidR="00746DF8" w:rsidRDefault="00746DF8" w:rsidP="002E3379">
      <w:pPr>
        <w:spacing w:line="480" w:lineRule="auto"/>
        <w:contextualSpacing/>
        <w:jc w:val="center"/>
        <w:rPr>
          <w:rFonts w:cstheme="minorHAnsi"/>
          <w:noProof/>
          <w:lang w:eastAsia="sv-SE"/>
        </w:rPr>
      </w:pPr>
    </w:p>
    <w:p w14:paraId="41A52378" w14:textId="774E8576" w:rsidR="00746DF8" w:rsidRDefault="00746DF8" w:rsidP="002E3379">
      <w:pPr>
        <w:spacing w:line="480" w:lineRule="auto"/>
        <w:contextualSpacing/>
        <w:jc w:val="center"/>
        <w:rPr>
          <w:rFonts w:cstheme="minorHAnsi"/>
          <w:noProof/>
          <w:lang w:eastAsia="sv-SE"/>
        </w:rPr>
      </w:pPr>
    </w:p>
    <w:p w14:paraId="1A62FC07" w14:textId="626B4B45" w:rsidR="00746DF8" w:rsidRDefault="00746DF8" w:rsidP="002E3379">
      <w:pPr>
        <w:spacing w:line="480" w:lineRule="auto"/>
        <w:contextualSpacing/>
        <w:jc w:val="center"/>
        <w:rPr>
          <w:rFonts w:cstheme="minorHAnsi"/>
          <w:noProof/>
          <w:lang w:eastAsia="sv-SE"/>
        </w:rPr>
      </w:pPr>
    </w:p>
    <w:p w14:paraId="49336EC8" w14:textId="552DCAE4" w:rsidR="00746DF8" w:rsidRDefault="00746DF8" w:rsidP="002E3379">
      <w:pPr>
        <w:spacing w:line="480" w:lineRule="auto"/>
        <w:contextualSpacing/>
        <w:jc w:val="center"/>
        <w:rPr>
          <w:rFonts w:cstheme="minorHAnsi"/>
          <w:noProof/>
          <w:lang w:eastAsia="sv-SE"/>
        </w:rPr>
      </w:pPr>
    </w:p>
    <w:p w14:paraId="58CD7DAB" w14:textId="5E5AF817" w:rsidR="00746DF8" w:rsidRDefault="00746DF8" w:rsidP="002E3379">
      <w:pPr>
        <w:spacing w:line="480" w:lineRule="auto"/>
        <w:contextualSpacing/>
        <w:jc w:val="center"/>
        <w:rPr>
          <w:rFonts w:cstheme="minorHAnsi"/>
          <w:noProof/>
          <w:lang w:eastAsia="sv-SE"/>
        </w:rPr>
      </w:pPr>
    </w:p>
    <w:p w14:paraId="62EC6491" w14:textId="21DB0331" w:rsidR="00746DF8" w:rsidRDefault="00746DF8" w:rsidP="002E3379">
      <w:pPr>
        <w:spacing w:line="480" w:lineRule="auto"/>
        <w:contextualSpacing/>
        <w:jc w:val="center"/>
        <w:rPr>
          <w:rFonts w:cstheme="minorHAnsi"/>
          <w:noProof/>
          <w:lang w:eastAsia="sv-SE"/>
        </w:rPr>
      </w:pPr>
    </w:p>
    <w:p w14:paraId="6A163395" w14:textId="70C5D196" w:rsidR="00746DF8" w:rsidRDefault="00746DF8" w:rsidP="002E3379">
      <w:pPr>
        <w:spacing w:line="480" w:lineRule="auto"/>
        <w:contextualSpacing/>
        <w:jc w:val="center"/>
        <w:rPr>
          <w:rFonts w:cstheme="minorHAnsi"/>
          <w:noProof/>
          <w:lang w:eastAsia="sv-SE"/>
        </w:rPr>
      </w:pPr>
    </w:p>
    <w:p w14:paraId="70066E5C" w14:textId="41C4BDD3" w:rsidR="00746DF8" w:rsidRDefault="00746DF8" w:rsidP="002E3379">
      <w:pPr>
        <w:spacing w:line="480" w:lineRule="auto"/>
        <w:contextualSpacing/>
        <w:jc w:val="center"/>
        <w:rPr>
          <w:rFonts w:cstheme="minorHAnsi"/>
          <w:noProof/>
          <w:lang w:eastAsia="sv-SE"/>
        </w:rPr>
      </w:pPr>
    </w:p>
    <w:p w14:paraId="64B8DEBF" w14:textId="70C54291" w:rsidR="00746DF8" w:rsidRDefault="00746DF8" w:rsidP="008C0FA2">
      <w:pPr>
        <w:spacing w:line="480" w:lineRule="auto"/>
        <w:contextualSpacing/>
        <w:jc w:val="center"/>
        <w:rPr>
          <w:rFonts w:cstheme="minorHAnsi"/>
        </w:rPr>
      </w:pPr>
    </w:p>
    <w:p w14:paraId="5A97B686" w14:textId="110E23E3" w:rsidR="002E67B6" w:rsidRDefault="002E67B6" w:rsidP="008C0FA2">
      <w:pPr>
        <w:spacing w:line="480" w:lineRule="auto"/>
        <w:contextualSpacing/>
        <w:jc w:val="center"/>
        <w:rPr>
          <w:rFonts w:cstheme="minorHAnsi"/>
        </w:rPr>
      </w:pPr>
    </w:p>
    <w:p w14:paraId="668369FE" w14:textId="74507420" w:rsidR="002E67B6" w:rsidRPr="005356A3" w:rsidRDefault="006D343A" w:rsidP="008C0FA2">
      <w:pPr>
        <w:spacing w:line="480" w:lineRule="auto"/>
        <w:contextualSpacing/>
        <w:jc w:val="center"/>
        <w:rPr>
          <w:rFonts w:cstheme="minorHAnsi"/>
        </w:rPr>
      </w:pPr>
      <w:r>
        <w:rPr>
          <w:rFonts w:cstheme="minorHAnsi"/>
          <w:noProof/>
        </w:rPr>
        <w:lastRenderedPageBreak/>
        <w:drawing>
          <wp:inline distT="0" distB="0" distL="0" distR="0" wp14:anchorId="4D83E291" wp14:editId="1A96B858">
            <wp:extent cx="5731510" cy="70053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005320"/>
                    </a:xfrm>
                    <a:prstGeom prst="rect">
                      <a:avLst/>
                    </a:prstGeom>
                  </pic:spPr>
                </pic:pic>
              </a:graphicData>
            </a:graphic>
          </wp:inline>
        </w:drawing>
      </w:r>
    </w:p>
    <w:p w14:paraId="6A0B48CD" w14:textId="239BC761" w:rsidR="000528C4" w:rsidRPr="00A10F2F" w:rsidRDefault="000528C4" w:rsidP="00AE33C5">
      <w:pPr>
        <w:spacing w:line="360" w:lineRule="auto"/>
        <w:contextualSpacing/>
        <w:jc w:val="both"/>
        <w:rPr>
          <w:rFonts w:cstheme="minorHAnsi"/>
          <w:i/>
          <w:iCs/>
          <w:sz w:val="22"/>
          <w:szCs w:val="22"/>
          <w:lang w:val="en-GB"/>
        </w:rPr>
      </w:pPr>
      <w:r w:rsidRPr="00A10F2F">
        <w:rPr>
          <w:rFonts w:cstheme="minorHAnsi"/>
          <w:b/>
          <w:bCs/>
          <w:i/>
          <w:iCs/>
          <w:sz w:val="22"/>
          <w:szCs w:val="22"/>
          <w:lang w:val="en-GB"/>
        </w:rPr>
        <w:t>Fig</w:t>
      </w:r>
      <w:r w:rsidR="00B637F1" w:rsidRPr="00A10F2F">
        <w:rPr>
          <w:rFonts w:cstheme="minorHAnsi"/>
          <w:b/>
          <w:bCs/>
          <w:i/>
          <w:iCs/>
          <w:sz w:val="22"/>
          <w:szCs w:val="22"/>
          <w:lang w:val="en-GB"/>
        </w:rPr>
        <w:t>.</w:t>
      </w:r>
      <w:r w:rsidRPr="00A10F2F">
        <w:rPr>
          <w:rFonts w:cstheme="minorHAnsi"/>
          <w:b/>
          <w:bCs/>
          <w:i/>
          <w:iCs/>
          <w:sz w:val="22"/>
          <w:szCs w:val="22"/>
          <w:lang w:val="en-GB"/>
        </w:rPr>
        <w:t xml:space="preserve"> </w:t>
      </w:r>
      <w:r w:rsidR="00140E2C" w:rsidRPr="00A10F2F">
        <w:rPr>
          <w:rFonts w:cstheme="minorHAnsi"/>
          <w:b/>
          <w:bCs/>
          <w:i/>
          <w:iCs/>
          <w:sz w:val="22"/>
          <w:szCs w:val="22"/>
          <w:lang w:val="en-GB"/>
        </w:rPr>
        <w:t>3</w:t>
      </w:r>
      <w:r w:rsidRPr="00A10F2F">
        <w:rPr>
          <w:rFonts w:cstheme="minorHAnsi"/>
          <w:i/>
          <w:iCs/>
          <w:sz w:val="22"/>
          <w:szCs w:val="22"/>
          <w:lang w:val="en-GB"/>
        </w:rPr>
        <w:t xml:space="preserve">. </w:t>
      </w:r>
      <w:r w:rsidR="00F33E70" w:rsidRPr="00A10F2F">
        <w:rPr>
          <w:rFonts w:cstheme="minorHAnsi"/>
          <w:i/>
          <w:iCs/>
          <w:sz w:val="22"/>
          <w:szCs w:val="22"/>
          <w:lang w:val="en-GB"/>
        </w:rPr>
        <w:t xml:space="preserve"> </w:t>
      </w:r>
      <w:r w:rsidR="00534A60" w:rsidRPr="00A10F2F">
        <w:rPr>
          <w:rFonts w:cstheme="minorHAnsi"/>
          <w:i/>
          <w:iCs/>
          <w:sz w:val="22"/>
          <w:szCs w:val="22"/>
          <w:lang w:val="en-GB"/>
        </w:rPr>
        <w:t xml:space="preserve">Global and species-level effects of mass- and temperature on </w:t>
      </w:r>
      <w:r w:rsidR="00AA066D" w:rsidRPr="00A10F2F">
        <w:rPr>
          <w:rFonts w:cstheme="minorHAnsi"/>
          <w:i/>
          <w:iCs/>
          <w:sz w:val="22"/>
          <w:szCs w:val="22"/>
          <w:lang w:val="en-GB"/>
        </w:rPr>
        <w:t xml:space="preserve">specific </w:t>
      </w:r>
      <w:r w:rsidR="00534A60" w:rsidRPr="00A10F2F">
        <w:rPr>
          <w:rFonts w:cstheme="minorHAnsi"/>
          <w:i/>
          <w:iCs/>
          <w:sz w:val="22"/>
          <w:szCs w:val="22"/>
          <w:lang w:val="en-GB"/>
        </w:rPr>
        <w:t xml:space="preserve">maximum consumption and metabolic rate. </w:t>
      </w:r>
      <w:r w:rsidR="00F33E70" w:rsidRPr="00A10F2F">
        <w:rPr>
          <w:rFonts w:cstheme="minorHAnsi"/>
          <w:i/>
          <w:iCs/>
          <w:sz w:val="22"/>
          <w:szCs w:val="22"/>
          <w:lang w:val="en-GB"/>
        </w:rPr>
        <w:t xml:space="preserve">Vertical lines </w:t>
      </w:r>
      <w:r w:rsidR="003A710F" w:rsidRPr="00A10F2F">
        <w:rPr>
          <w:rFonts w:cstheme="minorHAnsi"/>
          <w:i/>
          <w:iCs/>
          <w:sz w:val="22"/>
          <w:szCs w:val="22"/>
          <w:lang w:val="en-GB"/>
        </w:rPr>
        <w:t xml:space="preserve">show </w:t>
      </w:r>
      <w:r w:rsidR="00C33E1A" w:rsidRPr="00A10F2F">
        <w:rPr>
          <w:rFonts w:cstheme="minorHAnsi"/>
          <w:i/>
          <w:iCs/>
          <w:sz w:val="22"/>
          <w:szCs w:val="22"/>
          <w:lang w:val="en-GB"/>
        </w:rPr>
        <w:t xml:space="preserve">the </w:t>
      </w:r>
      <w:r w:rsidR="00F33E70" w:rsidRPr="00A10F2F">
        <w:rPr>
          <w:rFonts w:cstheme="minorHAnsi"/>
          <w:i/>
          <w:iCs/>
          <w:sz w:val="22"/>
          <w:szCs w:val="22"/>
          <w:lang w:val="en-GB"/>
        </w:rPr>
        <w:t>p</w:t>
      </w:r>
      <w:r w:rsidRPr="00A10F2F">
        <w:rPr>
          <w:rFonts w:cstheme="minorHAnsi"/>
          <w:i/>
          <w:iCs/>
          <w:sz w:val="22"/>
          <w:szCs w:val="22"/>
          <w:lang w:val="en-GB"/>
        </w:rPr>
        <w:t xml:space="preserve">osterior medians of </w:t>
      </w:r>
      <w:r w:rsidR="00E13846" w:rsidRPr="00A10F2F">
        <w:rPr>
          <w:rFonts w:cstheme="minorHAnsi"/>
          <w:i/>
          <w:iCs/>
          <w:sz w:val="22"/>
          <w:szCs w:val="22"/>
          <w:lang w:val="en-GB"/>
        </w:rPr>
        <w:t xml:space="preserve">the global </w:t>
      </w:r>
      <w:r w:rsidRPr="00A10F2F">
        <w:rPr>
          <w:rFonts w:cstheme="minorHAnsi"/>
          <w:i/>
          <w:iCs/>
          <w:sz w:val="22"/>
          <w:szCs w:val="22"/>
          <w:lang w:val="en-GB"/>
        </w:rPr>
        <w:t>activation energies and mass</w:t>
      </w:r>
      <w:r w:rsidR="0010623B" w:rsidRPr="00A10F2F">
        <w:rPr>
          <w:rFonts w:cstheme="minorHAnsi"/>
          <w:i/>
          <w:iCs/>
          <w:sz w:val="22"/>
          <w:szCs w:val="22"/>
          <w:lang w:val="en-GB"/>
        </w:rPr>
        <w:t xml:space="preserve"> </w:t>
      </w:r>
      <w:r w:rsidR="0027749E" w:rsidRPr="00A10F2F">
        <w:rPr>
          <w:rFonts w:cstheme="minorHAnsi"/>
          <w:i/>
          <w:iCs/>
          <w:sz w:val="22"/>
          <w:szCs w:val="22"/>
          <w:lang w:val="en-GB"/>
        </w:rPr>
        <w:t>exponen</w:t>
      </w:r>
      <w:r w:rsidR="00841914" w:rsidRPr="00A10F2F">
        <w:rPr>
          <w:rFonts w:cstheme="minorHAnsi"/>
          <w:i/>
          <w:iCs/>
          <w:sz w:val="22"/>
          <w:szCs w:val="22"/>
          <w:lang w:val="en-GB"/>
        </w:rPr>
        <w:t>t</w:t>
      </w:r>
      <w:r w:rsidR="006656BD" w:rsidRPr="00A10F2F">
        <w:rPr>
          <w:rFonts w:cstheme="minorHAnsi"/>
          <w:i/>
          <w:iCs/>
          <w:sz w:val="22"/>
          <w:szCs w:val="22"/>
          <w:lang w:val="en-GB"/>
        </w:rPr>
        <w:t>s</w:t>
      </w:r>
      <w:r w:rsidRPr="00A10F2F">
        <w:rPr>
          <w:rFonts w:cstheme="minorHAnsi"/>
          <w:i/>
          <w:iCs/>
          <w:sz w:val="22"/>
          <w:szCs w:val="22"/>
          <w:lang w:val="en-GB"/>
        </w:rPr>
        <w:t xml:space="preserve"> </w:t>
      </w:r>
      <w:r w:rsidR="004206DD" w:rsidRPr="00A10F2F">
        <w:rPr>
          <w:rFonts w:cstheme="minorHAnsi"/>
          <w:i/>
          <w:iCs/>
          <w:sz w:val="22"/>
          <w:szCs w:val="22"/>
          <w:lang w:val="en-GB"/>
        </w:rPr>
        <w:t>of maximum consumption</w:t>
      </w:r>
      <w:r w:rsidR="004E1284" w:rsidRPr="00A10F2F">
        <w:rPr>
          <w:rFonts w:cstheme="minorHAnsi"/>
          <w:i/>
          <w:iCs/>
          <w:sz w:val="22"/>
          <w:szCs w:val="22"/>
          <w:lang w:val="en-GB"/>
        </w:rPr>
        <w:t xml:space="preserve"> </w:t>
      </w:r>
      <w:r w:rsidR="004F3376" w:rsidRPr="00A10F2F">
        <w:rPr>
          <w:rFonts w:cstheme="minorHAnsi"/>
          <w:i/>
          <w:iCs/>
          <w:sz w:val="22"/>
          <w:szCs w:val="22"/>
          <w:lang w:val="en-GB"/>
        </w:rPr>
        <w:t>and metabolism</w:t>
      </w:r>
      <w:r w:rsidR="0037292C" w:rsidRPr="00A10F2F">
        <w:rPr>
          <w:rFonts w:cstheme="minorHAnsi"/>
          <w:i/>
          <w:iCs/>
          <w:sz w:val="22"/>
          <w:szCs w:val="22"/>
          <w:lang w:val="en-GB"/>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0037292C" w:rsidRPr="00A10F2F">
        <w:rPr>
          <w:rFonts w:cstheme="minorHAnsi"/>
          <w:i/>
          <w:iCs/>
          <w:sz w:val="22"/>
          <w:szCs w:val="22"/>
          <w:lang w:val="en-GB"/>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2</m:t>
                </m:r>
              </m:sub>
            </m:sSub>
          </m:sub>
        </m:sSub>
      </m:oMath>
      <w:r w:rsidR="0037292C" w:rsidRPr="00A10F2F">
        <w:rPr>
          <w:rFonts w:cstheme="minorHAnsi"/>
          <w:i/>
          <w:iCs/>
          <w:sz w:val="22"/>
          <w:szCs w:val="22"/>
          <w:lang w:val="en-GB"/>
        </w:rPr>
        <w:t xml:space="preserve"> in Eqs. 6-8 for the mass and temperature coefficients, respectively)</w:t>
      </w:r>
      <w:r w:rsidR="000772B9" w:rsidRPr="00A10F2F">
        <w:rPr>
          <w:rFonts w:cstheme="minorHAnsi"/>
          <w:i/>
          <w:iCs/>
          <w:sz w:val="22"/>
          <w:szCs w:val="22"/>
          <w:lang w:val="en-GB"/>
        </w:rPr>
        <w:t>.</w:t>
      </w:r>
      <w:r w:rsidR="0072480A" w:rsidRPr="00A10F2F">
        <w:rPr>
          <w:rFonts w:cstheme="minorHAnsi"/>
          <w:i/>
          <w:iCs/>
          <w:sz w:val="22"/>
          <w:szCs w:val="22"/>
          <w:lang w:val="en-GB"/>
        </w:rPr>
        <w:t xml:space="preserve"> </w:t>
      </w:r>
      <w:r w:rsidR="00C7017A" w:rsidRPr="00A10F2F">
        <w:rPr>
          <w:rFonts w:cstheme="minorHAnsi"/>
          <w:i/>
          <w:iCs/>
          <w:sz w:val="22"/>
          <w:szCs w:val="22"/>
          <w:lang w:val="en-GB"/>
        </w:rPr>
        <w:t>The s</w:t>
      </w:r>
      <w:r w:rsidR="00EA25F2" w:rsidRPr="00A10F2F">
        <w:rPr>
          <w:rFonts w:cstheme="minorHAnsi"/>
          <w:i/>
          <w:iCs/>
          <w:sz w:val="22"/>
          <w:szCs w:val="22"/>
          <w:lang w:val="en-GB"/>
        </w:rPr>
        <w:t xml:space="preserve">haded vertical </w:t>
      </w:r>
      <w:r w:rsidR="00C7017A" w:rsidRPr="00A10F2F">
        <w:rPr>
          <w:rFonts w:cstheme="minorHAnsi"/>
          <w:i/>
          <w:iCs/>
          <w:sz w:val="22"/>
          <w:szCs w:val="22"/>
          <w:lang w:val="en-GB"/>
        </w:rPr>
        <w:t xml:space="preserve">bars </w:t>
      </w:r>
      <w:r w:rsidR="00B52B9C" w:rsidRPr="00A10F2F">
        <w:rPr>
          <w:rFonts w:cstheme="minorHAnsi"/>
          <w:i/>
          <w:iCs/>
          <w:sz w:val="22"/>
          <w:szCs w:val="22"/>
          <w:lang w:val="en-GB"/>
        </w:rPr>
        <w:t xml:space="preserve">correspond to </w:t>
      </w:r>
      <w:r w:rsidR="00C7017A" w:rsidRPr="00A10F2F">
        <w:rPr>
          <w:rFonts w:cstheme="minorHAnsi"/>
          <w:i/>
          <w:iCs/>
          <w:sz w:val="22"/>
          <w:szCs w:val="22"/>
          <w:lang w:val="en-GB"/>
        </w:rPr>
        <w:t xml:space="preserve">the </w:t>
      </w:r>
      <w:r w:rsidR="00B52B9C" w:rsidRPr="00A10F2F">
        <w:rPr>
          <w:rFonts w:cstheme="minorHAnsi"/>
          <w:i/>
          <w:iCs/>
          <w:sz w:val="22"/>
          <w:szCs w:val="22"/>
          <w:lang w:val="en-GB"/>
        </w:rPr>
        <w:t xml:space="preserve">posterior </w:t>
      </w:r>
      <w:r w:rsidR="00B71BB9" w:rsidRPr="00A10F2F">
        <w:rPr>
          <w:rFonts w:cstheme="minorHAnsi"/>
          <w:i/>
          <w:iCs/>
          <w:sz w:val="22"/>
          <w:szCs w:val="22"/>
          <w:lang w:val="en-GB"/>
        </w:rPr>
        <w:t xml:space="preserve">median </w:t>
      </w:r>
      <m:oMath>
        <m:r>
          <w:rPr>
            <w:rFonts w:ascii="Cambria Math" w:hAnsi="Cambria Math" w:cstheme="minorHAnsi"/>
            <w:sz w:val="22"/>
            <w:szCs w:val="22"/>
            <w:lang w:val="en-GB"/>
          </w:rPr>
          <m:t>±2</m:t>
        </m:r>
      </m:oMath>
      <w:r w:rsidR="00635818" w:rsidRPr="00A10F2F">
        <w:rPr>
          <w:rFonts w:eastAsiaTheme="minorEastAsia" w:cstheme="minorHAnsi"/>
          <w:i/>
          <w:sz w:val="22"/>
          <w:szCs w:val="22"/>
        </w:rPr>
        <w:t xml:space="preserve"> standard deviations</w:t>
      </w:r>
      <w:r w:rsidRPr="00A10F2F">
        <w:rPr>
          <w:rFonts w:cstheme="minorHAnsi"/>
          <w:i/>
          <w:iCs/>
          <w:sz w:val="22"/>
          <w:szCs w:val="22"/>
          <w:lang w:val="en-GB"/>
        </w:rPr>
        <w:t xml:space="preserve">. </w:t>
      </w:r>
      <w:r w:rsidR="00FB21AE" w:rsidRPr="00A10F2F">
        <w:rPr>
          <w:rFonts w:cstheme="minorHAnsi"/>
          <w:i/>
          <w:iCs/>
          <w:sz w:val="22"/>
          <w:szCs w:val="22"/>
          <w:lang w:val="en-GB"/>
        </w:rPr>
        <w:t xml:space="preserve">Points and triangles show </w:t>
      </w:r>
      <w:r w:rsidR="00A54FB7" w:rsidRPr="00A10F2F">
        <w:rPr>
          <w:rFonts w:cstheme="minorHAnsi"/>
          <w:i/>
          <w:iCs/>
          <w:sz w:val="22"/>
          <w:szCs w:val="22"/>
          <w:lang w:val="en-GB"/>
        </w:rPr>
        <w:t xml:space="preserve">the </w:t>
      </w:r>
      <w:ins w:id="486" w:author="Max Lindmark" w:date="2020-07-31T16:24:00Z">
        <w:r w:rsidR="00652CC6" w:rsidRPr="00A10F2F">
          <w:rPr>
            <w:rFonts w:cstheme="minorHAnsi"/>
            <w:i/>
            <w:iCs/>
            <w:sz w:val="22"/>
            <w:szCs w:val="22"/>
            <w:lang w:val="en-GB"/>
          </w:rPr>
          <w:t xml:space="preserve">posterior medians </w:t>
        </w:r>
      </w:ins>
      <w:del w:id="487" w:author="Max Lindmark" w:date="2020-07-31T16:24:00Z">
        <w:r w:rsidR="00A54FB7" w:rsidRPr="00A10F2F" w:rsidDel="00652CC6">
          <w:rPr>
            <w:rFonts w:cstheme="minorHAnsi"/>
            <w:i/>
            <w:iCs/>
            <w:sz w:val="22"/>
            <w:szCs w:val="22"/>
            <w:lang w:val="en-GB"/>
          </w:rPr>
          <w:delText xml:space="preserve">prediction </w:delText>
        </w:r>
      </w:del>
      <w:r w:rsidR="00A54FB7" w:rsidRPr="00A10F2F">
        <w:rPr>
          <w:rFonts w:cstheme="minorHAnsi"/>
          <w:i/>
          <w:iCs/>
          <w:sz w:val="22"/>
          <w:szCs w:val="22"/>
          <w:lang w:val="en-GB"/>
        </w:rPr>
        <w:t xml:space="preserve">for </w:t>
      </w:r>
      <w:r w:rsidR="00FB21AE" w:rsidRPr="00A10F2F">
        <w:rPr>
          <w:rFonts w:cstheme="minorHAnsi"/>
          <w:i/>
          <w:iCs/>
          <w:sz w:val="22"/>
          <w:szCs w:val="22"/>
          <w:lang w:val="en-GB"/>
        </w:rPr>
        <w:t>each species</w:t>
      </w:r>
      <w:ins w:id="488" w:author="Max Lindmark" w:date="2020-07-31T16:24:00Z">
        <w:r w:rsidR="00652CC6" w:rsidRPr="00A10F2F">
          <w:rPr>
            <w:rFonts w:cstheme="minorHAnsi"/>
            <w:i/>
            <w:iCs/>
            <w:sz w:val="22"/>
            <w:szCs w:val="22"/>
            <w:lang w:val="en-GB"/>
          </w:rPr>
          <w:t>-level coefficient</w:t>
        </w:r>
      </w:ins>
      <w:r w:rsidR="00FB21AE" w:rsidRPr="00A10F2F">
        <w:rPr>
          <w:rFonts w:cstheme="minorHAnsi"/>
          <w:i/>
          <w:iCs/>
          <w:sz w:val="22"/>
          <w:szCs w:val="22"/>
          <w:lang w:val="en-GB"/>
        </w:rPr>
        <w:t xml:space="preserve"> (for maximum consumption rate and metabolic rate, respectively</w:t>
      </w:r>
      <w:r w:rsidR="00EC6749" w:rsidRPr="00A10F2F">
        <w:rPr>
          <w:rFonts w:cstheme="minorHAnsi"/>
          <w:i/>
          <w:iCs/>
          <w:sz w:val="22"/>
          <w:szCs w:val="22"/>
          <w:lang w:val="en-GB"/>
        </w:rPr>
        <w:t>)</w:t>
      </w:r>
      <w:r w:rsidR="00FB21AE" w:rsidRPr="00A10F2F">
        <w:rPr>
          <w:rFonts w:cstheme="minorHAnsi"/>
          <w:i/>
          <w:iCs/>
          <w:sz w:val="22"/>
          <w:szCs w:val="22"/>
          <w:lang w:val="en-GB"/>
        </w:rPr>
        <w:t xml:space="preserve">, and the </w:t>
      </w:r>
      <w:r w:rsidR="005D50ED" w:rsidRPr="00A10F2F">
        <w:rPr>
          <w:rFonts w:cstheme="minorHAnsi"/>
          <w:i/>
          <w:iCs/>
          <w:sz w:val="22"/>
          <w:szCs w:val="22"/>
          <w:lang w:val="en-GB"/>
        </w:rPr>
        <w:t xml:space="preserve">horizontal </w:t>
      </w:r>
      <w:r w:rsidR="00C7017A" w:rsidRPr="00A10F2F">
        <w:rPr>
          <w:rFonts w:cstheme="minorHAnsi"/>
          <w:i/>
          <w:iCs/>
          <w:sz w:val="22"/>
          <w:szCs w:val="22"/>
          <w:lang w:val="en-GB"/>
        </w:rPr>
        <w:t>bars show their 80% and 95% credible interval.</w:t>
      </w:r>
    </w:p>
    <w:p w14:paraId="7272B84C" w14:textId="765A955E" w:rsidR="00385A13" w:rsidRDefault="00856761" w:rsidP="008047D7">
      <w:pPr>
        <w:spacing w:line="480" w:lineRule="auto"/>
        <w:contextualSpacing/>
        <w:rPr>
          <w:rFonts w:eastAsiaTheme="minorEastAsia"/>
          <w:iCs/>
        </w:rPr>
      </w:pPr>
      <w:r>
        <w:rPr>
          <w:rFonts w:eastAsiaTheme="minorEastAsia"/>
          <w:iCs/>
          <w:noProof/>
        </w:rPr>
        <w:lastRenderedPageBreak/>
        <w:drawing>
          <wp:inline distT="0" distB="0" distL="0" distR="0" wp14:anchorId="0C213A93" wp14:editId="479DED02">
            <wp:extent cx="5731510" cy="573151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0506147" w14:textId="5C2E19AA" w:rsidR="00475959" w:rsidRPr="00282DEC" w:rsidRDefault="00384142" w:rsidP="00D8485D">
      <w:pPr>
        <w:spacing w:line="360" w:lineRule="auto"/>
        <w:contextualSpacing/>
        <w:jc w:val="both"/>
        <w:rPr>
          <w:rFonts w:cstheme="minorHAnsi"/>
          <w:i/>
          <w:iCs/>
          <w:sz w:val="22"/>
          <w:szCs w:val="22"/>
          <w:lang w:val="en-GB"/>
        </w:rPr>
      </w:pPr>
      <w:commentRangeStart w:id="489"/>
      <w:commentRangeStart w:id="490"/>
      <w:commentRangeStart w:id="491"/>
      <w:r w:rsidRPr="00282DEC">
        <w:rPr>
          <w:rFonts w:cstheme="minorHAnsi"/>
          <w:b/>
          <w:bCs/>
          <w:i/>
          <w:iCs/>
          <w:sz w:val="22"/>
          <w:szCs w:val="22"/>
          <w:lang w:val="en-GB"/>
        </w:rPr>
        <w:t xml:space="preserve">Fig. </w:t>
      </w:r>
      <w:r w:rsidR="00A92E29" w:rsidRPr="00282DEC">
        <w:rPr>
          <w:rFonts w:cstheme="minorHAnsi"/>
          <w:b/>
          <w:bCs/>
          <w:i/>
          <w:iCs/>
          <w:sz w:val="22"/>
          <w:szCs w:val="22"/>
          <w:lang w:val="en-GB"/>
        </w:rPr>
        <w:t>4</w:t>
      </w:r>
      <w:r w:rsidRPr="00282DEC">
        <w:rPr>
          <w:rFonts w:cstheme="minorHAnsi"/>
          <w:b/>
          <w:bCs/>
          <w:i/>
          <w:iCs/>
          <w:sz w:val="22"/>
          <w:szCs w:val="22"/>
          <w:lang w:val="en-GB"/>
        </w:rPr>
        <w:t>.</w:t>
      </w:r>
      <w:r w:rsidRPr="00282DEC">
        <w:rPr>
          <w:rFonts w:cstheme="minorHAnsi"/>
          <w:i/>
          <w:iCs/>
          <w:sz w:val="22"/>
          <w:szCs w:val="22"/>
          <w:lang w:val="en-GB"/>
        </w:rPr>
        <w:t xml:space="preserve"> </w:t>
      </w:r>
      <w:commentRangeEnd w:id="489"/>
      <w:r w:rsidR="00662D65" w:rsidRPr="00282DEC">
        <w:rPr>
          <w:rStyle w:val="CommentReference"/>
          <w:sz w:val="22"/>
          <w:szCs w:val="22"/>
        </w:rPr>
        <w:commentReference w:id="489"/>
      </w:r>
      <w:commentRangeEnd w:id="490"/>
      <w:r w:rsidR="00A54FB7" w:rsidRPr="00282DEC">
        <w:rPr>
          <w:rStyle w:val="CommentReference"/>
          <w:sz w:val="22"/>
          <w:szCs w:val="22"/>
        </w:rPr>
        <w:commentReference w:id="490"/>
      </w:r>
      <w:commentRangeEnd w:id="491"/>
      <w:r w:rsidR="001A229F" w:rsidRPr="00282DEC">
        <w:rPr>
          <w:rStyle w:val="CommentReference"/>
          <w:sz w:val="22"/>
          <w:szCs w:val="22"/>
        </w:rPr>
        <w:commentReference w:id="491"/>
      </w:r>
      <w:r w:rsidR="00966C7B" w:rsidRPr="00282DEC">
        <w:rPr>
          <w:rFonts w:cstheme="minorHAnsi"/>
          <w:i/>
          <w:iCs/>
          <w:sz w:val="22"/>
          <w:szCs w:val="22"/>
          <w:lang w:val="en-GB"/>
        </w:rPr>
        <w:t>I</w:t>
      </w:r>
      <w:r w:rsidR="00EF0041" w:rsidRPr="00282DEC">
        <w:rPr>
          <w:rFonts w:cstheme="minorHAnsi"/>
          <w:i/>
          <w:iCs/>
          <w:sz w:val="22"/>
          <w:szCs w:val="22"/>
          <w:lang w:val="en-GB"/>
        </w:rPr>
        <w:t xml:space="preserve">llustration of </w:t>
      </w:r>
      <w:r w:rsidR="000A3DDC" w:rsidRPr="00282DEC">
        <w:rPr>
          <w:rFonts w:cstheme="minorHAnsi"/>
          <w:i/>
          <w:iCs/>
          <w:sz w:val="22"/>
          <w:szCs w:val="22"/>
          <w:lang w:val="en-GB"/>
        </w:rPr>
        <w:t xml:space="preserve">predicted </w:t>
      </w:r>
      <w:r w:rsidR="003674D9" w:rsidRPr="00282DEC">
        <w:rPr>
          <w:rFonts w:cstheme="minorHAnsi"/>
          <w:i/>
          <w:iCs/>
          <w:sz w:val="22"/>
          <w:szCs w:val="22"/>
          <w:lang w:val="en-GB"/>
        </w:rPr>
        <w:t xml:space="preserve">whole-organism </w:t>
      </w:r>
      <w:r w:rsidR="00A078EC" w:rsidRPr="00282DEC">
        <w:rPr>
          <w:rFonts w:cstheme="minorHAnsi"/>
          <w:i/>
          <w:iCs/>
          <w:sz w:val="22"/>
          <w:szCs w:val="22"/>
          <w:lang w:val="en-GB"/>
        </w:rPr>
        <w:t xml:space="preserve">maximum consumption </w:t>
      </w:r>
      <w:r w:rsidR="00727A39" w:rsidRPr="00282DEC">
        <w:rPr>
          <w:rFonts w:cstheme="minorHAnsi"/>
          <w:i/>
          <w:iCs/>
          <w:sz w:val="22"/>
          <w:szCs w:val="22"/>
          <w:lang w:val="en-GB"/>
        </w:rPr>
        <w:t>rat</w:t>
      </w:r>
      <w:r w:rsidR="008D04E6" w:rsidRPr="00282DEC">
        <w:rPr>
          <w:rFonts w:cstheme="minorHAnsi"/>
          <w:i/>
          <w:iCs/>
          <w:sz w:val="22"/>
          <w:szCs w:val="22"/>
          <w:lang w:val="en-GB"/>
        </w:rPr>
        <w:t xml:space="preserve">e </w:t>
      </w:r>
      <w:r w:rsidR="00A078EC" w:rsidRPr="00282DEC">
        <w:rPr>
          <w:rFonts w:cstheme="minorHAnsi"/>
          <w:i/>
          <w:iCs/>
          <w:sz w:val="22"/>
          <w:szCs w:val="22"/>
          <w:lang w:val="en-GB"/>
        </w:rPr>
        <w:t>(green)</w:t>
      </w:r>
      <w:r w:rsidR="00234B94" w:rsidRPr="00282DEC">
        <w:rPr>
          <w:rFonts w:cstheme="minorHAnsi"/>
          <w:i/>
          <w:iCs/>
          <w:sz w:val="22"/>
          <w:szCs w:val="22"/>
          <w:lang w:val="en-GB"/>
        </w:rPr>
        <w:t xml:space="preserve">, </w:t>
      </w:r>
      <w:r w:rsidR="00A078EC" w:rsidRPr="00282DEC">
        <w:rPr>
          <w:rFonts w:cstheme="minorHAnsi"/>
          <w:i/>
          <w:iCs/>
          <w:sz w:val="22"/>
          <w:szCs w:val="22"/>
          <w:lang w:val="en-GB"/>
        </w:rPr>
        <w:t>metaboli</w:t>
      </w:r>
      <w:r w:rsidR="007B428B" w:rsidRPr="00282DEC">
        <w:rPr>
          <w:rFonts w:cstheme="minorHAnsi"/>
          <w:i/>
          <w:iCs/>
          <w:sz w:val="22"/>
          <w:szCs w:val="22"/>
          <w:lang w:val="en-GB"/>
        </w:rPr>
        <w:t>c rate</w:t>
      </w:r>
      <w:r w:rsidR="00A078EC" w:rsidRPr="00282DEC">
        <w:rPr>
          <w:rFonts w:cstheme="minorHAnsi"/>
          <w:i/>
          <w:iCs/>
          <w:sz w:val="22"/>
          <w:szCs w:val="22"/>
          <w:lang w:val="en-GB"/>
        </w:rPr>
        <w:t xml:space="preserve"> (</w:t>
      </w:r>
      <w:r w:rsidR="00614453" w:rsidRPr="00282DEC">
        <w:rPr>
          <w:rFonts w:cstheme="minorHAnsi"/>
          <w:i/>
          <w:iCs/>
          <w:sz w:val="22"/>
          <w:szCs w:val="22"/>
          <w:lang w:val="en-GB"/>
        </w:rPr>
        <w:t>purple</w:t>
      </w:r>
      <w:r w:rsidR="00A078EC" w:rsidRPr="00282DEC">
        <w:rPr>
          <w:rFonts w:cstheme="minorHAnsi"/>
          <w:i/>
          <w:iCs/>
          <w:sz w:val="22"/>
          <w:szCs w:val="22"/>
          <w:lang w:val="en-GB"/>
        </w:rPr>
        <w:t>)</w:t>
      </w:r>
      <w:r w:rsidR="00D8485D" w:rsidRPr="00282DEC">
        <w:rPr>
          <w:rFonts w:cstheme="minorHAnsi"/>
          <w:i/>
          <w:iCs/>
          <w:sz w:val="22"/>
          <w:szCs w:val="22"/>
          <w:lang w:val="en-GB"/>
        </w:rPr>
        <w:t xml:space="preserve"> and</w:t>
      </w:r>
      <w:r w:rsidR="00BC335A" w:rsidRPr="00282DEC">
        <w:rPr>
          <w:rFonts w:cstheme="minorHAnsi"/>
          <w:i/>
          <w:iCs/>
          <w:sz w:val="22"/>
          <w:szCs w:val="22"/>
          <w:lang w:val="en-GB"/>
        </w:rPr>
        <w:t xml:space="preserve"> </w:t>
      </w:r>
      <w:r w:rsidR="00395CF0" w:rsidRPr="00282DEC">
        <w:rPr>
          <w:rFonts w:cstheme="minorHAnsi"/>
          <w:i/>
          <w:iCs/>
          <w:sz w:val="22"/>
          <w:szCs w:val="22"/>
          <w:lang w:val="en-GB"/>
        </w:rPr>
        <w:t xml:space="preserve">the difference between them </w:t>
      </w:r>
      <w:r w:rsidR="00A078EC" w:rsidRPr="00282DEC">
        <w:rPr>
          <w:rFonts w:cstheme="minorHAnsi"/>
          <w:i/>
          <w:iCs/>
          <w:sz w:val="22"/>
          <w:szCs w:val="22"/>
          <w:lang w:val="en-GB"/>
        </w:rPr>
        <w:t>(</w:t>
      </w:r>
      <w:r w:rsidR="00614453" w:rsidRPr="00282DEC">
        <w:rPr>
          <w:rFonts w:cstheme="minorHAnsi"/>
          <w:i/>
          <w:iCs/>
          <w:sz w:val="22"/>
          <w:szCs w:val="22"/>
          <w:lang w:val="en-GB"/>
        </w:rPr>
        <w:t>orange</w:t>
      </w:r>
      <w:r w:rsidR="00A078EC" w:rsidRPr="00282DEC">
        <w:rPr>
          <w:rFonts w:cstheme="minorHAnsi"/>
          <w:i/>
          <w:iCs/>
          <w:sz w:val="22"/>
          <w:szCs w:val="22"/>
          <w:lang w:val="en-GB"/>
        </w:rPr>
        <w:t>)</w:t>
      </w:r>
      <w:r w:rsidR="0002128B" w:rsidRPr="00282DEC">
        <w:rPr>
          <w:rFonts w:cstheme="minorHAnsi"/>
          <w:i/>
          <w:iCs/>
          <w:sz w:val="22"/>
          <w:szCs w:val="22"/>
          <w:lang w:val="en-GB"/>
        </w:rPr>
        <w:t xml:space="preserve"> for two body sizes</w:t>
      </w:r>
      <w:r w:rsidR="00A25914" w:rsidRPr="00282DEC">
        <w:rPr>
          <w:rFonts w:cstheme="minorHAnsi"/>
          <w:i/>
          <w:iCs/>
          <w:sz w:val="22"/>
          <w:szCs w:val="22"/>
          <w:lang w:val="en-GB"/>
        </w:rPr>
        <w:t xml:space="preserve"> (</w:t>
      </w:r>
      <w:ins w:id="492" w:author="Max Lindmark" w:date="2020-09-10T12:48:00Z">
        <w:r w:rsidR="00A77637" w:rsidRPr="00282DEC">
          <w:rPr>
            <w:rFonts w:cstheme="minorHAnsi"/>
            <w:i/>
            <w:iCs/>
            <w:sz w:val="22"/>
            <w:szCs w:val="22"/>
            <w:lang w:val="en-GB"/>
          </w:rPr>
          <w:t xml:space="preserve">top = </w:t>
        </w:r>
        <w:r w:rsidR="006D5205" w:rsidRPr="00282DEC">
          <w:rPr>
            <w:rFonts w:cstheme="minorHAnsi"/>
            <w:i/>
            <w:iCs/>
            <w:sz w:val="22"/>
            <w:szCs w:val="22"/>
            <w:lang w:val="en-GB"/>
          </w:rPr>
          <w:t>2</w:t>
        </w:r>
      </w:ins>
      <w:r w:rsidR="002C5FB1" w:rsidRPr="00282DEC">
        <w:rPr>
          <w:rFonts w:cstheme="minorHAnsi"/>
          <w:i/>
          <w:iCs/>
          <w:sz w:val="22"/>
          <w:szCs w:val="22"/>
          <w:lang w:val="en-GB"/>
        </w:rPr>
        <w:t>g</w:t>
      </w:r>
      <w:r w:rsidR="00A25914" w:rsidRPr="00282DEC">
        <w:rPr>
          <w:rFonts w:cstheme="minorHAnsi"/>
          <w:i/>
          <w:iCs/>
          <w:sz w:val="22"/>
          <w:szCs w:val="22"/>
          <w:lang w:val="en-GB"/>
        </w:rPr>
        <w:t xml:space="preserve"> </w:t>
      </w:r>
      <w:ins w:id="493" w:author="Max Lindmark" w:date="2020-09-10T12:48:00Z">
        <w:r w:rsidR="00A77637" w:rsidRPr="00282DEC">
          <w:rPr>
            <w:rFonts w:cstheme="minorHAnsi"/>
            <w:i/>
            <w:iCs/>
            <w:sz w:val="22"/>
            <w:szCs w:val="22"/>
            <w:lang w:val="en-GB"/>
          </w:rPr>
          <w:t xml:space="preserve">, bottom = </w:t>
        </w:r>
      </w:ins>
      <w:del w:id="494" w:author="Max Lindmark" w:date="2020-09-10T12:48:00Z">
        <w:r w:rsidR="00A25914" w:rsidRPr="00282DEC" w:rsidDel="00A77637">
          <w:rPr>
            <w:rFonts w:cstheme="minorHAnsi"/>
            <w:i/>
            <w:iCs/>
            <w:sz w:val="22"/>
            <w:szCs w:val="22"/>
            <w:lang w:val="en-GB"/>
          </w:rPr>
          <w:delText xml:space="preserve">= solid, </w:delText>
        </w:r>
        <w:r w:rsidR="000B68EB" w:rsidRPr="00282DEC" w:rsidDel="006D5205">
          <w:rPr>
            <w:rFonts w:cstheme="minorHAnsi"/>
            <w:i/>
            <w:iCs/>
            <w:sz w:val="22"/>
            <w:szCs w:val="22"/>
            <w:lang w:val="en-GB"/>
          </w:rPr>
          <w:delText>1</w:delText>
        </w:r>
        <w:r w:rsidR="002C5FB1" w:rsidRPr="00282DEC" w:rsidDel="006D5205">
          <w:rPr>
            <w:rFonts w:cstheme="minorHAnsi"/>
            <w:i/>
            <w:iCs/>
            <w:sz w:val="22"/>
            <w:szCs w:val="22"/>
            <w:lang w:val="en-GB"/>
          </w:rPr>
          <w:delText xml:space="preserve">00g </w:delText>
        </w:r>
      </w:del>
      <w:ins w:id="495" w:author="Max Lindmark" w:date="2020-09-10T12:48:00Z">
        <w:r w:rsidR="006D5205" w:rsidRPr="00282DEC">
          <w:rPr>
            <w:rFonts w:cstheme="minorHAnsi"/>
            <w:i/>
            <w:iCs/>
            <w:sz w:val="22"/>
            <w:szCs w:val="22"/>
            <w:lang w:val="en-GB"/>
          </w:rPr>
          <w:t>200g</w:t>
        </w:r>
      </w:ins>
      <w:del w:id="496" w:author="Max Lindmark" w:date="2020-09-10T12:49:00Z">
        <w:r w:rsidR="00A25914" w:rsidRPr="00282DEC" w:rsidDel="008D5E00">
          <w:rPr>
            <w:rFonts w:cstheme="minorHAnsi"/>
            <w:i/>
            <w:iCs/>
            <w:sz w:val="22"/>
            <w:szCs w:val="22"/>
            <w:lang w:val="en-GB"/>
          </w:rPr>
          <w:delText>=</w:delText>
        </w:r>
      </w:del>
      <w:del w:id="497" w:author="Max Lindmark" w:date="2020-09-10T12:50:00Z">
        <w:r w:rsidR="00A25914" w:rsidRPr="00282DEC" w:rsidDel="008D5E00">
          <w:rPr>
            <w:rFonts w:cstheme="minorHAnsi"/>
            <w:i/>
            <w:iCs/>
            <w:sz w:val="22"/>
            <w:szCs w:val="22"/>
            <w:lang w:val="en-GB"/>
          </w:rPr>
          <w:delText xml:space="preserve"> dashed</w:delText>
        </w:r>
      </w:del>
      <w:r w:rsidR="00057840" w:rsidRPr="00282DEC">
        <w:rPr>
          <w:rFonts w:cstheme="minorHAnsi"/>
          <w:i/>
          <w:iCs/>
          <w:sz w:val="22"/>
          <w:szCs w:val="22"/>
          <w:lang w:val="en-GB"/>
        </w:rPr>
        <w:t>)</w:t>
      </w:r>
      <w:r w:rsidR="00B90EB5" w:rsidRPr="00282DEC">
        <w:rPr>
          <w:rFonts w:cstheme="minorHAnsi"/>
          <w:i/>
          <w:iCs/>
          <w:sz w:val="22"/>
          <w:szCs w:val="22"/>
          <w:lang w:val="en-GB"/>
        </w:rPr>
        <w:t>.</w:t>
      </w:r>
      <w:r w:rsidR="009F626C" w:rsidRPr="00282DEC">
        <w:rPr>
          <w:rFonts w:cstheme="minorHAnsi"/>
          <w:i/>
          <w:iCs/>
          <w:sz w:val="22"/>
          <w:szCs w:val="22"/>
          <w:lang w:val="en-GB"/>
        </w:rPr>
        <w:t xml:space="preserve"> </w:t>
      </w:r>
      <w:r w:rsidR="00774A91" w:rsidRPr="00282DEC">
        <w:rPr>
          <w:rFonts w:cstheme="minorHAnsi"/>
          <w:i/>
          <w:iCs/>
          <w:sz w:val="22"/>
          <w:szCs w:val="22"/>
          <w:lang w:val="en-GB"/>
        </w:rPr>
        <w:t>Vertical a</w:t>
      </w:r>
      <w:r w:rsidR="00415E17" w:rsidRPr="00282DEC">
        <w:rPr>
          <w:rFonts w:cstheme="minorHAnsi"/>
          <w:i/>
          <w:iCs/>
          <w:sz w:val="22"/>
          <w:szCs w:val="22"/>
          <w:lang w:val="en-GB"/>
        </w:rPr>
        <w:t xml:space="preserve">rrows </w:t>
      </w:r>
      <w:r w:rsidR="00385DC1" w:rsidRPr="00282DEC">
        <w:rPr>
          <w:rFonts w:cstheme="minorHAnsi"/>
          <w:i/>
          <w:iCs/>
          <w:sz w:val="22"/>
          <w:szCs w:val="22"/>
          <w:lang w:val="en-GB"/>
        </w:rPr>
        <w:t xml:space="preserve">indicate </w:t>
      </w:r>
      <w:r w:rsidR="00C20D03" w:rsidRPr="00282DEC">
        <w:rPr>
          <w:rFonts w:cstheme="minorHAnsi"/>
          <w:i/>
          <w:iCs/>
          <w:sz w:val="22"/>
          <w:szCs w:val="22"/>
          <w:lang w:val="en-GB"/>
        </w:rPr>
        <w:t xml:space="preserve">the </w:t>
      </w:r>
      <w:r w:rsidR="006425E5" w:rsidRPr="00282DEC">
        <w:rPr>
          <w:rFonts w:cstheme="minorHAnsi"/>
          <w:i/>
          <w:iCs/>
          <w:sz w:val="22"/>
          <w:szCs w:val="22"/>
          <w:lang w:val="en-GB"/>
        </w:rPr>
        <w:t xml:space="preserve">temperature where the difference </w:t>
      </w:r>
      <w:r w:rsidR="009B06C6" w:rsidRPr="00282DEC">
        <w:rPr>
          <w:rFonts w:cstheme="minorHAnsi"/>
          <w:i/>
          <w:iCs/>
          <w:sz w:val="22"/>
          <w:szCs w:val="22"/>
          <w:lang w:val="en-GB"/>
        </w:rPr>
        <w:t>in net energy acquisition is</w:t>
      </w:r>
      <w:r w:rsidR="006425E5" w:rsidRPr="00282DEC">
        <w:rPr>
          <w:rFonts w:cstheme="minorHAnsi"/>
          <w:i/>
          <w:iCs/>
          <w:sz w:val="22"/>
          <w:szCs w:val="22"/>
          <w:lang w:val="en-GB"/>
        </w:rPr>
        <w:t xml:space="preserve"> maximized</w:t>
      </w:r>
      <w:r w:rsidR="009B06C6" w:rsidRPr="00282DEC">
        <w:rPr>
          <w:rFonts w:cstheme="minorHAnsi"/>
          <w:i/>
          <w:iCs/>
          <w:sz w:val="22"/>
          <w:szCs w:val="22"/>
          <w:lang w:val="en-GB"/>
        </w:rPr>
        <w:t xml:space="preserve"> for the two body sizes</w:t>
      </w:r>
      <w:r w:rsidR="0055346A" w:rsidRPr="00282DEC">
        <w:rPr>
          <w:rFonts w:cstheme="minorHAnsi"/>
          <w:i/>
          <w:iCs/>
          <w:sz w:val="22"/>
          <w:szCs w:val="22"/>
          <w:lang w:val="en-GB"/>
        </w:rPr>
        <w:t>, which occurs</w:t>
      </w:r>
      <w:r w:rsidR="00AE098C" w:rsidRPr="00282DEC">
        <w:rPr>
          <w:rFonts w:cstheme="minorHAnsi"/>
          <w:i/>
          <w:iCs/>
          <w:sz w:val="22"/>
          <w:szCs w:val="22"/>
          <w:lang w:val="en-GB"/>
        </w:rPr>
        <w:t xml:space="preserve"> at </w:t>
      </w:r>
      <w:r w:rsidR="0055346A" w:rsidRPr="00282DEC">
        <w:rPr>
          <w:rFonts w:cstheme="minorHAnsi"/>
          <w:i/>
          <w:iCs/>
          <w:sz w:val="22"/>
          <w:szCs w:val="22"/>
          <w:lang w:val="en-GB"/>
        </w:rPr>
        <w:t>different temperature</w:t>
      </w:r>
      <w:r w:rsidR="00F91990" w:rsidRPr="00282DEC">
        <w:rPr>
          <w:rFonts w:cstheme="minorHAnsi"/>
          <w:i/>
          <w:iCs/>
          <w:sz w:val="22"/>
          <w:szCs w:val="22"/>
          <w:lang w:val="en-GB"/>
        </w:rPr>
        <w:t>s</w:t>
      </w:r>
      <w:r w:rsidR="0055346A" w:rsidRPr="00282DEC">
        <w:rPr>
          <w:rFonts w:cstheme="minorHAnsi"/>
          <w:i/>
          <w:iCs/>
          <w:sz w:val="22"/>
          <w:szCs w:val="22"/>
          <w:lang w:val="en-GB"/>
        </w:rPr>
        <w:t xml:space="preserve"> despite that consumption </w:t>
      </w:r>
      <w:r w:rsidR="00AB1075" w:rsidRPr="00282DEC">
        <w:rPr>
          <w:rFonts w:cstheme="minorHAnsi"/>
          <w:i/>
          <w:iCs/>
          <w:sz w:val="22"/>
          <w:szCs w:val="22"/>
          <w:lang w:val="en-GB"/>
        </w:rPr>
        <w:t>peaks</w:t>
      </w:r>
      <w:r w:rsidR="0055346A" w:rsidRPr="00282DEC">
        <w:rPr>
          <w:rFonts w:cstheme="minorHAnsi"/>
          <w:i/>
          <w:iCs/>
          <w:sz w:val="22"/>
          <w:szCs w:val="22"/>
          <w:lang w:val="en-GB"/>
        </w:rPr>
        <w:t xml:space="preserve"> at the same temperature for </w:t>
      </w:r>
      <w:r w:rsidR="00FF1B65" w:rsidRPr="00282DEC">
        <w:rPr>
          <w:rFonts w:cstheme="minorHAnsi"/>
          <w:i/>
          <w:iCs/>
          <w:sz w:val="22"/>
          <w:szCs w:val="22"/>
          <w:lang w:val="en-GB"/>
        </w:rPr>
        <w:t>both body sizes</w:t>
      </w:r>
      <w:commentRangeStart w:id="498"/>
      <w:commentRangeStart w:id="499"/>
      <w:commentRangeStart w:id="500"/>
      <w:r w:rsidR="00FF1B65" w:rsidRPr="00282DEC">
        <w:rPr>
          <w:rFonts w:cstheme="minorHAnsi"/>
          <w:i/>
          <w:iCs/>
          <w:sz w:val="22"/>
          <w:szCs w:val="22"/>
          <w:lang w:val="en-GB"/>
        </w:rPr>
        <w:t>.</w:t>
      </w:r>
      <w:commentRangeEnd w:id="498"/>
      <w:r w:rsidR="00F163A2" w:rsidRPr="00282DEC">
        <w:rPr>
          <w:rStyle w:val="CommentReference"/>
          <w:sz w:val="22"/>
          <w:szCs w:val="22"/>
        </w:rPr>
        <w:commentReference w:id="498"/>
      </w:r>
      <w:commentRangeEnd w:id="499"/>
      <w:r w:rsidR="00A54FB7" w:rsidRPr="00282DEC">
        <w:rPr>
          <w:rStyle w:val="CommentReference"/>
          <w:sz w:val="22"/>
          <w:szCs w:val="22"/>
        </w:rPr>
        <w:commentReference w:id="499"/>
      </w:r>
      <w:commentRangeEnd w:id="500"/>
      <w:r w:rsidR="00216134" w:rsidRPr="00282DEC">
        <w:rPr>
          <w:rStyle w:val="CommentReference"/>
          <w:sz w:val="22"/>
          <w:szCs w:val="22"/>
        </w:rPr>
        <w:commentReference w:id="500"/>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4F36994B" w14:textId="1F3CDA30" w:rsidR="00FD3F4C" w:rsidRDefault="00FD3F4C" w:rsidP="00384142">
      <w:pPr>
        <w:spacing w:line="480" w:lineRule="auto"/>
        <w:contextualSpacing/>
        <w:jc w:val="both"/>
        <w:rPr>
          <w:rFonts w:eastAsiaTheme="minorEastAsia"/>
          <w:iCs/>
          <w:lang w:val="en-GB"/>
        </w:rPr>
      </w:pPr>
    </w:p>
    <w:p w14:paraId="1C537940" w14:textId="7B1E711E" w:rsidR="003E1BB7" w:rsidRPr="00972C7F" w:rsidRDefault="00B119FC" w:rsidP="009A4C64">
      <w:pPr>
        <w:spacing w:line="480" w:lineRule="auto"/>
        <w:contextualSpacing/>
        <w:jc w:val="center"/>
        <w:rPr>
          <w:rFonts w:eastAsiaTheme="minorEastAsia"/>
          <w:iCs/>
          <w:lang w:val="en-GB"/>
        </w:rPr>
      </w:pPr>
      <w:r>
        <w:rPr>
          <w:rFonts w:eastAsiaTheme="minorEastAsia"/>
          <w:iCs/>
          <w:noProof/>
          <w:lang w:val="en-GB"/>
        </w:rPr>
        <w:lastRenderedPageBreak/>
        <w:drawing>
          <wp:inline distT="0" distB="0" distL="0" distR="0" wp14:anchorId="59E676E5" wp14:editId="32D67344">
            <wp:extent cx="5731510" cy="3822065"/>
            <wp:effectExtent l="0" t="0" r="0" b="63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22065"/>
                    </a:xfrm>
                    <a:prstGeom prst="rect">
                      <a:avLst/>
                    </a:prstGeom>
                  </pic:spPr>
                </pic:pic>
              </a:graphicData>
            </a:graphic>
          </wp:inline>
        </w:drawing>
      </w:r>
    </w:p>
    <w:p w14:paraId="717807F4" w14:textId="478E4270" w:rsidR="00704B3C" w:rsidRPr="00D931F9" w:rsidRDefault="00704B3C" w:rsidP="00704B3C">
      <w:pPr>
        <w:spacing w:line="360" w:lineRule="auto"/>
        <w:contextualSpacing/>
        <w:jc w:val="both"/>
        <w:rPr>
          <w:rFonts w:cstheme="minorHAnsi"/>
          <w:i/>
          <w:sz w:val="22"/>
          <w:szCs w:val="22"/>
          <w:lang w:val="en-GB"/>
        </w:rPr>
      </w:pPr>
      <w:r w:rsidRPr="00D931F9">
        <w:rPr>
          <w:rFonts w:cstheme="minorHAnsi"/>
          <w:b/>
          <w:bCs/>
          <w:sz w:val="22"/>
          <w:szCs w:val="22"/>
          <w:lang w:val="en-GB"/>
        </w:rPr>
        <w:t xml:space="preserve">Fig. </w:t>
      </w:r>
      <w:r w:rsidR="002E19F9" w:rsidRPr="00D931F9">
        <w:rPr>
          <w:rFonts w:cstheme="minorHAnsi"/>
          <w:b/>
          <w:bCs/>
          <w:sz w:val="22"/>
          <w:szCs w:val="22"/>
          <w:lang w:val="en-GB"/>
        </w:rPr>
        <w:t>5</w:t>
      </w:r>
      <w:r w:rsidRPr="00D931F9">
        <w:rPr>
          <w:rFonts w:cstheme="minorHAnsi"/>
          <w:sz w:val="22"/>
          <w:szCs w:val="22"/>
          <w:lang w:val="en-GB"/>
        </w:rPr>
        <w:t xml:space="preserve">. </w:t>
      </w:r>
      <w:r w:rsidR="00ED194A" w:rsidRPr="00D931F9">
        <w:rPr>
          <w:rFonts w:cstheme="minorHAnsi"/>
          <w:i/>
          <w:iCs/>
          <w:sz w:val="22"/>
          <w:szCs w:val="22"/>
          <w:lang w:val="en-GB"/>
        </w:rPr>
        <w:t xml:space="preserve">Experimental data </w:t>
      </w:r>
      <w:r w:rsidR="00A54FB7" w:rsidRPr="00D931F9">
        <w:rPr>
          <w:rFonts w:cstheme="minorHAnsi"/>
          <w:i/>
          <w:iCs/>
          <w:sz w:val="22"/>
          <w:szCs w:val="22"/>
          <w:lang w:val="en-GB"/>
        </w:rPr>
        <w:t xml:space="preserve">demonstrating </w:t>
      </w:r>
      <w:r w:rsidR="00ED194A" w:rsidRPr="00D931F9">
        <w:rPr>
          <w:rFonts w:cstheme="minorHAnsi"/>
          <w:i/>
          <w:iCs/>
          <w:sz w:val="22"/>
          <w:szCs w:val="22"/>
          <w:lang w:val="en-GB"/>
        </w:rPr>
        <w:t>o</w:t>
      </w:r>
      <w:r w:rsidRPr="00D931F9">
        <w:rPr>
          <w:rFonts w:cstheme="minorHAnsi"/>
          <w:i/>
          <w:iCs/>
          <w:sz w:val="22"/>
          <w:szCs w:val="22"/>
          <w:lang w:val="en-GB"/>
        </w:rPr>
        <w:t>p</w:t>
      </w:r>
      <w:r w:rsidRPr="00D931F9">
        <w:rPr>
          <w:rFonts w:cstheme="minorHAnsi"/>
          <w:i/>
          <w:sz w:val="22"/>
          <w:szCs w:val="22"/>
          <w:lang w:val="en-GB"/>
        </w:rPr>
        <w:t xml:space="preserve">timum </w:t>
      </w:r>
      <w:ins w:id="501" w:author="Max Lindmark" w:date="2020-08-17T13:06:00Z">
        <w:r w:rsidR="00D3021D" w:rsidRPr="00D931F9">
          <w:rPr>
            <w:rFonts w:cstheme="minorHAnsi"/>
            <w:i/>
            <w:sz w:val="22"/>
            <w:szCs w:val="22"/>
            <w:lang w:val="en-GB"/>
          </w:rPr>
          <w:t xml:space="preserve">growth </w:t>
        </w:r>
      </w:ins>
      <w:r w:rsidRPr="00D931F9">
        <w:rPr>
          <w:rFonts w:cstheme="minorHAnsi"/>
          <w:i/>
          <w:sz w:val="22"/>
          <w:szCs w:val="22"/>
          <w:lang w:val="en-GB"/>
        </w:rPr>
        <w:t xml:space="preserve">temperature </w:t>
      </w:r>
      <w:del w:id="502" w:author="Max Lindmark" w:date="2020-08-17T13:06:00Z">
        <w:r w:rsidRPr="00D931F9" w:rsidDel="00D3021D">
          <w:rPr>
            <w:rFonts w:cstheme="minorHAnsi"/>
            <w:i/>
            <w:sz w:val="22"/>
            <w:szCs w:val="22"/>
            <w:lang w:val="en-GB"/>
          </w:rPr>
          <w:delText>for growth</w:delText>
        </w:r>
        <w:r w:rsidR="00FB1677" w:rsidRPr="00D931F9" w:rsidDel="00D3021D">
          <w:rPr>
            <w:rFonts w:cstheme="minorHAnsi"/>
            <w:i/>
            <w:sz w:val="22"/>
            <w:szCs w:val="22"/>
            <w:lang w:val="en-GB"/>
          </w:rPr>
          <w:delText xml:space="preserve"> </w:delText>
        </w:r>
      </w:del>
      <w:r w:rsidR="00FB1677" w:rsidRPr="00D931F9">
        <w:rPr>
          <w:rFonts w:cstheme="minorHAnsi"/>
          <w:i/>
          <w:sz w:val="22"/>
          <w:szCs w:val="22"/>
          <w:lang w:val="en-GB"/>
        </w:rPr>
        <w:t xml:space="preserve">declines with body mass. </w:t>
      </w:r>
      <w:r w:rsidR="00EF67F8" w:rsidRPr="00D931F9">
        <w:rPr>
          <w:rFonts w:cstheme="minorHAnsi"/>
          <w:i/>
          <w:sz w:val="22"/>
          <w:szCs w:val="22"/>
          <w:lang w:val="en-GB"/>
        </w:rPr>
        <w:t xml:space="preserve">The </w:t>
      </w:r>
      <w:r w:rsidR="00DE76E6" w:rsidRPr="00D931F9">
        <w:rPr>
          <w:rFonts w:cstheme="minorHAnsi"/>
          <w:i/>
          <w:sz w:val="22"/>
          <w:szCs w:val="22"/>
          <w:lang w:val="en-GB"/>
        </w:rPr>
        <w:t>plot</w:t>
      </w:r>
      <w:r w:rsidR="00EF67F8" w:rsidRPr="00D931F9">
        <w:rPr>
          <w:rFonts w:cstheme="minorHAnsi"/>
          <w:i/>
          <w:sz w:val="22"/>
          <w:szCs w:val="22"/>
          <w:lang w:val="en-GB"/>
        </w:rPr>
        <w:t xml:space="preserve"> shows </w:t>
      </w:r>
      <w:r w:rsidR="000B7976" w:rsidRPr="00D931F9">
        <w:rPr>
          <w:rFonts w:cstheme="minorHAnsi"/>
          <w:i/>
          <w:sz w:val="22"/>
          <w:szCs w:val="22"/>
          <w:lang w:val="en-GB"/>
        </w:rPr>
        <w:t xml:space="preserve">the </w:t>
      </w:r>
      <w:r w:rsidRPr="00D931F9">
        <w:rPr>
          <w:rFonts w:cstheme="minorHAnsi"/>
          <w:i/>
          <w:sz w:val="22"/>
          <w:szCs w:val="22"/>
          <w:lang w:val="en-GB"/>
        </w:rPr>
        <w:t>optimum temperature within species</w:t>
      </w:r>
      <w:r w:rsidR="000B7976" w:rsidRPr="00D931F9">
        <w:rPr>
          <w:rFonts w:cstheme="minorHAnsi"/>
          <w:i/>
          <w:sz w:val="22"/>
          <w:szCs w:val="22"/>
          <w:lang w:val="en-GB"/>
        </w:rPr>
        <w:t xml:space="preserve"> (rescaled by subtracting the mean</w:t>
      </w:r>
      <w:r w:rsidR="00F50345" w:rsidRPr="00D931F9">
        <w:rPr>
          <w:rFonts w:cstheme="minorHAnsi"/>
          <w:i/>
          <w:sz w:val="22"/>
          <w:szCs w:val="22"/>
          <w:lang w:val="en-GB"/>
        </w:rPr>
        <w:t xml:space="preserve"> optimum</w:t>
      </w:r>
      <w:r w:rsidR="000B7976" w:rsidRPr="00D931F9">
        <w:rPr>
          <w:rFonts w:cstheme="minorHAnsi"/>
          <w:i/>
          <w:sz w:val="22"/>
          <w:szCs w:val="22"/>
          <w:lang w:val="en-GB"/>
        </w:rPr>
        <w:t xml:space="preserve"> temperature </w:t>
      </w:r>
      <w:r w:rsidR="00013125" w:rsidRPr="00D931F9">
        <w:rPr>
          <w:rFonts w:cstheme="minorHAnsi"/>
          <w:i/>
          <w:sz w:val="22"/>
          <w:szCs w:val="22"/>
          <w:lang w:val="en-GB"/>
        </w:rPr>
        <w:t xml:space="preserve">from each observation, by </w:t>
      </w:r>
      <w:r w:rsidR="000B7976" w:rsidRPr="00D931F9">
        <w:rPr>
          <w:rFonts w:cstheme="minorHAnsi"/>
          <w:i/>
          <w:sz w:val="22"/>
          <w:szCs w:val="22"/>
          <w:lang w:val="en-GB"/>
        </w:rPr>
        <w:t>species)</w:t>
      </w:r>
      <w:r w:rsidRPr="00D931F9">
        <w:rPr>
          <w:rFonts w:cstheme="minorHAnsi"/>
          <w:i/>
          <w:sz w:val="22"/>
          <w:szCs w:val="22"/>
          <w:lang w:val="en-GB"/>
        </w:rPr>
        <w:t xml:space="preserve"> as a function of </w:t>
      </w:r>
      <w:r w:rsidR="007B7199" w:rsidRPr="00D931F9">
        <w:rPr>
          <w:rFonts w:cstheme="minorHAnsi"/>
          <w:i/>
          <w:sz w:val="22"/>
          <w:szCs w:val="22"/>
          <w:lang w:val="en-GB"/>
        </w:rPr>
        <w:t xml:space="preserve">the </w:t>
      </w:r>
      <w:r w:rsidRPr="00D931F9">
        <w:rPr>
          <w:rFonts w:cstheme="minorHAnsi"/>
          <w:i/>
          <w:sz w:val="22"/>
          <w:szCs w:val="22"/>
          <w:lang w:val="en-GB"/>
        </w:rPr>
        <w:t>natural log of rescaled body mass (</w:t>
      </w:r>
      <w:r w:rsidR="00477BE4" w:rsidRPr="00D931F9">
        <w:rPr>
          <w:rFonts w:cstheme="minorHAnsi"/>
          <w:i/>
          <w:sz w:val="22"/>
          <w:szCs w:val="22"/>
          <w:lang w:val="en-GB"/>
        </w:rPr>
        <w:t xml:space="preserve">ratio of mass to maturation mass </w:t>
      </w:r>
      <w:r w:rsidRPr="00D931F9">
        <w:rPr>
          <w:rFonts w:cstheme="minorHAnsi"/>
          <w:i/>
          <w:sz w:val="22"/>
          <w:szCs w:val="22"/>
          <w:lang w:val="en-GB"/>
        </w:rPr>
        <w:t xml:space="preserve">within species). Probability bands represent 80% and 95% credible intervals and </w:t>
      </w:r>
      <w:r w:rsidR="0058596C" w:rsidRPr="00D931F9">
        <w:rPr>
          <w:rFonts w:cstheme="minorHAnsi"/>
          <w:i/>
          <w:sz w:val="22"/>
          <w:szCs w:val="22"/>
          <w:lang w:val="en-GB"/>
        </w:rPr>
        <w:t xml:space="preserve">the </w:t>
      </w:r>
      <w:r w:rsidRPr="00D931F9">
        <w:rPr>
          <w:rFonts w:cstheme="minorHAnsi"/>
          <w:i/>
          <w:sz w:val="22"/>
          <w:szCs w:val="22"/>
          <w:lang w:val="en-GB"/>
        </w:rPr>
        <w:t xml:space="preserve">solid line </w:t>
      </w:r>
      <w:r w:rsidR="00B06531" w:rsidRPr="00D931F9">
        <w:rPr>
          <w:rFonts w:cstheme="minorHAnsi"/>
          <w:i/>
          <w:sz w:val="22"/>
          <w:szCs w:val="22"/>
          <w:lang w:val="en-GB"/>
        </w:rPr>
        <w:t xml:space="preserve">shows </w:t>
      </w:r>
      <w:r w:rsidRPr="00D931F9">
        <w:rPr>
          <w:rFonts w:cstheme="minorHAnsi"/>
          <w:i/>
          <w:sz w:val="22"/>
          <w:szCs w:val="22"/>
          <w:lang w:val="en-GB"/>
        </w:rPr>
        <w:t xml:space="preserve">the </w:t>
      </w:r>
      <w:r w:rsidR="000A754A" w:rsidRPr="00D931F9">
        <w:rPr>
          <w:rFonts w:cstheme="minorHAnsi"/>
          <w:i/>
          <w:sz w:val="22"/>
          <w:szCs w:val="22"/>
          <w:lang w:val="en-GB"/>
        </w:rPr>
        <w:t xml:space="preserve">global </w:t>
      </w:r>
      <w:r w:rsidRPr="00D931F9">
        <w:rPr>
          <w:rFonts w:cstheme="minorHAnsi"/>
          <w:i/>
          <w:sz w:val="22"/>
          <w:szCs w:val="22"/>
          <w:lang w:val="en-GB"/>
        </w:rPr>
        <w:t>prediction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0</m:t>
                </m:r>
              </m:sub>
            </m:sSub>
          </m:sub>
        </m:sSub>
      </m:oMath>
      <w:r w:rsidRPr="00D931F9">
        <w:rPr>
          <w:rFonts w:cstheme="minorHAnsi"/>
          <w:i/>
          <w:sz w:val="22"/>
          <w:szCs w:val="22"/>
          <w:lang w:val="en-GB"/>
        </w:rPr>
        <w:t xml:space="preserve"> and</w:t>
      </w:r>
      <w:r w:rsidR="00B56EC1" w:rsidRPr="00D931F9">
        <w:rPr>
          <w:rFonts w:cstheme="minorHAnsi"/>
          <w:i/>
          <w:sz w:val="22"/>
          <w:szCs w:val="22"/>
          <w:lang w:val="en-GB"/>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00026FC8" w:rsidRPr="00D931F9">
        <w:rPr>
          <w:rFonts w:eastAsiaTheme="minorEastAsia" w:cstheme="minorHAnsi"/>
          <w:i/>
          <w:sz w:val="22"/>
          <w:szCs w:val="22"/>
          <w:lang w:val="en-GB"/>
        </w:rPr>
        <w:t>)</w:t>
      </w:r>
      <w:r w:rsidR="00850059" w:rsidRPr="00D931F9">
        <w:rPr>
          <w:rFonts w:cstheme="minorHAnsi"/>
          <w:i/>
          <w:sz w:val="22"/>
          <w:szCs w:val="22"/>
          <w:lang w:val="en-GB"/>
        </w:rPr>
        <w:t>. C</w:t>
      </w:r>
      <w:r w:rsidRPr="00D931F9">
        <w:rPr>
          <w:rFonts w:cstheme="minorHAnsi"/>
          <w:i/>
          <w:sz w:val="22"/>
          <w:szCs w:val="22"/>
          <w:lang w:val="en-GB"/>
        </w:rPr>
        <w:t>olo</w:t>
      </w:r>
      <w:r w:rsidR="008709BC" w:rsidRPr="00D931F9">
        <w:rPr>
          <w:rFonts w:cstheme="minorHAnsi"/>
          <w:i/>
          <w:sz w:val="22"/>
          <w:szCs w:val="22"/>
          <w:lang w:val="en-GB"/>
        </w:rPr>
        <w:t>u</w:t>
      </w:r>
      <w:r w:rsidRPr="00D931F9">
        <w:rPr>
          <w:rFonts w:cstheme="minorHAnsi"/>
          <w:i/>
          <w:sz w:val="22"/>
          <w:szCs w:val="22"/>
          <w:lang w:val="en-GB"/>
        </w:rPr>
        <w:t>rs indicate species</w:t>
      </w:r>
      <w:r w:rsidR="000B446A" w:rsidRPr="00D931F9">
        <w:rPr>
          <w:rFonts w:cstheme="minorHAnsi"/>
          <w:i/>
          <w:sz w:val="22"/>
          <w:szCs w:val="22"/>
          <w:lang w:val="en-GB"/>
        </w:rPr>
        <w:t xml:space="preserve"> </w:t>
      </w:r>
      <w:r w:rsidRPr="00D931F9">
        <w:rPr>
          <w:rFonts w:cstheme="minorHAnsi"/>
          <w:i/>
          <w:sz w:val="22"/>
          <w:szCs w:val="22"/>
          <w:lang w:val="en-GB"/>
        </w:rPr>
        <w:t xml:space="preserve">and </w:t>
      </w:r>
      <w:r w:rsidR="00B92F4F" w:rsidRPr="00D931F9">
        <w:rPr>
          <w:rFonts w:cstheme="minorHAnsi"/>
          <w:i/>
          <w:sz w:val="22"/>
          <w:szCs w:val="22"/>
          <w:lang w:val="en-GB"/>
        </w:rPr>
        <w:t xml:space="preserve">the </w:t>
      </w:r>
      <w:r w:rsidRPr="00D931F9">
        <w:rPr>
          <w:rFonts w:cstheme="minorHAnsi"/>
          <w:i/>
          <w:sz w:val="22"/>
          <w:szCs w:val="22"/>
          <w:lang w:val="en-GB"/>
        </w:rPr>
        <w:t xml:space="preserve">point </w:t>
      </w:r>
      <w:del w:id="503" w:author="Max Lindmark" w:date="2020-09-12T18:38:00Z">
        <w:r w:rsidRPr="00D931F9" w:rsidDel="00283CDF">
          <w:rPr>
            <w:rFonts w:cstheme="minorHAnsi"/>
            <w:i/>
            <w:sz w:val="22"/>
            <w:szCs w:val="22"/>
            <w:lang w:val="en-GB"/>
          </w:rPr>
          <w:delText xml:space="preserve">size </w:delText>
        </w:r>
      </w:del>
      <w:ins w:id="504" w:author="Max Lindmark" w:date="2020-09-12T18:38:00Z">
        <w:r w:rsidR="00283CDF" w:rsidRPr="00D931F9">
          <w:rPr>
            <w:rFonts w:cstheme="minorHAnsi"/>
            <w:i/>
            <w:sz w:val="22"/>
            <w:szCs w:val="22"/>
            <w:lang w:val="en-GB"/>
          </w:rPr>
          <w:t xml:space="preserve">area </w:t>
        </w:r>
      </w:ins>
      <w:r w:rsidRPr="00D931F9">
        <w:rPr>
          <w:rFonts w:cstheme="minorHAnsi"/>
          <w:i/>
          <w:sz w:val="22"/>
          <w:szCs w:val="22"/>
          <w:lang w:val="en-GB"/>
        </w:rPr>
        <w:t xml:space="preserve">corresponds to </w:t>
      </w:r>
      <w:r w:rsidR="00FB0533" w:rsidRPr="00D931F9">
        <w:rPr>
          <w:rFonts w:cstheme="minorHAnsi"/>
          <w:i/>
          <w:sz w:val="22"/>
          <w:szCs w:val="22"/>
          <w:lang w:val="en-GB"/>
        </w:rPr>
        <w:t xml:space="preserve">body </w:t>
      </w:r>
      <w:r w:rsidRPr="00D931F9">
        <w:rPr>
          <w:rFonts w:cstheme="minorHAnsi"/>
          <w:i/>
          <w:sz w:val="22"/>
          <w:szCs w:val="22"/>
          <w:lang w:val="en-GB"/>
        </w:rPr>
        <w:t xml:space="preserve">mass in unit </w:t>
      </w:r>
      <m:oMath>
        <m:r>
          <m:rPr>
            <m:sty m:val="p"/>
          </m:rPr>
          <w:rPr>
            <w:rFonts w:ascii="Cambria Math" w:hAnsi="Cambria Math" w:cstheme="minorHAnsi"/>
            <w:sz w:val="22"/>
            <w:szCs w:val="22"/>
            <w:lang w:val="en-GB"/>
          </w:rPr>
          <m:t>g</m:t>
        </m:r>
      </m:oMath>
      <w:r w:rsidRPr="00D931F9">
        <w:rPr>
          <w:rFonts w:cstheme="minorHAnsi"/>
          <w:i/>
          <w:sz w:val="22"/>
          <w:szCs w:val="22"/>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19F25A18" w:rsidR="00704B3C" w:rsidRDefault="00704B3C" w:rsidP="00384142">
      <w:pPr>
        <w:spacing w:line="480" w:lineRule="auto"/>
        <w:contextualSpacing/>
        <w:jc w:val="both"/>
        <w:rPr>
          <w:rFonts w:eastAsiaTheme="minorEastAsia"/>
          <w:iCs/>
          <w:lang w:val="en-GB"/>
        </w:rPr>
      </w:pPr>
    </w:p>
    <w:p w14:paraId="017719D9" w14:textId="704CE8DC" w:rsidR="009F31EA" w:rsidRDefault="009F31EA" w:rsidP="00384142">
      <w:pPr>
        <w:spacing w:line="480" w:lineRule="auto"/>
        <w:contextualSpacing/>
        <w:jc w:val="both"/>
        <w:rPr>
          <w:rFonts w:eastAsiaTheme="minorEastAsia"/>
          <w:iCs/>
          <w:lang w:val="en-GB"/>
        </w:rPr>
      </w:pPr>
    </w:p>
    <w:p w14:paraId="518E2EE4" w14:textId="2967F625" w:rsidR="009F31EA" w:rsidRDefault="009F31EA" w:rsidP="00384142">
      <w:pPr>
        <w:spacing w:line="480" w:lineRule="auto"/>
        <w:contextualSpacing/>
        <w:jc w:val="both"/>
        <w:rPr>
          <w:rFonts w:eastAsiaTheme="minorEastAsia"/>
          <w:iCs/>
          <w:lang w:val="en-GB"/>
        </w:rPr>
      </w:pPr>
    </w:p>
    <w:p w14:paraId="145AB63F" w14:textId="77777777" w:rsidR="004620EE" w:rsidRDefault="004620EE" w:rsidP="00384142">
      <w:pPr>
        <w:spacing w:line="480" w:lineRule="auto"/>
        <w:contextualSpacing/>
        <w:jc w:val="both"/>
        <w:rPr>
          <w:rFonts w:eastAsiaTheme="minorEastAsia"/>
          <w:iCs/>
          <w:lang w:val="en-GB"/>
        </w:rPr>
      </w:pPr>
    </w:p>
    <w:p w14:paraId="487C4304" w14:textId="77777777" w:rsidR="009F31EA" w:rsidRPr="00972C7F" w:rsidRDefault="009F31EA" w:rsidP="00384142">
      <w:pPr>
        <w:spacing w:line="480" w:lineRule="auto"/>
        <w:contextualSpacing/>
        <w:jc w:val="both"/>
        <w:rPr>
          <w:rFonts w:eastAsiaTheme="minorEastAsia"/>
          <w:iCs/>
          <w:lang w:val="en-GB"/>
        </w:rPr>
      </w:pPr>
    </w:p>
    <w:p w14:paraId="5BEECBD1" w14:textId="3225ACD2" w:rsidR="00704B3C" w:rsidRDefault="00704B3C" w:rsidP="00384142">
      <w:pPr>
        <w:spacing w:line="480" w:lineRule="auto"/>
        <w:contextualSpacing/>
        <w:jc w:val="both"/>
        <w:rPr>
          <w:rFonts w:eastAsiaTheme="minorEastAsia"/>
          <w:iCs/>
          <w:lang w:val="en-GB"/>
        </w:rPr>
      </w:pPr>
    </w:p>
    <w:p w14:paraId="6A63C7D5" w14:textId="77777777" w:rsidR="00FB4797" w:rsidRDefault="00FB4797"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32C18DB7" w:rsidR="00757772" w:rsidRPr="00E071F1" w:rsidRDefault="008757AA" w:rsidP="003D5FB9">
      <w:pPr>
        <w:spacing w:line="480" w:lineRule="auto"/>
        <w:contextualSpacing/>
        <w:jc w:val="both"/>
        <w:rPr>
          <w:rFonts w:eastAsiaTheme="minorEastAsia" w:cstheme="minorHAnsi"/>
          <w:lang w:val="en-GB"/>
        </w:rPr>
      </w:pPr>
      <w:r w:rsidRPr="00E071F1">
        <w:rPr>
          <w:rFonts w:eastAsiaTheme="minorEastAsia" w:cstheme="minorHAnsi"/>
          <w:lang w:val="en-GB"/>
        </w:rPr>
        <w:t>I</w:t>
      </w:r>
      <w:r w:rsidR="0005535E" w:rsidRPr="00E071F1">
        <w:rPr>
          <w:rFonts w:eastAsiaTheme="minorEastAsia" w:cstheme="minorHAnsi"/>
          <w:lang w:val="en-GB"/>
        </w:rPr>
        <w:t>ndividual growth, consumption and metaboli</w:t>
      </w:r>
      <w:r w:rsidR="00BD7D6F" w:rsidRPr="00E071F1">
        <w:rPr>
          <w:rFonts w:eastAsiaTheme="minorEastAsia" w:cstheme="minorHAnsi"/>
          <w:lang w:val="en-GB"/>
        </w:rPr>
        <w:t>sm</w:t>
      </w:r>
      <w:r w:rsidR="008E4195" w:rsidRPr="00E071F1">
        <w:rPr>
          <w:rFonts w:eastAsiaTheme="minorEastAsia" w:cstheme="minorHAnsi"/>
          <w:lang w:val="en-GB"/>
        </w:rPr>
        <w:t xml:space="preserve"> represent fundamental processes in ecology</w:t>
      </w:r>
      <w:r w:rsidR="006D3502" w:rsidRPr="00E071F1">
        <w:rPr>
          <w:rFonts w:eastAsiaTheme="minorEastAsia" w:cstheme="minorHAnsi"/>
          <w:lang w:val="en-GB"/>
        </w:rPr>
        <w:t xml:space="preserve">, and </w:t>
      </w:r>
      <w:r w:rsidR="005B6569" w:rsidRPr="00E071F1">
        <w:rPr>
          <w:rFonts w:eastAsiaTheme="minorEastAsia" w:cstheme="minorHAnsi"/>
          <w:lang w:val="en-GB"/>
        </w:rPr>
        <w:t xml:space="preserve">their </w:t>
      </w:r>
      <w:r w:rsidR="007C3469" w:rsidRPr="00E071F1">
        <w:rPr>
          <w:rFonts w:eastAsiaTheme="minorEastAsia" w:cstheme="minorHAnsi"/>
          <w:lang w:val="en-GB"/>
        </w:rPr>
        <w:t xml:space="preserve">scaling with </w:t>
      </w:r>
      <w:r w:rsidR="005B6569" w:rsidRPr="00E071F1">
        <w:rPr>
          <w:rFonts w:eastAsiaTheme="minorEastAsia" w:cstheme="minorHAnsi"/>
          <w:lang w:val="en-GB"/>
        </w:rPr>
        <w:t xml:space="preserve">body </w:t>
      </w:r>
      <w:r w:rsidR="00256148" w:rsidRPr="00E071F1">
        <w:rPr>
          <w:rFonts w:eastAsiaTheme="minorEastAsia" w:cstheme="minorHAnsi"/>
          <w:lang w:val="en-GB"/>
        </w:rPr>
        <w:t>mass and temperature</w:t>
      </w:r>
      <w:r w:rsidR="00462EEE" w:rsidRPr="00E071F1">
        <w:rPr>
          <w:rFonts w:eastAsiaTheme="minorEastAsia" w:cstheme="minorHAnsi"/>
          <w:lang w:val="en-GB"/>
        </w:rPr>
        <w:t xml:space="preserve"> is used to predict the effects of warming </w:t>
      </w:r>
      <w:r w:rsidR="008B643C" w:rsidRPr="00E071F1">
        <w:rPr>
          <w:rFonts w:eastAsiaTheme="minorEastAsia" w:cstheme="minorHAnsi"/>
          <w:lang w:val="en-GB"/>
        </w:rPr>
        <w:t xml:space="preserve">on </w:t>
      </w:r>
      <w:commentRangeStart w:id="505"/>
      <w:commentRangeStart w:id="506"/>
      <w:del w:id="507" w:author="Max Lindmark" w:date="2020-07-31T16:26:00Z">
        <w:r w:rsidR="006C0311" w:rsidRPr="00E071F1" w:rsidDel="00AE1924">
          <w:rPr>
            <w:rFonts w:eastAsiaTheme="minorEastAsia" w:cstheme="minorHAnsi"/>
            <w:lang w:val="en-GB"/>
          </w:rPr>
          <w:delText>indi</w:delText>
        </w:r>
        <w:r w:rsidR="00641D73" w:rsidRPr="00E071F1" w:rsidDel="00AE1924">
          <w:rPr>
            <w:rFonts w:eastAsiaTheme="minorEastAsia" w:cstheme="minorHAnsi"/>
            <w:lang w:val="en-GB"/>
          </w:rPr>
          <w:delText>vidual growth</w:delText>
        </w:r>
        <w:r w:rsidR="00455E63" w:rsidRPr="00E071F1" w:rsidDel="00AE1924">
          <w:rPr>
            <w:rFonts w:eastAsiaTheme="minorEastAsia" w:cstheme="minorHAnsi"/>
            <w:lang w:val="en-GB"/>
          </w:rPr>
          <w:delText>,</w:delText>
        </w:r>
      </w:del>
      <w:r w:rsidR="004530A8" w:rsidRPr="00E071F1">
        <w:rPr>
          <w:rFonts w:eastAsiaTheme="minorEastAsia" w:cstheme="minorHAnsi"/>
          <w:lang w:val="en-GB"/>
        </w:rPr>
        <w:t xml:space="preserve"> body size</w:t>
      </w:r>
      <w:ins w:id="508" w:author="Max Lindmark" w:date="2020-07-31T16:27:00Z">
        <w:r w:rsidR="00E63D01" w:rsidRPr="00E071F1">
          <w:rPr>
            <w:rFonts w:eastAsiaTheme="minorEastAsia" w:cstheme="minorHAnsi"/>
            <w:lang w:val="en-GB"/>
          </w:rPr>
          <w:t xml:space="preserve"> and </w:t>
        </w:r>
      </w:ins>
      <w:del w:id="509" w:author="Max Lindmark" w:date="2020-07-31T16:27:00Z">
        <w:r w:rsidR="00E646EF" w:rsidRPr="00E071F1" w:rsidDel="00E63D01">
          <w:rPr>
            <w:rFonts w:eastAsiaTheme="minorEastAsia" w:cstheme="minorHAnsi"/>
            <w:lang w:val="en-GB"/>
          </w:rPr>
          <w:delText xml:space="preserve">, </w:delText>
        </w:r>
        <w:commentRangeEnd w:id="505"/>
        <w:r w:rsidR="00337241" w:rsidRPr="00E071F1" w:rsidDel="00E63D01">
          <w:rPr>
            <w:rStyle w:val="CommentReference"/>
            <w:sz w:val="24"/>
            <w:szCs w:val="24"/>
          </w:rPr>
          <w:commentReference w:id="505"/>
        </w:r>
        <w:commentRangeEnd w:id="506"/>
        <w:r w:rsidR="00CD0AB3" w:rsidRPr="00E071F1" w:rsidDel="00E63D01">
          <w:rPr>
            <w:rStyle w:val="CommentReference"/>
            <w:sz w:val="24"/>
            <w:szCs w:val="24"/>
          </w:rPr>
          <w:commentReference w:id="506"/>
        </w:r>
      </w:del>
      <w:ins w:id="510" w:author="Max Lindmark" w:date="2020-07-31T16:27:00Z">
        <w:r w:rsidR="00F67AAF" w:rsidRPr="00E071F1">
          <w:rPr>
            <w:rFonts w:eastAsiaTheme="minorEastAsia" w:cstheme="minorHAnsi"/>
            <w:lang w:val="en-GB"/>
          </w:rPr>
          <w:t xml:space="preserve">size </w:t>
        </w:r>
        <w:r w:rsidR="0072797E" w:rsidRPr="00E071F1">
          <w:rPr>
            <w:rFonts w:eastAsiaTheme="minorEastAsia" w:cstheme="minorHAnsi"/>
            <w:lang w:val="en-GB"/>
          </w:rPr>
          <w:t>structure</w:t>
        </w:r>
        <w:r w:rsidR="00730540" w:rsidRPr="00E071F1">
          <w:rPr>
            <w:rFonts w:eastAsiaTheme="minorEastAsia" w:cstheme="minorHAnsi"/>
            <w:lang w:val="en-GB"/>
          </w:rPr>
          <w:t>,</w:t>
        </w:r>
        <w:r w:rsidR="0072797E" w:rsidRPr="00E071F1">
          <w:rPr>
            <w:rFonts w:eastAsiaTheme="minorEastAsia" w:cstheme="minorHAnsi"/>
            <w:lang w:val="en-GB"/>
          </w:rPr>
          <w:t xml:space="preserve"> </w:t>
        </w:r>
      </w:ins>
      <w:r w:rsidR="00455E63" w:rsidRPr="00E071F1">
        <w:rPr>
          <w:rFonts w:eastAsiaTheme="minorEastAsia" w:cstheme="minorHAnsi"/>
          <w:lang w:val="en-GB"/>
        </w:rPr>
        <w:t xml:space="preserve">and </w:t>
      </w:r>
      <w:r w:rsidR="00E646EF" w:rsidRPr="00E071F1">
        <w:rPr>
          <w:rFonts w:eastAsiaTheme="minorEastAsia" w:cstheme="minorHAnsi"/>
          <w:lang w:val="en-GB"/>
        </w:rPr>
        <w:t>population and community dynamics</w:t>
      </w:r>
      <w:del w:id="511" w:author="Max Lindmark" w:date="2020-07-31T16:26:00Z">
        <w:r w:rsidR="00E646EF" w:rsidRPr="00E071F1" w:rsidDel="00242FC8">
          <w:rPr>
            <w:rFonts w:eastAsiaTheme="minorEastAsia" w:cstheme="minorHAnsi"/>
            <w:lang w:val="en-GB"/>
          </w:rPr>
          <w:delText xml:space="preserve"> </w:delText>
        </w:r>
        <w:commentRangeStart w:id="512"/>
        <w:r w:rsidR="005D0FAE" w:rsidRPr="00E071F1" w:rsidDel="00242FC8">
          <w:rPr>
            <w:rFonts w:eastAsiaTheme="minorEastAsia" w:cstheme="minorHAnsi"/>
            <w:lang w:val="en-GB"/>
          </w:rPr>
          <w:delText xml:space="preserve">in </w:delText>
        </w:r>
        <w:r w:rsidR="00E646EF" w:rsidRPr="00E071F1" w:rsidDel="00242FC8">
          <w:rPr>
            <w:rFonts w:eastAsiaTheme="minorEastAsia" w:cstheme="minorHAnsi"/>
            <w:lang w:val="en-GB"/>
          </w:rPr>
          <w:delText>mechanistic models</w:delText>
        </w:r>
      </w:del>
      <w:r w:rsidR="00787B01" w:rsidRPr="00E071F1">
        <w:rPr>
          <w:rFonts w:eastAsiaTheme="minorEastAsia" w:cstheme="minorHAnsi"/>
          <w:lang w:val="en-GB"/>
        </w:rPr>
        <w:t xml:space="preserve"> </w:t>
      </w:r>
      <w:commentRangeEnd w:id="512"/>
      <w:r w:rsidR="00CD0AB3" w:rsidRPr="00E071F1">
        <w:rPr>
          <w:rStyle w:val="CommentReference"/>
          <w:sz w:val="24"/>
          <w:szCs w:val="24"/>
        </w:rPr>
        <w:commentReference w:id="512"/>
      </w:r>
      <w:r w:rsidR="00862F0C" w:rsidRPr="00E071F1">
        <w:rPr>
          <w:rFonts w:eastAsiaTheme="minorEastAsia" w:cstheme="minorHAnsi"/>
        </w:rPr>
        <w:fldChar w:fldCharType="begin"/>
      </w:r>
      <w:r w:rsidR="002E281F">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S"}],"issued":{"date-parts":[["2005"]]}}},{"id":"kre1J3Go/1Q6Lg41W","uris":["http://zotero.org/users/6116610/items/2BTE2RDI"],"uri":["http://zotero.org/users/6116610/items/2BTE2RDI"],"itemData":{"id":219,"type":"article-journal","container-title":"Global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sidRPr="00E071F1">
        <w:rPr>
          <w:rFonts w:eastAsiaTheme="minorEastAsia" w:cstheme="minorHAnsi"/>
        </w:rPr>
        <w:fldChar w:fldCharType="separate"/>
      </w:r>
      <w:r w:rsidR="0044238B" w:rsidRPr="00E071F1">
        <w:rPr>
          <w:lang w:val="en-GB"/>
        </w:rPr>
        <w:t xml:space="preserve">(Vasseur &amp; McCann 2005; Rall </w:t>
      </w:r>
      <w:r w:rsidR="0044238B" w:rsidRPr="00E071F1">
        <w:rPr>
          <w:i/>
          <w:iCs/>
          <w:lang w:val="en-GB"/>
        </w:rPr>
        <w:t>et al.</w:t>
      </w:r>
      <w:r w:rsidR="0044238B" w:rsidRPr="00E071F1">
        <w:rPr>
          <w:lang w:val="en-GB"/>
        </w:rPr>
        <w:t xml:space="preserve"> 2010; Cheung </w:t>
      </w:r>
      <w:r w:rsidR="0044238B" w:rsidRPr="00E071F1">
        <w:rPr>
          <w:i/>
          <w:iCs/>
          <w:lang w:val="en-GB"/>
        </w:rPr>
        <w:t>et al.</w:t>
      </w:r>
      <w:r w:rsidR="0044238B" w:rsidRPr="00E071F1">
        <w:rPr>
          <w:lang w:val="en-GB"/>
        </w:rPr>
        <w:t xml:space="preserve"> 2013)</w:t>
      </w:r>
      <w:r w:rsidR="00862F0C" w:rsidRPr="00E071F1">
        <w:rPr>
          <w:rFonts w:eastAsiaTheme="minorEastAsia" w:cstheme="minorHAnsi"/>
        </w:rPr>
        <w:fldChar w:fldCharType="end"/>
      </w:r>
      <w:r w:rsidR="00E646EF" w:rsidRPr="00E071F1">
        <w:rPr>
          <w:rFonts w:eastAsiaTheme="minorEastAsia" w:cstheme="minorHAnsi"/>
          <w:lang w:val="en-GB"/>
        </w:rPr>
        <w:t xml:space="preserve">. </w:t>
      </w:r>
      <w:r w:rsidR="00C7173A" w:rsidRPr="00E071F1">
        <w:rPr>
          <w:rFonts w:eastAsiaTheme="minorEastAsia" w:cstheme="minorHAnsi"/>
          <w:lang w:val="en-GB"/>
        </w:rPr>
        <w:t>H</w:t>
      </w:r>
      <w:r w:rsidR="00E0273B" w:rsidRPr="00E071F1">
        <w:rPr>
          <w:rFonts w:eastAsiaTheme="minorEastAsia" w:cstheme="minorHAnsi"/>
          <w:lang w:val="en-GB"/>
        </w:rPr>
        <w:t xml:space="preserve">ow </w:t>
      </w:r>
      <w:r w:rsidR="00B35BE5" w:rsidRPr="00E071F1">
        <w:rPr>
          <w:rFonts w:eastAsiaTheme="minorEastAsia" w:cstheme="minorHAnsi"/>
          <w:lang w:val="en-GB"/>
        </w:rPr>
        <w:t xml:space="preserve">biological </w:t>
      </w:r>
      <w:r w:rsidR="00E0273B" w:rsidRPr="00E071F1">
        <w:rPr>
          <w:rFonts w:eastAsiaTheme="minorEastAsia" w:cstheme="minorHAnsi"/>
          <w:lang w:val="en-GB"/>
        </w:rPr>
        <w:t xml:space="preserve">rates scale with temperature and/or mass </w:t>
      </w:r>
      <w:r w:rsidR="008F136F" w:rsidRPr="00E071F1">
        <w:rPr>
          <w:rFonts w:eastAsiaTheme="minorEastAsia" w:cstheme="minorHAnsi"/>
          <w:lang w:val="en-GB"/>
        </w:rPr>
        <w:t xml:space="preserve">is </w:t>
      </w:r>
      <w:r w:rsidR="00B35BE5" w:rsidRPr="00E071F1">
        <w:rPr>
          <w:rFonts w:eastAsiaTheme="minorEastAsia" w:cstheme="minorHAnsi"/>
          <w:lang w:val="en-GB"/>
        </w:rPr>
        <w:t xml:space="preserve">commonly inferred </w:t>
      </w:r>
      <w:r w:rsidR="00471109" w:rsidRPr="00E071F1">
        <w:rPr>
          <w:rFonts w:eastAsiaTheme="minorEastAsia" w:cstheme="minorHAnsi"/>
          <w:lang w:val="en-GB"/>
        </w:rPr>
        <w:t xml:space="preserve">from </w:t>
      </w:r>
      <w:r w:rsidR="00B00A9A" w:rsidRPr="00E071F1">
        <w:rPr>
          <w:rFonts w:eastAsiaTheme="minorEastAsia" w:cstheme="minorHAnsi"/>
          <w:lang w:val="en-GB"/>
        </w:rPr>
        <w:t>either</w:t>
      </w:r>
      <w:r w:rsidR="009C0F28" w:rsidRPr="00E071F1">
        <w:rPr>
          <w:rFonts w:eastAsiaTheme="minorEastAsia" w:cstheme="minorHAnsi"/>
          <w:lang w:val="en-GB"/>
        </w:rPr>
        <w:t xml:space="preserve"> meta-</w:t>
      </w:r>
      <w:r w:rsidR="00C735C2" w:rsidRPr="00E071F1">
        <w:rPr>
          <w:rFonts w:eastAsiaTheme="minorEastAsia" w:cstheme="minorHAnsi"/>
          <w:lang w:val="en-GB"/>
        </w:rPr>
        <w:t>analysis</w:t>
      </w:r>
      <w:r w:rsidR="009C0F28" w:rsidRPr="00E071F1">
        <w:rPr>
          <w:rFonts w:eastAsiaTheme="minorEastAsia" w:cstheme="minorHAnsi"/>
          <w:lang w:val="en-GB"/>
        </w:rPr>
        <w:t xml:space="preserve"> of</w:t>
      </w:r>
      <w:r w:rsidR="00B00A9A" w:rsidRPr="00E071F1">
        <w:rPr>
          <w:rFonts w:eastAsiaTheme="minorEastAsia" w:cstheme="minorHAnsi"/>
          <w:lang w:val="en-GB"/>
        </w:rPr>
        <w:t xml:space="preserve"> </w:t>
      </w:r>
      <w:r w:rsidR="00CD1F98" w:rsidRPr="00E071F1">
        <w:rPr>
          <w:rFonts w:eastAsiaTheme="minorEastAsia" w:cstheme="minorHAnsi"/>
          <w:lang w:val="en-GB"/>
        </w:rPr>
        <w:t>single-species studies</w:t>
      </w:r>
      <w:r w:rsidR="00634861" w:rsidRPr="00E071F1">
        <w:rPr>
          <w:rFonts w:eastAsiaTheme="minorEastAsia" w:cstheme="minorHAnsi"/>
          <w:lang w:val="en-GB"/>
        </w:rPr>
        <w:t xml:space="preserve"> </w:t>
      </w:r>
      <w:r w:rsidR="00634861"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{"citationID":"anq9qrlffc","properties":{"formattedCitation":"(Bokma 2004; Glazier 2005)","plainCitation":"(Bokma 2004; Glazier 2005)","noteIndex":0},"citationItems":[{"id":679,"uris":["http://zotero.org/users/6116610/items/968SQBW8"],"uri":["http://zotero.org/users/6116610/items/968SQBW8"],"itemData":{"id":679,"type":"article-journal","container-title":"Functional Ecology","issue":"2","page":"184–187","title":"Evidence against universal metabolic allometry","volume":"18","author":[{"family":"Bokma","given":"Folmer"}],"issued":{"date-parts":[["2004"]]}}},{"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sidRPr="00E071F1">
        <w:rPr>
          <w:rFonts w:eastAsiaTheme="minorEastAsia" w:cstheme="minorHAnsi"/>
        </w:rPr>
        <w:fldChar w:fldCharType="separate"/>
      </w:r>
      <w:r w:rsidR="00422B99" w:rsidRPr="00E071F1">
        <w:rPr>
          <w:rFonts w:ascii="Times New Roman" w:cs="Times New Roman"/>
          <w:lang w:val="en-GB"/>
        </w:rPr>
        <w:t>(Bokma 2004; Glazier 2005)</w:t>
      </w:r>
      <w:r w:rsidR="00634861" w:rsidRPr="00E071F1">
        <w:rPr>
          <w:rFonts w:eastAsiaTheme="minorEastAsia" w:cstheme="minorHAnsi"/>
        </w:rPr>
        <w:fldChar w:fldCharType="end"/>
      </w:r>
      <w:r w:rsidR="00CD1F98" w:rsidRPr="00E071F1">
        <w:rPr>
          <w:rFonts w:eastAsiaTheme="minorEastAsia" w:cstheme="minorHAnsi"/>
          <w:lang w:val="en-GB"/>
        </w:rPr>
        <w:t xml:space="preserve"> </w:t>
      </w:r>
      <w:r w:rsidR="005B4852" w:rsidRPr="00E071F1">
        <w:rPr>
          <w:rFonts w:eastAsiaTheme="minorEastAsia" w:cstheme="minorHAnsi"/>
          <w:lang w:val="en-GB"/>
        </w:rPr>
        <w:t xml:space="preserve">or </w:t>
      </w:r>
      <w:r w:rsidR="00473983" w:rsidRPr="00E071F1">
        <w:rPr>
          <w:rFonts w:eastAsiaTheme="minorEastAsia" w:cstheme="minorHAnsi"/>
          <w:lang w:val="en-GB"/>
        </w:rPr>
        <w:t>interspecific relationship</w:t>
      </w:r>
      <w:r w:rsidR="00E0273B" w:rsidRPr="00E071F1">
        <w:rPr>
          <w:rFonts w:eastAsiaTheme="minorEastAsia" w:cstheme="minorHAnsi"/>
          <w:lang w:val="en-GB"/>
        </w:rPr>
        <w:t>s</w:t>
      </w:r>
      <w:r w:rsidR="004530A8" w:rsidRPr="00E071F1">
        <w:rPr>
          <w:rFonts w:eastAsiaTheme="minorEastAsia" w:cstheme="minorHAnsi"/>
          <w:lang w:val="en-GB"/>
        </w:rPr>
        <w:t xml:space="preserve"> </w:t>
      </w:r>
      <w:r w:rsidR="004530A8"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{"citationID":"ac0k704ggi","properties":{"formattedCitation":"(Brown {\\i{}et al.} 2004; Killen {\\i{}et al.} 2010)","plainCitation":"(Brown et al. 2004; Killen et al. 2010)","noteIndex":0},"citationItems":[{"id":914,"uris":["http://zotero.org/users/6116610/items/D84IXDI8"],"uri":["http://zotero.org/users/6116610/items/D84IXDI8"],"itemData":{"id":914,"type":"article-journal","abstract":"Metabolism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4530A8" w:rsidRPr="00E071F1">
        <w:rPr>
          <w:rFonts w:eastAsiaTheme="minorEastAsia" w:cstheme="minorHAnsi"/>
          <w:lang w:val="en-GB"/>
        </w:rPr>
        <w:fldChar w:fldCharType="separate"/>
      </w:r>
      <w:r w:rsidR="00422B99" w:rsidRPr="00E071F1">
        <w:rPr>
          <w:rFonts w:ascii="Times New Roman" w:cs="Times New Roman"/>
          <w:lang w:val="en-GB"/>
        </w:rPr>
        <w:t xml:space="preserve">(Brown </w:t>
      </w:r>
      <w:r w:rsidR="00422B99" w:rsidRPr="00E071F1">
        <w:rPr>
          <w:rFonts w:ascii="Times New Roman" w:cs="Times New Roman"/>
          <w:i/>
          <w:iCs/>
          <w:lang w:val="en-GB"/>
        </w:rPr>
        <w:t>et al.</w:t>
      </w:r>
      <w:r w:rsidR="00422B99" w:rsidRPr="00E071F1">
        <w:rPr>
          <w:rFonts w:ascii="Times New Roman" w:cs="Times New Roman"/>
          <w:lang w:val="en-GB"/>
        </w:rPr>
        <w:t xml:space="preserve"> 2004; Killen </w:t>
      </w:r>
      <w:r w:rsidR="00422B99" w:rsidRPr="00E071F1">
        <w:rPr>
          <w:rFonts w:ascii="Times New Roman" w:cs="Times New Roman"/>
          <w:i/>
          <w:iCs/>
          <w:lang w:val="en-GB"/>
        </w:rPr>
        <w:t>et al.</w:t>
      </w:r>
      <w:r w:rsidR="00422B99" w:rsidRPr="00E071F1">
        <w:rPr>
          <w:rFonts w:ascii="Times New Roman" w:cs="Times New Roman"/>
          <w:lang w:val="en-GB"/>
        </w:rPr>
        <w:t xml:space="preserve"> 2010)</w:t>
      </w:r>
      <w:r w:rsidR="004530A8" w:rsidRPr="00E071F1">
        <w:rPr>
          <w:rFonts w:eastAsiaTheme="minorEastAsia" w:cstheme="minorHAnsi"/>
          <w:lang w:val="en-GB"/>
        </w:rPr>
        <w:fldChar w:fldCharType="end"/>
      </w:r>
      <w:commentRangeStart w:id="513"/>
      <w:commentRangeStart w:id="514"/>
      <w:r w:rsidR="00706253" w:rsidRPr="00E071F1">
        <w:rPr>
          <w:rFonts w:eastAsiaTheme="minorEastAsia" w:cstheme="minorHAnsi"/>
          <w:lang w:val="en-GB"/>
        </w:rPr>
        <w:t>.</w:t>
      </w:r>
      <w:commentRangeEnd w:id="513"/>
      <w:r w:rsidR="00FC200E" w:rsidRPr="00E071F1">
        <w:rPr>
          <w:rStyle w:val="CommentReference"/>
          <w:sz w:val="24"/>
          <w:szCs w:val="24"/>
        </w:rPr>
        <w:commentReference w:id="513"/>
      </w:r>
      <w:commentRangeEnd w:id="514"/>
      <w:r w:rsidR="00296C65" w:rsidRPr="00E071F1">
        <w:rPr>
          <w:rStyle w:val="CommentReference"/>
          <w:sz w:val="24"/>
          <w:szCs w:val="24"/>
        </w:rPr>
        <w:commentReference w:id="514"/>
      </w:r>
      <w:r w:rsidR="00706253" w:rsidRPr="00E071F1">
        <w:rPr>
          <w:rFonts w:eastAsiaTheme="minorEastAsia" w:cstheme="minorHAnsi"/>
          <w:lang w:val="en-GB"/>
        </w:rPr>
        <w:t xml:space="preserve"> H</w:t>
      </w:r>
      <w:r w:rsidR="00AF40A3" w:rsidRPr="00E071F1">
        <w:rPr>
          <w:rFonts w:eastAsiaTheme="minorEastAsia" w:cstheme="minorHAnsi"/>
          <w:lang w:val="en-GB"/>
        </w:rPr>
        <w:t>owever,</w:t>
      </w:r>
      <w:r w:rsidR="00706253" w:rsidRPr="00E071F1">
        <w:rPr>
          <w:rFonts w:eastAsiaTheme="minorEastAsia" w:cstheme="minorHAnsi"/>
          <w:lang w:val="en-GB"/>
        </w:rPr>
        <w:t xml:space="preserve"> </w:t>
      </w:r>
      <w:r w:rsidR="00C735C2" w:rsidRPr="00E071F1">
        <w:rPr>
          <w:rFonts w:eastAsiaTheme="minorEastAsia" w:cstheme="minorHAnsi"/>
          <w:lang w:val="en-GB"/>
        </w:rPr>
        <w:t xml:space="preserve">the former can result in </w:t>
      </w:r>
      <w:r w:rsidR="000808C7" w:rsidRPr="00E071F1">
        <w:rPr>
          <w:rFonts w:eastAsiaTheme="minorEastAsia" w:cstheme="minorHAnsi"/>
          <w:lang w:val="en-GB"/>
        </w:rPr>
        <w:t>large variation in intraspecific scaling parameters</w:t>
      </w:r>
      <w:r w:rsidR="00CB68F0" w:rsidRPr="00E071F1">
        <w:rPr>
          <w:rFonts w:eastAsiaTheme="minorEastAsia" w:cstheme="minorHAnsi"/>
          <w:lang w:val="en-GB"/>
        </w:rPr>
        <w:t xml:space="preserve"> due to variation between species</w:t>
      </w:r>
      <w:r w:rsidR="000808C7" w:rsidRPr="00E071F1">
        <w:rPr>
          <w:rFonts w:eastAsiaTheme="minorEastAsia" w:cstheme="minorHAnsi"/>
          <w:lang w:val="en-GB"/>
        </w:rPr>
        <w:t xml:space="preserve">, and </w:t>
      </w:r>
      <w:r w:rsidR="00565AC3" w:rsidRPr="00E071F1">
        <w:rPr>
          <w:rFonts w:eastAsiaTheme="minorEastAsia" w:cstheme="minorHAnsi"/>
          <w:lang w:val="en-GB"/>
        </w:rPr>
        <w:t>the latter</w:t>
      </w:r>
      <w:r w:rsidR="007D4898" w:rsidRPr="00E071F1">
        <w:rPr>
          <w:rFonts w:eastAsiaTheme="minorEastAsia" w:cstheme="minorHAnsi"/>
          <w:lang w:val="en-GB"/>
        </w:rPr>
        <w:t xml:space="preserve"> relies on the assumption that rates scale identically within </w:t>
      </w:r>
      <w:r w:rsidR="00BD7D6F" w:rsidRPr="00E071F1">
        <w:rPr>
          <w:rFonts w:eastAsiaTheme="minorEastAsia" w:cstheme="minorHAnsi"/>
          <w:lang w:val="en-GB"/>
        </w:rPr>
        <w:t xml:space="preserve">as </w:t>
      </w:r>
      <w:r w:rsidR="007D4898" w:rsidRPr="00E071F1">
        <w:rPr>
          <w:rFonts w:eastAsiaTheme="minorEastAsia" w:cstheme="minorHAnsi"/>
          <w:lang w:val="en-GB"/>
        </w:rPr>
        <w:t xml:space="preserve">between species, which </w:t>
      </w:r>
      <w:r w:rsidR="00B713B0" w:rsidRPr="00E071F1">
        <w:rPr>
          <w:rFonts w:eastAsiaTheme="minorEastAsia" w:cstheme="minorHAnsi"/>
          <w:lang w:val="en-GB"/>
        </w:rPr>
        <w:t>is often not the case</w:t>
      </w:r>
      <w:r w:rsidR="00C51BA1" w:rsidRPr="00E071F1">
        <w:rPr>
          <w:rFonts w:eastAsiaTheme="minorEastAsia" w:cstheme="minorHAnsi"/>
          <w:lang w:val="en-GB"/>
        </w:rPr>
        <w:t xml:space="preserve"> </w:t>
      </w:r>
      <w:r w:rsidR="006B5E4F"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sidRPr="00E071F1">
        <w:rPr>
          <w:rFonts w:eastAsiaTheme="minorEastAsia" w:cstheme="minorHAnsi"/>
        </w:rPr>
        <w:fldChar w:fldCharType="separate"/>
      </w:r>
      <w:r w:rsidR="00592C85" w:rsidRPr="00E071F1">
        <w:rPr>
          <w:lang w:val="en-GB"/>
        </w:rPr>
        <w:t xml:space="preserve">(Glazier 2005; Rall </w:t>
      </w:r>
      <w:r w:rsidR="00592C85" w:rsidRPr="00E071F1">
        <w:rPr>
          <w:i/>
          <w:iCs/>
          <w:lang w:val="en-GB"/>
        </w:rPr>
        <w:t>et al.</w:t>
      </w:r>
      <w:r w:rsidR="00592C85" w:rsidRPr="00E071F1">
        <w:rPr>
          <w:lang w:val="en-GB"/>
        </w:rPr>
        <w:t xml:space="preserve"> 2012; Jerde </w:t>
      </w:r>
      <w:r w:rsidR="00592C85" w:rsidRPr="00E071F1">
        <w:rPr>
          <w:i/>
          <w:iCs/>
          <w:lang w:val="en-GB"/>
        </w:rPr>
        <w:t>et al.</w:t>
      </w:r>
      <w:r w:rsidR="00592C85" w:rsidRPr="00E071F1">
        <w:rPr>
          <w:lang w:val="en-GB"/>
        </w:rPr>
        <w:t xml:space="preserve"> 2019)</w:t>
      </w:r>
      <w:r w:rsidR="006B5E4F" w:rsidRPr="00E071F1">
        <w:rPr>
          <w:rFonts w:eastAsiaTheme="minorEastAsia" w:cstheme="minorHAnsi"/>
        </w:rPr>
        <w:fldChar w:fldCharType="end"/>
      </w:r>
      <w:r w:rsidR="006B5E4F" w:rsidRPr="00E071F1">
        <w:rPr>
          <w:rFonts w:eastAsiaTheme="minorEastAsia" w:cstheme="minorHAnsi"/>
          <w:lang w:val="en-GB"/>
        </w:rPr>
        <w:t xml:space="preserve">. </w:t>
      </w:r>
      <w:r w:rsidR="00433D5B" w:rsidRPr="00E071F1">
        <w:rPr>
          <w:rFonts w:eastAsiaTheme="minorEastAsia" w:cstheme="minorHAnsi"/>
          <w:lang w:val="en-GB"/>
        </w:rPr>
        <w:t>A</w:t>
      </w:r>
      <w:r w:rsidR="00923889" w:rsidRPr="00E071F1">
        <w:rPr>
          <w:rFonts w:eastAsiaTheme="minorEastAsia" w:cstheme="minorHAnsi"/>
          <w:lang w:val="en-GB"/>
        </w:rPr>
        <w:t xml:space="preserve">s </w:t>
      </w:r>
      <w:r w:rsidR="00433D5B" w:rsidRPr="00E071F1">
        <w:rPr>
          <w:rFonts w:eastAsiaTheme="minorEastAsia" w:cstheme="minorHAnsi"/>
          <w:lang w:val="en-GB"/>
        </w:rPr>
        <w:t>growth, consumption and metaboli</w:t>
      </w:r>
      <w:r w:rsidR="00BD7D6F" w:rsidRPr="00E071F1">
        <w:rPr>
          <w:rFonts w:eastAsiaTheme="minorEastAsia" w:cstheme="minorHAnsi"/>
          <w:lang w:val="en-GB"/>
        </w:rPr>
        <w:t>sm</w:t>
      </w:r>
      <w:r w:rsidR="0092655A" w:rsidRPr="00E071F1">
        <w:rPr>
          <w:rFonts w:eastAsiaTheme="minorEastAsia" w:cstheme="minorHAnsi"/>
          <w:lang w:val="en-GB"/>
        </w:rPr>
        <w:t xml:space="preserve"> represent individual</w:t>
      </w:r>
      <w:r w:rsidR="00C40921" w:rsidRPr="00E071F1">
        <w:rPr>
          <w:rFonts w:eastAsiaTheme="minorEastAsia" w:cstheme="minorHAnsi"/>
          <w:lang w:val="en-GB"/>
        </w:rPr>
        <w:t xml:space="preserve">-level </w:t>
      </w:r>
      <w:r w:rsidR="0092655A" w:rsidRPr="00E071F1">
        <w:rPr>
          <w:rFonts w:eastAsiaTheme="minorEastAsia" w:cstheme="minorHAnsi"/>
          <w:lang w:val="en-GB"/>
        </w:rPr>
        <w:t>processes</w:t>
      </w:r>
      <w:r w:rsidR="00BA2C25" w:rsidRPr="00E071F1">
        <w:rPr>
          <w:rFonts w:eastAsiaTheme="minorEastAsia" w:cstheme="minorHAnsi"/>
          <w:lang w:val="en-GB"/>
        </w:rPr>
        <w:t xml:space="preserve">, it is important </w:t>
      </w:r>
      <w:r w:rsidR="00CA79A5" w:rsidRPr="00E071F1">
        <w:rPr>
          <w:rFonts w:eastAsiaTheme="minorEastAsia" w:cstheme="minorHAnsi"/>
          <w:lang w:val="en-GB"/>
        </w:rPr>
        <w:t xml:space="preserve">to understand </w:t>
      </w:r>
      <w:r w:rsidR="00E0273B" w:rsidRPr="00E071F1">
        <w:rPr>
          <w:rFonts w:eastAsiaTheme="minorEastAsia" w:cstheme="minorHAnsi"/>
          <w:lang w:val="en-GB"/>
        </w:rPr>
        <w:t>how</w:t>
      </w:r>
      <w:r w:rsidR="00CA79A5" w:rsidRPr="00E071F1">
        <w:rPr>
          <w:rFonts w:eastAsiaTheme="minorEastAsia" w:cstheme="minorHAnsi"/>
          <w:lang w:val="en-GB"/>
        </w:rPr>
        <w:t xml:space="preserve"> these rates</w:t>
      </w:r>
      <w:r w:rsidR="00E0273B" w:rsidRPr="00E071F1">
        <w:rPr>
          <w:rFonts w:eastAsiaTheme="minorEastAsia" w:cstheme="minorHAnsi"/>
          <w:lang w:val="en-GB"/>
        </w:rPr>
        <w:t xml:space="preserve"> depend on temperature and mass</w:t>
      </w:r>
      <w:r w:rsidR="00222C7F" w:rsidRPr="00E071F1">
        <w:rPr>
          <w:rFonts w:eastAsiaTheme="minorEastAsia" w:cstheme="minorHAnsi"/>
          <w:lang w:val="en-GB"/>
        </w:rPr>
        <w:t xml:space="preserve"> </w:t>
      </w:r>
      <w:r w:rsidR="00BD7D6F" w:rsidRPr="00E071F1">
        <w:rPr>
          <w:rFonts w:eastAsiaTheme="minorEastAsia" w:cstheme="minorHAnsi"/>
          <w:lang w:val="en-GB"/>
        </w:rPr>
        <w:t>within species</w:t>
      </w:r>
      <w:r w:rsidR="00A179F3" w:rsidRPr="00E071F1">
        <w:rPr>
          <w:rFonts w:eastAsiaTheme="minorEastAsia" w:cstheme="minorHAnsi"/>
          <w:lang w:val="en-GB"/>
        </w:rPr>
        <w:t>, ideally over ontogeny</w:t>
      </w:r>
      <w:r w:rsidR="00DF3E60" w:rsidRPr="00E071F1">
        <w:rPr>
          <w:rFonts w:eastAsiaTheme="minorEastAsia" w:cstheme="minorHAnsi"/>
          <w:lang w:val="en-GB"/>
        </w:rPr>
        <w:t xml:space="preserve">. </w:t>
      </w:r>
      <w:r w:rsidR="009C241A" w:rsidRPr="00E071F1">
        <w:rPr>
          <w:rFonts w:eastAsiaTheme="minorEastAsia" w:cstheme="minorHAnsi"/>
          <w:lang w:val="en-GB"/>
        </w:rPr>
        <w:t xml:space="preserve">At </w:t>
      </w:r>
      <w:r w:rsidR="00CD0AB3" w:rsidRPr="00E071F1">
        <w:rPr>
          <w:rFonts w:eastAsiaTheme="minorEastAsia" w:cstheme="minorHAnsi"/>
          <w:lang w:val="en-GB"/>
        </w:rPr>
        <w:t xml:space="preserve">temperatures </w:t>
      </w:r>
      <w:r w:rsidR="00882D8C" w:rsidRPr="00E071F1">
        <w:rPr>
          <w:rFonts w:eastAsiaTheme="minorEastAsia" w:cstheme="minorHAnsi"/>
          <w:lang w:val="en-GB"/>
        </w:rPr>
        <w:t xml:space="preserve">below </w:t>
      </w:r>
      <w:r w:rsidR="00CD0AB3" w:rsidRPr="00E071F1">
        <w:rPr>
          <w:rFonts w:eastAsiaTheme="minorEastAsia" w:cstheme="minorHAnsi"/>
          <w:lang w:val="en-GB"/>
        </w:rPr>
        <w:t>those that maximize the rates (‘</w:t>
      </w:r>
      <w:r w:rsidR="00882D8C" w:rsidRPr="00E071F1">
        <w:rPr>
          <w:rFonts w:eastAsiaTheme="minorEastAsia" w:cstheme="minorHAnsi"/>
          <w:lang w:val="en-GB"/>
        </w:rPr>
        <w:t>peak temperatures</w:t>
      </w:r>
      <w:r w:rsidR="00CD0AB3" w:rsidRPr="00E071F1">
        <w:rPr>
          <w:rFonts w:eastAsiaTheme="minorEastAsia" w:cstheme="minorHAnsi"/>
          <w:lang w:val="en-GB"/>
        </w:rPr>
        <w:t>’)</w:t>
      </w:r>
      <w:r w:rsidR="009C241A" w:rsidRPr="00E071F1">
        <w:rPr>
          <w:rFonts w:eastAsiaTheme="minorEastAsia" w:cstheme="minorHAnsi"/>
          <w:lang w:val="en-GB"/>
        </w:rPr>
        <w:t xml:space="preserve">, we find that </w:t>
      </w:r>
      <w:commentRangeStart w:id="515"/>
      <w:commentRangeStart w:id="516"/>
      <w:r w:rsidR="00110BFB" w:rsidRPr="00E071F1">
        <w:rPr>
          <w:rFonts w:eastAsiaTheme="minorEastAsia" w:cstheme="minorHAnsi"/>
          <w:lang w:val="en-GB"/>
        </w:rPr>
        <w:t xml:space="preserve">temperature </w:t>
      </w:r>
      <w:r w:rsidR="00BF7AFF" w:rsidRPr="00E071F1">
        <w:rPr>
          <w:rFonts w:eastAsiaTheme="minorEastAsia" w:cstheme="minorHAnsi"/>
          <w:lang w:val="en-GB"/>
        </w:rPr>
        <w:t>sensitivities</w:t>
      </w:r>
      <w:r w:rsidR="00110BFB" w:rsidRPr="00E071F1">
        <w:rPr>
          <w:rFonts w:eastAsiaTheme="minorEastAsia" w:cstheme="minorHAnsi"/>
          <w:lang w:val="en-GB"/>
        </w:rPr>
        <w:t xml:space="preserve"> </w:t>
      </w:r>
      <w:commentRangeEnd w:id="515"/>
      <w:r w:rsidR="000C69F2" w:rsidRPr="00E071F1">
        <w:rPr>
          <w:rStyle w:val="CommentReference"/>
          <w:sz w:val="24"/>
          <w:szCs w:val="24"/>
        </w:rPr>
        <w:commentReference w:id="515"/>
      </w:r>
      <w:commentRangeEnd w:id="516"/>
      <w:r w:rsidR="003A31C0" w:rsidRPr="00E071F1">
        <w:rPr>
          <w:rStyle w:val="CommentReference"/>
          <w:sz w:val="24"/>
          <w:szCs w:val="24"/>
        </w:rPr>
        <w:commentReference w:id="516"/>
      </w:r>
      <w:r w:rsidR="00436066" w:rsidRPr="00E071F1">
        <w:rPr>
          <w:rFonts w:eastAsiaTheme="minorEastAsia" w:cstheme="minorHAnsi"/>
          <w:lang w:val="en-GB"/>
        </w:rPr>
        <w:t>of</w:t>
      </w:r>
      <w:r w:rsidR="00594BEA" w:rsidRPr="00E071F1">
        <w:rPr>
          <w:rFonts w:eastAsiaTheme="minorEastAsia" w:cstheme="minorHAnsi"/>
          <w:lang w:val="en-GB"/>
        </w:rPr>
        <w:t xml:space="preserve"> </w:t>
      </w:r>
      <w:r w:rsidR="009C241A" w:rsidRPr="00E071F1">
        <w:rPr>
          <w:rFonts w:eastAsiaTheme="minorEastAsia" w:cstheme="minorHAnsi"/>
          <w:lang w:val="en-GB"/>
        </w:rPr>
        <w:t xml:space="preserve">metabolism, consumption and growth </w:t>
      </w:r>
      <w:r w:rsidR="00594BEA" w:rsidRPr="00E071F1">
        <w:rPr>
          <w:rFonts w:eastAsiaTheme="minorEastAsia" w:cstheme="minorHAnsi"/>
          <w:lang w:val="en-GB"/>
        </w:rPr>
        <w:t xml:space="preserve">are </w:t>
      </w:r>
      <w:r w:rsidR="007A4E07" w:rsidRPr="00E071F1">
        <w:rPr>
          <w:rFonts w:eastAsiaTheme="minorEastAsia" w:cstheme="minorHAnsi"/>
          <w:lang w:val="en-GB"/>
        </w:rPr>
        <w:t xml:space="preserve">close </w:t>
      </w:r>
      <w:r w:rsidR="0075484D" w:rsidRPr="00E071F1">
        <w:rPr>
          <w:rFonts w:eastAsiaTheme="minorEastAsia" w:cstheme="minorHAnsi"/>
          <w:lang w:val="en-GB"/>
        </w:rPr>
        <w:t xml:space="preserve">to </w:t>
      </w:r>
      <w:r w:rsidR="009C241A" w:rsidRPr="00E071F1">
        <w:rPr>
          <w:rFonts w:eastAsiaTheme="minorEastAsia" w:cstheme="minorHAnsi"/>
          <w:lang w:val="en-GB"/>
        </w:rPr>
        <w:t>predictions from the metabolic theory of ecology</w:t>
      </w:r>
      <w:r w:rsidR="00791AB2" w:rsidRPr="00E071F1">
        <w:rPr>
          <w:rFonts w:eastAsiaTheme="minorEastAsia" w:cstheme="minorHAnsi"/>
          <w:lang w:val="en-GB"/>
        </w:rPr>
        <w:t xml:space="preserve"> (MTE</w:t>
      </w:r>
      <w:r w:rsidR="00F2692E" w:rsidRPr="00E071F1">
        <w:rPr>
          <w:rFonts w:eastAsiaTheme="minorEastAsia" w:cstheme="minorHAnsi"/>
          <w:lang w:val="en-GB"/>
        </w:rPr>
        <w:t xml:space="preserve">), i.e. with an </w:t>
      </w:r>
      <w:r w:rsidR="00791AB2" w:rsidRPr="00E071F1">
        <w:rPr>
          <w:rFonts w:eastAsiaTheme="minorEastAsia" w:cstheme="minorHAnsi"/>
          <w:lang w:val="en-GB"/>
        </w:rPr>
        <w:t xml:space="preserve">activation energy of </w:t>
      </w:r>
      <w:r w:rsidR="009C241A" w:rsidRPr="00E071F1">
        <w:rPr>
          <w:rFonts w:eastAsiaTheme="minorEastAsia" w:cstheme="minorHAnsi"/>
          <w:lang w:val="en-GB"/>
        </w:rPr>
        <w:t>~0.6</w:t>
      </w:r>
      <w:r w:rsidR="00E13E06" w:rsidRPr="00E071F1">
        <w:rPr>
          <w:rFonts w:eastAsiaTheme="minorEastAsia" w:cstheme="minorHAnsi"/>
          <w:lang w:val="en-GB"/>
        </w:rPr>
        <w:t>5</w:t>
      </w:r>
      <w:r w:rsidR="009C241A" w:rsidRPr="00E071F1">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A15983" w:rsidRPr="00E071F1">
        <w:rPr>
          <w:rFonts w:eastAsiaTheme="minorEastAsia" w:cstheme="minorHAnsi"/>
          <w:lang w:val="en-GB"/>
        </w:rPr>
        <w:t xml:space="preserve">. This </w:t>
      </w:r>
      <w:r w:rsidR="00DE23CD" w:rsidRPr="00E071F1">
        <w:rPr>
          <w:rFonts w:eastAsiaTheme="minorEastAsia" w:cstheme="minorHAnsi"/>
          <w:lang w:val="en-GB"/>
        </w:rPr>
        <w:t xml:space="preserve">means </w:t>
      </w:r>
      <w:r w:rsidR="00F455E5" w:rsidRPr="00E071F1">
        <w:rPr>
          <w:rFonts w:eastAsiaTheme="minorEastAsia" w:cstheme="minorHAnsi"/>
          <w:lang w:val="en-GB"/>
        </w:rPr>
        <w:t>that a “</w:t>
      </w:r>
      <w:commentRangeStart w:id="517"/>
      <w:commentRangeStart w:id="518"/>
      <w:commentRangeStart w:id="519"/>
      <w:r w:rsidR="00F455E5" w:rsidRPr="00E071F1">
        <w:rPr>
          <w:rFonts w:eastAsiaTheme="minorEastAsia" w:cstheme="minorHAnsi"/>
          <w:lang w:val="en-GB"/>
        </w:rPr>
        <w:t>metabolic mismatch</w:t>
      </w:r>
      <w:commentRangeEnd w:id="517"/>
      <w:r w:rsidR="00FB3F60" w:rsidRPr="00E071F1">
        <w:rPr>
          <w:rStyle w:val="CommentReference"/>
          <w:sz w:val="24"/>
          <w:szCs w:val="24"/>
        </w:rPr>
        <w:commentReference w:id="517"/>
      </w:r>
      <w:commentRangeEnd w:id="518"/>
      <w:r w:rsidR="00CD0AB3" w:rsidRPr="00E071F1">
        <w:rPr>
          <w:rStyle w:val="CommentReference"/>
          <w:sz w:val="24"/>
          <w:szCs w:val="24"/>
        </w:rPr>
        <w:commentReference w:id="518"/>
      </w:r>
      <w:commentRangeEnd w:id="519"/>
      <w:r w:rsidR="001F44AA" w:rsidRPr="00E071F1">
        <w:rPr>
          <w:rStyle w:val="CommentReference"/>
          <w:sz w:val="24"/>
          <w:szCs w:val="24"/>
        </w:rPr>
        <w:commentReference w:id="519"/>
      </w:r>
      <w:r w:rsidR="007C713C" w:rsidRPr="00E071F1">
        <w:rPr>
          <w:rFonts w:eastAsiaTheme="minorEastAsia" w:cstheme="minorHAnsi"/>
          <w:lang w:val="en-GB"/>
        </w:rPr>
        <w:t>”</w:t>
      </w:r>
      <w:r w:rsidR="00020D44" w:rsidRPr="00E071F1">
        <w:rPr>
          <w:rFonts w:eastAsiaTheme="minorEastAsia" w:cstheme="minorHAnsi"/>
          <w:lang w:val="en-GB"/>
        </w:rPr>
        <w:t xml:space="preserve"> </w:t>
      </w:r>
      <w:ins w:id="520" w:author="Max Lindmark" w:date="2020-07-31T16:33:00Z">
        <w:r w:rsidR="00012066" w:rsidRPr="00E071F1">
          <w:rPr>
            <w:rFonts w:eastAsiaTheme="minorEastAsia" w:cstheme="minorHAnsi"/>
            <w:lang w:val="en-GB"/>
          </w:rPr>
          <w:t xml:space="preserve">(e.g. metabolism being more temperature sensitive than consumption) </w:t>
        </w:r>
      </w:ins>
      <w:r w:rsidR="00F455E5" w:rsidRPr="00E071F1">
        <w:rPr>
          <w:rFonts w:eastAsiaTheme="minorEastAsia" w:cstheme="minorHAnsi"/>
          <w:lang w:val="en-GB"/>
        </w:rPr>
        <w:t xml:space="preserve">does not occur </w:t>
      </w:r>
      <w:r w:rsidR="001C393C" w:rsidRPr="00E071F1">
        <w:rPr>
          <w:rFonts w:eastAsiaTheme="minorEastAsia" w:cstheme="minorHAnsi"/>
          <w:lang w:val="en-GB"/>
        </w:rPr>
        <w:t xml:space="preserve">in this </w:t>
      </w:r>
      <w:r w:rsidR="00F455E5" w:rsidRPr="00E071F1">
        <w:rPr>
          <w:rFonts w:eastAsiaTheme="minorEastAsia" w:cstheme="minorHAnsi"/>
          <w:lang w:val="en-GB"/>
        </w:rPr>
        <w:t>temperature</w:t>
      </w:r>
      <w:r w:rsidR="001C393C" w:rsidRPr="00E071F1">
        <w:rPr>
          <w:rFonts w:eastAsiaTheme="minorEastAsia" w:cstheme="minorHAnsi"/>
          <w:lang w:val="en-GB"/>
        </w:rPr>
        <w:t xml:space="preserve"> range</w:t>
      </w:r>
      <w:r w:rsidR="00F455E5" w:rsidRPr="00E071F1">
        <w:rPr>
          <w:rFonts w:eastAsiaTheme="minorEastAsia" w:cstheme="minorHAnsi"/>
          <w:lang w:val="en-GB"/>
        </w:rPr>
        <w:t>.</w:t>
      </w:r>
      <w:r w:rsidR="00521908" w:rsidRPr="00E071F1">
        <w:rPr>
          <w:rFonts w:eastAsiaTheme="minorEastAsia" w:cstheme="minorHAnsi"/>
          <w:lang w:val="en-GB"/>
        </w:rPr>
        <w:t xml:space="preserve"> </w:t>
      </w:r>
      <w:r w:rsidR="004B1839" w:rsidRPr="00E071F1">
        <w:rPr>
          <w:rFonts w:eastAsiaTheme="minorEastAsia" w:cstheme="minorHAnsi"/>
          <w:lang w:val="en-GB"/>
        </w:rPr>
        <w:t xml:space="preserve">However, </w:t>
      </w:r>
      <w:r w:rsidR="00771D06" w:rsidRPr="00E071F1">
        <w:rPr>
          <w:rFonts w:eastAsiaTheme="minorEastAsia" w:cstheme="minorHAnsi"/>
          <w:lang w:val="en-GB"/>
        </w:rPr>
        <w:t>over a larger temperature range</w:t>
      </w:r>
      <w:commentRangeStart w:id="521"/>
      <w:commentRangeStart w:id="522"/>
      <w:r w:rsidR="00771D06" w:rsidRPr="00E071F1">
        <w:rPr>
          <w:rFonts w:eastAsiaTheme="minorEastAsia" w:cstheme="minorHAnsi"/>
          <w:lang w:val="en-GB"/>
        </w:rPr>
        <w:t xml:space="preserve">, </w:t>
      </w:r>
      <w:ins w:id="523" w:author="Max Lindmark" w:date="2020-07-31T16:34:00Z">
        <w:r w:rsidR="003E1266" w:rsidRPr="00E071F1">
          <w:rPr>
            <w:lang w:val="en-GB"/>
          </w:rPr>
          <w:t xml:space="preserve">the </w:t>
        </w:r>
        <w:r w:rsidR="003E1266" w:rsidRPr="00E071F1">
          <w:rPr>
            <w:rFonts w:eastAsiaTheme="minorEastAsia" w:cstheme="minorHAnsi"/>
            <w:lang w:val="en-GB"/>
          </w:rPr>
          <w:t>relationship between maximum consumption rate and temperature is typically unimodal within species</w:t>
        </w:r>
        <w:r w:rsidR="003E1266" w:rsidRPr="00E071F1" w:rsidDel="003E1266">
          <w:rPr>
            <w:rFonts w:eastAsiaTheme="minorEastAsia" w:cstheme="minorHAnsi"/>
            <w:lang w:val="en-GB"/>
          </w:rPr>
          <w:t xml:space="preserve"> </w:t>
        </w:r>
      </w:ins>
      <w:del w:id="524" w:author="Max Lindmark" w:date="2020-07-31T16:34:00Z">
        <w:r w:rsidR="00180552" w:rsidRPr="00E071F1" w:rsidDel="003E1266">
          <w:rPr>
            <w:rFonts w:eastAsiaTheme="minorEastAsia" w:cstheme="minorHAnsi"/>
            <w:lang w:val="en-GB"/>
          </w:rPr>
          <w:delText xml:space="preserve">the </w:delText>
        </w:r>
        <w:r w:rsidR="004B1839" w:rsidRPr="00E071F1" w:rsidDel="003E1266">
          <w:rPr>
            <w:rFonts w:eastAsiaTheme="minorEastAsia" w:cstheme="minorHAnsi"/>
            <w:lang w:val="en-GB"/>
          </w:rPr>
          <w:delText xml:space="preserve">intraspecific </w:delText>
        </w:r>
        <w:r w:rsidR="00745CFC" w:rsidRPr="00E071F1" w:rsidDel="003E1266">
          <w:rPr>
            <w:rFonts w:eastAsiaTheme="minorEastAsia" w:cstheme="minorHAnsi"/>
            <w:lang w:val="en-GB"/>
          </w:rPr>
          <w:delText>thermal responses for maximum consumption rate are unimodal</w:delText>
        </w:r>
        <w:r w:rsidR="000371F5" w:rsidRPr="00E071F1" w:rsidDel="003E1266">
          <w:rPr>
            <w:rFonts w:eastAsiaTheme="minorEastAsia" w:cstheme="minorHAnsi"/>
            <w:lang w:val="en-GB"/>
          </w:rPr>
          <w:delText xml:space="preserve"> </w:delText>
        </w:r>
      </w:del>
      <w:commentRangeEnd w:id="521"/>
      <w:r w:rsidR="000C69F2" w:rsidRPr="00E071F1">
        <w:rPr>
          <w:rStyle w:val="CommentReference"/>
          <w:sz w:val="24"/>
          <w:szCs w:val="24"/>
        </w:rPr>
        <w:commentReference w:id="521"/>
      </w:r>
      <w:commentRangeEnd w:id="522"/>
      <w:r w:rsidR="00C560AA" w:rsidRPr="00E071F1">
        <w:rPr>
          <w:rStyle w:val="CommentReference"/>
          <w:sz w:val="24"/>
          <w:szCs w:val="24"/>
        </w:rPr>
        <w:commentReference w:id="522"/>
      </w:r>
      <w:r w:rsidR="004A5143"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sidRPr="00E071F1">
        <w:rPr>
          <w:rFonts w:eastAsiaTheme="minorEastAsia" w:cstheme="minorHAnsi"/>
        </w:rPr>
        <w:fldChar w:fldCharType="separate"/>
      </w:r>
      <w:r w:rsidR="009D6C25" w:rsidRPr="00E071F1">
        <w:t xml:space="preserve">(Englund </w:t>
      </w:r>
      <w:r w:rsidR="009D6C25" w:rsidRPr="00E071F1">
        <w:rPr>
          <w:i/>
          <w:iCs/>
        </w:rPr>
        <w:t>et al.</w:t>
      </w:r>
      <w:r w:rsidR="009D6C25" w:rsidRPr="00E071F1">
        <w:t xml:space="preserve"> 2011; Rall </w:t>
      </w:r>
      <w:r w:rsidR="009D6C25" w:rsidRPr="00E071F1">
        <w:rPr>
          <w:i/>
          <w:iCs/>
        </w:rPr>
        <w:t>et al.</w:t>
      </w:r>
      <w:r w:rsidR="009D6C25" w:rsidRPr="00E071F1">
        <w:t xml:space="preserve"> 2012; Jutfelt </w:t>
      </w:r>
      <w:r w:rsidR="009D6C25" w:rsidRPr="00E071F1">
        <w:rPr>
          <w:i/>
          <w:iCs/>
        </w:rPr>
        <w:t>et al.</w:t>
      </w:r>
      <w:r w:rsidR="009D6C25" w:rsidRPr="00E071F1">
        <w:t xml:space="preserve"> 2020)</w:t>
      </w:r>
      <w:r w:rsidR="004A5143" w:rsidRPr="00E071F1">
        <w:rPr>
          <w:rFonts w:eastAsiaTheme="minorEastAsia" w:cstheme="minorHAnsi"/>
        </w:rPr>
        <w:fldChar w:fldCharType="end"/>
      </w:r>
      <w:r w:rsidR="000160D4" w:rsidRPr="00E071F1">
        <w:rPr>
          <w:rFonts w:eastAsiaTheme="minorEastAsia" w:cstheme="minorHAnsi"/>
        </w:rPr>
        <w:t xml:space="preserve"> (Fig. 4)</w:t>
      </w:r>
      <w:r w:rsidR="001B54EE" w:rsidRPr="00E071F1">
        <w:rPr>
          <w:rFonts w:eastAsiaTheme="minorEastAsia" w:cstheme="minorHAnsi"/>
        </w:rPr>
        <w:t>, and a</w:t>
      </w:r>
      <w:r w:rsidR="000B7460" w:rsidRPr="00E071F1">
        <w:rPr>
          <w:rFonts w:eastAsiaTheme="minorEastAsia" w:cstheme="minorHAnsi"/>
        </w:rPr>
        <w:t xml:space="preserve"> </w:t>
      </w:r>
      <w:r w:rsidR="00C60B50" w:rsidRPr="00E071F1">
        <w:rPr>
          <w:rFonts w:eastAsiaTheme="minorEastAsia" w:cstheme="minorHAnsi"/>
          <w:lang w:val="en-GB"/>
        </w:rPr>
        <w:t xml:space="preserve">mismatch </w:t>
      </w:r>
      <w:r w:rsidR="000532CC" w:rsidRPr="00E071F1">
        <w:rPr>
          <w:rFonts w:eastAsiaTheme="minorEastAsia" w:cstheme="minorHAnsi"/>
          <w:lang w:val="en-GB"/>
        </w:rPr>
        <w:t xml:space="preserve">can therefore </w:t>
      </w:r>
      <w:r w:rsidR="00C60B50" w:rsidRPr="00E071F1">
        <w:rPr>
          <w:rFonts w:eastAsiaTheme="minorEastAsia" w:cstheme="minorHAnsi"/>
          <w:lang w:val="en-GB"/>
        </w:rPr>
        <w:t>occur at higher temperatures</w:t>
      </w:r>
      <w:r w:rsidR="001B54EE" w:rsidRPr="00E071F1">
        <w:rPr>
          <w:rFonts w:eastAsiaTheme="minorEastAsia" w:cstheme="minorHAnsi"/>
          <w:lang w:val="en-GB"/>
        </w:rPr>
        <w:t xml:space="preserve">. This </w:t>
      </w:r>
      <w:r w:rsidR="00C60B50" w:rsidRPr="00E071F1">
        <w:rPr>
          <w:rFonts w:eastAsiaTheme="minorEastAsia" w:cstheme="minorHAnsi"/>
          <w:lang w:val="en-GB"/>
        </w:rPr>
        <w:t xml:space="preserve">likely </w:t>
      </w:r>
      <w:r w:rsidR="004A5143" w:rsidRPr="00E071F1">
        <w:rPr>
          <w:rFonts w:eastAsiaTheme="minorEastAsia" w:cstheme="minorHAnsi"/>
          <w:lang w:val="en-GB"/>
        </w:rPr>
        <w:t xml:space="preserve">contributes to growth </w:t>
      </w:r>
      <w:r w:rsidR="00022932" w:rsidRPr="00E071F1">
        <w:rPr>
          <w:rFonts w:eastAsiaTheme="minorEastAsia" w:cstheme="minorHAnsi"/>
          <w:lang w:val="en-GB"/>
        </w:rPr>
        <w:t>rates reaching a</w:t>
      </w:r>
      <w:r w:rsidR="00D3571A" w:rsidRPr="00E071F1">
        <w:rPr>
          <w:rFonts w:eastAsiaTheme="minorEastAsia" w:cstheme="minorHAnsi"/>
          <w:lang w:val="en-GB"/>
        </w:rPr>
        <w:t>n</w:t>
      </w:r>
      <w:r w:rsidR="00022932" w:rsidRPr="00E071F1">
        <w:rPr>
          <w:rFonts w:eastAsiaTheme="minorEastAsia" w:cstheme="minorHAnsi"/>
          <w:lang w:val="en-GB"/>
        </w:rPr>
        <w:t xml:space="preserve"> </w:t>
      </w:r>
      <w:r w:rsidR="00945C84" w:rsidRPr="00E071F1">
        <w:rPr>
          <w:rFonts w:eastAsiaTheme="minorEastAsia" w:cstheme="minorHAnsi"/>
          <w:lang w:val="en-GB"/>
        </w:rPr>
        <w:t xml:space="preserve">optimum </w:t>
      </w:r>
      <w:r w:rsidR="00022932" w:rsidRPr="00E071F1">
        <w:rPr>
          <w:rFonts w:eastAsiaTheme="minorEastAsia" w:cstheme="minorHAnsi"/>
          <w:lang w:val="en-GB"/>
        </w:rPr>
        <w:t>over temperature</w:t>
      </w:r>
      <w:r w:rsidR="0078550E" w:rsidRPr="00E071F1">
        <w:rPr>
          <w:rFonts w:eastAsiaTheme="minorEastAsia" w:cstheme="minorHAnsi"/>
          <w:lang w:val="en-GB"/>
        </w:rPr>
        <w:t xml:space="preserve"> </w:t>
      </w:r>
      <w:r w:rsidR="004A5143"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{"citationID":"a1eg860c67","properties":{"formattedCitation":"(Jobling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sidRPr="00E071F1">
        <w:rPr>
          <w:rFonts w:eastAsiaTheme="minorEastAsia" w:cstheme="minorHAnsi"/>
        </w:rPr>
        <w:fldChar w:fldCharType="separate"/>
      </w:r>
      <w:r w:rsidR="001F613A" w:rsidRPr="00E071F1">
        <w:rPr>
          <w:lang w:val="en-GB"/>
        </w:rPr>
        <w:t>(Jobling 1997)</w:t>
      </w:r>
      <w:r w:rsidR="004A5143" w:rsidRPr="00E071F1">
        <w:rPr>
          <w:rFonts w:eastAsiaTheme="minorEastAsia" w:cstheme="minorHAnsi"/>
        </w:rPr>
        <w:fldChar w:fldCharType="end"/>
      </w:r>
      <w:r w:rsidR="004A5143" w:rsidRPr="00E071F1">
        <w:rPr>
          <w:rFonts w:eastAsiaTheme="minorEastAsia" w:cstheme="minorHAnsi"/>
          <w:lang w:val="en-GB"/>
        </w:rPr>
        <w:t xml:space="preserve">. An important </w:t>
      </w:r>
      <w:r w:rsidR="005641E5" w:rsidRPr="00E071F1">
        <w:rPr>
          <w:rFonts w:eastAsiaTheme="minorEastAsia" w:cstheme="minorHAnsi"/>
          <w:lang w:val="en-GB"/>
        </w:rPr>
        <w:t xml:space="preserve">aspect of </w:t>
      </w:r>
      <w:r w:rsidR="00D738F4" w:rsidRPr="00E071F1">
        <w:rPr>
          <w:rFonts w:eastAsiaTheme="minorEastAsia" w:cstheme="minorHAnsi"/>
          <w:lang w:val="en-GB"/>
        </w:rPr>
        <w:t xml:space="preserve">accounting for </w:t>
      </w:r>
      <w:r w:rsidR="007A436C" w:rsidRPr="00E071F1">
        <w:rPr>
          <w:rFonts w:eastAsiaTheme="minorEastAsia" w:cstheme="minorHAnsi"/>
          <w:lang w:val="en-GB"/>
        </w:rPr>
        <w:t xml:space="preserve">the </w:t>
      </w:r>
      <w:r w:rsidR="00D738F4" w:rsidRPr="00E071F1">
        <w:rPr>
          <w:rFonts w:eastAsiaTheme="minorEastAsia" w:cstheme="minorHAnsi"/>
          <w:lang w:val="en-GB"/>
        </w:rPr>
        <w:t>body</w:t>
      </w:r>
      <w:r w:rsidR="0010623B" w:rsidRPr="00E071F1">
        <w:rPr>
          <w:rFonts w:eastAsiaTheme="minorEastAsia" w:cstheme="minorHAnsi"/>
          <w:lang w:val="en-GB"/>
        </w:rPr>
        <w:t xml:space="preserve"> </w:t>
      </w:r>
      <w:r w:rsidR="00D738F4" w:rsidRPr="00E071F1">
        <w:rPr>
          <w:rFonts w:eastAsiaTheme="minorEastAsia" w:cstheme="minorHAnsi"/>
          <w:lang w:val="en-GB"/>
        </w:rPr>
        <w:t xml:space="preserve">mass </w:t>
      </w:r>
      <w:r w:rsidR="005435F8" w:rsidRPr="00E071F1">
        <w:rPr>
          <w:rFonts w:eastAsiaTheme="minorEastAsia" w:cstheme="minorHAnsi"/>
          <w:lang w:val="en-GB"/>
        </w:rPr>
        <w:t xml:space="preserve">dependence </w:t>
      </w:r>
      <w:r w:rsidR="00603E09" w:rsidRPr="00E071F1">
        <w:rPr>
          <w:rFonts w:eastAsiaTheme="minorEastAsia" w:cstheme="minorHAnsi"/>
          <w:lang w:val="en-GB"/>
        </w:rPr>
        <w:t xml:space="preserve">of consumption and metabolism </w:t>
      </w:r>
      <w:r w:rsidR="006454E6" w:rsidRPr="00E071F1">
        <w:rPr>
          <w:rFonts w:eastAsiaTheme="minorEastAsia" w:cstheme="minorHAnsi"/>
          <w:lang w:val="en-GB"/>
        </w:rPr>
        <w:t>is that it leads to a decline in optimum growth temperature</w:t>
      </w:r>
      <w:r w:rsidR="00D738F4" w:rsidRPr="00E071F1">
        <w:rPr>
          <w:rFonts w:eastAsiaTheme="minorEastAsia" w:cstheme="minorHAnsi"/>
          <w:lang w:val="en-GB"/>
        </w:rPr>
        <w:t xml:space="preserve"> </w:t>
      </w:r>
      <w:r w:rsidR="006454E6" w:rsidRPr="00E071F1">
        <w:rPr>
          <w:rFonts w:eastAsiaTheme="minorEastAsia" w:cstheme="minorHAnsi"/>
          <w:lang w:val="en-GB"/>
        </w:rPr>
        <w:t>with</w:t>
      </w:r>
      <w:r w:rsidR="00D738F4" w:rsidRPr="00E071F1">
        <w:rPr>
          <w:rFonts w:eastAsiaTheme="minorEastAsia" w:cstheme="minorHAnsi"/>
          <w:lang w:val="en-GB"/>
        </w:rPr>
        <w:t xml:space="preserve"> body size</w:t>
      </w:r>
      <w:ins w:id="525" w:author="Max Lindmark" w:date="2020-07-31T16:36:00Z">
        <w:r w:rsidR="00565213" w:rsidRPr="00E071F1">
          <w:rPr>
            <w:rFonts w:eastAsiaTheme="minorEastAsia" w:cstheme="minorHAnsi"/>
            <w:lang w:val="en-GB"/>
          </w:rPr>
          <w:t>, which we verify using a conceptual model of bioma</w:t>
        </w:r>
      </w:ins>
      <w:ins w:id="526" w:author="Max Lindmark" w:date="2020-07-31T16:37:00Z">
        <w:r w:rsidR="00565213" w:rsidRPr="00E071F1">
          <w:rPr>
            <w:rFonts w:eastAsiaTheme="minorEastAsia" w:cstheme="minorHAnsi"/>
            <w:lang w:val="en-GB"/>
          </w:rPr>
          <w:t xml:space="preserve">ss production as well as independent data </w:t>
        </w:r>
        <w:r w:rsidR="00827FC7" w:rsidRPr="00E071F1">
          <w:rPr>
            <w:rFonts w:eastAsiaTheme="minorEastAsia" w:cstheme="minorHAnsi"/>
            <w:lang w:val="en-GB"/>
          </w:rPr>
          <w:t xml:space="preserve">from </w:t>
        </w:r>
        <w:r w:rsidR="00565213" w:rsidRPr="00E071F1">
          <w:rPr>
            <w:rFonts w:eastAsiaTheme="minorEastAsia" w:cstheme="minorHAnsi"/>
            <w:lang w:val="en-GB"/>
          </w:rPr>
          <w:t xml:space="preserve">growth </w:t>
        </w:r>
        <w:r w:rsidR="00E34E58" w:rsidRPr="00E071F1">
          <w:rPr>
            <w:rFonts w:eastAsiaTheme="minorEastAsia" w:cstheme="minorHAnsi"/>
            <w:lang w:val="en-GB"/>
          </w:rPr>
          <w:t>experiments</w:t>
        </w:r>
      </w:ins>
      <w:del w:id="527" w:author="Max Lindmark" w:date="2020-07-31T16:36:00Z">
        <w:r w:rsidR="00893A75" w:rsidRPr="00E071F1" w:rsidDel="00565213">
          <w:rPr>
            <w:rFonts w:eastAsiaTheme="minorEastAsia" w:cstheme="minorHAnsi"/>
            <w:lang w:val="en-GB"/>
          </w:rPr>
          <w:delText>.</w:delText>
        </w:r>
      </w:del>
      <w:del w:id="528" w:author="Max Lindmark" w:date="2020-07-31T16:37:00Z">
        <w:r w:rsidR="00893A75" w:rsidRPr="00E071F1" w:rsidDel="00C61B2F">
          <w:rPr>
            <w:rFonts w:eastAsiaTheme="minorEastAsia" w:cstheme="minorHAnsi"/>
            <w:lang w:val="en-GB"/>
          </w:rPr>
          <w:delText xml:space="preserve"> This prediction</w:delText>
        </w:r>
        <w:r w:rsidR="001C103B" w:rsidRPr="00E071F1" w:rsidDel="00C61B2F">
          <w:rPr>
            <w:rFonts w:eastAsiaTheme="minorEastAsia" w:cstheme="minorHAnsi"/>
            <w:lang w:val="en-GB"/>
          </w:rPr>
          <w:delText xml:space="preserve"> from the simple model of net energy gain as a difference between </w:delText>
        </w:r>
        <w:r w:rsidR="00842C86" w:rsidRPr="00E071F1" w:rsidDel="00C61B2F">
          <w:rPr>
            <w:rFonts w:eastAsiaTheme="minorEastAsia" w:cstheme="minorHAnsi"/>
            <w:lang w:val="en-GB"/>
          </w:rPr>
          <w:delText xml:space="preserve">allometric functions describing </w:delText>
        </w:r>
        <w:r w:rsidR="001C103B" w:rsidRPr="00E071F1" w:rsidDel="00C61B2F">
          <w:rPr>
            <w:rFonts w:eastAsiaTheme="minorEastAsia" w:cstheme="minorHAnsi"/>
            <w:lang w:val="en-GB"/>
          </w:rPr>
          <w:delText>energ</w:delText>
        </w:r>
        <w:r w:rsidR="00106383" w:rsidRPr="00E071F1" w:rsidDel="00C61B2F">
          <w:rPr>
            <w:rFonts w:eastAsiaTheme="minorEastAsia" w:cstheme="minorHAnsi"/>
            <w:lang w:val="en-GB"/>
          </w:rPr>
          <w:delText>etic costs and gains</w:delText>
        </w:r>
        <w:r w:rsidR="000C05F6" w:rsidRPr="00E071F1" w:rsidDel="00C61B2F">
          <w:rPr>
            <w:rFonts w:eastAsiaTheme="minorEastAsia" w:cstheme="minorHAnsi"/>
            <w:lang w:val="en-GB"/>
          </w:rPr>
          <w:delText xml:space="preserve"> </w:delText>
        </w:r>
        <w:r w:rsidR="002C63A2" w:rsidRPr="00E071F1" w:rsidDel="00C61B2F">
          <w:rPr>
            <w:rFonts w:eastAsiaTheme="minorEastAsia" w:cstheme="minorHAnsi"/>
            <w:lang w:val="en-GB"/>
          </w:rPr>
          <w:delText xml:space="preserve">is </w:delText>
        </w:r>
        <w:r w:rsidR="00D738F4" w:rsidRPr="00E071F1" w:rsidDel="00C61B2F">
          <w:rPr>
            <w:rFonts w:eastAsiaTheme="minorEastAsia" w:cstheme="minorHAnsi"/>
            <w:lang w:val="en-GB"/>
          </w:rPr>
          <w:delText xml:space="preserve">also </w:delText>
        </w:r>
        <w:r w:rsidR="006847CC" w:rsidRPr="00E071F1" w:rsidDel="00C61B2F">
          <w:rPr>
            <w:rFonts w:eastAsiaTheme="minorEastAsia" w:cstheme="minorHAnsi"/>
            <w:lang w:val="en-GB"/>
          </w:rPr>
          <w:delText>verif</w:delText>
        </w:r>
        <w:r w:rsidR="002C63A2" w:rsidRPr="00E071F1" w:rsidDel="00C61B2F">
          <w:rPr>
            <w:rFonts w:eastAsiaTheme="minorEastAsia" w:cstheme="minorHAnsi"/>
            <w:lang w:val="en-GB"/>
          </w:rPr>
          <w:delText>ied</w:delText>
        </w:r>
        <w:r w:rsidR="006847CC" w:rsidRPr="00E071F1" w:rsidDel="00C61B2F">
          <w:rPr>
            <w:rFonts w:eastAsiaTheme="minorEastAsia" w:cstheme="minorHAnsi"/>
            <w:lang w:val="en-GB"/>
          </w:rPr>
          <w:delText xml:space="preserve"> using independent </w:delText>
        </w:r>
        <w:r w:rsidR="00D738F4" w:rsidRPr="00E071F1" w:rsidDel="00C61B2F">
          <w:rPr>
            <w:rFonts w:eastAsiaTheme="minorEastAsia" w:cstheme="minorHAnsi"/>
            <w:lang w:val="en-GB"/>
          </w:rPr>
          <w:delText>experiment</w:delText>
        </w:r>
        <w:r w:rsidR="00C96D4F" w:rsidRPr="00E071F1" w:rsidDel="00C61B2F">
          <w:rPr>
            <w:rFonts w:eastAsiaTheme="minorEastAsia" w:cstheme="minorHAnsi"/>
            <w:lang w:val="en-GB"/>
          </w:rPr>
          <w:delText>al</w:delText>
        </w:r>
        <w:r w:rsidR="00D738F4" w:rsidRPr="00E071F1" w:rsidDel="00C61B2F">
          <w:rPr>
            <w:rFonts w:eastAsiaTheme="minorEastAsia" w:cstheme="minorHAnsi"/>
            <w:lang w:val="en-GB"/>
          </w:rPr>
          <w:delText xml:space="preserve"> growth data</w:delText>
        </w:r>
      </w:del>
      <w:commentRangeStart w:id="529"/>
      <w:r w:rsidR="00D738F4" w:rsidRPr="00E071F1">
        <w:rPr>
          <w:rFonts w:eastAsiaTheme="minorEastAsia" w:cstheme="minorHAnsi"/>
          <w:lang w:val="en-GB"/>
        </w:rPr>
        <w:t>.</w:t>
      </w:r>
      <w:commentRangeEnd w:id="529"/>
      <w:r w:rsidR="0081666C" w:rsidRPr="00E071F1">
        <w:rPr>
          <w:rStyle w:val="CommentReference"/>
          <w:sz w:val="24"/>
          <w:szCs w:val="24"/>
        </w:rPr>
        <w:commentReference w:id="529"/>
      </w:r>
    </w:p>
    <w:p w14:paraId="7CD0A19A" w14:textId="4AA6B40E" w:rsidR="002C540D" w:rsidRPr="00E071F1" w:rsidRDefault="0081666C" w:rsidP="00B503F2">
      <w:pPr>
        <w:spacing w:line="480" w:lineRule="auto"/>
        <w:ind w:firstLine="284"/>
        <w:contextualSpacing/>
        <w:jc w:val="both"/>
        <w:rPr>
          <w:rFonts w:eastAsiaTheme="minorEastAsia" w:cstheme="minorHAnsi"/>
          <w:lang w:val="en-GB"/>
        </w:rPr>
      </w:pPr>
      <w:commentRangeStart w:id="530"/>
      <w:r w:rsidRPr="00E071F1">
        <w:rPr>
          <w:rFonts w:eastAsiaTheme="minorEastAsia" w:cstheme="minorHAnsi"/>
          <w:lang w:val="en-GB"/>
        </w:rPr>
        <w:lastRenderedPageBreak/>
        <w:t xml:space="preserve">Some previous studies </w:t>
      </w:r>
      <w:r w:rsidR="00CD0AB3" w:rsidRPr="00E071F1">
        <w:rPr>
          <w:rFonts w:eastAsiaTheme="minorEastAsia" w:cstheme="minorHAnsi"/>
          <w:lang w:val="en-GB"/>
        </w:rPr>
        <w:t xml:space="preserve">have </w:t>
      </w:r>
      <w:r w:rsidRPr="00E071F1">
        <w:rPr>
          <w:rFonts w:eastAsiaTheme="minorEastAsia" w:cstheme="minorHAnsi"/>
          <w:lang w:val="en-GB"/>
        </w:rPr>
        <w:t xml:space="preserve">found declines in </w:t>
      </w:r>
      <w:r w:rsidR="00BD7C54" w:rsidRPr="00E071F1">
        <w:rPr>
          <w:rFonts w:eastAsiaTheme="minorEastAsia" w:cstheme="minorHAnsi"/>
          <w:lang w:val="en-GB"/>
        </w:rPr>
        <w:t>optimum growth temperature</w:t>
      </w:r>
      <w:r w:rsidR="00B30878" w:rsidRPr="00E071F1">
        <w:rPr>
          <w:rFonts w:eastAsiaTheme="minorEastAsia" w:cstheme="minorHAnsi"/>
          <w:lang w:val="en-GB"/>
        </w:rPr>
        <w:t xml:space="preserve">s </w:t>
      </w:r>
      <w:r w:rsidR="005B553F" w:rsidRPr="00E071F1">
        <w:rPr>
          <w:rFonts w:eastAsiaTheme="minorEastAsia" w:cstheme="minorHAnsi"/>
          <w:lang w:val="en-GB"/>
        </w:rPr>
        <w:t>with body size</w:t>
      </w:r>
      <w:del w:id="531" w:author="Max Lindmark" w:date="2020-09-10T17:19:00Z">
        <w:r w:rsidR="00BD7C54" w:rsidRPr="00E071F1" w:rsidDel="00A613E7">
          <w:rPr>
            <w:rFonts w:eastAsiaTheme="minorEastAsia" w:cstheme="minorHAnsi"/>
            <w:lang w:val="en-GB"/>
          </w:rPr>
          <w:delText xml:space="preserve">, </w:delText>
        </w:r>
        <w:r w:rsidR="00526926" w:rsidRPr="00E071F1" w:rsidDel="00A613E7">
          <w:rPr>
            <w:rFonts w:eastAsiaTheme="minorEastAsia" w:cstheme="minorHAnsi"/>
            <w:lang w:val="en-GB"/>
          </w:rPr>
          <w:delText xml:space="preserve">including </w:delText>
        </w:r>
        <w:r w:rsidRPr="00E071F1" w:rsidDel="00A613E7">
          <w:rPr>
            <w:rFonts w:eastAsiaTheme="minorEastAsia" w:cstheme="minorHAnsi"/>
            <w:lang w:val="en-GB"/>
          </w:rPr>
          <w:delText>for</w:delText>
        </w:r>
        <w:r w:rsidR="00302BD0" w:rsidRPr="00E071F1" w:rsidDel="00A613E7">
          <w:rPr>
            <w:rFonts w:eastAsiaTheme="minorEastAsia" w:cstheme="minorHAnsi"/>
            <w:lang w:val="en-GB"/>
          </w:rPr>
          <w:delText xml:space="preserve"> </w:delText>
        </w:r>
      </w:del>
      <w:ins w:id="532" w:author="Max Lindmark" w:date="2020-09-10T17:19:00Z">
        <w:r w:rsidR="00A613E7">
          <w:rPr>
            <w:rFonts w:eastAsiaTheme="minorEastAsia" w:cstheme="minorHAnsi"/>
            <w:lang w:val="en-GB"/>
          </w:rPr>
          <w:t xml:space="preserve"> in </w:t>
        </w:r>
      </w:ins>
      <w:r w:rsidR="00BD7C54" w:rsidRPr="00E071F1">
        <w:rPr>
          <w:rFonts w:eastAsiaTheme="minorEastAsia" w:cstheme="minorHAnsi"/>
          <w:lang w:val="en-GB"/>
        </w:rPr>
        <w:t>fish</w:t>
      </w:r>
      <w:r w:rsidRPr="00E071F1">
        <w:rPr>
          <w:rFonts w:eastAsiaTheme="minorEastAsia" w:cstheme="minorHAnsi"/>
          <w:lang w:val="en-GB"/>
        </w:rPr>
        <w:t>es</w:t>
      </w:r>
      <w:r w:rsidR="00BD7C54" w:rsidRPr="00E071F1">
        <w:rPr>
          <w:rFonts w:eastAsiaTheme="minorEastAsia" w:cstheme="minorHAnsi"/>
          <w:lang w:val="en-GB"/>
        </w:rPr>
        <w:t xml:space="preserve"> </w:t>
      </w:r>
      <w:ins w:id="533" w:author="Max Lindmark" w:date="2020-09-10T17:19:00Z">
        <w:r w:rsidR="00A613E7">
          <w:rPr>
            <w:rFonts w:eastAsiaTheme="minorEastAsia" w:cstheme="minorHAnsi"/>
            <w:lang w:val="en-GB"/>
          </w:rPr>
          <w:t xml:space="preserve">and other aquatic ectotherms </w:t>
        </w:r>
      </w:ins>
      <w:r w:rsidR="00BD7C54" w:rsidRPr="00E071F1">
        <w:rPr>
          <w:rFonts w:eastAsiaTheme="minorEastAsia" w:cstheme="minorHAnsi"/>
        </w:rPr>
        <w:fldChar w:fldCharType="begin"/>
      </w:r>
      <w:r w:rsidR="009E0594">
        <w:rPr>
          <w:rFonts w:eastAsiaTheme="minorEastAsia" w:cstheme="minorHAnsi"/>
          <w:lang w:val="en-GB"/>
        </w:rPr>
        <w:instrText xml:space="preserve"> ADDIN ZOTERO_ITEM CSL_CITATION {"citationID":"a1q24k170h8","properties":{"formattedCitation":"(Wyban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K"}],"issued":{"date-parts":[["2003",6]]}}},{"id":830,"uris":["http://zotero.org/users/6116610/items/HFRXIBLW"],"uri":["http://zotero.org/users/6116610/items/HFRXIBLW"],"itemData":{"id":830,"type":"article-journal","abstract":"Results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E071F1">
        <w:rPr>
          <w:rFonts w:eastAsiaTheme="minorEastAsia" w:cstheme="minorHAnsi"/>
        </w:rPr>
        <w:fldChar w:fldCharType="separate"/>
      </w:r>
      <w:r w:rsidR="009E0594" w:rsidRPr="009E0594">
        <w:rPr>
          <w:rFonts w:ascii="Times New Roman" w:cs="Times New Roman"/>
          <w:lang w:val="en-GB"/>
        </w:rPr>
        <w:t xml:space="preserve">(Wyban </w:t>
      </w:r>
      <w:r w:rsidR="009E0594" w:rsidRPr="009E0594">
        <w:rPr>
          <w:rFonts w:ascii="Times New Roman" w:cs="Times New Roman"/>
          <w:i/>
          <w:iCs/>
          <w:lang w:val="en-GB"/>
        </w:rPr>
        <w:t>et al.</w:t>
      </w:r>
      <w:r w:rsidR="009E0594" w:rsidRPr="009E0594">
        <w:rPr>
          <w:rFonts w:ascii="Times New Roman" w:cs="Times New Roman"/>
          <w:lang w:val="en-GB"/>
        </w:rPr>
        <w:t xml:space="preserve"> 1995; Panov &amp; McQueen 1998; Steinarsson &amp; Imsland 2003; Björnsson </w:t>
      </w:r>
      <w:r w:rsidR="009E0594" w:rsidRPr="009E0594">
        <w:rPr>
          <w:rFonts w:ascii="Times New Roman" w:cs="Times New Roman"/>
          <w:i/>
          <w:iCs/>
          <w:lang w:val="en-GB"/>
        </w:rPr>
        <w:t>et al.</w:t>
      </w:r>
      <w:r w:rsidR="009E0594" w:rsidRPr="009E0594">
        <w:rPr>
          <w:rFonts w:ascii="Times New Roman" w:cs="Times New Roman"/>
          <w:lang w:val="en-GB"/>
        </w:rPr>
        <w:t xml:space="preserve"> 2007; Handeland </w:t>
      </w:r>
      <w:r w:rsidR="009E0594" w:rsidRPr="009E0594">
        <w:rPr>
          <w:rFonts w:ascii="Times New Roman" w:cs="Times New Roman"/>
          <w:i/>
          <w:iCs/>
          <w:lang w:val="en-GB"/>
        </w:rPr>
        <w:t>et al.</w:t>
      </w:r>
      <w:r w:rsidR="009E0594" w:rsidRPr="009E0594">
        <w:rPr>
          <w:rFonts w:ascii="Times New Roman" w:cs="Times New Roman"/>
          <w:lang w:val="en-GB"/>
        </w:rPr>
        <w:t xml:space="preserve"> 2008)</w:t>
      </w:r>
      <w:r w:rsidR="00BD7C54" w:rsidRPr="00E071F1">
        <w:rPr>
          <w:rFonts w:eastAsiaTheme="minorEastAsia" w:cstheme="minorHAnsi"/>
        </w:rPr>
        <w:fldChar w:fldCharType="end"/>
      </w:r>
      <w:ins w:id="534" w:author="Jan Ohlberger" w:date="2020-05-22T15:45:00Z">
        <w:r w:rsidRPr="00E071F1">
          <w:rPr>
            <w:rFonts w:eastAsiaTheme="minorEastAsia" w:cstheme="minorHAnsi"/>
          </w:rPr>
          <w:t>, while others have not</w:t>
        </w:r>
        <w:del w:id="535" w:author="Max Lindmark" w:date="2020-07-31T16:38:00Z">
          <w:r w:rsidRPr="00E071F1" w:rsidDel="00827A44">
            <w:rPr>
              <w:rFonts w:eastAsiaTheme="minorEastAsia" w:cstheme="minorHAnsi"/>
            </w:rPr>
            <w:delText>,</w:delText>
          </w:r>
          <w:commentRangeStart w:id="536"/>
          <w:commentRangeStart w:id="537"/>
          <w:r w:rsidRPr="00E071F1" w:rsidDel="00827A44">
            <w:rPr>
              <w:rFonts w:eastAsiaTheme="minorEastAsia" w:cstheme="minorHAnsi"/>
            </w:rPr>
            <w:delText xml:space="preserve"> </w:delText>
          </w:r>
        </w:del>
      </w:ins>
      <w:del w:id="538" w:author="Max Lindmark" w:date="2020-07-31T16:38:00Z">
        <w:r w:rsidR="00D45D41" w:rsidRPr="00E071F1" w:rsidDel="00827A44">
          <w:rPr>
            <w:rFonts w:eastAsiaTheme="minorEastAsia" w:cstheme="minorHAnsi"/>
          </w:rPr>
          <w:delText xml:space="preserve"> found </w:delText>
        </w:r>
        <w:r w:rsidR="005D189E" w:rsidRPr="00E071F1" w:rsidDel="00827A44">
          <w:rPr>
            <w:rFonts w:eastAsiaTheme="minorEastAsia" w:cstheme="minorHAnsi"/>
            <w:lang w:val="en-GB"/>
          </w:rPr>
          <w:delText>for e.g. brown trout</w:delText>
        </w:r>
      </w:del>
      <w:ins w:id="539" w:author="Max Lindmark" w:date="2020-07-31T16:38:00Z">
        <w:r w:rsidR="00827A44" w:rsidRPr="00E071F1">
          <w:rPr>
            <w:rFonts w:eastAsiaTheme="minorEastAsia" w:cstheme="minorHAnsi"/>
            <w:lang w:val="en-GB"/>
          </w:rPr>
          <w:t xml:space="preserve"> </w:t>
        </w:r>
      </w:ins>
      <w:del w:id="540" w:author="Max Lindmark" w:date="2020-07-31T16:38:00Z">
        <w:r w:rsidR="002B7CF7" w:rsidRPr="00E071F1" w:rsidDel="00827A44">
          <w:rPr>
            <w:rFonts w:eastAsiaTheme="minorEastAsia" w:cstheme="minorHAnsi"/>
            <w:lang w:val="en-GB"/>
          </w:rPr>
          <w:delText xml:space="preserve"> (</w:delText>
        </w:r>
        <w:r w:rsidR="002B7CF7" w:rsidRPr="00E071F1" w:rsidDel="00827A44">
          <w:rPr>
            <w:rFonts w:eastAsiaTheme="minorEastAsia" w:cstheme="minorHAnsi"/>
            <w:i/>
            <w:iCs/>
            <w:lang w:val="en-GB"/>
          </w:rPr>
          <w:delText>Salmo trutta</w:delText>
        </w:r>
        <w:r w:rsidR="002B7CF7" w:rsidRPr="00E071F1" w:rsidDel="00827A44">
          <w:rPr>
            <w:rFonts w:eastAsiaTheme="minorEastAsia" w:cstheme="minorHAnsi"/>
            <w:lang w:val="en-GB"/>
          </w:rPr>
          <w:delText xml:space="preserve">) </w:delText>
        </w:r>
      </w:del>
      <w:r w:rsidR="005C210B"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sidRPr="00E071F1">
        <w:rPr>
          <w:rFonts w:eastAsiaTheme="minorEastAsia" w:cstheme="minorHAnsi"/>
        </w:rPr>
        <w:fldChar w:fldCharType="separate"/>
      </w:r>
      <w:r w:rsidR="00422B99" w:rsidRPr="00E071F1">
        <w:rPr>
          <w:rFonts w:ascii="Times New Roman" w:cs="Times New Roman"/>
          <w:lang w:val="en-GB"/>
        </w:rPr>
        <w:t xml:space="preserve">(Brett </w:t>
      </w:r>
      <w:r w:rsidR="00422B99" w:rsidRPr="00E071F1">
        <w:rPr>
          <w:rFonts w:ascii="Times New Roman" w:cs="Times New Roman"/>
          <w:i/>
          <w:iCs/>
          <w:lang w:val="en-GB"/>
        </w:rPr>
        <w:t>et al.</w:t>
      </w:r>
      <w:r w:rsidR="00422B99" w:rsidRPr="00E071F1">
        <w:rPr>
          <w:rFonts w:ascii="Times New Roman" w:cs="Times New Roman"/>
          <w:lang w:val="en-GB"/>
        </w:rPr>
        <w:t xml:space="preserve"> 1969; Elliott &amp; Hurley 1995)</w:t>
      </w:r>
      <w:r w:rsidR="005C210B" w:rsidRPr="00E071F1">
        <w:rPr>
          <w:rFonts w:eastAsiaTheme="minorEastAsia" w:cstheme="minorHAnsi"/>
        </w:rPr>
        <w:fldChar w:fldCharType="end"/>
      </w:r>
      <w:del w:id="541" w:author="Max Lindmark" w:date="2020-07-31T16:38:00Z">
        <w:r w:rsidR="00381A59" w:rsidRPr="00E071F1" w:rsidDel="002716D6">
          <w:rPr>
            <w:rFonts w:eastAsiaTheme="minorEastAsia" w:cstheme="minorHAnsi"/>
            <w:lang w:val="en-GB"/>
            <w:rPrChange w:id="542" w:author="Anna Gårdmark" w:date="2020-05-27T11:34:00Z">
              <w:rPr>
                <w:rFonts w:eastAsiaTheme="minorEastAsia" w:cstheme="minorHAnsi"/>
              </w:rPr>
            </w:rPrChange>
          </w:rPr>
          <w:delText xml:space="preserve"> nor in</w:delText>
        </w:r>
      </w:del>
      <w:ins w:id="543" w:author="Jan Ohlberger" w:date="2020-05-22T15:46:00Z">
        <w:del w:id="544" w:author="Max Lindmark" w:date="2020-07-31T16:38:00Z">
          <w:r w:rsidRPr="00E071F1" w:rsidDel="002716D6">
            <w:rPr>
              <w:rFonts w:eastAsiaTheme="minorEastAsia" w:cstheme="minorHAnsi"/>
              <w:lang w:val="en-GB"/>
              <w:rPrChange w:id="545" w:author="Anna Gårdmark" w:date="2020-05-27T11:34:00Z">
                <w:rPr>
                  <w:rFonts w:eastAsiaTheme="minorEastAsia" w:cstheme="minorHAnsi"/>
                </w:rPr>
              </w:rPrChange>
            </w:rPr>
            <w:delText>and</w:delText>
          </w:r>
        </w:del>
      </w:ins>
      <w:del w:id="546" w:author="Max Lindmark" w:date="2020-07-31T16:38:00Z">
        <w:r w:rsidR="00381A59" w:rsidRPr="00E071F1" w:rsidDel="002716D6">
          <w:rPr>
            <w:rFonts w:eastAsiaTheme="minorEastAsia" w:cstheme="minorHAnsi"/>
            <w:lang w:val="en-GB"/>
            <w:rPrChange w:id="547" w:author="Anna Gårdmark" w:date="2020-05-27T11:34:00Z">
              <w:rPr>
                <w:rFonts w:eastAsiaTheme="minorEastAsia" w:cstheme="minorHAnsi"/>
              </w:rPr>
            </w:rPrChange>
          </w:rPr>
          <w:delText xml:space="preserve"> sockeye</w:delText>
        </w:r>
      </w:del>
      <w:del w:id="548" w:author="Max Lindmark" w:date="2020-07-31T16:39:00Z">
        <w:r w:rsidR="00381A59" w:rsidRPr="00E071F1" w:rsidDel="002716D6">
          <w:rPr>
            <w:rFonts w:eastAsiaTheme="minorEastAsia" w:cstheme="minorHAnsi"/>
            <w:lang w:val="en-GB"/>
            <w:rPrChange w:id="549" w:author="Anna Gårdmark" w:date="2020-05-27T11:34:00Z">
              <w:rPr>
                <w:rFonts w:eastAsiaTheme="minorEastAsia" w:cstheme="minorHAnsi"/>
              </w:rPr>
            </w:rPrChange>
          </w:rPr>
          <w:delText xml:space="preserve"> salmon (</w:delText>
        </w:r>
        <w:r w:rsidR="00381A59" w:rsidRPr="00E071F1" w:rsidDel="002716D6">
          <w:rPr>
            <w:rFonts w:eastAsiaTheme="minorEastAsia" w:cstheme="minorHAnsi"/>
            <w:i/>
            <w:iCs/>
            <w:lang w:val="en-GB"/>
            <w:rPrChange w:id="550" w:author="Anna Gårdmark" w:date="2020-05-27T11:34:00Z">
              <w:rPr>
                <w:rFonts w:eastAsiaTheme="minorEastAsia" w:cstheme="minorHAnsi"/>
                <w:i/>
                <w:iCs/>
              </w:rPr>
            </w:rPrChange>
          </w:rPr>
          <w:delText>Onchorhynchus nerka</w:delText>
        </w:r>
        <w:r w:rsidR="00381A59" w:rsidRPr="00E071F1" w:rsidDel="002716D6">
          <w:rPr>
            <w:rFonts w:eastAsiaTheme="minorEastAsia" w:cstheme="minorHAnsi"/>
            <w:lang w:val="en-GB"/>
          </w:rPr>
          <w:delText>)</w:delText>
        </w:r>
      </w:del>
      <w:del w:id="551" w:author="Max Lindmark" w:date="2020-07-31T16:40:00Z">
        <w:r w:rsidR="00381A59" w:rsidRPr="00E071F1" w:rsidDel="00EA5A16">
          <w:rPr>
            <w:rFonts w:eastAsiaTheme="minorEastAsia" w:cstheme="minorHAnsi"/>
            <w:lang w:val="en-GB"/>
          </w:rPr>
          <w:delText xml:space="preserve"> </w:delText>
        </w:r>
        <w:r w:rsidR="00381A59" w:rsidRPr="00E071F1" w:rsidDel="00EA5A16">
          <w:rPr>
            <w:rFonts w:eastAsiaTheme="minorEastAsia" w:cstheme="minorHAnsi"/>
            <w:lang w:val="en-GB"/>
          </w:rPr>
          <w:fldChar w:fldCharType="begin"/>
        </w:r>
        <w:r w:rsidR="005671FA" w:rsidRPr="00E071F1" w:rsidDel="00EA5A16">
          <w:rPr>
            <w:rFonts w:eastAsiaTheme="minorEastAsia" w:cstheme="minorHAnsi"/>
            <w:lang w:val="en-GB"/>
          </w:rPr>
          <w:del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delInstrText>
        </w:r>
        <w:r w:rsidR="00381A59" w:rsidRPr="00E071F1" w:rsidDel="00EA5A16">
          <w:rPr>
            <w:rFonts w:eastAsiaTheme="minorEastAsia" w:cstheme="minorHAnsi"/>
            <w:lang w:val="en-GB"/>
          </w:rPr>
          <w:fldChar w:fldCharType="separate"/>
        </w:r>
        <w:r w:rsidR="005671FA" w:rsidRPr="00E071F1" w:rsidDel="00EA5A16">
          <w:rPr>
            <w:lang w:val="en-GB"/>
          </w:rPr>
          <w:delText xml:space="preserve">(Brett </w:delText>
        </w:r>
        <w:r w:rsidR="005671FA" w:rsidRPr="00E071F1" w:rsidDel="00EA5A16">
          <w:rPr>
            <w:i/>
            <w:iCs/>
            <w:lang w:val="en-GB"/>
          </w:rPr>
          <w:delText>et al.</w:delText>
        </w:r>
        <w:r w:rsidR="005671FA" w:rsidRPr="00E071F1" w:rsidDel="00EA5A16">
          <w:rPr>
            <w:lang w:val="en-GB"/>
          </w:rPr>
          <w:delText xml:space="preserve"> 1969)</w:delText>
        </w:r>
        <w:r w:rsidR="00381A59" w:rsidRPr="00E071F1" w:rsidDel="00EA5A16">
          <w:rPr>
            <w:rFonts w:eastAsiaTheme="minorEastAsia" w:cstheme="minorHAnsi"/>
            <w:lang w:val="en-GB"/>
          </w:rPr>
          <w:fldChar w:fldCharType="end"/>
        </w:r>
      </w:del>
      <w:commentRangeEnd w:id="536"/>
      <w:r w:rsidRPr="00E071F1">
        <w:rPr>
          <w:rStyle w:val="CommentReference"/>
          <w:sz w:val="24"/>
          <w:szCs w:val="24"/>
        </w:rPr>
        <w:commentReference w:id="536"/>
      </w:r>
      <w:commentRangeEnd w:id="537"/>
      <w:r w:rsidR="00827A44" w:rsidRPr="00E071F1">
        <w:rPr>
          <w:rStyle w:val="CommentReference"/>
          <w:sz w:val="24"/>
          <w:szCs w:val="24"/>
        </w:rPr>
        <w:commentReference w:id="537"/>
      </w:r>
      <w:r w:rsidR="005D189E" w:rsidRPr="00E071F1">
        <w:rPr>
          <w:rFonts w:eastAsiaTheme="minorEastAsia" w:cstheme="minorHAnsi"/>
          <w:lang w:val="en-GB"/>
        </w:rPr>
        <w:t xml:space="preserve">. </w:t>
      </w:r>
      <w:commentRangeEnd w:id="530"/>
      <w:r w:rsidR="00064247" w:rsidRPr="00E071F1">
        <w:rPr>
          <w:rStyle w:val="CommentReference"/>
          <w:sz w:val="24"/>
          <w:szCs w:val="24"/>
        </w:rPr>
        <w:commentReference w:id="530"/>
      </w:r>
      <w:r w:rsidR="0035591B" w:rsidRPr="00E071F1">
        <w:rPr>
          <w:rFonts w:eastAsiaTheme="minorEastAsia" w:cstheme="minorHAnsi"/>
          <w:lang w:val="en-GB"/>
        </w:rPr>
        <w:t>W</w:t>
      </w:r>
      <w:r w:rsidR="003153FC" w:rsidRPr="00E071F1">
        <w:rPr>
          <w:rFonts w:eastAsiaTheme="minorEastAsia" w:cstheme="minorHAnsi"/>
          <w:lang w:val="en-GB"/>
        </w:rPr>
        <w:t xml:space="preserve">e find </w:t>
      </w:r>
      <w:r w:rsidR="0042097F" w:rsidRPr="00E071F1">
        <w:rPr>
          <w:rFonts w:eastAsiaTheme="minorEastAsia" w:cstheme="minorHAnsi"/>
          <w:lang w:val="en-GB"/>
        </w:rPr>
        <w:t xml:space="preserve">that for an </w:t>
      </w:r>
      <w:commentRangeStart w:id="552"/>
      <w:r w:rsidR="0042097F" w:rsidRPr="00E071F1">
        <w:rPr>
          <w:rFonts w:eastAsiaTheme="minorEastAsia" w:cstheme="minorHAnsi"/>
          <w:lang w:val="en-GB"/>
        </w:rPr>
        <w:t>average fish</w:t>
      </w:r>
      <w:commentRangeEnd w:id="552"/>
      <w:r w:rsidR="00CD0AB3" w:rsidRPr="00E071F1">
        <w:rPr>
          <w:rStyle w:val="CommentReference"/>
          <w:sz w:val="24"/>
          <w:szCs w:val="24"/>
        </w:rPr>
        <w:commentReference w:id="552"/>
      </w:r>
      <w:r w:rsidR="0042097F" w:rsidRPr="00E071F1">
        <w:rPr>
          <w:rFonts w:eastAsiaTheme="minorEastAsia" w:cstheme="minorHAnsi"/>
          <w:lang w:val="en-GB"/>
        </w:rPr>
        <w:t xml:space="preserve">, the </w:t>
      </w:r>
      <w:r w:rsidR="005C210B" w:rsidRPr="00E071F1">
        <w:rPr>
          <w:rFonts w:eastAsiaTheme="minorEastAsia" w:cstheme="minorHAnsi"/>
          <w:lang w:val="en-GB"/>
        </w:rPr>
        <w:t>optimum growth temperature</w:t>
      </w:r>
      <w:r w:rsidR="00B30878" w:rsidRPr="00E071F1">
        <w:rPr>
          <w:rFonts w:eastAsiaTheme="minorEastAsia" w:cstheme="minorHAnsi"/>
          <w:lang w:val="en-GB"/>
        </w:rPr>
        <w:t xml:space="preserve"> </w:t>
      </w:r>
      <w:r w:rsidR="005C210B" w:rsidRPr="00E071F1">
        <w:rPr>
          <w:rFonts w:eastAsiaTheme="minorEastAsia" w:cstheme="minorHAnsi"/>
          <w:lang w:val="en-GB"/>
        </w:rPr>
        <w:t>declin</w:t>
      </w:r>
      <w:r w:rsidR="003153FC" w:rsidRPr="00E071F1">
        <w:rPr>
          <w:rFonts w:eastAsiaTheme="minorEastAsia" w:cstheme="minorHAnsi"/>
          <w:lang w:val="en-GB"/>
        </w:rPr>
        <w:t>e</w:t>
      </w:r>
      <w:r w:rsidR="002C5859" w:rsidRPr="00E071F1">
        <w:rPr>
          <w:rFonts w:eastAsiaTheme="minorEastAsia" w:cstheme="minorHAnsi"/>
          <w:lang w:val="en-GB"/>
        </w:rPr>
        <w:t>s</w:t>
      </w:r>
      <w:r w:rsidR="005C210B" w:rsidRPr="00E071F1">
        <w:rPr>
          <w:rFonts w:eastAsiaTheme="minorEastAsia" w:cstheme="minorHAnsi"/>
          <w:lang w:val="en-GB"/>
        </w:rPr>
        <w:t xml:space="preserve"> as </w:t>
      </w:r>
      <w:r w:rsidR="0042097F" w:rsidRPr="00E071F1">
        <w:rPr>
          <w:rFonts w:eastAsiaTheme="minorEastAsia" w:cstheme="minorHAnsi"/>
          <w:lang w:val="en-GB"/>
        </w:rPr>
        <w:t xml:space="preserve">it </w:t>
      </w:r>
      <w:r w:rsidR="00EA0E68" w:rsidRPr="00E071F1">
        <w:rPr>
          <w:rFonts w:eastAsiaTheme="minorEastAsia" w:cstheme="minorHAnsi"/>
          <w:lang w:val="en-GB"/>
        </w:rPr>
        <w:t>grows in size</w:t>
      </w:r>
      <w:r w:rsidR="00897217" w:rsidRPr="00E071F1">
        <w:rPr>
          <w:rFonts w:eastAsiaTheme="minorEastAsia" w:cstheme="minorHAnsi"/>
          <w:lang w:val="en-GB"/>
        </w:rPr>
        <w:t>, despite</w:t>
      </w:r>
      <w:ins w:id="553" w:author="Jan Ohlberger" w:date="2020-05-22T15:47:00Z">
        <w:r w:rsidR="008270A8" w:rsidRPr="00E071F1">
          <w:rPr>
            <w:rFonts w:eastAsiaTheme="minorEastAsia" w:cstheme="minorHAnsi"/>
            <w:lang w:val="en-GB"/>
          </w:rPr>
          <w:t xml:space="preserve"> </w:t>
        </w:r>
      </w:ins>
      <w:r w:rsidR="00A33896" w:rsidRPr="00E071F1">
        <w:rPr>
          <w:rFonts w:eastAsiaTheme="minorEastAsia" w:cstheme="minorHAnsi"/>
          <w:lang w:val="en-GB"/>
        </w:rPr>
        <w:t xml:space="preserve">the small range </w:t>
      </w:r>
      <w:r w:rsidR="00346AC4" w:rsidRPr="00E071F1">
        <w:rPr>
          <w:rFonts w:eastAsiaTheme="minorEastAsia" w:cstheme="minorHAnsi"/>
          <w:lang w:val="en-GB"/>
        </w:rPr>
        <w:t xml:space="preserve">of body sizes </w:t>
      </w:r>
      <w:r w:rsidR="00A33896" w:rsidRPr="00E071F1">
        <w:rPr>
          <w:rFonts w:eastAsiaTheme="minorEastAsia" w:cstheme="minorHAnsi"/>
          <w:lang w:val="en-GB"/>
        </w:rPr>
        <w:t>used</w:t>
      </w:r>
      <w:r w:rsidR="00A3059C" w:rsidRPr="00E071F1">
        <w:rPr>
          <w:rFonts w:eastAsiaTheme="minorEastAsia" w:cstheme="minorHAnsi"/>
          <w:lang w:val="en-GB"/>
        </w:rPr>
        <w:t xml:space="preserve"> </w:t>
      </w:r>
      <w:r w:rsidR="000C0818" w:rsidRPr="00E071F1">
        <w:rPr>
          <w:rFonts w:eastAsiaTheme="minorEastAsia" w:cstheme="minorHAnsi"/>
          <w:lang w:val="en-GB"/>
        </w:rPr>
        <w:t xml:space="preserve">in the experiments </w:t>
      </w:r>
      <w:r w:rsidR="00A3059C" w:rsidRPr="00E071F1">
        <w:rPr>
          <w:rFonts w:eastAsiaTheme="minorEastAsia" w:cstheme="minorHAnsi"/>
          <w:lang w:val="en-GB"/>
        </w:rPr>
        <w:t>(</w:t>
      </w:r>
      <w:r w:rsidR="008852A5" w:rsidRPr="00E071F1">
        <w:rPr>
          <w:rFonts w:eastAsiaTheme="minorEastAsia" w:cstheme="minorHAnsi"/>
          <w:lang w:val="en-GB"/>
        </w:rPr>
        <w:t xml:space="preserve">only </w:t>
      </w:r>
      <w:r w:rsidR="00394CEC" w:rsidRPr="00E071F1">
        <w:rPr>
          <w:rFonts w:eastAsiaTheme="minorEastAsia" w:cstheme="minorHAnsi"/>
          <w:lang w:val="en-GB"/>
        </w:rPr>
        <w:t>10</w:t>
      </w:r>
      <w:r w:rsidR="00A3059C" w:rsidRPr="00E071F1">
        <w:rPr>
          <w:rFonts w:eastAsiaTheme="minorEastAsia" w:cstheme="minorHAnsi"/>
          <w:lang w:val="en-GB"/>
        </w:rPr>
        <w:t xml:space="preserve">% of </w:t>
      </w:r>
      <w:r w:rsidR="00394CEC" w:rsidRPr="00E071F1">
        <w:rPr>
          <w:rFonts w:eastAsiaTheme="minorEastAsia" w:cstheme="minorHAnsi"/>
          <w:lang w:val="en-GB"/>
        </w:rPr>
        <w:t xml:space="preserve">observations </w:t>
      </w:r>
      <w:r w:rsidR="00A3059C" w:rsidRPr="00E071F1">
        <w:rPr>
          <w:rFonts w:eastAsiaTheme="minorEastAsia" w:cstheme="minorHAnsi"/>
          <w:lang w:val="en-GB"/>
        </w:rPr>
        <w:t xml:space="preserve">are </w:t>
      </w:r>
      <w:r w:rsidR="00394CEC" w:rsidRPr="00E071F1">
        <w:rPr>
          <w:rFonts w:eastAsiaTheme="minorEastAsia" w:cstheme="minorHAnsi"/>
          <w:lang w:val="en-GB"/>
        </w:rPr>
        <w:t>larger than 50</w:t>
      </w:r>
      <w:r w:rsidR="00A3059C" w:rsidRPr="00E071F1">
        <w:rPr>
          <w:rFonts w:eastAsiaTheme="minorEastAsia" w:cstheme="minorHAnsi"/>
          <w:lang w:val="en-GB"/>
        </w:rPr>
        <w:t>%</w:t>
      </w:r>
      <w:r w:rsidR="002C5859" w:rsidRPr="00E071F1">
        <w:rPr>
          <w:rFonts w:eastAsiaTheme="minorEastAsia" w:cstheme="minorHAnsi"/>
          <w:lang w:val="en-GB"/>
        </w:rPr>
        <w:t xml:space="preserve"> of </w:t>
      </w:r>
      <w:r w:rsidR="00394CEC" w:rsidRPr="00E071F1">
        <w:rPr>
          <w:rFonts w:eastAsiaTheme="minorEastAsia" w:cstheme="minorHAnsi"/>
          <w:lang w:val="en-GB"/>
        </w:rPr>
        <w:t>maturation size</w:t>
      </w:r>
      <w:r w:rsidR="00A3059C" w:rsidRPr="00E071F1">
        <w:rPr>
          <w:rFonts w:eastAsiaTheme="minorEastAsia" w:cstheme="minorHAnsi"/>
          <w:lang w:val="en-GB"/>
        </w:rPr>
        <w:t>)</w:t>
      </w:r>
      <w:commentRangeStart w:id="554"/>
      <w:r w:rsidR="00B87E9C" w:rsidRPr="00E071F1">
        <w:rPr>
          <w:rFonts w:eastAsiaTheme="minorEastAsia" w:cstheme="minorHAnsi"/>
          <w:lang w:val="en-GB"/>
        </w:rPr>
        <w:t>.</w:t>
      </w:r>
      <w:commentRangeEnd w:id="554"/>
      <w:r w:rsidR="00EE2C16" w:rsidRPr="00E071F1">
        <w:rPr>
          <w:rStyle w:val="CommentReference"/>
          <w:sz w:val="24"/>
          <w:szCs w:val="24"/>
        </w:rPr>
        <w:commentReference w:id="554"/>
      </w:r>
      <w:r w:rsidR="00B87E9C" w:rsidRPr="00E071F1">
        <w:rPr>
          <w:rFonts w:eastAsiaTheme="minorEastAsia" w:cstheme="minorHAnsi"/>
          <w:lang w:val="en-GB"/>
        </w:rPr>
        <w:t xml:space="preserve"> </w:t>
      </w:r>
      <w:r w:rsidR="00EF6DFC" w:rsidRPr="00E071F1">
        <w:rPr>
          <w:rFonts w:eastAsiaTheme="minorEastAsia" w:cstheme="minorHAnsi"/>
          <w:lang w:val="en-GB"/>
        </w:rPr>
        <w:t xml:space="preserve">Individuals of such small relative </w:t>
      </w:r>
      <w:r w:rsidR="0048363D" w:rsidRPr="00E071F1">
        <w:rPr>
          <w:rFonts w:eastAsiaTheme="minorEastAsia" w:cstheme="minorHAnsi"/>
          <w:lang w:val="en-GB"/>
        </w:rPr>
        <w:t>size</w:t>
      </w:r>
      <w:r w:rsidR="005C74C2" w:rsidRPr="00E071F1">
        <w:rPr>
          <w:rFonts w:eastAsiaTheme="minorEastAsia" w:cstheme="minorHAnsi"/>
          <w:lang w:val="en-GB"/>
        </w:rPr>
        <w:t xml:space="preserve"> </w:t>
      </w:r>
      <w:r w:rsidR="009246F4" w:rsidRPr="00E071F1">
        <w:rPr>
          <w:rFonts w:eastAsiaTheme="minorEastAsia" w:cstheme="minorHAnsi"/>
          <w:lang w:val="en-GB"/>
        </w:rPr>
        <w:t xml:space="preserve">likely </w:t>
      </w:r>
      <w:r w:rsidR="00265530" w:rsidRPr="00E071F1">
        <w:rPr>
          <w:rFonts w:eastAsiaTheme="minorEastAsia" w:cstheme="minorHAnsi"/>
          <w:lang w:val="en-GB"/>
        </w:rPr>
        <w:t xml:space="preserve">invest little energy </w:t>
      </w:r>
      <w:r w:rsidR="00346AC4" w:rsidRPr="00E071F1">
        <w:rPr>
          <w:rFonts w:eastAsiaTheme="minorEastAsia" w:cstheme="minorHAnsi"/>
          <w:lang w:val="en-GB"/>
        </w:rPr>
        <w:t xml:space="preserve">in </w:t>
      </w:r>
      <w:r w:rsidR="00265530" w:rsidRPr="00E071F1">
        <w:rPr>
          <w:rFonts w:eastAsiaTheme="minorEastAsia" w:cstheme="minorHAnsi"/>
          <w:lang w:val="en-GB"/>
        </w:rPr>
        <w:t>reproduction</w:t>
      </w:r>
      <w:r w:rsidR="00346AC4" w:rsidRPr="00E071F1">
        <w:rPr>
          <w:rFonts w:eastAsiaTheme="minorEastAsia" w:cstheme="minorHAnsi"/>
          <w:lang w:val="en-GB"/>
        </w:rPr>
        <w:t xml:space="preserve">. </w:t>
      </w:r>
      <w:commentRangeStart w:id="555"/>
      <w:r w:rsidR="00346AC4" w:rsidRPr="00E071F1">
        <w:rPr>
          <w:rFonts w:eastAsiaTheme="minorEastAsia" w:cstheme="minorHAnsi"/>
          <w:lang w:val="en-GB"/>
        </w:rPr>
        <w:t>This</w:t>
      </w:r>
      <w:r w:rsidR="00E0071D" w:rsidRPr="00E071F1">
        <w:rPr>
          <w:rFonts w:eastAsiaTheme="minorEastAsia" w:cstheme="minorHAnsi"/>
          <w:lang w:val="en-GB"/>
        </w:rPr>
        <w:t xml:space="preserve"> </w:t>
      </w:r>
      <w:r w:rsidR="004604DF" w:rsidRPr="00E071F1">
        <w:rPr>
          <w:rFonts w:eastAsiaTheme="minorEastAsia" w:cstheme="minorHAnsi"/>
          <w:lang w:val="en-GB"/>
        </w:rPr>
        <w:t>suggest</w:t>
      </w:r>
      <w:r w:rsidR="00E0071D" w:rsidRPr="00E071F1">
        <w:rPr>
          <w:rFonts w:eastAsiaTheme="minorEastAsia" w:cstheme="minorHAnsi"/>
          <w:lang w:val="en-GB"/>
        </w:rPr>
        <w:t>s</w:t>
      </w:r>
      <w:r w:rsidR="004604DF" w:rsidRPr="00E071F1">
        <w:rPr>
          <w:rFonts w:eastAsiaTheme="minorEastAsia" w:cstheme="minorHAnsi"/>
          <w:lang w:val="en-GB"/>
        </w:rPr>
        <w:t xml:space="preserve"> that </w:t>
      </w:r>
      <w:r w:rsidR="00CC0301" w:rsidRPr="00E071F1">
        <w:rPr>
          <w:rFonts w:eastAsiaTheme="minorEastAsia" w:cstheme="minorHAnsi"/>
          <w:lang w:val="en-GB"/>
        </w:rPr>
        <w:t xml:space="preserve">reduced growth performance of large fish with </w:t>
      </w:r>
      <w:r w:rsidR="00FA469A" w:rsidRPr="00E071F1">
        <w:rPr>
          <w:rFonts w:eastAsiaTheme="minorEastAsia" w:cstheme="minorHAnsi"/>
          <w:lang w:val="en-GB"/>
        </w:rPr>
        <w:t xml:space="preserve">warming </w:t>
      </w:r>
      <w:r w:rsidR="00CC0301" w:rsidRPr="00E071F1">
        <w:rPr>
          <w:rFonts w:eastAsiaTheme="minorEastAsia" w:cstheme="minorHAnsi"/>
          <w:lang w:val="en-GB"/>
        </w:rPr>
        <w:t xml:space="preserve">cannot only be explained by earlier </w:t>
      </w:r>
      <w:r w:rsidR="004604DF" w:rsidRPr="00E071F1">
        <w:rPr>
          <w:rFonts w:eastAsiaTheme="minorEastAsia" w:cstheme="minorHAnsi"/>
          <w:lang w:val="en-GB"/>
        </w:rPr>
        <w:t>maturation</w:t>
      </w:r>
      <w:r w:rsidR="00FD3338" w:rsidRPr="00E071F1">
        <w:rPr>
          <w:rFonts w:eastAsiaTheme="minorEastAsia" w:cstheme="minorHAnsi"/>
          <w:lang w:val="en-GB"/>
        </w:rPr>
        <w:t xml:space="preserve"> and changes in energy allocation</w:t>
      </w:r>
      <w:r w:rsidR="00912DAB" w:rsidRPr="00E071F1">
        <w:rPr>
          <w:rFonts w:eastAsiaTheme="minorEastAsia" w:cstheme="minorHAnsi"/>
          <w:lang w:val="en-GB"/>
        </w:rPr>
        <w:t xml:space="preserve"> from somatic growth to </w:t>
      </w:r>
      <w:r w:rsidR="00EF2393" w:rsidRPr="00E071F1">
        <w:rPr>
          <w:rFonts w:eastAsiaTheme="minorEastAsia" w:cstheme="minorHAnsi"/>
          <w:lang w:val="en-GB"/>
        </w:rPr>
        <w:t>gonads</w:t>
      </w:r>
      <w:r w:rsidR="00964560" w:rsidRPr="00E071F1">
        <w:rPr>
          <w:rFonts w:eastAsiaTheme="minorEastAsia" w:cstheme="minorHAnsi"/>
          <w:lang w:val="en-GB"/>
        </w:rPr>
        <w:t>,</w:t>
      </w:r>
      <w:r w:rsidR="00EF2393" w:rsidRPr="00E071F1">
        <w:rPr>
          <w:rFonts w:eastAsiaTheme="minorEastAsia" w:cstheme="minorHAnsi"/>
          <w:lang w:val="en-GB"/>
        </w:rPr>
        <w:t xml:space="preserve"> but</w:t>
      </w:r>
      <w:r w:rsidR="00770AB8" w:rsidRPr="00E071F1">
        <w:rPr>
          <w:rFonts w:eastAsiaTheme="minorEastAsia" w:cstheme="minorHAnsi"/>
          <w:lang w:val="en-GB"/>
        </w:rPr>
        <w:t xml:space="preserve"> may also represent physiological constraints.</w:t>
      </w:r>
      <w:commentRangeEnd w:id="555"/>
      <w:r w:rsidR="0088272B" w:rsidRPr="00E071F1">
        <w:rPr>
          <w:rStyle w:val="CommentReference"/>
          <w:sz w:val="24"/>
          <w:szCs w:val="24"/>
        </w:rPr>
        <w:commentReference w:id="555"/>
      </w:r>
      <w:commentRangeStart w:id="556"/>
      <w:commentRangeEnd w:id="556"/>
      <w:r w:rsidR="00624E9D">
        <w:rPr>
          <w:rStyle w:val="CommentReference"/>
        </w:rPr>
        <w:commentReference w:id="556"/>
      </w:r>
    </w:p>
    <w:p w14:paraId="2BDB8268" w14:textId="5A1630CB" w:rsidR="00DD56B6" w:rsidRPr="00E071F1" w:rsidDel="00925B48" w:rsidRDefault="0017427D" w:rsidP="00FB095A">
      <w:pPr>
        <w:spacing w:line="480" w:lineRule="auto"/>
        <w:ind w:firstLine="284"/>
        <w:contextualSpacing/>
        <w:jc w:val="both"/>
        <w:rPr>
          <w:moveFrom w:id="557" w:author="Max Lindmark" w:date="2020-09-10T18:36:00Z"/>
          <w:rFonts w:cstheme="minorHAnsi"/>
          <w:lang w:val="en-GB"/>
        </w:rPr>
      </w:pPr>
      <w:moveFromRangeStart w:id="558" w:author="Max Lindmark" w:date="2020-09-10T18:36:00Z" w:name="move50655376"/>
      <w:commentRangeStart w:id="559"/>
      <w:moveFrom w:id="560" w:author="Max Lindmark" w:date="2020-09-10T18:36:00Z">
        <w:r w:rsidRPr="00E071F1" w:rsidDel="00925B48">
          <w:rPr>
            <w:rFonts w:eastAsiaTheme="minorEastAsia" w:cstheme="minorHAnsi"/>
            <w:lang w:val="en-GB"/>
          </w:rPr>
          <w:t xml:space="preserve">Translating </w:t>
        </w:r>
        <w:r w:rsidR="001F5201" w:rsidRPr="00E071F1" w:rsidDel="00925B48">
          <w:rPr>
            <w:rFonts w:eastAsiaTheme="minorEastAsia" w:cstheme="minorHAnsi"/>
            <w:lang w:val="en-GB"/>
          </w:rPr>
          <w:t xml:space="preserve">results from </w:t>
        </w:r>
        <w:r w:rsidR="008701DE" w:rsidRPr="00E071F1" w:rsidDel="00925B48">
          <w:rPr>
            <w:rFonts w:eastAsiaTheme="minorEastAsia" w:cstheme="minorHAnsi"/>
            <w:lang w:val="en-GB"/>
          </w:rPr>
          <w:t>experimental</w:t>
        </w:r>
        <w:r w:rsidR="001F5201" w:rsidRPr="00E071F1" w:rsidDel="00925B48">
          <w:rPr>
            <w:rFonts w:eastAsiaTheme="minorEastAsia" w:cstheme="minorHAnsi"/>
            <w:lang w:val="en-GB"/>
          </w:rPr>
          <w:t xml:space="preserve"> data</w:t>
        </w:r>
        <w:r w:rsidR="00297D1F" w:rsidRPr="00E071F1" w:rsidDel="00925B48">
          <w:rPr>
            <w:rFonts w:eastAsiaTheme="minorEastAsia" w:cstheme="minorHAnsi"/>
            <w:lang w:val="en-GB"/>
          </w:rPr>
          <w:t xml:space="preserve"> </w:t>
        </w:r>
        <w:r w:rsidRPr="00E071F1" w:rsidDel="00925B48">
          <w:rPr>
            <w:rFonts w:eastAsiaTheme="minorEastAsia" w:cstheme="minorHAnsi"/>
            <w:lang w:val="en-GB"/>
          </w:rPr>
          <w:t>to natural</w:t>
        </w:r>
        <w:r w:rsidR="00306751" w:rsidRPr="00E071F1" w:rsidDel="00925B48">
          <w:rPr>
            <w:rFonts w:eastAsiaTheme="minorEastAsia" w:cstheme="minorHAnsi"/>
            <w:lang w:val="en-GB"/>
          </w:rPr>
          <w:t xml:space="preserve"> systems </w:t>
        </w:r>
        <w:r w:rsidR="00692E30" w:rsidRPr="00E071F1" w:rsidDel="00925B48">
          <w:rPr>
            <w:rFonts w:eastAsiaTheme="minorEastAsia" w:cstheme="minorHAnsi"/>
            <w:lang w:val="en-GB"/>
          </w:rPr>
          <w:t xml:space="preserve">is </w:t>
        </w:r>
        <w:r w:rsidR="00883E12" w:rsidRPr="00E071F1" w:rsidDel="00925B48">
          <w:rPr>
            <w:rFonts w:eastAsiaTheme="minorEastAsia" w:cstheme="minorHAnsi"/>
            <w:lang w:val="en-GB"/>
          </w:rPr>
          <w:t xml:space="preserve">challenging </w:t>
        </w:r>
        <w:r w:rsidR="00297D1F" w:rsidRPr="00E071F1" w:rsidDel="00925B48">
          <w:rPr>
            <w:rFonts w:eastAsiaTheme="minorEastAsia" w:cstheme="minorHAnsi"/>
            <w:lang w:val="en-GB"/>
          </w:rPr>
          <w:t xml:space="preserve">because </w:t>
        </w:r>
        <w:r w:rsidR="00D04558" w:rsidRPr="00E071F1" w:rsidDel="00925B48">
          <w:rPr>
            <w:rFonts w:eastAsiaTheme="minorEastAsia" w:cstheme="minorHAnsi"/>
            <w:lang w:val="en-GB"/>
          </w:rPr>
          <w:t xml:space="preserve">unlimited food supply, </w:t>
        </w:r>
        <w:r w:rsidR="00297D1F" w:rsidRPr="00E071F1" w:rsidDel="00925B48">
          <w:rPr>
            <w:rFonts w:eastAsiaTheme="minorEastAsia" w:cstheme="minorHAnsi"/>
            <w:lang w:val="en-GB"/>
          </w:rPr>
          <w:t xml:space="preserve">lack of </w:t>
        </w:r>
        <w:r w:rsidR="00D04558" w:rsidRPr="00E071F1" w:rsidDel="00925B48">
          <w:rPr>
            <w:rFonts w:eastAsiaTheme="minorEastAsia" w:cstheme="minorHAnsi"/>
            <w:lang w:val="en-GB"/>
          </w:rPr>
          <w:t>predation</w:t>
        </w:r>
        <w:r w:rsidR="00297D1F" w:rsidRPr="00E071F1" w:rsidDel="00925B48">
          <w:rPr>
            <w:rFonts w:eastAsiaTheme="minorEastAsia" w:cstheme="minorHAnsi"/>
            <w:lang w:val="en-GB"/>
          </w:rPr>
          <w:t xml:space="preserve">, </w:t>
        </w:r>
        <w:r w:rsidR="00D04558" w:rsidRPr="00E071F1" w:rsidDel="00925B48">
          <w:rPr>
            <w:rFonts w:eastAsiaTheme="minorEastAsia" w:cstheme="minorHAnsi"/>
            <w:lang w:val="en-GB"/>
          </w:rPr>
          <w:t xml:space="preserve">and </w:t>
        </w:r>
        <w:r w:rsidR="0078581A" w:rsidRPr="00E071F1" w:rsidDel="00925B48">
          <w:rPr>
            <w:rFonts w:eastAsiaTheme="minorEastAsia" w:cstheme="minorHAnsi"/>
            <w:lang w:val="en-GB"/>
          </w:rPr>
          <w:t>constant temperature</w:t>
        </w:r>
        <w:r w:rsidR="00D04558" w:rsidRPr="00E071F1" w:rsidDel="00925B48">
          <w:rPr>
            <w:rFonts w:eastAsiaTheme="minorEastAsia" w:cstheme="minorHAnsi"/>
            <w:lang w:val="en-GB"/>
          </w:rPr>
          <w:t>s</w:t>
        </w:r>
        <w:r w:rsidR="00297D1F" w:rsidRPr="00E071F1" w:rsidDel="00925B48">
          <w:rPr>
            <w:rFonts w:eastAsiaTheme="minorEastAsia" w:cstheme="minorHAnsi"/>
            <w:lang w:val="en-GB"/>
          </w:rPr>
          <w:t xml:space="preserve"> do not reflect natural condition</w:t>
        </w:r>
        <w:r w:rsidR="0010434F" w:rsidRPr="00E071F1" w:rsidDel="00925B48">
          <w:rPr>
            <w:rFonts w:eastAsiaTheme="minorEastAsia" w:cstheme="minorHAnsi"/>
            <w:lang w:val="en-GB"/>
          </w:rPr>
          <w:t>s</w:t>
        </w:r>
        <w:r w:rsidR="00E056B2" w:rsidRPr="00E071F1" w:rsidDel="00925B48">
          <w:rPr>
            <w:rFonts w:eastAsiaTheme="minorEastAsia" w:cstheme="minorHAnsi"/>
            <w:lang w:val="en-GB"/>
          </w:rPr>
          <w:t xml:space="preserve"> but affect growth</w:t>
        </w:r>
        <w:r w:rsidR="008621F4" w:rsidRPr="00E071F1" w:rsidDel="00925B48">
          <w:rPr>
            <w:rFonts w:eastAsiaTheme="minorEastAsia" w:cstheme="minorHAnsi"/>
            <w:lang w:val="en-GB"/>
          </w:rPr>
          <w:t xml:space="preserve"> rates</w:t>
        </w:r>
        <w:r w:rsidR="0010434F" w:rsidRPr="00E071F1" w:rsidDel="00925B48">
          <w:rPr>
            <w:rFonts w:eastAsiaTheme="minorEastAsia" w:cstheme="minorHAnsi"/>
            <w:lang w:val="en-GB"/>
          </w:rPr>
          <w:t xml:space="preserve"> </w:t>
        </w:r>
        <w:r w:rsidR="0010434F" w:rsidRPr="00E071F1" w:rsidDel="00925B48">
          <w:rPr>
            <w:rFonts w:eastAsiaTheme="minorEastAsia" w:cstheme="minorHAnsi"/>
          </w:rPr>
          <w:fldChar w:fldCharType="begin"/>
        </w:r>
        <w:r w:rsidR="00422B99" w:rsidRPr="00E071F1" w:rsidDel="00925B48">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E071F1" w:rsidDel="00925B48">
          <w:rPr>
            <w:rFonts w:eastAsiaTheme="minorEastAsia" w:cstheme="minorHAnsi"/>
          </w:rPr>
          <w:fldChar w:fldCharType="separate"/>
        </w:r>
        <w:r w:rsidR="009C66FD" w:rsidRPr="00E071F1" w:rsidDel="00925B48">
          <w:rPr>
            <w:lang w:val="en-GB"/>
          </w:rPr>
          <w:t xml:space="preserve">(Brett </w:t>
        </w:r>
        <w:r w:rsidR="009C66FD" w:rsidRPr="00E071F1" w:rsidDel="00925B48">
          <w:rPr>
            <w:i/>
            <w:iCs/>
            <w:lang w:val="en-GB"/>
          </w:rPr>
          <w:t>et al.</w:t>
        </w:r>
        <w:r w:rsidR="009C66FD" w:rsidRPr="00E071F1" w:rsidDel="00925B48">
          <w:rPr>
            <w:lang w:val="en-GB"/>
          </w:rPr>
          <w:t xml:space="preserve"> 1969; Lorenzen 1996; Huey &amp; Kingsolver 2019)</w:t>
        </w:r>
        <w:r w:rsidR="0010434F" w:rsidRPr="00E071F1" w:rsidDel="00925B48">
          <w:rPr>
            <w:rFonts w:eastAsiaTheme="minorEastAsia" w:cstheme="minorHAnsi"/>
          </w:rPr>
          <w:fldChar w:fldCharType="end"/>
        </w:r>
        <w:r w:rsidR="00E97862" w:rsidRPr="00E071F1" w:rsidDel="00925B48">
          <w:rPr>
            <w:rFonts w:eastAsiaTheme="minorEastAsia" w:cstheme="minorHAnsi"/>
            <w:lang w:val="en-GB"/>
          </w:rPr>
          <w:t>.</w:t>
        </w:r>
        <w:r w:rsidR="00297D1F" w:rsidRPr="00E071F1" w:rsidDel="00925B48">
          <w:rPr>
            <w:rFonts w:eastAsiaTheme="minorEastAsia" w:cstheme="minorHAnsi"/>
            <w:lang w:val="en-GB"/>
          </w:rPr>
          <w:t xml:space="preserve"> </w:t>
        </w:r>
        <w:r w:rsidR="00A867AF" w:rsidRPr="00E071F1" w:rsidDel="00925B48">
          <w:rPr>
            <w:rFonts w:eastAsiaTheme="minorEastAsia" w:cstheme="minorHAnsi"/>
            <w:lang w:val="en-GB"/>
          </w:rPr>
          <w:t>In natural systems, species live in temperatures cooler than those maximizing growth (Fig. S</w:t>
        </w:r>
        <w:r w:rsidR="00291C08" w:rsidRPr="00E071F1" w:rsidDel="00925B48">
          <w:rPr>
            <w:rFonts w:eastAsiaTheme="minorEastAsia" w:cstheme="minorHAnsi"/>
            <w:lang w:val="en-GB"/>
          </w:rPr>
          <w:t>14</w:t>
        </w:r>
        <w:r w:rsidR="00A867AF" w:rsidRPr="00E071F1" w:rsidDel="00925B48">
          <w:rPr>
            <w:rFonts w:eastAsiaTheme="minorEastAsia" w:cstheme="minorHAnsi"/>
            <w:lang w:val="en-GB"/>
          </w:rPr>
          <w:t xml:space="preserve">) </w:t>
        </w:r>
        <w:r w:rsidR="00A867AF" w:rsidRPr="00E071F1" w:rsidDel="00925B48">
          <w:rPr>
            <w:rFonts w:eastAsiaTheme="minorEastAsia" w:cstheme="minorHAnsi"/>
            <w:lang w:val="en-GB"/>
          </w:rPr>
          <w:fldChar w:fldCharType="begin"/>
        </w:r>
        <w:r w:rsidR="00422B99" w:rsidRPr="00E071F1" w:rsidDel="00925B48">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867AF" w:rsidRPr="00E071F1" w:rsidDel="00925B48">
          <w:rPr>
            <w:rFonts w:eastAsiaTheme="minorEastAsia" w:cstheme="minorHAnsi"/>
            <w:lang w:val="en-GB"/>
          </w:rPr>
          <w:fldChar w:fldCharType="separate"/>
        </w:r>
        <w:r w:rsidR="00A867AF" w:rsidRPr="00E071F1" w:rsidDel="00925B48">
          <w:rPr>
            <w:lang w:val="en-GB"/>
          </w:rPr>
          <w:t xml:space="preserve">(Bernhardt </w:t>
        </w:r>
        <w:r w:rsidR="00A867AF" w:rsidRPr="00E071F1" w:rsidDel="00925B48">
          <w:rPr>
            <w:i/>
            <w:iCs/>
            <w:lang w:val="en-GB"/>
          </w:rPr>
          <w:t>et al.</w:t>
        </w:r>
        <w:r w:rsidR="00A867AF" w:rsidRPr="00E071F1" w:rsidDel="00925B48">
          <w:rPr>
            <w:lang w:val="en-GB"/>
          </w:rPr>
          <w:t xml:space="preserve"> 2018)</w:t>
        </w:r>
        <w:r w:rsidR="00A867AF" w:rsidRPr="00E071F1" w:rsidDel="00925B48">
          <w:rPr>
            <w:rFonts w:eastAsiaTheme="minorEastAsia" w:cstheme="minorHAnsi"/>
            <w:lang w:val="en-GB"/>
          </w:rPr>
          <w:fldChar w:fldCharType="end"/>
        </w:r>
        <w:r w:rsidR="00CB394F" w:rsidRPr="00E071F1" w:rsidDel="00925B48">
          <w:rPr>
            <w:rFonts w:eastAsiaTheme="minorEastAsia" w:cstheme="minorHAnsi"/>
            <w:lang w:val="en-GB"/>
          </w:rPr>
          <w:t xml:space="preserve">, </w:t>
        </w:r>
        <w:r w:rsidR="00BB62EE" w:rsidRPr="00E071F1" w:rsidDel="00925B48">
          <w:rPr>
            <w:rFonts w:eastAsiaTheme="minorEastAsia" w:cstheme="minorHAnsi"/>
            <w:lang w:val="en-GB"/>
          </w:rPr>
          <w:t xml:space="preserve">suggesting that </w:t>
        </w:r>
        <w:r w:rsidR="00CB394F" w:rsidRPr="00E071F1" w:rsidDel="00925B48">
          <w:rPr>
            <w:rFonts w:eastAsiaTheme="minorEastAsia" w:cstheme="minorHAnsi"/>
            <w:lang w:val="en-GB"/>
          </w:rPr>
          <w:t>initial warming increase</w:t>
        </w:r>
        <w:r w:rsidR="00940731" w:rsidRPr="00E071F1" w:rsidDel="00925B48">
          <w:rPr>
            <w:rFonts w:eastAsiaTheme="minorEastAsia" w:cstheme="minorHAnsi"/>
            <w:lang w:val="en-GB"/>
          </w:rPr>
          <w:t>s</w:t>
        </w:r>
        <w:r w:rsidR="00CB394F" w:rsidRPr="00E071F1" w:rsidDel="00925B48">
          <w:rPr>
            <w:rFonts w:eastAsiaTheme="minorEastAsia" w:cstheme="minorHAnsi"/>
            <w:lang w:val="en-GB"/>
          </w:rPr>
          <w:t xml:space="preserve"> growth rates</w:t>
        </w:r>
        <w:commentRangeStart w:id="561"/>
        <w:r w:rsidR="00CB394F" w:rsidRPr="00E071F1" w:rsidDel="00925B48">
          <w:rPr>
            <w:rFonts w:eastAsiaTheme="minorEastAsia" w:cstheme="minorHAnsi"/>
            <w:lang w:val="en-GB"/>
          </w:rPr>
          <w:t>.</w:t>
        </w:r>
        <w:commentRangeEnd w:id="561"/>
        <w:r w:rsidR="00940731" w:rsidRPr="00E071F1" w:rsidDel="00925B48">
          <w:rPr>
            <w:rStyle w:val="CommentReference"/>
            <w:sz w:val="24"/>
            <w:szCs w:val="24"/>
          </w:rPr>
          <w:commentReference w:id="561"/>
        </w:r>
        <w:r w:rsidR="00CB394F" w:rsidRPr="00E071F1" w:rsidDel="00925B48">
          <w:rPr>
            <w:rFonts w:eastAsiaTheme="minorEastAsia" w:cstheme="minorHAnsi"/>
            <w:lang w:val="en-GB"/>
          </w:rPr>
          <w:t xml:space="preserve"> </w:t>
        </w:r>
        <w:r w:rsidR="004E3442" w:rsidRPr="00E071F1" w:rsidDel="00925B48">
          <w:rPr>
            <w:rFonts w:cstheme="minorHAnsi"/>
          </w:rPr>
          <w:t xml:space="preserve">Moreover, </w:t>
        </w:r>
        <w:r w:rsidR="005822FA" w:rsidRPr="00E071F1" w:rsidDel="00925B48">
          <w:rPr>
            <w:rFonts w:eastAsiaTheme="minorEastAsia" w:cstheme="minorHAnsi"/>
            <w:lang w:val="en-GB"/>
          </w:rPr>
          <w:t>r</w:t>
        </w:r>
        <w:r w:rsidR="00195E31" w:rsidRPr="00E071F1" w:rsidDel="00925B48">
          <w:rPr>
            <w:rFonts w:eastAsiaTheme="minorEastAsia" w:cstheme="minorHAnsi"/>
            <w:lang w:val="en-GB"/>
          </w:rPr>
          <w:t>ealized consumption rates</w:t>
        </w:r>
        <w:r w:rsidR="00264AA4" w:rsidRPr="00E071F1" w:rsidDel="00925B48">
          <w:rPr>
            <w:rFonts w:eastAsiaTheme="minorEastAsia" w:cstheme="minorHAnsi"/>
            <w:lang w:val="en-GB"/>
          </w:rPr>
          <w:t xml:space="preserve"> are not equal to maximum consumption rates </w:t>
        </w:r>
        <w:r w:rsidR="00B861F1" w:rsidRPr="00E071F1" w:rsidDel="00925B48">
          <w:rPr>
            <w:rFonts w:eastAsiaTheme="minorEastAsia" w:cstheme="minorHAnsi"/>
            <w:lang w:val="en-GB"/>
          </w:rPr>
          <w:t xml:space="preserve">but </w:t>
        </w:r>
        <w:r w:rsidR="00B669A3" w:rsidRPr="00E071F1" w:rsidDel="00925B48">
          <w:rPr>
            <w:rFonts w:eastAsiaTheme="minorEastAsia" w:cstheme="minorHAnsi"/>
            <w:lang w:val="en-GB"/>
          </w:rPr>
          <w:t xml:space="preserve">rather </w:t>
        </w:r>
        <w:r w:rsidR="00BA5DA6" w:rsidRPr="00E071F1" w:rsidDel="00925B48">
          <w:rPr>
            <w:rFonts w:eastAsiaTheme="minorEastAsia" w:cstheme="minorHAnsi"/>
            <w:lang w:val="en-GB"/>
          </w:rPr>
          <w:t xml:space="preserve">a fraction of the </w:t>
        </w:r>
        <w:r w:rsidR="00195E31" w:rsidRPr="00E071F1" w:rsidDel="00925B48">
          <w:rPr>
            <w:rFonts w:eastAsiaTheme="minorEastAsia" w:cstheme="minorHAnsi"/>
            <w:lang w:val="en-GB"/>
          </w:rPr>
          <w:t>maximum consumption rate (e.g. 20-70%)</w:t>
        </w:r>
        <w:r w:rsidR="00BA5DA6" w:rsidRPr="00E071F1" w:rsidDel="00925B48">
          <w:rPr>
            <w:rFonts w:eastAsiaTheme="minorEastAsia" w:cstheme="minorHAnsi"/>
            <w:lang w:val="en-GB"/>
          </w:rPr>
          <w:t xml:space="preserve"> </w:t>
        </w:r>
        <w:r w:rsidR="008E4FA3" w:rsidRPr="00E071F1" w:rsidDel="00925B48">
          <w:rPr>
            <w:rFonts w:eastAsiaTheme="minorEastAsia" w:cstheme="minorHAnsi"/>
            <w:lang w:val="en-GB"/>
          </w:rPr>
          <w:fldChar w:fldCharType="begin"/>
        </w:r>
        <w:r w:rsidR="00422B99" w:rsidRPr="00E071F1" w:rsidDel="00925B48">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E4FA3" w:rsidRPr="00E071F1" w:rsidDel="00925B48">
          <w:rPr>
            <w:rFonts w:eastAsiaTheme="minorEastAsia" w:cstheme="minorHAnsi"/>
            <w:lang w:val="en-GB"/>
          </w:rPr>
          <w:fldChar w:fldCharType="separate"/>
        </w:r>
        <w:r w:rsidR="005822FA" w:rsidRPr="00E071F1" w:rsidDel="00925B48">
          <w:rPr>
            <w:lang w:val="en-GB"/>
          </w:rPr>
          <w:t xml:space="preserve">(Kitchell </w:t>
        </w:r>
        <w:r w:rsidR="005822FA" w:rsidRPr="00E071F1" w:rsidDel="00925B48">
          <w:rPr>
            <w:i/>
            <w:iCs/>
            <w:lang w:val="en-GB"/>
          </w:rPr>
          <w:t>et al.</w:t>
        </w:r>
        <w:r w:rsidR="005822FA" w:rsidRPr="00E071F1" w:rsidDel="00925B48">
          <w:rPr>
            <w:lang w:val="en-GB"/>
          </w:rPr>
          <w:t xml:space="preserve"> 1977; Neuenfeldt </w:t>
        </w:r>
        <w:r w:rsidR="005822FA" w:rsidRPr="00E071F1" w:rsidDel="00925B48">
          <w:rPr>
            <w:i/>
            <w:iCs/>
            <w:lang w:val="en-GB"/>
          </w:rPr>
          <w:t>et al.</w:t>
        </w:r>
        <w:r w:rsidR="005822FA" w:rsidRPr="00E071F1" w:rsidDel="00925B48">
          <w:rPr>
            <w:lang w:val="en-GB"/>
          </w:rPr>
          <w:t xml:space="preserve"> 2019)</w:t>
        </w:r>
        <w:r w:rsidR="008E4FA3" w:rsidRPr="00E071F1" w:rsidDel="00925B48">
          <w:rPr>
            <w:rFonts w:eastAsiaTheme="minorEastAsia" w:cstheme="minorHAnsi"/>
            <w:lang w:val="en-GB"/>
          </w:rPr>
          <w:fldChar w:fldCharType="end"/>
        </w:r>
        <w:r w:rsidR="00D06707" w:rsidRPr="00E071F1" w:rsidDel="00925B48">
          <w:rPr>
            <w:rFonts w:eastAsiaTheme="minorEastAsia" w:cstheme="minorHAnsi"/>
            <w:lang w:val="en-GB"/>
          </w:rPr>
          <w:t>.</w:t>
        </w:r>
        <w:r w:rsidR="00BA5DA6" w:rsidRPr="00E071F1" w:rsidDel="00925B48">
          <w:rPr>
            <w:rFonts w:eastAsiaTheme="minorEastAsia" w:cstheme="minorHAnsi"/>
            <w:lang w:val="en-GB"/>
          </w:rPr>
          <w:t xml:space="preserve"> </w:t>
        </w:r>
        <w:r w:rsidR="0080211E" w:rsidRPr="00E071F1" w:rsidDel="00925B48">
          <w:rPr>
            <w:rFonts w:eastAsiaTheme="minorEastAsia" w:cstheme="minorHAnsi"/>
            <w:lang w:val="en-GB"/>
          </w:rPr>
          <w:t xml:space="preserve">Since </w:t>
        </w:r>
        <w:r w:rsidR="00DD2A74" w:rsidRPr="00E071F1" w:rsidDel="00925B48">
          <w:rPr>
            <w:rFonts w:eastAsiaTheme="minorEastAsia" w:cstheme="minorHAnsi"/>
            <w:lang w:val="en-GB"/>
          </w:rPr>
          <w:t>optimum growth temperatures decline not only with size but also food availability</w:t>
        </w:r>
        <w:r w:rsidR="00342E9C" w:rsidRPr="00E071F1" w:rsidDel="00925B48">
          <w:rPr>
            <w:rFonts w:eastAsiaTheme="minorEastAsia" w:cstheme="minorHAnsi"/>
            <w:lang w:val="en-GB"/>
          </w:rPr>
          <w:t xml:space="preserve">, and </w:t>
        </w:r>
        <w:r w:rsidR="0016441D" w:rsidRPr="00E071F1" w:rsidDel="00925B48">
          <w:rPr>
            <w:rFonts w:cstheme="minorHAnsi"/>
            <w:lang w:val="en-GB"/>
          </w:rPr>
          <w:t>climate warming may also introduce higher food limitation</w:t>
        </w:r>
        <w:r w:rsidR="00342E9C" w:rsidRPr="00E071F1" w:rsidDel="00925B48">
          <w:rPr>
            <w:rFonts w:cstheme="minorHAnsi"/>
            <w:lang w:val="en-GB"/>
          </w:rPr>
          <w:t xml:space="preserve"> </w:t>
        </w:r>
        <w:r w:rsidR="0016441D" w:rsidRPr="00E071F1" w:rsidDel="00925B48">
          <w:rPr>
            <w:rFonts w:cstheme="minorHAnsi"/>
          </w:rPr>
          <w:fldChar w:fldCharType="begin"/>
        </w:r>
        <w:r w:rsidR="00422B99" w:rsidRPr="00E071F1" w:rsidDel="00925B48">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6441D" w:rsidRPr="00E071F1" w:rsidDel="00925B48">
          <w:rPr>
            <w:rFonts w:cstheme="minorHAnsi"/>
          </w:rPr>
          <w:fldChar w:fldCharType="separate"/>
        </w:r>
        <w:r w:rsidR="0016441D" w:rsidRPr="00E071F1" w:rsidDel="00925B48">
          <w:rPr>
            <w:lang w:val="en-GB"/>
          </w:rPr>
          <w:t>(Huey &amp; Kingsolver 2019)</w:t>
        </w:r>
        <w:r w:rsidR="0016441D" w:rsidRPr="00E071F1" w:rsidDel="00925B48">
          <w:rPr>
            <w:rFonts w:cstheme="minorHAnsi"/>
          </w:rPr>
          <w:fldChar w:fldCharType="end"/>
        </w:r>
        <w:r w:rsidR="00CC40F4" w:rsidRPr="00E071F1" w:rsidDel="00925B48">
          <w:rPr>
            <w:rFonts w:eastAsiaTheme="minorEastAsia" w:cstheme="minorHAnsi"/>
            <w:lang w:val="en-GB"/>
          </w:rPr>
          <w:t xml:space="preserve">, </w:t>
        </w:r>
        <w:r w:rsidR="007D5A89" w:rsidRPr="00E071F1" w:rsidDel="00925B48">
          <w:rPr>
            <w:rFonts w:eastAsiaTheme="minorEastAsia" w:cstheme="minorHAnsi"/>
            <w:lang w:val="en-GB"/>
          </w:rPr>
          <w:t>species may be negatively impacted by warming even when</w:t>
        </w:r>
        <w:r w:rsidR="00903182" w:rsidRPr="00E071F1" w:rsidDel="00925B48">
          <w:rPr>
            <w:rFonts w:eastAsiaTheme="minorEastAsia" w:cstheme="minorHAnsi"/>
            <w:lang w:val="en-GB"/>
          </w:rPr>
          <w:t xml:space="preserve"> controlled </w:t>
        </w:r>
        <w:r w:rsidR="00E06AD0" w:rsidRPr="00E071F1" w:rsidDel="00925B48">
          <w:rPr>
            <w:rFonts w:eastAsiaTheme="minorEastAsia" w:cstheme="minorHAnsi"/>
            <w:lang w:val="en-GB"/>
          </w:rPr>
          <w:t>experiment</w:t>
        </w:r>
        <w:r w:rsidR="00743F3B" w:rsidRPr="00E071F1" w:rsidDel="00925B48">
          <w:rPr>
            <w:rFonts w:eastAsiaTheme="minorEastAsia" w:cstheme="minorHAnsi"/>
            <w:lang w:val="en-GB"/>
          </w:rPr>
          <w:t>s</w:t>
        </w:r>
        <w:r w:rsidR="00E06AD0" w:rsidRPr="00E071F1" w:rsidDel="00925B48">
          <w:rPr>
            <w:rFonts w:eastAsiaTheme="minorEastAsia" w:cstheme="minorHAnsi"/>
            <w:lang w:val="en-GB"/>
          </w:rPr>
          <w:t xml:space="preserve"> </w:t>
        </w:r>
        <w:r w:rsidR="007D5A89" w:rsidRPr="00E071F1" w:rsidDel="00925B48">
          <w:rPr>
            <w:rFonts w:eastAsiaTheme="minorEastAsia" w:cstheme="minorHAnsi"/>
            <w:lang w:val="en-GB"/>
          </w:rPr>
          <w:t xml:space="preserve">show they can maintain growth capacity at </w:t>
        </w:r>
        <w:r w:rsidR="00CA4043" w:rsidRPr="00E071F1" w:rsidDel="00925B48">
          <w:rPr>
            <w:rFonts w:eastAsiaTheme="minorEastAsia" w:cstheme="minorHAnsi"/>
            <w:lang w:val="en-GB"/>
          </w:rPr>
          <w:t>these</w:t>
        </w:r>
        <w:r w:rsidR="007D5A89" w:rsidRPr="00E071F1" w:rsidDel="00925B48">
          <w:rPr>
            <w:rFonts w:eastAsiaTheme="minorEastAsia" w:cstheme="minorHAnsi"/>
            <w:lang w:val="en-GB"/>
          </w:rPr>
          <w:t xml:space="preserve"> temperatures.</w:t>
        </w:r>
        <w:r w:rsidR="007C2FD5" w:rsidRPr="00E071F1" w:rsidDel="00925B48">
          <w:rPr>
            <w:rFonts w:eastAsiaTheme="minorEastAsia" w:cstheme="minorHAnsi"/>
            <w:lang w:val="en-GB"/>
          </w:rPr>
          <w:t xml:space="preserve"> </w:t>
        </w:r>
        <w:r w:rsidR="003A20C4" w:rsidRPr="00E071F1" w:rsidDel="00925B48">
          <w:rPr>
            <w:rFonts w:eastAsiaTheme="minorEastAsia" w:cstheme="minorHAnsi"/>
            <w:lang w:val="en-GB"/>
          </w:rPr>
          <w:t xml:space="preserve">In fact, </w:t>
        </w:r>
        <w:r w:rsidR="00AA7C24" w:rsidRPr="00E071F1" w:rsidDel="00925B48">
          <w:rPr>
            <w:rFonts w:eastAsiaTheme="minorEastAsia" w:cstheme="minorHAnsi"/>
            <w:lang w:val="en-GB"/>
          </w:rPr>
          <w:t xml:space="preserve">there are examples of </w:t>
        </w:r>
        <w:r w:rsidR="00AA7C24" w:rsidRPr="00E071F1" w:rsidDel="00925B48">
          <w:rPr>
            <w:rFonts w:cstheme="minorHAnsi"/>
            <w:lang w:val="en-GB"/>
          </w:rPr>
          <w:t xml:space="preserve">warming already having negative or lack of positive </w:t>
        </w:r>
        <w:r w:rsidR="00AA7C24" w:rsidRPr="00E071F1" w:rsidDel="00925B48">
          <w:rPr>
            <w:rFonts w:cstheme="minorHAnsi"/>
            <w:lang w:val="en-GB"/>
          </w:rPr>
          <w:fldChar w:fldCharType="begin"/>
        </w:r>
        <w:r w:rsidR="00E8108B" w:rsidRPr="00E071F1" w:rsidDel="00925B48">
          <w:rPr>
            <w:rFonts w:cstheme="minorHAnsi"/>
            <w:lang w:val="en-GB"/>
          </w:rPr>
          <w:instrText xml:space="preserve"> ADDIN ZOTERO_ITEM CSL_CITATION {"citationID":"au214s33k5","properties":{"formattedCitation":"(Huss {\\i{}et al.} 2019)","plainCitation":"(Huss et al. 2019)","noteIndex":0},"citationItems":[{"id":"Bey3w5aa/wYVYKOJC","uris":["http://zotero.org/users/6116610/items/3XTZM82V"],"uri":["http://zotero.org/users/6116610/items/3XTZM82V"],"itemData":{"id":"JtKt9yLW/Rm8sr6r2","type":"article-journal","abstract":"A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AA7C24" w:rsidRPr="00E071F1" w:rsidDel="00925B48">
          <w:rPr>
            <w:rFonts w:cstheme="minorHAnsi"/>
            <w:lang w:val="en-GB"/>
          </w:rPr>
          <w:fldChar w:fldCharType="separate"/>
        </w:r>
        <w:r w:rsidR="00AA7C24" w:rsidRPr="00E071F1" w:rsidDel="00925B48">
          <w:rPr>
            <w:lang w:val="en-GB"/>
          </w:rPr>
          <w:t xml:space="preserve">(Huss </w:t>
        </w:r>
        <w:r w:rsidR="00AA7C24" w:rsidRPr="00E071F1" w:rsidDel="00925B48">
          <w:rPr>
            <w:i/>
            <w:iCs/>
            <w:lang w:val="en-GB"/>
          </w:rPr>
          <w:t>et al.</w:t>
        </w:r>
        <w:r w:rsidR="00AA7C24" w:rsidRPr="00E071F1" w:rsidDel="00925B48">
          <w:rPr>
            <w:lang w:val="en-GB"/>
          </w:rPr>
          <w:t xml:space="preserve"> 2019)</w:t>
        </w:r>
        <w:r w:rsidR="00AA7C24" w:rsidRPr="00E071F1" w:rsidDel="00925B48">
          <w:rPr>
            <w:rFonts w:cstheme="minorHAnsi"/>
            <w:lang w:val="en-GB"/>
          </w:rPr>
          <w:fldChar w:fldCharType="end"/>
        </w:r>
        <w:r w:rsidR="00AA7C24" w:rsidRPr="00E071F1" w:rsidDel="00925B48">
          <w:rPr>
            <w:rFonts w:cstheme="minorHAnsi"/>
            <w:lang w:val="en-GB"/>
          </w:rPr>
          <w:t xml:space="preserve"> effects on populations living at the edge of their physiological tolerance in terms of growth </w:t>
        </w:r>
        <w:r w:rsidR="00AA7C24" w:rsidRPr="00E071F1" w:rsidDel="00925B48">
          <w:rPr>
            <w:rFonts w:cstheme="minorHAnsi"/>
          </w:rPr>
          <w:fldChar w:fldCharType="begin"/>
        </w:r>
        <w:r w:rsidR="00422B99" w:rsidRPr="00E071F1" w:rsidDel="00925B48">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AA7C24" w:rsidRPr="00E071F1" w:rsidDel="00925B48">
          <w:rPr>
            <w:rFonts w:cstheme="minorHAnsi"/>
          </w:rPr>
          <w:fldChar w:fldCharType="separate"/>
        </w:r>
        <w:r w:rsidR="00AA7C24" w:rsidRPr="00E071F1" w:rsidDel="00925B48">
          <w:rPr>
            <w:lang w:val="en-GB"/>
          </w:rPr>
          <w:t xml:space="preserve">(Neuheimer </w:t>
        </w:r>
        <w:r w:rsidR="00AA7C24" w:rsidRPr="00E071F1" w:rsidDel="00925B48">
          <w:rPr>
            <w:i/>
            <w:iCs/>
            <w:lang w:val="en-GB"/>
          </w:rPr>
          <w:t>et al.</w:t>
        </w:r>
        <w:r w:rsidR="00AA7C24" w:rsidRPr="00E071F1" w:rsidDel="00925B48">
          <w:rPr>
            <w:lang w:val="en-GB"/>
          </w:rPr>
          <w:t xml:space="preserve"> 2011)</w:t>
        </w:r>
        <w:r w:rsidR="00AA7C24" w:rsidRPr="00E071F1" w:rsidDel="00925B48">
          <w:rPr>
            <w:rFonts w:cstheme="minorHAnsi"/>
          </w:rPr>
          <w:fldChar w:fldCharType="end"/>
        </w:r>
        <w:r w:rsidR="00AA7C24" w:rsidRPr="00E071F1" w:rsidDel="00925B48">
          <w:rPr>
            <w:rFonts w:cstheme="minorHAnsi"/>
          </w:rPr>
          <w:t>.</w:t>
        </w:r>
        <w:r w:rsidR="00FB095A" w:rsidRPr="00E071F1" w:rsidDel="00925B48">
          <w:rPr>
            <w:rFonts w:eastAsiaTheme="minorEastAsia" w:cstheme="minorHAnsi"/>
            <w:lang w:val="en-GB"/>
          </w:rPr>
          <w:t xml:space="preserve"> W</w:t>
        </w:r>
        <w:r w:rsidR="00BD5337" w:rsidRPr="00E071F1" w:rsidDel="00925B48">
          <w:rPr>
            <w:rFonts w:cstheme="minorHAnsi"/>
            <w:lang w:val="en-GB"/>
          </w:rPr>
          <w:t xml:space="preserve">hether or not </w:t>
        </w:r>
        <w:r w:rsidR="00C22EEF" w:rsidRPr="00E071F1" w:rsidDel="00925B48">
          <w:rPr>
            <w:rFonts w:cstheme="minorHAnsi"/>
            <w:lang w:val="en-GB"/>
          </w:rPr>
          <w:t xml:space="preserve">the negative effects of warming will be first experienced by the largest fish </w:t>
        </w:r>
        <w:r w:rsidR="000860FC" w:rsidRPr="00E071F1" w:rsidDel="00925B48">
          <w:rPr>
            <w:rFonts w:eastAsiaTheme="minorEastAsia" w:cstheme="minorHAnsi"/>
            <w:lang w:val="en-GB"/>
          </w:rPr>
          <w:t>depend</w:t>
        </w:r>
        <w:r w:rsidR="00C22EEF" w:rsidRPr="00E071F1" w:rsidDel="00925B48">
          <w:rPr>
            <w:rFonts w:eastAsiaTheme="minorEastAsia" w:cstheme="minorHAnsi"/>
            <w:lang w:val="en-GB"/>
          </w:rPr>
          <w:t>s</w:t>
        </w:r>
        <w:r w:rsidR="000860FC" w:rsidRPr="00E071F1" w:rsidDel="00925B48">
          <w:rPr>
            <w:rFonts w:eastAsiaTheme="minorEastAsia" w:cstheme="minorHAnsi"/>
            <w:lang w:val="en-GB"/>
          </w:rPr>
          <w:t xml:space="preserve"> on </w:t>
        </w:r>
        <w:r w:rsidR="002B378D" w:rsidRPr="00E071F1" w:rsidDel="00925B48">
          <w:rPr>
            <w:rFonts w:eastAsiaTheme="minorEastAsia" w:cstheme="minorHAnsi"/>
            <w:lang w:val="en-GB"/>
          </w:rPr>
          <w:t xml:space="preserve">if </w:t>
        </w:r>
        <w:r w:rsidR="00D56FB2" w:rsidRPr="00E071F1" w:rsidDel="00925B48">
          <w:rPr>
            <w:rFonts w:eastAsiaTheme="minorEastAsia" w:cstheme="minorHAnsi"/>
            <w:lang w:val="en-GB"/>
          </w:rPr>
          <w:t xml:space="preserve">they </w:t>
        </w:r>
        <w:r w:rsidR="0073415C" w:rsidRPr="00E071F1" w:rsidDel="00925B48">
          <w:rPr>
            <w:lang w:val="en-GB"/>
          </w:rPr>
          <w:t>live closer to their thermal optimum for growth.</w:t>
        </w:r>
        <w:r w:rsidR="0012070D" w:rsidRPr="00E071F1" w:rsidDel="00925B48">
          <w:rPr>
            <w:lang w:val="en-GB"/>
          </w:rPr>
          <w:t xml:space="preserve"> </w:t>
        </w:r>
        <w:r w:rsidR="00F72612" w:rsidRPr="00E071F1" w:rsidDel="00925B48">
          <w:rPr>
            <w:lang w:val="en-GB"/>
          </w:rPr>
          <w:t xml:space="preserve">They may for instance </w:t>
        </w:r>
        <w:r w:rsidR="00D42959" w:rsidRPr="00E071F1" w:rsidDel="00925B48">
          <w:rPr>
            <w:lang w:val="en-GB"/>
          </w:rPr>
          <w:t>inhabit colder temperatures</w:t>
        </w:r>
        <w:r w:rsidR="00484ED1" w:rsidRPr="00E071F1" w:rsidDel="00925B48">
          <w:rPr>
            <w:lang w:val="en-GB"/>
          </w:rPr>
          <w:t xml:space="preserve"> compared to small fish</w:t>
        </w:r>
        <w:r w:rsidR="00E31A44" w:rsidRPr="00E071F1" w:rsidDel="00925B48">
          <w:rPr>
            <w:lang w:val="en-GB"/>
          </w:rPr>
          <w:t xml:space="preserve"> </w:t>
        </w:r>
        <w:r w:rsidR="00763B6F" w:rsidRPr="00E071F1" w:rsidDel="00925B48">
          <w:rPr>
            <w:lang w:val="en-GB"/>
          </w:rPr>
          <w:t>due to</w:t>
        </w:r>
        <w:r w:rsidR="00ED5206" w:rsidRPr="00E071F1" w:rsidDel="00925B48">
          <w:rPr>
            <w:lang w:val="en-GB"/>
          </w:rPr>
          <w:t xml:space="preserve"> </w:t>
        </w:r>
        <w:r w:rsidR="005E3DF3" w:rsidRPr="00E071F1" w:rsidDel="00925B48">
          <w:rPr>
            <w:lang w:val="en-GB"/>
          </w:rPr>
          <w:t>ontogenetic habitat shifts</w:t>
        </w:r>
        <w:r w:rsidR="00CD67B8" w:rsidRPr="00E071F1" w:rsidDel="00925B48">
          <w:rPr>
            <w:lang w:val="en-GB"/>
          </w:rPr>
          <w:t xml:space="preserve"> </w:t>
        </w:r>
        <w:r w:rsidR="00B61DB7" w:rsidRPr="00E071F1" w:rsidDel="00925B48">
          <w:fldChar w:fldCharType="begin"/>
        </w:r>
        <w:r w:rsidR="00422B99" w:rsidRPr="00E071F1" w:rsidDel="00925B48">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rsidRPr="00E071F1" w:rsidDel="00925B48">
          <w:fldChar w:fldCharType="separate"/>
        </w:r>
        <w:r w:rsidR="001F613A" w:rsidRPr="00E071F1" w:rsidDel="00925B48">
          <w:rPr>
            <w:lang w:val="en-GB"/>
          </w:rPr>
          <w:t>(Werner &amp; Hall 1988)</w:t>
        </w:r>
        <w:r w:rsidR="00B61DB7" w:rsidRPr="00E071F1" w:rsidDel="00925B48">
          <w:fldChar w:fldCharType="end"/>
        </w:r>
        <w:r w:rsidR="000B74B9" w:rsidRPr="00E071F1" w:rsidDel="00925B48">
          <w:rPr>
            <w:lang w:val="en-GB"/>
          </w:rPr>
          <w:t>,</w:t>
        </w:r>
        <w:r w:rsidR="00B61DB7" w:rsidRPr="00E071F1" w:rsidDel="00925B48">
          <w:rPr>
            <w:lang w:val="en-GB"/>
          </w:rPr>
          <w:t xml:space="preserve"> </w:t>
        </w:r>
        <w:r w:rsidR="00CD67B8" w:rsidRPr="00E071F1" w:rsidDel="00925B48">
          <w:rPr>
            <w:lang w:val="en-GB"/>
          </w:rPr>
          <w:t xml:space="preserve">see </w:t>
        </w:r>
        <w:r w:rsidR="00B61DB7" w:rsidRPr="00E071F1" w:rsidDel="00925B48">
          <w:rPr>
            <w:lang w:val="en-GB"/>
          </w:rPr>
          <w:t xml:space="preserve">also </w:t>
        </w:r>
        <w:r w:rsidR="00CD67B8" w:rsidRPr="00E071F1" w:rsidDel="00925B48">
          <w:rPr>
            <w:lang w:val="en-GB"/>
          </w:rPr>
          <w:t xml:space="preserve">Heincke’s law </w:t>
        </w:r>
        <w:r w:rsidR="00CD67B8" w:rsidRPr="00E071F1" w:rsidDel="00925B48">
          <w:fldChar w:fldCharType="begin"/>
        </w:r>
        <w:r w:rsidR="00422B99" w:rsidRPr="00E071F1" w:rsidDel="00925B48">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rsidRPr="00E071F1" w:rsidDel="00925B48">
          <w:fldChar w:fldCharType="separate"/>
        </w:r>
        <w:r w:rsidR="001F613A" w:rsidRPr="00E071F1" w:rsidDel="00925B48">
          <w:rPr>
            <w:lang w:val="en-GB"/>
          </w:rPr>
          <w:t>(Heincke 1913; Audzijonyte &amp; Pecl 2018)</w:t>
        </w:r>
        <w:r w:rsidR="00CD67B8" w:rsidRPr="00E071F1" w:rsidDel="00925B48">
          <w:fldChar w:fldCharType="end"/>
        </w:r>
        <w:r w:rsidR="00025C41" w:rsidRPr="00E071F1" w:rsidDel="00925B48">
          <w:rPr>
            <w:lang w:val="en-GB"/>
          </w:rPr>
          <w:t xml:space="preserve">. </w:t>
        </w:r>
        <w:r w:rsidR="00B503F2" w:rsidRPr="00E071F1" w:rsidDel="00925B48">
          <w:rPr>
            <w:rFonts w:eastAsiaTheme="minorEastAsia" w:cstheme="minorHAnsi"/>
            <w:lang w:val="en-GB"/>
          </w:rPr>
          <w:t>T</w:t>
        </w:r>
        <w:r w:rsidR="0040573E" w:rsidRPr="00E071F1" w:rsidDel="00925B48">
          <w:rPr>
            <w:rFonts w:eastAsiaTheme="minorEastAsia" w:cstheme="minorHAnsi"/>
            <w:lang w:val="en-GB"/>
          </w:rPr>
          <w:t xml:space="preserve">hat said, there </w:t>
        </w:r>
        <w:r w:rsidR="007A664B" w:rsidRPr="00E071F1" w:rsidDel="00925B48">
          <w:rPr>
            <w:rFonts w:eastAsiaTheme="minorEastAsia" w:cstheme="minorHAnsi"/>
            <w:lang w:val="en-GB"/>
          </w:rPr>
          <w:t>is</w:t>
        </w:r>
        <w:r w:rsidR="0040573E" w:rsidRPr="00E071F1" w:rsidDel="00925B48">
          <w:rPr>
            <w:rFonts w:eastAsiaTheme="minorEastAsia" w:cstheme="minorHAnsi"/>
            <w:lang w:val="en-GB"/>
          </w:rPr>
          <w:t xml:space="preserve"> already empirical evidence of the largest individuals being the first to suffer </w:t>
        </w:r>
        <w:r w:rsidR="00C46B18" w:rsidRPr="00E071F1" w:rsidDel="00925B48">
          <w:rPr>
            <w:rFonts w:eastAsiaTheme="minorEastAsia" w:cstheme="minorHAnsi"/>
            <w:lang w:val="en-GB"/>
          </w:rPr>
          <w:t>from</w:t>
        </w:r>
        <w:r w:rsidR="00286C93" w:rsidRPr="00E071F1" w:rsidDel="00925B48">
          <w:rPr>
            <w:rFonts w:eastAsiaTheme="minorEastAsia" w:cstheme="minorHAnsi"/>
            <w:lang w:val="en-GB"/>
          </w:rPr>
          <w:t xml:space="preserve"> negative impacts of warming from heatwaves </w:t>
        </w:r>
        <w:r w:rsidR="00286C93" w:rsidRPr="00E071F1" w:rsidDel="00925B48">
          <w:rPr>
            <w:rFonts w:eastAsiaTheme="minorEastAsia" w:cstheme="minorHAnsi"/>
          </w:rPr>
          <w:fldChar w:fldCharType="begin"/>
        </w:r>
        <w:r w:rsidR="00422B99" w:rsidRPr="00E071F1" w:rsidDel="00925B48">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E071F1" w:rsidDel="00925B48">
          <w:rPr>
            <w:rFonts w:eastAsiaTheme="minorEastAsia" w:cstheme="minorHAnsi"/>
          </w:rPr>
          <w:fldChar w:fldCharType="separate"/>
        </w:r>
        <w:r w:rsidR="00286C93" w:rsidRPr="00E071F1" w:rsidDel="00925B48">
          <w:rPr>
            <w:lang w:val="en-GB"/>
          </w:rPr>
          <w:t>(Pörtner &amp; Knust 2007)</w:t>
        </w:r>
        <w:r w:rsidR="00286C93" w:rsidRPr="00E071F1" w:rsidDel="00925B48">
          <w:rPr>
            <w:rFonts w:eastAsiaTheme="minorEastAsia" w:cstheme="minorHAnsi"/>
          </w:rPr>
          <w:fldChar w:fldCharType="end"/>
        </w:r>
        <w:r w:rsidR="00286C93" w:rsidRPr="00E071F1" w:rsidDel="00925B48">
          <w:rPr>
            <w:rFonts w:eastAsiaTheme="minorEastAsia" w:cstheme="minorHAnsi"/>
            <w:lang w:val="en-GB"/>
          </w:rPr>
          <w:t xml:space="preserve">, </w:t>
        </w:r>
        <w:r w:rsidR="00FA42C8" w:rsidRPr="00E071F1" w:rsidDel="00925B48">
          <w:rPr>
            <w:rFonts w:eastAsiaTheme="minorEastAsia" w:cstheme="minorHAnsi"/>
            <w:lang w:val="en-GB"/>
          </w:rPr>
          <w:t xml:space="preserve">or not being able to </w:t>
        </w:r>
        <w:r w:rsidR="00E0010A" w:rsidRPr="00E071F1" w:rsidDel="00925B48">
          <w:rPr>
            <w:rFonts w:eastAsiaTheme="minorEastAsia" w:cstheme="minorHAnsi"/>
            <w:lang w:val="en-GB"/>
          </w:rPr>
          <w:t>benefit</w:t>
        </w:r>
        <w:r w:rsidR="00286C93" w:rsidRPr="00E071F1" w:rsidDel="00925B48">
          <w:rPr>
            <w:rFonts w:eastAsiaTheme="minorEastAsia" w:cstheme="minorHAnsi"/>
            <w:lang w:val="en-GB"/>
          </w:rPr>
          <w:t xml:space="preserve"> from warming</w:t>
        </w:r>
        <w:r w:rsidR="00930583" w:rsidRPr="00E071F1" w:rsidDel="00925B48">
          <w:rPr>
            <w:rFonts w:eastAsiaTheme="minorEastAsia" w:cstheme="minorHAnsi"/>
            <w:lang w:val="en-GB"/>
          </w:rPr>
          <w:t xml:space="preserve"> </w:t>
        </w:r>
        <w:r w:rsidR="00930583" w:rsidRPr="00E071F1" w:rsidDel="00925B48">
          <w:rPr>
            <w:rFonts w:eastAsiaTheme="minorEastAsia" w:cstheme="minorHAnsi"/>
          </w:rPr>
          <w:fldChar w:fldCharType="begin"/>
        </w:r>
        <w:r w:rsidR="00E8108B" w:rsidRPr="00E071F1" w:rsidDel="00925B48">
          <w:rPr>
            <w:rFonts w:eastAsiaTheme="minorEastAsia" w:cstheme="minorHAnsi"/>
            <w:lang w:val="en-GB"/>
          </w:rPr>
          <w:instrText xml:space="preserve"> ADDIN ZOTERO_ITEM CSL_CITATION {"citationID":"ag7eb21mmv","properties":{"formattedCitation":"(Huss {\\i{}et al.} 2019)","plainCitation":"(Huss et al. 2019)","noteIndex":0},"citationItems":[{"id":"Bey3w5aa/wYVYKOJC","uris":["http://zotero.org/users/6116610/items/3XTZM82V"],"uri":["http://zotero.org/users/6116610/items/3XTZM82V"],"itemData":{"id":"JtKt9yLW/Rm8sr6r2","type":"article-journal","abstract":"A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sidRPr="00E071F1" w:rsidDel="00925B48">
          <w:rPr>
            <w:rFonts w:eastAsiaTheme="minorEastAsia" w:cstheme="minorHAnsi"/>
          </w:rPr>
          <w:fldChar w:fldCharType="separate"/>
        </w:r>
        <w:r w:rsidR="009F48BC" w:rsidRPr="00E071F1" w:rsidDel="00925B48">
          <w:rPr>
            <w:lang w:val="en-GB"/>
          </w:rPr>
          <w:t xml:space="preserve">(Huss </w:t>
        </w:r>
        <w:r w:rsidR="009F48BC" w:rsidRPr="00E071F1" w:rsidDel="00925B48">
          <w:rPr>
            <w:i/>
            <w:iCs/>
            <w:lang w:val="en-GB"/>
          </w:rPr>
          <w:t>et al.</w:t>
        </w:r>
        <w:r w:rsidR="009F48BC" w:rsidRPr="00E071F1" w:rsidDel="00925B48">
          <w:rPr>
            <w:lang w:val="en-GB"/>
          </w:rPr>
          <w:t xml:space="preserve"> 2019)</w:t>
        </w:r>
        <w:r w:rsidR="00930583" w:rsidRPr="00E071F1" w:rsidDel="00925B48">
          <w:rPr>
            <w:rFonts w:eastAsiaTheme="minorEastAsia" w:cstheme="minorHAnsi"/>
          </w:rPr>
          <w:fldChar w:fldCharType="end"/>
        </w:r>
        <w:r w:rsidR="0040573E" w:rsidRPr="00E071F1" w:rsidDel="00925B48">
          <w:rPr>
            <w:rFonts w:eastAsiaTheme="minorEastAsia" w:cstheme="minorHAnsi"/>
            <w:lang w:val="en-GB"/>
          </w:rPr>
          <w:t>.</w:t>
        </w:r>
        <w:r w:rsidR="008019FC" w:rsidRPr="00E071F1" w:rsidDel="00925B48">
          <w:rPr>
            <w:rFonts w:eastAsiaTheme="minorEastAsia" w:cstheme="minorHAnsi"/>
            <w:lang w:val="en-GB"/>
          </w:rPr>
          <w:t xml:space="preserve"> </w:t>
        </w:r>
        <w:r w:rsidR="008B49BA" w:rsidRPr="00E071F1" w:rsidDel="00925B48">
          <w:rPr>
            <w:rFonts w:eastAsiaTheme="minorEastAsia" w:cstheme="minorHAnsi"/>
            <w:lang w:val="en-GB"/>
          </w:rPr>
          <w:t xml:space="preserve">Hence, </w:t>
        </w:r>
        <w:r w:rsidR="00C854B1" w:rsidRPr="00E071F1" w:rsidDel="00925B48">
          <w:rPr>
            <w:rFonts w:cstheme="minorHAnsi"/>
            <w:lang w:val="en-GB"/>
          </w:rPr>
          <w:t xml:space="preserve">assuming that </w:t>
        </w:r>
        <w:r w:rsidR="00DD56B6" w:rsidRPr="00E071F1" w:rsidDel="00925B48">
          <w:rPr>
            <w:rFonts w:cstheme="minorHAnsi"/>
            <w:lang w:val="en-GB"/>
          </w:rPr>
          <w:t xml:space="preserve">species </w:t>
        </w:r>
        <w:r w:rsidR="00C854B1" w:rsidRPr="00E071F1" w:rsidDel="00925B48">
          <w:rPr>
            <w:rFonts w:cstheme="minorHAnsi"/>
            <w:lang w:val="en-GB"/>
          </w:rPr>
          <w:t xml:space="preserve">occupy </w:t>
        </w:r>
        <w:r w:rsidR="00DD56B6" w:rsidRPr="00E071F1" w:rsidDel="00925B48">
          <w:rPr>
            <w:rFonts w:cstheme="minorHAnsi"/>
            <w:lang w:val="en-GB"/>
          </w:rPr>
          <w:t xml:space="preserve">thermal habitats </w:t>
        </w:r>
        <w:r w:rsidR="007A565B" w:rsidRPr="00E071F1" w:rsidDel="00925B48">
          <w:rPr>
            <w:rFonts w:cstheme="minorHAnsi"/>
            <w:lang w:val="en-GB"/>
          </w:rPr>
          <w:t>where warming can lead to increased growth rate</w:t>
        </w:r>
        <w:r w:rsidR="00940731" w:rsidRPr="00E071F1" w:rsidDel="00925B48">
          <w:rPr>
            <w:rFonts w:cstheme="minorHAnsi"/>
            <w:lang w:val="en-GB"/>
          </w:rPr>
          <w:t xml:space="preserve"> </w:t>
        </w:r>
        <w:r w:rsidR="001449C9" w:rsidRPr="00E071F1" w:rsidDel="00925B48">
          <w:rPr>
            <w:rFonts w:cstheme="minorHAnsi"/>
            <w:lang w:val="en-GB"/>
          </w:rPr>
          <w:t>for all individuals in a population</w:t>
        </w:r>
        <w:r w:rsidR="007A565B" w:rsidRPr="00E071F1" w:rsidDel="00925B48">
          <w:rPr>
            <w:rFonts w:cstheme="minorHAnsi"/>
            <w:lang w:val="en-GB"/>
          </w:rPr>
          <w:t xml:space="preserve"> </w:t>
        </w:r>
        <w:r w:rsidR="00DD56B6" w:rsidRPr="00E071F1" w:rsidDel="00925B48">
          <w:rPr>
            <w:rFonts w:cstheme="minorHAnsi"/>
            <w:lang w:val="en-GB"/>
          </w:rPr>
          <w:t xml:space="preserve">is a simplification </w:t>
        </w:r>
        <w:commentRangeStart w:id="562"/>
        <w:commentRangeStart w:id="563"/>
        <w:r w:rsidR="00DD56B6" w:rsidRPr="00E071F1" w:rsidDel="00925B48">
          <w:rPr>
            <w:rFonts w:cstheme="minorHAnsi"/>
            <w:lang w:val="en-GB"/>
          </w:rPr>
          <w:t xml:space="preserve">that </w:t>
        </w:r>
        <w:r w:rsidR="005D123C" w:rsidRPr="00E071F1" w:rsidDel="00925B48">
          <w:rPr>
            <w:rFonts w:cstheme="minorHAnsi"/>
            <w:lang w:val="en-GB"/>
          </w:rPr>
          <w:t xml:space="preserve">can bias prediction of </w:t>
        </w:r>
        <w:r w:rsidR="007A4220" w:rsidRPr="00E071F1" w:rsidDel="00925B48">
          <w:rPr>
            <w:rFonts w:cstheme="minorHAnsi"/>
            <w:lang w:val="en-GB"/>
          </w:rPr>
          <w:t xml:space="preserve">the biological impacts of </w:t>
        </w:r>
        <w:r w:rsidR="00DD56B6" w:rsidRPr="00E071F1" w:rsidDel="00925B48">
          <w:rPr>
            <w:rFonts w:cstheme="minorHAnsi"/>
            <w:lang w:val="en-GB"/>
          </w:rPr>
          <w:t>climate change.</w:t>
        </w:r>
        <w:r w:rsidR="00987493" w:rsidRPr="00E071F1" w:rsidDel="00925B48">
          <w:rPr>
            <w:rFonts w:cstheme="minorHAnsi"/>
            <w:lang w:val="en-GB"/>
          </w:rPr>
          <w:t xml:space="preserve"> </w:t>
        </w:r>
        <w:commentRangeEnd w:id="562"/>
        <w:r w:rsidR="000C19A1" w:rsidRPr="00E071F1" w:rsidDel="00925B48">
          <w:rPr>
            <w:rStyle w:val="CommentReference"/>
            <w:sz w:val="24"/>
            <w:szCs w:val="24"/>
          </w:rPr>
          <w:commentReference w:id="562"/>
        </w:r>
        <w:commentRangeEnd w:id="563"/>
        <w:r w:rsidR="00D2180A" w:rsidRPr="00E071F1" w:rsidDel="00925B48">
          <w:rPr>
            <w:rStyle w:val="CommentReference"/>
            <w:sz w:val="24"/>
            <w:szCs w:val="24"/>
          </w:rPr>
          <w:commentReference w:id="563"/>
        </w:r>
      </w:moveFrom>
    </w:p>
    <w:moveFromRangeEnd w:id="558"/>
    <w:p w14:paraId="5BFD6280" w14:textId="21085733" w:rsidR="00925B48" w:rsidRDefault="00E169B4" w:rsidP="007F7496">
      <w:pPr>
        <w:spacing w:line="480" w:lineRule="auto"/>
        <w:ind w:firstLine="284"/>
        <w:contextualSpacing/>
        <w:jc w:val="both"/>
        <w:rPr>
          <w:ins w:id="564" w:author="Max Lindmark" w:date="2020-09-10T18:36:00Z"/>
          <w:rFonts w:eastAsiaTheme="minorEastAsia" w:cstheme="minorHAnsi"/>
          <w:lang w:val="en-GB"/>
        </w:rPr>
      </w:pPr>
      <w:r w:rsidRPr="00E071F1">
        <w:rPr>
          <w:rFonts w:eastAsiaTheme="minorEastAsia" w:cstheme="minorHAnsi"/>
          <w:lang w:val="en-GB"/>
        </w:rPr>
        <w:t>Interestingly</w:t>
      </w:r>
      <w:commentRangeEnd w:id="559"/>
      <w:r w:rsidR="004766FC">
        <w:rPr>
          <w:rStyle w:val="CommentReference"/>
        </w:rPr>
        <w:commentReference w:id="559"/>
      </w:r>
      <w:r w:rsidRPr="00E071F1">
        <w:rPr>
          <w:rFonts w:eastAsiaTheme="minorEastAsia" w:cstheme="minorHAnsi"/>
          <w:lang w:val="en-GB"/>
        </w:rPr>
        <w:t xml:space="preserve">, </w:t>
      </w:r>
      <w:r w:rsidR="008A6A63" w:rsidRPr="00E071F1">
        <w:rPr>
          <w:rFonts w:eastAsiaTheme="minorEastAsia" w:cstheme="minorHAnsi"/>
          <w:lang w:val="en-GB"/>
        </w:rPr>
        <w:t xml:space="preserve">a </w:t>
      </w:r>
      <w:r w:rsidRPr="00E071F1">
        <w:rPr>
          <w:rFonts w:eastAsiaTheme="minorEastAsia" w:cstheme="minorHAnsi"/>
          <w:lang w:val="en-GB"/>
        </w:rPr>
        <w:t>d</w:t>
      </w:r>
      <w:r w:rsidR="0021662C" w:rsidRPr="00E071F1">
        <w:rPr>
          <w:rFonts w:eastAsiaTheme="minorEastAsia" w:cstheme="minorHAnsi"/>
          <w:lang w:val="en-GB"/>
        </w:rPr>
        <w:t>ecline in optimum growth temperature</w:t>
      </w:r>
      <w:r w:rsidR="00E71D88" w:rsidRPr="00E071F1">
        <w:rPr>
          <w:rFonts w:eastAsiaTheme="minorEastAsia" w:cstheme="minorHAnsi"/>
          <w:lang w:val="en-GB"/>
        </w:rPr>
        <w:t xml:space="preserve"> with mass</w:t>
      </w:r>
      <w:r w:rsidR="0021662C" w:rsidRPr="00E071F1">
        <w:rPr>
          <w:rFonts w:eastAsiaTheme="minorEastAsia" w:cstheme="minorHAnsi"/>
          <w:lang w:val="en-GB"/>
        </w:rPr>
        <w:t xml:space="preserve"> is also </w:t>
      </w:r>
      <w:r w:rsidR="008F32B4" w:rsidRPr="00E071F1">
        <w:rPr>
          <w:rFonts w:eastAsiaTheme="minorEastAsia" w:cstheme="minorHAnsi"/>
          <w:lang w:val="en-GB"/>
        </w:rPr>
        <w:t xml:space="preserve">predicted </w:t>
      </w:r>
      <w:r w:rsidR="00D01E0D" w:rsidRPr="00E071F1">
        <w:rPr>
          <w:rFonts w:eastAsiaTheme="minorEastAsia" w:cstheme="minorHAnsi"/>
          <w:lang w:val="en-GB"/>
        </w:rPr>
        <w:t xml:space="preserve">by </w:t>
      </w:r>
      <w:r w:rsidR="003A2AF0" w:rsidRPr="00E071F1">
        <w:rPr>
          <w:rFonts w:eastAsiaTheme="minorEastAsia" w:cstheme="minorHAnsi"/>
          <w:lang w:val="en-GB"/>
        </w:rPr>
        <w:t>general Pütter</w:t>
      </w:r>
      <w:del w:id="565" w:author="Max Lindmark" w:date="2020-09-10T22:07:00Z">
        <w:r w:rsidR="003A2AF0" w:rsidRPr="00E071F1" w:rsidDel="00734F3E">
          <w:rPr>
            <w:rFonts w:eastAsiaTheme="minorEastAsia" w:cstheme="minorHAnsi"/>
            <w:lang w:val="en-GB"/>
          </w:rPr>
          <w:delText>-type</w:delText>
        </w:r>
      </w:del>
      <w:ins w:id="566" w:author="Max Lindmark" w:date="2020-09-10T22:07:00Z">
        <w:r w:rsidR="00734F3E">
          <w:rPr>
            <w:rFonts w:eastAsiaTheme="minorEastAsia" w:cstheme="minorHAnsi"/>
            <w:lang w:val="en-GB"/>
          </w:rPr>
          <w:t xml:space="preserve"> </w:t>
        </w:r>
      </w:ins>
      <w:del w:id="567" w:author="Max Lindmark" w:date="2020-09-10T22:07:00Z">
        <w:r w:rsidR="003A2AF0" w:rsidRPr="00E071F1" w:rsidDel="00734F3E">
          <w:rPr>
            <w:rFonts w:eastAsiaTheme="minorEastAsia" w:cstheme="minorHAnsi"/>
            <w:lang w:val="en-GB"/>
          </w:rPr>
          <w:delText xml:space="preserve"> growth </w:delText>
        </w:r>
      </w:del>
      <w:r w:rsidR="003A2AF0" w:rsidRPr="00E071F1">
        <w:rPr>
          <w:rFonts w:eastAsiaTheme="minorEastAsia" w:cstheme="minorHAnsi"/>
          <w:lang w:val="en-GB"/>
        </w:rPr>
        <w:t>models</w:t>
      </w:r>
      <w:del w:id="568" w:author="Max Lindmark" w:date="2020-09-10T22:07:00Z">
        <w:r w:rsidR="003866F7" w:rsidRPr="00E071F1" w:rsidDel="00734F3E">
          <w:rPr>
            <w:rFonts w:eastAsiaTheme="minorEastAsia" w:cstheme="minorHAnsi"/>
            <w:lang w:val="en-GB"/>
          </w:rPr>
          <w:delText xml:space="preserve"> </w:delText>
        </w:r>
        <w:r w:rsidR="003866F7" w:rsidRPr="00E071F1" w:rsidDel="00734F3E">
          <w:rPr>
            <w:rFonts w:eastAsiaTheme="minorEastAsia" w:cstheme="minorHAnsi"/>
          </w:rPr>
          <w:fldChar w:fldCharType="begin"/>
        </w:r>
        <w:r w:rsidR="00422B99" w:rsidRPr="00E071F1" w:rsidDel="00734F3E">
          <w:rPr>
            <w:rFonts w:eastAsiaTheme="minorEastAsia" w:cstheme="minorHAnsi"/>
            <w:lang w:val="en-GB"/>
          </w:rPr>
          <w:delInstrText xml:space="preserve"> ADDIN ZOTERO_ITEM CSL_CITATION {"citationID":"ap1u6udspb","properties":{"formattedCitation":"(P\\uc0\\u252{}tter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delInstrText>
        </w:r>
        <w:r w:rsidR="003866F7" w:rsidRPr="00E071F1" w:rsidDel="00734F3E">
          <w:rPr>
            <w:rFonts w:eastAsiaTheme="minorEastAsia" w:cstheme="minorHAnsi"/>
          </w:rPr>
          <w:fldChar w:fldCharType="separate"/>
        </w:r>
        <w:r w:rsidR="001F613A" w:rsidRPr="00E071F1" w:rsidDel="00734F3E">
          <w:rPr>
            <w:lang w:val="en-GB"/>
          </w:rPr>
          <w:delText>(Pütter 1920)</w:delText>
        </w:r>
        <w:r w:rsidR="003866F7" w:rsidRPr="00E071F1" w:rsidDel="00734F3E">
          <w:rPr>
            <w:rFonts w:eastAsiaTheme="minorEastAsia" w:cstheme="minorHAnsi"/>
          </w:rPr>
          <w:fldChar w:fldCharType="end"/>
        </w:r>
      </w:del>
      <w:r w:rsidR="001A1712" w:rsidRPr="00E071F1">
        <w:rPr>
          <w:rFonts w:eastAsiaTheme="minorEastAsia" w:cstheme="minorHAnsi"/>
          <w:lang w:val="en-GB"/>
        </w:rPr>
        <w:t xml:space="preserve">. </w:t>
      </w:r>
      <w:r w:rsidR="008E2EAD" w:rsidRPr="00E071F1">
        <w:rPr>
          <w:rFonts w:eastAsiaTheme="minorEastAsia" w:cstheme="minorHAnsi"/>
          <w:lang w:val="en-GB"/>
        </w:rPr>
        <w:t xml:space="preserve">In these models, </w:t>
      </w:r>
      <w:r w:rsidR="00013DDC" w:rsidRPr="00E071F1">
        <w:rPr>
          <w:rFonts w:eastAsiaTheme="minorEastAsia" w:cstheme="minorHAnsi"/>
          <w:lang w:val="en-GB"/>
        </w:rPr>
        <w:t xml:space="preserve">optimum </w:t>
      </w:r>
      <w:r w:rsidR="001A1712" w:rsidRPr="00E071F1">
        <w:rPr>
          <w:rFonts w:eastAsiaTheme="minorEastAsia" w:cstheme="minorHAnsi"/>
          <w:lang w:val="en-GB"/>
        </w:rPr>
        <w:t xml:space="preserve">growth temperatures </w:t>
      </w:r>
      <w:r w:rsidR="00013DDC" w:rsidRPr="00E071F1">
        <w:rPr>
          <w:rFonts w:eastAsiaTheme="minorEastAsia" w:cstheme="minorHAnsi"/>
          <w:lang w:val="en-GB"/>
        </w:rPr>
        <w:t xml:space="preserve">decline with </w:t>
      </w:r>
      <w:r w:rsidR="00EB7942" w:rsidRPr="00E071F1">
        <w:rPr>
          <w:rFonts w:eastAsiaTheme="minorEastAsia" w:cstheme="minorHAnsi"/>
          <w:lang w:val="en-GB"/>
        </w:rPr>
        <w:t xml:space="preserve">body </w:t>
      </w:r>
      <w:r w:rsidR="00013DDC" w:rsidRPr="00E071F1">
        <w:rPr>
          <w:rFonts w:eastAsiaTheme="minorEastAsia" w:cstheme="minorHAnsi"/>
          <w:lang w:val="en-GB"/>
        </w:rPr>
        <w:t xml:space="preserve">size </w:t>
      </w:r>
      <w:r w:rsidR="006926E6" w:rsidRPr="00E071F1">
        <w:rPr>
          <w:rFonts w:eastAsiaTheme="minorEastAsia" w:cstheme="minorHAnsi"/>
          <w:lang w:val="en-GB"/>
        </w:rPr>
        <w:t>under two conditions:</w:t>
      </w:r>
      <w:r w:rsidR="009E7470" w:rsidRPr="00E071F1">
        <w:rPr>
          <w:rFonts w:eastAsiaTheme="minorEastAsia" w:cstheme="minorHAnsi"/>
          <w:lang w:val="en-GB"/>
        </w:rPr>
        <w:t xml:space="preserve"> (1)</w:t>
      </w:r>
      <w:ins w:id="569" w:author="Max Lindmark" w:date="2020-07-31T16:46:00Z">
        <w:r w:rsidR="0004382A" w:rsidRPr="00E071F1">
          <w:rPr>
            <w:rFonts w:eastAsiaTheme="minorEastAsia" w:cstheme="minorHAnsi"/>
            <w:lang w:val="en-GB"/>
          </w:rPr>
          <w:t xml:space="preserve"> the mass-exponent is</w:t>
        </w:r>
      </w:ins>
      <w:ins w:id="570" w:author="Max Lindmark" w:date="2020-09-10T17:57:00Z">
        <w:r w:rsidR="00E27604">
          <w:rPr>
            <w:rFonts w:eastAsiaTheme="minorEastAsia" w:cstheme="minorHAnsi"/>
            <w:lang w:val="en-GB"/>
          </w:rPr>
          <w:t xml:space="preserve"> larger</w:t>
        </w:r>
      </w:ins>
      <w:ins w:id="571" w:author="Max Lindmark" w:date="2020-07-31T16:46:00Z">
        <w:r w:rsidR="0004382A" w:rsidRPr="00E071F1">
          <w:rPr>
            <w:rFonts w:eastAsiaTheme="minorEastAsia" w:cstheme="minorHAnsi"/>
            <w:lang w:val="en-GB"/>
          </w:rPr>
          <w:t xml:space="preserve"> for </w:t>
        </w:r>
      </w:ins>
      <w:ins w:id="572" w:author="Max Lindmark" w:date="2020-09-10T17:58:00Z">
        <w:r w:rsidR="00B120EE">
          <w:rPr>
            <w:rFonts w:eastAsiaTheme="minorEastAsia" w:cstheme="minorHAnsi"/>
            <w:lang w:val="en-GB"/>
          </w:rPr>
          <w:t>catabolism than anabolism</w:t>
        </w:r>
      </w:ins>
      <w:ins w:id="573" w:author="Max Lindmark" w:date="2020-09-10T18:08:00Z">
        <w:r w:rsidR="002144DB">
          <w:rPr>
            <w:rFonts w:eastAsiaTheme="minorEastAsia" w:cstheme="minorHAnsi"/>
            <w:lang w:val="en-GB"/>
          </w:rPr>
          <w:t xml:space="preserve"> </w:t>
        </w:r>
      </w:ins>
      <w:del w:id="574" w:author="Max Lindmark" w:date="2020-09-10T18:08:00Z">
        <w:r w:rsidR="006926E6" w:rsidRPr="00E071F1" w:rsidDel="002144DB">
          <w:rPr>
            <w:rFonts w:eastAsiaTheme="minorEastAsia" w:cstheme="minorHAnsi"/>
            <w:lang w:val="en-GB"/>
          </w:rPr>
          <w:delText xml:space="preserve"> </w:delText>
        </w:r>
      </w:del>
      <w:commentRangeStart w:id="575"/>
      <w:commentRangeStart w:id="576"/>
      <m:oMath>
        <m:r>
          <w:del w:id="577" w:author="Max Lindmark" w:date="2020-07-31T16:46:00Z">
            <w:rPr>
              <w:rFonts w:ascii="Cambria Math" w:eastAsiaTheme="minorEastAsia" w:hAnsi="Cambria Math" w:cstheme="minorHAnsi"/>
            </w:rPr>
            <m:t>a</m:t>
          </w:del>
        </m:r>
        <m:r>
          <w:del w:id="578" w:author="Max Lindmark" w:date="2020-07-31T16:46:00Z">
            <w:rPr>
              <w:rFonts w:ascii="Cambria Math" w:eastAsiaTheme="minorEastAsia" w:hAnsi="Cambria Math" w:cstheme="minorHAnsi"/>
              <w:lang w:val="en-GB"/>
            </w:rPr>
            <m:t>&lt;</m:t>
          </w:del>
        </m:r>
        <m:r>
          <w:del w:id="579" w:author="Max Lindmark" w:date="2020-07-31T16:46:00Z">
            <w:rPr>
              <w:rFonts w:ascii="Cambria Math" w:eastAsiaTheme="minorEastAsia" w:hAnsi="Cambria Math" w:cstheme="minorHAnsi"/>
            </w:rPr>
            <m:t>b</m:t>
          </w:del>
        </m:r>
      </m:oMath>
      <w:del w:id="580" w:author="Max Lindmark" w:date="2020-09-10T18:08:00Z">
        <w:r w:rsidR="00C7479B" w:rsidRPr="00E071F1" w:rsidDel="002144DB">
          <w:rPr>
            <w:rFonts w:eastAsiaTheme="minorEastAsia" w:cstheme="minorHAnsi"/>
            <w:lang w:val="en-GB"/>
          </w:rPr>
          <w:delText xml:space="preserve"> </w:delText>
        </w:r>
        <w:commentRangeEnd w:id="575"/>
        <w:r w:rsidR="00D11D33" w:rsidRPr="00E071F1" w:rsidDel="002144DB">
          <w:rPr>
            <w:rStyle w:val="CommentReference"/>
            <w:sz w:val="24"/>
            <w:szCs w:val="24"/>
          </w:rPr>
          <w:commentReference w:id="575"/>
        </w:r>
        <w:commentRangeEnd w:id="576"/>
        <w:r w:rsidR="000D3447" w:rsidRPr="00E071F1" w:rsidDel="002144DB">
          <w:rPr>
            <w:rStyle w:val="CommentReference"/>
            <w:sz w:val="24"/>
            <w:szCs w:val="24"/>
          </w:rPr>
          <w:commentReference w:id="576"/>
        </w:r>
        <w:r w:rsidR="00296E85" w:rsidRPr="00E071F1" w:rsidDel="002144DB">
          <w:rPr>
            <w:rFonts w:eastAsiaTheme="minorEastAsia" w:cstheme="minorHAnsi"/>
            <w:lang w:val="en-GB"/>
          </w:rPr>
          <w:delText xml:space="preserve">(also a </w:delText>
        </w:r>
        <w:r w:rsidR="00A0667E" w:rsidRPr="00E071F1" w:rsidDel="002144DB">
          <w:rPr>
            <w:rFonts w:eastAsiaTheme="minorEastAsia" w:cstheme="minorHAnsi"/>
            <w:lang w:val="en-GB"/>
          </w:rPr>
          <w:delText>necessity</w:delText>
        </w:r>
        <w:r w:rsidR="00296E85" w:rsidRPr="00E071F1" w:rsidDel="002144DB">
          <w:rPr>
            <w:rFonts w:eastAsiaTheme="minorEastAsia" w:cstheme="minorHAnsi"/>
            <w:lang w:val="en-GB"/>
          </w:rPr>
          <w:delText xml:space="preserve"> for </w:delText>
        </w:r>
        <w:r w:rsidR="00EA7A12" w:rsidRPr="00E071F1" w:rsidDel="002144DB">
          <w:rPr>
            <w:rFonts w:eastAsiaTheme="minorEastAsia" w:cstheme="minorHAnsi"/>
            <w:lang w:val="en-GB"/>
          </w:rPr>
          <w:delText xml:space="preserve">growth being </w:delText>
        </w:r>
        <w:r w:rsidR="006364F2" w:rsidRPr="00E071F1" w:rsidDel="002144DB">
          <w:rPr>
            <w:rFonts w:eastAsiaTheme="minorEastAsia" w:cstheme="minorHAnsi"/>
            <w:lang w:val="en-GB"/>
          </w:rPr>
          <w:delText>asymptotic</w:delText>
        </w:r>
        <w:r w:rsidR="00296E85" w:rsidRPr="00E071F1" w:rsidDel="002144DB">
          <w:rPr>
            <w:rFonts w:eastAsiaTheme="minorEastAsia" w:cstheme="minorHAnsi"/>
            <w:lang w:val="en-GB"/>
          </w:rPr>
          <w:delText xml:space="preserve">) </w:delText>
        </w:r>
      </w:del>
      <w:r w:rsidR="00C7479B" w:rsidRPr="00E071F1">
        <w:rPr>
          <w:rFonts w:eastAsiaTheme="minorEastAsia" w:cstheme="minorHAnsi"/>
          <w:lang w:val="en-GB"/>
        </w:rPr>
        <w:t xml:space="preserve">and </w:t>
      </w:r>
      <w:r w:rsidR="009E7470" w:rsidRPr="00E071F1">
        <w:rPr>
          <w:rFonts w:eastAsiaTheme="minorEastAsia" w:cstheme="minorHAnsi"/>
          <w:lang w:val="en-GB"/>
        </w:rPr>
        <w:t xml:space="preserve">(2) </w:t>
      </w:r>
      <w:r w:rsidR="00551A0C" w:rsidRPr="00E071F1">
        <w:rPr>
          <w:rFonts w:eastAsiaTheme="minorEastAsia" w:cstheme="minorHAnsi"/>
          <w:lang w:val="en-GB"/>
        </w:rPr>
        <w:t xml:space="preserve">that </w:t>
      </w:r>
      <w:r w:rsidR="00C7479B" w:rsidRPr="00E071F1">
        <w:rPr>
          <w:rFonts w:eastAsiaTheme="minorEastAsia" w:cstheme="minorHAnsi"/>
          <w:lang w:val="en-GB"/>
        </w:rPr>
        <w:t xml:space="preserve">growth </w:t>
      </w:r>
      <w:r w:rsidR="003C020F" w:rsidRPr="00E071F1">
        <w:rPr>
          <w:rFonts w:eastAsiaTheme="minorEastAsia" w:cstheme="minorHAnsi"/>
          <w:lang w:val="en-GB"/>
        </w:rPr>
        <w:t xml:space="preserve">is unimodal </w:t>
      </w:r>
      <w:r w:rsidR="00C7479B" w:rsidRPr="00E071F1">
        <w:rPr>
          <w:rFonts w:eastAsiaTheme="minorEastAsia" w:cstheme="minorHAnsi"/>
          <w:lang w:val="en-GB"/>
        </w:rPr>
        <w:t>over temperature</w:t>
      </w:r>
      <w:r w:rsidR="002C3358" w:rsidRPr="00E071F1">
        <w:rPr>
          <w:rFonts w:eastAsiaTheme="minorEastAsia" w:cstheme="minorHAnsi"/>
          <w:lang w:val="en-GB"/>
        </w:rPr>
        <w:t xml:space="preserve"> </w:t>
      </w:r>
      <w:r w:rsidR="002C3358"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{"citationID":"a24b3dp1hdp","properties":{"formattedCitation":"(Morita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sidRPr="00E071F1">
        <w:rPr>
          <w:rFonts w:eastAsiaTheme="minorEastAsia" w:cstheme="minorHAnsi"/>
        </w:rPr>
        <w:fldChar w:fldCharType="separate"/>
      </w:r>
      <w:r w:rsidR="006750E1" w:rsidRPr="00E071F1">
        <w:rPr>
          <w:lang w:val="en-GB"/>
        </w:rPr>
        <w:t xml:space="preserve">(Morita </w:t>
      </w:r>
      <w:r w:rsidR="006750E1" w:rsidRPr="00E071F1">
        <w:rPr>
          <w:i/>
          <w:iCs/>
          <w:lang w:val="en-GB"/>
        </w:rPr>
        <w:t>et al.</w:t>
      </w:r>
      <w:r w:rsidR="006750E1" w:rsidRPr="00E071F1">
        <w:rPr>
          <w:lang w:val="en-GB"/>
        </w:rPr>
        <w:t xml:space="preserve"> 2010)</w:t>
      </w:r>
      <w:r w:rsidR="002C3358" w:rsidRPr="00E071F1">
        <w:rPr>
          <w:rFonts w:eastAsiaTheme="minorEastAsia" w:cstheme="minorHAnsi"/>
        </w:rPr>
        <w:fldChar w:fldCharType="end"/>
      </w:r>
      <w:r w:rsidR="000C7059" w:rsidRPr="00E071F1">
        <w:rPr>
          <w:rFonts w:eastAsiaTheme="minorEastAsia" w:cstheme="minorHAnsi"/>
          <w:lang w:val="en-GB"/>
        </w:rPr>
        <w:t xml:space="preserve">. </w:t>
      </w:r>
      <w:del w:id="581" w:author="Max Lindmark" w:date="2020-09-10T17:58:00Z">
        <w:r w:rsidR="00A20B5B" w:rsidRPr="00E071F1" w:rsidDel="00AF46DF">
          <w:rPr>
            <w:rFonts w:eastAsiaTheme="minorEastAsia" w:cstheme="minorHAnsi"/>
            <w:lang w:val="en-GB"/>
          </w:rPr>
          <w:delText>While</w:delText>
        </w:r>
        <w:r w:rsidR="00194B01" w:rsidRPr="00E071F1" w:rsidDel="00AF46DF">
          <w:rPr>
            <w:rFonts w:eastAsiaTheme="minorEastAsia" w:cstheme="minorHAnsi"/>
            <w:lang w:val="en-GB"/>
          </w:rPr>
          <w:delText xml:space="preserve"> </w:delText>
        </w:r>
        <w:r w:rsidR="00041829" w:rsidRPr="00E071F1" w:rsidDel="00AF46DF">
          <w:rPr>
            <w:rFonts w:eastAsiaTheme="minorEastAsia" w:cstheme="minorHAnsi"/>
            <w:lang w:val="en-GB"/>
          </w:rPr>
          <w:delText xml:space="preserve">this </w:delText>
        </w:r>
        <w:r w:rsidR="00EA1600" w:rsidRPr="00E071F1" w:rsidDel="00AF46DF">
          <w:rPr>
            <w:rFonts w:eastAsiaTheme="minorEastAsia" w:cstheme="minorHAnsi"/>
            <w:lang w:val="en-GB"/>
          </w:rPr>
          <w:delText>is one of the most</w:delText>
        </w:r>
        <w:r w:rsidR="00F935D8" w:rsidRPr="00E071F1" w:rsidDel="00AF46DF">
          <w:rPr>
            <w:rFonts w:eastAsiaTheme="minorEastAsia" w:cstheme="minorHAnsi"/>
            <w:lang w:val="en-GB"/>
          </w:rPr>
          <w:delText xml:space="preserve"> common</w:delText>
        </w:r>
      </w:del>
      <w:del w:id="582" w:author="Max Lindmark" w:date="2020-09-10T17:57:00Z">
        <w:r w:rsidR="00F935D8" w:rsidRPr="00E071F1" w:rsidDel="00B120EE">
          <w:rPr>
            <w:rFonts w:eastAsiaTheme="minorEastAsia" w:cstheme="minorHAnsi"/>
            <w:lang w:val="en-GB"/>
          </w:rPr>
          <w:delText>ly</w:delText>
        </w:r>
        <w:r w:rsidR="00EA1600" w:rsidRPr="00E071F1" w:rsidDel="00B120EE">
          <w:rPr>
            <w:rFonts w:eastAsiaTheme="minorEastAsia" w:cstheme="minorHAnsi"/>
            <w:lang w:val="en-GB"/>
          </w:rPr>
          <w:delText xml:space="preserve"> applied </w:delText>
        </w:r>
      </w:del>
      <w:del w:id="583" w:author="Max Lindmark" w:date="2020-09-10T17:58:00Z">
        <w:r w:rsidR="00041829" w:rsidRPr="00E071F1" w:rsidDel="00AF46DF">
          <w:rPr>
            <w:rFonts w:eastAsiaTheme="minorEastAsia" w:cstheme="minorHAnsi"/>
            <w:lang w:val="en-GB"/>
          </w:rPr>
          <w:delText xml:space="preserve">growth </w:delText>
        </w:r>
        <w:r w:rsidR="00CB25B9" w:rsidRPr="00E071F1" w:rsidDel="00AF46DF">
          <w:rPr>
            <w:rFonts w:eastAsiaTheme="minorEastAsia" w:cstheme="minorHAnsi"/>
            <w:lang w:val="en-GB"/>
          </w:rPr>
          <w:delText>model</w:delText>
        </w:r>
        <w:r w:rsidR="00CC429F" w:rsidRPr="00E071F1" w:rsidDel="00AF46DF">
          <w:rPr>
            <w:rFonts w:eastAsiaTheme="minorEastAsia" w:cstheme="minorHAnsi"/>
            <w:lang w:val="en-GB"/>
          </w:rPr>
          <w:delText>s</w:delText>
        </w:r>
        <w:r w:rsidR="003607BF" w:rsidRPr="00E071F1" w:rsidDel="00AF46DF">
          <w:rPr>
            <w:rFonts w:eastAsiaTheme="minorEastAsia" w:cstheme="minorHAnsi"/>
            <w:lang w:val="en-GB"/>
          </w:rPr>
          <w:delText xml:space="preserve">, </w:delText>
        </w:r>
        <w:r w:rsidR="007C006C" w:rsidRPr="00E071F1" w:rsidDel="00AF46DF">
          <w:rPr>
            <w:rFonts w:eastAsiaTheme="minorEastAsia" w:cstheme="minorHAnsi"/>
            <w:lang w:val="en-GB"/>
          </w:rPr>
          <w:delText xml:space="preserve">the </w:delText>
        </w:r>
        <w:r w:rsidR="00D17CBD" w:rsidRPr="00E071F1" w:rsidDel="00AF46DF">
          <w:rPr>
            <w:rFonts w:eastAsiaTheme="minorEastAsia" w:cstheme="minorHAnsi"/>
            <w:lang w:val="en-GB"/>
          </w:rPr>
          <w:delText xml:space="preserve">first condition </w:delText>
        </w:r>
        <w:r w:rsidR="00992EBD" w:rsidRPr="00E071F1" w:rsidDel="00AF46DF">
          <w:rPr>
            <w:rFonts w:eastAsiaTheme="minorEastAsia" w:cstheme="minorHAnsi"/>
            <w:lang w:val="en-GB"/>
          </w:rPr>
          <w:delText>has been debated recently</w:delText>
        </w:r>
        <w:r w:rsidR="00BF6326" w:rsidRPr="00E071F1" w:rsidDel="00AF46DF">
          <w:rPr>
            <w:rFonts w:eastAsiaTheme="minorEastAsia" w:cstheme="minorHAnsi"/>
            <w:lang w:val="en-GB"/>
          </w:rPr>
          <w:fldChar w:fldCharType="begin"/>
        </w:r>
        <w:r w:rsidR="00422B99" w:rsidRPr="00E071F1" w:rsidDel="00AF46DF">
          <w:rPr>
            <w:rFonts w:eastAsiaTheme="minorEastAsia" w:cstheme="minorHAnsi"/>
            <w:lang w:val="en-GB"/>
          </w:rPr>
          <w:delInstrText xml:space="preserve"> ADDIN ZOTERO_ITEM CSL_CITATION {"citationID":"angc8nfk4","properties":{"formattedCitation":"(Lefevre {\\i{}et al.} 2017; Pauly &amp; Cheung 2018b)","plainCitation":"(Lefevre et al. 2017; Pauly &amp; Cheung 2018b)","noteIndex":0},"citationItems":[{"id":845,"uris":["http://zotero.org/users/6116610/items/ZL6K8JKB"],"uri":["http://zotero.org/users/6116610/items/ZL6K8JKB"],"itemData":{"id":845,"type":"article-journal","abstract":"Some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delInstrText>
        </w:r>
        <w:r w:rsidR="00BF6326" w:rsidRPr="00E071F1" w:rsidDel="00AF46DF">
          <w:rPr>
            <w:rFonts w:eastAsiaTheme="minorEastAsia" w:cstheme="minorHAnsi"/>
            <w:lang w:val="en-GB"/>
          </w:rPr>
          <w:fldChar w:fldCharType="separate"/>
        </w:r>
        <w:r w:rsidR="00422B99" w:rsidRPr="00E071F1" w:rsidDel="00AF46DF">
          <w:rPr>
            <w:rFonts w:ascii="Times New Roman" w:cs="Times New Roman"/>
            <w:lang w:val="en-GB"/>
          </w:rPr>
          <w:delText xml:space="preserve">(Lefevre </w:delText>
        </w:r>
        <w:r w:rsidR="00422B99" w:rsidRPr="00E071F1" w:rsidDel="00AF46DF">
          <w:rPr>
            <w:rFonts w:ascii="Times New Roman" w:cs="Times New Roman"/>
            <w:i/>
            <w:iCs/>
            <w:lang w:val="en-GB"/>
          </w:rPr>
          <w:delText>et al.</w:delText>
        </w:r>
        <w:r w:rsidR="00422B99" w:rsidRPr="00E071F1" w:rsidDel="00AF46DF">
          <w:rPr>
            <w:rFonts w:ascii="Times New Roman" w:cs="Times New Roman"/>
            <w:lang w:val="en-GB"/>
          </w:rPr>
          <w:delText xml:space="preserve"> 2017; Pauly &amp; Cheung 2018b)</w:delText>
        </w:r>
        <w:r w:rsidR="00BF6326" w:rsidRPr="00E071F1" w:rsidDel="00AF46DF">
          <w:rPr>
            <w:rFonts w:eastAsiaTheme="minorEastAsia" w:cstheme="minorHAnsi"/>
            <w:lang w:val="en-GB"/>
          </w:rPr>
          <w:fldChar w:fldCharType="end"/>
        </w:r>
        <w:commentRangeStart w:id="584"/>
        <w:commentRangeStart w:id="585"/>
        <w:r w:rsidR="00992EBD" w:rsidRPr="00E071F1" w:rsidDel="00AF46DF">
          <w:rPr>
            <w:rFonts w:eastAsiaTheme="minorEastAsia" w:cstheme="minorHAnsi"/>
            <w:lang w:val="en-GB"/>
          </w:rPr>
          <w:delText>.</w:delText>
        </w:r>
        <w:commentRangeEnd w:id="584"/>
        <w:r w:rsidR="00EB7942" w:rsidRPr="00E071F1" w:rsidDel="00AF46DF">
          <w:rPr>
            <w:rStyle w:val="CommentReference"/>
            <w:sz w:val="24"/>
            <w:szCs w:val="24"/>
          </w:rPr>
          <w:commentReference w:id="584"/>
        </w:r>
        <w:commentRangeEnd w:id="585"/>
        <w:r w:rsidR="00CC2873" w:rsidRPr="00E071F1" w:rsidDel="00AF46DF">
          <w:rPr>
            <w:rStyle w:val="CommentReference"/>
            <w:sz w:val="24"/>
            <w:szCs w:val="24"/>
          </w:rPr>
          <w:commentReference w:id="585"/>
        </w:r>
        <w:r w:rsidR="00E7188A" w:rsidRPr="00E071F1" w:rsidDel="00AF46DF">
          <w:rPr>
            <w:rFonts w:eastAsiaTheme="minorEastAsia" w:cstheme="minorHAnsi"/>
            <w:lang w:val="en-GB"/>
          </w:rPr>
          <w:delText xml:space="preserve"> </w:delText>
        </w:r>
      </w:del>
      <w:r w:rsidR="00F70DFF" w:rsidRPr="00E071F1">
        <w:rPr>
          <w:rFonts w:eastAsiaTheme="minorEastAsia" w:cstheme="minorHAnsi"/>
          <w:lang w:val="en-GB"/>
        </w:rPr>
        <w:t xml:space="preserve">In the </w:t>
      </w:r>
      <w:ins w:id="586" w:author="Max Lindmark" w:date="2020-09-10T22:07:00Z">
        <w:r w:rsidR="004C54B1">
          <w:rPr>
            <w:rFonts w:eastAsiaTheme="minorEastAsia" w:cstheme="minorHAnsi"/>
            <w:lang w:val="en-GB"/>
          </w:rPr>
          <w:t>commonly use</w:t>
        </w:r>
        <w:r w:rsidR="004F5E62">
          <w:rPr>
            <w:rFonts w:eastAsiaTheme="minorEastAsia" w:cstheme="minorHAnsi"/>
            <w:lang w:val="en-GB"/>
          </w:rPr>
          <w:t xml:space="preserve">d </w:t>
        </w:r>
      </w:ins>
      <w:r w:rsidR="00F70DFF" w:rsidRPr="00E071F1">
        <w:rPr>
          <w:rFonts w:eastAsiaTheme="minorEastAsia" w:cstheme="minorHAnsi"/>
          <w:lang w:val="en-GB"/>
        </w:rPr>
        <w:t>von Bertalanffy growth model (VBGM)</w:t>
      </w:r>
      <w:del w:id="587" w:author="Max Lindmark" w:date="2020-09-10T21:45:00Z">
        <w:r w:rsidR="00392323" w:rsidRPr="00E071F1" w:rsidDel="000E42C1">
          <w:rPr>
            <w:rFonts w:eastAsiaTheme="minorEastAsia" w:cstheme="minorHAnsi"/>
            <w:lang w:val="en-GB"/>
          </w:rPr>
          <w:delText xml:space="preserve"> </w:delText>
        </w:r>
        <w:r w:rsidR="00392323" w:rsidRPr="00E071F1" w:rsidDel="00A47E94">
          <w:rPr>
            <w:rFonts w:eastAsiaTheme="minorEastAsia" w:cstheme="minorHAnsi"/>
            <w:lang w:val="en-GB"/>
          </w:rPr>
          <w:delText xml:space="preserve">– </w:delText>
        </w:r>
        <w:r w:rsidR="00F70DFF" w:rsidRPr="00E071F1" w:rsidDel="00A47E94">
          <w:rPr>
            <w:rFonts w:eastAsiaTheme="minorEastAsia" w:cstheme="minorHAnsi"/>
            <w:lang w:val="en-GB"/>
          </w:rPr>
          <w:delText>a</w:delText>
        </w:r>
        <w:r w:rsidR="00392323" w:rsidRPr="00E071F1" w:rsidDel="00A47E94">
          <w:rPr>
            <w:rFonts w:eastAsiaTheme="minorEastAsia" w:cstheme="minorHAnsi"/>
            <w:lang w:val="en-GB"/>
          </w:rPr>
          <w:delText xml:space="preserve"> </w:delText>
        </w:r>
        <w:r w:rsidR="00F70DFF" w:rsidRPr="00E071F1" w:rsidDel="00A47E94">
          <w:rPr>
            <w:rFonts w:eastAsiaTheme="minorEastAsia" w:cstheme="minorHAnsi"/>
            <w:lang w:val="en-GB"/>
          </w:rPr>
          <w:delText>speci</w:delText>
        </w:r>
        <w:r w:rsidR="00DA58A4" w:rsidRPr="00E071F1" w:rsidDel="00A47E94">
          <w:rPr>
            <w:rFonts w:eastAsiaTheme="minorEastAsia" w:cstheme="minorHAnsi"/>
            <w:lang w:val="en-GB"/>
          </w:rPr>
          <w:delText>al</w:delText>
        </w:r>
        <w:r w:rsidR="00F70DFF" w:rsidRPr="00E071F1" w:rsidDel="00A47E94">
          <w:rPr>
            <w:rFonts w:eastAsiaTheme="minorEastAsia" w:cstheme="minorHAnsi"/>
            <w:lang w:val="en-GB"/>
          </w:rPr>
          <w:delText xml:space="preserve"> case of the Pütter model </w:delText>
        </w:r>
        <w:r w:rsidR="00392323" w:rsidRPr="00E071F1" w:rsidDel="00A47E94">
          <w:rPr>
            <w:rFonts w:eastAsiaTheme="minorEastAsia" w:cstheme="minorHAnsi"/>
            <w:lang w:val="en-GB"/>
          </w:rPr>
          <w:delText>–</w:delText>
        </w:r>
      </w:del>
      <w:ins w:id="588" w:author="Max Lindmark" w:date="2020-09-10T21:45:00Z">
        <w:r w:rsidR="00A47E94">
          <w:rPr>
            <w:rFonts w:eastAsiaTheme="minorEastAsia" w:cstheme="minorHAnsi"/>
            <w:lang w:val="en-GB"/>
          </w:rPr>
          <w:t xml:space="preserve">, </w:t>
        </w:r>
      </w:ins>
      <w:del w:id="589" w:author="Max Lindmark" w:date="2020-09-10T21:45:00Z">
        <w:r w:rsidR="00392323" w:rsidRPr="00E071F1" w:rsidDel="00A47E94">
          <w:rPr>
            <w:rFonts w:eastAsiaTheme="minorEastAsia" w:cstheme="minorHAnsi"/>
            <w:lang w:val="en-GB"/>
          </w:rPr>
          <w:delText xml:space="preserve"> </w:delText>
        </w:r>
      </w:del>
      <w:r w:rsidR="00392323" w:rsidRPr="00E071F1">
        <w:rPr>
          <w:rFonts w:eastAsiaTheme="minorEastAsia" w:cstheme="minorHAnsi"/>
          <w:lang w:val="en-GB"/>
        </w:rPr>
        <w:t>it is assumed</w:t>
      </w:r>
      <w:r w:rsidR="00C41597" w:rsidRPr="00E071F1">
        <w:rPr>
          <w:rFonts w:eastAsiaTheme="minorEastAsia" w:cstheme="minorHAnsi"/>
          <w:lang w:val="en-GB"/>
        </w:rPr>
        <w:t xml:space="preserve"> </w:t>
      </w:r>
      <w:r w:rsidR="00F70DFF" w:rsidRPr="00E071F1">
        <w:rPr>
          <w:rFonts w:eastAsiaTheme="minorEastAsia" w:cstheme="minorHAnsi"/>
          <w:lang w:val="en-GB"/>
        </w:rPr>
        <w:t>that catabolism</w:t>
      </w:r>
      <w:ins w:id="590" w:author="Max Lindmark" w:date="2020-09-10T22:26:00Z">
        <w:r w:rsidR="002B253F">
          <w:rPr>
            <w:rFonts w:eastAsiaTheme="minorEastAsia" w:cstheme="minorHAnsi"/>
            <w:lang w:val="en-GB"/>
          </w:rPr>
          <w:t xml:space="preserve"> or maintenance metabolism</w:t>
        </w:r>
      </w:ins>
      <w:r w:rsidR="00F70DFF" w:rsidRPr="00E071F1">
        <w:rPr>
          <w:rFonts w:eastAsiaTheme="minorEastAsia" w:cstheme="minorHAnsi"/>
          <w:lang w:val="en-GB"/>
        </w:rPr>
        <w:t xml:space="preserve"> is proportional to body mass</w:t>
      </w:r>
      <w:del w:id="591" w:author="Max Lindmark" w:date="2020-09-10T22:26:00Z">
        <w:r w:rsidR="00F70DFF" w:rsidRPr="00E071F1" w:rsidDel="00E1047A">
          <w:rPr>
            <w:rFonts w:eastAsiaTheme="minorEastAsia" w:cstheme="minorHAnsi"/>
            <w:lang w:val="en-GB"/>
          </w:rPr>
          <w:delText xml:space="preserve"> </w:delText>
        </w:r>
        <w:r w:rsidR="00C41597" w:rsidRPr="00E071F1" w:rsidDel="00E1047A">
          <w:rPr>
            <w:rFonts w:eastAsiaTheme="minorEastAsia" w:cstheme="minorHAnsi"/>
            <w:lang w:val="en-GB"/>
          </w:rPr>
          <w:delText>(</w:delText>
        </w:r>
      </w:del>
      <m:oMath>
        <m:r>
          <w:del w:id="592" w:author="Max Lindmark" w:date="2020-09-10T22:26:00Z">
            <w:rPr>
              <w:rFonts w:ascii="Cambria Math" w:eastAsiaTheme="minorEastAsia" w:hAnsi="Cambria Math" w:cstheme="minorHAnsi"/>
              <w:lang w:val="en-GB"/>
            </w:rPr>
            <m:t>b=1</m:t>
          </w:del>
        </m:r>
      </m:oMath>
      <w:del w:id="593" w:author="Max Lindmark" w:date="2020-09-10T22:26:00Z">
        <w:r w:rsidR="00C41597" w:rsidRPr="00E071F1" w:rsidDel="00E1047A">
          <w:rPr>
            <w:rFonts w:eastAsiaTheme="minorEastAsia" w:cstheme="minorHAnsi"/>
            <w:lang w:val="en-GB"/>
          </w:rPr>
          <w:delText>)</w:delText>
        </w:r>
      </w:del>
      <w:r w:rsidR="00BF6C10" w:rsidRPr="00E071F1">
        <w:rPr>
          <w:rFonts w:eastAsiaTheme="minorEastAsia" w:cstheme="minorHAnsi"/>
          <w:lang w:val="en-GB"/>
        </w:rPr>
        <w:t xml:space="preserve">. This stems </w:t>
      </w:r>
      <w:r w:rsidR="00C40AE3" w:rsidRPr="00E071F1">
        <w:rPr>
          <w:rFonts w:eastAsiaTheme="minorEastAsia" w:cstheme="minorHAnsi"/>
          <w:lang w:val="en-GB"/>
        </w:rPr>
        <w:t xml:space="preserve">from the argument that </w:t>
      </w:r>
      <w:r w:rsidR="002E618D" w:rsidRPr="00E071F1">
        <w:rPr>
          <w:rFonts w:eastAsiaTheme="minorEastAsia" w:cstheme="minorHAnsi"/>
          <w:lang w:val="en-GB"/>
        </w:rPr>
        <w:t>spontaneous denaturation occurs in every cell</w:t>
      </w:r>
      <w:r w:rsidR="00EC02A2" w:rsidRPr="00E071F1">
        <w:rPr>
          <w:rFonts w:eastAsiaTheme="minorEastAsia" w:cstheme="minorHAnsi"/>
          <w:lang w:val="en-GB"/>
        </w:rPr>
        <w:t xml:space="preserve"> </w:t>
      </w:r>
      <w:r w:rsidR="00076C98"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sidRPr="00E071F1">
        <w:rPr>
          <w:rFonts w:eastAsiaTheme="minorEastAsia" w:cstheme="minorHAnsi"/>
        </w:rPr>
        <w:fldChar w:fldCharType="separate"/>
      </w:r>
      <w:r w:rsidR="0044238B" w:rsidRPr="00E071F1">
        <w:rPr>
          <w:lang w:val="en-GB"/>
        </w:rPr>
        <w:t>(von Bertalanffy 1957; Pauly &amp; Cheung 2018a)</w:t>
      </w:r>
      <w:r w:rsidR="00076C98" w:rsidRPr="00E071F1">
        <w:rPr>
          <w:rFonts w:eastAsiaTheme="minorEastAsia" w:cstheme="minorHAnsi"/>
        </w:rPr>
        <w:fldChar w:fldCharType="end"/>
      </w:r>
      <w:del w:id="594" w:author="Max Lindmark" w:date="2020-09-10T18:08:00Z">
        <w:r w:rsidR="00F36D53" w:rsidRPr="00E071F1" w:rsidDel="00805589">
          <w:rPr>
            <w:rFonts w:eastAsiaTheme="minorEastAsia" w:cstheme="minorHAnsi"/>
            <w:lang w:val="en-GB"/>
          </w:rPr>
          <w:delText xml:space="preserve">, but </w:delText>
        </w:r>
        <w:r w:rsidR="00774E20" w:rsidRPr="00E071F1" w:rsidDel="00805589">
          <w:rPr>
            <w:rFonts w:eastAsiaTheme="minorEastAsia" w:cstheme="minorHAnsi"/>
            <w:lang w:val="en-GB"/>
          </w:rPr>
          <w:delText xml:space="preserve">likely also </w:delText>
        </w:r>
        <w:r w:rsidR="00473348" w:rsidRPr="00E071F1" w:rsidDel="00805589">
          <w:rPr>
            <w:rFonts w:eastAsiaTheme="minorEastAsia" w:cstheme="minorHAnsi"/>
            <w:lang w:val="en-GB"/>
          </w:rPr>
          <w:delText>for</w:delText>
        </w:r>
        <w:r w:rsidR="00774E20" w:rsidRPr="00E071F1" w:rsidDel="00805589">
          <w:rPr>
            <w:rFonts w:eastAsiaTheme="minorEastAsia" w:cstheme="minorHAnsi"/>
            <w:lang w:val="en-GB"/>
          </w:rPr>
          <w:delText xml:space="preserve"> mathematical </w:delText>
        </w:r>
        <w:r w:rsidR="00271CF9" w:rsidRPr="00E071F1" w:rsidDel="00805589">
          <w:rPr>
            <w:rFonts w:eastAsiaTheme="minorEastAsia" w:cstheme="minorHAnsi"/>
            <w:lang w:val="en-GB"/>
          </w:rPr>
          <w:delText>convenience</w:delText>
        </w:r>
        <w:r w:rsidR="003356C1" w:rsidRPr="00E071F1" w:rsidDel="00805589">
          <w:rPr>
            <w:rFonts w:eastAsiaTheme="minorEastAsia" w:cstheme="minorHAnsi"/>
            <w:lang w:val="en-GB"/>
          </w:rPr>
          <w:delText xml:space="preserve"> and lack of </w:delText>
        </w:r>
        <w:r w:rsidR="00864ABE" w:rsidRPr="00E071F1" w:rsidDel="00805589">
          <w:rPr>
            <w:rFonts w:eastAsiaTheme="minorEastAsia" w:cstheme="minorHAnsi"/>
            <w:lang w:val="en-GB"/>
          </w:rPr>
          <w:delText>empirical data</w:delText>
        </w:r>
        <w:r w:rsidR="00774E20" w:rsidRPr="00E071F1" w:rsidDel="00805589">
          <w:rPr>
            <w:rFonts w:eastAsiaTheme="minorEastAsia" w:cstheme="minorHAnsi"/>
            <w:lang w:val="en-GB"/>
          </w:rPr>
          <w:delText xml:space="preserve"> </w:delText>
        </w:r>
        <w:r w:rsidR="00271CF9" w:rsidRPr="00E071F1" w:rsidDel="00805589">
          <w:rPr>
            <w:rFonts w:eastAsiaTheme="minorEastAsia" w:cstheme="minorHAnsi"/>
          </w:rPr>
          <w:fldChar w:fldCharType="begin"/>
        </w:r>
        <w:r w:rsidR="00422B99" w:rsidRPr="00E071F1" w:rsidDel="00805589">
          <w:rPr>
            <w:rFonts w:eastAsiaTheme="minorEastAsia" w:cstheme="minorHAnsi"/>
            <w:lang w:val="en-GB"/>
          </w:rPr>
          <w:delInstrText xml:space="preserve"> ADDIN ZOTERO_ITEM CSL_CITATION {"citationID":"af6c040ql9","properties":{"formattedCitation":"(Ursin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delInstrText>
        </w:r>
        <w:r w:rsidR="00271CF9" w:rsidRPr="00E071F1" w:rsidDel="00805589">
          <w:rPr>
            <w:rFonts w:eastAsiaTheme="minorEastAsia" w:cstheme="minorHAnsi"/>
          </w:rPr>
          <w:fldChar w:fldCharType="separate"/>
        </w:r>
        <w:r w:rsidR="0044238B" w:rsidRPr="00E071F1" w:rsidDel="00805589">
          <w:rPr>
            <w:lang w:val="en-GB"/>
          </w:rPr>
          <w:delText>(Ursin 1967)</w:delText>
        </w:r>
        <w:r w:rsidR="00271CF9" w:rsidRPr="00E071F1" w:rsidDel="00805589">
          <w:rPr>
            <w:rFonts w:eastAsiaTheme="minorEastAsia" w:cstheme="minorHAnsi"/>
          </w:rPr>
          <w:fldChar w:fldCharType="end"/>
        </w:r>
        <w:r w:rsidR="00AE28A1" w:rsidRPr="00E071F1" w:rsidDel="00805589">
          <w:rPr>
            <w:rFonts w:eastAsiaTheme="minorEastAsia" w:cstheme="minorHAnsi"/>
            <w:lang w:val="en-GB"/>
          </w:rPr>
          <w:delText>.</w:delText>
        </w:r>
      </w:del>
      <w:ins w:id="595" w:author="Max Lindmark" w:date="2020-09-10T22:57:00Z">
        <w:r w:rsidR="0096318F">
          <w:rPr>
            <w:rFonts w:eastAsiaTheme="minorEastAsia" w:cstheme="minorHAnsi"/>
            <w:lang w:val="en-GB"/>
          </w:rPr>
          <w:t xml:space="preserve"> – and </w:t>
        </w:r>
      </w:ins>
      <w:ins w:id="596" w:author="Max Lindmark" w:date="2020-09-10T18:18:00Z">
        <w:r w:rsidR="00D42EBA">
          <w:rPr>
            <w:rFonts w:eastAsiaTheme="minorEastAsia" w:cstheme="minorHAnsi"/>
            <w:lang w:val="en-GB"/>
          </w:rPr>
          <w:t>l</w:t>
        </w:r>
      </w:ins>
      <w:ins w:id="597" w:author="Max Lindmark" w:date="2020-09-10T18:17:00Z">
        <w:r w:rsidR="008B4882">
          <w:rPr>
            <w:rFonts w:eastAsiaTheme="minorEastAsia" w:cstheme="minorHAnsi"/>
            <w:lang w:val="en-GB"/>
          </w:rPr>
          <w:t xml:space="preserve">ikely also </w:t>
        </w:r>
      </w:ins>
      <w:ins w:id="598" w:author="Max Lindmark" w:date="2020-09-10T18:15:00Z">
        <w:r w:rsidR="00E87659">
          <w:rPr>
            <w:rFonts w:eastAsiaTheme="minorEastAsia" w:cstheme="minorHAnsi"/>
            <w:lang w:val="en-GB"/>
          </w:rPr>
          <w:t xml:space="preserve">for mathematical </w:t>
        </w:r>
      </w:ins>
      <w:ins w:id="599" w:author="Max Lindmark" w:date="2020-09-10T18:16:00Z">
        <w:r w:rsidR="00CC3551">
          <w:rPr>
            <w:rFonts w:eastAsiaTheme="minorEastAsia" w:cstheme="minorHAnsi"/>
            <w:lang w:val="en-GB"/>
          </w:rPr>
          <w:t>convenience</w:t>
        </w:r>
      </w:ins>
      <w:r w:rsidR="0076287C">
        <w:rPr>
          <w:rFonts w:eastAsiaTheme="minorEastAsia" w:cstheme="minorHAnsi"/>
          <w:lang w:val="en-GB"/>
        </w:rPr>
        <w:t xml:space="preserve"> </w:t>
      </w:r>
      <w:r w:rsidR="0007649F">
        <w:rPr>
          <w:rFonts w:eastAsiaTheme="minorEastAsia" w:cstheme="minorHAnsi"/>
          <w:lang w:val="en-GB"/>
        </w:rPr>
        <w:fldChar w:fldCharType="begin"/>
      </w:r>
      <w:r w:rsidR="00BE32DF">
        <w:rPr>
          <w:rFonts w:eastAsiaTheme="minorEastAsia" w:cstheme="minorHAnsi"/>
          <w:lang w:val="en-GB"/>
        </w:rPr>
        <w:instrText xml:space="preserve"> ADDIN ZOTERO_ITEM CSL_CITATION {"citationID":"a2gqvvu3ft1","properties":{"formattedCitation":"(Ursin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649F">
        <w:rPr>
          <w:rFonts w:eastAsiaTheme="minorEastAsia" w:cstheme="minorHAnsi"/>
          <w:lang w:val="en-GB"/>
        </w:rPr>
        <w:fldChar w:fldCharType="separate"/>
      </w:r>
      <w:r w:rsidR="00BE32DF" w:rsidRPr="00BE32DF">
        <w:rPr>
          <w:rFonts w:ascii="Times New Roman" w:cs="Times New Roman"/>
          <w:lang w:val="en-GB"/>
        </w:rPr>
        <w:t>(Ursin 1967)</w:t>
      </w:r>
      <w:r w:rsidR="0007649F">
        <w:rPr>
          <w:rFonts w:eastAsiaTheme="minorEastAsia" w:cstheme="minorHAnsi"/>
          <w:lang w:val="en-GB"/>
        </w:rPr>
        <w:fldChar w:fldCharType="end"/>
      </w:r>
      <w:ins w:id="600" w:author="Max Lindmark" w:date="2020-09-10T18:15:00Z">
        <w:r w:rsidR="00E87659">
          <w:rPr>
            <w:rFonts w:eastAsiaTheme="minorEastAsia" w:cstheme="minorHAnsi"/>
            <w:lang w:val="en-GB"/>
          </w:rPr>
          <w:t>)</w:t>
        </w:r>
      </w:ins>
      <w:ins w:id="601" w:author="Max Lindmark" w:date="2020-09-10T18:18:00Z">
        <w:r w:rsidR="008D25F8">
          <w:rPr>
            <w:rFonts w:eastAsiaTheme="minorEastAsia" w:cstheme="minorHAnsi"/>
            <w:lang w:val="en-GB"/>
          </w:rPr>
          <w:t xml:space="preserve">. </w:t>
        </w:r>
      </w:ins>
      <w:ins w:id="602" w:author="Max Lindmark" w:date="2020-09-10T23:04:00Z">
        <w:r w:rsidR="00D05A71">
          <w:rPr>
            <w:rFonts w:eastAsiaTheme="minorEastAsia" w:cstheme="minorHAnsi"/>
            <w:lang w:val="en-GB"/>
          </w:rPr>
          <w:t xml:space="preserve">However, this </w:t>
        </w:r>
        <w:r w:rsidR="00535DF3">
          <w:rPr>
            <w:rFonts w:eastAsiaTheme="minorEastAsia" w:cstheme="minorHAnsi"/>
            <w:lang w:val="en-GB"/>
          </w:rPr>
          <w:t>assumption</w:t>
        </w:r>
      </w:ins>
      <w:ins w:id="603" w:author="Max Lindmark" w:date="2020-09-10T22:26:00Z">
        <w:r w:rsidR="002B253F">
          <w:rPr>
            <w:rFonts w:eastAsiaTheme="minorEastAsia" w:cstheme="minorHAnsi"/>
            <w:lang w:val="en-GB"/>
          </w:rPr>
          <w:t xml:space="preserve"> has been </w:t>
        </w:r>
      </w:ins>
      <w:ins w:id="604" w:author="Max Lindmark" w:date="2020-09-10T22:28:00Z">
        <w:r w:rsidR="00921CE6">
          <w:rPr>
            <w:rFonts w:eastAsiaTheme="minorEastAsia" w:cstheme="minorHAnsi"/>
            <w:lang w:val="en-GB"/>
          </w:rPr>
          <w:t>criticized</w:t>
        </w:r>
      </w:ins>
      <w:ins w:id="605" w:author="Max Lindmark" w:date="2020-09-10T22:57:00Z">
        <w:r w:rsidR="001540AA">
          <w:rPr>
            <w:rFonts w:eastAsiaTheme="minorEastAsia" w:cstheme="minorHAnsi"/>
            <w:lang w:val="en-GB"/>
          </w:rPr>
          <w:t xml:space="preserve">, </w:t>
        </w:r>
      </w:ins>
      <w:ins w:id="606" w:author="Max Lindmark" w:date="2020-09-10T23:00:00Z">
        <w:r w:rsidR="0014258A">
          <w:rPr>
            <w:rFonts w:eastAsiaTheme="minorEastAsia" w:cstheme="minorHAnsi"/>
            <w:lang w:val="en-GB"/>
          </w:rPr>
          <w:t>as</w:t>
        </w:r>
      </w:ins>
      <w:ins w:id="607" w:author="Max Lindmark" w:date="2020-09-10T22:57:00Z">
        <w:r w:rsidR="001540AA">
          <w:rPr>
            <w:rFonts w:eastAsiaTheme="minorEastAsia" w:cstheme="minorHAnsi"/>
            <w:lang w:val="en-GB"/>
          </w:rPr>
          <w:t xml:space="preserve"> </w:t>
        </w:r>
      </w:ins>
      <w:ins w:id="608" w:author="Max Lindmark" w:date="2020-09-10T18:21:00Z">
        <w:r w:rsidR="001A0B3D" w:rsidRPr="00E071F1">
          <w:rPr>
            <w:rFonts w:eastAsiaTheme="minorEastAsia" w:cstheme="minorHAnsi"/>
            <w:lang w:val="en-GB"/>
          </w:rPr>
          <w:t xml:space="preserve">maintenance costs </w:t>
        </w:r>
        <w:r w:rsidR="009376B0">
          <w:rPr>
            <w:rFonts w:eastAsiaTheme="minorEastAsia" w:cstheme="minorHAnsi"/>
            <w:lang w:val="en-GB"/>
          </w:rPr>
          <w:t xml:space="preserve">are </w:t>
        </w:r>
      </w:ins>
      <w:ins w:id="609" w:author="Max Lindmark" w:date="2020-09-10T23:17:00Z">
        <w:r w:rsidR="00D90F42">
          <w:rPr>
            <w:rFonts w:eastAsiaTheme="minorEastAsia" w:cstheme="minorHAnsi"/>
            <w:lang w:val="en-GB"/>
          </w:rPr>
          <w:t xml:space="preserve">thought of </w:t>
        </w:r>
      </w:ins>
      <w:ins w:id="610" w:author="Max Lindmark" w:date="2020-09-10T23:00:00Z">
        <w:r w:rsidR="002F4D38">
          <w:rPr>
            <w:rFonts w:eastAsiaTheme="minorEastAsia" w:cstheme="minorHAnsi"/>
            <w:lang w:val="en-GB"/>
          </w:rPr>
          <w:t xml:space="preserve">as </w:t>
        </w:r>
      </w:ins>
      <w:ins w:id="611" w:author="Max Lindmark" w:date="2020-09-10T18:21:00Z">
        <w:r w:rsidR="001A0B3D" w:rsidRPr="00E071F1">
          <w:rPr>
            <w:rFonts w:eastAsiaTheme="minorEastAsia" w:cstheme="minorHAnsi"/>
            <w:lang w:val="en-GB"/>
          </w:rPr>
          <w:t>proportional to standard metabolic rate</w:t>
        </w:r>
      </w:ins>
      <w:ins w:id="612" w:author="Max Lindmark" w:date="2020-09-10T23:22:00Z">
        <w:r w:rsidR="001C79E4">
          <w:rPr>
            <w:rFonts w:eastAsiaTheme="minorEastAsia" w:cstheme="minorHAnsi"/>
            <w:lang w:val="en-GB"/>
          </w:rPr>
          <w:t xml:space="preserve">, i.e. with an interspecific exponent of </w:t>
        </w:r>
        <w:r w:rsidR="002E29A0">
          <w:rPr>
            <w:rFonts w:eastAsiaTheme="minorEastAsia" w:cstheme="minorHAnsi"/>
            <w:lang w:val="en-GB"/>
          </w:rPr>
          <w:t>~0.8</w:t>
        </w:r>
      </w:ins>
      <w:ins w:id="613" w:author="Max Lindmark" w:date="2020-09-10T22:27:00Z">
        <w:r w:rsidR="008E0E7C">
          <w:rPr>
            <w:rFonts w:eastAsiaTheme="minorEastAsia" w:cstheme="minorHAnsi"/>
            <w:lang w:val="en-GB"/>
          </w:rPr>
          <w:t xml:space="preserve"> </w:t>
        </w:r>
      </w:ins>
      <w:ins w:id="614" w:author="Max Lindmark" w:date="2020-09-10T18:21:00Z">
        <w:r w:rsidR="001A0B3D" w:rsidRPr="00E071F1">
          <w:rPr>
            <w:rFonts w:eastAsiaTheme="minorEastAsia" w:cstheme="minorHAnsi"/>
          </w:rPr>
          <w:fldChar w:fldCharType="begin"/>
        </w:r>
      </w:ins>
      <w:r w:rsidR="002E281F">
        <w:rPr>
          <w:rFonts w:eastAsiaTheme="minorEastAsia" w:cstheme="minorHAnsi"/>
          <w:lang w:val="en-GB"/>
        </w:rPr>
        <w:instrText xml:space="preserve"> ADDIN ZOTERO_ITEM CSL_CITATION {"citationID":"a2pipk34rtl","properties":{"formattedCitation":"(Ursin 1967; Jobling 1997; Lefevre {\\i{}et al.} 2017)","plainCitation":"(Ursin 1967; Jobling 1997; Lefevre et al. 2017)","noteIndex":0},"citationItems":[{"id":895,"uris":["http://zotero.org/users/6116610/items/5G6C5LEF"],"uri":["http://zotero.org/users/6116610/items/5G6C5LEF"],"itemData":{"id":895,"type":"article-journal","container-title":"Journal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ins w:id="615" w:author="Max Lindmark" w:date="2020-09-10T18:21:00Z">
        <w:r w:rsidR="001A0B3D" w:rsidRPr="00E071F1">
          <w:rPr>
            <w:rFonts w:eastAsiaTheme="minorEastAsia" w:cstheme="minorHAnsi"/>
          </w:rPr>
          <w:fldChar w:fldCharType="separate"/>
        </w:r>
      </w:ins>
      <w:r w:rsidR="002E281F" w:rsidRPr="002E281F">
        <w:rPr>
          <w:rFonts w:ascii="Times New Roman" w:cs="Times New Roman"/>
          <w:lang w:val="en-GB"/>
        </w:rPr>
        <w:t xml:space="preserve">(Ursin 1967; Jobling 1997; Lefevre </w:t>
      </w:r>
      <w:r w:rsidR="002E281F" w:rsidRPr="002E281F">
        <w:rPr>
          <w:rFonts w:ascii="Times New Roman" w:cs="Times New Roman"/>
          <w:i/>
          <w:iCs/>
          <w:lang w:val="en-GB"/>
        </w:rPr>
        <w:t>et al.</w:t>
      </w:r>
      <w:r w:rsidR="002E281F" w:rsidRPr="002E281F">
        <w:rPr>
          <w:rFonts w:ascii="Times New Roman" w:cs="Times New Roman"/>
          <w:lang w:val="en-GB"/>
        </w:rPr>
        <w:t xml:space="preserve"> 2017)</w:t>
      </w:r>
      <w:ins w:id="616" w:author="Max Lindmark" w:date="2020-09-10T18:21:00Z">
        <w:r w:rsidR="001A0B3D" w:rsidRPr="00E071F1">
          <w:rPr>
            <w:rFonts w:eastAsiaTheme="minorEastAsia" w:cstheme="minorHAnsi"/>
          </w:rPr>
          <w:fldChar w:fldCharType="end"/>
        </w:r>
      </w:ins>
      <w:ins w:id="617" w:author="Max Lindmark" w:date="2020-09-10T23:19:00Z">
        <w:r w:rsidR="00AE3D1D">
          <w:rPr>
            <w:rFonts w:eastAsiaTheme="minorEastAsia" w:cstheme="minorHAnsi"/>
            <w:lang w:val="en-US"/>
          </w:rPr>
          <w:t>. I</w:t>
        </w:r>
      </w:ins>
      <w:ins w:id="618" w:author="Max Lindmark" w:date="2020-09-10T23:18:00Z">
        <w:r w:rsidR="00F07811">
          <w:rPr>
            <w:rFonts w:eastAsiaTheme="minorEastAsia" w:cstheme="minorHAnsi"/>
            <w:lang w:val="en-US"/>
          </w:rPr>
          <w:t xml:space="preserve">n </w:t>
        </w:r>
      </w:ins>
      <w:ins w:id="619" w:author="Max Lindmark" w:date="2020-09-10T23:19:00Z">
        <w:r w:rsidR="00AE3D1D">
          <w:rPr>
            <w:rFonts w:eastAsiaTheme="minorEastAsia" w:cstheme="minorHAnsi"/>
            <w:lang w:val="en-US"/>
          </w:rPr>
          <w:t xml:space="preserve">this </w:t>
        </w:r>
      </w:ins>
      <w:ins w:id="620" w:author="Max Lindmark" w:date="2020-09-10T23:18:00Z">
        <w:r w:rsidR="00F07811">
          <w:rPr>
            <w:rFonts w:eastAsiaTheme="minorEastAsia" w:cstheme="minorHAnsi"/>
            <w:lang w:val="en-US"/>
          </w:rPr>
          <w:t>case</w:t>
        </w:r>
        <w:r w:rsidR="00AE3D1D">
          <w:rPr>
            <w:rFonts w:eastAsiaTheme="minorEastAsia" w:cstheme="minorHAnsi"/>
            <w:lang w:val="en-US"/>
          </w:rPr>
          <w:t xml:space="preserve"> the two allometric functions of the model</w:t>
        </w:r>
      </w:ins>
      <w:ins w:id="621" w:author="Max Lindmark" w:date="2020-09-10T23:19:00Z">
        <w:r w:rsidR="00AE3D1D">
          <w:rPr>
            <w:rFonts w:eastAsiaTheme="minorEastAsia" w:cstheme="minorHAnsi"/>
            <w:lang w:val="en-US"/>
          </w:rPr>
          <w:t xml:space="preserve"> have similar exponents</w:t>
        </w:r>
      </w:ins>
      <w:ins w:id="622" w:author="Max Lindmark" w:date="2020-09-10T23:22:00Z">
        <w:r w:rsidR="00587684">
          <w:rPr>
            <w:rFonts w:eastAsiaTheme="minorEastAsia" w:cstheme="minorHAnsi"/>
            <w:lang w:val="en-US"/>
          </w:rPr>
          <w:t xml:space="preserve"> </w:t>
        </w:r>
      </w:ins>
      <w:ins w:id="623" w:author="Max Lindmark" w:date="2020-09-10T23:19:00Z">
        <w:r w:rsidR="008A14FE">
          <w:rPr>
            <w:rFonts w:eastAsiaTheme="minorEastAsia" w:cstheme="minorHAnsi"/>
            <w:lang w:val="en-US"/>
          </w:rPr>
          <w:t xml:space="preserve">and </w:t>
        </w:r>
      </w:ins>
      <w:ins w:id="624" w:author="Max Lindmark" w:date="2020-09-10T18:22:00Z">
        <w:r w:rsidR="005B6F08">
          <w:rPr>
            <w:rFonts w:eastAsiaTheme="minorEastAsia" w:cstheme="minorHAnsi"/>
            <w:lang w:val="en-US"/>
          </w:rPr>
          <w:t xml:space="preserve">the </w:t>
        </w:r>
        <w:r w:rsidR="00905870">
          <w:rPr>
            <w:rFonts w:eastAsiaTheme="minorEastAsia" w:cstheme="minorHAnsi"/>
            <w:lang w:val="en-US"/>
          </w:rPr>
          <w:t xml:space="preserve">effect of temperature on </w:t>
        </w:r>
      </w:ins>
      <w:ins w:id="625" w:author="Max Lindmark" w:date="2020-09-10T23:22:00Z">
        <w:r w:rsidR="00587684">
          <w:rPr>
            <w:rFonts w:eastAsiaTheme="minorEastAsia" w:cstheme="minorHAnsi"/>
            <w:lang w:val="en-US"/>
          </w:rPr>
          <w:t xml:space="preserve">asymptotic size </w:t>
        </w:r>
      </w:ins>
      <w:ins w:id="626" w:author="Max Lindmark" w:date="2020-09-10T18:37:00Z">
        <w:r w:rsidR="003958E5">
          <w:rPr>
            <w:rFonts w:eastAsiaTheme="minorEastAsia" w:cstheme="minorHAnsi"/>
            <w:lang w:val="en-US"/>
          </w:rPr>
          <w:t xml:space="preserve">can </w:t>
        </w:r>
      </w:ins>
      <w:ins w:id="627" w:author="Max Lindmark" w:date="2020-09-10T18:22:00Z">
        <w:r w:rsidR="00905870">
          <w:rPr>
            <w:rFonts w:eastAsiaTheme="minorEastAsia" w:cstheme="minorHAnsi"/>
            <w:lang w:val="en-US"/>
          </w:rPr>
          <w:t>become unrealistic</w:t>
        </w:r>
      </w:ins>
      <w:ins w:id="628" w:author="Max Lindmark" w:date="2020-09-10T18:23:00Z">
        <w:r w:rsidR="00436319">
          <w:rPr>
            <w:rFonts w:eastAsiaTheme="minorEastAsia" w:cstheme="minorHAnsi"/>
            <w:lang w:val="en-US"/>
          </w:rPr>
          <w:t xml:space="preserve"> </w:t>
        </w:r>
      </w:ins>
      <w:r w:rsidR="00890BA7">
        <w:rPr>
          <w:rFonts w:eastAsiaTheme="minorEastAsia" w:cstheme="minorHAnsi"/>
          <w:lang w:val="en-US"/>
        </w:rPr>
        <w:fldChar w:fldCharType="begin"/>
      </w:r>
      <w:r w:rsidR="00BE32DF">
        <w:rPr>
          <w:rFonts w:eastAsiaTheme="minorEastAsia" w:cstheme="minorHAnsi"/>
          <w:lang w:val="en-US"/>
        </w:rPr>
        <w:instrText xml:space="preserve"> ADDIN ZOTERO_ITEM CSL_CITATION {"citationID":"aje84pfiqf","properties":{"formattedCitation":"(Lefevre {\\i{}et al.} 2017; Marshall &amp; White 2019b)","plainCitation":"(Lefevre et al. 2017; Marshall &amp; White 2019b)","noteIndex":0},"citationItems":[{"id":845,"uris":["http://zotero.org/users/6116610/items/ZL6K8JKB"],"uri":["http://zotero.org/users/6116610/items/ZL6K8JKB"],"itemData":{"id":845,"type":"article-journal","abstract":"Some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890BA7">
        <w:rPr>
          <w:rFonts w:eastAsiaTheme="minorEastAsia" w:cstheme="minorHAnsi"/>
          <w:lang w:val="en-US"/>
        </w:rPr>
        <w:fldChar w:fldCharType="separate"/>
      </w:r>
      <w:r w:rsidR="00BE32DF" w:rsidRPr="00BE32DF">
        <w:rPr>
          <w:rFonts w:ascii="Times New Roman" w:cs="Times New Roman"/>
          <w:lang w:val="en-GB"/>
        </w:rPr>
        <w:t xml:space="preserve">(Lefevre </w:t>
      </w:r>
      <w:r w:rsidR="00BE32DF" w:rsidRPr="00BE32DF">
        <w:rPr>
          <w:rFonts w:ascii="Times New Roman" w:cs="Times New Roman"/>
          <w:i/>
          <w:iCs/>
          <w:lang w:val="en-GB"/>
        </w:rPr>
        <w:t>et al.</w:t>
      </w:r>
      <w:r w:rsidR="00BE32DF" w:rsidRPr="00BE32DF">
        <w:rPr>
          <w:rFonts w:ascii="Times New Roman" w:cs="Times New Roman"/>
          <w:lang w:val="en-GB"/>
        </w:rPr>
        <w:t xml:space="preserve"> 2017; Marshall &amp; White 2019b)</w:t>
      </w:r>
      <w:r w:rsidR="00890BA7">
        <w:rPr>
          <w:rFonts w:eastAsiaTheme="minorEastAsia" w:cstheme="minorHAnsi"/>
          <w:lang w:val="en-US"/>
        </w:rPr>
        <w:fldChar w:fldCharType="end"/>
      </w:r>
      <w:ins w:id="629" w:author="Max Lindmark" w:date="2020-09-10T18:22:00Z">
        <w:r w:rsidR="00905870">
          <w:rPr>
            <w:rFonts w:eastAsiaTheme="minorEastAsia" w:cstheme="minorHAnsi"/>
            <w:lang w:val="en-US"/>
          </w:rPr>
          <w:t>.</w:t>
        </w:r>
      </w:ins>
      <w:ins w:id="630" w:author="Max Lindmark" w:date="2020-09-10T18:26:00Z">
        <w:r w:rsidR="002E233A">
          <w:rPr>
            <w:rFonts w:eastAsiaTheme="minorEastAsia" w:cstheme="minorHAnsi"/>
            <w:lang w:val="en-US"/>
          </w:rPr>
          <w:t xml:space="preserve"> </w:t>
        </w:r>
      </w:ins>
      <w:del w:id="631" w:author="Max Lindmark" w:date="2020-09-10T18:15:00Z">
        <w:r w:rsidR="00AE28A1" w:rsidRPr="00E071F1" w:rsidDel="00E87659">
          <w:rPr>
            <w:rFonts w:eastAsiaTheme="minorEastAsia" w:cstheme="minorHAnsi"/>
            <w:lang w:val="en-GB"/>
          </w:rPr>
          <w:delText xml:space="preserve"> </w:delText>
        </w:r>
      </w:del>
      <w:del w:id="632" w:author="Max Lindmark" w:date="2020-09-10T17:59:00Z">
        <w:r w:rsidR="00CB4A4B" w:rsidRPr="00E071F1" w:rsidDel="00BF69F5">
          <w:rPr>
            <w:rFonts w:eastAsiaTheme="minorEastAsia" w:cstheme="minorHAnsi"/>
            <w:lang w:val="en-GB"/>
          </w:rPr>
          <w:delText>T</w:delText>
        </w:r>
      </w:del>
      <w:del w:id="633" w:author="Max Lindmark" w:date="2020-09-10T18:26:00Z">
        <w:r w:rsidR="00CB4A4B" w:rsidRPr="00E071F1" w:rsidDel="008248CE">
          <w:rPr>
            <w:rFonts w:eastAsiaTheme="minorEastAsia" w:cstheme="minorHAnsi"/>
            <w:lang w:val="en-GB"/>
          </w:rPr>
          <w:delText xml:space="preserve">he model can also be restated </w:delText>
        </w:r>
        <w:r w:rsidR="00855685" w:rsidRPr="00E071F1" w:rsidDel="008248CE">
          <w:rPr>
            <w:rFonts w:eastAsiaTheme="minorEastAsia" w:cstheme="minorHAnsi"/>
            <w:lang w:val="en-GB"/>
          </w:rPr>
          <w:delText>in terms of energy</w:delText>
        </w:r>
        <w:r w:rsidR="005B2A72" w:rsidRPr="00E071F1" w:rsidDel="008248CE">
          <w:rPr>
            <w:rFonts w:eastAsiaTheme="minorEastAsia" w:cstheme="minorHAnsi"/>
            <w:lang w:val="en-GB"/>
          </w:rPr>
          <w:delText xml:space="preserve">, </w:delText>
        </w:r>
        <w:r w:rsidR="00E836F6" w:rsidRPr="00E071F1" w:rsidDel="008248CE">
          <w:rPr>
            <w:rFonts w:eastAsiaTheme="minorEastAsia" w:cstheme="minorHAnsi"/>
            <w:lang w:val="en-GB"/>
          </w:rPr>
          <w:delText xml:space="preserve">as a balance between energy </w:delText>
        </w:r>
        <w:r w:rsidR="00654509" w:rsidRPr="00E071F1" w:rsidDel="008248CE">
          <w:rPr>
            <w:rFonts w:eastAsiaTheme="minorEastAsia" w:cstheme="minorHAnsi"/>
            <w:lang w:val="en-GB"/>
          </w:rPr>
          <w:delText xml:space="preserve">gains </w:delText>
        </w:r>
        <w:r w:rsidR="00E836F6" w:rsidRPr="00E071F1" w:rsidDel="008248CE">
          <w:rPr>
            <w:rFonts w:eastAsiaTheme="minorEastAsia" w:cstheme="minorHAnsi"/>
            <w:lang w:val="en-GB"/>
          </w:rPr>
          <w:delText xml:space="preserve">and costs. </w:delText>
        </w:r>
      </w:del>
      <w:del w:id="634" w:author="Max Lindmark" w:date="2020-09-10T18:12:00Z">
        <w:r w:rsidR="00E836F6" w:rsidRPr="00E071F1" w:rsidDel="008B4EB6">
          <w:rPr>
            <w:rFonts w:eastAsiaTheme="minorEastAsia" w:cstheme="minorHAnsi"/>
            <w:lang w:val="en-GB"/>
          </w:rPr>
          <w:delText>From a physiological perspective, i</w:delText>
        </w:r>
      </w:del>
      <w:del w:id="635" w:author="Max Lindmark" w:date="2020-09-10T18:26:00Z">
        <w:r w:rsidR="00E836F6" w:rsidRPr="00E071F1" w:rsidDel="008248CE">
          <w:rPr>
            <w:rFonts w:eastAsiaTheme="minorEastAsia" w:cstheme="minorHAnsi"/>
            <w:lang w:val="en-GB"/>
          </w:rPr>
          <w:delText>t is</w:delText>
        </w:r>
      </w:del>
      <w:del w:id="636" w:author="Max Lindmark" w:date="2020-09-10T18:13:00Z">
        <w:r w:rsidR="00E836F6" w:rsidRPr="00E071F1" w:rsidDel="008B4EB6">
          <w:rPr>
            <w:rFonts w:eastAsiaTheme="minorEastAsia" w:cstheme="minorHAnsi"/>
            <w:lang w:val="en-GB"/>
          </w:rPr>
          <w:delText xml:space="preserve"> </w:delText>
        </w:r>
      </w:del>
      <w:del w:id="637" w:author="Max Lindmark" w:date="2020-09-10T18:26:00Z">
        <w:r w:rsidR="00E836F6" w:rsidRPr="00E071F1" w:rsidDel="008248CE">
          <w:rPr>
            <w:rFonts w:eastAsiaTheme="minorEastAsia" w:cstheme="minorHAnsi"/>
            <w:lang w:val="en-GB"/>
          </w:rPr>
          <w:delText>common</w:delText>
        </w:r>
      </w:del>
      <w:del w:id="638" w:author="Max Lindmark" w:date="2020-09-10T18:21:00Z">
        <w:r w:rsidR="00E836F6" w:rsidRPr="00E071F1" w:rsidDel="001A0B3D">
          <w:rPr>
            <w:rFonts w:eastAsiaTheme="minorEastAsia" w:cstheme="minorHAnsi"/>
            <w:lang w:val="en-GB"/>
          </w:rPr>
          <w:delText xml:space="preserve"> </w:delText>
        </w:r>
        <w:r w:rsidR="00A332F3" w:rsidRPr="00E071F1" w:rsidDel="001A0B3D">
          <w:rPr>
            <w:rFonts w:eastAsiaTheme="minorEastAsia" w:cstheme="minorHAnsi"/>
            <w:lang w:val="en-GB"/>
          </w:rPr>
          <w:delText xml:space="preserve">to </w:delText>
        </w:r>
        <w:r w:rsidR="005147AA" w:rsidRPr="00E071F1" w:rsidDel="001A0B3D">
          <w:rPr>
            <w:rFonts w:eastAsiaTheme="minorEastAsia" w:cstheme="minorHAnsi"/>
            <w:lang w:val="en-GB"/>
          </w:rPr>
          <w:delText xml:space="preserve">assume maintenance costs </w:delText>
        </w:r>
      </w:del>
      <w:del w:id="639" w:author="Max Lindmark" w:date="2020-09-10T18:13:00Z">
        <w:r w:rsidR="00C22553" w:rsidRPr="00E071F1" w:rsidDel="00AE2355">
          <w:rPr>
            <w:rFonts w:eastAsiaTheme="minorEastAsia" w:cstheme="minorHAnsi"/>
            <w:lang w:val="en-GB"/>
          </w:rPr>
          <w:delText xml:space="preserve">are </w:delText>
        </w:r>
      </w:del>
      <w:del w:id="640" w:author="Max Lindmark" w:date="2020-09-10T18:21:00Z">
        <w:r w:rsidR="005147AA" w:rsidRPr="00E071F1" w:rsidDel="001A0B3D">
          <w:rPr>
            <w:rFonts w:eastAsiaTheme="minorEastAsia" w:cstheme="minorHAnsi"/>
            <w:lang w:val="en-GB"/>
          </w:rPr>
          <w:delText xml:space="preserve">proportional to standard metabolic rate </w:delText>
        </w:r>
        <w:r w:rsidR="0066075A" w:rsidRPr="00E071F1" w:rsidDel="001A0B3D">
          <w:rPr>
            <w:rFonts w:eastAsiaTheme="minorEastAsia" w:cstheme="minorHAnsi"/>
          </w:rPr>
          <w:fldChar w:fldCharType="begin"/>
        </w:r>
        <w:r w:rsidR="00422B99" w:rsidRPr="00E071F1" w:rsidDel="001A0B3D">
          <w:rPr>
            <w:rFonts w:eastAsiaTheme="minorEastAsia" w:cstheme="minorHAnsi"/>
            <w:lang w:val="en-GB"/>
          </w:rPr>
          <w:delInstrText xml:space="preserve"> ADDIN ZOTERO_ITEM CSL_CITATION {"citationID":"a2dpgi7bf0g","properties":{"formattedCitation":"(Ursin 1967; Jobling 1997; Lefevre {\\i{}et al.} 2017)","plainCitation":"(Ursin 1967; Jobling 1997; Lefevre et al. 2017)","noteIndex":0},"citationItems":[{"id":895,"uris":["http://zotero.org/users/6116610/items/5G6C5LEF"],"uri":["http://zotero.org/users/6116610/items/5G6C5LEF"],"itemData":{"id":895,"type":"article-journal","container-title":"Journal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delInstrText>
        </w:r>
        <w:r w:rsidR="0066075A" w:rsidRPr="00E071F1" w:rsidDel="001A0B3D">
          <w:rPr>
            <w:rFonts w:eastAsiaTheme="minorEastAsia" w:cstheme="minorHAnsi"/>
          </w:rPr>
          <w:fldChar w:fldCharType="separate"/>
        </w:r>
        <w:r w:rsidR="0044238B" w:rsidRPr="00E071F1" w:rsidDel="001A0B3D">
          <w:rPr>
            <w:lang w:val="en-GB"/>
          </w:rPr>
          <w:delText xml:space="preserve">(Ursin 1967; Jobling 1997; Lefevre </w:delText>
        </w:r>
        <w:r w:rsidR="0044238B" w:rsidRPr="00E071F1" w:rsidDel="001A0B3D">
          <w:rPr>
            <w:i/>
            <w:iCs/>
            <w:lang w:val="en-GB"/>
          </w:rPr>
          <w:delText>et al.</w:delText>
        </w:r>
        <w:r w:rsidR="0044238B" w:rsidRPr="00E071F1" w:rsidDel="001A0B3D">
          <w:rPr>
            <w:lang w:val="en-GB"/>
          </w:rPr>
          <w:delText xml:space="preserve"> 2017)</w:delText>
        </w:r>
        <w:r w:rsidR="0066075A" w:rsidRPr="00E071F1" w:rsidDel="001A0B3D">
          <w:rPr>
            <w:rFonts w:eastAsiaTheme="minorEastAsia" w:cstheme="minorHAnsi"/>
          </w:rPr>
          <w:fldChar w:fldCharType="end"/>
        </w:r>
        <w:r w:rsidR="008512D7" w:rsidRPr="00E071F1" w:rsidDel="001A0B3D">
          <w:rPr>
            <w:rFonts w:eastAsiaTheme="minorEastAsia" w:cstheme="minorHAnsi"/>
            <w:lang w:val="en-GB"/>
          </w:rPr>
          <w:delText xml:space="preserve">, which </w:delText>
        </w:r>
      </w:del>
      <w:del w:id="641" w:author="Max Lindmark" w:date="2020-09-10T18:00:00Z">
        <w:r w:rsidR="008512D7" w:rsidRPr="00E071F1" w:rsidDel="00933AD1">
          <w:rPr>
            <w:rFonts w:eastAsiaTheme="minorEastAsia" w:cstheme="minorHAnsi"/>
            <w:lang w:val="en-GB"/>
          </w:rPr>
          <w:delText>has a mass</w:delText>
        </w:r>
        <w:r w:rsidR="0010623B" w:rsidRPr="00E071F1" w:rsidDel="00933AD1">
          <w:rPr>
            <w:rFonts w:eastAsiaTheme="minorEastAsia" w:cstheme="minorHAnsi"/>
            <w:lang w:val="en-GB"/>
          </w:rPr>
          <w:delText xml:space="preserve"> </w:delText>
        </w:r>
        <w:r w:rsidR="008512D7" w:rsidRPr="00E071F1" w:rsidDel="00933AD1">
          <w:rPr>
            <w:rFonts w:eastAsiaTheme="minorEastAsia" w:cstheme="minorHAnsi"/>
            <w:lang w:val="en-GB"/>
          </w:rPr>
          <w:delText>exponent around 0.8</w:delText>
        </w:r>
        <w:r w:rsidR="008018EB" w:rsidRPr="00E071F1" w:rsidDel="00933AD1">
          <w:rPr>
            <w:rFonts w:eastAsiaTheme="minorEastAsia" w:cstheme="minorHAnsi"/>
            <w:lang w:val="en-GB"/>
          </w:rPr>
          <w:delText xml:space="preserve"> in fishes</w:delText>
        </w:r>
        <w:r w:rsidR="008512D7" w:rsidRPr="00E071F1" w:rsidDel="00933AD1">
          <w:rPr>
            <w:rFonts w:eastAsiaTheme="minorEastAsia" w:cstheme="minorHAnsi"/>
            <w:lang w:val="en-GB"/>
          </w:rPr>
          <w:delText xml:space="preserve"> </w:delText>
        </w:r>
      </w:del>
      <w:del w:id="642" w:author="Max Lindmark" w:date="2020-09-10T18:21:00Z">
        <w:r w:rsidR="008512D7" w:rsidRPr="00E071F1" w:rsidDel="001A0B3D">
          <w:rPr>
            <w:rFonts w:eastAsiaTheme="minorEastAsia" w:cstheme="minorHAnsi"/>
          </w:rPr>
          <w:fldChar w:fldCharType="begin"/>
        </w:r>
        <w:r w:rsidR="006D3AEA" w:rsidDel="001A0B3D">
          <w:rPr>
            <w:rFonts w:eastAsiaTheme="minorEastAsia" w:cstheme="minorHAnsi"/>
            <w:lang w:val="en-GB"/>
          </w:rPr>
          <w:delInstrText xml:space="preserve"> ADDIN ZOTERO_ITEM CSL_CITATION {"citationID":"a1do442h4h8","properties":{"formattedCitation":"\\uldash{(Clarke &amp; Johnston 1999; Brown {\\i{}et al.} 2004; Jerde {\\i{}et al.} 2019)}","plainCitation":"(Clarke &amp; Johnston 1999; Brown et al.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8512D7" w:rsidRPr="00E071F1" w:rsidDel="001A0B3D">
          <w:rPr>
            <w:rFonts w:eastAsiaTheme="minorEastAsia" w:cstheme="minorHAnsi"/>
          </w:rPr>
          <w:fldChar w:fldCharType="separate"/>
        </w:r>
        <w:r w:rsidR="006D3AEA" w:rsidRPr="006D3AEA" w:rsidDel="001A0B3D">
          <w:rPr>
            <w:rFonts w:ascii="Times New Roman" w:cs="Times New Roman"/>
            <w:u w:val="dash"/>
            <w:lang w:val="en-GB"/>
          </w:rPr>
          <w:delText xml:space="preserve">(Clarke &amp; Johnston 1999; Brown </w:delText>
        </w:r>
        <w:r w:rsidR="006D3AEA" w:rsidRPr="006D3AEA" w:rsidDel="001A0B3D">
          <w:rPr>
            <w:rFonts w:ascii="Times New Roman" w:cs="Times New Roman"/>
            <w:i/>
            <w:iCs/>
            <w:u w:val="dash"/>
            <w:lang w:val="en-GB"/>
          </w:rPr>
          <w:delText>et al.</w:delText>
        </w:r>
        <w:r w:rsidR="006D3AEA" w:rsidRPr="006D3AEA" w:rsidDel="001A0B3D">
          <w:rPr>
            <w:rFonts w:ascii="Times New Roman" w:cs="Times New Roman"/>
            <w:u w:val="dash"/>
            <w:lang w:val="en-GB"/>
          </w:rPr>
          <w:delText xml:space="preserve"> 2004; Jerde </w:delText>
        </w:r>
        <w:r w:rsidR="006D3AEA" w:rsidRPr="006D3AEA" w:rsidDel="001A0B3D">
          <w:rPr>
            <w:rFonts w:ascii="Times New Roman" w:cs="Times New Roman"/>
            <w:i/>
            <w:iCs/>
            <w:u w:val="dash"/>
            <w:lang w:val="en-GB"/>
          </w:rPr>
          <w:delText>et al.</w:delText>
        </w:r>
        <w:r w:rsidR="006D3AEA" w:rsidRPr="006D3AEA" w:rsidDel="001A0B3D">
          <w:rPr>
            <w:rFonts w:ascii="Times New Roman" w:cs="Times New Roman"/>
            <w:u w:val="dash"/>
            <w:lang w:val="en-GB"/>
          </w:rPr>
          <w:delText xml:space="preserve"> 2019)</w:delText>
        </w:r>
        <w:r w:rsidR="008512D7" w:rsidRPr="00E071F1" w:rsidDel="001A0B3D">
          <w:rPr>
            <w:rFonts w:eastAsiaTheme="minorEastAsia" w:cstheme="minorHAnsi"/>
          </w:rPr>
          <w:fldChar w:fldCharType="end"/>
        </w:r>
      </w:del>
      <w:del w:id="643" w:author="Max Lindmark" w:date="2020-09-10T18:26:00Z">
        <w:r w:rsidR="009C6924" w:rsidRPr="00E071F1" w:rsidDel="008248CE">
          <w:rPr>
            <w:rFonts w:eastAsiaTheme="minorEastAsia" w:cstheme="minorHAnsi"/>
            <w:lang w:val="en-GB"/>
          </w:rPr>
          <w:delText xml:space="preserve">. </w:delText>
        </w:r>
      </w:del>
      <w:del w:id="644" w:author="Max Lindmark" w:date="2020-09-10T18:00:00Z">
        <w:r w:rsidR="009C6924" w:rsidRPr="00E071F1" w:rsidDel="00F339EF">
          <w:rPr>
            <w:rFonts w:eastAsiaTheme="minorEastAsia" w:cstheme="minorHAnsi"/>
            <w:lang w:val="en-GB"/>
          </w:rPr>
          <w:delText xml:space="preserve">In this </w:delText>
        </w:r>
      </w:del>
      <w:del w:id="645" w:author="Max Lindmark" w:date="2020-09-10T18:01:00Z">
        <w:r w:rsidR="00B907C0" w:rsidRPr="00E071F1" w:rsidDel="00F339EF">
          <w:rPr>
            <w:rFonts w:eastAsiaTheme="minorEastAsia" w:cstheme="minorHAnsi"/>
            <w:lang w:val="en-GB"/>
          </w:rPr>
          <w:delText>case</w:delText>
        </w:r>
        <w:r w:rsidR="00F935D8" w:rsidRPr="00E071F1" w:rsidDel="00F339EF">
          <w:rPr>
            <w:rFonts w:eastAsiaTheme="minorEastAsia" w:cstheme="minorHAnsi"/>
            <w:lang w:val="en-GB"/>
          </w:rPr>
          <w:delText>,</w:delText>
        </w:r>
        <w:r w:rsidR="00B907C0" w:rsidRPr="00E071F1" w:rsidDel="00F339EF">
          <w:rPr>
            <w:rFonts w:eastAsiaTheme="minorEastAsia" w:cstheme="minorHAnsi"/>
            <w:lang w:val="en-GB"/>
          </w:rPr>
          <w:delText xml:space="preserve"> </w:delText>
        </w:r>
        <w:r w:rsidR="00644019" w:rsidRPr="00E071F1" w:rsidDel="00575B00">
          <w:rPr>
            <w:rFonts w:eastAsiaTheme="minorEastAsia" w:cstheme="minorHAnsi"/>
            <w:lang w:val="en-GB"/>
          </w:rPr>
          <w:delText xml:space="preserve">classic </w:delText>
        </w:r>
      </w:del>
      <w:del w:id="646" w:author="Max Lindmark" w:date="2020-09-10T18:26:00Z">
        <w:r w:rsidR="00644019" w:rsidRPr="00E071F1" w:rsidDel="008248CE">
          <w:rPr>
            <w:rFonts w:eastAsiaTheme="minorEastAsia" w:cstheme="minorHAnsi"/>
            <w:lang w:val="en-GB"/>
          </w:rPr>
          <w:delText>Pütter</w:delText>
        </w:r>
        <w:r w:rsidR="00B907C0" w:rsidRPr="00E071F1" w:rsidDel="008248CE">
          <w:rPr>
            <w:rFonts w:eastAsiaTheme="minorEastAsia" w:cstheme="minorHAnsi"/>
            <w:lang w:val="en-GB"/>
          </w:rPr>
          <w:delText xml:space="preserve"> </w:delText>
        </w:r>
      </w:del>
      <w:del w:id="647" w:author="Max Lindmark" w:date="2020-09-10T18:14:00Z">
        <w:r w:rsidR="00B907C0" w:rsidRPr="00E071F1" w:rsidDel="00B90F52">
          <w:rPr>
            <w:rFonts w:eastAsiaTheme="minorEastAsia" w:cstheme="minorHAnsi"/>
            <w:lang w:val="en-GB"/>
          </w:rPr>
          <w:delText>model</w:delText>
        </w:r>
        <w:r w:rsidR="00744C81" w:rsidRPr="00E071F1" w:rsidDel="00B90F52">
          <w:rPr>
            <w:rFonts w:eastAsiaTheme="minorEastAsia" w:cstheme="minorHAnsi"/>
            <w:lang w:val="en-GB"/>
          </w:rPr>
          <w:delText>s</w:delText>
        </w:r>
      </w:del>
      <w:del w:id="648" w:author="Max Lindmark" w:date="2020-09-10T18:01:00Z">
        <w:r w:rsidR="00AF45C5" w:rsidRPr="00E071F1" w:rsidDel="00575B00">
          <w:rPr>
            <w:rFonts w:eastAsiaTheme="minorEastAsia" w:cstheme="minorHAnsi"/>
            <w:lang w:val="en-GB"/>
          </w:rPr>
          <w:delText xml:space="preserve"> of growth</w:delText>
        </w:r>
        <w:r w:rsidR="00092195" w:rsidRPr="00E071F1" w:rsidDel="00575B00">
          <w:rPr>
            <w:rFonts w:eastAsiaTheme="minorEastAsia" w:cstheme="minorHAnsi"/>
            <w:lang w:val="en-GB"/>
          </w:rPr>
          <w:delText xml:space="preserve">, </w:delText>
        </w:r>
      </w:del>
      <w:del w:id="649" w:author="Max Lindmark" w:date="2020-09-10T18:14:00Z">
        <w:r w:rsidR="00092195" w:rsidRPr="00E071F1" w:rsidDel="00B90F52">
          <w:rPr>
            <w:rFonts w:eastAsiaTheme="minorEastAsia" w:cstheme="minorHAnsi"/>
            <w:lang w:val="en-GB"/>
          </w:rPr>
          <w:delText xml:space="preserve">such as the VBGM </w:delText>
        </w:r>
      </w:del>
      <w:del w:id="650" w:author="Max Lindmark" w:date="2020-09-10T18:01:00Z">
        <w:r w:rsidR="00092195" w:rsidRPr="00E071F1" w:rsidDel="00F34032">
          <w:rPr>
            <w:rFonts w:eastAsiaTheme="minorEastAsia" w:cstheme="minorHAnsi"/>
            <w:lang w:val="en-GB"/>
          </w:rPr>
          <w:delText>or</w:delText>
        </w:r>
        <w:r w:rsidR="006364F2" w:rsidRPr="00E071F1" w:rsidDel="00F34032">
          <w:rPr>
            <w:rFonts w:eastAsiaTheme="minorEastAsia" w:cstheme="minorHAnsi"/>
            <w:lang w:val="en-GB"/>
          </w:rPr>
          <w:delText xml:space="preserve"> the </w:delText>
        </w:r>
        <w:r w:rsidR="00003D1A" w:rsidRPr="00E071F1" w:rsidDel="00F34032">
          <w:rPr>
            <w:rFonts w:eastAsiaTheme="minorEastAsia" w:cstheme="minorHAnsi"/>
            <w:lang w:val="en-GB"/>
          </w:rPr>
          <w:delText>ontogenetic growth model</w:delText>
        </w:r>
        <w:r w:rsidR="006364F2" w:rsidRPr="00E071F1" w:rsidDel="00F34032">
          <w:rPr>
            <w:rFonts w:eastAsiaTheme="minorEastAsia" w:cstheme="minorHAnsi"/>
            <w:lang w:val="en-GB"/>
          </w:rPr>
          <w:delText xml:space="preserve"> </w:delText>
        </w:r>
        <w:r w:rsidR="006364F2" w:rsidRPr="00E071F1" w:rsidDel="00F34032">
          <w:rPr>
            <w:rFonts w:eastAsiaTheme="minorEastAsia" w:cstheme="minorHAnsi"/>
          </w:rPr>
          <w:fldChar w:fldCharType="begin"/>
        </w:r>
        <w:r w:rsidR="00422B99" w:rsidRPr="00E071F1" w:rsidDel="00F34032">
          <w:rPr>
            <w:rFonts w:eastAsiaTheme="minorEastAsia" w:cstheme="minorHAnsi"/>
            <w:lang w:val="en-GB"/>
          </w:rPr>
          <w:delInstrText xml:space="preserve"> ADDIN ZOTERO_ITEM CSL_CITATION {"citationID":"a2erumevfip","properties":{"formattedCitation":"(West {\\i{}et al.} 2001)","plainCitation":"(West et al. 2001)","noteIndex":0},"citationItems":[{"id":820,"uris":["http://zotero.org/users/6116610/items/UU9JYELF"],"uri":["http://zotero.org/users/6116610/items/UU9JYELF"],"itemData":{"id":820,"type":"article-journal","abstract":"Several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delInstrText>
        </w:r>
        <w:r w:rsidR="006364F2" w:rsidRPr="00E071F1" w:rsidDel="00F34032">
          <w:rPr>
            <w:rFonts w:eastAsiaTheme="minorEastAsia" w:cstheme="minorHAnsi"/>
          </w:rPr>
          <w:fldChar w:fldCharType="separate"/>
        </w:r>
        <w:r w:rsidR="00592C85" w:rsidRPr="00E071F1" w:rsidDel="00F34032">
          <w:rPr>
            <w:lang w:val="en-GB"/>
          </w:rPr>
          <w:delText xml:space="preserve">(West </w:delText>
        </w:r>
        <w:r w:rsidR="00592C85" w:rsidRPr="00E071F1" w:rsidDel="00F34032">
          <w:rPr>
            <w:i/>
            <w:iCs/>
            <w:lang w:val="en-GB"/>
          </w:rPr>
          <w:delText>et al.</w:delText>
        </w:r>
        <w:r w:rsidR="00592C85" w:rsidRPr="00E071F1" w:rsidDel="00F34032">
          <w:rPr>
            <w:lang w:val="en-GB"/>
          </w:rPr>
          <w:delText xml:space="preserve"> 2001)</w:delText>
        </w:r>
        <w:r w:rsidR="006364F2" w:rsidRPr="00E071F1" w:rsidDel="00F34032">
          <w:rPr>
            <w:rFonts w:eastAsiaTheme="minorEastAsia" w:cstheme="minorHAnsi"/>
          </w:rPr>
          <w:fldChar w:fldCharType="end"/>
        </w:r>
        <w:r w:rsidR="00092195" w:rsidRPr="00E071F1" w:rsidDel="00F34032">
          <w:rPr>
            <w:rFonts w:eastAsiaTheme="minorEastAsia" w:cstheme="minorHAnsi"/>
            <w:lang w:val="en-GB"/>
          </w:rPr>
          <w:delText xml:space="preserve">, </w:delText>
        </w:r>
        <w:r w:rsidR="009B1FE0" w:rsidRPr="00E071F1" w:rsidDel="00FF379B">
          <w:rPr>
            <w:rFonts w:eastAsiaTheme="minorEastAsia" w:cstheme="minorHAnsi"/>
            <w:lang w:val="en-GB"/>
          </w:rPr>
          <w:delText>either fail</w:delText>
        </w:r>
        <w:r w:rsidR="00B4392B" w:rsidRPr="00E071F1" w:rsidDel="00FF379B">
          <w:rPr>
            <w:rFonts w:eastAsiaTheme="minorEastAsia" w:cstheme="minorHAnsi"/>
            <w:lang w:val="en-GB"/>
          </w:rPr>
          <w:delText xml:space="preserve"> </w:delText>
        </w:r>
        <w:r w:rsidR="007846D8" w:rsidRPr="00E071F1" w:rsidDel="00FF379B">
          <w:rPr>
            <w:rFonts w:eastAsiaTheme="minorEastAsia" w:cstheme="minorHAnsi"/>
            <w:lang w:val="en-GB"/>
          </w:rPr>
          <w:delText xml:space="preserve">to represent </w:delText>
        </w:r>
        <w:r w:rsidR="009C6924" w:rsidRPr="00E071F1" w:rsidDel="00FF379B">
          <w:rPr>
            <w:rFonts w:eastAsiaTheme="minorEastAsia" w:cstheme="minorHAnsi"/>
            <w:lang w:val="en-GB"/>
          </w:rPr>
          <w:delText xml:space="preserve">the physiological </w:delText>
        </w:r>
        <w:r w:rsidR="001C2A89" w:rsidRPr="00E071F1" w:rsidDel="00FF379B">
          <w:rPr>
            <w:rFonts w:eastAsiaTheme="minorEastAsia" w:cstheme="minorHAnsi"/>
            <w:lang w:val="en-GB"/>
          </w:rPr>
          <w:delText xml:space="preserve">processes </w:delText>
        </w:r>
        <w:r w:rsidR="0091399D" w:rsidRPr="00E071F1" w:rsidDel="00FF379B">
          <w:rPr>
            <w:rFonts w:eastAsiaTheme="minorEastAsia" w:cstheme="minorHAnsi"/>
            <w:lang w:val="en-GB"/>
          </w:rPr>
          <w:delText xml:space="preserve">they aim </w:delText>
        </w:r>
        <w:r w:rsidR="00A140E5" w:rsidRPr="00E071F1" w:rsidDel="00FF379B">
          <w:rPr>
            <w:rFonts w:eastAsiaTheme="minorEastAsia" w:cstheme="minorHAnsi"/>
            <w:lang w:val="en-GB"/>
          </w:rPr>
          <w:delText xml:space="preserve">to </w:delText>
        </w:r>
        <w:r w:rsidR="001975B1" w:rsidRPr="00E071F1" w:rsidDel="00FF379B">
          <w:rPr>
            <w:rFonts w:eastAsiaTheme="minorEastAsia" w:cstheme="minorHAnsi"/>
            <w:lang w:val="en-GB"/>
          </w:rPr>
          <w:delText>capture</w:delText>
        </w:r>
        <w:r w:rsidR="004A2EA6" w:rsidRPr="00E071F1" w:rsidDel="00FF379B">
          <w:rPr>
            <w:rFonts w:eastAsiaTheme="minorEastAsia" w:cstheme="minorHAnsi"/>
            <w:lang w:val="en-GB"/>
          </w:rPr>
          <w:delText>,</w:delText>
        </w:r>
        <w:r w:rsidR="001975B1" w:rsidRPr="00E071F1" w:rsidDel="00FF379B">
          <w:rPr>
            <w:rFonts w:eastAsiaTheme="minorEastAsia" w:cstheme="minorHAnsi"/>
            <w:lang w:val="en-GB"/>
          </w:rPr>
          <w:delText xml:space="preserve"> or</w:delText>
        </w:r>
        <w:r w:rsidR="0091399D" w:rsidRPr="00E071F1" w:rsidDel="00FF379B">
          <w:rPr>
            <w:rFonts w:eastAsiaTheme="minorEastAsia" w:cstheme="minorHAnsi"/>
            <w:lang w:val="en-GB"/>
          </w:rPr>
          <w:delText xml:space="preserve"> </w:delText>
        </w:r>
        <w:r w:rsidR="00BB04CB" w:rsidRPr="00E071F1" w:rsidDel="00FF379B">
          <w:rPr>
            <w:rFonts w:eastAsiaTheme="minorEastAsia" w:cstheme="minorHAnsi"/>
            <w:lang w:val="en-GB"/>
          </w:rPr>
          <w:delText xml:space="preserve">fail to exhibit </w:delText>
        </w:r>
      </w:del>
      <w:del w:id="651" w:author="Max Lindmark" w:date="2020-09-10T18:26:00Z">
        <w:r w:rsidR="00BB04CB" w:rsidRPr="00E071F1" w:rsidDel="008248CE">
          <w:rPr>
            <w:rFonts w:eastAsiaTheme="minorEastAsia" w:cstheme="minorHAnsi"/>
            <w:lang w:val="en-GB"/>
          </w:rPr>
          <w:delText xml:space="preserve">asymptotic </w:delText>
        </w:r>
      </w:del>
      <w:del w:id="652" w:author="Max Lindmark" w:date="2020-09-10T18:02:00Z">
        <w:r w:rsidR="00BB04CB" w:rsidRPr="00E071F1" w:rsidDel="00FF379B">
          <w:rPr>
            <w:rFonts w:eastAsiaTheme="minorEastAsia" w:cstheme="minorHAnsi"/>
            <w:lang w:val="en-GB"/>
          </w:rPr>
          <w:delText>growth</w:delText>
        </w:r>
        <w:r w:rsidR="00594B91" w:rsidRPr="00E071F1" w:rsidDel="00FF379B">
          <w:rPr>
            <w:rFonts w:eastAsiaTheme="minorEastAsia" w:cstheme="minorHAnsi"/>
            <w:lang w:val="en-GB"/>
          </w:rPr>
          <w:delText xml:space="preserve"> </w:delText>
        </w:r>
      </w:del>
      <w:del w:id="653" w:author="Max Lindmark" w:date="2020-09-10T18:26:00Z">
        <w:r w:rsidR="00594B91" w:rsidRPr="00E071F1" w:rsidDel="008248CE">
          <w:rPr>
            <w:rFonts w:eastAsiaTheme="minorEastAsia" w:cstheme="minorHAnsi"/>
          </w:rPr>
          <w:fldChar w:fldCharType="begin"/>
        </w:r>
        <w:r w:rsidR="00422B99" w:rsidRPr="00E071F1" w:rsidDel="008248CE">
          <w:rPr>
            <w:rFonts w:eastAsiaTheme="minorEastAsia" w:cstheme="minorHAnsi"/>
            <w:lang w:val="en-GB"/>
          </w:rPr>
          <w:delInstrText xml:space="preserve"> ADDIN ZOTERO_ITEM CSL_CITATION {"citationID":"a2p923vhor4","properties":{"formattedCitation":"(Marshall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594B91" w:rsidRPr="00E071F1" w:rsidDel="008248CE">
          <w:rPr>
            <w:rFonts w:eastAsiaTheme="minorEastAsia" w:cstheme="minorHAnsi"/>
          </w:rPr>
          <w:fldChar w:fldCharType="separate"/>
        </w:r>
        <w:r w:rsidR="001F613A" w:rsidRPr="00E071F1" w:rsidDel="008248CE">
          <w:rPr>
            <w:lang w:val="en-GB"/>
          </w:rPr>
          <w:delText>(Marshall &amp; White 2019b)</w:delText>
        </w:r>
        <w:r w:rsidR="00594B91" w:rsidRPr="00E071F1" w:rsidDel="008248CE">
          <w:rPr>
            <w:rFonts w:eastAsiaTheme="minorEastAsia" w:cstheme="minorHAnsi"/>
          </w:rPr>
          <w:fldChar w:fldCharType="end"/>
        </w:r>
        <w:r w:rsidR="00BB04CB" w:rsidRPr="00E071F1" w:rsidDel="002E233A">
          <w:rPr>
            <w:rFonts w:eastAsiaTheme="minorEastAsia" w:cstheme="minorHAnsi"/>
            <w:lang w:val="en-GB"/>
          </w:rPr>
          <w:delText xml:space="preserve">. </w:delText>
        </w:r>
      </w:del>
      <w:del w:id="654" w:author="Max Lindmark" w:date="2020-09-10T18:42:00Z">
        <w:r w:rsidR="000A0235" w:rsidRPr="00E071F1" w:rsidDel="00676055">
          <w:rPr>
            <w:rFonts w:eastAsiaTheme="minorEastAsia" w:cstheme="minorHAnsi"/>
            <w:lang w:val="en-GB"/>
          </w:rPr>
          <w:delText xml:space="preserve">This dichotomy can be resolved by considering </w:delText>
        </w:r>
        <w:r w:rsidR="002E5245" w:rsidRPr="00E071F1" w:rsidDel="00676055">
          <w:rPr>
            <w:rFonts w:eastAsiaTheme="minorEastAsia" w:cstheme="minorHAnsi"/>
            <w:lang w:val="en-GB"/>
          </w:rPr>
          <w:delText xml:space="preserve">the overlooked </w:delText>
        </w:r>
        <w:r w:rsidR="003C5524" w:rsidRPr="00E071F1" w:rsidDel="00676055">
          <w:rPr>
            <w:rFonts w:eastAsiaTheme="minorEastAsia" w:cstheme="minorHAnsi"/>
            <w:lang w:val="en-GB"/>
          </w:rPr>
          <w:delText>energetic investment into reproduction</w:delText>
        </w:r>
        <w:r w:rsidR="00635FEE" w:rsidRPr="00E071F1" w:rsidDel="00676055">
          <w:rPr>
            <w:rFonts w:eastAsiaTheme="minorEastAsia" w:cstheme="minorHAnsi"/>
            <w:lang w:val="en-GB"/>
          </w:rPr>
          <w:delText xml:space="preserve"> </w:delText>
        </w:r>
        <w:r w:rsidR="005233C4" w:rsidRPr="00E071F1" w:rsidDel="00676055">
          <w:rPr>
            <w:rFonts w:eastAsiaTheme="minorEastAsia" w:cstheme="minorHAnsi"/>
            <w:lang w:val="en-GB"/>
          </w:rPr>
          <w:delText xml:space="preserve">and its hyperallometric </w:delText>
        </w:r>
        <w:r w:rsidR="009364EC" w:rsidRPr="00E071F1" w:rsidDel="00676055">
          <w:rPr>
            <w:rFonts w:eastAsiaTheme="minorEastAsia" w:cstheme="minorHAnsi"/>
            <w:lang w:val="en-GB"/>
          </w:rPr>
          <w:delText>mass</w:delText>
        </w:r>
        <w:r w:rsidR="0010623B" w:rsidRPr="00E071F1" w:rsidDel="00676055">
          <w:rPr>
            <w:rFonts w:eastAsiaTheme="minorEastAsia" w:cstheme="minorHAnsi"/>
            <w:lang w:val="en-GB"/>
          </w:rPr>
          <w:delText xml:space="preserve"> </w:delText>
        </w:r>
        <w:r w:rsidR="005233C4" w:rsidRPr="00E071F1" w:rsidDel="00676055">
          <w:rPr>
            <w:rFonts w:eastAsiaTheme="minorEastAsia" w:cstheme="minorHAnsi"/>
            <w:lang w:val="en-GB"/>
          </w:rPr>
          <w:delText>scaling</w:delText>
        </w:r>
        <w:r w:rsidR="00D530C2" w:rsidRPr="00E071F1" w:rsidDel="00676055">
          <w:rPr>
            <w:rFonts w:eastAsiaTheme="minorEastAsia" w:cstheme="minorHAnsi"/>
            <w:lang w:val="en-GB"/>
          </w:rPr>
          <w:delText xml:space="preserve"> (</w:delText>
        </w:r>
        <w:r w:rsidR="00635FEE" w:rsidRPr="00E071F1" w:rsidDel="00676055">
          <w:rPr>
            <w:rFonts w:eastAsiaTheme="minorEastAsia" w:cstheme="minorHAnsi"/>
            <w:lang w:val="en-GB"/>
          </w:rPr>
          <w:delText>exponent larger than 1)</w:delText>
        </w:r>
        <w:r w:rsidR="00B0435E" w:rsidRPr="00E071F1" w:rsidDel="00676055">
          <w:rPr>
            <w:rFonts w:eastAsiaTheme="minorEastAsia" w:cstheme="minorHAnsi"/>
            <w:lang w:val="en-GB"/>
          </w:rPr>
          <w:delText xml:space="preserve"> </w:delText>
        </w:r>
        <w:r w:rsidR="00E61DE0" w:rsidRPr="00E071F1" w:rsidDel="00676055">
          <w:rPr>
            <w:rFonts w:eastAsiaTheme="minorEastAsia" w:cstheme="minorHAnsi"/>
          </w:rPr>
          <w:fldChar w:fldCharType="begin"/>
        </w:r>
        <w:r w:rsidR="004474AF" w:rsidDel="00676055">
          <w:rPr>
            <w:rFonts w:eastAsiaTheme="minorEastAsia" w:cstheme="minorHAnsi"/>
            <w:lang w:val="en-GB"/>
          </w:rPr>
          <w:delInstrText xml:space="preserve"> ADDIN ZOTERO_ITEM CSL_CITATION {"citationID":"a2d4o6vll58","properties":{"formattedCitation":"\\uldash{(Marshall &amp; White 2019)}","plainCitation":"(Marshall &amp; White 2019)","noteIndex":0},"citationItems":[{"id":12,"uris":["http://zotero.org/users/6116610/items/I2ZFE658"],"uri":["http://zotero.org/users/6116610/items/I2ZFE658"],"itemData":{"id":12,"type":"article-journal","container-title":"Trends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E61DE0" w:rsidRPr="00E071F1" w:rsidDel="00676055">
          <w:rPr>
            <w:rFonts w:eastAsiaTheme="minorEastAsia" w:cstheme="minorHAnsi"/>
          </w:rPr>
          <w:fldChar w:fldCharType="separate"/>
        </w:r>
        <w:r w:rsidR="004474AF" w:rsidRPr="004474AF" w:rsidDel="00676055">
          <w:rPr>
            <w:rFonts w:ascii="Times New Roman" w:cs="Times New Roman"/>
            <w:u w:val="dash"/>
            <w:lang w:val="en-GB"/>
          </w:rPr>
          <w:delText>(Marshall &amp; White 2019)</w:delText>
        </w:r>
        <w:r w:rsidR="00E61DE0" w:rsidRPr="00E071F1" w:rsidDel="00676055">
          <w:rPr>
            <w:rFonts w:eastAsiaTheme="minorEastAsia" w:cstheme="minorHAnsi"/>
          </w:rPr>
          <w:fldChar w:fldCharType="end"/>
        </w:r>
      </w:del>
      <w:del w:id="655" w:author="Max Lindmark" w:date="2020-09-10T18:07:00Z">
        <w:r w:rsidR="003477E3" w:rsidRPr="00E071F1" w:rsidDel="009709CD">
          <w:rPr>
            <w:rFonts w:eastAsiaTheme="minorEastAsia" w:cstheme="minorHAnsi"/>
            <w:lang w:val="en-GB"/>
          </w:rPr>
          <w:delText xml:space="preserve">, or by </w:delText>
        </w:r>
        <w:r w:rsidR="00211319" w:rsidRPr="00E071F1" w:rsidDel="009709CD">
          <w:rPr>
            <w:rFonts w:eastAsiaTheme="minorEastAsia" w:cstheme="minorHAnsi"/>
            <w:lang w:val="en-GB"/>
          </w:rPr>
          <w:delText xml:space="preserve">describing </w:delText>
        </w:r>
        <w:r w:rsidR="003B181A" w:rsidRPr="00E071F1" w:rsidDel="009709CD">
          <w:rPr>
            <w:rFonts w:eastAsiaTheme="minorEastAsia" w:cstheme="minorHAnsi"/>
            <w:lang w:val="en-GB"/>
          </w:rPr>
          <w:delText xml:space="preserve">more complex </w:delText>
        </w:r>
        <w:r w:rsidR="00346FD3" w:rsidRPr="00E071F1" w:rsidDel="009709CD">
          <w:rPr>
            <w:rFonts w:eastAsiaTheme="minorEastAsia" w:cstheme="minorHAnsi"/>
            <w:lang w:val="en-GB"/>
          </w:rPr>
          <w:delText>energy pathways in dynamic energy budget models</w:delText>
        </w:r>
        <w:r w:rsidR="00AF7039" w:rsidRPr="00E071F1" w:rsidDel="009709CD">
          <w:rPr>
            <w:rFonts w:eastAsiaTheme="minorEastAsia" w:cstheme="minorHAnsi"/>
            <w:lang w:val="en-GB"/>
          </w:rPr>
          <w:delText xml:space="preserve"> </w:delText>
        </w:r>
        <w:r w:rsidR="000C37C7" w:rsidRPr="00E071F1" w:rsidDel="009709CD">
          <w:rPr>
            <w:rFonts w:eastAsiaTheme="minorEastAsia" w:cstheme="minorHAnsi"/>
          </w:rPr>
          <w:fldChar w:fldCharType="begin"/>
        </w:r>
        <w:r w:rsidR="00422B99" w:rsidRPr="00E071F1" w:rsidDel="009709CD">
          <w:rPr>
            <w:rFonts w:eastAsiaTheme="minorEastAsia" w:cstheme="minorHAnsi"/>
            <w:lang w:val="en-GB"/>
          </w:rPr>
          <w:delInstrText xml:space="preserve"> ADDIN ZOTERO_ITEM CSL_CITATION {"citationID":"a1q511te9vo","properties":{"formattedCitation":"(Kearney 2019)","plainCitation":"(Kearney 2019)","noteIndex":0},"citationItems":[{"id":861,"uris":["http://zotero.org/users/6116610/items/8KB4FFVS"],"uri":["http://zotero.org/users/6116610/items/8KB4FFVS"],"itemData":{"id":861,"type":"article-journal","container-title":"Trends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delInstrText>
        </w:r>
        <w:r w:rsidR="000C37C7" w:rsidRPr="00E071F1" w:rsidDel="009709CD">
          <w:rPr>
            <w:rFonts w:eastAsiaTheme="minorEastAsia" w:cstheme="minorHAnsi"/>
          </w:rPr>
          <w:fldChar w:fldCharType="separate"/>
        </w:r>
        <w:r w:rsidR="0044238B" w:rsidRPr="00E071F1" w:rsidDel="009709CD">
          <w:rPr>
            <w:lang w:val="en-GB"/>
          </w:rPr>
          <w:delText>(Kearney 2019)</w:delText>
        </w:r>
        <w:r w:rsidR="000C37C7" w:rsidRPr="00E071F1" w:rsidDel="009709CD">
          <w:rPr>
            <w:rFonts w:eastAsiaTheme="minorEastAsia" w:cstheme="minorHAnsi"/>
          </w:rPr>
          <w:fldChar w:fldCharType="end"/>
        </w:r>
        <w:r w:rsidR="00346FD3" w:rsidRPr="00E071F1" w:rsidDel="009709CD">
          <w:rPr>
            <w:rFonts w:eastAsiaTheme="minorEastAsia" w:cstheme="minorHAnsi"/>
            <w:lang w:val="en-GB"/>
          </w:rPr>
          <w:delText>.</w:delText>
        </w:r>
        <w:r w:rsidR="000C37C7" w:rsidRPr="00E071F1" w:rsidDel="009709CD">
          <w:rPr>
            <w:rFonts w:eastAsiaTheme="minorEastAsia" w:cstheme="minorHAnsi"/>
            <w:lang w:val="en-GB"/>
          </w:rPr>
          <w:delText xml:space="preserve"> </w:delText>
        </w:r>
      </w:del>
      <w:ins w:id="656" w:author="Max Lindmark" w:date="2020-09-10T18:26:00Z">
        <w:r w:rsidR="00BB1B07">
          <w:rPr>
            <w:rFonts w:eastAsiaTheme="minorEastAsia" w:cstheme="minorHAnsi"/>
            <w:lang w:val="en-GB"/>
          </w:rPr>
          <w:t>However</w:t>
        </w:r>
      </w:ins>
      <w:ins w:id="657" w:author="Max Lindmark" w:date="2020-09-10T18:45:00Z">
        <w:r w:rsidR="006F241F">
          <w:rPr>
            <w:rFonts w:eastAsiaTheme="minorEastAsia" w:cstheme="minorHAnsi"/>
            <w:lang w:val="en-GB"/>
          </w:rPr>
          <w:t xml:space="preserve">, </w:t>
        </w:r>
      </w:ins>
      <w:del w:id="658" w:author="Max Lindmark" w:date="2020-09-10T22:00:00Z">
        <w:r w:rsidR="00566A6F" w:rsidDel="007418F4">
          <w:rPr>
            <w:rFonts w:eastAsiaTheme="minorEastAsia" w:cstheme="minorHAnsi"/>
            <w:lang w:val="en-GB"/>
          </w:rPr>
          <w:fldChar w:fldCharType="begin"/>
        </w:r>
        <w:r w:rsidR="00BE32DF" w:rsidDel="007418F4">
          <w:rPr>
            <w:rFonts w:eastAsiaTheme="minorEastAsia" w:cstheme="minorHAnsi"/>
            <w:lang w:val="en-GB"/>
          </w:rPr>
          <w:delInstrText xml:space="preserve"> ADDIN ZOTERO_ITEM CSL_CITATION {"citationID":"akbdueuce9","properties":{"formattedCitation":"(Lefevre {\\i{}et al.} 2017)","plainCitation":"(Lefevre et al. 2017)","noteIndex":0},"citationItems":[{"id":845,"uris":["http://zotero.org/users/6116610/items/ZL6K8JKB"],"uri":["http://zotero.org/users/6116610/items/ZL6K8JKB"],"itemData":{"id":845,"type":"article-journal","abstract":"Some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delInstrText>
        </w:r>
        <w:r w:rsidR="00566A6F" w:rsidDel="007418F4">
          <w:rPr>
            <w:rFonts w:eastAsiaTheme="minorEastAsia" w:cstheme="minorHAnsi"/>
            <w:lang w:val="en-GB"/>
          </w:rPr>
          <w:fldChar w:fldCharType="separate"/>
        </w:r>
        <w:r w:rsidR="00BE32DF" w:rsidRPr="00BE32DF" w:rsidDel="007418F4">
          <w:rPr>
            <w:rFonts w:ascii="Times New Roman" w:cs="Times New Roman"/>
            <w:lang w:val="en-GB"/>
          </w:rPr>
          <w:delText xml:space="preserve">(Lefevre </w:delText>
        </w:r>
        <w:r w:rsidR="00BE32DF" w:rsidRPr="00BE32DF" w:rsidDel="007418F4">
          <w:rPr>
            <w:rFonts w:ascii="Times New Roman" w:cs="Times New Roman"/>
            <w:i/>
            <w:iCs/>
            <w:lang w:val="en-GB"/>
          </w:rPr>
          <w:delText>et al.</w:delText>
        </w:r>
        <w:r w:rsidR="00BE32DF" w:rsidRPr="00BE32DF" w:rsidDel="007418F4">
          <w:rPr>
            <w:rFonts w:ascii="Times New Roman" w:cs="Times New Roman"/>
            <w:lang w:val="en-GB"/>
          </w:rPr>
          <w:delText xml:space="preserve"> 2017)</w:delText>
        </w:r>
        <w:r w:rsidR="00566A6F" w:rsidDel="007418F4">
          <w:rPr>
            <w:rFonts w:eastAsiaTheme="minorEastAsia" w:cstheme="minorHAnsi"/>
            <w:lang w:val="en-GB"/>
          </w:rPr>
          <w:fldChar w:fldCharType="end"/>
        </w:r>
      </w:del>
      <w:ins w:id="659" w:author="Max Lindmark" w:date="2020-09-10T22:00:00Z">
        <w:r w:rsidR="007418F4">
          <w:rPr>
            <w:rFonts w:eastAsiaTheme="minorEastAsia" w:cstheme="minorHAnsi"/>
            <w:lang w:val="en-GB"/>
          </w:rPr>
          <w:t xml:space="preserve">evaluations of growth models and their parameters </w:t>
        </w:r>
      </w:ins>
      <w:ins w:id="660" w:author="Max Lindmark" w:date="2020-09-10T22:01:00Z">
        <w:r w:rsidR="003C4BAA">
          <w:rPr>
            <w:rFonts w:eastAsiaTheme="minorEastAsia" w:cstheme="minorHAnsi"/>
            <w:lang w:val="en-GB"/>
          </w:rPr>
          <w:t xml:space="preserve">should ideally not be </w:t>
        </w:r>
      </w:ins>
      <w:ins w:id="661" w:author="Max Lindmark" w:date="2020-09-10T23:25:00Z">
        <w:r w:rsidR="00B662C8">
          <w:rPr>
            <w:rFonts w:eastAsiaTheme="minorEastAsia" w:cstheme="minorHAnsi"/>
            <w:lang w:val="en-GB"/>
          </w:rPr>
          <w:t>ba</w:t>
        </w:r>
      </w:ins>
      <w:ins w:id="662" w:author="Max Lindmark" w:date="2020-09-10T23:26:00Z">
        <w:r w:rsidR="00B662C8">
          <w:rPr>
            <w:rFonts w:eastAsiaTheme="minorEastAsia" w:cstheme="minorHAnsi"/>
            <w:lang w:val="en-GB"/>
          </w:rPr>
          <w:t xml:space="preserve">sed on </w:t>
        </w:r>
      </w:ins>
      <w:ins w:id="663" w:author="Max Lindmark" w:date="2020-09-10T22:00:00Z">
        <w:r w:rsidR="007418F4">
          <w:rPr>
            <w:rFonts w:eastAsiaTheme="minorEastAsia" w:cstheme="minorHAnsi"/>
            <w:lang w:val="en-GB"/>
          </w:rPr>
          <w:t>interspecific scaling relationships</w:t>
        </w:r>
      </w:ins>
      <w:ins w:id="664" w:author="Max Lindmark" w:date="2020-09-10T23:21:00Z">
        <w:r w:rsidR="0042646A">
          <w:rPr>
            <w:rFonts w:eastAsiaTheme="minorEastAsia" w:cstheme="minorHAnsi"/>
            <w:lang w:val="en-GB"/>
          </w:rPr>
          <w:t xml:space="preserve">, </w:t>
        </w:r>
      </w:ins>
      <w:ins w:id="665" w:author="Max Lindmark" w:date="2020-09-10T22:01:00Z">
        <w:r w:rsidR="00900452">
          <w:rPr>
            <w:rFonts w:eastAsiaTheme="minorEastAsia" w:cstheme="minorHAnsi"/>
            <w:lang w:val="en-GB"/>
          </w:rPr>
          <w:t xml:space="preserve">because </w:t>
        </w:r>
      </w:ins>
      <w:ins w:id="666" w:author="Max Lindmark" w:date="2020-09-10T22:00:00Z">
        <w:r w:rsidR="00496198">
          <w:rPr>
            <w:rFonts w:eastAsiaTheme="minorEastAsia" w:cstheme="minorHAnsi"/>
            <w:lang w:val="en-GB"/>
          </w:rPr>
          <w:t xml:space="preserve">growth </w:t>
        </w:r>
      </w:ins>
      <w:ins w:id="667" w:author="Max Lindmark" w:date="2020-09-10T22:01:00Z">
        <w:r w:rsidR="00900452">
          <w:rPr>
            <w:rFonts w:eastAsiaTheme="minorEastAsia" w:cstheme="minorHAnsi"/>
            <w:lang w:val="en-GB"/>
          </w:rPr>
          <w:t xml:space="preserve">is </w:t>
        </w:r>
        <w:r w:rsidR="0073236E">
          <w:rPr>
            <w:rFonts w:eastAsiaTheme="minorEastAsia" w:cstheme="minorHAnsi"/>
            <w:lang w:val="en-GB"/>
          </w:rPr>
          <w:t xml:space="preserve">an ontogenetic </w:t>
        </w:r>
      </w:ins>
      <w:ins w:id="668" w:author="Max Lindmark" w:date="2020-09-10T22:00:00Z">
        <w:r w:rsidR="00496198">
          <w:rPr>
            <w:rFonts w:eastAsiaTheme="minorEastAsia" w:cstheme="minorHAnsi"/>
            <w:lang w:val="en-GB"/>
          </w:rPr>
          <w:t xml:space="preserve">process </w:t>
        </w:r>
      </w:ins>
      <w:ins w:id="669" w:author="Max Lindmark" w:date="2020-09-10T22:02:00Z">
        <w:r w:rsidR="00472CD9">
          <w:rPr>
            <w:rFonts w:eastAsiaTheme="minorEastAsia" w:cstheme="minorHAnsi"/>
            <w:lang w:val="en-GB"/>
          </w:rPr>
          <w:t xml:space="preserve">and </w:t>
        </w:r>
        <w:r w:rsidR="008D33FF">
          <w:rPr>
            <w:rFonts w:eastAsiaTheme="minorEastAsia" w:cstheme="minorHAnsi"/>
            <w:lang w:val="en-GB"/>
          </w:rPr>
          <w:t xml:space="preserve">therefore </w:t>
        </w:r>
        <w:r w:rsidR="00660084">
          <w:rPr>
            <w:rFonts w:eastAsiaTheme="minorEastAsia" w:cstheme="minorHAnsi"/>
            <w:lang w:val="en-GB"/>
          </w:rPr>
          <w:t xml:space="preserve">intraspecific </w:t>
        </w:r>
        <w:r w:rsidR="00607945">
          <w:rPr>
            <w:rFonts w:eastAsiaTheme="minorEastAsia" w:cstheme="minorHAnsi"/>
            <w:lang w:val="en-GB"/>
          </w:rPr>
          <w:t>scaling relationships</w:t>
        </w:r>
      </w:ins>
      <w:ins w:id="670" w:author="Max Lindmark" w:date="2020-09-10T23:27:00Z">
        <w:r w:rsidR="0031453A">
          <w:rPr>
            <w:rFonts w:eastAsiaTheme="minorEastAsia" w:cstheme="minorHAnsi"/>
            <w:lang w:val="en-GB"/>
          </w:rPr>
          <w:t xml:space="preserve"> and temperature responses </w:t>
        </w:r>
      </w:ins>
      <w:ins w:id="671" w:author="Max Lindmark" w:date="2020-09-10T22:02:00Z">
        <w:r w:rsidR="00343DCC">
          <w:rPr>
            <w:rFonts w:eastAsiaTheme="minorEastAsia" w:cstheme="minorHAnsi"/>
            <w:lang w:val="en-GB"/>
          </w:rPr>
          <w:t xml:space="preserve">are more appropriate </w:t>
        </w:r>
      </w:ins>
      <w:ins w:id="672" w:author="Max Lindmark" w:date="2020-09-10T23:27:00Z">
        <w:r w:rsidR="00AC25AB">
          <w:rPr>
            <w:rFonts w:eastAsiaTheme="minorEastAsia" w:cstheme="minorHAnsi"/>
            <w:lang w:val="en-GB"/>
          </w:rPr>
          <w:t>(</w:t>
        </w:r>
      </w:ins>
      <w:ins w:id="673" w:author="Max Lindmark" w:date="2020-09-10T23:28:00Z">
        <w:r w:rsidR="0078118D">
          <w:rPr>
            <w:rFonts w:eastAsiaTheme="minorEastAsia" w:cstheme="minorHAnsi"/>
            <w:lang w:val="en-GB"/>
          </w:rPr>
          <w:t>similarly</w:t>
        </w:r>
        <w:r w:rsidR="00BE6CE8">
          <w:rPr>
            <w:rFonts w:eastAsiaTheme="minorEastAsia" w:cstheme="minorHAnsi"/>
            <w:lang w:val="en-GB"/>
          </w:rPr>
          <w:t xml:space="preserve">, </w:t>
        </w:r>
      </w:ins>
      <w:ins w:id="674" w:author="Max Lindmark" w:date="2020-09-10T23:27:00Z">
        <w:r w:rsidR="00AC25AB">
          <w:rPr>
            <w:rFonts w:eastAsiaTheme="minorEastAsia" w:cstheme="minorHAnsi"/>
            <w:lang w:val="en-GB"/>
          </w:rPr>
          <w:lastRenderedPageBreak/>
          <w:t>the existence of large fishes in tropical waters does not invalidate the hypothesis that large fish may shrink with warming</w:t>
        </w:r>
        <w:r w:rsidR="00B43B93">
          <w:rPr>
            <w:rFonts w:eastAsiaTheme="minorEastAsia" w:cstheme="minorHAnsi"/>
            <w:lang w:val="en-GB"/>
          </w:rPr>
          <w:t>)</w:t>
        </w:r>
        <w:r w:rsidR="00AC25AB">
          <w:rPr>
            <w:rFonts w:eastAsiaTheme="minorEastAsia" w:cstheme="minorHAnsi"/>
            <w:lang w:val="en-GB"/>
          </w:rPr>
          <w:t xml:space="preserve">. </w:t>
        </w:r>
      </w:ins>
      <w:ins w:id="675" w:author="Max Lindmark" w:date="2020-09-10T23:30:00Z">
        <w:r w:rsidR="00783554">
          <w:rPr>
            <w:rFonts w:eastAsiaTheme="minorEastAsia" w:cstheme="minorHAnsi"/>
            <w:lang w:val="en-GB"/>
          </w:rPr>
          <w:t>Likely this is</w:t>
        </w:r>
      </w:ins>
      <w:ins w:id="676" w:author="Max Lindmark" w:date="2020-09-10T23:33:00Z">
        <w:r w:rsidR="00BA3DC0">
          <w:rPr>
            <w:rFonts w:eastAsiaTheme="minorEastAsia" w:cstheme="minorHAnsi"/>
            <w:lang w:val="en-GB"/>
          </w:rPr>
          <w:t xml:space="preserve"> done</w:t>
        </w:r>
      </w:ins>
      <w:ins w:id="677" w:author="Max Lindmark" w:date="2020-09-10T23:30:00Z">
        <w:r w:rsidR="00783554">
          <w:rPr>
            <w:rFonts w:eastAsiaTheme="minorEastAsia" w:cstheme="minorHAnsi"/>
            <w:lang w:val="en-GB"/>
          </w:rPr>
          <w:t xml:space="preserve"> </w:t>
        </w:r>
      </w:ins>
      <w:ins w:id="678" w:author="Max Lindmark" w:date="2020-09-10T23:29:00Z">
        <w:r w:rsidR="00ED2839">
          <w:rPr>
            <w:rFonts w:eastAsiaTheme="minorEastAsia" w:cstheme="minorHAnsi"/>
            <w:lang w:val="en-GB"/>
          </w:rPr>
          <w:t>part</w:t>
        </w:r>
      </w:ins>
      <w:ins w:id="679" w:author="Max Lindmark" w:date="2020-09-10T23:30:00Z">
        <w:r w:rsidR="00783554">
          <w:rPr>
            <w:rFonts w:eastAsiaTheme="minorEastAsia" w:cstheme="minorHAnsi"/>
            <w:lang w:val="en-GB"/>
          </w:rPr>
          <w:t xml:space="preserve">ly </w:t>
        </w:r>
      </w:ins>
      <w:ins w:id="680" w:author="Max Lindmark" w:date="2020-09-10T23:29:00Z">
        <w:r w:rsidR="00ED2839">
          <w:rPr>
            <w:rFonts w:eastAsiaTheme="minorEastAsia" w:cstheme="minorHAnsi"/>
            <w:lang w:val="en-GB"/>
          </w:rPr>
          <w:t xml:space="preserve">due to a </w:t>
        </w:r>
      </w:ins>
      <w:ins w:id="681" w:author="Max Lindmark" w:date="2020-09-10T23:31:00Z">
        <w:r w:rsidR="00A66196">
          <w:rPr>
            <w:rFonts w:eastAsiaTheme="minorEastAsia" w:cstheme="minorHAnsi"/>
            <w:lang w:val="en-GB"/>
          </w:rPr>
          <w:t xml:space="preserve">general </w:t>
        </w:r>
      </w:ins>
      <w:ins w:id="682" w:author="Max Lindmark" w:date="2020-09-10T23:29:00Z">
        <w:r w:rsidR="00ED2839">
          <w:rPr>
            <w:rFonts w:eastAsiaTheme="minorEastAsia" w:cstheme="minorHAnsi"/>
            <w:lang w:val="en-GB"/>
          </w:rPr>
          <w:t xml:space="preserve">lack of </w:t>
        </w:r>
      </w:ins>
      <w:ins w:id="683" w:author="Max Lindmark" w:date="2020-09-10T23:30:00Z">
        <w:r w:rsidR="00A776EE">
          <w:rPr>
            <w:rFonts w:eastAsiaTheme="minorEastAsia" w:cstheme="minorHAnsi"/>
            <w:lang w:val="en-GB"/>
          </w:rPr>
          <w:t xml:space="preserve">intraspecific </w:t>
        </w:r>
      </w:ins>
      <w:ins w:id="684" w:author="Max Lindmark" w:date="2020-09-10T23:29:00Z">
        <w:r w:rsidR="00587212">
          <w:rPr>
            <w:rFonts w:eastAsiaTheme="minorEastAsia" w:cstheme="minorHAnsi"/>
            <w:lang w:val="en-GB"/>
          </w:rPr>
          <w:t>data</w:t>
        </w:r>
      </w:ins>
      <w:ins w:id="685" w:author="Max Lindmark" w:date="2020-09-10T23:35:00Z">
        <w:r w:rsidR="00975178">
          <w:rPr>
            <w:rFonts w:eastAsiaTheme="minorEastAsia" w:cstheme="minorHAnsi"/>
            <w:lang w:val="en-GB"/>
          </w:rPr>
          <w:t xml:space="preserve">, </w:t>
        </w:r>
      </w:ins>
      <w:ins w:id="686" w:author="Max Lindmark" w:date="2020-09-10T23:30:00Z">
        <w:r w:rsidR="00AE1356">
          <w:rPr>
            <w:rFonts w:eastAsiaTheme="minorEastAsia" w:cstheme="minorHAnsi"/>
            <w:lang w:val="en-GB"/>
          </w:rPr>
          <w:t xml:space="preserve">in </w:t>
        </w:r>
      </w:ins>
      <w:ins w:id="687" w:author="Max Lindmark" w:date="2020-09-10T22:03:00Z">
        <w:r w:rsidR="000A2667">
          <w:rPr>
            <w:rFonts w:eastAsiaTheme="minorEastAsia" w:cstheme="minorHAnsi"/>
            <w:lang w:val="en-GB"/>
          </w:rPr>
          <w:t xml:space="preserve">particular </w:t>
        </w:r>
      </w:ins>
      <w:ins w:id="688" w:author="Max Lindmark" w:date="2020-09-10T22:04:00Z">
        <w:r w:rsidR="000A2667">
          <w:rPr>
            <w:rFonts w:eastAsiaTheme="minorEastAsia" w:cstheme="minorHAnsi"/>
            <w:lang w:val="en-GB"/>
          </w:rPr>
          <w:t>considering temperature and body mass combined</w:t>
        </w:r>
      </w:ins>
      <w:ins w:id="689" w:author="Max Lindmark" w:date="2020-09-10T23:35:00Z">
        <w:r w:rsidR="00975178">
          <w:rPr>
            <w:rFonts w:eastAsiaTheme="minorEastAsia" w:cstheme="minorHAnsi"/>
            <w:lang w:val="en-GB"/>
          </w:rPr>
          <w:t>. T</w:t>
        </w:r>
        <w:r w:rsidR="00C61C17">
          <w:rPr>
            <w:rFonts w:eastAsiaTheme="minorEastAsia" w:cstheme="minorHAnsi"/>
            <w:lang w:val="en-GB"/>
          </w:rPr>
          <w:t>his constitutes a major knowledge gap</w:t>
        </w:r>
        <w:r w:rsidR="0025294A">
          <w:rPr>
            <w:rFonts w:eastAsiaTheme="minorEastAsia" w:cstheme="minorHAnsi"/>
            <w:lang w:val="en-GB"/>
          </w:rPr>
          <w:t>, as u</w:t>
        </w:r>
        <w:r w:rsidR="00C61C17">
          <w:rPr>
            <w:rFonts w:eastAsiaTheme="minorEastAsia" w:cstheme="minorHAnsi"/>
            <w:lang w:val="en-GB"/>
          </w:rPr>
          <w:t xml:space="preserve">nderstanding </w:t>
        </w:r>
        <w:r w:rsidR="00C61C17" w:rsidRPr="00E071F1">
          <w:rPr>
            <w:rFonts w:eastAsiaTheme="minorEastAsia" w:cstheme="minorHAnsi"/>
            <w:lang w:val="en-GB"/>
          </w:rPr>
          <w:t>the intraspecific scaling of metabolic rate in relation to consumption</w:t>
        </w:r>
        <w:r w:rsidR="00C61C17">
          <w:rPr>
            <w:rFonts w:eastAsiaTheme="minorEastAsia" w:cstheme="minorHAnsi"/>
            <w:lang w:val="en-GB"/>
          </w:rPr>
          <w:t xml:space="preserve"> is critical for evaluating the physiological basis of changes in net energy gain in relation to size and temperature</w:t>
        </w:r>
      </w:ins>
      <w:ins w:id="690" w:author="Max Lindmark" w:date="2020-09-10T22:03:00Z">
        <w:r w:rsidR="00C91ED4">
          <w:rPr>
            <w:rFonts w:eastAsiaTheme="minorEastAsia" w:cstheme="minorHAnsi"/>
            <w:lang w:val="en-GB"/>
          </w:rPr>
          <w:t xml:space="preserve">. </w:t>
        </w:r>
      </w:ins>
      <w:del w:id="691" w:author="Max Lindmark" w:date="2020-09-10T23:34:00Z">
        <w:r w:rsidR="0041375D" w:rsidRPr="00E071F1" w:rsidDel="00EF0853">
          <w:rPr>
            <w:rFonts w:eastAsiaTheme="minorEastAsia" w:cstheme="minorHAnsi"/>
            <w:lang w:val="en-GB"/>
          </w:rPr>
          <w:delText xml:space="preserve">the intraspecific </w:delText>
        </w:r>
        <w:r w:rsidR="008757EE" w:rsidRPr="00E071F1" w:rsidDel="00EF0853">
          <w:rPr>
            <w:rFonts w:eastAsiaTheme="minorEastAsia" w:cstheme="minorHAnsi"/>
            <w:lang w:val="en-GB"/>
          </w:rPr>
          <w:delText xml:space="preserve">scaling of metabolic rate in relation to </w:delText>
        </w:r>
      </w:del>
      <w:del w:id="692" w:author="Max Lindmark" w:date="2020-09-10T18:53:00Z">
        <w:r w:rsidR="006043E6" w:rsidRPr="00E071F1" w:rsidDel="00972AE8">
          <w:rPr>
            <w:rFonts w:eastAsiaTheme="minorEastAsia" w:cstheme="minorHAnsi"/>
            <w:lang w:val="en-GB"/>
          </w:rPr>
          <w:delText xml:space="preserve">assimilation or </w:delText>
        </w:r>
      </w:del>
      <w:del w:id="693" w:author="Max Lindmark" w:date="2020-09-10T23:34:00Z">
        <w:r w:rsidR="006043E6" w:rsidRPr="00E071F1" w:rsidDel="00EF0853">
          <w:rPr>
            <w:rFonts w:eastAsiaTheme="minorEastAsia" w:cstheme="minorHAnsi"/>
            <w:lang w:val="en-GB"/>
          </w:rPr>
          <w:delText>consumption</w:delText>
        </w:r>
      </w:del>
      <w:ins w:id="694" w:author="Max Lindmark" w:date="2020-09-10T18:32:00Z">
        <w:r w:rsidR="00B53FCE">
          <w:rPr>
            <w:rFonts w:eastAsiaTheme="minorEastAsia" w:cstheme="minorHAnsi"/>
            <w:lang w:val="en-GB"/>
          </w:rPr>
          <w:t xml:space="preserve">By </w:t>
        </w:r>
      </w:ins>
      <w:ins w:id="695" w:author="Max Lindmark" w:date="2020-09-10T23:34:00Z">
        <w:r w:rsidR="005076A4">
          <w:rPr>
            <w:rFonts w:eastAsiaTheme="minorEastAsia" w:cstheme="minorHAnsi"/>
            <w:lang w:val="en-GB"/>
          </w:rPr>
          <w:t>collating</w:t>
        </w:r>
      </w:ins>
      <w:ins w:id="696" w:author="Max Lindmark" w:date="2020-09-10T18:32:00Z">
        <w:r w:rsidR="00B53FCE">
          <w:rPr>
            <w:rFonts w:eastAsiaTheme="minorEastAsia" w:cstheme="minorHAnsi"/>
            <w:lang w:val="en-GB"/>
          </w:rPr>
          <w:t xml:space="preserve"> </w:t>
        </w:r>
      </w:ins>
      <w:ins w:id="697" w:author="Max Lindmark" w:date="2020-09-10T23:34:00Z">
        <w:r w:rsidR="005076A4">
          <w:rPr>
            <w:rFonts w:eastAsiaTheme="minorEastAsia" w:cstheme="minorHAnsi"/>
            <w:lang w:val="en-GB"/>
          </w:rPr>
          <w:t xml:space="preserve">experimental </w:t>
        </w:r>
      </w:ins>
      <w:ins w:id="698" w:author="Max Lindmark" w:date="2020-09-10T18:33:00Z">
        <w:r w:rsidR="004E7F4B">
          <w:rPr>
            <w:rFonts w:eastAsiaTheme="minorEastAsia" w:cstheme="minorHAnsi"/>
            <w:lang w:val="en-GB"/>
          </w:rPr>
          <w:t xml:space="preserve">data with intraspecific </w:t>
        </w:r>
        <w:r w:rsidR="00D77420">
          <w:rPr>
            <w:rFonts w:eastAsiaTheme="minorEastAsia" w:cstheme="minorHAnsi"/>
            <w:lang w:val="en-GB"/>
          </w:rPr>
          <w:t>variation in both size and temperature, we are able to show that</w:t>
        </w:r>
      </w:ins>
      <w:del w:id="699" w:author="Max Lindmark" w:date="2020-09-10T18:31:00Z">
        <w:r w:rsidR="006043E6" w:rsidRPr="00E071F1" w:rsidDel="00F03561">
          <w:rPr>
            <w:rFonts w:eastAsiaTheme="minorEastAsia" w:cstheme="minorHAnsi"/>
            <w:lang w:val="en-GB"/>
          </w:rPr>
          <w:delText>.</w:delText>
        </w:r>
      </w:del>
      <w:del w:id="700" w:author="Max Lindmark" w:date="2020-09-10T18:33:00Z">
        <w:r w:rsidR="006043E6" w:rsidRPr="00E071F1" w:rsidDel="00D77420">
          <w:rPr>
            <w:rFonts w:eastAsiaTheme="minorEastAsia" w:cstheme="minorHAnsi"/>
            <w:lang w:val="en-GB"/>
          </w:rPr>
          <w:delText xml:space="preserve"> </w:delText>
        </w:r>
        <w:r w:rsidR="00BE2A72" w:rsidRPr="00E071F1" w:rsidDel="00D77420">
          <w:rPr>
            <w:rFonts w:eastAsiaTheme="minorEastAsia" w:cstheme="minorHAnsi"/>
            <w:lang w:val="en-GB"/>
          </w:rPr>
          <w:delText>O</w:delText>
        </w:r>
        <w:r w:rsidR="00720141" w:rsidRPr="00E071F1" w:rsidDel="00D77420">
          <w:rPr>
            <w:rFonts w:eastAsiaTheme="minorEastAsia" w:cstheme="minorHAnsi"/>
            <w:lang w:val="en-GB"/>
          </w:rPr>
          <w:delText xml:space="preserve">ur </w:delText>
        </w:r>
        <w:r w:rsidR="00C87DE7" w:rsidRPr="00E071F1" w:rsidDel="00D77420">
          <w:rPr>
            <w:rFonts w:eastAsiaTheme="minorEastAsia" w:cstheme="minorHAnsi"/>
            <w:lang w:val="en-GB"/>
          </w:rPr>
          <w:delText>finding</w:delText>
        </w:r>
        <w:r w:rsidR="006514DF" w:rsidRPr="00E071F1" w:rsidDel="00D77420">
          <w:rPr>
            <w:rFonts w:eastAsiaTheme="minorEastAsia" w:cstheme="minorHAnsi"/>
            <w:lang w:val="en-GB"/>
          </w:rPr>
          <w:delText xml:space="preserve"> that</w:delText>
        </w:r>
      </w:del>
      <w:r w:rsidR="006514DF" w:rsidRPr="00E071F1">
        <w:rPr>
          <w:rFonts w:eastAsiaTheme="minorEastAsia" w:cstheme="minorHAnsi"/>
          <w:lang w:val="en-GB"/>
        </w:rPr>
        <w:t xml:space="preserve"> </w:t>
      </w:r>
      <w:r w:rsidR="00720141" w:rsidRPr="00E071F1">
        <w:rPr>
          <w:rFonts w:eastAsiaTheme="minorEastAsia" w:cstheme="minorHAnsi"/>
          <w:lang w:val="en-GB"/>
        </w:rPr>
        <w:t>the mass</w:t>
      </w:r>
      <w:r w:rsidR="0010623B" w:rsidRPr="00E071F1">
        <w:rPr>
          <w:rFonts w:eastAsiaTheme="minorEastAsia" w:cstheme="minorHAnsi"/>
          <w:lang w:val="en-GB"/>
        </w:rPr>
        <w:t xml:space="preserve"> </w:t>
      </w:r>
      <w:r w:rsidR="00720141" w:rsidRPr="00E071F1">
        <w:rPr>
          <w:rFonts w:eastAsiaTheme="minorEastAsia" w:cstheme="minorHAnsi"/>
          <w:lang w:val="en-GB"/>
        </w:rPr>
        <w:t xml:space="preserve">scaling exponent </w:t>
      </w:r>
      <w:r w:rsidR="00F935D8" w:rsidRPr="00E071F1">
        <w:rPr>
          <w:rFonts w:eastAsiaTheme="minorEastAsia" w:cstheme="minorHAnsi"/>
          <w:lang w:val="en-GB"/>
        </w:rPr>
        <w:t xml:space="preserve">of </w:t>
      </w:r>
      <w:r w:rsidR="00C87DE7" w:rsidRPr="00E071F1">
        <w:rPr>
          <w:rFonts w:eastAsiaTheme="minorEastAsia" w:cstheme="minorHAnsi"/>
          <w:lang w:val="en-GB"/>
        </w:rPr>
        <w:t xml:space="preserve">metabolism is larger than </w:t>
      </w:r>
      <w:r w:rsidR="00F935D8" w:rsidRPr="00E071F1">
        <w:rPr>
          <w:rFonts w:eastAsiaTheme="minorEastAsia" w:cstheme="minorHAnsi"/>
          <w:lang w:val="en-GB"/>
        </w:rPr>
        <w:t xml:space="preserve">that </w:t>
      </w:r>
      <w:r w:rsidR="00C87DE7" w:rsidRPr="00E071F1">
        <w:rPr>
          <w:rFonts w:eastAsiaTheme="minorEastAsia" w:cstheme="minorHAnsi"/>
          <w:lang w:val="en-GB"/>
        </w:rPr>
        <w:t xml:space="preserve">for </w:t>
      </w:r>
      <w:r w:rsidR="00720141" w:rsidRPr="00E071F1">
        <w:rPr>
          <w:rFonts w:eastAsiaTheme="minorEastAsia" w:cstheme="minorHAnsi"/>
          <w:lang w:val="en-GB"/>
        </w:rPr>
        <w:t xml:space="preserve">maximum consumption </w:t>
      </w:r>
      <w:r w:rsidR="000259DC" w:rsidRPr="00E071F1">
        <w:rPr>
          <w:rFonts w:eastAsiaTheme="minorEastAsia" w:cstheme="minorHAnsi"/>
          <w:lang w:val="en-GB"/>
        </w:rPr>
        <w:t>implies</w:t>
      </w:r>
      <w:r w:rsidR="00720141" w:rsidRPr="00E071F1">
        <w:rPr>
          <w:rFonts w:eastAsiaTheme="minorEastAsia" w:cstheme="minorHAnsi"/>
          <w:lang w:val="en-GB"/>
        </w:rPr>
        <w:t xml:space="preserve"> that “costs” for maintenance increase faster </w:t>
      </w:r>
      <w:r w:rsidR="009364EC" w:rsidRPr="00E071F1">
        <w:rPr>
          <w:rFonts w:eastAsiaTheme="minorEastAsia" w:cstheme="minorHAnsi"/>
          <w:lang w:val="en-GB"/>
        </w:rPr>
        <w:t xml:space="preserve">with body mass </w:t>
      </w:r>
      <w:r w:rsidR="00720141" w:rsidRPr="00E071F1">
        <w:rPr>
          <w:rFonts w:eastAsiaTheme="minorEastAsia" w:cstheme="minorHAnsi"/>
          <w:lang w:val="en-GB"/>
        </w:rPr>
        <w:t xml:space="preserve">than energy </w:t>
      </w:r>
      <w:r w:rsidR="007266E5" w:rsidRPr="00E071F1">
        <w:rPr>
          <w:rFonts w:eastAsiaTheme="minorEastAsia" w:cstheme="minorHAnsi"/>
          <w:lang w:val="en-GB"/>
        </w:rPr>
        <w:t>gains</w:t>
      </w:r>
      <w:r w:rsidR="0044169B" w:rsidRPr="00E071F1">
        <w:rPr>
          <w:rFonts w:eastAsiaTheme="minorEastAsia" w:cstheme="minorHAnsi"/>
          <w:lang w:val="en-GB"/>
        </w:rPr>
        <w:t>.</w:t>
      </w:r>
      <w:r w:rsidR="00234472" w:rsidRPr="00E071F1">
        <w:rPr>
          <w:rFonts w:eastAsiaTheme="minorEastAsia" w:cstheme="minorHAnsi"/>
          <w:lang w:val="en-GB"/>
        </w:rPr>
        <w:t xml:space="preserve"> </w:t>
      </w:r>
      <w:ins w:id="701" w:author="Max Lindmark" w:date="2020-09-10T18:38:00Z">
        <w:r w:rsidR="00ED402C">
          <w:rPr>
            <w:rFonts w:eastAsiaTheme="minorEastAsia" w:cstheme="minorHAnsi"/>
            <w:lang w:val="en-GB"/>
          </w:rPr>
          <w:t xml:space="preserve">There may therefore </w:t>
        </w:r>
        <w:r w:rsidR="00A13771">
          <w:rPr>
            <w:rFonts w:eastAsiaTheme="minorEastAsia" w:cstheme="minorHAnsi"/>
            <w:lang w:val="en-GB"/>
          </w:rPr>
          <w:t xml:space="preserve">be </w:t>
        </w:r>
        <w:r w:rsidR="00347585">
          <w:rPr>
            <w:rFonts w:eastAsiaTheme="minorEastAsia" w:cstheme="minorHAnsi"/>
            <w:lang w:val="en-GB"/>
          </w:rPr>
          <w:t xml:space="preserve">purely physiological </w:t>
        </w:r>
      </w:ins>
      <w:ins w:id="702" w:author="Max Lindmark" w:date="2020-09-10T18:53:00Z">
        <w:r w:rsidR="00AF5375">
          <w:rPr>
            <w:rFonts w:eastAsiaTheme="minorEastAsia" w:cstheme="minorHAnsi"/>
            <w:lang w:val="en-GB"/>
          </w:rPr>
          <w:t xml:space="preserve">constraints to growing large </w:t>
        </w:r>
      </w:ins>
      <w:ins w:id="703" w:author="Max Lindmark" w:date="2020-09-10T18:54:00Z">
        <w:r w:rsidR="007B1EDA">
          <w:rPr>
            <w:rFonts w:eastAsiaTheme="minorEastAsia" w:cstheme="minorHAnsi"/>
            <w:lang w:val="en-GB"/>
          </w:rPr>
          <w:t>in warm waters</w:t>
        </w:r>
      </w:ins>
      <w:ins w:id="704" w:author="Max Lindmark" w:date="2020-09-10T18:55:00Z">
        <w:r w:rsidR="001F2D23">
          <w:rPr>
            <w:rFonts w:eastAsiaTheme="minorEastAsia" w:cstheme="minorHAnsi"/>
            <w:lang w:val="en-GB"/>
          </w:rPr>
          <w:t xml:space="preserve"> that b</w:t>
        </w:r>
        <w:r w:rsidR="001F2D23" w:rsidRPr="00E071F1">
          <w:rPr>
            <w:rFonts w:eastAsiaTheme="minorEastAsia" w:cstheme="minorHAnsi"/>
            <w:lang w:val="en-GB"/>
          </w:rPr>
          <w:t>ioenergetics models may need to account</w:t>
        </w:r>
      </w:ins>
      <w:ins w:id="705" w:author="Max Lindmark" w:date="2020-09-10T18:54:00Z">
        <w:r w:rsidR="00EE1E66">
          <w:rPr>
            <w:rFonts w:eastAsiaTheme="minorEastAsia" w:cstheme="minorHAnsi"/>
            <w:lang w:val="en-GB"/>
          </w:rPr>
          <w:t xml:space="preserve">, as this scaling leads to declining optimal growth temperatures. </w:t>
        </w:r>
      </w:ins>
      <w:del w:id="706" w:author="Max Lindmark" w:date="2020-09-10T18:54:00Z">
        <w:r w:rsidR="00912457" w:rsidRPr="00E071F1" w:rsidDel="007B1EDA">
          <w:rPr>
            <w:rFonts w:eastAsiaTheme="minorEastAsia" w:cstheme="minorHAnsi"/>
            <w:lang w:val="en-GB"/>
          </w:rPr>
          <w:delText>B</w:delText>
        </w:r>
      </w:del>
      <w:del w:id="707" w:author="Max Lindmark" w:date="2020-09-10T18:55:00Z">
        <w:r w:rsidR="008E3E86" w:rsidRPr="00E071F1" w:rsidDel="001F2D23">
          <w:rPr>
            <w:rFonts w:eastAsiaTheme="minorEastAsia" w:cstheme="minorHAnsi"/>
            <w:lang w:val="en-GB"/>
          </w:rPr>
          <w:delText>ioenergetics models may need to account for this difference in</w:delText>
        </w:r>
        <w:r w:rsidR="00C5263F" w:rsidRPr="00E071F1" w:rsidDel="001F2D23">
          <w:rPr>
            <w:rFonts w:eastAsiaTheme="minorEastAsia" w:cstheme="minorHAnsi"/>
            <w:lang w:val="en-GB"/>
          </w:rPr>
          <w:delText xml:space="preserve"> the mass</w:delText>
        </w:r>
        <w:r w:rsidR="0010623B" w:rsidRPr="00E071F1" w:rsidDel="001F2D23">
          <w:rPr>
            <w:rFonts w:eastAsiaTheme="minorEastAsia" w:cstheme="minorHAnsi"/>
            <w:lang w:val="en-GB"/>
          </w:rPr>
          <w:delText xml:space="preserve"> </w:delText>
        </w:r>
        <w:r w:rsidR="008E3E86" w:rsidRPr="00E071F1" w:rsidDel="001F2D23">
          <w:rPr>
            <w:rFonts w:eastAsiaTheme="minorEastAsia" w:cstheme="minorHAnsi"/>
            <w:lang w:val="en-GB"/>
          </w:rPr>
          <w:delText>scaling</w:delText>
        </w:r>
        <w:r w:rsidR="00C5263F" w:rsidRPr="00E071F1" w:rsidDel="001F2D23">
          <w:rPr>
            <w:rFonts w:eastAsiaTheme="minorEastAsia" w:cstheme="minorHAnsi"/>
            <w:lang w:val="en-GB"/>
          </w:rPr>
          <w:delText xml:space="preserve"> of metabolism and consumption</w:delText>
        </w:r>
        <w:r w:rsidR="008E3E86" w:rsidRPr="00E071F1" w:rsidDel="001F2D23">
          <w:rPr>
            <w:rFonts w:eastAsiaTheme="minorEastAsia" w:cstheme="minorHAnsi"/>
            <w:lang w:val="en-GB"/>
          </w:rPr>
          <w:delText>,</w:delText>
        </w:r>
        <w:r w:rsidR="00B31715" w:rsidRPr="00E071F1" w:rsidDel="001F2D23">
          <w:rPr>
            <w:rFonts w:eastAsiaTheme="minorEastAsia" w:cstheme="minorHAnsi"/>
            <w:lang w:val="en-GB"/>
          </w:rPr>
          <w:delText xml:space="preserve"> which is in contrast to </w:delText>
        </w:r>
        <w:r w:rsidR="00CB5528" w:rsidRPr="00E071F1" w:rsidDel="001F2D23">
          <w:rPr>
            <w:rFonts w:eastAsiaTheme="minorEastAsia" w:cstheme="minorHAnsi"/>
            <w:lang w:val="en-GB"/>
          </w:rPr>
          <w:delText xml:space="preserve">predictions </w:delText>
        </w:r>
        <w:r w:rsidR="001E5F97" w:rsidRPr="00E071F1" w:rsidDel="001F2D23">
          <w:rPr>
            <w:rFonts w:eastAsiaTheme="minorEastAsia" w:cstheme="minorHAnsi"/>
            <w:lang w:val="en-GB"/>
          </w:rPr>
          <w:delText xml:space="preserve">from </w:delText>
        </w:r>
        <w:commentRangeStart w:id="708"/>
        <w:commentRangeStart w:id="709"/>
        <w:r w:rsidR="001E5F97" w:rsidRPr="00E071F1" w:rsidDel="001F2D23">
          <w:rPr>
            <w:rFonts w:eastAsiaTheme="minorEastAsia" w:cstheme="minorHAnsi"/>
            <w:lang w:val="en-GB"/>
          </w:rPr>
          <w:delText>metabolic theory</w:delText>
        </w:r>
        <w:r w:rsidR="002E744D" w:rsidRPr="00E071F1" w:rsidDel="001F2D23">
          <w:rPr>
            <w:rFonts w:eastAsiaTheme="minorEastAsia" w:cstheme="minorHAnsi"/>
            <w:lang w:val="en-GB"/>
          </w:rPr>
          <w:delText>.</w:delText>
        </w:r>
        <w:commentRangeEnd w:id="708"/>
        <w:r w:rsidR="00EB7942" w:rsidRPr="00E071F1" w:rsidDel="001F2D23">
          <w:rPr>
            <w:rStyle w:val="CommentReference"/>
            <w:sz w:val="24"/>
            <w:szCs w:val="24"/>
          </w:rPr>
          <w:commentReference w:id="708"/>
        </w:r>
        <w:commentRangeEnd w:id="709"/>
        <w:r w:rsidR="008B329E" w:rsidRPr="00E071F1" w:rsidDel="001F2D23">
          <w:rPr>
            <w:rStyle w:val="CommentReference"/>
            <w:sz w:val="24"/>
            <w:szCs w:val="24"/>
          </w:rPr>
          <w:commentReference w:id="709"/>
        </w:r>
      </w:del>
    </w:p>
    <w:p w14:paraId="205AC09A" w14:textId="521BC8DA" w:rsidR="00925B48" w:rsidRPr="00E071F1" w:rsidRDefault="00925B48" w:rsidP="00925B48">
      <w:pPr>
        <w:spacing w:line="480" w:lineRule="auto"/>
        <w:ind w:firstLine="284"/>
        <w:contextualSpacing/>
        <w:jc w:val="both"/>
        <w:rPr>
          <w:moveTo w:id="710" w:author="Max Lindmark" w:date="2020-09-10T18:36:00Z"/>
          <w:rFonts w:cstheme="minorHAnsi"/>
          <w:lang w:val="en-GB"/>
        </w:rPr>
      </w:pPr>
      <w:moveToRangeStart w:id="711" w:author="Max Lindmark" w:date="2020-09-10T18:36:00Z" w:name="move50655376"/>
      <w:moveTo w:id="712" w:author="Max Lindmark" w:date="2020-09-10T18:36:00Z">
        <w:r w:rsidRPr="00E071F1">
          <w:rPr>
            <w:rFonts w:eastAsiaTheme="minorEastAsia" w:cstheme="minorHAnsi"/>
            <w:lang w:val="en-GB"/>
          </w:rPr>
          <w:t xml:space="preserve">Translating results from experimental data to natural systems is challenging because unlimited food supply, lack of predation, and constant temperatures do not reflect natural conditions but affect growth rates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eastAsiaTheme="minorEastAsia" w:cstheme="minorHAnsi"/>
          </w:rPr>
          <w:fldChar w:fldCharType="separate"/>
        </w:r>
        <w:r w:rsidRPr="00E071F1">
          <w:rPr>
            <w:lang w:val="en-GB"/>
          </w:rPr>
          <w:t xml:space="preserve">(Brett </w:t>
        </w:r>
        <w:r w:rsidRPr="00E071F1">
          <w:rPr>
            <w:i/>
            <w:iCs/>
            <w:lang w:val="en-GB"/>
          </w:rPr>
          <w:t>et al.</w:t>
        </w:r>
        <w:r w:rsidRPr="00E071F1">
          <w:rPr>
            <w:lang w:val="en-GB"/>
          </w:rPr>
          <w:t xml:space="preserve"> 1969; Lorenzen 1996; Huey &amp; Kingsolver 2019)</w:t>
        </w:r>
        <w:r w:rsidRPr="00E071F1">
          <w:rPr>
            <w:rFonts w:eastAsiaTheme="minorEastAsia" w:cstheme="minorHAnsi"/>
          </w:rPr>
          <w:fldChar w:fldCharType="end"/>
        </w:r>
        <w:r w:rsidRPr="00E071F1">
          <w:rPr>
            <w:rFonts w:eastAsiaTheme="minorEastAsia" w:cstheme="minorHAnsi"/>
            <w:lang w:val="en-GB"/>
          </w:rPr>
          <w:t xml:space="preserve">. In natural systems, species live in temperatures cooler than those maximizing growth (Fig. S14)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(Bernhardt </w:t>
        </w:r>
        <w:r w:rsidRPr="00E071F1">
          <w:rPr>
            <w:i/>
            <w:iCs/>
            <w:lang w:val="en-GB"/>
          </w:rPr>
          <w:t>et al.</w:t>
        </w:r>
        <w:r w:rsidRPr="00E071F1">
          <w:rPr>
            <w:lang w:val="en-GB"/>
          </w:rPr>
          <w:t xml:space="preserve"> 2018)</w:t>
        </w:r>
        <w:r w:rsidRPr="00E071F1">
          <w:rPr>
            <w:rFonts w:eastAsiaTheme="minorEastAsia" w:cstheme="minorHAnsi"/>
            <w:lang w:val="en-GB"/>
          </w:rPr>
          <w:fldChar w:fldCharType="end"/>
        </w:r>
        <w:r w:rsidRPr="00E071F1">
          <w:rPr>
            <w:rFonts w:eastAsiaTheme="minorEastAsia" w:cstheme="minorHAnsi"/>
            <w:lang w:val="en-GB"/>
          </w:rPr>
          <w:t>, suggesting that initial warming increases growth rates</w:t>
        </w:r>
        <w:commentRangeStart w:id="713"/>
        <w:r w:rsidRPr="00E071F1">
          <w:rPr>
            <w:rFonts w:eastAsiaTheme="minorEastAsia" w:cstheme="minorHAnsi"/>
            <w:lang w:val="en-GB"/>
          </w:rPr>
          <w:t>.</w:t>
        </w:r>
        <w:commentRangeEnd w:id="713"/>
        <w:r w:rsidRPr="00E071F1">
          <w:rPr>
            <w:rStyle w:val="CommentReference"/>
            <w:sz w:val="24"/>
            <w:szCs w:val="24"/>
          </w:rPr>
          <w:commentReference w:id="713"/>
        </w:r>
        <w:r w:rsidRPr="00E071F1">
          <w:rPr>
            <w:rFonts w:eastAsiaTheme="minorEastAsia" w:cstheme="minorHAnsi"/>
            <w:lang w:val="en-GB"/>
          </w:rPr>
          <w:t xml:space="preserve"> </w:t>
        </w:r>
        <w:r w:rsidRPr="00E071F1">
          <w:rPr>
            <w:rFonts w:cstheme="minorHAnsi"/>
          </w:rPr>
          <w:t xml:space="preserve">Moreover, </w:t>
        </w:r>
        <w:r w:rsidRPr="00E071F1">
          <w:rPr>
            <w:rFonts w:eastAsiaTheme="minorEastAsia" w:cstheme="minorHAnsi"/>
            <w:lang w:val="en-GB"/>
          </w:rPr>
          <w:t xml:space="preserve">realized consumption rates are not equal to maximum consumption rates but rather a fraction of the maximum consumption rate (e.g. 20-70%)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(Kitchell </w:t>
        </w:r>
        <w:r w:rsidRPr="00E071F1">
          <w:rPr>
            <w:i/>
            <w:iCs/>
            <w:lang w:val="en-GB"/>
          </w:rPr>
          <w:t>et al.</w:t>
        </w:r>
        <w:r w:rsidRPr="00E071F1">
          <w:rPr>
            <w:lang w:val="en-GB"/>
          </w:rPr>
          <w:t xml:space="preserve"> 1977; Neuenfeldt </w:t>
        </w:r>
        <w:r w:rsidRPr="00E071F1">
          <w:rPr>
            <w:i/>
            <w:iCs/>
            <w:lang w:val="en-GB"/>
          </w:rPr>
          <w:t>et al.</w:t>
        </w:r>
        <w:r w:rsidRPr="00E071F1">
          <w:rPr>
            <w:lang w:val="en-GB"/>
          </w:rPr>
          <w:t xml:space="preserve"> 2019)</w:t>
        </w:r>
        <w:r w:rsidRPr="00E071F1">
          <w:rPr>
            <w:rFonts w:eastAsiaTheme="minorEastAsia" w:cstheme="minorHAnsi"/>
            <w:lang w:val="en-GB"/>
          </w:rPr>
          <w:fldChar w:fldCharType="end"/>
        </w:r>
        <w:r w:rsidRPr="00E071F1">
          <w:rPr>
            <w:rFonts w:eastAsiaTheme="minorEastAsia" w:cstheme="minorHAnsi"/>
            <w:lang w:val="en-GB"/>
          </w:rPr>
          <w:t xml:space="preserve">. Since optimum growth temperatures decline not only with size but also food availability, and </w:t>
        </w:r>
        <w:r w:rsidRPr="00E071F1">
          <w:rPr>
            <w:rFonts w:cstheme="minorHAnsi"/>
            <w:lang w:val="en-GB"/>
          </w:rPr>
          <w:t xml:space="preserve">climate warming may also introduce higher food limitation </w:t>
        </w:r>
        <w:r w:rsidRPr="00E071F1">
          <w:rPr>
            <w:rFonts w:cstheme="minorHAnsi"/>
          </w:rPr>
          <w:fldChar w:fldCharType="begin"/>
        </w:r>
        <w:r w:rsidRPr="00E071F1">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cstheme="minorHAnsi"/>
          </w:rPr>
          <w:fldChar w:fldCharType="separate"/>
        </w:r>
        <w:r w:rsidRPr="00E071F1">
          <w:rPr>
            <w:lang w:val="en-GB"/>
          </w:rPr>
          <w:t>(Huey &amp; Kingsolver 2019)</w:t>
        </w:r>
        <w:r w:rsidRPr="00E071F1">
          <w:rPr>
            <w:rFonts w:cstheme="minorHAnsi"/>
          </w:rPr>
          <w:fldChar w:fldCharType="end"/>
        </w:r>
        <w:r w:rsidRPr="00E071F1">
          <w:rPr>
            <w:rFonts w:eastAsiaTheme="minorEastAsia" w:cstheme="minorHAnsi"/>
            <w:lang w:val="en-GB"/>
          </w:rPr>
          <w:t xml:space="preserve">, species may be negatively impacted by warming even when controlled experiments show they can maintain growth capacity at these temperatures. In fact, there are examples of </w:t>
        </w:r>
        <w:r w:rsidRPr="00E071F1">
          <w:rPr>
            <w:rFonts w:cstheme="minorHAnsi"/>
            <w:lang w:val="en-GB"/>
          </w:rPr>
          <w:t xml:space="preserve">warming already having negative or lack of positive </w:t>
        </w:r>
        <w:r w:rsidRPr="00E071F1">
          <w:rPr>
            <w:rFonts w:cstheme="minorHAnsi"/>
            <w:lang w:val="en-GB"/>
          </w:rPr>
          <w:fldChar w:fldCharType="begin"/>
        </w:r>
      </w:moveTo>
      <w:r w:rsidR="002E281F">
        <w:rPr>
          <w:rFonts w:cstheme="minorHAnsi"/>
          <w:lang w:val="en-GB"/>
        </w:rPr>
        <w:instrText xml:space="preserve"> ADDIN ZOTERO_ITEM CSL_CITATION {"citationID":"au214s33k5","properties":{"formattedCitation":"(Huss {\\i{}et al.} 2019)","plainCitation":"(Huss et al. 2019)","noteIndex":0},"citationItems":[{"id":"kre1J3Go/P0RXTwSo","uris":["http://zotero.org/users/6116610/items/3XTZM82V"],"uri":["http://zotero.org/users/6116610/items/3XTZM82V"],"itemData":{"id":"JtKt9yLW/Rm8sr6r2","type":"article-journal","abstract":"A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moveTo w:id="714" w:author="Max Lindmark" w:date="2020-09-10T18:36:00Z">
        <w:r w:rsidRPr="00E071F1">
          <w:rPr>
            <w:rFonts w:cstheme="minorHAnsi"/>
            <w:lang w:val="en-GB"/>
          </w:rPr>
          <w:fldChar w:fldCharType="separate"/>
        </w:r>
        <w:r w:rsidRPr="00E071F1">
          <w:rPr>
            <w:lang w:val="en-GB"/>
          </w:rPr>
          <w:t xml:space="preserve">(Huss </w:t>
        </w:r>
        <w:r w:rsidRPr="00E071F1">
          <w:rPr>
            <w:i/>
            <w:iCs/>
            <w:lang w:val="en-GB"/>
          </w:rPr>
          <w:t>et al.</w:t>
        </w:r>
        <w:r w:rsidRPr="00E071F1">
          <w:rPr>
            <w:lang w:val="en-GB"/>
          </w:rPr>
          <w:t xml:space="preserve"> 2019)</w:t>
        </w:r>
        <w:r w:rsidRPr="00E071F1">
          <w:rPr>
            <w:rFonts w:cstheme="minorHAnsi"/>
            <w:lang w:val="en-GB"/>
          </w:rPr>
          <w:fldChar w:fldCharType="end"/>
        </w:r>
        <w:r w:rsidRPr="00E071F1">
          <w:rPr>
            <w:rFonts w:cstheme="minorHAnsi"/>
            <w:lang w:val="en-GB"/>
          </w:rPr>
          <w:t xml:space="preserve"> effects on populations living at the edge of their physiological tolerance in terms of growth </w:t>
        </w:r>
        <w:r w:rsidRPr="00E071F1">
          <w:rPr>
            <w:rFonts w:cstheme="minorHAnsi"/>
          </w:rPr>
          <w:fldChar w:fldCharType="begin"/>
        </w:r>
        <w:r w:rsidRPr="00E071F1">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Pr="00E071F1">
          <w:rPr>
            <w:rFonts w:cstheme="minorHAnsi"/>
          </w:rPr>
          <w:fldChar w:fldCharType="separate"/>
        </w:r>
        <w:r w:rsidRPr="00E071F1">
          <w:rPr>
            <w:lang w:val="en-GB"/>
          </w:rPr>
          <w:t xml:space="preserve">(Neuheimer </w:t>
        </w:r>
        <w:r w:rsidRPr="00E071F1">
          <w:rPr>
            <w:i/>
            <w:iCs/>
            <w:lang w:val="en-GB"/>
          </w:rPr>
          <w:t>et al.</w:t>
        </w:r>
        <w:r w:rsidRPr="00E071F1">
          <w:rPr>
            <w:lang w:val="en-GB"/>
          </w:rPr>
          <w:t xml:space="preserve"> 2011)</w:t>
        </w:r>
        <w:r w:rsidRPr="00E071F1">
          <w:rPr>
            <w:rFonts w:cstheme="minorHAnsi"/>
          </w:rPr>
          <w:fldChar w:fldCharType="end"/>
        </w:r>
        <w:r w:rsidRPr="00E071F1">
          <w:rPr>
            <w:rFonts w:cstheme="minorHAnsi"/>
          </w:rPr>
          <w:t>.</w:t>
        </w:r>
        <w:r w:rsidRPr="00E071F1" w:rsidDel="002E412E">
          <w:rPr>
            <w:rFonts w:eastAsiaTheme="minorEastAsia" w:cstheme="minorHAnsi"/>
            <w:lang w:val="en-GB"/>
          </w:rPr>
          <w:t xml:space="preserve"> </w:t>
        </w:r>
        <w:r w:rsidRPr="00E071F1">
          <w:rPr>
            <w:rFonts w:eastAsiaTheme="minorEastAsia" w:cstheme="minorHAnsi"/>
            <w:lang w:val="en-GB"/>
          </w:rPr>
          <w:t>W</w:t>
        </w:r>
        <w:r w:rsidRPr="00E071F1">
          <w:rPr>
            <w:rFonts w:cstheme="minorHAnsi"/>
            <w:lang w:val="en-GB"/>
          </w:rPr>
          <w:t xml:space="preserve">hether or not the negative effects of warming will be first experienced by the largest fish </w:t>
        </w:r>
        <w:r w:rsidRPr="00E071F1">
          <w:rPr>
            <w:rFonts w:eastAsiaTheme="minorEastAsia" w:cstheme="minorHAnsi"/>
            <w:lang w:val="en-GB"/>
          </w:rPr>
          <w:t xml:space="preserve">depends on if they </w:t>
        </w:r>
        <w:r w:rsidRPr="00E071F1">
          <w:rPr>
            <w:lang w:val="en-GB"/>
          </w:rPr>
          <w:t xml:space="preserve">live </w:t>
        </w:r>
        <w:r w:rsidRPr="00E071F1">
          <w:rPr>
            <w:lang w:val="en-GB"/>
          </w:rPr>
          <w:lastRenderedPageBreak/>
          <w:t xml:space="preserve">closer to their thermal optimum for growth. They may for instance inhabit colder temperatures compared to small fish due to ontogenetic habitat shifts </w:t>
        </w:r>
        <w:r w:rsidRPr="00E071F1">
          <w:fldChar w:fldCharType="begin"/>
        </w:r>
        <w:r w:rsidRPr="00E071F1">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E071F1">
          <w:fldChar w:fldCharType="separate"/>
        </w:r>
        <w:r w:rsidRPr="00E071F1">
          <w:rPr>
            <w:lang w:val="en-GB"/>
          </w:rPr>
          <w:t>(Werner &amp; Hall 1988)</w:t>
        </w:r>
        <w:r w:rsidRPr="00E071F1">
          <w:fldChar w:fldCharType="end"/>
        </w:r>
        <w:r w:rsidRPr="00E071F1">
          <w:rPr>
            <w:lang w:val="en-GB"/>
          </w:rPr>
          <w:t xml:space="preserve">, see also Heincke’s law </w:t>
        </w:r>
        <w:r w:rsidRPr="00E071F1">
          <w:fldChar w:fldCharType="begin"/>
        </w:r>
        <w:r w:rsidRPr="00E071F1">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E071F1">
          <w:fldChar w:fldCharType="separate"/>
        </w:r>
        <w:r w:rsidRPr="00E071F1">
          <w:rPr>
            <w:lang w:val="en-GB"/>
          </w:rPr>
          <w:t>(Heincke 1913; Audzijonyte &amp; Pecl 2018)</w:t>
        </w:r>
        <w:r w:rsidRPr="00E071F1">
          <w:fldChar w:fldCharType="end"/>
        </w:r>
        <w:r w:rsidRPr="00E071F1">
          <w:rPr>
            <w:lang w:val="en-GB"/>
          </w:rPr>
          <w:t xml:space="preserve">. </w:t>
        </w:r>
        <w:r w:rsidRPr="00E071F1">
          <w:rPr>
            <w:rFonts w:eastAsiaTheme="minorEastAsia" w:cstheme="minorHAnsi"/>
            <w:lang w:val="en-GB"/>
          </w:rPr>
          <w:t xml:space="preserve">That said, there is already empirical evidence of the largest individuals being the first to suffer from negative impacts of warming from heatwaves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E071F1">
          <w:rPr>
            <w:rFonts w:eastAsiaTheme="minorEastAsia" w:cstheme="minorHAnsi"/>
          </w:rPr>
          <w:fldChar w:fldCharType="separate"/>
        </w:r>
        <w:r w:rsidRPr="00E071F1">
          <w:rPr>
            <w:lang w:val="en-GB"/>
          </w:rPr>
          <w:t>(Pörtner &amp; Knust 2007)</w:t>
        </w:r>
        <w:r w:rsidRPr="00E071F1">
          <w:rPr>
            <w:rFonts w:eastAsiaTheme="minorEastAsia" w:cstheme="minorHAnsi"/>
          </w:rPr>
          <w:fldChar w:fldCharType="end"/>
        </w:r>
        <w:r w:rsidRPr="00E071F1">
          <w:rPr>
            <w:rFonts w:eastAsiaTheme="minorEastAsia" w:cstheme="minorHAnsi"/>
            <w:lang w:val="en-GB"/>
          </w:rPr>
          <w:t xml:space="preserve">, or not being able to benefit from warming </w:t>
        </w:r>
        <w:r w:rsidRPr="00E071F1">
          <w:rPr>
            <w:rFonts w:eastAsiaTheme="minorEastAsia" w:cstheme="minorHAnsi"/>
          </w:rPr>
          <w:fldChar w:fldCharType="begin"/>
        </w:r>
      </w:moveTo>
      <w:r w:rsidR="002E281F">
        <w:rPr>
          <w:rFonts w:eastAsiaTheme="minorEastAsia" w:cstheme="minorHAnsi"/>
          <w:lang w:val="en-GB"/>
        </w:rPr>
        <w:instrText xml:space="preserve"> ADDIN ZOTERO_ITEM CSL_CITATION {"citationID":"ag7eb21mmv","properties":{"formattedCitation":"(Huss {\\i{}et al.} 2019)","plainCitation":"(Huss et al. 2019)","noteIndex":0},"citationItems":[{"id":"kre1J3Go/P0RXTwSo","uris":["http://zotero.org/users/6116610/items/3XTZM82V"],"uri":["http://zotero.org/users/6116610/items/3XTZM82V"],"itemData":{"id":"JtKt9yLW/Rm8sr6r2","type":"article-journal","abstract":"A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moveTo w:id="715" w:author="Max Lindmark" w:date="2020-09-10T18:36:00Z">
        <w:r w:rsidRPr="00E071F1">
          <w:rPr>
            <w:rFonts w:eastAsiaTheme="minorEastAsia" w:cstheme="minorHAnsi"/>
          </w:rPr>
          <w:fldChar w:fldCharType="separate"/>
        </w:r>
        <w:r w:rsidRPr="00E071F1">
          <w:rPr>
            <w:lang w:val="en-GB"/>
          </w:rPr>
          <w:t xml:space="preserve">(Huss </w:t>
        </w:r>
        <w:r w:rsidRPr="00E071F1">
          <w:rPr>
            <w:i/>
            <w:iCs/>
            <w:lang w:val="en-GB"/>
          </w:rPr>
          <w:t>et al.</w:t>
        </w:r>
        <w:r w:rsidRPr="00E071F1">
          <w:rPr>
            <w:lang w:val="en-GB"/>
          </w:rPr>
          <w:t xml:space="preserve"> 2019)</w:t>
        </w:r>
        <w:r w:rsidRPr="00E071F1">
          <w:rPr>
            <w:rFonts w:eastAsiaTheme="minorEastAsia" w:cstheme="minorHAnsi"/>
          </w:rPr>
          <w:fldChar w:fldCharType="end"/>
        </w:r>
        <w:r w:rsidRPr="00E071F1">
          <w:rPr>
            <w:rFonts w:eastAsiaTheme="minorEastAsia" w:cstheme="minorHAnsi"/>
            <w:lang w:val="en-GB"/>
          </w:rPr>
          <w:t xml:space="preserve">. Hence, </w:t>
        </w:r>
        <w:r w:rsidRPr="00E071F1">
          <w:rPr>
            <w:rFonts w:cstheme="minorHAnsi"/>
            <w:lang w:val="en-GB"/>
          </w:rPr>
          <w:t xml:space="preserve">assuming that species occupy thermal habitats where warming can lead to increased growth rate for all individuals in a population is a simplification </w:t>
        </w:r>
        <w:commentRangeStart w:id="716"/>
        <w:commentRangeStart w:id="717"/>
        <w:r w:rsidRPr="00E071F1">
          <w:rPr>
            <w:rFonts w:cstheme="minorHAnsi"/>
            <w:lang w:val="en-GB"/>
          </w:rPr>
          <w:t xml:space="preserve">that can bias prediction of the biological impacts of climate change. </w:t>
        </w:r>
        <w:commentRangeEnd w:id="716"/>
        <w:r w:rsidRPr="00E071F1">
          <w:rPr>
            <w:rStyle w:val="CommentReference"/>
            <w:sz w:val="24"/>
            <w:szCs w:val="24"/>
          </w:rPr>
          <w:commentReference w:id="716"/>
        </w:r>
        <w:commentRangeEnd w:id="717"/>
        <w:r w:rsidRPr="00E071F1">
          <w:rPr>
            <w:rStyle w:val="CommentReference"/>
            <w:sz w:val="24"/>
            <w:szCs w:val="24"/>
          </w:rPr>
          <w:commentReference w:id="717"/>
        </w:r>
      </w:moveTo>
    </w:p>
    <w:moveToRangeEnd w:id="711"/>
    <w:p w14:paraId="67F427F7" w14:textId="37480091" w:rsidR="00720141" w:rsidRPr="00E071F1" w:rsidDel="005D27BA" w:rsidRDefault="00720141" w:rsidP="00584931">
      <w:pPr>
        <w:spacing w:line="480" w:lineRule="auto"/>
        <w:ind w:firstLine="284"/>
        <w:contextualSpacing/>
        <w:jc w:val="both"/>
        <w:rPr>
          <w:del w:id="718" w:author="Max Lindmark" w:date="2020-09-10T18:55:00Z"/>
          <w:rFonts w:eastAsiaTheme="minorEastAsia" w:cstheme="minorHAnsi"/>
        </w:rPr>
      </w:pPr>
    </w:p>
    <w:p w14:paraId="0B066DD1" w14:textId="62C5CF1A" w:rsidR="00947116" w:rsidRPr="00E071F1" w:rsidDel="007C190F" w:rsidRDefault="00EB7AFB" w:rsidP="00947116">
      <w:pPr>
        <w:spacing w:line="480" w:lineRule="auto"/>
        <w:ind w:firstLine="284"/>
        <w:contextualSpacing/>
        <w:jc w:val="both"/>
        <w:rPr>
          <w:del w:id="719" w:author="Max Lindmark" w:date="2020-07-28T14:17:00Z"/>
          <w:rFonts w:cstheme="minorHAnsi"/>
          <w:lang w:val="en-GB"/>
        </w:rPr>
      </w:pPr>
      <w:r w:rsidRPr="00E071F1">
        <w:rPr>
          <w:rFonts w:eastAsiaTheme="minorEastAsia" w:cstheme="minorHAnsi"/>
          <w:lang w:val="en-GB"/>
        </w:rPr>
        <w:t xml:space="preserve">In addition to </w:t>
      </w:r>
      <w:r w:rsidR="00F935D8" w:rsidRPr="00E071F1">
        <w:rPr>
          <w:rFonts w:eastAsiaTheme="minorEastAsia" w:cstheme="minorHAnsi"/>
          <w:lang w:val="en-GB"/>
        </w:rPr>
        <w:t xml:space="preserve">resolving </w:t>
      </w:r>
      <w:r w:rsidRPr="00E071F1">
        <w:rPr>
          <w:rFonts w:eastAsiaTheme="minorEastAsia" w:cstheme="minorHAnsi"/>
          <w:lang w:val="en-GB"/>
        </w:rPr>
        <w:t xml:space="preserve">the scaling of net energy </w:t>
      </w:r>
      <w:r w:rsidR="00C22343" w:rsidRPr="00E071F1">
        <w:rPr>
          <w:rFonts w:eastAsiaTheme="minorEastAsia" w:cstheme="minorHAnsi"/>
          <w:lang w:val="en-GB"/>
        </w:rPr>
        <w:t>gain</w:t>
      </w:r>
      <w:r w:rsidRPr="00E071F1">
        <w:rPr>
          <w:rFonts w:eastAsiaTheme="minorEastAsia" w:cstheme="minorHAnsi"/>
          <w:lang w:val="en-GB"/>
        </w:rPr>
        <w:t xml:space="preserve"> </w:t>
      </w:r>
      <w:r w:rsidR="00A8557B" w:rsidRPr="00E071F1">
        <w:rPr>
          <w:rFonts w:eastAsiaTheme="minorEastAsia" w:cstheme="minorHAnsi"/>
          <w:lang w:val="en-GB"/>
        </w:rPr>
        <w:t>with body mass</w:t>
      </w:r>
      <w:r w:rsidR="009D3700" w:rsidRPr="00E071F1">
        <w:rPr>
          <w:rFonts w:eastAsiaTheme="minorEastAsia" w:cstheme="minorHAnsi"/>
          <w:lang w:val="en-GB"/>
        </w:rPr>
        <w:t xml:space="preserve">, it is important to understand how </w:t>
      </w:r>
      <w:r w:rsidR="00C63AFE" w:rsidRPr="00E071F1">
        <w:rPr>
          <w:rFonts w:eastAsiaTheme="minorEastAsia" w:cstheme="minorHAnsi"/>
          <w:lang w:val="en-GB"/>
        </w:rPr>
        <w:t>the</w:t>
      </w:r>
      <w:r w:rsidR="009D3700" w:rsidRPr="00E071F1">
        <w:rPr>
          <w:rFonts w:eastAsiaTheme="minorEastAsia" w:cstheme="minorHAnsi"/>
          <w:lang w:val="en-GB"/>
        </w:rPr>
        <w:t xml:space="preserve"> balance</w:t>
      </w:r>
      <w:r w:rsidR="00C63AFE" w:rsidRPr="00E071F1">
        <w:rPr>
          <w:rFonts w:eastAsiaTheme="minorEastAsia" w:cstheme="minorHAnsi"/>
          <w:lang w:val="en-GB"/>
        </w:rPr>
        <w:t xml:space="preserve"> between energy </w:t>
      </w:r>
      <w:r w:rsidR="00422039" w:rsidRPr="00E071F1">
        <w:rPr>
          <w:rFonts w:eastAsiaTheme="minorEastAsia" w:cstheme="minorHAnsi"/>
          <w:lang w:val="en-GB"/>
        </w:rPr>
        <w:t>gains</w:t>
      </w:r>
      <w:r w:rsidR="00C63AFE" w:rsidRPr="00E071F1">
        <w:rPr>
          <w:rFonts w:eastAsiaTheme="minorEastAsia" w:cstheme="minorHAnsi"/>
          <w:lang w:val="en-GB"/>
        </w:rPr>
        <w:t xml:space="preserve"> and costs</w:t>
      </w:r>
      <w:r w:rsidR="00F81C51" w:rsidRPr="00E071F1">
        <w:rPr>
          <w:rFonts w:eastAsiaTheme="minorEastAsia" w:cstheme="minorHAnsi"/>
          <w:lang w:val="en-GB"/>
        </w:rPr>
        <w:t xml:space="preserve"> is </w:t>
      </w:r>
      <w:r w:rsidR="00FC5D4D" w:rsidRPr="00E071F1">
        <w:rPr>
          <w:rFonts w:eastAsiaTheme="minorEastAsia" w:cstheme="minorHAnsi"/>
          <w:lang w:val="en-GB"/>
        </w:rPr>
        <w:t>affected</w:t>
      </w:r>
      <w:r w:rsidR="00F81C51" w:rsidRPr="00E071F1">
        <w:rPr>
          <w:rFonts w:eastAsiaTheme="minorEastAsia" w:cstheme="minorHAnsi"/>
          <w:lang w:val="en-GB"/>
        </w:rPr>
        <w:t xml:space="preserve"> by temperature.</w:t>
      </w:r>
      <w:r w:rsidR="00371B8E" w:rsidRPr="00E071F1">
        <w:rPr>
          <w:rFonts w:eastAsiaTheme="minorEastAsia" w:cstheme="minorHAnsi"/>
          <w:lang w:val="en-GB"/>
        </w:rPr>
        <w:t xml:space="preserve"> </w:t>
      </w:r>
      <w:r w:rsidR="00144864" w:rsidRPr="00E071F1">
        <w:rPr>
          <w:rFonts w:eastAsiaTheme="minorEastAsia" w:cstheme="minorHAnsi"/>
          <w:lang w:val="en-GB"/>
        </w:rPr>
        <w:t>The match</w:t>
      </w:r>
      <w:r w:rsidR="00F935D8" w:rsidRPr="00E071F1">
        <w:rPr>
          <w:rFonts w:eastAsiaTheme="minorEastAsia" w:cstheme="minorHAnsi"/>
          <w:lang w:val="en-GB"/>
        </w:rPr>
        <w:t>,</w:t>
      </w:r>
      <w:r w:rsidR="00144864" w:rsidRPr="00E071F1">
        <w:rPr>
          <w:rFonts w:eastAsiaTheme="minorEastAsia" w:cstheme="minorHAnsi"/>
          <w:lang w:val="en-GB"/>
        </w:rPr>
        <w:t xml:space="preserve"> or mismatch</w:t>
      </w:r>
      <w:r w:rsidR="00F935D8" w:rsidRPr="00E071F1">
        <w:rPr>
          <w:rFonts w:eastAsiaTheme="minorEastAsia" w:cstheme="minorHAnsi"/>
          <w:lang w:val="en-GB"/>
        </w:rPr>
        <w:t>,</w:t>
      </w:r>
      <w:r w:rsidR="00144864" w:rsidRPr="00E071F1">
        <w:rPr>
          <w:rFonts w:eastAsiaTheme="minorEastAsia" w:cstheme="minorHAnsi"/>
          <w:lang w:val="en-GB"/>
        </w:rPr>
        <w:t xml:space="preserve"> between the temperature </w:t>
      </w:r>
      <w:r w:rsidR="00EA6AA4" w:rsidRPr="00E071F1">
        <w:rPr>
          <w:rFonts w:eastAsiaTheme="minorEastAsia" w:cstheme="minorHAnsi"/>
          <w:lang w:val="en-GB"/>
        </w:rPr>
        <w:t>dependence of feeding vs</w:t>
      </w:r>
      <w:r w:rsidR="00F935D8" w:rsidRPr="00E071F1">
        <w:rPr>
          <w:rFonts w:eastAsiaTheme="minorEastAsia" w:cstheme="minorHAnsi"/>
          <w:lang w:val="en-GB"/>
        </w:rPr>
        <w:t>.</w:t>
      </w:r>
      <w:r w:rsidR="00EA6AA4" w:rsidRPr="00E071F1">
        <w:rPr>
          <w:rFonts w:eastAsiaTheme="minorEastAsia" w:cstheme="minorHAnsi"/>
          <w:lang w:val="en-GB"/>
        </w:rPr>
        <w:t xml:space="preserve"> metabolic rates </w:t>
      </w:r>
      <w:r w:rsidR="001B2C73" w:rsidRPr="00E071F1">
        <w:rPr>
          <w:rFonts w:eastAsiaTheme="minorEastAsia" w:cstheme="minorHAnsi"/>
          <w:lang w:val="en-GB"/>
        </w:rPr>
        <w:t xml:space="preserve">is a central question in </w:t>
      </w:r>
      <w:r w:rsidR="0076483E" w:rsidRPr="00E071F1">
        <w:rPr>
          <w:rFonts w:eastAsiaTheme="minorEastAsia" w:cstheme="minorHAnsi"/>
          <w:lang w:val="en-GB"/>
        </w:rPr>
        <w:t xml:space="preserve">ecology that extends from </w:t>
      </w:r>
      <w:r w:rsidR="001B2C73" w:rsidRPr="00E071F1">
        <w:rPr>
          <w:rFonts w:eastAsiaTheme="minorEastAsia" w:cstheme="minorHAnsi"/>
          <w:lang w:val="en-GB"/>
        </w:rPr>
        <w:t>experiments</w:t>
      </w:r>
      <w:r w:rsidR="0076483E" w:rsidRPr="00E071F1">
        <w:rPr>
          <w:rFonts w:eastAsiaTheme="minorEastAsia" w:cstheme="minorHAnsi"/>
          <w:lang w:val="en-GB"/>
        </w:rPr>
        <w:t xml:space="preserve"> to</w:t>
      </w:r>
      <w:r w:rsidR="001B2C73" w:rsidRPr="00E071F1">
        <w:rPr>
          <w:rFonts w:eastAsiaTheme="minorEastAsia" w:cstheme="minorHAnsi"/>
          <w:lang w:val="en-GB"/>
        </w:rPr>
        <w:t xml:space="preserve"> meta-analyses </w:t>
      </w:r>
      <w:r w:rsidR="0076483E" w:rsidRPr="00E071F1">
        <w:rPr>
          <w:rFonts w:eastAsiaTheme="minorEastAsia" w:cstheme="minorHAnsi"/>
          <w:lang w:val="en-GB"/>
        </w:rPr>
        <w:t xml:space="preserve">to </w:t>
      </w:r>
      <w:r w:rsidR="001B2C73" w:rsidRPr="00E071F1">
        <w:rPr>
          <w:rFonts w:eastAsiaTheme="minorEastAsia" w:cstheme="minorHAnsi"/>
          <w:lang w:val="en-GB"/>
        </w:rPr>
        <w:t xml:space="preserve">food web models </w:t>
      </w:r>
      <w:r w:rsidR="0044238B" w:rsidRPr="00E071F1">
        <w:rPr>
          <w:rFonts w:eastAsiaTheme="minorEastAsia" w:cstheme="minorHAnsi"/>
        </w:rPr>
        <w:fldChar w:fldCharType="begin"/>
      </w:r>
      <w:r w:rsidR="002E281F">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S"}],"issued":{"date-parts":[["2005"]]}}},{"id":"kre1J3Go/1Q6Lg41W","uris":["http://zotero.org/users/6116610/items/2BTE2RDI"],"uri":["http://zotero.org/users/6116610/items/2BTE2RDI"],"itemData":{"id":"tcAX0HwS/YOgYTW6G","type":"article-journal","container-title":"Global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E071F1">
        <w:rPr>
          <w:rFonts w:eastAsiaTheme="minorEastAsia" w:cstheme="minorHAnsi"/>
        </w:rPr>
        <w:fldChar w:fldCharType="separate"/>
      </w:r>
      <w:r w:rsidR="00EB6461" w:rsidRPr="00E071F1">
        <w:rPr>
          <w:lang w:val="en-GB"/>
        </w:rPr>
        <w:t xml:space="preserve">(Vasseur &amp; McCann 2005; Rall </w:t>
      </w:r>
      <w:r w:rsidR="00EB6461" w:rsidRPr="00E071F1">
        <w:rPr>
          <w:i/>
          <w:iCs/>
          <w:lang w:val="en-GB"/>
        </w:rPr>
        <w:t>et al.</w:t>
      </w:r>
      <w:r w:rsidR="00EB6461" w:rsidRPr="00E071F1">
        <w:rPr>
          <w:lang w:val="en-GB"/>
        </w:rPr>
        <w:t xml:space="preserve"> 2010; Lemoine &amp; Burkepile 2012; Fussmann </w:t>
      </w:r>
      <w:r w:rsidR="00EB6461" w:rsidRPr="00E071F1">
        <w:rPr>
          <w:i/>
          <w:iCs/>
          <w:lang w:val="en-GB"/>
        </w:rPr>
        <w:t>et al.</w:t>
      </w:r>
      <w:r w:rsidR="00EB6461" w:rsidRPr="00E071F1">
        <w:rPr>
          <w:lang w:val="en-GB"/>
        </w:rPr>
        <w:t xml:space="preserve"> 2014; Lindmark </w:t>
      </w:r>
      <w:r w:rsidR="00EB6461" w:rsidRPr="00E071F1">
        <w:rPr>
          <w:i/>
          <w:iCs/>
          <w:lang w:val="en-GB"/>
        </w:rPr>
        <w:t>et al.</w:t>
      </w:r>
      <w:r w:rsidR="00EB6461" w:rsidRPr="00E071F1">
        <w:rPr>
          <w:lang w:val="en-GB"/>
        </w:rPr>
        <w:t xml:space="preserve"> 2019)</w:t>
      </w:r>
      <w:r w:rsidR="0044238B" w:rsidRPr="00E071F1">
        <w:rPr>
          <w:rFonts w:eastAsiaTheme="minorEastAsia" w:cstheme="minorHAnsi"/>
        </w:rPr>
        <w:fldChar w:fldCharType="end"/>
      </w:r>
      <w:r w:rsidR="002A5A04" w:rsidRPr="00E071F1">
        <w:rPr>
          <w:rFonts w:eastAsiaTheme="minorEastAsia" w:cstheme="minorHAnsi"/>
          <w:lang w:val="en-GB"/>
        </w:rPr>
        <w:t>.</w:t>
      </w:r>
      <w:r w:rsidR="00AD5742" w:rsidRPr="00E071F1">
        <w:rPr>
          <w:rFonts w:eastAsiaTheme="minorEastAsia" w:cstheme="minorHAnsi"/>
          <w:lang w:val="en-GB"/>
        </w:rPr>
        <w:t xml:space="preserve"> </w:t>
      </w:r>
      <w:r w:rsidR="00374140" w:rsidRPr="00E071F1">
        <w:rPr>
          <w:rFonts w:eastAsiaTheme="minorEastAsia" w:cstheme="minorHAnsi"/>
          <w:lang w:val="en-GB"/>
        </w:rPr>
        <w:t>We find that when u</w:t>
      </w:r>
      <w:r w:rsidR="00AD5742" w:rsidRPr="00E071F1">
        <w:rPr>
          <w:rFonts w:eastAsiaTheme="minorEastAsia" w:cstheme="minorHAnsi"/>
          <w:lang w:val="en-GB"/>
        </w:rPr>
        <w:t>sing temperatures</w:t>
      </w:r>
      <w:r w:rsidR="005B714F" w:rsidRPr="00E071F1">
        <w:rPr>
          <w:rFonts w:eastAsiaTheme="minorEastAsia" w:cstheme="minorHAnsi"/>
          <w:lang w:val="en-GB"/>
        </w:rPr>
        <w:t xml:space="preserve"> below peak</w:t>
      </w:r>
      <w:r w:rsidR="00AF7A35" w:rsidRPr="00E071F1">
        <w:rPr>
          <w:rFonts w:eastAsiaTheme="minorEastAsia" w:cstheme="minorHAnsi"/>
          <w:lang w:val="en-GB"/>
        </w:rPr>
        <w:t xml:space="preserve">, the </w:t>
      </w:r>
      <w:r w:rsidR="004D3DF2" w:rsidRPr="00E071F1">
        <w:rPr>
          <w:rFonts w:eastAsiaTheme="minorEastAsia" w:cstheme="minorHAnsi"/>
          <w:lang w:val="en-GB"/>
        </w:rPr>
        <w:t xml:space="preserve">global </w:t>
      </w:r>
      <w:r w:rsidR="00CA6850" w:rsidRPr="00E071F1">
        <w:rPr>
          <w:rFonts w:eastAsiaTheme="minorEastAsia" w:cstheme="minorHAnsi"/>
          <w:lang w:val="en-GB"/>
        </w:rPr>
        <w:t xml:space="preserve">(average intraspecific) </w:t>
      </w:r>
      <w:r w:rsidR="00AF7A35" w:rsidRPr="00E071F1">
        <w:rPr>
          <w:rFonts w:eastAsiaTheme="minorEastAsia" w:cstheme="minorHAnsi"/>
          <w:lang w:val="en-GB"/>
        </w:rPr>
        <w:t xml:space="preserve">predictions </w:t>
      </w:r>
      <w:r w:rsidR="00247757" w:rsidRPr="00E071F1">
        <w:rPr>
          <w:rFonts w:eastAsiaTheme="minorEastAsia" w:cstheme="minorHAnsi"/>
          <w:lang w:val="en-GB"/>
        </w:rPr>
        <w:t xml:space="preserve">about the </w:t>
      </w:r>
      <w:r w:rsidR="00884B5C" w:rsidRPr="00E071F1">
        <w:rPr>
          <w:rFonts w:eastAsiaTheme="minorEastAsia" w:cstheme="minorHAnsi"/>
          <w:lang w:val="en-GB"/>
        </w:rPr>
        <w:t>activation</w:t>
      </w:r>
      <w:r w:rsidR="00654518" w:rsidRPr="00E071F1">
        <w:rPr>
          <w:rFonts w:eastAsiaTheme="minorEastAsia" w:cstheme="minorHAnsi"/>
          <w:lang w:val="en-GB"/>
        </w:rPr>
        <w:t xml:space="preserve"> energy of </w:t>
      </w:r>
      <w:r w:rsidR="00D0038B" w:rsidRPr="00E071F1">
        <w:rPr>
          <w:rFonts w:eastAsiaTheme="minorEastAsia" w:cstheme="minorHAnsi"/>
          <w:lang w:val="en-GB"/>
        </w:rPr>
        <w:t xml:space="preserve">metabolism and consumption </w:t>
      </w:r>
      <w:r w:rsidR="00440FE0" w:rsidRPr="00E071F1">
        <w:rPr>
          <w:rFonts w:eastAsiaTheme="minorEastAsia" w:cstheme="minorHAnsi"/>
          <w:lang w:val="en-GB"/>
        </w:rPr>
        <w:t xml:space="preserve">do not differ substantially and </w:t>
      </w:r>
      <w:r w:rsidR="00526C87" w:rsidRPr="00E071F1">
        <w:rPr>
          <w:rFonts w:eastAsiaTheme="minorEastAsia" w:cstheme="minorHAnsi"/>
          <w:lang w:val="en-GB"/>
        </w:rPr>
        <w:t>the 95% credible intervals large</w:t>
      </w:r>
      <w:r w:rsidR="00C03B4D" w:rsidRPr="00E071F1">
        <w:rPr>
          <w:rFonts w:eastAsiaTheme="minorEastAsia" w:cstheme="minorHAnsi"/>
          <w:lang w:val="en-GB"/>
        </w:rPr>
        <w:t>ly</w:t>
      </w:r>
      <w:r w:rsidR="00526C87" w:rsidRPr="00E071F1">
        <w:rPr>
          <w:rFonts w:eastAsiaTheme="minorEastAsia" w:cstheme="minorHAnsi"/>
          <w:lang w:val="en-GB"/>
        </w:rPr>
        <w:t xml:space="preserve"> over</w:t>
      </w:r>
      <w:r w:rsidR="003D4EC0" w:rsidRPr="00E071F1">
        <w:rPr>
          <w:rFonts w:eastAsiaTheme="minorEastAsia" w:cstheme="minorHAnsi"/>
          <w:lang w:val="en-GB"/>
        </w:rPr>
        <w:t>lap</w:t>
      </w:r>
      <w:r w:rsidR="003F27A7" w:rsidRPr="00E071F1">
        <w:rPr>
          <w:rFonts w:eastAsiaTheme="minorEastAsia" w:cstheme="minorHAnsi"/>
          <w:lang w:val="en-GB"/>
        </w:rPr>
        <w:t xml:space="preserve">, </w:t>
      </w:r>
      <w:r w:rsidR="00317395" w:rsidRPr="00E071F1">
        <w:rPr>
          <w:rFonts w:eastAsiaTheme="minorEastAsia" w:cstheme="minorHAnsi"/>
          <w:lang w:val="en-GB"/>
        </w:rPr>
        <w:t>mean</w:t>
      </w:r>
      <w:r w:rsidR="001B3268" w:rsidRPr="00E071F1">
        <w:rPr>
          <w:rFonts w:eastAsiaTheme="minorEastAsia" w:cstheme="minorHAnsi"/>
          <w:lang w:val="en-GB"/>
        </w:rPr>
        <w:t>ing</w:t>
      </w:r>
      <w:r w:rsidR="00317395" w:rsidRPr="00E071F1">
        <w:rPr>
          <w:rFonts w:eastAsiaTheme="minorEastAsia" w:cstheme="minorHAnsi"/>
          <w:lang w:val="en-GB"/>
        </w:rPr>
        <w:t xml:space="preserve"> there is no clear </w:t>
      </w:r>
      <w:r w:rsidR="00350176" w:rsidRPr="00E071F1">
        <w:rPr>
          <w:rFonts w:eastAsiaTheme="minorEastAsia" w:cstheme="minorHAnsi"/>
          <w:lang w:val="en-GB"/>
        </w:rPr>
        <w:t xml:space="preserve">loss or gain </w:t>
      </w:r>
      <w:r w:rsidR="00C3186B" w:rsidRPr="00E071F1">
        <w:rPr>
          <w:rFonts w:eastAsiaTheme="minorEastAsia" w:cstheme="minorHAnsi"/>
          <w:lang w:val="en-GB"/>
        </w:rPr>
        <w:t xml:space="preserve">of </w:t>
      </w:r>
      <w:r w:rsidR="00350176" w:rsidRPr="00E071F1">
        <w:rPr>
          <w:rFonts w:eastAsiaTheme="minorEastAsia" w:cstheme="minorHAnsi"/>
          <w:lang w:val="en-GB"/>
        </w:rPr>
        <w:t xml:space="preserve">energetic efficiency </w:t>
      </w:r>
      <w:r w:rsidR="00A62306" w:rsidRPr="00E071F1">
        <w:rPr>
          <w:rFonts w:eastAsiaTheme="minorEastAsia" w:cstheme="minorHAnsi"/>
          <w:lang w:val="en-GB"/>
        </w:rPr>
        <w:t xml:space="preserve">with </w:t>
      </w:r>
      <w:r w:rsidR="0031658F" w:rsidRPr="00E071F1">
        <w:rPr>
          <w:rFonts w:eastAsiaTheme="minorEastAsia" w:cstheme="minorHAnsi"/>
          <w:lang w:val="en-GB"/>
        </w:rPr>
        <w:t>warming</w:t>
      </w:r>
      <w:r w:rsidR="005E5CE8" w:rsidRPr="00E071F1">
        <w:rPr>
          <w:rFonts w:eastAsiaTheme="minorEastAsia" w:cstheme="minorHAnsi"/>
          <w:lang w:val="en-GB"/>
        </w:rPr>
        <w:t xml:space="preserve"> within species</w:t>
      </w:r>
      <w:r w:rsidR="001562C2" w:rsidRPr="00E071F1">
        <w:rPr>
          <w:rFonts w:eastAsiaTheme="minorEastAsia" w:cstheme="minorHAnsi"/>
          <w:lang w:val="en-GB"/>
        </w:rPr>
        <w:t>.</w:t>
      </w:r>
      <w:r w:rsidR="00133D5F" w:rsidRPr="00E071F1">
        <w:rPr>
          <w:rFonts w:eastAsiaTheme="minorEastAsia" w:cstheme="minorHAnsi"/>
          <w:lang w:val="en-GB"/>
        </w:rPr>
        <w:t xml:space="preserve"> </w:t>
      </w:r>
      <w:r w:rsidR="00133D5F" w:rsidRPr="00E071F1">
        <w:rPr>
          <w:rFonts w:eastAsiaTheme="minorEastAsia" w:cstheme="minorHAnsi"/>
        </w:rPr>
        <w:t xml:space="preserve">This is in contrast to other studies, e.g. </w:t>
      </w:r>
      <w:r w:rsidR="00E218B5" w:rsidRPr="00E071F1">
        <w:rPr>
          <w:rFonts w:eastAsiaTheme="minorEastAsia" w:cstheme="minorHAnsi"/>
        </w:rPr>
        <w:fldChar w:fldCharType="begin"/>
      </w:r>
      <w:r w:rsidR="00422B99" w:rsidRPr="00E071F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E071F1">
        <w:rPr>
          <w:rFonts w:eastAsiaTheme="minorEastAsia" w:cstheme="minorHAnsi"/>
        </w:rPr>
        <w:fldChar w:fldCharType="separate"/>
      </w:r>
      <w:r w:rsidR="00EB6461" w:rsidRPr="00E071F1">
        <w:rPr>
          <w:lang w:val="en-GB"/>
        </w:rPr>
        <w:t xml:space="preserve">(Lemoine &amp; Burkepile 2012; Rall </w:t>
      </w:r>
      <w:r w:rsidR="00EB6461" w:rsidRPr="00E071F1">
        <w:rPr>
          <w:i/>
          <w:iCs/>
          <w:lang w:val="en-GB"/>
        </w:rPr>
        <w:t>et al.</w:t>
      </w:r>
      <w:r w:rsidR="00EB6461" w:rsidRPr="00E071F1">
        <w:rPr>
          <w:lang w:val="en-GB"/>
        </w:rPr>
        <w:t xml:space="preserve"> 2012)</w:t>
      </w:r>
      <w:r w:rsidR="00E218B5" w:rsidRPr="00E071F1">
        <w:rPr>
          <w:rFonts w:eastAsiaTheme="minorEastAsia" w:cstheme="minorHAnsi"/>
        </w:rPr>
        <w:fldChar w:fldCharType="end"/>
      </w:r>
      <w:r w:rsidR="00133D5F" w:rsidRPr="00E071F1">
        <w:rPr>
          <w:rFonts w:eastAsiaTheme="minorEastAsia" w:cstheme="minorHAnsi"/>
          <w:lang w:val="en-GB"/>
        </w:rPr>
        <w:t xml:space="preserve">. </w:t>
      </w:r>
      <w:r w:rsidR="00E218B5" w:rsidRPr="00E071F1">
        <w:rPr>
          <w:rFonts w:eastAsiaTheme="minorEastAsia" w:cstheme="minorHAnsi"/>
          <w:lang w:val="en-GB"/>
        </w:rPr>
        <w:t>However,</w:t>
      </w:r>
      <w:r w:rsidR="00133D5F" w:rsidRPr="00E071F1">
        <w:rPr>
          <w:rFonts w:eastAsiaTheme="minorEastAsia" w:cstheme="minorHAnsi"/>
          <w:lang w:val="en-GB"/>
        </w:rPr>
        <w:t xml:space="preserve"> it</w:t>
      </w:r>
      <w:r w:rsidR="00D7636E" w:rsidRPr="00E071F1">
        <w:rPr>
          <w:rFonts w:eastAsiaTheme="minorEastAsia" w:cstheme="minorHAnsi"/>
          <w:lang w:val="en-GB"/>
        </w:rPr>
        <w:t xml:space="preserve"> is in line </w:t>
      </w:r>
      <w:r w:rsidR="00256397" w:rsidRPr="00E071F1">
        <w:rPr>
          <w:rFonts w:eastAsiaTheme="minorEastAsia" w:cstheme="minorHAnsi"/>
          <w:lang w:val="en-GB"/>
        </w:rPr>
        <w:t xml:space="preserve">with the finding that growth rates </w:t>
      </w:r>
      <w:r w:rsidR="00893E1E" w:rsidRPr="00E071F1">
        <w:rPr>
          <w:rFonts w:eastAsiaTheme="minorEastAsia" w:cstheme="minorHAnsi"/>
          <w:lang w:val="en-GB"/>
        </w:rPr>
        <w:t>increase with temperature</w:t>
      </w:r>
      <w:r w:rsidR="00494B4E" w:rsidRPr="00E071F1">
        <w:rPr>
          <w:rFonts w:eastAsiaTheme="minorEastAsia" w:cstheme="minorHAnsi"/>
          <w:lang w:val="en-GB"/>
        </w:rPr>
        <w:t xml:space="preserve"> </w:t>
      </w:r>
      <w:r w:rsidR="00494B4E"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sidRPr="00E071F1">
        <w:rPr>
          <w:rFonts w:eastAsiaTheme="minorEastAsia" w:cstheme="minorHAnsi"/>
          <w:lang w:val="en-GB"/>
        </w:rPr>
        <w:fldChar w:fldCharType="separate"/>
      </w:r>
      <w:r w:rsidR="00494B4E" w:rsidRPr="00E071F1">
        <w:rPr>
          <w:lang w:val="en-GB"/>
        </w:rPr>
        <w:t>(Angilletta &amp; Dunham 2003)</w:t>
      </w:r>
      <w:r w:rsidR="00494B4E" w:rsidRPr="00E071F1">
        <w:rPr>
          <w:rFonts w:eastAsiaTheme="minorEastAsia" w:cstheme="minorHAnsi"/>
          <w:lang w:val="en-GB"/>
        </w:rPr>
        <w:fldChar w:fldCharType="end"/>
      </w:r>
      <w:r w:rsidR="00DB2C59" w:rsidRPr="00E071F1">
        <w:rPr>
          <w:rFonts w:eastAsiaTheme="minorEastAsia" w:cstheme="minorHAnsi"/>
          <w:lang w:val="en-GB"/>
        </w:rPr>
        <w:t xml:space="preserve">, which </w:t>
      </w:r>
      <w:r w:rsidR="00E40BE3" w:rsidRPr="00E071F1">
        <w:rPr>
          <w:rFonts w:eastAsiaTheme="minorEastAsia" w:cstheme="minorHAnsi"/>
          <w:lang w:val="en-GB"/>
        </w:rPr>
        <w:t xml:space="preserve">is </w:t>
      </w:r>
      <w:r w:rsidR="00DB2C59" w:rsidRPr="00E071F1">
        <w:rPr>
          <w:rFonts w:eastAsiaTheme="minorEastAsia" w:cstheme="minorHAnsi"/>
          <w:lang w:val="en-GB"/>
        </w:rPr>
        <w:t xml:space="preserve">difficult to </w:t>
      </w:r>
      <w:r w:rsidR="00E40BE3" w:rsidRPr="00E071F1">
        <w:rPr>
          <w:rFonts w:eastAsiaTheme="minorEastAsia" w:cstheme="minorHAnsi"/>
          <w:lang w:val="en-GB"/>
        </w:rPr>
        <w:t xml:space="preserve">reconcile </w:t>
      </w:r>
      <w:r w:rsidR="00DB2C59" w:rsidRPr="00E071F1">
        <w:rPr>
          <w:rFonts w:eastAsiaTheme="minorEastAsia" w:cstheme="minorHAnsi"/>
          <w:lang w:val="en-GB"/>
        </w:rPr>
        <w:t xml:space="preserve">from a bioenergetics perspective if </w:t>
      </w:r>
      <w:r w:rsidR="00A029BF" w:rsidRPr="00E071F1">
        <w:rPr>
          <w:rFonts w:eastAsiaTheme="minorEastAsia" w:cstheme="minorHAnsi"/>
          <w:lang w:val="en-GB"/>
        </w:rPr>
        <w:t>warming</w:t>
      </w:r>
      <w:r w:rsidR="00F611FC" w:rsidRPr="00E071F1">
        <w:rPr>
          <w:rFonts w:eastAsiaTheme="minorEastAsia" w:cstheme="minorHAnsi"/>
          <w:lang w:val="en-GB"/>
        </w:rPr>
        <w:t xml:space="preserve"> </w:t>
      </w:r>
      <w:r w:rsidR="00F935D8" w:rsidRPr="00E071F1">
        <w:rPr>
          <w:rFonts w:eastAsiaTheme="minorEastAsia" w:cstheme="minorHAnsi"/>
          <w:lang w:val="en-GB"/>
        </w:rPr>
        <w:t xml:space="preserve">always </w:t>
      </w:r>
      <w:r w:rsidR="00F611FC" w:rsidRPr="00E071F1">
        <w:rPr>
          <w:rFonts w:eastAsiaTheme="minorEastAsia" w:cstheme="minorHAnsi"/>
          <w:lang w:val="en-GB"/>
        </w:rPr>
        <w:t>reduced net energy gains.</w:t>
      </w:r>
      <w:r w:rsidR="004B4140" w:rsidRPr="00E071F1">
        <w:rPr>
          <w:rFonts w:eastAsiaTheme="minorEastAsia" w:cstheme="minorHAnsi"/>
          <w:lang w:val="en-GB"/>
        </w:rPr>
        <w:t xml:space="preserve"> </w:t>
      </w:r>
      <w:r w:rsidR="00494B4E" w:rsidRPr="00E071F1">
        <w:rPr>
          <w:rFonts w:eastAsiaTheme="minorEastAsia"/>
          <w:lang w:val="en-GB"/>
        </w:rPr>
        <w:t>However</w:t>
      </w:r>
      <w:r w:rsidR="00947116" w:rsidRPr="00E071F1">
        <w:rPr>
          <w:rFonts w:eastAsiaTheme="minorEastAsia"/>
          <w:lang w:val="en-GB"/>
        </w:rPr>
        <w:t>, we do find clear mismatches at higher temperatures</w:t>
      </w:r>
      <w:r w:rsidR="00D06F47" w:rsidRPr="00E071F1">
        <w:rPr>
          <w:rFonts w:eastAsiaTheme="minorEastAsia"/>
          <w:lang w:val="en-GB"/>
        </w:rPr>
        <w:t xml:space="preserve">, due to </w:t>
      </w:r>
      <w:r w:rsidR="00947116" w:rsidRPr="00E071F1">
        <w:rPr>
          <w:rFonts w:eastAsiaTheme="minorEastAsia"/>
          <w:lang w:val="en-GB"/>
        </w:rPr>
        <w:t xml:space="preserve">consumption rates </w:t>
      </w:r>
      <w:r w:rsidR="00D06F47" w:rsidRPr="00E071F1">
        <w:rPr>
          <w:rFonts w:eastAsiaTheme="minorEastAsia"/>
          <w:lang w:val="en-GB"/>
        </w:rPr>
        <w:t xml:space="preserve">reaching a peak </w:t>
      </w:r>
      <w:r w:rsidR="00947116" w:rsidRPr="00E071F1">
        <w:rPr>
          <w:rFonts w:eastAsiaTheme="minorEastAsia"/>
          <w:lang w:val="en-GB"/>
        </w:rPr>
        <w:t xml:space="preserve">whereas metabolic rates increase exponentially over </w:t>
      </w:r>
      <w:r w:rsidR="007B5C3D" w:rsidRPr="00E071F1">
        <w:rPr>
          <w:rFonts w:eastAsiaTheme="minorEastAsia"/>
          <w:lang w:val="en-GB"/>
        </w:rPr>
        <w:t xml:space="preserve">much wider </w:t>
      </w:r>
      <w:r w:rsidR="00947116" w:rsidRPr="00E071F1">
        <w:rPr>
          <w:rFonts w:eastAsiaTheme="minorEastAsia"/>
          <w:lang w:val="en-GB"/>
        </w:rPr>
        <w:t>temperature</w:t>
      </w:r>
      <w:r w:rsidR="007B5C3D" w:rsidRPr="00E071F1">
        <w:rPr>
          <w:rFonts w:eastAsiaTheme="minorEastAsia"/>
          <w:lang w:val="en-GB"/>
        </w:rPr>
        <w:t xml:space="preserve"> range</w:t>
      </w:r>
      <w:r w:rsidR="00075ED9" w:rsidRPr="00E071F1">
        <w:rPr>
          <w:rFonts w:eastAsiaTheme="minorEastAsia"/>
          <w:lang w:val="en-GB"/>
        </w:rPr>
        <w:t>s</w:t>
      </w:r>
      <w:r w:rsidR="00947116" w:rsidRPr="00E071F1">
        <w:rPr>
          <w:rFonts w:eastAsiaTheme="minorEastAsia"/>
          <w:lang w:val="en-GB"/>
        </w:rPr>
        <w:t>.</w:t>
      </w:r>
      <w:r w:rsidR="008B751A" w:rsidRPr="00E071F1">
        <w:rPr>
          <w:rFonts w:eastAsiaTheme="minorEastAsia"/>
          <w:lang w:val="en-GB"/>
        </w:rPr>
        <w:t xml:space="preserve"> A recent hypothesis suggests </w:t>
      </w:r>
      <w:r w:rsidR="00590D3A" w:rsidRPr="00E071F1">
        <w:rPr>
          <w:rFonts w:eastAsiaTheme="minorEastAsia"/>
          <w:lang w:val="en-GB"/>
        </w:rPr>
        <w:t xml:space="preserve">that the reason for unimodal consumption </w:t>
      </w:r>
      <w:r w:rsidR="009401D1" w:rsidRPr="00E071F1">
        <w:rPr>
          <w:rFonts w:eastAsiaTheme="minorEastAsia"/>
          <w:lang w:val="en-GB"/>
        </w:rPr>
        <w:t xml:space="preserve">curves </w:t>
      </w:r>
      <w:r w:rsidR="00590D3A" w:rsidRPr="00E071F1">
        <w:rPr>
          <w:rFonts w:eastAsiaTheme="minorEastAsia"/>
          <w:lang w:val="en-GB"/>
        </w:rPr>
        <w:t>is to protect aerobic scope by not overshoot</w:t>
      </w:r>
      <w:r w:rsidR="00034DBC" w:rsidRPr="00E071F1">
        <w:rPr>
          <w:rFonts w:eastAsiaTheme="minorEastAsia"/>
          <w:lang w:val="en-GB"/>
        </w:rPr>
        <w:t>ing</w:t>
      </w:r>
      <w:r w:rsidR="00590D3A" w:rsidRPr="00E071F1">
        <w:rPr>
          <w:rFonts w:eastAsiaTheme="minorEastAsia"/>
          <w:lang w:val="en-GB"/>
        </w:rPr>
        <w:t xml:space="preserve"> post-meal oxygen consumption</w:t>
      </w:r>
      <w:ins w:id="720" w:author="Max Lindmark" w:date="2020-07-31T17:01:00Z">
        <w:r w:rsidR="006C4556" w:rsidRPr="00E071F1">
          <w:rPr>
            <w:rFonts w:eastAsiaTheme="minorEastAsia"/>
            <w:lang w:val="en-GB"/>
          </w:rPr>
          <w:t xml:space="preserve"> </w:t>
        </w:r>
        <w:r w:rsidR="006C4556" w:rsidRPr="00E071F1">
          <w:rPr>
            <w:rFonts w:eastAsiaTheme="minorEastAsia"/>
          </w:rPr>
          <w:fldChar w:fldCharType="begin"/>
        </w:r>
      </w:ins>
      <w:r w:rsidR="00422B99" w:rsidRPr="00E071F1">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ins w:id="721" w:author="Max Lindmark" w:date="2020-07-31T17:01:00Z">
        <w:r w:rsidR="006C4556" w:rsidRPr="00E071F1">
          <w:rPr>
            <w:rFonts w:eastAsiaTheme="minorEastAsia"/>
          </w:rPr>
          <w:fldChar w:fldCharType="separate"/>
        </w:r>
        <w:r w:rsidR="006C4556" w:rsidRPr="00E071F1">
          <w:rPr>
            <w:lang w:val="en-GB"/>
          </w:rPr>
          <w:t xml:space="preserve">(Jutfelt </w:t>
        </w:r>
        <w:r w:rsidR="006C4556" w:rsidRPr="00E071F1">
          <w:rPr>
            <w:i/>
            <w:iCs/>
            <w:lang w:val="en-GB"/>
          </w:rPr>
          <w:t>et al.</w:t>
        </w:r>
        <w:r w:rsidR="006C4556" w:rsidRPr="00E071F1">
          <w:rPr>
            <w:lang w:val="en-GB"/>
          </w:rPr>
          <w:t xml:space="preserve"> 2020)</w:t>
        </w:r>
        <w:r w:rsidR="006C4556" w:rsidRPr="00E071F1">
          <w:rPr>
            <w:rFonts w:eastAsiaTheme="minorEastAsia"/>
          </w:rPr>
          <w:fldChar w:fldCharType="end"/>
        </w:r>
      </w:ins>
      <w:r w:rsidR="00DC6BD8" w:rsidRPr="00E071F1">
        <w:rPr>
          <w:rFonts w:eastAsiaTheme="minorEastAsia"/>
          <w:lang w:val="en-GB"/>
        </w:rPr>
        <w:t xml:space="preserve">. This </w:t>
      </w:r>
      <w:r w:rsidR="002F7E09" w:rsidRPr="00E071F1">
        <w:rPr>
          <w:rFonts w:eastAsiaTheme="minorEastAsia"/>
          <w:lang w:val="en-GB"/>
        </w:rPr>
        <w:t xml:space="preserve">would causally </w:t>
      </w:r>
      <w:r w:rsidR="009C1E05" w:rsidRPr="00E071F1">
        <w:rPr>
          <w:rFonts w:eastAsiaTheme="minorEastAsia"/>
          <w:lang w:val="en-GB"/>
        </w:rPr>
        <w:t>explain why also growth curves are unimodal</w:t>
      </w:r>
      <w:del w:id="722" w:author="Max Lindmark" w:date="2020-07-31T17:01:00Z">
        <w:r w:rsidR="009C1E05" w:rsidRPr="00E071F1" w:rsidDel="006C4556">
          <w:rPr>
            <w:rFonts w:eastAsiaTheme="minorEastAsia"/>
            <w:lang w:val="en-GB"/>
          </w:rPr>
          <w:delText xml:space="preserve"> </w:delText>
        </w:r>
        <w:r w:rsidR="009C1E05" w:rsidRPr="00E071F1" w:rsidDel="006C4556">
          <w:rPr>
            <w:rFonts w:eastAsiaTheme="minorEastAsia"/>
          </w:rPr>
          <w:fldChar w:fldCharType="begin"/>
        </w:r>
        <w:r w:rsidR="00AD3510" w:rsidRPr="00E071F1" w:rsidDel="006C4556">
          <w:rPr>
            <w:rFonts w:eastAsiaTheme="minorEastAsia"/>
            <w:lang w:val="en-GB"/>
          </w:rPr>
          <w:del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delInstrText>
        </w:r>
        <w:r w:rsidR="009C1E05" w:rsidRPr="00E071F1" w:rsidDel="006C4556">
          <w:rPr>
            <w:rFonts w:eastAsiaTheme="minorEastAsia"/>
          </w:rPr>
          <w:fldChar w:fldCharType="separate"/>
        </w:r>
        <w:r w:rsidR="00AD3510" w:rsidRPr="00E071F1" w:rsidDel="006C4556">
          <w:rPr>
            <w:lang w:val="en-GB"/>
          </w:rPr>
          <w:delText xml:space="preserve">(Jutfelt </w:delText>
        </w:r>
        <w:r w:rsidR="00AD3510" w:rsidRPr="00E071F1" w:rsidDel="006C4556">
          <w:rPr>
            <w:i/>
            <w:iCs/>
            <w:lang w:val="en-GB"/>
          </w:rPr>
          <w:delText>et al.</w:delText>
        </w:r>
        <w:r w:rsidR="00AD3510" w:rsidRPr="00E071F1" w:rsidDel="006C4556">
          <w:rPr>
            <w:lang w:val="en-GB"/>
          </w:rPr>
          <w:delText xml:space="preserve"> 2020)</w:delText>
        </w:r>
        <w:r w:rsidR="009C1E05" w:rsidRPr="00E071F1" w:rsidDel="006C4556">
          <w:rPr>
            <w:rFonts w:eastAsiaTheme="minorEastAsia"/>
          </w:rPr>
          <w:fldChar w:fldCharType="end"/>
        </w:r>
      </w:del>
      <w:r w:rsidR="008E66DF" w:rsidRPr="00E071F1">
        <w:rPr>
          <w:rFonts w:eastAsiaTheme="minorEastAsia"/>
          <w:lang w:val="en-GB"/>
        </w:rPr>
        <w:t>,</w:t>
      </w:r>
      <w:r w:rsidR="00092010" w:rsidRPr="00E071F1">
        <w:rPr>
          <w:rFonts w:eastAsiaTheme="minorEastAsia"/>
          <w:lang w:val="en-GB"/>
        </w:rPr>
        <w:t xml:space="preserve"> </w:t>
      </w:r>
      <w:r w:rsidR="00A46FB0" w:rsidRPr="00E071F1">
        <w:rPr>
          <w:rFonts w:eastAsiaTheme="minorEastAsia"/>
          <w:lang w:val="en-GB"/>
        </w:rPr>
        <w:t xml:space="preserve">as is often argued from a </w:t>
      </w:r>
      <w:r w:rsidR="00A46FB0" w:rsidRPr="00E071F1">
        <w:rPr>
          <w:rFonts w:eastAsiaTheme="minorEastAsia"/>
          <w:lang w:val="en-GB"/>
        </w:rPr>
        <w:lastRenderedPageBreak/>
        <w:t xml:space="preserve">conceptual point of view </w:t>
      </w:r>
      <w:r w:rsidR="00A46FB0" w:rsidRPr="00E071F1">
        <w:rPr>
          <w:rFonts w:eastAsiaTheme="minorEastAsia"/>
        </w:rPr>
        <w:fldChar w:fldCharType="begin"/>
      </w:r>
      <w:r w:rsidR="00422B99" w:rsidRPr="00E071F1">
        <w:rPr>
          <w:rFonts w:eastAsiaTheme="minorEastAsia"/>
          <w:lang w:val="en-GB"/>
        </w:rPr>
        <w:instrText xml:space="preserve"> ADDIN ZOTERO_ITEM CSL_CITATION {"citationID":"a3u8laf7c4","properties":{"formattedCitation":"(Jobling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E071F1">
        <w:rPr>
          <w:rFonts w:eastAsiaTheme="minorEastAsia"/>
        </w:rPr>
        <w:fldChar w:fldCharType="separate"/>
      </w:r>
      <w:r w:rsidR="009F48BC" w:rsidRPr="00E071F1">
        <w:rPr>
          <w:lang w:val="en-GB"/>
        </w:rPr>
        <w:t>(Jobling 1997)</w:t>
      </w:r>
      <w:r w:rsidR="00A46FB0" w:rsidRPr="00E071F1">
        <w:rPr>
          <w:rFonts w:eastAsiaTheme="minorEastAsia"/>
        </w:rPr>
        <w:fldChar w:fldCharType="end"/>
      </w:r>
      <w:r w:rsidR="008D1FCB" w:rsidRPr="00E071F1">
        <w:rPr>
          <w:rFonts w:eastAsiaTheme="minorEastAsia"/>
          <w:lang w:val="en-GB"/>
        </w:rPr>
        <w:t xml:space="preserve">. </w:t>
      </w:r>
      <w:r w:rsidR="0018419F" w:rsidRPr="00E071F1">
        <w:rPr>
          <w:rFonts w:eastAsiaTheme="minorEastAsia"/>
          <w:lang w:val="en-GB"/>
        </w:rPr>
        <w:t>Thus, u</w:t>
      </w:r>
      <w:r w:rsidR="007C5AC9" w:rsidRPr="00E071F1">
        <w:rPr>
          <w:rFonts w:eastAsiaTheme="minorEastAsia"/>
          <w:lang w:val="en-GB"/>
        </w:rPr>
        <w:t>nimodal thermal responses are likely important for understanding impacts of climate change</w:t>
      </w:r>
      <w:r w:rsidR="003F679C" w:rsidRPr="00E071F1">
        <w:rPr>
          <w:rFonts w:eastAsiaTheme="minorEastAsia"/>
          <w:lang w:val="en-GB"/>
        </w:rPr>
        <w:t xml:space="preserve"> </w:t>
      </w:r>
      <w:r w:rsidR="003F679C" w:rsidRPr="00E071F1">
        <w:rPr>
          <w:rFonts w:eastAsiaTheme="minorEastAsia"/>
        </w:rPr>
        <w:fldChar w:fldCharType="begin"/>
      </w:r>
      <w:r w:rsidR="00422B99" w:rsidRPr="00E071F1">
        <w:rPr>
          <w:rFonts w:eastAsiaTheme="minorEastAsia"/>
          <w:lang w:val="en-GB"/>
        </w:rPr>
        <w:instrText xml:space="preserve"> ADDIN ZOTERO_ITEM CSL_CITATION {"citationID":"a1pfr07ki2h","properties":{"formattedCitation":"(Neuheimer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sidRPr="00E071F1">
        <w:rPr>
          <w:rFonts w:eastAsiaTheme="minorEastAsia"/>
        </w:rPr>
        <w:fldChar w:fldCharType="separate"/>
      </w:r>
      <w:r w:rsidR="009C66FD" w:rsidRPr="00E071F1">
        <w:rPr>
          <w:lang w:val="en-GB"/>
        </w:rPr>
        <w:t xml:space="preserve">(Neuheimer </w:t>
      </w:r>
      <w:r w:rsidR="009C66FD" w:rsidRPr="00E071F1">
        <w:rPr>
          <w:i/>
          <w:iCs/>
          <w:lang w:val="en-GB"/>
        </w:rPr>
        <w:t>et al.</w:t>
      </w:r>
      <w:r w:rsidR="009C66FD" w:rsidRPr="00E071F1">
        <w:rPr>
          <w:lang w:val="en-GB"/>
        </w:rPr>
        <w:t xml:space="preserve"> 2011)</w:t>
      </w:r>
      <w:r w:rsidR="003F679C" w:rsidRPr="00E071F1">
        <w:rPr>
          <w:rFonts w:eastAsiaTheme="minorEastAsia"/>
        </w:rPr>
        <w:fldChar w:fldCharType="end"/>
      </w:r>
      <w:r w:rsidR="007C5AC9" w:rsidRPr="00E071F1">
        <w:rPr>
          <w:rFonts w:eastAsiaTheme="minorEastAsia"/>
          <w:lang w:val="en-GB"/>
        </w:rPr>
        <w:t xml:space="preserve">. Therefore, </w:t>
      </w:r>
      <w:r w:rsidR="004979B3" w:rsidRPr="00E071F1">
        <w:rPr>
          <w:rFonts w:eastAsiaTheme="minorEastAsia"/>
          <w:lang w:val="en-GB"/>
        </w:rPr>
        <w:t xml:space="preserve">a priority </w:t>
      </w:r>
      <w:r w:rsidR="00AD3287" w:rsidRPr="00E071F1">
        <w:rPr>
          <w:rFonts w:eastAsiaTheme="minorEastAsia"/>
          <w:lang w:val="en-GB"/>
        </w:rPr>
        <w:t xml:space="preserve">should be </w:t>
      </w:r>
      <w:r w:rsidR="006E11A2" w:rsidRPr="00E071F1">
        <w:rPr>
          <w:rFonts w:eastAsiaTheme="minorEastAsia"/>
          <w:lang w:val="en-GB"/>
        </w:rPr>
        <w:t xml:space="preserve">to identify generalized approaches </w:t>
      </w:r>
      <w:r w:rsidR="002610ED" w:rsidRPr="00E071F1">
        <w:rPr>
          <w:rFonts w:eastAsiaTheme="minorEastAsia"/>
          <w:lang w:val="en-GB"/>
        </w:rPr>
        <w:t xml:space="preserve">and parameters </w:t>
      </w:r>
      <w:r w:rsidR="000F6592" w:rsidRPr="00E071F1">
        <w:rPr>
          <w:rFonts w:eastAsiaTheme="minorEastAsia"/>
          <w:lang w:val="en-GB"/>
        </w:rPr>
        <w:t xml:space="preserve">for characterizing </w:t>
      </w:r>
      <w:r w:rsidR="00DD12A0" w:rsidRPr="00E071F1">
        <w:rPr>
          <w:rFonts w:eastAsiaTheme="minorEastAsia"/>
          <w:lang w:val="en-GB"/>
        </w:rPr>
        <w:t>the unimodal</w:t>
      </w:r>
      <w:r w:rsidR="00132119" w:rsidRPr="00E071F1">
        <w:rPr>
          <w:rFonts w:eastAsiaTheme="minorEastAsia"/>
          <w:lang w:val="en-GB"/>
        </w:rPr>
        <w:t xml:space="preserve"> </w:t>
      </w:r>
      <w:r w:rsidR="00034C53" w:rsidRPr="00E071F1">
        <w:rPr>
          <w:rFonts w:eastAsiaTheme="minorEastAsia"/>
          <w:lang w:val="en-GB"/>
        </w:rPr>
        <w:t>shape of consumption</w:t>
      </w:r>
      <w:r w:rsidR="003B651A" w:rsidRPr="00E071F1">
        <w:rPr>
          <w:rFonts w:eastAsiaTheme="minorEastAsia"/>
          <w:lang w:val="en-GB"/>
        </w:rPr>
        <w:t xml:space="preserve"> rate</w:t>
      </w:r>
      <w:r w:rsidR="00AC4E19" w:rsidRPr="00E071F1">
        <w:rPr>
          <w:rFonts w:eastAsiaTheme="minorEastAsia"/>
          <w:lang w:val="en-GB"/>
        </w:rPr>
        <w:t>, which would require more data and experiments</w:t>
      </w:r>
      <w:r w:rsidR="00C77C55" w:rsidRPr="00E071F1">
        <w:rPr>
          <w:rFonts w:eastAsiaTheme="minorEastAsia"/>
          <w:lang w:val="en-GB"/>
        </w:rPr>
        <w:t xml:space="preserve"> with</w:t>
      </w:r>
      <w:r w:rsidR="007102FF" w:rsidRPr="00E071F1">
        <w:rPr>
          <w:rFonts w:eastAsiaTheme="minorEastAsia"/>
          <w:lang w:val="en-GB"/>
        </w:rPr>
        <w:t xml:space="preserve"> </w:t>
      </w:r>
      <w:del w:id="723" w:author="Max Lindmark" w:date="2020-07-28T14:16:00Z">
        <w:r w:rsidR="007102FF" w:rsidRPr="00E071F1" w:rsidDel="00BB305E">
          <w:rPr>
            <w:rFonts w:eastAsiaTheme="minorEastAsia"/>
            <w:lang w:val="en-GB"/>
          </w:rPr>
          <w:delText xml:space="preserve">factorial </w:delText>
        </w:r>
      </w:del>
      <w:ins w:id="724" w:author="Max Lindmark" w:date="2020-07-28T14:16:00Z">
        <w:r w:rsidR="00BB305E" w:rsidRPr="00E071F1">
          <w:rPr>
            <w:rFonts w:eastAsiaTheme="minorEastAsia"/>
            <w:lang w:val="en-GB"/>
          </w:rPr>
          <w:t xml:space="preserve">combined </w:t>
        </w:r>
      </w:ins>
      <w:r w:rsidR="007102FF" w:rsidRPr="00E071F1">
        <w:rPr>
          <w:rFonts w:eastAsiaTheme="minorEastAsia"/>
          <w:lang w:val="en-GB"/>
        </w:rPr>
        <w:t>mass and temperature treatments</w:t>
      </w:r>
      <w:r w:rsidR="00AC4E19" w:rsidRPr="00E071F1">
        <w:rPr>
          <w:rFonts w:eastAsiaTheme="minorEastAsia"/>
          <w:lang w:val="en-GB"/>
        </w:rPr>
        <w:t>.</w:t>
      </w:r>
    </w:p>
    <w:p w14:paraId="4DBE5F07" w14:textId="66AC28B3" w:rsidR="00077A77" w:rsidRPr="00E071F1" w:rsidRDefault="00CF7F64" w:rsidP="00BA1217">
      <w:pPr>
        <w:spacing w:line="480" w:lineRule="auto"/>
        <w:ind w:firstLine="284"/>
        <w:contextualSpacing/>
        <w:jc w:val="both"/>
        <w:rPr>
          <w:rFonts w:eastAsiaTheme="minorEastAsia" w:cstheme="minorHAnsi"/>
          <w:lang w:val="en-GB"/>
        </w:rPr>
      </w:pPr>
      <w:commentRangeStart w:id="725"/>
      <w:commentRangeStart w:id="726"/>
      <w:commentRangeStart w:id="727"/>
      <w:commentRangeStart w:id="728"/>
      <w:del w:id="729" w:author="Max Lindmark" w:date="2020-07-28T14:17:00Z">
        <w:r w:rsidRPr="00E071F1" w:rsidDel="007C190F">
          <w:rPr>
            <w:rFonts w:eastAsiaTheme="minorEastAsia" w:cstheme="minorHAnsi"/>
            <w:lang w:val="en-GB"/>
          </w:rPr>
          <w:delText>We also find the general temperature scaling</w:delText>
        </w:r>
        <w:r w:rsidR="00F935D8" w:rsidRPr="00E071F1" w:rsidDel="007C190F">
          <w:rPr>
            <w:rFonts w:eastAsiaTheme="minorEastAsia" w:cstheme="minorHAnsi"/>
            <w:lang w:val="en-GB"/>
          </w:rPr>
          <w:delText xml:space="preserve"> </w:delText>
        </w:r>
        <w:r w:rsidR="00C22343" w:rsidRPr="00E071F1" w:rsidDel="007C190F">
          <w:rPr>
            <w:rFonts w:eastAsiaTheme="minorEastAsia" w:cstheme="minorHAnsi"/>
            <w:lang w:val="en-GB"/>
          </w:rPr>
          <w:delText xml:space="preserve">of metabolic and </w:delText>
        </w:r>
        <w:r w:rsidR="00F935D8" w:rsidRPr="00E071F1" w:rsidDel="007C190F">
          <w:rPr>
            <w:rFonts w:eastAsiaTheme="minorEastAsia" w:cstheme="minorHAnsi"/>
            <w:lang w:val="en-GB"/>
          </w:rPr>
          <w:delText>maximum consumption</w:delText>
        </w:r>
        <w:r w:rsidR="00256929" w:rsidRPr="00E071F1" w:rsidDel="007C190F">
          <w:rPr>
            <w:rFonts w:eastAsiaTheme="minorEastAsia" w:cstheme="minorHAnsi"/>
            <w:lang w:val="en-GB"/>
          </w:rPr>
          <w:delText xml:space="preserve"> at temperatures below optimum are </w:delText>
        </w:r>
        <w:r w:rsidRPr="00E071F1" w:rsidDel="007C190F">
          <w:rPr>
            <w:rFonts w:eastAsiaTheme="minorEastAsia" w:cstheme="minorHAnsi"/>
            <w:lang w:val="en-GB"/>
          </w:rPr>
          <w:delText>less uncertain</w:delText>
        </w:r>
        <w:r w:rsidR="008B721C" w:rsidRPr="00E071F1" w:rsidDel="007C190F">
          <w:rPr>
            <w:rFonts w:eastAsiaTheme="minorEastAsia" w:cstheme="minorHAnsi"/>
            <w:lang w:val="en-GB"/>
          </w:rPr>
          <w:delText xml:space="preserve"> than what has been reported previously (e.g. </w:delText>
        </w:r>
        <w:r w:rsidR="00E2350B" w:rsidRPr="00E071F1" w:rsidDel="007C190F">
          <w:rPr>
            <w:rFonts w:eastAsiaTheme="minorEastAsia" w:cstheme="minorHAnsi"/>
            <w:lang w:val="en-GB"/>
          </w:rPr>
          <w:delText>in</w:delText>
        </w:r>
        <w:r w:rsidR="00D338CB" w:rsidRPr="00E071F1" w:rsidDel="007C190F">
          <w:rPr>
            <w:rFonts w:eastAsiaTheme="minorEastAsia" w:cstheme="minorHAnsi"/>
            <w:lang w:val="en-GB"/>
          </w:rPr>
          <w:delText xml:space="preserve"> </w:delText>
        </w:r>
        <w:r w:rsidR="00054CD2" w:rsidRPr="00E071F1" w:rsidDel="007C190F">
          <w:rPr>
            <w:rFonts w:eastAsiaTheme="minorEastAsia" w:cstheme="minorHAnsi"/>
          </w:rPr>
          <w:fldChar w:fldCharType="begin"/>
        </w:r>
        <w:r w:rsidR="00E169B4" w:rsidRPr="00E071F1" w:rsidDel="007C190F">
          <w:rPr>
            <w:rFonts w:eastAsiaTheme="minorEastAsia" w:cstheme="minorHAnsi"/>
            <w:lang w:val="en-GB"/>
          </w:rPr>
          <w:del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delInstrText>
        </w:r>
        <w:r w:rsidR="00E169B4" w:rsidRPr="00E071F1" w:rsidDel="007C190F">
          <w:rPr>
            <w:rFonts w:eastAsiaTheme="minorEastAsia" w:cstheme="minorHAnsi"/>
          </w:rPr>
          <w:del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delInstrText>
        </w:r>
        <w:r w:rsidR="00E169B4" w:rsidRPr="00E071F1" w:rsidDel="007C190F">
          <w:rPr>
            <w:rFonts w:eastAsiaTheme="minorEastAsia" w:cstheme="minorHAnsi"/>
            <w:lang w:val="en-GB"/>
          </w:rPr>
          <w:del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054CD2" w:rsidRPr="00E071F1" w:rsidDel="007C190F">
          <w:rPr>
            <w:rFonts w:eastAsiaTheme="minorEastAsia" w:cstheme="minorHAnsi"/>
          </w:rPr>
          <w:fldChar w:fldCharType="separate"/>
        </w:r>
        <w:r w:rsidR="009F48BC" w:rsidRPr="00E071F1" w:rsidDel="007C190F">
          <w:rPr>
            <w:lang w:val="en-GB"/>
          </w:rPr>
          <w:delText xml:space="preserve">(Downs </w:delText>
        </w:r>
        <w:r w:rsidR="009F48BC" w:rsidRPr="00E071F1" w:rsidDel="007C190F">
          <w:rPr>
            <w:i/>
            <w:iCs/>
            <w:lang w:val="en-GB"/>
          </w:rPr>
          <w:delText>et al.</w:delText>
        </w:r>
        <w:r w:rsidR="009F48BC" w:rsidRPr="00E071F1" w:rsidDel="007C190F">
          <w:rPr>
            <w:lang w:val="en-GB"/>
          </w:rPr>
          <w:delText xml:space="preserve"> 2008; Englund </w:delText>
        </w:r>
        <w:r w:rsidR="009F48BC" w:rsidRPr="00E071F1" w:rsidDel="007C190F">
          <w:rPr>
            <w:i/>
            <w:iCs/>
            <w:lang w:val="en-GB"/>
          </w:rPr>
          <w:delText>et al.</w:delText>
        </w:r>
        <w:r w:rsidR="009F48BC" w:rsidRPr="00E071F1" w:rsidDel="007C190F">
          <w:rPr>
            <w:lang w:val="en-GB"/>
          </w:rPr>
          <w:delText xml:space="preserve"> 2011)</w:delText>
        </w:r>
        <w:r w:rsidR="00054CD2" w:rsidRPr="00E071F1" w:rsidDel="007C190F">
          <w:rPr>
            <w:rFonts w:eastAsiaTheme="minorEastAsia" w:cstheme="minorHAnsi"/>
          </w:rPr>
          <w:fldChar w:fldCharType="end"/>
        </w:r>
        <w:r w:rsidR="00520784" w:rsidRPr="00E071F1" w:rsidDel="007C190F">
          <w:rPr>
            <w:rFonts w:eastAsiaTheme="minorEastAsia" w:cstheme="minorHAnsi"/>
            <w:lang w:val="en-GB"/>
          </w:rPr>
          <w:delText xml:space="preserve">. A </w:delText>
        </w:r>
        <w:r w:rsidR="00961C71" w:rsidRPr="00E071F1" w:rsidDel="007C190F">
          <w:rPr>
            <w:rFonts w:eastAsiaTheme="minorEastAsia" w:cstheme="minorHAnsi"/>
            <w:lang w:val="en-GB"/>
          </w:rPr>
          <w:delText>likely contributing factor</w:delText>
        </w:r>
        <w:r w:rsidR="00581069" w:rsidRPr="00E071F1" w:rsidDel="007C190F">
          <w:rPr>
            <w:rFonts w:eastAsiaTheme="minorEastAsia" w:cstheme="minorHAnsi"/>
            <w:lang w:val="en-GB"/>
          </w:rPr>
          <w:delText xml:space="preserve"> is </w:delText>
        </w:r>
        <w:r w:rsidR="00F935D8" w:rsidRPr="00E071F1" w:rsidDel="007C190F">
          <w:rPr>
            <w:rFonts w:eastAsiaTheme="minorEastAsia" w:cstheme="minorHAnsi"/>
            <w:lang w:val="en-GB"/>
          </w:rPr>
          <w:delText xml:space="preserve">our </w:delText>
        </w:r>
        <w:r w:rsidR="00581069" w:rsidRPr="00E071F1" w:rsidDel="007C190F">
          <w:rPr>
            <w:rFonts w:eastAsiaTheme="minorEastAsia" w:cstheme="minorHAnsi"/>
            <w:lang w:val="en-GB"/>
          </w:rPr>
          <w:delText>use of hierarch</w:delText>
        </w:r>
        <w:r w:rsidR="0091477E" w:rsidRPr="00E071F1" w:rsidDel="007C190F">
          <w:rPr>
            <w:rFonts w:eastAsiaTheme="minorEastAsia" w:cstheme="minorHAnsi"/>
            <w:lang w:val="en-GB"/>
          </w:rPr>
          <w:delText>ic</w:delText>
        </w:r>
        <w:r w:rsidR="00581069" w:rsidRPr="00E071F1" w:rsidDel="007C190F">
          <w:rPr>
            <w:rFonts w:eastAsiaTheme="minorEastAsia" w:cstheme="minorHAnsi"/>
            <w:lang w:val="en-GB"/>
          </w:rPr>
          <w:delText xml:space="preserve">al models </w:delText>
        </w:r>
        <w:r w:rsidR="00DD4D2A" w:rsidRPr="00E071F1" w:rsidDel="007C190F">
          <w:rPr>
            <w:rFonts w:eastAsiaTheme="minorEastAsia" w:cstheme="minorHAnsi"/>
            <w:lang w:val="en-GB"/>
          </w:rPr>
          <w:delText xml:space="preserve">and partial pooling </w:delText>
        </w:r>
        <w:r w:rsidR="0054414C" w:rsidRPr="00E071F1" w:rsidDel="007C190F">
          <w:rPr>
            <w:rFonts w:eastAsiaTheme="minorEastAsia" w:cstheme="minorHAnsi"/>
            <w:lang w:val="en-GB"/>
          </w:rPr>
          <w:delText>to estimate higher level (across species)</w:delText>
        </w:r>
        <w:r w:rsidR="00793A1F" w:rsidRPr="00E071F1" w:rsidDel="007C190F">
          <w:rPr>
            <w:rFonts w:eastAsiaTheme="minorEastAsia" w:cstheme="minorHAnsi"/>
            <w:lang w:val="en-GB"/>
          </w:rPr>
          <w:delText xml:space="preserve"> scaling from species</w:delText>
        </w:r>
        <w:r w:rsidR="0010623B" w:rsidRPr="00E071F1" w:rsidDel="007C190F">
          <w:rPr>
            <w:rFonts w:eastAsiaTheme="minorEastAsia" w:cstheme="minorHAnsi"/>
            <w:lang w:val="en-GB"/>
          </w:rPr>
          <w:delText xml:space="preserve"> </w:delText>
        </w:r>
        <w:r w:rsidR="00793A1F" w:rsidRPr="00E071F1" w:rsidDel="007C190F">
          <w:rPr>
            <w:rFonts w:eastAsiaTheme="minorEastAsia" w:cstheme="minorHAnsi"/>
            <w:lang w:val="en-GB"/>
          </w:rPr>
          <w:delText>data</w:delText>
        </w:r>
        <w:r w:rsidR="00B01F8E" w:rsidRPr="00E071F1" w:rsidDel="007C190F">
          <w:rPr>
            <w:rFonts w:eastAsiaTheme="minorEastAsia" w:cstheme="minorHAnsi"/>
            <w:lang w:val="en-GB"/>
          </w:rPr>
          <w:delText>.</w:delText>
        </w:r>
        <w:r w:rsidR="005C26A1" w:rsidRPr="00E071F1" w:rsidDel="007C190F">
          <w:rPr>
            <w:rFonts w:eastAsiaTheme="minorEastAsia" w:cstheme="minorHAnsi"/>
            <w:lang w:val="en-GB"/>
          </w:rPr>
          <w:delText xml:space="preserve"> N</w:delText>
        </w:r>
        <w:r w:rsidR="001C16F7" w:rsidRPr="00E071F1" w:rsidDel="007C190F">
          <w:rPr>
            <w:rFonts w:eastAsiaTheme="minorEastAsia" w:cstheme="minorHAnsi"/>
            <w:lang w:val="en-GB"/>
          </w:rPr>
          <w:delText>o pooling</w:delText>
        </w:r>
        <w:r w:rsidR="00BF09CD" w:rsidRPr="00E071F1" w:rsidDel="007C190F">
          <w:rPr>
            <w:rFonts w:eastAsiaTheme="minorEastAsia" w:cstheme="minorHAnsi"/>
            <w:lang w:val="en-GB"/>
          </w:rPr>
          <w:delText xml:space="preserve">, </w:delText>
        </w:r>
        <w:r w:rsidR="005C26A1" w:rsidRPr="00E071F1" w:rsidDel="007C190F">
          <w:rPr>
            <w:rFonts w:eastAsiaTheme="minorEastAsia" w:cstheme="minorHAnsi"/>
            <w:lang w:val="en-GB"/>
          </w:rPr>
          <w:delText xml:space="preserve">by contrast is equivalent of </w:delText>
        </w:r>
        <w:r w:rsidR="00753363" w:rsidRPr="00E071F1" w:rsidDel="007C190F">
          <w:rPr>
            <w:rFonts w:eastAsiaTheme="minorEastAsia" w:cstheme="minorHAnsi"/>
            <w:lang w:val="en-GB"/>
          </w:rPr>
          <w:delText xml:space="preserve">fitting fixed species effect, which does not lead to </w:delText>
        </w:r>
        <w:r w:rsidR="00BF09CD" w:rsidRPr="00E071F1" w:rsidDel="007C190F">
          <w:rPr>
            <w:rFonts w:eastAsiaTheme="minorEastAsia" w:cstheme="minorHAnsi"/>
            <w:lang w:val="en-GB"/>
          </w:rPr>
          <w:delText>shrinkage towards the mean</w:delText>
        </w:r>
        <w:r w:rsidR="00A01F49" w:rsidRPr="00E071F1" w:rsidDel="007C190F">
          <w:rPr>
            <w:rFonts w:eastAsiaTheme="minorEastAsia" w:cstheme="minorHAnsi"/>
            <w:lang w:val="en-GB"/>
          </w:rPr>
          <w:delText xml:space="preserve"> which </w:delText>
        </w:r>
        <w:r w:rsidR="00FD4998" w:rsidRPr="00E071F1" w:rsidDel="007C190F">
          <w:rPr>
            <w:rFonts w:eastAsiaTheme="minorEastAsia" w:cstheme="minorHAnsi"/>
            <w:lang w:val="en-GB"/>
          </w:rPr>
          <w:delText>leads to larger variation</w:delText>
        </w:r>
        <w:r w:rsidR="008E0090" w:rsidRPr="00E071F1" w:rsidDel="007C190F">
          <w:rPr>
            <w:rFonts w:eastAsiaTheme="minorEastAsia" w:cstheme="minorHAnsi"/>
            <w:lang w:val="en-GB"/>
          </w:rPr>
          <w:delText xml:space="preserve"> in species predictions</w:delText>
        </w:r>
        <w:r w:rsidR="003F0BE9" w:rsidRPr="00E071F1" w:rsidDel="007C190F">
          <w:rPr>
            <w:rFonts w:eastAsiaTheme="minorEastAsia" w:cstheme="minorHAnsi"/>
            <w:lang w:val="en-GB"/>
          </w:rPr>
          <w:delText xml:space="preserve"> </w:delText>
        </w:r>
        <w:r w:rsidR="003F0BE9" w:rsidRPr="00E071F1" w:rsidDel="007C190F">
          <w:rPr>
            <w:rFonts w:eastAsiaTheme="minorEastAsia" w:cstheme="minorHAnsi"/>
            <w:lang w:val="en-GB"/>
          </w:rPr>
          <w:fldChar w:fldCharType="begin"/>
        </w:r>
        <w:r w:rsidR="00AD3510" w:rsidRPr="00E071F1" w:rsidDel="007C190F">
          <w:rPr>
            <w:rFonts w:eastAsiaTheme="minorEastAsia" w:cstheme="minorHAnsi"/>
            <w:lang w:val="en-GB"/>
          </w:rPr>
          <w:del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delInstrText>
        </w:r>
        <w:r w:rsidR="003F0BE9" w:rsidRPr="00E071F1" w:rsidDel="007C190F">
          <w:rPr>
            <w:rFonts w:eastAsiaTheme="minorEastAsia" w:cstheme="minorHAnsi"/>
            <w:lang w:val="en-GB"/>
          </w:rPr>
          <w:fldChar w:fldCharType="separate"/>
        </w:r>
        <w:r w:rsidR="00AD3510" w:rsidRPr="00E071F1" w:rsidDel="007C190F">
          <w:rPr>
            <w:lang w:val="en-GB"/>
          </w:rPr>
          <w:delText xml:space="preserve">(Gelman &amp; Hill 2007; Harrison </w:delText>
        </w:r>
        <w:r w:rsidR="00AD3510" w:rsidRPr="00E071F1" w:rsidDel="007C190F">
          <w:rPr>
            <w:i/>
            <w:iCs/>
            <w:lang w:val="en-GB"/>
          </w:rPr>
          <w:delText>et al.</w:delText>
        </w:r>
        <w:r w:rsidR="00AD3510" w:rsidRPr="00E071F1" w:rsidDel="007C190F">
          <w:rPr>
            <w:lang w:val="en-GB"/>
          </w:rPr>
          <w:delText xml:space="preserve"> 2018)</w:delText>
        </w:r>
        <w:r w:rsidR="003F0BE9" w:rsidRPr="00E071F1" w:rsidDel="007C190F">
          <w:rPr>
            <w:rFonts w:eastAsiaTheme="minorEastAsia" w:cstheme="minorHAnsi"/>
            <w:lang w:val="en-GB"/>
          </w:rPr>
          <w:fldChar w:fldCharType="end"/>
        </w:r>
        <w:r w:rsidR="00793A1F" w:rsidRPr="00E071F1" w:rsidDel="007C190F">
          <w:rPr>
            <w:rFonts w:eastAsiaTheme="minorEastAsia" w:cstheme="minorHAnsi"/>
            <w:lang w:val="en-GB"/>
          </w:rPr>
          <w:delText>.</w:delText>
        </w:r>
      </w:del>
      <w:r w:rsidR="00581069" w:rsidRPr="00E071F1">
        <w:rPr>
          <w:rFonts w:eastAsiaTheme="minorEastAsia" w:cstheme="minorHAnsi"/>
          <w:lang w:val="en-GB"/>
        </w:rPr>
        <w:t xml:space="preserve"> </w:t>
      </w:r>
      <w:commentRangeEnd w:id="725"/>
      <w:r w:rsidR="005B6DAD" w:rsidRPr="00E071F1">
        <w:rPr>
          <w:rStyle w:val="CommentReference"/>
          <w:sz w:val="24"/>
          <w:szCs w:val="24"/>
        </w:rPr>
        <w:commentReference w:id="725"/>
      </w:r>
      <w:commentRangeEnd w:id="726"/>
      <w:r w:rsidR="00075ED9" w:rsidRPr="00E071F1">
        <w:rPr>
          <w:rStyle w:val="CommentReference"/>
          <w:sz w:val="24"/>
          <w:szCs w:val="24"/>
        </w:rPr>
        <w:commentReference w:id="726"/>
      </w:r>
      <w:commentRangeEnd w:id="727"/>
      <w:r w:rsidR="00D65660" w:rsidRPr="00E071F1">
        <w:rPr>
          <w:rStyle w:val="CommentReference"/>
          <w:sz w:val="24"/>
          <w:szCs w:val="24"/>
        </w:rPr>
        <w:commentReference w:id="727"/>
      </w:r>
      <w:commentRangeEnd w:id="728"/>
      <w:r w:rsidR="007C190F" w:rsidRPr="00E071F1">
        <w:rPr>
          <w:rStyle w:val="CommentReference"/>
          <w:sz w:val="24"/>
          <w:szCs w:val="24"/>
        </w:rPr>
        <w:commentReference w:id="728"/>
      </w:r>
    </w:p>
    <w:p w14:paraId="355B5CC5" w14:textId="2205FA49" w:rsidR="00271B4D" w:rsidRDefault="005042B9" w:rsidP="00BA1217">
      <w:pPr>
        <w:spacing w:line="480" w:lineRule="auto"/>
        <w:ind w:firstLine="284"/>
        <w:contextualSpacing/>
        <w:jc w:val="both"/>
        <w:rPr>
          <w:ins w:id="730" w:author="Max Lindmark" w:date="2020-09-10T21:20:00Z"/>
          <w:rFonts w:cstheme="minorHAnsi"/>
          <w:lang w:val="en-GB"/>
        </w:rPr>
      </w:pPr>
      <w:commentRangeStart w:id="731"/>
      <w:del w:id="732" w:author="Max Lindmark" w:date="2020-09-10T21:18:00Z">
        <w:r w:rsidRPr="00E071F1" w:rsidDel="002B548E">
          <w:rPr>
            <w:rFonts w:eastAsiaTheme="minorEastAsia" w:cstheme="minorHAnsi"/>
            <w:lang w:val="en-GB"/>
          </w:rPr>
          <w:delText>I</w:delText>
        </w:r>
        <w:r w:rsidR="00C963D8" w:rsidRPr="00E071F1" w:rsidDel="002B548E">
          <w:rPr>
            <w:rFonts w:eastAsiaTheme="minorEastAsia" w:cstheme="minorHAnsi"/>
            <w:lang w:val="en-GB"/>
          </w:rPr>
          <w:delText xml:space="preserve">n contrast to </w:delText>
        </w:r>
        <w:r w:rsidR="00BE2543" w:rsidRPr="00E071F1" w:rsidDel="002B548E">
          <w:rPr>
            <w:rFonts w:eastAsiaTheme="minorEastAsia" w:cstheme="minorHAnsi"/>
            <w:lang w:val="en-GB"/>
          </w:rPr>
          <w:delText xml:space="preserve">the </w:delText>
        </w:r>
        <w:r w:rsidR="00D65660" w:rsidRPr="00E071F1" w:rsidDel="002B548E">
          <w:rPr>
            <w:rFonts w:eastAsiaTheme="minorEastAsia" w:cstheme="minorHAnsi"/>
            <w:lang w:val="en-GB"/>
          </w:rPr>
          <w:delText>metabolic theory of ecology</w:delText>
        </w:r>
        <w:r w:rsidR="00C963D8" w:rsidRPr="00E071F1" w:rsidDel="002B548E">
          <w:rPr>
            <w:rFonts w:eastAsiaTheme="minorEastAsia" w:cstheme="minorHAnsi"/>
            <w:lang w:val="en-GB"/>
          </w:rPr>
          <w:delText xml:space="preserve">, </w:delText>
        </w:r>
        <w:r w:rsidR="009E7694" w:rsidRPr="00E071F1" w:rsidDel="002B548E">
          <w:rPr>
            <w:rFonts w:eastAsiaTheme="minorEastAsia" w:cstheme="minorHAnsi"/>
            <w:lang w:val="en-GB"/>
          </w:rPr>
          <w:delText>w</w:delText>
        </w:r>
      </w:del>
      <w:ins w:id="733" w:author="Max Lindmark" w:date="2020-09-10T21:18:00Z">
        <w:r w:rsidR="002B548E">
          <w:rPr>
            <w:rFonts w:eastAsiaTheme="minorEastAsia" w:cstheme="minorHAnsi"/>
            <w:lang w:val="en-GB"/>
          </w:rPr>
          <w:t>W</w:t>
        </w:r>
        <w:commentRangeEnd w:id="731"/>
        <w:r w:rsidR="002B548E">
          <w:rPr>
            <w:rStyle w:val="CommentReference"/>
          </w:rPr>
          <w:commentReference w:id="731"/>
        </w:r>
      </w:ins>
      <w:r w:rsidR="009E7694" w:rsidRPr="00E071F1">
        <w:rPr>
          <w:rFonts w:eastAsiaTheme="minorEastAsia" w:cstheme="minorHAnsi"/>
          <w:lang w:val="en-GB"/>
        </w:rPr>
        <w:t xml:space="preserve">e find </w:t>
      </w:r>
      <w:r w:rsidR="00C963D8" w:rsidRPr="00E071F1">
        <w:rPr>
          <w:rFonts w:cstheme="minorHAnsi"/>
          <w:lang w:val="en-GB"/>
        </w:rPr>
        <w:t xml:space="preserve">that body mass can affect the temperature </w:t>
      </w:r>
      <w:r w:rsidR="0028230D" w:rsidRPr="00E071F1">
        <w:rPr>
          <w:rFonts w:cstheme="minorHAnsi"/>
          <w:lang w:val="en-GB"/>
        </w:rPr>
        <w:t>dependence</w:t>
      </w:r>
      <w:r w:rsidR="00C963D8" w:rsidRPr="00E071F1">
        <w:rPr>
          <w:rFonts w:cstheme="minorHAnsi"/>
          <w:lang w:val="en-GB"/>
        </w:rPr>
        <w:t xml:space="preserve"> </w:t>
      </w:r>
      <w:r w:rsidR="0091477E" w:rsidRPr="00E071F1">
        <w:rPr>
          <w:rFonts w:cstheme="minorHAnsi"/>
          <w:lang w:val="en-GB"/>
        </w:rPr>
        <w:t xml:space="preserve">of </w:t>
      </w:r>
      <w:r w:rsidR="00C963D8" w:rsidRPr="00E071F1">
        <w:rPr>
          <w:rFonts w:cstheme="minorHAnsi"/>
          <w:lang w:val="en-GB"/>
        </w:rPr>
        <w:t>physiological rates</w:t>
      </w:r>
      <w:r w:rsidR="00210FA7" w:rsidRPr="00E071F1">
        <w:rPr>
          <w:rFonts w:cstheme="minorHAnsi"/>
          <w:lang w:val="en-GB"/>
        </w:rPr>
        <w:t>, which previously has been reported</w:t>
      </w:r>
      <w:r w:rsidR="00F935D8" w:rsidRPr="00E071F1">
        <w:rPr>
          <w:rFonts w:cstheme="minorHAnsi"/>
          <w:lang w:val="en-GB"/>
        </w:rPr>
        <w:t xml:space="preserve"> only</w:t>
      </w:r>
      <w:r w:rsidR="00210FA7" w:rsidRPr="00E071F1">
        <w:rPr>
          <w:rFonts w:cstheme="minorHAnsi"/>
          <w:lang w:val="en-GB"/>
        </w:rPr>
        <w:t xml:space="preserve"> for single species studies</w:t>
      </w:r>
      <w:r w:rsidR="00C963D8" w:rsidRPr="00E071F1">
        <w:rPr>
          <w:rFonts w:cstheme="minorHAnsi"/>
          <w:lang w:val="en-GB"/>
        </w:rPr>
        <w:t xml:space="preserve"> </w:t>
      </w:r>
      <w:r w:rsidR="00C963D8" w:rsidRPr="00E071F1">
        <w:rPr>
          <w:rFonts w:cstheme="minorHAnsi"/>
        </w:rPr>
        <w:fldChar w:fldCharType="begin"/>
      </w:r>
      <w:r w:rsidR="002E281F">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1000,"uris":["http://zotero.org/users/6116610/items/RGMVV8ME"],"uri":["http://zotero.org/users/6116610/items/RGMVV8ME"],"itemData":{"id":1000,"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E071F1">
        <w:rPr>
          <w:rFonts w:cstheme="minorHAnsi"/>
        </w:rPr>
        <w:fldChar w:fldCharType="separate"/>
      </w:r>
      <w:r w:rsidR="00AD3510" w:rsidRPr="00E071F1">
        <w:rPr>
          <w:lang w:val="en-GB"/>
        </w:rPr>
        <w:t xml:space="preserve">(Beamish 1964; Xie &amp; Sun 1990; Ohlberger </w:t>
      </w:r>
      <w:r w:rsidR="00AD3510" w:rsidRPr="00E071F1">
        <w:rPr>
          <w:i/>
          <w:iCs/>
          <w:lang w:val="en-GB"/>
        </w:rPr>
        <w:t>et al.</w:t>
      </w:r>
      <w:r w:rsidR="00AD3510" w:rsidRPr="00E071F1">
        <w:rPr>
          <w:lang w:val="en-GB"/>
        </w:rPr>
        <w:t xml:space="preserve"> 2012; Lindmark </w:t>
      </w:r>
      <w:r w:rsidR="00AD3510" w:rsidRPr="00E071F1">
        <w:rPr>
          <w:i/>
          <w:iCs/>
          <w:lang w:val="en-GB"/>
        </w:rPr>
        <w:t>et al.</w:t>
      </w:r>
      <w:r w:rsidR="00AD3510" w:rsidRPr="00E071F1">
        <w:rPr>
          <w:lang w:val="en-GB"/>
        </w:rPr>
        <w:t xml:space="preserve"> 2018; Fossen </w:t>
      </w:r>
      <w:r w:rsidR="00AD3510" w:rsidRPr="00E071F1">
        <w:rPr>
          <w:i/>
          <w:iCs/>
          <w:lang w:val="en-GB"/>
        </w:rPr>
        <w:t>et al.</w:t>
      </w:r>
      <w:r w:rsidR="00AD3510" w:rsidRPr="00E071F1">
        <w:rPr>
          <w:lang w:val="en-GB"/>
        </w:rPr>
        <w:t xml:space="preserve"> 2019)</w:t>
      </w:r>
      <w:r w:rsidR="00C963D8" w:rsidRPr="00E071F1">
        <w:rPr>
          <w:rFonts w:cstheme="minorHAnsi"/>
        </w:rPr>
        <w:fldChar w:fldCharType="end"/>
      </w:r>
      <w:r w:rsidR="00C963D8" w:rsidRPr="00E071F1">
        <w:rPr>
          <w:rFonts w:cstheme="minorHAnsi"/>
          <w:lang w:val="en-GB"/>
        </w:rPr>
        <w:t xml:space="preserve"> and between species</w:t>
      </w:r>
      <w:r w:rsidR="00D65660" w:rsidRPr="00E071F1">
        <w:rPr>
          <w:rFonts w:cstheme="minorHAnsi"/>
          <w:lang w:val="en-GB"/>
        </w:rPr>
        <w:t xml:space="preserve"> size variation</w:t>
      </w:r>
      <w:r w:rsidR="00C963D8" w:rsidRPr="00E071F1">
        <w:rPr>
          <w:rFonts w:cstheme="minorHAnsi"/>
          <w:lang w:val="en-GB"/>
        </w:rPr>
        <w:t xml:space="preserve"> </w:t>
      </w:r>
      <w:r w:rsidR="00C963D8" w:rsidRPr="00E071F1">
        <w:rPr>
          <w:rFonts w:cstheme="minorHAnsi"/>
        </w:rPr>
        <w:fldChar w:fldCharType="begin"/>
      </w:r>
      <w:r w:rsidR="00422B99" w:rsidRPr="00E071F1">
        <w:rPr>
          <w:rFonts w:cstheme="minorHAnsi"/>
          <w:lang w:val="en-GB"/>
        </w:rPr>
        <w:instrText xml:space="preserve"> ADDIN ZOTERO_ITEM CSL_CITATION {"citationID":"a2grugecd0h","properties":{"formattedCitation":"(Killen {\\i{}et al.} 2010)","plainCitation":"(Killen et al. 2010)","noteIndex":0},"citationItems":[{"id":282,"uris":["http://zotero.org/users/6116610/items/P34W2PVG"],"uri":["http://zotero.org/users/6116610/items/P34W2PVG"],"itemData":{"id":282,"type":"article-journal","abstract":"Metabolic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E071F1">
        <w:rPr>
          <w:rFonts w:cstheme="minorHAnsi"/>
        </w:rPr>
        <w:fldChar w:fldCharType="separate"/>
      </w:r>
      <w:r w:rsidR="00C963D8" w:rsidRPr="00E071F1">
        <w:rPr>
          <w:lang w:val="en-GB"/>
        </w:rPr>
        <w:t xml:space="preserve">(Killen </w:t>
      </w:r>
      <w:r w:rsidR="00C963D8" w:rsidRPr="00E071F1">
        <w:rPr>
          <w:i/>
          <w:iCs/>
          <w:lang w:val="en-GB"/>
        </w:rPr>
        <w:t>et al.</w:t>
      </w:r>
      <w:r w:rsidR="00C963D8" w:rsidRPr="00E071F1">
        <w:rPr>
          <w:lang w:val="en-GB"/>
        </w:rPr>
        <w:t xml:space="preserve"> 2010)</w:t>
      </w:r>
      <w:r w:rsidR="00C963D8" w:rsidRPr="00E071F1">
        <w:rPr>
          <w:rFonts w:cstheme="minorHAnsi"/>
        </w:rPr>
        <w:fldChar w:fldCharType="end"/>
      </w:r>
      <w:r w:rsidR="00C963D8" w:rsidRPr="00E071F1">
        <w:rPr>
          <w:rFonts w:cstheme="minorHAnsi"/>
          <w:lang w:val="en-GB"/>
        </w:rPr>
        <w:t>.</w:t>
      </w:r>
      <w:r w:rsidR="00E536CF" w:rsidRPr="00E071F1">
        <w:rPr>
          <w:rFonts w:cstheme="minorHAnsi"/>
          <w:lang w:val="en-GB"/>
        </w:rPr>
        <w:t xml:space="preserve"> </w:t>
      </w:r>
      <w:r w:rsidR="00D82A9C" w:rsidRPr="00E071F1">
        <w:rPr>
          <w:rFonts w:eastAsiaTheme="minorEastAsia" w:cstheme="minorHAnsi"/>
          <w:lang w:val="en-GB"/>
        </w:rPr>
        <w:t xml:space="preserve">This </w:t>
      </w:r>
      <w:r w:rsidR="00D65660" w:rsidRPr="00E071F1">
        <w:rPr>
          <w:rFonts w:eastAsiaTheme="minorEastAsia" w:cstheme="minorHAnsi"/>
          <w:lang w:val="en-GB"/>
        </w:rPr>
        <w:t xml:space="preserve">finding </w:t>
      </w:r>
      <w:r w:rsidR="00D82A9C" w:rsidRPr="00E071F1">
        <w:rPr>
          <w:rFonts w:eastAsiaTheme="minorEastAsia" w:cstheme="minorHAnsi"/>
          <w:lang w:val="en-GB"/>
        </w:rPr>
        <w:t>is in line with the metabolic boundary-level hypothesis, which predicts a negative relationship between</w:t>
      </w:r>
      <w:r w:rsidR="00777C64" w:rsidRPr="00E071F1">
        <w:rPr>
          <w:rFonts w:eastAsiaTheme="minorEastAsia" w:cstheme="minorHAnsi"/>
          <w:lang w:val="en-GB"/>
        </w:rPr>
        <w:t xml:space="preserve"> mass scaling exponents of </w:t>
      </w:r>
      <w:r w:rsidR="00D82A9C" w:rsidRPr="00E071F1">
        <w:rPr>
          <w:rFonts w:eastAsiaTheme="minorEastAsia" w:cstheme="minorHAnsi"/>
          <w:lang w:val="en-GB"/>
        </w:rPr>
        <w:t>resting metaboli</w:t>
      </w:r>
      <w:r w:rsidR="00777C64" w:rsidRPr="00E071F1">
        <w:rPr>
          <w:rFonts w:eastAsiaTheme="minorEastAsia" w:cstheme="minorHAnsi"/>
          <w:lang w:val="en-GB"/>
        </w:rPr>
        <w:t>sm</w:t>
      </w:r>
      <w:r w:rsidR="00D82A9C" w:rsidRPr="00E071F1">
        <w:rPr>
          <w:rFonts w:eastAsiaTheme="minorEastAsia" w:cstheme="minorHAnsi"/>
          <w:lang w:val="en-GB"/>
        </w:rPr>
        <w:t xml:space="preserve"> and temperature</w:t>
      </w:r>
      <w:r w:rsidR="002431CC" w:rsidRPr="00E071F1">
        <w:rPr>
          <w:rFonts w:eastAsiaTheme="minorEastAsia" w:cstheme="minorHAnsi"/>
          <w:lang w:val="en-GB"/>
        </w:rPr>
        <w:t xml:space="preserve"> </w:t>
      </w:r>
      <w:r w:rsidR="002431CC"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{"citationID":"a1mhnrjkn1s","properties":{"formattedCitation":"(Glazier 2010)","plainCitation":"(Glazier 2010)","noteIndex":0},"citationItems":[{"id":459,"uris":["http://zotero.org/users/6116610/items/CKWKYIVD"],"uri":["http://zotero.org/users/6116610/items/CKWKYIVD"],"itemData":{"id":459,"type":"article-journal","abstract":"The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sidRPr="00E071F1">
        <w:rPr>
          <w:rFonts w:eastAsiaTheme="minorEastAsia" w:cstheme="minorHAnsi"/>
        </w:rPr>
        <w:fldChar w:fldCharType="separate"/>
      </w:r>
      <w:r w:rsidR="00EB6461" w:rsidRPr="00E071F1">
        <w:rPr>
          <w:lang w:val="en-GB"/>
        </w:rPr>
        <w:t>(Glazier 2010)</w:t>
      </w:r>
      <w:r w:rsidR="002431CC" w:rsidRPr="00E071F1">
        <w:rPr>
          <w:rFonts w:eastAsiaTheme="minorEastAsia" w:cstheme="minorHAnsi"/>
        </w:rPr>
        <w:fldChar w:fldCharType="end"/>
      </w:r>
      <w:r w:rsidR="00D82A9C" w:rsidRPr="00E071F1">
        <w:rPr>
          <w:rFonts w:cstheme="minorHAnsi"/>
          <w:lang w:val="en-GB"/>
        </w:rPr>
        <w:t xml:space="preserve">. </w:t>
      </w:r>
      <w:r w:rsidR="00525941" w:rsidRPr="00E071F1">
        <w:rPr>
          <w:rFonts w:cstheme="minorHAnsi"/>
          <w:lang w:val="en-GB"/>
        </w:rPr>
        <w:t>H</w:t>
      </w:r>
      <w:r w:rsidR="004E1DCC" w:rsidRPr="00E071F1">
        <w:rPr>
          <w:rFonts w:cstheme="minorHAnsi"/>
          <w:lang w:val="en-GB"/>
        </w:rPr>
        <w:t>owever</w:t>
      </w:r>
      <w:r w:rsidR="00525941" w:rsidRPr="00E071F1">
        <w:rPr>
          <w:rFonts w:cstheme="minorHAnsi"/>
          <w:lang w:val="en-GB"/>
        </w:rPr>
        <w:t>,</w:t>
      </w:r>
      <w:r w:rsidR="0037098A" w:rsidRPr="00E071F1">
        <w:rPr>
          <w:rFonts w:cstheme="minorHAnsi"/>
          <w:lang w:val="en-GB"/>
        </w:rPr>
        <w:t xml:space="preserve"> this interaction was </w:t>
      </w:r>
      <w:r w:rsidR="00E536CF" w:rsidRPr="00E071F1">
        <w:rPr>
          <w:rFonts w:cstheme="minorHAnsi"/>
          <w:lang w:val="en-GB"/>
        </w:rPr>
        <w:t xml:space="preserve">not found in </w:t>
      </w:r>
      <w:r w:rsidR="000159F9" w:rsidRPr="00E071F1">
        <w:rPr>
          <w:rFonts w:cstheme="minorHAnsi"/>
          <w:lang w:val="en-GB"/>
        </w:rPr>
        <w:t xml:space="preserve">a recent study </w:t>
      </w:r>
      <w:r w:rsidR="00BE234B" w:rsidRPr="00E071F1">
        <w:rPr>
          <w:rFonts w:cstheme="minorHAnsi"/>
          <w:lang w:val="en-GB"/>
        </w:rPr>
        <w:t>on the intraspecific mass</w:t>
      </w:r>
      <w:r w:rsidR="0010623B" w:rsidRPr="00E071F1">
        <w:rPr>
          <w:rFonts w:cstheme="minorHAnsi"/>
          <w:lang w:val="en-GB"/>
        </w:rPr>
        <w:t xml:space="preserve"> </w:t>
      </w:r>
      <w:r w:rsidR="00BE234B" w:rsidRPr="00E071F1">
        <w:rPr>
          <w:rFonts w:cstheme="minorHAnsi"/>
          <w:lang w:val="en-GB"/>
        </w:rPr>
        <w:t xml:space="preserve">scaling exponent of </w:t>
      </w:r>
      <w:r w:rsidR="000159F9" w:rsidRPr="00E071F1">
        <w:rPr>
          <w:rFonts w:cstheme="minorHAnsi"/>
          <w:lang w:val="en-GB"/>
        </w:rPr>
        <w:t xml:space="preserve">metabolic rate in fishes </w:t>
      </w:r>
      <w:r w:rsidR="009E3E16" w:rsidRPr="00E071F1">
        <w:rPr>
          <w:rFonts w:cstheme="minorHAnsi"/>
        </w:rPr>
        <w:fldChar w:fldCharType="begin"/>
      </w:r>
      <w:r w:rsidR="00422B99" w:rsidRPr="00E071F1">
        <w:rPr>
          <w:rFonts w:cstheme="minorHAnsi"/>
          <w:lang w:val="en-GB"/>
        </w:rPr>
        <w:instrText xml:space="preserve"> ADDIN ZOTERO_ITEM CSL_CITATION {"citationID":"an7t7dd82v","properties":{"formattedCitation":"(Jerde {\\i{}et al.} 2019)","plainCitation":"(Jerde et al. 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sidRPr="00E071F1">
        <w:rPr>
          <w:rFonts w:cstheme="minorHAnsi"/>
        </w:rPr>
        <w:fldChar w:fldCharType="separate"/>
      </w:r>
      <w:r w:rsidR="009E3E16" w:rsidRPr="00E071F1">
        <w:rPr>
          <w:lang w:val="en-GB"/>
        </w:rPr>
        <w:t xml:space="preserve">(Jerde </w:t>
      </w:r>
      <w:r w:rsidR="009E3E16" w:rsidRPr="00E071F1">
        <w:rPr>
          <w:i/>
          <w:iCs/>
          <w:lang w:val="en-GB"/>
        </w:rPr>
        <w:t>et al.</w:t>
      </w:r>
      <w:r w:rsidR="009E3E16" w:rsidRPr="00E071F1">
        <w:rPr>
          <w:lang w:val="en-GB"/>
        </w:rPr>
        <w:t xml:space="preserve"> 2019)</w:t>
      </w:r>
      <w:r w:rsidR="009E3E16" w:rsidRPr="00E071F1">
        <w:rPr>
          <w:rFonts w:cstheme="minorHAnsi"/>
        </w:rPr>
        <w:fldChar w:fldCharType="end"/>
      </w:r>
      <w:r w:rsidR="00075ED9" w:rsidRPr="00E071F1">
        <w:rPr>
          <w:rFonts w:cstheme="minorHAnsi"/>
          <w:lang w:val="en-GB"/>
        </w:rPr>
        <w:t>, possibly</w:t>
      </w:r>
      <w:r w:rsidR="009E3E16" w:rsidRPr="00E071F1">
        <w:rPr>
          <w:rFonts w:cstheme="minorHAnsi"/>
          <w:lang w:val="en-GB"/>
        </w:rPr>
        <w:t xml:space="preserve"> </w:t>
      </w:r>
      <w:r w:rsidR="00E412B7" w:rsidRPr="00E071F1">
        <w:rPr>
          <w:rFonts w:cstheme="minorHAnsi"/>
          <w:lang w:val="en-GB"/>
        </w:rPr>
        <w:t>due to</w:t>
      </w:r>
      <w:r w:rsidR="00B80D6C" w:rsidRPr="00E071F1">
        <w:rPr>
          <w:rFonts w:cstheme="minorHAnsi"/>
          <w:lang w:val="en-GB"/>
        </w:rPr>
        <w:t xml:space="preserve"> different data collection protocols</w:t>
      </w:r>
      <w:r w:rsidR="00075ED9" w:rsidRPr="00E071F1">
        <w:rPr>
          <w:rFonts w:cstheme="minorHAnsi"/>
          <w:lang w:val="en-GB"/>
        </w:rPr>
        <w:t>.</w:t>
      </w:r>
      <w:r w:rsidR="00F91439" w:rsidRPr="00E071F1">
        <w:rPr>
          <w:rFonts w:cstheme="minorHAnsi"/>
          <w:lang w:val="en-GB"/>
        </w:rPr>
        <w:t xml:space="preserve"> </w:t>
      </w:r>
      <w:r w:rsidR="00075ED9" w:rsidRPr="00E071F1">
        <w:rPr>
          <w:rFonts w:cstheme="minorHAnsi"/>
          <w:lang w:val="en-GB"/>
        </w:rPr>
        <w:t>W</w:t>
      </w:r>
      <w:r w:rsidR="002B6C08" w:rsidRPr="00E071F1">
        <w:rPr>
          <w:rFonts w:cstheme="minorHAnsi"/>
          <w:lang w:val="en-GB"/>
        </w:rPr>
        <w:t xml:space="preserve">e </w:t>
      </w:r>
      <w:r w:rsidR="00841BB5" w:rsidRPr="00E071F1">
        <w:rPr>
          <w:rFonts w:cstheme="minorHAnsi"/>
          <w:lang w:val="en-GB"/>
        </w:rPr>
        <w:t xml:space="preserve">specifically </w:t>
      </w:r>
      <w:r w:rsidR="00683DCB" w:rsidRPr="00E071F1">
        <w:rPr>
          <w:rFonts w:cstheme="minorHAnsi"/>
          <w:lang w:val="en-GB"/>
        </w:rPr>
        <w:t xml:space="preserve">used </w:t>
      </w:r>
      <w:r w:rsidR="00841BB5" w:rsidRPr="00E071F1">
        <w:rPr>
          <w:rFonts w:cstheme="minorHAnsi"/>
          <w:lang w:val="en-GB"/>
        </w:rPr>
        <w:t>studies with temperature replicates within species</w:t>
      </w:r>
      <w:ins w:id="734" w:author="Max Lindmark" w:date="2020-09-10T17:43:00Z">
        <w:r w:rsidR="00800634">
          <w:rPr>
            <w:rFonts w:cstheme="minorHAnsi"/>
            <w:lang w:val="en-GB"/>
          </w:rPr>
          <w:t xml:space="preserve"> and hence </w:t>
        </w:r>
        <w:r w:rsidR="00BD1722">
          <w:rPr>
            <w:rFonts w:cstheme="minorHAnsi"/>
            <w:lang w:val="en-GB"/>
          </w:rPr>
          <w:t xml:space="preserve">evaluate </w:t>
        </w:r>
      </w:ins>
      <w:ins w:id="735" w:author="Max Lindmark" w:date="2020-09-10T21:18:00Z">
        <w:r w:rsidR="00722165">
          <w:rPr>
            <w:rFonts w:cstheme="minorHAnsi"/>
            <w:lang w:val="en-GB"/>
          </w:rPr>
          <w:t>within</w:t>
        </w:r>
      </w:ins>
      <w:ins w:id="736" w:author="Max Lindmark" w:date="2020-09-10T17:43:00Z">
        <w:r w:rsidR="00800634">
          <w:rPr>
            <w:rFonts w:cstheme="minorHAnsi"/>
            <w:lang w:val="en-GB"/>
          </w:rPr>
          <w:t>-species interactions</w:t>
        </w:r>
      </w:ins>
      <w:r w:rsidR="00DC5FA0" w:rsidRPr="00E071F1">
        <w:rPr>
          <w:rFonts w:cstheme="minorHAnsi"/>
          <w:lang w:val="en-GB"/>
        </w:rPr>
        <w:t xml:space="preserve">. </w:t>
      </w:r>
      <w:r w:rsidR="000A2E77" w:rsidRPr="00E071F1">
        <w:rPr>
          <w:rFonts w:cstheme="minorHAnsi"/>
          <w:lang w:val="en-GB"/>
        </w:rPr>
        <w:t xml:space="preserve">The </w:t>
      </w:r>
      <w:r w:rsidR="001A1F66" w:rsidRPr="00E071F1">
        <w:rPr>
          <w:rFonts w:cstheme="minorHAnsi"/>
          <w:lang w:val="en-GB"/>
        </w:rPr>
        <w:t>effect size</w:t>
      </w:r>
      <w:r w:rsidR="00CD4A95" w:rsidRPr="00E071F1">
        <w:rPr>
          <w:rFonts w:cstheme="minorHAnsi"/>
          <w:lang w:val="en-GB"/>
        </w:rPr>
        <w:t xml:space="preserve"> </w:t>
      </w:r>
      <w:r w:rsidR="00797E7C" w:rsidRPr="00E071F1">
        <w:rPr>
          <w:rFonts w:cstheme="minorHAnsi"/>
          <w:lang w:val="en-GB"/>
        </w:rPr>
        <w:t>of the interaction is</w:t>
      </w:r>
      <w:r w:rsidR="00086A4F" w:rsidRPr="00E071F1">
        <w:rPr>
          <w:rFonts w:cstheme="minorHAnsi"/>
          <w:lang w:val="en-GB"/>
        </w:rPr>
        <w:t>, however,</w:t>
      </w:r>
      <w:r w:rsidR="00797E7C" w:rsidRPr="00E071F1">
        <w:rPr>
          <w:rFonts w:cstheme="minorHAnsi"/>
          <w:lang w:val="en-GB"/>
        </w:rPr>
        <w:t xml:space="preserve"> </w:t>
      </w:r>
      <w:r w:rsidR="004B6F78" w:rsidRPr="00E071F1">
        <w:rPr>
          <w:rFonts w:cstheme="minorHAnsi"/>
          <w:lang w:val="en-GB"/>
        </w:rPr>
        <w:t>relatively small</w:t>
      </w:r>
      <w:r w:rsidR="00086A4F" w:rsidRPr="00E071F1">
        <w:rPr>
          <w:rFonts w:cstheme="minorHAnsi"/>
          <w:lang w:val="en-GB"/>
        </w:rPr>
        <w:t xml:space="preserve">. </w:t>
      </w:r>
      <w:r w:rsidR="00867709" w:rsidRPr="00E071F1">
        <w:rPr>
          <w:rFonts w:cstheme="minorHAnsi"/>
          <w:lang w:val="en-GB"/>
        </w:rPr>
        <w:t xml:space="preserve">We do not find strong evidence </w:t>
      </w:r>
      <w:r w:rsidR="00A156DB" w:rsidRPr="00E071F1">
        <w:rPr>
          <w:rFonts w:cstheme="minorHAnsi"/>
          <w:lang w:val="en-GB"/>
        </w:rPr>
        <w:t>for temperature-</w:t>
      </w:r>
      <w:commentRangeStart w:id="737"/>
      <w:r w:rsidR="00D65660" w:rsidRPr="00E071F1">
        <w:rPr>
          <w:rFonts w:cstheme="minorHAnsi"/>
          <w:lang w:val="en-GB"/>
        </w:rPr>
        <w:t xml:space="preserve">body </w:t>
      </w:r>
      <w:commentRangeEnd w:id="737"/>
      <w:r w:rsidR="00D65660" w:rsidRPr="00E071F1">
        <w:rPr>
          <w:rStyle w:val="CommentReference"/>
          <w:sz w:val="24"/>
          <w:szCs w:val="24"/>
        </w:rPr>
        <w:commentReference w:id="737"/>
      </w:r>
      <w:r w:rsidR="00A156DB" w:rsidRPr="00E071F1">
        <w:rPr>
          <w:rFonts w:cstheme="minorHAnsi"/>
          <w:lang w:val="en-GB"/>
        </w:rPr>
        <w:t>size interactions in growth or consumption, although it has been reported</w:t>
      </w:r>
      <w:r w:rsidR="0091477E" w:rsidRPr="00E071F1">
        <w:rPr>
          <w:rFonts w:cstheme="minorHAnsi"/>
          <w:lang w:val="en-GB"/>
        </w:rPr>
        <w:t xml:space="preserve"> for some species</w:t>
      </w:r>
      <w:r w:rsidR="00A156DB" w:rsidRPr="00E071F1">
        <w:rPr>
          <w:rFonts w:cstheme="minorHAnsi"/>
          <w:lang w:val="en-GB"/>
        </w:rPr>
        <w:t xml:space="preserve"> </w:t>
      </w:r>
      <w:r w:rsidR="00A156DB" w:rsidRPr="00E071F1">
        <w:rPr>
          <w:rFonts w:cstheme="minorHAnsi"/>
        </w:rPr>
        <w:fldChar w:fldCharType="begin"/>
      </w:r>
      <w:r w:rsidR="00422B99" w:rsidRPr="00E071F1">
        <w:rPr>
          <w:rFonts w:cstheme="minorHAnsi"/>
          <w:lang w:val="en-GB"/>
        </w:rPr>
        <w:instrText xml:space="preserve"> ADDIN ZOTERO_ITEM CSL_CITATION {"citationID":"a496bnol5c","properties":{"formattedCitation":"(Garc\\uc0\\u237{}a Garc\\uc0\\u237{}a {\\i{}et al.} 2011)","plainCitation":"(García García et al. 2011)","noteIndex":0},"citationItems":[{"id":829,"uris":["http://zotero.org/users/6116610/items/25QXCI7N"],"uri":["http://zotero.org/users/6116610/items/25QXCI7N"],"itemData":{"id":829,"type":"article-journal","abstract":"In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E071F1">
        <w:rPr>
          <w:rFonts w:cstheme="minorHAnsi"/>
        </w:rPr>
        <w:fldChar w:fldCharType="separate"/>
      </w:r>
      <w:r w:rsidR="001F613A" w:rsidRPr="00E071F1">
        <w:rPr>
          <w:lang w:val="en-GB"/>
        </w:rPr>
        <w:t xml:space="preserve">(García García </w:t>
      </w:r>
      <w:r w:rsidR="001F613A" w:rsidRPr="00E071F1">
        <w:rPr>
          <w:i/>
          <w:iCs/>
          <w:lang w:val="en-GB"/>
        </w:rPr>
        <w:t>et al.</w:t>
      </w:r>
      <w:r w:rsidR="001F613A" w:rsidRPr="00E071F1">
        <w:rPr>
          <w:lang w:val="en-GB"/>
        </w:rPr>
        <w:t xml:space="preserve"> 2011)</w:t>
      </w:r>
      <w:r w:rsidR="00A156DB" w:rsidRPr="00E071F1">
        <w:rPr>
          <w:rFonts w:cstheme="minorHAnsi"/>
        </w:rPr>
        <w:fldChar w:fldCharType="end"/>
      </w:r>
      <w:r w:rsidR="00A156DB" w:rsidRPr="00E071F1">
        <w:rPr>
          <w:rFonts w:cstheme="minorHAnsi"/>
          <w:lang w:val="en-GB"/>
        </w:rPr>
        <w:t>. A possible explanation is that we strictly exclude temperature</w:t>
      </w:r>
      <w:r w:rsidR="0091477E" w:rsidRPr="00E071F1">
        <w:rPr>
          <w:rFonts w:cstheme="minorHAnsi"/>
          <w:lang w:val="en-GB"/>
        </w:rPr>
        <w:t>s</w:t>
      </w:r>
      <w:r w:rsidR="00A156DB" w:rsidRPr="00E071F1">
        <w:rPr>
          <w:rFonts w:cstheme="minorHAnsi"/>
          <w:lang w:val="en-GB"/>
        </w:rPr>
        <w:t xml:space="preserve"> beyond </w:t>
      </w:r>
      <w:r w:rsidR="00CB0AD6" w:rsidRPr="00E071F1">
        <w:rPr>
          <w:rFonts w:cstheme="minorHAnsi"/>
          <w:lang w:val="en-GB"/>
        </w:rPr>
        <w:t xml:space="preserve">those at which rates </w:t>
      </w:r>
      <w:r w:rsidR="00EC17A5" w:rsidRPr="00E071F1">
        <w:rPr>
          <w:rFonts w:cstheme="minorHAnsi"/>
          <w:lang w:val="en-GB"/>
        </w:rPr>
        <w:t xml:space="preserve">peak </w:t>
      </w:r>
      <w:r w:rsidR="00A156DB" w:rsidRPr="00E071F1">
        <w:rPr>
          <w:rFonts w:cstheme="minorHAnsi"/>
          <w:lang w:val="en-GB"/>
        </w:rPr>
        <w:t xml:space="preserve">for the log-linear model, and inclusion of these could lead to significant negative interactions if </w:t>
      </w:r>
      <w:r w:rsidR="00CB0AD6" w:rsidRPr="00E071F1">
        <w:rPr>
          <w:rFonts w:cstheme="minorHAnsi"/>
          <w:lang w:val="en-GB"/>
        </w:rPr>
        <w:t xml:space="preserve">rates for large fish </w:t>
      </w:r>
      <w:r w:rsidR="001E6B6F" w:rsidRPr="00E071F1">
        <w:rPr>
          <w:rFonts w:cstheme="minorHAnsi"/>
          <w:lang w:val="en-GB"/>
        </w:rPr>
        <w:t>peak</w:t>
      </w:r>
      <w:r w:rsidR="004A406C" w:rsidRPr="00E071F1">
        <w:rPr>
          <w:rFonts w:cstheme="minorHAnsi"/>
          <w:lang w:val="en-GB"/>
        </w:rPr>
        <w:t xml:space="preserve"> </w:t>
      </w:r>
      <w:r w:rsidR="00CB0AD6" w:rsidRPr="00E071F1">
        <w:rPr>
          <w:rFonts w:cstheme="minorHAnsi"/>
          <w:lang w:val="en-GB"/>
        </w:rPr>
        <w:t xml:space="preserve">at </w:t>
      </w:r>
      <w:r w:rsidR="00A156DB" w:rsidRPr="00E071F1">
        <w:rPr>
          <w:rFonts w:cstheme="minorHAnsi"/>
          <w:lang w:val="en-GB"/>
        </w:rPr>
        <w:t xml:space="preserve">lower temperature. </w:t>
      </w:r>
      <w:r w:rsidR="00086A4F" w:rsidRPr="00E071F1">
        <w:rPr>
          <w:rFonts w:cstheme="minorHAnsi"/>
          <w:lang w:val="en-GB"/>
        </w:rPr>
        <w:t>T</w:t>
      </w:r>
      <w:r w:rsidR="008B33B8" w:rsidRPr="00E071F1">
        <w:rPr>
          <w:rFonts w:cstheme="minorHAnsi"/>
          <w:lang w:val="en-GB"/>
        </w:rPr>
        <w:t xml:space="preserve">he ecological </w:t>
      </w:r>
      <w:r w:rsidR="000034B6" w:rsidRPr="00E071F1">
        <w:rPr>
          <w:rFonts w:cstheme="minorHAnsi"/>
          <w:lang w:val="en-GB"/>
        </w:rPr>
        <w:t>implications</w:t>
      </w:r>
      <w:r w:rsidR="00A156DB" w:rsidRPr="00E071F1">
        <w:rPr>
          <w:rFonts w:cstheme="minorHAnsi"/>
          <w:lang w:val="en-GB"/>
        </w:rPr>
        <w:t xml:space="preserve"> of temperature-size interactions at sub</w:t>
      </w:r>
      <w:r w:rsidR="0010623B" w:rsidRPr="00E071F1">
        <w:rPr>
          <w:rFonts w:cstheme="minorHAnsi"/>
          <w:lang w:val="en-GB"/>
        </w:rPr>
        <w:t xml:space="preserve"> </w:t>
      </w:r>
      <w:r w:rsidR="003959C0" w:rsidRPr="00E071F1">
        <w:rPr>
          <w:rFonts w:cstheme="minorHAnsi"/>
          <w:lang w:val="en-GB"/>
        </w:rPr>
        <w:t xml:space="preserve">peak </w:t>
      </w:r>
      <w:r w:rsidR="00A156DB" w:rsidRPr="00E071F1">
        <w:rPr>
          <w:rFonts w:cstheme="minorHAnsi"/>
          <w:lang w:val="en-GB"/>
        </w:rPr>
        <w:t>temperatures</w:t>
      </w:r>
      <w:r w:rsidR="000034B6" w:rsidRPr="00E071F1">
        <w:rPr>
          <w:rFonts w:cstheme="minorHAnsi"/>
          <w:lang w:val="en-GB"/>
        </w:rPr>
        <w:t xml:space="preserve"> could therefore be</w:t>
      </w:r>
      <w:r w:rsidR="00086A4F" w:rsidRPr="00E071F1">
        <w:rPr>
          <w:rFonts w:cstheme="minorHAnsi"/>
          <w:lang w:val="en-GB"/>
        </w:rPr>
        <w:t xml:space="preserve"> small</w:t>
      </w:r>
      <w:r w:rsidR="001E16CD" w:rsidRPr="00E071F1">
        <w:rPr>
          <w:rFonts w:cstheme="minorHAnsi"/>
          <w:lang w:val="en-GB"/>
        </w:rPr>
        <w:t>,</w:t>
      </w:r>
      <w:r w:rsidR="0092705F" w:rsidRPr="00E071F1">
        <w:rPr>
          <w:rFonts w:cstheme="minorHAnsi"/>
          <w:lang w:val="en-GB"/>
        </w:rPr>
        <w:t xml:space="preserve"> although large</w:t>
      </w:r>
      <w:r w:rsidR="00223801" w:rsidRPr="00E071F1">
        <w:rPr>
          <w:rFonts w:cstheme="minorHAnsi"/>
          <w:lang w:val="en-GB"/>
        </w:rPr>
        <w:t>r</w:t>
      </w:r>
      <w:r w:rsidR="0092705F" w:rsidRPr="00E071F1">
        <w:rPr>
          <w:rFonts w:cstheme="minorHAnsi"/>
          <w:lang w:val="en-GB"/>
        </w:rPr>
        <w:t xml:space="preserve"> estimates have been reported </w:t>
      </w:r>
      <w:r w:rsidR="00223801" w:rsidRPr="00E071F1">
        <w:rPr>
          <w:rFonts w:cstheme="minorHAnsi"/>
          <w:lang w:val="en-GB"/>
        </w:rPr>
        <w:t>in single species studies</w:t>
      </w:r>
      <w:r w:rsidR="0026519A" w:rsidRPr="00E071F1">
        <w:rPr>
          <w:rFonts w:cstheme="minorHAnsi"/>
          <w:lang w:val="en-GB"/>
        </w:rPr>
        <w:t xml:space="preserve"> </w:t>
      </w:r>
      <w:r w:rsidR="00E62591" w:rsidRPr="00E071F1">
        <w:rPr>
          <w:rFonts w:cstheme="minorHAnsi"/>
        </w:rPr>
        <w:fldChar w:fldCharType="begin"/>
      </w:r>
      <w:r w:rsidR="00422B99" w:rsidRPr="00E071F1">
        <w:rPr>
          <w:rFonts w:cstheme="minorHAnsi"/>
          <w:lang w:val="en-GB"/>
        </w:rPr>
        <w:instrText xml:space="preserve"> ADDIN ZOTERO_ITEM CSL_CITATION {"citationID":"arv93v73gn","properties":{"formattedCitation":"(Ohlberger {\\i{}et al.} 2012)","plainCitation":"(Ohlberger et al. 2012)","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sidRPr="00E071F1">
        <w:rPr>
          <w:rFonts w:cstheme="minorHAnsi"/>
        </w:rPr>
        <w:fldChar w:fldCharType="separate"/>
      </w:r>
      <w:r w:rsidR="00592C85" w:rsidRPr="00E071F1">
        <w:rPr>
          <w:lang w:val="en-GB"/>
        </w:rPr>
        <w:t xml:space="preserve">(Ohlberger </w:t>
      </w:r>
      <w:r w:rsidR="00592C85" w:rsidRPr="00E071F1">
        <w:rPr>
          <w:i/>
          <w:iCs/>
          <w:lang w:val="en-GB"/>
        </w:rPr>
        <w:t>et al.</w:t>
      </w:r>
      <w:r w:rsidR="00592C85" w:rsidRPr="00E071F1">
        <w:rPr>
          <w:lang w:val="en-GB"/>
        </w:rPr>
        <w:t xml:space="preserve"> 2012)</w:t>
      </w:r>
      <w:r w:rsidR="00E62591" w:rsidRPr="00E071F1">
        <w:rPr>
          <w:rFonts w:cstheme="minorHAnsi"/>
        </w:rPr>
        <w:fldChar w:fldCharType="end"/>
      </w:r>
      <w:r w:rsidR="004A2454" w:rsidRPr="00E071F1">
        <w:rPr>
          <w:rFonts w:cstheme="minorHAnsi"/>
          <w:lang w:val="en-GB"/>
        </w:rPr>
        <w:t>. It could also be that the overall effect is masked by variation between species, as studies have found both positive and negative interaction</w:t>
      </w:r>
      <w:r w:rsidR="00313CE7">
        <w:rPr>
          <w:rFonts w:cstheme="minorHAnsi"/>
          <w:lang w:val="en-GB"/>
        </w:rPr>
        <w:t>s</w:t>
      </w:r>
      <w:r w:rsidR="004A2454" w:rsidRPr="00E071F1">
        <w:rPr>
          <w:rFonts w:cstheme="minorHAnsi"/>
          <w:lang w:val="en-GB"/>
        </w:rPr>
        <w:t xml:space="preserve"> </w:t>
      </w:r>
      <w:r w:rsidR="0091477E" w:rsidRPr="00E071F1">
        <w:rPr>
          <w:rFonts w:cstheme="minorHAnsi"/>
          <w:lang w:val="en-GB"/>
        </w:rPr>
        <w:t xml:space="preserve">between mass and temperature </w:t>
      </w:r>
      <w:r w:rsidR="00074353" w:rsidRPr="00E071F1">
        <w:rPr>
          <w:rFonts w:cstheme="minorHAnsi"/>
        </w:rPr>
        <w:fldChar w:fldCharType="begin"/>
      </w:r>
      <w:r w:rsidR="002E281F">
        <w:rPr>
          <w:rFonts w:cstheme="minorHAnsi"/>
          <w:lang w:val="en-GB"/>
        </w:rPr>
        <w:instrText xml:space="preserve"> ADDIN ZOTERO_ITEM CSL_CITATION {"citationID":"a1g5nfhirff","properties":{"formattedCitation":"(Ohlberger {\\i{}et al.} 2012; Messmer {\\i{}et al.} 2017; Lindmark {\\i{}et al.} 2018)","plainCitation":"(Ohlberger et al. 2012; Messmer et al. 2017;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sidRPr="00E071F1">
        <w:rPr>
          <w:rFonts w:cstheme="minorHAnsi"/>
        </w:rPr>
        <w:fldChar w:fldCharType="separate"/>
      </w:r>
      <w:r w:rsidR="002E281F" w:rsidRPr="002E281F">
        <w:rPr>
          <w:rFonts w:ascii="Times New Roman" w:cs="Times New Roman"/>
          <w:lang w:val="en-GB"/>
        </w:rPr>
        <w:t xml:space="preserve">(Ohlberger </w:t>
      </w:r>
      <w:r w:rsidR="002E281F" w:rsidRPr="002E281F">
        <w:rPr>
          <w:rFonts w:ascii="Times New Roman" w:cs="Times New Roman"/>
          <w:i/>
          <w:iCs/>
          <w:lang w:val="en-GB"/>
        </w:rPr>
        <w:t>et al.</w:t>
      </w:r>
      <w:r w:rsidR="002E281F" w:rsidRPr="002E281F">
        <w:rPr>
          <w:rFonts w:ascii="Times New Roman" w:cs="Times New Roman"/>
          <w:lang w:val="en-GB"/>
        </w:rPr>
        <w:t xml:space="preserve"> 2012; Messmer </w:t>
      </w:r>
      <w:r w:rsidR="002E281F" w:rsidRPr="002E281F">
        <w:rPr>
          <w:rFonts w:ascii="Times New Roman" w:cs="Times New Roman"/>
          <w:i/>
          <w:iCs/>
          <w:lang w:val="en-GB"/>
        </w:rPr>
        <w:t>et al.</w:t>
      </w:r>
      <w:r w:rsidR="002E281F" w:rsidRPr="002E281F">
        <w:rPr>
          <w:rFonts w:ascii="Times New Roman" w:cs="Times New Roman"/>
          <w:lang w:val="en-GB"/>
        </w:rPr>
        <w:t xml:space="preserve"> 2017; Lindmark </w:t>
      </w:r>
      <w:r w:rsidR="002E281F" w:rsidRPr="002E281F">
        <w:rPr>
          <w:rFonts w:ascii="Times New Roman" w:cs="Times New Roman"/>
          <w:i/>
          <w:iCs/>
          <w:lang w:val="en-GB"/>
        </w:rPr>
        <w:t>et al.</w:t>
      </w:r>
      <w:r w:rsidR="002E281F" w:rsidRPr="002E281F">
        <w:rPr>
          <w:rFonts w:ascii="Times New Roman" w:cs="Times New Roman"/>
          <w:lang w:val="en-GB"/>
        </w:rPr>
        <w:t xml:space="preserve"> 2018)</w:t>
      </w:r>
      <w:r w:rsidR="00074353" w:rsidRPr="00E071F1">
        <w:rPr>
          <w:rFonts w:cstheme="minorHAnsi"/>
        </w:rPr>
        <w:fldChar w:fldCharType="end"/>
      </w:r>
      <w:r w:rsidR="0092705F" w:rsidRPr="00E071F1">
        <w:rPr>
          <w:rFonts w:cstheme="minorHAnsi"/>
          <w:lang w:val="en-GB"/>
        </w:rPr>
        <w:t xml:space="preserve">. </w:t>
      </w:r>
      <w:r w:rsidR="00FC7747" w:rsidRPr="00E071F1">
        <w:rPr>
          <w:rFonts w:cstheme="minorHAnsi"/>
          <w:lang w:val="en-GB"/>
        </w:rPr>
        <w:t xml:space="preserve">Given the </w:t>
      </w:r>
      <w:r w:rsidR="005425AF" w:rsidRPr="00E071F1">
        <w:rPr>
          <w:rFonts w:cstheme="minorHAnsi"/>
          <w:lang w:val="en-GB"/>
        </w:rPr>
        <w:lastRenderedPageBreak/>
        <w:t>between-</w:t>
      </w:r>
      <w:r w:rsidR="00FC7747" w:rsidRPr="00E071F1">
        <w:rPr>
          <w:rFonts w:cstheme="minorHAnsi"/>
          <w:lang w:val="en-GB"/>
        </w:rPr>
        <w:t>species</w:t>
      </w:r>
      <w:r w:rsidR="004D1D80" w:rsidRPr="00E071F1">
        <w:rPr>
          <w:rFonts w:cstheme="minorHAnsi"/>
          <w:lang w:val="en-GB"/>
        </w:rPr>
        <w:t xml:space="preserve"> </w:t>
      </w:r>
      <w:r w:rsidR="00FC7747" w:rsidRPr="00E071F1">
        <w:rPr>
          <w:rFonts w:cstheme="minorHAnsi"/>
          <w:lang w:val="en-GB"/>
        </w:rPr>
        <w:t>variation</w:t>
      </w:r>
      <w:r w:rsidR="003645E1" w:rsidRPr="00E071F1">
        <w:rPr>
          <w:rFonts w:cstheme="minorHAnsi"/>
          <w:lang w:val="en-GB"/>
        </w:rPr>
        <w:t>, o</w:t>
      </w:r>
      <w:r w:rsidR="00AC1705" w:rsidRPr="00E071F1">
        <w:rPr>
          <w:rFonts w:cstheme="minorHAnsi"/>
          <w:lang w:val="en-GB"/>
        </w:rPr>
        <w:t xml:space="preserve">ne approach forward could be </w:t>
      </w:r>
      <w:r w:rsidR="004C2735" w:rsidRPr="00E071F1">
        <w:rPr>
          <w:rFonts w:cstheme="minorHAnsi"/>
          <w:lang w:val="en-GB"/>
        </w:rPr>
        <w:t xml:space="preserve">to </w:t>
      </w:r>
      <w:r w:rsidR="00041873" w:rsidRPr="00E071F1">
        <w:rPr>
          <w:rFonts w:cstheme="minorHAnsi"/>
          <w:lang w:val="en-GB"/>
        </w:rPr>
        <w:t xml:space="preserve">control for taxonomic </w:t>
      </w:r>
      <w:r w:rsidR="007B601E" w:rsidRPr="00E071F1">
        <w:rPr>
          <w:rFonts w:cstheme="minorHAnsi"/>
          <w:lang w:val="en-GB"/>
        </w:rPr>
        <w:t>structure at multiple levels</w:t>
      </w:r>
      <w:r w:rsidR="0091477E" w:rsidRPr="00E071F1">
        <w:rPr>
          <w:rFonts w:cstheme="minorHAnsi"/>
          <w:lang w:val="en-GB"/>
        </w:rPr>
        <w:t xml:space="preserve"> when assessing intraspecific mass- and temperature</w:t>
      </w:r>
      <w:r w:rsidR="0010623B" w:rsidRPr="00E071F1">
        <w:rPr>
          <w:rFonts w:cstheme="minorHAnsi"/>
          <w:lang w:val="en-GB"/>
        </w:rPr>
        <w:t xml:space="preserve"> </w:t>
      </w:r>
      <w:r w:rsidR="0091477E" w:rsidRPr="00E071F1">
        <w:rPr>
          <w:rFonts w:cstheme="minorHAnsi"/>
          <w:lang w:val="en-GB"/>
        </w:rPr>
        <w:t>scaling of these rates</w:t>
      </w:r>
      <w:r w:rsidR="00D4043D" w:rsidRPr="00E071F1">
        <w:rPr>
          <w:rFonts w:cstheme="minorHAnsi"/>
          <w:lang w:val="en-GB"/>
        </w:rPr>
        <w:t>.</w:t>
      </w:r>
    </w:p>
    <w:p w14:paraId="56F0C226" w14:textId="6FD2F317" w:rsidR="00794220" w:rsidRPr="00E071F1" w:rsidDel="00F3569B" w:rsidRDefault="00794220" w:rsidP="00D22802">
      <w:pPr>
        <w:spacing w:line="480" w:lineRule="auto"/>
        <w:ind w:firstLine="284"/>
        <w:contextualSpacing/>
        <w:jc w:val="both"/>
        <w:rPr>
          <w:del w:id="738" w:author="Max Lindmark" w:date="2020-09-10T21:21:00Z"/>
          <w:rFonts w:cstheme="minorHAnsi"/>
          <w:lang w:val="en-GB"/>
        </w:rPr>
      </w:pPr>
      <w:ins w:id="739" w:author="Max Lindmark" w:date="2020-09-10T21:20:00Z">
        <w:r w:rsidRPr="00AE4A5F">
          <w:rPr>
            <w:lang w:val="en-GB"/>
          </w:rPr>
          <w:t xml:space="preserve">While </w:t>
        </w:r>
        <w:r w:rsidRPr="00972C7F">
          <w:rPr>
            <w:rFonts w:cstheme="minorHAnsi"/>
            <w:lang w:val="en-GB"/>
          </w:rPr>
          <w:t xml:space="preserve">the </w:t>
        </w:r>
        <w:r>
          <w:rPr>
            <w:rFonts w:cstheme="minorHAnsi"/>
            <w:lang w:val="en-GB"/>
          </w:rPr>
          <w:t xml:space="preserve">numbers of </w:t>
        </w:r>
        <w:r w:rsidR="000C2BCE">
          <w:rPr>
            <w:rFonts w:cstheme="minorHAnsi"/>
            <w:lang w:val="en-GB"/>
          </w:rPr>
          <w:t>temperature-replicates pe</w:t>
        </w:r>
      </w:ins>
      <w:ins w:id="740" w:author="Max Lindmark" w:date="2020-09-10T21:21:00Z">
        <w:r w:rsidR="000C2BCE">
          <w:rPr>
            <w:rFonts w:cstheme="minorHAnsi"/>
            <w:lang w:val="en-GB"/>
          </w:rPr>
          <w:t xml:space="preserve">r size range within species </w:t>
        </w:r>
      </w:ins>
      <w:ins w:id="741" w:author="Max Lindmark" w:date="2020-09-10T21:20:00Z">
        <w:r>
          <w:rPr>
            <w:rFonts w:cstheme="minorHAnsi"/>
            <w:lang w:val="en-GB"/>
          </w:rPr>
          <w:t>in our dataset is</w:t>
        </w:r>
        <w:r w:rsidRPr="00972C7F">
          <w:rPr>
            <w:rFonts w:cstheme="minorHAnsi"/>
            <w:lang w:val="en-GB"/>
          </w:rPr>
          <w:t xml:space="preserve"> relatively small</w:t>
        </w:r>
        <w:r>
          <w:rPr>
            <w:rFonts w:cstheme="minorHAnsi"/>
            <w:lang w:val="en-GB"/>
          </w:rPr>
          <w:t xml:space="preserve"> due to strict </w:t>
        </w:r>
        <w:r w:rsidRPr="004559BC">
          <w:rPr>
            <w:rFonts w:cstheme="minorHAnsi"/>
            <w:lang w:val="en-GB"/>
          </w:rPr>
          <w:t>selection criteria</w:t>
        </w:r>
        <w:r>
          <w:rPr>
            <w:rFonts w:cstheme="minorHAnsi"/>
            <w:lang w:val="en-GB"/>
          </w:rPr>
          <w:t xml:space="preserve">, our approach allows for </w:t>
        </w:r>
        <w:r w:rsidRPr="00A359D9">
          <w:rPr>
            <w:rFonts w:cstheme="minorHAnsi"/>
            <w:lang w:val="en-GB"/>
          </w:rPr>
          <w:t>jointly estimat</w:t>
        </w:r>
        <w:r>
          <w:rPr>
            <w:rFonts w:cstheme="minorHAnsi"/>
            <w:lang w:val="en-GB"/>
          </w:rPr>
          <w:t>ing</w:t>
        </w:r>
        <w:r w:rsidRPr="00A359D9">
          <w:rPr>
            <w:rFonts w:cstheme="minorHAnsi"/>
            <w:lang w:val="en-GB"/>
          </w:rPr>
          <w:t xml:space="preserve"> the effects of mass- and temperature</w:t>
        </w:r>
        <w:r>
          <w:rPr>
            <w:rFonts w:cstheme="minorHAnsi"/>
            <w:lang w:val="en-GB"/>
          </w:rPr>
          <w:t xml:space="preserve">, which is particularly important </w:t>
        </w:r>
        <w:r w:rsidRPr="001621C0">
          <w:rPr>
            <w:rFonts w:cstheme="minorHAnsi"/>
            <w:lang w:val="en-GB"/>
          </w:rPr>
          <w:t>when scaling coefficients differ from general predictions</w:t>
        </w:r>
        <w:r>
          <w:rPr>
            <w:rFonts w:cstheme="minorHAnsi"/>
            <w:lang w:val="en-GB"/>
          </w:rPr>
          <w:t>. In addition, the</w:t>
        </w:r>
        <w:r w:rsidRPr="00A359D9">
          <w:rPr>
            <w:rFonts w:cstheme="minorHAnsi"/>
            <w:lang w:val="en-GB"/>
          </w:rPr>
          <w:t xml:space="preserve"> hierarchical Bayesian model</w:t>
        </w:r>
        <w:r>
          <w:rPr>
            <w:rFonts w:cstheme="minorHAnsi"/>
            <w:lang w:val="en-GB"/>
          </w:rPr>
          <w:t xml:space="preserve"> </w:t>
        </w:r>
        <w:r w:rsidRPr="00A359D9">
          <w:rPr>
            <w:rFonts w:cstheme="minorHAnsi"/>
            <w:lang w:val="en-GB"/>
          </w:rPr>
          <w:t>with literature-informed priors</w:t>
        </w:r>
        <w:r>
          <w:rPr>
            <w:rFonts w:cstheme="minorHAnsi"/>
            <w:lang w:val="en-GB"/>
          </w:rPr>
          <w:t xml:space="preserve"> helps</w:t>
        </w:r>
        <w:r w:rsidRPr="00A359D9">
          <w:rPr>
            <w:rFonts w:cstheme="minorHAnsi"/>
            <w:lang w:val="en-GB"/>
          </w:rPr>
          <w:t xml:space="preserve"> overcome </w:t>
        </w:r>
        <w:r>
          <w:rPr>
            <w:rFonts w:cstheme="minorHAnsi"/>
            <w:lang w:val="en-GB"/>
          </w:rPr>
          <w:t>limitations of</w:t>
        </w:r>
        <w:r w:rsidRPr="00A359D9">
          <w:rPr>
            <w:rFonts w:cstheme="minorHAnsi"/>
            <w:lang w:val="en-GB"/>
          </w:rPr>
          <w:t xml:space="preserve"> small data sets</w:t>
        </w:r>
        <w:r>
          <w:rPr>
            <w:rFonts w:cstheme="minorHAnsi"/>
            <w:lang w:val="en-GB"/>
          </w:rPr>
          <w:t xml:space="preserve"> by incorporating prior knowledge and borrowing information across species</w:t>
        </w:r>
      </w:ins>
      <w:ins w:id="742" w:author="Max Lindmark" w:date="2020-09-10T21:21:00Z">
        <w:r w:rsidR="00F3569B">
          <w:rPr>
            <w:rFonts w:cstheme="minorHAnsi"/>
            <w:lang w:val="en-GB"/>
          </w:rPr>
          <w:t>.</w:t>
        </w:r>
      </w:ins>
    </w:p>
    <w:p w14:paraId="3B9EF19E" w14:textId="7653D055" w:rsidR="00D866A9" w:rsidRPr="00E071F1" w:rsidRDefault="009C6A68" w:rsidP="00F3569B">
      <w:pPr>
        <w:spacing w:line="480" w:lineRule="auto"/>
        <w:ind w:firstLine="284"/>
        <w:contextualSpacing/>
        <w:jc w:val="both"/>
        <w:rPr>
          <w:rFonts w:cstheme="minorHAnsi"/>
          <w:lang w:val="en-GB"/>
        </w:rPr>
      </w:pPr>
      <w:del w:id="743" w:author="Max Lindmark" w:date="2020-09-10T21:21:00Z">
        <w:r w:rsidRPr="00E071F1" w:rsidDel="00F3569B">
          <w:rPr>
            <w:lang w:val="en-GB"/>
          </w:rPr>
          <w:delText xml:space="preserve">Because we evaluated the joint effect of body mass and temperature on rates of body growth, metabolism and consumption, the number of studies included in our analysis constitutes a small fraction of the available </w:delText>
        </w:r>
        <w:r w:rsidR="0091477E" w:rsidRPr="00E071F1" w:rsidDel="00F3569B">
          <w:rPr>
            <w:lang w:val="en-GB"/>
          </w:rPr>
          <w:delText xml:space="preserve">experimental </w:delText>
        </w:r>
        <w:r w:rsidRPr="00E071F1" w:rsidDel="00F3569B">
          <w:rPr>
            <w:lang w:val="en-GB"/>
          </w:rPr>
          <w:delText>data</w:delText>
        </w:r>
        <w:r w:rsidR="0091477E" w:rsidRPr="00E071F1" w:rsidDel="00F3569B">
          <w:rPr>
            <w:lang w:val="en-GB"/>
          </w:rPr>
          <w:delText>, which mostly consists of</w:delText>
        </w:r>
        <w:r w:rsidRPr="00E071F1" w:rsidDel="00F3569B">
          <w:rPr>
            <w:lang w:val="en-GB"/>
          </w:rPr>
          <w:delText xml:space="preserve"> experiments </w:delText>
        </w:r>
        <w:r w:rsidR="005C16B6" w:rsidRPr="00E071F1" w:rsidDel="00F3569B">
          <w:rPr>
            <w:lang w:val="en-GB"/>
          </w:rPr>
          <w:delText xml:space="preserve">varying either </w:delText>
        </w:r>
        <w:r w:rsidRPr="00E071F1" w:rsidDel="00F3569B">
          <w:rPr>
            <w:lang w:val="en-GB"/>
          </w:rPr>
          <w:delText>temperature or body size</w:delText>
        </w:r>
        <w:r w:rsidR="005C16B6" w:rsidRPr="00E071F1" w:rsidDel="00F3569B">
          <w:rPr>
            <w:lang w:val="en-GB"/>
          </w:rPr>
          <w:delText>, not both</w:delText>
        </w:r>
        <w:r w:rsidRPr="00E071F1" w:rsidDel="00F3569B">
          <w:rPr>
            <w:lang w:val="en-GB"/>
          </w:rPr>
          <w:delText xml:space="preserve"> (Appendix S1).</w:delText>
        </w:r>
        <w:r w:rsidR="00DB3199" w:rsidRPr="00E071F1" w:rsidDel="00F3569B">
          <w:rPr>
            <w:lang w:val="en-GB"/>
          </w:rPr>
          <w:delText xml:space="preserve"> </w:delText>
        </w:r>
        <w:r w:rsidR="00086A4F" w:rsidRPr="00E071F1" w:rsidDel="00F3569B">
          <w:rPr>
            <w:rFonts w:cstheme="minorHAnsi"/>
            <w:lang w:val="en-GB"/>
          </w:rPr>
          <w:delText xml:space="preserve">It also resulted in </w:delText>
        </w:r>
        <w:r w:rsidR="00BB3896" w:rsidRPr="00E071F1" w:rsidDel="00F3569B">
          <w:rPr>
            <w:rFonts w:cstheme="minorHAnsi"/>
            <w:lang w:val="en-GB"/>
          </w:rPr>
          <w:delText xml:space="preserve">that the </w:delText>
        </w:r>
        <w:r w:rsidR="00A359D9" w:rsidRPr="00E071F1" w:rsidDel="00F3569B">
          <w:rPr>
            <w:rFonts w:cstheme="minorHAnsi"/>
            <w:lang w:val="en-GB"/>
          </w:rPr>
          <w:delText xml:space="preserve">numbers of </w:delText>
        </w:r>
        <w:r w:rsidR="008E387B" w:rsidRPr="00E071F1" w:rsidDel="00F3569B">
          <w:rPr>
            <w:rFonts w:cstheme="minorHAnsi"/>
            <w:lang w:val="en-GB"/>
          </w:rPr>
          <w:delText>size replicates within each temperature treatment</w:delText>
        </w:r>
        <w:r w:rsidR="0091477E" w:rsidRPr="00E071F1" w:rsidDel="00F3569B">
          <w:rPr>
            <w:rFonts w:cstheme="minorHAnsi"/>
            <w:lang w:val="en-GB"/>
          </w:rPr>
          <w:delText>,</w:delText>
        </w:r>
        <w:r w:rsidR="008E387B" w:rsidRPr="00E071F1" w:rsidDel="00F3569B">
          <w:rPr>
            <w:rFonts w:cstheme="minorHAnsi"/>
            <w:lang w:val="en-GB"/>
          </w:rPr>
          <w:delText xml:space="preserve"> or vice versa</w:delText>
        </w:r>
        <w:r w:rsidR="0091477E" w:rsidRPr="00E071F1" w:rsidDel="00F3569B">
          <w:rPr>
            <w:rFonts w:cstheme="minorHAnsi"/>
            <w:lang w:val="en-GB"/>
          </w:rPr>
          <w:delText>,</w:delText>
        </w:r>
        <w:r w:rsidR="008E387B" w:rsidRPr="00E071F1" w:rsidDel="00F3569B">
          <w:rPr>
            <w:rFonts w:cstheme="minorHAnsi"/>
            <w:lang w:val="en-GB"/>
          </w:rPr>
          <w:delText xml:space="preserve"> are relatively small</w:delText>
        </w:r>
        <w:r w:rsidR="00301987" w:rsidRPr="00E071F1" w:rsidDel="00F3569B">
          <w:rPr>
            <w:rFonts w:cstheme="minorHAnsi"/>
            <w:lang w:val="en-GB"/>
          </w:rPr>
          <w:delText>.</w:delText>
        </w:r>
        <w:r w:rsidR="008D6EAF" w:rsidRPr="00E071F1" w:rsidDel="00F3569B">
          <w:rPr>
            <w:rFonts w:cstheme="minorHAnsi"/>
            <w:lang w:val="en-GB"/>
          </w:rPr>
          <w:delText xml:space="preserve"> </w:delText>
        </w:r>
        <w:r w:rsidR="00A1793C" w:rsidRPr="00E071F1" w:rsidDel="00F3569B">
          <w:rPr>
            <w:rFonts w:cstheme="minorHAnsi"/>
            <w:lang w:val="en-GB"/>
          </w:rPr>
          <w:delText>The relatively small amount of data is especially evident for the consumption experiments, which show larger variation both within and between species</w:delText>
        </w:r>
        <w:r w:rsidR="00C46C9C" w:rsidRPr="00E071F1" w:rsidDel="00F3569B">
          <w:rPr>
            <w:rFonts w:cstheme="minorHAnsi"/>
            <w:lang w:val="en-GB"/>
          </w:rPr>
          <w:delText>, compared to metabolism</w:delText>
        </w:r>
        <w:r w:rsidR="00A1793C" w:rsidRPr="00E071F1" w:rsidDel="00F3569B">
          <w:rPr>
            <w:rFonts w:cstheme="minorHAnsi"/>
            <w:lang w:val="en-GB"/>
          </w:rPr>
          <w:delText xml:space="preserve">. This is likely due to the more manual estimations in feeding experiments (e.g. weighing added food and subtracting uneaten food) compared to </w:delText>
        </w:r>
        <w:r w:rsidR="009C577C" w:rsidRPr="00E071F1" w:rsidDel="00F3569B">
          <w:rPr>
            <w:rFonts w:cstheme="minorHAnsi"/>
            <w:lang w:val="en-GB"/>
          </w:rPr>
          <w:delText xml:space="preserve">growth experiments or </w:delText>
        </w:r>
        <w:r w:rsidR="00CC1ACD" w:rsidRPr="00E071F1" w:rsidDel="00F3569B">
          <w:rPr>
            <w:rFonts w:cstheme="minorHAnsi"/>
            <w:lang w:val="en-GB"/>
          </w:rPr>
          <w:delText xml:space="preserve">automatically </w:delText>
        </w:r>
        <w:r w:rsidR="00024997" w:rsidRPr="00E071F1" w:rsidDel="00F3569B">
          <w:rPr>
            <w:rFonts w:cstheme="minorHAnsi"/>
            <w:lang w:val="en-GB"/>
          </w:rPr>
          <w:delText xml:space="preserve">measuring </w:delText>
        </w:r>
        <w:r w:rsidR="00086A4F" w:rsidRPr="00E071F1" w:rsidDel="00F3569B">
          <w:rPr>
            <w:rFonts w:cstheme="minorHAnsi"/>
            <w:lang w:val="en-GB"/>
          </w:rPr>
          <w:delText>oxygen depletion rates</w:delText>
        </w:r>
        <w:r w:rsidR="00A1793C" w:rsidRPr="00E071F1" w:rsidDel="00F3569B">
          <w:rPr>
            <w:rFonts w:cstheme="minorHAnsi"/>
            <w:lang w:val="en-GB"/>
          </w:rPr>
          <w:delText>.</w:delText>
        </w:r>
        <w:r w:rsidR="003D6C6B" w:rsidRPr="00E071F1" w:rsidDel="00F3569B">
          <w:rPr>
            <w:rFonts w:cstheme="minorHAnsi"/>
            <w:lang w:val="en-GB"/>
          </w:rPr>
          <w:delText xml:space="preserve"> Therefore, the data collated here contains uncertainty from many sources, including differences in experimental protocols.</w:delText>
        </w:r>
        <w:r w:rsidR="009D1B6E" w:rsidRPr="00E071F1" w:rsidDel="00F3569B">
          <w:rPr>
            <w:rFonts w:cstheme="minorHAnsi"/>
            <w:lang w:val="en-GB"/>
          </w:rPr>
          <w:delText xml:space="preserve"> </w:delText>
        </w:r>
        <w:r w:rsidR="005A608A" w:rsidRPr="00E071F1" w:rsidDel="00F3569B">
          <w:rPr>
            <w:rFonts w:cstheme="minorHAnsi"/>
            <w:lang w:val="en-GB"/>
          </w:rPr>
          <w:delText>O</w:delText>
        </w:r>
        <w:r w:rsidR="009D1B6E" w:rsidRPr="00E071F1" w:rsidDel="00F3569B">
          <w:rPr>
            <w:rFonts w:cstheme="minorHAnsi"/>
            <w:lang w:val="en-GB"/>
          </w:rPr>
          <w:delText xml:space="preserve">ur selection criteria </w:delText>
        </w:r>
        <w:r w:rsidR="00B10FA5" w:rsidRPr="00E071F1" w:rsidDel="00F3569B">
          <w:rPr>
            <w:rFonts w:cstheme="minorHAnsi"/>
            <w:lang w:val="en-GB"/>
          </w:rPr>
          <w:delText>lead to using a small fraction of all available data</w:delText>
        </w:r>
        <w:r w:rsidR="005A608A" w:rsidRPr="00E071F1" w:rsidDel="00F3569B">
          <w:rPr>
            <w:rFonts w:cstheme="minorHAnsi"/>
            <w:lang w:val="en-GB"/>
          </w:rPr>
          <w:delText xml:space="preserve"> being used</w:delText>
        </w:r>
        <w:r w:rsidR="00B10FA5" w:rsidRPr="00E071F1" w:rsidDel="00F3569B">
          <w:rPr>
            <w:rFonts w:cstheme="minorHAnsi"/>
            <w:lang w:val="en-GB"/>
          </w:rPr>
          <w:delText>, which limits the hierarchical model structures we can consider</w:delText>
        </w:r>
        <w:r w:rsidR="00170958" w:rsidRPr="00E071F1" w:rsidDel="00F3569B">
          <w:rPr>
            <w:rFonts w:cstheme="minorHAnsi"/>
            <w:lang w:val="en-GB"/>
          </w:rPr>
          <w:delText xml:space="preserve">. </w:delText>
        </w:r>
        <w:r w:rsidR="00734BCD" w:rsidRPr="00E071F1" w:rsidDel="00F3569B">
          <w:rPr>
            <w:rFonts w:cstheme="minorHAnsi"/>
            <w:lang w:val="en-GB"/>
          </w:rPr>
          <w:delText xml:space="preserve">However, as it is important to jointly estimate the effects of mass- and temperature when scaling coefficients differ from general predictions </w:delText>
        </w:r>
        <w:r w:rsidR="00734BCD" w:rsidRPr="00E071F1" w:rsidDel="00F3569B">
          <w:rPr>
            <w:rFonts w:cstheme="minorHAnsi"/>
          </w:rPr>
          <w:fldChar w:fldCharType="begin"/>
        </w:r>
        <w:r w:rsidR="00422B99" w:rsidRPr="00E071F1" w:rsidDel="00F3569B">
          <w:rPr>
            <w:rFonts w:cstheme="minorHAnsi"/>
            <w:lang w:val="en-GB"/>
          </w:rPr>
          <w:delInstrText xml:space="preserve"> ADDIN ZOTERO_ITEM CSL_CITATION {"citationID":"a1tqv4dcmh3","properties":{"formattedCitation":"(Downs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delInstrText>
        </w:r>
        <w:r w:rsidR="00734BCD" w:rsidRPr="00E071F1" w:rsidDel="00F3569B">
          <w:rPr>
            <w:rFonts w:cstheme="minorHAnsi"/>
          </w:rPr>
          <w:fldChar w:fldCharType="separate"/>
        </w:r>
        <w:r w:rsidR="00734BCD" w:rsidRPr="00E071F1" w:rsidDel="00F3569B">
          <w:rPr>
            <w:lang w:val="en-GB"/>
          </w:rPr>
          <w:delText xml:space="preserve">(Downs </w:delText>
        </w:r>
        <w:r w:rsidR="00734BCD" w:rsidRPr="00E071F1" w:rsidDel="00F3569B">
          <w:rPr>
            <w:i/>
            <w:iCs/>
            <w:lang w:val="en-GB"/>
          </w:rPr>
          <w:delText>et al.</w:delText>
        </w:r>
        <w:r w:rsidR="00734BCD" w:rsidRPr="00E071F1" w:rsidDel="00F3569B">
          <w:rPr>
            <w:lang w:val="en-GB"/>
          </w:rPr>
          <w:delText xml:space="preserve"> 2008)</w:delText>
        </w:r>
        <w:r w:rsidR="00734BCD" w:rsidRPr="00E071F1" w:rsidDel="00F3569B">
          <w:rPr>
            <w:rFonts w:cstheme="minorHAnsi"/>
          </w:rPr>
          <w:fldChar w:fldCharType="end"/>
        </w:r>
        <w:r w:rsidR="00734BCD" w:rsidRPr="00E071F1" w:rsidDel="00F3569B">
          <w:rPr>
            <w:rFonts w:cstheme="minorHAnsi"/>
            <w:lang w:val="en-GB"/>
          </w:rPr>
          <w:delText xml:space="preserve">, we argue that </w:delText>
        </w:r>
        <w:r w:rsidR="00B10FA5" w:rsidRPr="00E071F1" w:rsidDel="00F3569B">
          <w:rPr>
            <w:rFonts w:cstheme="minorHAnsi"/>
            <w:lang w:val="en-GB"/>
          </w:rPr>
          <w:delText>our approach also has merit</w:delText>
        </w:r>
        <w:r w:rsidR="0091477E" w:rsidRPr="00E071F1" w:rsidDel="00F3569B">
          <w:rPr>
            <w:rFonts w:cstheme="minorHAnsi"/>
            <w:lang w:val="en-GB"/>
          </w:rPr>
          <w:delText>, because</w:delText>
        </w:r>
        <w:r w:rsidR="00CD663E" w:rsidRPr="00E071F1" w:rsidDel="00F3569B">
          <w:rPr>
            <w:rFonts w:cstheme="minorHAnsi"/>
            <w:lang w:val="en-GB"/>
          </w:rPr>
          <w:delText xml:space="preserve"> </w:delText>
        </w:r>
        <w:r w:rsidR="004406DF" w:rsidRPr="00E071F1" w:rsidDel="00F3569B">
          <w:rPr>
            <w:rFonts w:cstheme="minorHAnsi"/>
            <w:lang w:val="en-GB"/>
          </w:rPr>
          <w:delText>hierarchical</w:delText>
        </w:r>
        <w:r w:rsidR="00D866A9" w:rsidRPr="00E071F1" w:rsidDel="00F3569B">
          <w:rPr>
            <w:rFonts w:cstheme="minorHAnsi"/>
            <w:lang w:val="en-GB"/>
          </w:rPr>
          <w:delText xml:space="preserve"> models </w:delText>
        </w:r>
        <w:r w:rsidR="00DB1BC5" w:rsidRPr="00E071F1" w:rsidDel="00F3569B">
          <w:rPr>
            <w:rFonts w:cstheme="minorHAnsi"/>
            <w:lang w:val="en-GB"/>
          </w:rPr>
          <w:delText xml:space="preserve">(e.g. in a Bayesian framework with </w:delText>
        </w:r>
        <w:r w:rsidR="00D866A9" w:rsidRPr="00E071F1" w:rsidDel="00F3569B">
          <w:rPr>
            <w:rFonts w:cstheme="minorHAnsi"/>
            <w:lang w:val="en-GB"/>
          </w:rPr>
          <w:delText>literature-informed priors</w:delText>
        </w:r>
        <w:r w:rsidR="00DB1BC5" w:rsidRPr="00E071F1" w:rsidDel="00F3569B">
          <w:rPr>
            <w:rFonts w:cstheme="minorHAnsi"/>
            <w:lang w:val="en-GB"/>
          </w:rPr>
          <w:delText>)</w:delText>
        </w:r>
        <w:r w:rsidR="0091477E" w:rsidRPr="00E071F1" w:rsidDel="00F3569B">
          <w:rPr>
            <w:rFonts w:cstheme="minorHAnsi"/>
            <w:lang w:val="en-GB"/>
          </w:rPr>
          <w:delText xml:space="preserve"> </w:delText>
        </w:r>
        <w:r w:rsidR="00682627" w:rsidRPr="00E071F1" w:rsidDel="00F3569B">
          <w:rPr>
            <w:rFonts w:cstheme="minorHAnsi"/>
            <w:lang w:val="en-GB"/>
          </w:rPr>
          <w:delText xml:space="preserve">can </w:delText>
        </w:r>
        <w:r w:rsidR="0091477E" w:rsidRPr="00E071F1" w:rsidDel="00F3569B">
          <w:rPr>
            <w:rFonts w:cstheme="minorHAnsi"/>
            <w:lang w:val="en-GB"/>
          </w:rPr>
          <w:delText>overcome difficulties with small data sets.</w:delText>
        </w:r>
      </w:del>
      <w:r w:rsidR="0091477E" w:rsidRPr="00E071F1">
        <w:rPr>
          <w:rFonts w:cstheme="minorHAnsi"/>
          <w:lang w:val="en-GB"/>
        </w:rPr>
        <w:t xml:space="preserve"> </w:t>
      </w:r>
    </w:p>
    <w:p w14:paraId="4907015A" w14:textId="099D8A2A" w:rsidR="009F1BB9" w:rsidRDefault="00136C96" w:rsidP="002E3379">
      <w:pPr>
        <w:spacing w:line="480" w:lineRule="auto"/>
        <w:ind w:firstLine="284"/>
        <w:contextualSpacing/>
        <w:jc w:val="both"/>
        <w:rPr>
          <w:rFonts w:eastAsiaTheme="minorEastAsia" w:cstheme="minorHAnsi"/>
          <w:lang w:val="en-GB"/>
        </w:rPr>
      </w:pPr>
      <w:del w:id="744" w:author="Max Lindmark" w:date="2020-09-10T21:25:00Z">
        <w:r w:rsidRPr="00E071F1" w:rsidDel="007F277E">
          <w:rPr>
            <w:rFonts w:eastAsiaTheme="minorEastAsia" w:cstheme="minorHAnsi"/>
            <w:lang w:val="en-GB"/>
          </w:rPr>
          <w:delText xml:space="preserve">Understanding the scaling of </w:delText>
        </w:r>
        <w:r w:rsidR="002576CA" w:rsidRPr="00E071F1" w:rsidDel="007F277E">
          <w:rPr>
            <w:rFonts w:eastAsiaTheme="minorEastAsia" w:cstheme="minorHAnsi"/>
            <w:lang w:val="en-GB"/>
          </w:rPr>
          <w:delText xml:space="preserve">rates such as growth, metabolism and consumption is fundamental </w:delText>
        </w:r>
        <w:r w:rsidR="00F30284" w:rsidRPr="00E071F1" w:rsidDel="007F277E">
          <w:rPr>
            <w:rFonts w:eastAsiaTheme="minorEastAsia" w:cstheme="minorHAnsi"/>
            <w:lang w:val="en-GB"/>
          </w:rPr>
          <w:delText>for</w:delText>
        </w:r>
      </w:del>
      <w:del w:id="745" w:author="Max Lindmark" w:date="2020-09-10T21:23:00Z">
        <w:r w:rsidR="00F30284" w:rsidRPr="00E071F1" w:rsidDel="00377160">
          <w:rPr>
            <w:rFonts w:eastAsiaTheme="minorEastAsia" w:cstheme="minorHAnsi"/>
            <w:lang w:val="en-GB"/>
          </w:rPr>
          <w:delText xml:space="preserve"> </w:delText>
        </w:r>
        <w:r w:rsidR="00E0457A" w:rsidRPr="00E071F1" w:rsidDel="00377160">
          <w:rPr>
            <w:rFonts w:eastAsiaTheme="minorEastAsia" w:cstheme="minorHAnsi"/>
            <w:lang w:val="en-GB"/>
          </w:rPr>
          <w:delText xml:space="preserve">linking </w:delText>
        </w:r>
      </w:del>
      <w:del w:id="746" w:author="Max Lindmark" w:date="2020-09-10T21:25:00Z">
        <w:r w:rsidR="00E0457A" w:rsidRPr="00E071F1" w:rsidDel="007F277E">
          <w:rPr>
            <w:rFonts w:eastAsiaTheme="minorEastAsia" w:cstheme="minorHAnsi"/>
            <w:lang w:val="en-GB"/>
          </w:rPr>
          <w:delText>individual</w:delText>
        </w:r>
      </w:del>
      <w:del w:id="747" w:author="Max Lindmark" w:date="2020-09-10T21:23:00Z">
        <w:r w:rsidR="00E0457A" w:rsidRPr="00E071F1" w:rsidDel="00377160">
          <w:rPr>
            <w:rFonts w:eastAsiaTheme="minorEastAsia" w:cstheme="minorHAnsi"/>
            <w:lang w:val="en-GB"/>
          </w:rPr>
          <w:delText xml:space="preserve"> processes to </w:delText>
        </w:r>
      </w:del>
      <w:del w:id="748" w:author="Max Lindmark" w:date="2020-09-10T21:25:00Z">
        <w:r w:rsidR="00E0457A" w:rsidRPr="00E071F1" w:rsidDel="007F277E">
          <w:rPr>
            <w:rFonts w:eastAsiaTheme="minorEastAsia" w:cstheme="minorHAnsi"/>
            <w:lang w:val="en-GB"/>
          </w:rPr>
          <w:delText>population and food web</w:delText>
        </w:r>
      </w:del>
      <w:del w:id="749" w:author="Max Lindmark" w:date="2020-09-10T21:23:00Z">
        <w:r w:rsidR="00E0457A" w:rsidRPr="00E071F1" w:rsidDel="00B07FEE">
          <w:rPr>
            <w:rFonts w:eastAsiaTheme="minorEastAsia" w:cstheme="minorHAnsi"/>
            <w:lang w:val="en-GB"/>
          </w:rPr>
          <w:delText xml:space="preserve"> dynamics</w:delText>
        </w:r>
      </w:del>
      <w:del w:id="750" w:author="Max Lindmark" w:date="2020-09-10T21:25:00Z">
        <w:r w:rsidR="00E0457A" w:rsidRPr="00E071F1" w:rsidDel="007F277E">
          <w:rPr>
            <w:rFonts w:eastAsiaTheme="minorEastAsia" w:cstheme="minorHAnsi"/>
            <w:lang w:val="en-GB"/>
          </w:rPr>
          <w:delText xml:space="preserve">. </w:delText>
        </w:r>
      </w:del>
      <w:r w:rsidR="00BC03A8" w:rsidRPr="00E071F1">
        <w:rPr>
          <w:rFonts w:eastAsiaTheme="minorEastAsia" w:cstheme="minorHAnsi"/>
          <w:lang w:val="en-GB"/>
        </w:rPr>
        <w:t xml:space="preserve">We argue that </w:t>
      </w:r>
      <w:r w:rsidR="00DA641E" w:rsidRPr="00E071F1">
        <w:rPr>
          <w:rFonts w:eastAsiaTheme="minorEastAsia" w:cstheme="minorHAnsi"/>
          <w:lang w:val="en-GB"/>
        </w:rPr>
        <w:t xml:space="preserve">one contributing factor to </w:t>
      </w:r>
      <w:r w:rsidR="00FD7198" w:rsidRPr="00E071F1">
        <w:rPr>
          <w:rFonts w:eastAsiaTheme="minorEastAsia" w:cstheme="minorHAnsi"/>
          <w:lang w:val="en-GB"/>
        </w:rPr>
        <w:t xml:space="preserve">the </w:t>
      </w:r>
      <w:r w:rsidR="003F679C" w:rsidRPr="00E071F1">
        <w:rPr>
          <w:rFonts w:eastAsiaTheme="minorEastAsia" w:cstheme="minorHAnsi"/>
          <w:lang w:val="en-GB"/>
        </w:rPr>
        <w:t>discrepancy</w:t>
      </w:r>
      <w:r w:rsidR="00C444CD" w:rsidRPr="00E071F1">
        <w:rPr>
          <w:rFonts w:eastAsiaTheme="minorEastAsia" w:cstheme="minorHAnsi"/>
          <w:lang w:val="en-GB"/>
        </w:rPr>
        <w:t xml:space="preserve"> between mechanistic models</w:t>
      </w:r>
      <w:r w:rsidR="005F037A" w:rsidRPr="00E071F1">
        <w:rPr>
          <w:rFonts w:eastAsiaTheme="minorEastAsia" w:cstheme="minorHAnsi"/>
          <w:lang w:val="en-GB"/>
        </w:rPr>
        <w:t xml:space="preserve">, </w:t>
      </w:r>
      <w:r w:rsidR="006C6301" w:rsidRPr="00E071F1">
        <w:rPr>
          <w:rFonts w:eastAsiaTheme="minorEastAsia" w:cstheme="minorHAnsi"/>
          <w:lang w:val="en-GB"/>
        </w:rPr>
        <w:t xml:space="preserve">general </w:t>
      </w:r>
      <w:r w:rsidR="005F037A" w:rsidRPr="00E071F1">
        <w:rPr>
          <w:rFonts w:eastAsiaTheme="minorEastAsia" w:cstheme="minorHAnsi"/>
          <w:lang w:val="en-GB"/>
        </w:rPr>
        <w:t>scaling theory</w:t>
      </w:r>
      <w:r w:rsidR="00493DE4" w:rsidRPr="00E071F1">
        <w:rPr>
          <w:rFonts w:eastAsiaTheme="minorEastAsia" w:cstheme="minorHAnsi"/>
          <w:lang w:val="en-GB"/>
        </w:rPr>
        <w:t>,</w:t>
      </w:r>
      <w:r w:rsidR="005F037A" w:rsidRPr="00E071F1">
        <w:rPr>
          <w:rFonts w:eastAsiaTheme="minorEastAsia" w:cstheme="minorHAnsi"/>
          <w:lang w:val="en-GB"/>
        </w:rPr>
        <w:t xml:space="preserve"> </w:t>
      </w:r>
      <w:r w:rsidR="009F1BB9" w:rsidRPr="00E071F1">
        <w:rPr>
          <w:rFonts w:eastAsiaTheme="minorEastAsia" w:cstheme="minorHAnsi"/>
          <w:lang w:val="en-GB"/>
        </w:rPr>
        <w:t xml:space="preserve">and </w:t>
      </w:r>
      <w:r w:rsidR="006C6301" w:rsidRPr="00E071F1">
        <w:rPr>
          <w:rFonts w:eastAsiaTheme="minorEastAsia" w:cstheme="minorHAnsi"/>
          <w:lang w:val="en-GB"/>
        </w:rPr>
        <w:t>data</w:t>
      </w:r>
      <w:r w:rsidR="00EF191B" w:rsidRPr="00E071F1">
        <w:rPr>
          <w:rFonts w:eastAsiaTheme="minorEastAsia" w:cstheme="minorHAnsi"/>
          <w:lang w:val="en-GB"/>
        </w:rPr>
        <w:t xml:space="preserve"> is </w:t>
      </w:r>
      <w:r w:rsidR="00493DE4" w:rsidRPr="00E071F1">
        <w:rPr>
          <w:rFonts w:eastAsiaTheme="minorEastAsia" w:cstheme="minorHAnsi"/>
          <w:lang w:val="en-GB"/>
        </w:rPr>
        <w:t>the</w:t>
      </w:r>
      <w:r w:rsidR="00EF191B" w:rsidRPr="00E071F1">
        <w:rPr>
          <w:rFonts w:eastAsiaTheme="minorEastAsia" w:cstheme="minorHAnsi"/>
          <w:lang w:val="en-GB"/>
        </w:rPr>
        <w:t xml:space="preserve"> </w:t>
      </w:r>
      <w:r w:rsidR="00F853A2" w:rsidRPr="00E071F1">
        <w:rPr>
          <w:rFonts w:eastAsiaTheme="minorEastAsia" w:cstheme="minorHAnsi"/>
          <w:lang w:val="en-GB"/>
        </w:rPr>
        <w:t xml:space="preserve">lack of </w:t>
      </w:r>
      <w:r w:rsidR="00FD32A8" w:rsidRPr="00E071F1">
        <w:rPr>
          <w:rFonts w:eastAsiaTheme="minorEastAsia" w:cstheme="minorHAnsi"/>
          <w:lang w:val="en-GB"/>
        </w:rPr>
        <w:t xml:space="preserve">data </w:t>
      </w:r>
      <w:r w:rsidR="00F853A2" w:rsidRPr="00E071F1">
        <w:rPr>
          <w:rFonts w:eastAsiaTheme="minorEastAsia" w:cstheme="minorHAnsi"/>
          <w:lang w:val="en-GB"/>
        </w:rPr>
        <w:t>synthesis at the intraspecific level</w:t>
      </w:r>
      <w:r w:rsidR="003407E9" w:rsidRPr="00E071F1">
        <w:rPr>
          <w:rFonts w:eastAsiaTheme="minorEastAsia" w:cstheme="minorHAnsi"/>
          <w:lang w:val="en-GB"/>
        </w:rPr>
        <w:t>. S</w:t>
      </w:r>
      <w:r w:rsidR="009F1BB9" w:rsidRPr="00E071F1">
        <w:rPr>
          <w:rFonts w:eastAsiaTheme="minorEastAsia" w:cstheme="minorHAnsi"/>
          <w:lang w:val="en-GB"/>
        </w:rPr>
        <w:t>ystematic data</w:t>
      </w:r>
      <w:r w:rsidR="0010623B" w:rsidRPr="00E071F1">
        <w:rPr>
          <w:rFonts w:eastAsiaTheme="minorEastAsia" w:cstheme="minorHAnsi"/>
          <w:lang w:val="en-GB"/>
        </w:rPr>
        <w:t xml:space="preserve"> </w:t>
      </w:r>
      <w:r w:rsidR="009F1BB9" w:rsidRPr="00E071F1">
        <w:rPr>
          <w:rFonts w:eastAsiaTheme="minorEastAsia" w:cstheme="minorHAnsi"/>
          <w:lang w:val="en-GB"/>
        </w:rPr>
        <w:t>analysis</w:t>
      </w:r>
      <w:r w:rsidR="00154997" w:rsidRPr="00E071F1">
        <w:rPr>
          <w:rFonts w:eastAsiaTheme="minorEastAsia" w:cstheme="minorHAnsi"/>
          <w:lang w:val="en-GB"/>
        </w:rPr>
        <w:t xml:space="preserve"> of </w:t>
      </w:r>
      <w:r w:rsidR="003E72D6" w:rsidRPr="00E071F1">
        <w:rPr>
          <w:rFonts w:eastAsiaTheme="minorEastAsia" w:cstheme="minorHAnsi"/>
          <w:lang w:val="en-GB"/>
        </w:rPr>
        <w:t xml:space="preserve">existing </w:t>
      </w:r>
      <w:r w:rsidR="003C3E72" w:rsidRPr="00E071F1">
        <w:rPr>
          <w:rFonts w:eastAsiaTheme="minorEastAsia" w:cstheme="minorHAnsi"/>
          <w:lang w:val="en-GB"/>
        </w:rPr>
        <w:t>experimental data</w:t>
      </w:r>
      <w:del w:id="751" w:author="Max Lindmark" w:date="2020-09-10T21:25:00Z">
        <w:r w:rsidR="003C3E72" w:rsidRPr="00E071F1" w:rsidDel="00347847">
          <w:rPr>
            <w:rFonts w:eastAsiaTheme="minorEastAsia" w:cstheme="minorHAnsi"/>
            <w:lang w:val="en-GB"/>
          </w:rPr>
          <w:delText xml:space="preserve"> </w:delText>
        </w:r>
        <w:r w:rsidR="004B209B" w:rsidRPr="00E071F1" w:rsidDel="00347847">
          <w:rPr>
            <w:rFonts w:eastAsiaTheme="minorEastAsia" w:cstheme="minorHAnsi"/>
            <w:lang w:val="en-GB"/>
          </w:rPr>
          <w:delText xml:space="preserve">combined with </w:delText>
        </w:r>
        <w:r w:rsidR="00E62DE7" w:rsidRPr="00E071F1" w:rsidDel="00347847">
          <w:rPr>
            <w:rFonts w:eastAsiaTheme="minorEastAsia" w:cstheme="minorHAnsi"/>
            <w:lang w:val="en-GB"/>
          </w:rPr>
          <w:delText xml:space="preserve">models </w:delText>
        </w:r>
        <w:r w:rsidR="003E72D6" w:rsidRPr="00E071F1" w:rsidDel="00347847">
          <w:rPr>
            <w:rFonts w:eastAsiaTheme="minorEastAsia" w:cstheme="minorHAnsi"/>
            <w:lang w:val="en-GB"/>
          </w:rPr>
          <w:delText xml:space="preserve">that </w:delText>
        </w:r>
        <w:r w:rsidR="00E62DE7" w:rsidRPr="00E071F1" w:rsidDel="00347847">
          <w:rPr>
            <w:rFonts w:eastAsiaTheme="minorEastAsia" w:cstheme="minorHAnsi"/>
            <w:lang w:val="en-GB"/>
          </w:rPr>
          <w:delText xml:space="preserve">account for uncertainty at </w:delText>
        </w:r>
        <w:r w:rsidR="003678B0" w:rsidRPr="00E071F1" w:rsidDel="00347847">
          <w:rPr>
            <w:rFonts w:eastAsiaTheme="minorEastAsia" w:cstheme="minorHAnsi"/>
            <w:lang w:val="en-GB"/>
          </w:rPr>
          <w:delText xml:space="preserve">the </w:delText>
        </w:r>
        <w:r w:rsidR="00E62DE7" w:rsidRPr="00E071F1" w:rsidDel="00347847">
          <w:rPr>
            <w:rFonts w:eastAsiaTheme="minorEastAsia" w:cstheme="minorHAnsi"/>
            <w:lang w:val="en-GB"/>
          </w:rPr>
          <w:delText>specie</w:delText>
        </w:r>
        <w:r w:rsidR="003678B0" w:rsidRPr="00E071F1" w:rsidDel="00347847">
          <w:rPr>
            <w:rFonts w:eastAsiaTheme="minorEastAsia" w:cstheme="minorHAnsi"/>
            <w:lang w:val="en-GB"/>
          </w:rPr>
          <w:delText>s-level</w:delText>
        </w:r>
      </w:del>
      <w:r w:rsidR="00D54057" w:rsidRPr="00E071F1">
        <w:rPr>
          <w:rFonts w:eastAsiaTheme="minorEastAsia" w:cstheme="minorHAnsi"/>
          <w:lang w:val="en-GB"/>
        </w:rPr>
        <w:t>, as presented in this study,</w:t>
      </w:r>
      <w:r w:rsidR="003678B0" w:rsidRPr="00E071F1">
        <w:rPr>
          <w:rFonts w:eastAsiaTheme="minorEastAsia" w:cstheme="minorHAnsi"/>
          <w:lang w:val="en-GB"/>
        </w:rPr>
        <w:t xml:space="preserve"> </w:t>
      </w:r>
      <w:ins w:id="752" w:author="Max Lindmark" w:date="2020-09-10T21:25:00Z">
        <w:r w:rsidR="00D9528D">
          <w:rPr>
            <w:rFonts w:eastAsiaTheme="minorEastAsia" w:cstheme="minorHAnsi"/>
            <w:lang w:val="en-GB"/>
          </w:rPr>
          <w:t>can improve our u</w:t>
        </w:r>
        <w:r w:rsidR="00D9528D" w:rsidRPr="00E071F1">
          <w:rPr>
            <w:rFonts w:eastAsiaTheme="minorEastAsia" w:cstheme="minorHAnsi"/>
            <w:lang w:val="en-GB"/>
          </w:rPr>
          <w:t xml:space="preserve">nderstanding </w:t>
        </w:r>
        <w:r w:rsidR="00992D20">
          <w:rPr>
            <w:rFonts w:eastAsiaTheme="minorEastAsia" w:cstheme="minorHAnsi"/>
            <w:lang w:val="en-GB"/>
          </w:rPr>
          <w:t xml:space="preserve">of </w:t>
        </w:r>
        <w:r w:rsidR="00D9528D" w:rsidRPr="00E071F1">
          <w:rPr>
            <w:rFonts w:eastAsiaTheme="minorEastAsia" w:cstheme="minorHAnsi"/>
            <w:lang w:val="en-GB"/>
          </w:rPr>
          <w:t xml:space="preserve">the </w:t>
        </w:r>
        <w:r w:rsidR="00D9528D">
          <w:rPr>
            <w:rFonts w:eastAsiaTheme="minorEastAsia" w:cstheme="minorHAnsi"/>
            <w:lang w:val="en-GB"/>
          </w:rPr>
          <w:t xml:space="preserve">intraspecific </w:t>
        </w:r>
        <w:r w:rsidR="00D9528D" w:rsidRPr="00E071F1">
          <w:rPr>
            <w:rFonts w:eastAsiaTheme="minorEastAsia" w:cstheme="minorHAnsi"/>
            <w:lang w:val="en-GB"/>
          </w:rPr>
          <w:t>scaling of rates such as growth, metabolism and consumption</w:t>
        </w:r>
        <w:r w:rsidR="00992D20">
          <w:rPr>
            <w:rFonts w:eastAsiaTheme="minorEastAsia" w:cstheme="minorHAnsi"/>
            <w:lang w:val="en-GB"/>
          </w:rPr>
          <w:t xml:space="preserve">, which </w:t>
        </w:r>
        <w:r w:rsidR="00D9528D" w:rsidRPr="00E071F1">
          <w:rPr>
            <w:rFonts w:eastAsiaTheme="minorEastAsia" w:cstheme="minorHAnsi"/>
            <w:lang w:val="en-GB"/>
          </w:rPr>
          <w:t xml:space="preserve">is </w:t>
        </w:r>
      </w:ins>
      <w:ins w:id="753" w:author="Max Lindmark" w:date="2020-09-10T21:34:00Z">
        <w:r w:rsidR="006F434B">
          <w:rPr>
            <w:rFonts w:eastAsiaTheme="minorEastAsia" w:cstheme="minorHAnsi"/>
            <w:lang w:val="en-GB"/>
          </w:rPr>
          <w:t>crucial</w:t>
        </w:r>
      </w:ins>
      <w:ins w:id="754" w:author="Max Lindmark" w:date="2020-09-10T21:25:00Z">
        <w:r w:rsidR="00D9528D" w:rsidRPr="00E071F1">
          <w:rPr>
            <w:rFonts w:eastAsiaTheme="minorEastAsia" w:cstheme="minorHAnsi"/>
            <w:lang w:val="en-GB"/>
          </w:rPr>
          <w:t xml:space="preserve"> for</w:t>
        </w:r>
        <w:r w:rsidR="00D9528D">
          <w:rPr>
            <w:rFonts w:eastAsiaTheme="minorEastAsia" w:cstheme="minorHAnsi"/>
            <w:lang w:val="en-GB"/>
          </w:rPr>
          <w:t xml:space="preserve"> predicting the impacts of climate warming on </w:t>
        </w:r>
        <w:r w:rsidR="00D9528D" w:rsidRPr="00E071F1">
          <w:rPr>
            <w:rFonts w:eastAsiaTheme="minorEastAsia" w:cstheme="minorHAnsi"/>
            <w:lang w:val="en-GB"/>
          </w:rPr>
          <w:t>individual</w:t>
        </w:r>
        <w:r w:rsidR="00D9528D">
          <w:rPr>
            <w:rFonts w:eastAsiaTheme="minorEastAsia" w:cstheme="minorHAnsi"/>
            <w:lang w:val="en-GB"/>
          </w:rPr>
          <w:t xml:space="preserve">s, </w:t>
        </w:r>
        <w:r w:rsidR="00D9528D" w:rsidRPr="00E071F1">
          <w:rPr>
            <w:rFonts w:eastAsiaTheme="minorEastAsia" w:cstheme="minorHAnsi"/>
            <w:lang w:val="en-GB"/>
          </w:rPr>
          <w:t>population</w:t>
        </w:r>
        <w:r w:rsidR="00D9528D">
          <w:rPr>
            <w:rFonts w:eastAsiaTheme="minorEastAsia" w:cstheme="minorHAnsi"/>
            <w:lang w:val="en-GB"/>
          </w:rPr>
          <w:t>s</w:t>
        </w:r>
        <w:r w:rsidR="00D9528D" w:rsidRPr="00E071F1">
          <w:rPr>
            <w:rFonts w:eastAsiaTheme="minorEastAsia" w:cstheme="minorHAnsi"/>
            <w:lang w:val="en-GB"/>
          </w:rPr>
          <w:t xml:space="preserve"> and food web</w:t>
        </w:r>
        <w:r w:rsidR="00D9528D">
          <w:rPr>
            <w:rFonts w:eastAsiaTheme="minorEastAsia" w:cstheme="minorHAnsi"/>
            <w:lang w:val="en-GB"/>
          </w:rPr>
          <w:t>s</w:t>
        </w:r>
        <w:r w:rsidR="00D9528D" w:rsidRPr="00E071F1">
          <w:rPr>
            <w:rFonts w:eastAsiaTheme="minorEastAsia" w:cstheme="minorHAnsi"/>
            <w:lang w:val="en-GB"/>
          </w:rPr>
          <w:t xml:space="preserve">. </w:t>
        </w:r>
      </w:ins>
      <w:del w:id="755" w:author="Max Lindmark" w:date="2020-09-10T21:25:00Z">
        <w:r w:rsidR="00695F8A" w:rsidRPr="00E071F1" w:rsidDel="00DB35F0">
          <w:rPr>
            <w:rFonts w:eastAsiaTheme="minorEastAsia" w:cstheme="minorHAnsi"/>
            <w:lang w:val="en-GB"/>
          </w:rPr>
          <w:delText xml:space="preserve">constitutes </w:delText>
        </w:r>
        <w:r w:rsidR="00E854B4" w:rsidRPr="00E071F1" w:rsidDel="00DB35F0">
          <w:rPr>
            <w:rFonts w:eastAsiaTheme="minorEastAsia" w:cstheme="minorHAnsi"/>
            <w:lang w:val="en-GB"/>
          </w:rPr>
          <w:delText xml:space="preserve">an approach that </w:delText>
        </w:r>
        <w:r w:rsidR="009F1BB9" w:rsidRPr="00E071F1" w:rsidDel="00DB35F0">
          <w:rPr>
            <w:rFonts w:eastAsiaTheme="minorEastAsia" w:cstheme="minorHAnsi"/>
            <w:lang w:val="en-GB"/>
          </w:rPr>
          <w:delText xml:space="preserve">can guide process-based predictions of climate change </w:delText>
        </w:r>
      </w:del>
      <w:del w:id="756" w:author="Max Lindmark" w:date="2020-09-10T21:24:00Z">
        <w:r w:rsidR="00493DE4" w:rsidRPr="00E071F1" w:rsidDel="00F4106A">
          <w:rPr>
            <w:rFonts w:eastAsiaTheme="minorEastAsia" w:cstheme="minorHAnsi"/>
            <w:lang w:val="en-GB"/>
          </w:rPr>
          <w:delText xml:space="preserve">effects, </w:delText>
        </w:r>
        <w:r w:rsidR="006C6301" w:rsidRPr="00E071F1" w:rsidDel="00F4106A">
          <w:rPr>
            <w:rFonts w:eastAsiaTheme="minorEastAsia" w:cstheme="minorHAnsi"/>
            <w:lang w:val="en-GB"/>
          </w:rPr>
          <w:delText>from</w:delText>
        </w:r>
        <w:r w:rsidR="009F1BB9" w:rsidRPr="00E071F1" w:rsidDel="00F4106A">
          <w:rPr>
            <w:rFonts w:eastAsiaTheme="minorEastAsia" w:cstheme="minorHAnsi"/>
            <w:lang w:val="en-GB"/>
          </w:rPr>
          <w:delText xml:space="preserve"> </w:delText>
        </w:r>
        <w:r w:rsidR="00931996" w:rsidRPr="00E071F1" w:rsidDel="00F4106A">
          <w:rPr>
            <w:rFonts w:eastAsiaTheme="minorEastAsia" w:cstheme="minorHAnsi"/>
            <w:lang w:val="en-GB"/>
          </w:rPr>
          <w:delText>individual</w:delText>
        </w:r>
        <w:r w:rsidR="00EB0AE4" w:rsidRPr="00E071F1" w:rsidDel="00F4106A">
          <w:rPr>
            <w:rFonts w:eastAsiaTheme="minorEastAsia" w:cstheme="minorHAnsi"/>
            <w:lang w:val="en-GB"/>
          </w:rPr>
          <w:delText xml:space="preserve">s </w:delText>
        </w:r>
        <w:r w:rsidR="00493DE4" w:rsidRPr="00E071F1" w:rsidDel="00F4106A">
          <w:rPr>
            <w:rFonts w:eastAsiaTheme="minorEastAsia" w:cstheme="minorHAnsi"/>
            <w:lang w:val="en-GB"/>
          </w:rPr>
          <w:delText xml:space="preserve">to </w:delText>
        </w:r>
        <w:r w:rsidR="00EB0AE4" w:rsidRPr="00E071F1" w:rsidDel="00F4106A">
          <w:rPr>
            <w:rFonts w:eastAsiaTheme="minorEastAsia" w:cstheme="minorHAnsi"/>
            <w:lang w:val="en-GB"/>
          </w:rPr>
          <w:delText>food webs</w:delText>
        </w:r>
        <w:r w:rsidR="00EB0AE4" w:rsidRPr="00E071F1" w:rsidDel="001E20CC">
          <w:rPr>
            <w:rFonts w:eastAsiaTheme="minorEastAsia" w:cstheme="minorHAnsi"/>
            <w:lang w:val="en-GB"/>
          </w:rPr>
          <w:delText>.</w:delText>
        </w:r>
      </w:del>
    </w:p>
    <w:p w14:paraId="32CD4550" w14:textId="44EC00E4" w:rsidR="007D3468" w:rsidRDefault="007D3468" w:rsidP="002E3379">
      <w:pPr>
        <w:spacing w:line="480" w:lineRule="auto"/>
        <w:contextualSpacing/>
        <w:jc w:val="both"/>
        <w:rPr>
          <w:rFonts w:cstheme="minorHAnsi"/>
          <w:b/>
          <w:lang w:val="en-GB"/>
        </w:rPr>
      </w:pPr>
    </w:p>
    <w:p w14:paraId="78D09FD2" w14:textId="77777777" w:rsidR="00C506AF" w:rsidRPr="00972C7F" w:rsidRDefault="00C506AF" w:rsidP="00C506AF">
      <w:pPr>
        <w:spacing w:line="480" w:lineRule="auto"/>
        <w:contextualSpacing/>
        <w:jc w:val="both"/>
        <w:rPr>
          <w:rFonts w:eastAsiaTheme="minorEastAsia" w:cstheme="minorHAnsi"/>
          <w:lang w:val="en-GB"/>
        </w:rPr>
      </w:pPr>
      <w:r>
        <w:rPr>
          <w:rFonts w:cstheme="minorHAnsi"/>
          <w:b/>
          <w:lang w:val="en-GB"/>
        </w:rPr>
        <w:t>Materials and m</w:t>
      </w:r>
      <w:r w:rsidRPr="00972C7F">
        <w:rPr>
          <w:rFonts w:cstheme="minorHAnsi"/>
          <w:b/>
          <w:lang w:val="en-GB"/>
        </w:rPr>
        <w:t>ethods</w:t>
      </w:r>
    </w:p>
    <w:p w14:paraId="769033B2" w14:textId="77777777" w:rsidR="00C506AF" w:rsidRPr="00972C7F" w:rsidRDefault="00C506AF" w:rsidP="00C506AF">
      <w:pPr>
        <w:spacing w:line="480" w:lineRule="auto"/>
        <w:contextualSpacing/>
        <w:jc w:val="both"/>
        <w:rPr>
          <w:rFonts w:cstheme="minorHAnsi"/>
          <w:b/>
          <w:lang w:val="en-GB"/>
        </w:rPr>
      </w:pPr>
      <w:r w:rsidRPr="00972C7F">
        <w:rPr>
          <w:rFonts w:cstheme="minorHAnsi"/>
          <w:b/>
          <w:lang w:val="en-GB"/>
        </w:rPr>
        <w:t>Data acquisition</w:t>
      </w:r>
    </w:p>
    <w:p w14:paraId="151C2FF9" w14:textId="77777777" w:rsidR="00C506AF" w:rsidRPr="0040058B" w:rsidDel="00812C85" w:rsidRDefault="00C506AF" w:rsidP="00C506AF">
      <w:pPr>
        <w:tabs>
          <w:tab w:val="center" w:pos="4513"/>
        </w:tabs>
        <w:spacing w:line="480" w:lineRule="auto"/>
        <w:contextualSpacing/>
        <w:jc w:val="both"/>
        <w:rPr>
          <w:del w:id="757" w:author="Max Lindmark" w:date="2020-09-11T16:58:00Z"/>
          <w:rFonts w:cstheme="minorHAnsi"/>
          <w:lang w:val="en-GB"/>
        </w:rPr>
      </w:pPr>
      <w:r w:rsidRPr="0040058B">
        <w:rPr>
          <w:rFonts w:cstheme="minorHAnsi"/>
          <w:lang w:val="en-GB"/>
        </w:rPr>
        <w:t xml:space="preserve">We searched the literature for experimental studies measuring the temperature- and mass dependence of individual growth rate, maximum consumption rate (feeding rate at unlimited food supply, </w:t>
      </w:r>
      <w:r w:rsidRPr="0040058B">
        <w:rPr>
          <w:rFonts w:cstheme="minorHAnsi"/>
          <w:i/>
          <w:lang w:val="en-GB"/>
        </w:rPr>
        <w:t>ad libitum</w:t>
      </w:r>
      <w:r w:rsidRPr="0040058B">
        <w:rPr>
          <w:rFonts w:cstheme="minorHAnsi"/>
          <w:lang w:val="en-GB"/>
        </w:rPr>
        <w:t xml:space="preserve">) and resting, routine and standard oxygen consumption rate as a proxy for metabolic rate </w:t>
      </w:r>
      <w:r w:rsidRPr="0040058B">
        <w:rPr>
          <w:rFonts w:cstheme="minorHAnsi"/>
        </w:rPr>
        <w:fldChar w:fldCharType="begin"/>
      </w:r>
      <w:r w:rsidRPr="0040058B">
        <w:rPr>
          <w:rFonts w:cstheme="minorHAnsi"/>
          <w:lang w:val="en-GB"/>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40058B">
        <w:rPr>
          <w:rFonts w:cstheme="minorHAnsi"/>
        </w:rPr>
        <w:fldChar w:fldCharType="separate"/>
      </w:r>
      <w:r w:rsidRPr="0040058B">
        <w:rPr>
          <w:rFonts w:cstheme="minorHAnsi"/>
          <w:noProof/>
          <w:lang w:val="en-GB"/>
        </w:rPr>
        <w:t>(Nelson 2016)</w:t>
      </w:r>
      <w:r w:rsidRPr="0040058B">
        <w:rPr>
          <w:rFonts w:cstheme="minorHAnsi"/>
        </w:rPr>
        <w:fldChar w:fldCharType="end"/>
      </w:r>
      <w:r w:rsidRPr="0040058B">
        <w:rPr>
          <w:rFonts w:eastAsiaTheme="minorEastAsia" w:cstheme="minorHAnsi"/>
          <w:lang w:val="en-GB"/>
        </w:rPr>
        <w:t>. We used</w:t>
      </w:r>
      <w:r w:rsidRPr="0040058B">
        <w:rPr>
          <w:rFonts w:cstheme="minorHAnsi"/>
          <w:lang w:val="en-GB"/>
        </w:rPr>
        <w:t xml:space="preserve"> three different searches on the Web of Science Core Collection</w:t>
      </w:r>
      <w:ins w:id="758" w:author="Max Lindmark" w:date="2020-08-17T12:12:00Z">
        <w:r w:rsidRPr="0040058B">
          <w:rPr>
            <w:rFonts w:cstheme="minorHAnsi"/>
            <w:lang w:val="en-GB"/>
          </w:rPr>
          <w:t xml:space="preserve"> (</w:t>
        </w:r>
        <w:r w:rsidRPr="0040058B">
          <w:rPr>
            <w:rFonts w:cstheme="minorHAnsi"/>
            <w:lang w:val="en-US"/>
          </w:rPr>
          <w:t xml:space="preserve">see </w:t>
        </w:r>
      </w:ins>
      <w:ins w:id="759" w:author="Max Lindmark" w:date="2020-09-12T19:00:00Z">
        <w:r w:rsidRPr="0025283E">
          <w:rPr>
            <w:rFonts w:eastAsiaTheme="minorEastAsia" w:cstheme="minorHAnsi"/>
            <w:i/>
            <w:iCs/>
            <w:lang w:val="en-GB"/>
          </w:rPr>
          <w:t>SI Appendix</w:t>
        </w:r>
      </w:ins>
      <w:ins w:id="760" w:author="Max Lindmark" w:date="2020-09-12T18:58:00Z">
        <w:r>
          <w:rPr>
            <w:rFonts w:cstheme="minorHAnsi"/>
            <w:lang w:val="en-US"/>
          </w:rPr>
          <w:t>,</w:t>
        </w:r>
      </w:ins>
      <w:ins w:id="761" w:author="Max Lindmark" w:date="2020-08-17T12:12:00Z">
        <w:r w:rsidRPr="0040058B">
          <w:rPr>
            <w:rFonts w:cstheme="minorHAnsi"/>
            <w:lang w:val="en-US"/>
          </w:rPr>
          <w:t xml:space="preserve"> for details)</w:t>
        </w:r>
      </w:ins>
      <w:r w:rsidRPr="0040058B">
        <w:rPr>
          <w:rFonts w:cstheme="minorHAnsi"/>
          <w:lang w:val="en-GB"/>
        </w:rPr>
        <w:t>.</w:t>
      </w:r>
      <w:commentRangeStart w:id="762"/>
      <w:r w:rsidRPr="0040058B">
        <w:rPr>
          <w:rFonts w:cstheme="minorHAnsi"/>
          <w:lang w:val="en-GB"/>
        </w:rPr>
        <w:t xml:space="preserve"> </w:t>
      </w:r>
      <w:commentRangeEnd w:id="762"/>
      <w:r w:rsidRPr="0040058B">
        <w:rPr>
          <w:rStyle w:val="CommentReference"/>
          <w:sz w:val="24"/>
          <w:szCs w:val="24"/>
        </w:rPr>
        <w:commentReference w:id="762"/>
      </w:r>
      <w:del w:id="763" w:author="Max Lindmark" w:date="2020-08-17T12:12:00Z">
        <w:r w:rsidRPr="0040058B" w:rsidDel="005E6281">
          <w:rPr>
            <w:rFonts w:cstheme="minorHAnsi"/>
            <w:lang w:val="en-GB"/>
          </w:rPr>
          <w:delText xml:space="preserve">For growth rate, we used the following topic terms: (growth) AND (mass OR weight OR size) AND (temperature*) AND (optimum), as well as: (growth) AND (mass OR weight OR size) AND (temperature*) AND (optim*). </w:delText>
        </w:r>
        <w:commentRangeStart w:id="764"/>
        <w:r w:rsidRPr="0040058B" w:rsidDel="005E6281">
          <w:rPr>
            <w:rFonts w:cstheme="minorHAnsi"/>
            <w:lang w:val="en-GB"/>
          </w:rPr>
          <w:delText>For maximum consumption we used: (consumption OR bioenerg* OR ingestion OR “food-intake”) AND (mass OR weight OR size) AND (temperature*), as well as: (feeding-rate OR bio-energ*) AND (mass OR weight OR size) AND (temperature*) and: (“food intake”) AND (mass OR weight OR size) AND (temperature*)</w:delText>
        </w:r>
        <w:commentRangeEnd w:id="764"/>
        <w:r w:rsidRPr="0040058B" w:rsidDel="005E6281">
          <w:rPr>
            <w:rStyle w:val="CommentReference"/>
            <w:sz w:val="24"/>
            <w:szCs w:val="24"/>
          </w:rPr>
          <w:commentReference w:id="764"/>
        </w:r>
        <w:r w:rsidRPr="0040058B" w:rsidDel="005E6281">
          <w:rPr>
            <w:rFonts w:cstheme="minorHAnsi"/>
            <w:lang w:val="en-GB"/>
          </w:rPr>
          <w:delText>. For metabolic rate we used: (metabolism OR "oxygen-consumption" OR "oxygen consumption") AND (mass OR weight OR size) AND (temperature*)</w:delText>
        </w:r>
        <w:commentRangeStart w:id="765"/>
        <w:commentRangeStart w:id="766"/>
        <w:r w:rsidRPr="0040058B" w:rsidDel="005E6281">
          <w:rPr>
            <w:rFonts w:cstheme="minorHAnsi"/>
            <w:lang w:val="en-GB"/>
          </w:rPr>
          <w:delText>.</w:delText>
        </w:r>
        <w:commentRangeEnd w:id="765"/>
        <w:r w:rsidRPr="0040058B" w:rsidDel="005E6281">
          <w:rPr>
            <w:rStyle w:val="CommentReference"/>
            <w:sz w:val="24"/>
            <w:szCs w:val="24"/>
          </w:rPr>
          <w:commentReference w:id="765"/>
        </w:r>
        <w:commentRangeEnd w:id="766"/>
        <w:r w:rsidRPr="0040058B" w:rsidDel="005E6281">
          <w:rPr>
            <w:rStyle w:val="CommentReference"/>
            <w:sz w:val="24"/>
            <w:szCs w:val="24"/>
          </w:rPr>
          <w:commentReference w:id="766"/>
        </w:r>
        <w:r w:rsidRPr="0040058B" w:rsidDel="005E6281">
          <w:rPr>
            <w:rFonts w:cstheme="minorHAnsi"/>
            <w:lang w:val="en-GB"/>
          </w:rPr>
          <w:delText xml:space="preserve"> We also applied additional filters by selecting only the following subjects: ‘marine freshwater biology’, ‘fisheries’, ‘ecology’, ‘zoology’, ‘biology’, ‘physiology’. For growth rates, we in addition included ‘limnology’ and for maximum consumption we included ‘limnology’ and ‘evolutionary biology’. </w:delText>
        </w:r>
        <w:commentRangeStart w:id="767"/>
        <w:commentRangeStart w:id="768"/>
        <w:commentRangeStart w:id="769"/>
        <w:r w:rsidRPr="0040058B" w:rsidDel="005E6281">
          <w:rPr>
            <w:rFonts w:cstheme="minorHAnsi"/>
            <w:lang w:val="en-GB"/>
          </w:rPr>
          <w:delText xml:space="preserve">The </w:delText>
        </w:r>
      </w:del>
      <w:del w:id="770" w:author="Max Lindmark" w:date="2020-07-28T14:08:00Z">
        <w:r w:rsidRPr="0040058B" w:rsidDel="004429FA">
          <w:rPr>
            <w:rFonts w:cstheme="minorHAnsi"/>
            <w:lang w:val="en-GB"/>
          </w:rPr>
          <w:delText xml:space="preserve">broader searches </w:delText>
        </w:r>
      </w:del>
      <w:del w:id="771" w:author="Max Lindmark" w:date="2020-08-17T12:12:00Z">
        <w:r w:rsidRPr="0040058B" w:rsidDel="005E6281">
          <w:rPr>
            <w:rFonts w:cstheme="minorHAnsi"/>
            <w:lang w:val="en-GB"/>
          </w:rPr>
          <w:delText xml:space="preserve">for growth and consumption reflects the lower data availability compared to metabolism. </w:delText>
        </w:r>
        <w:commentRangeEnd w:id="767"/>
        <w:r w:rsidRPr="0040058B" w:rsidDel="005E6281">
          <w:rPr>
            <w:rStyle w:val="CommentReference"/>
            <w:sz w:val="24"/>
            <w:szCs w:val="24"/>
          </w:rPr>
          <w:commentReference w:id="767"/>
        </w:r>
        <w:commentRangeEnd w:id="768"/>
        <w:r w:rsidRPr="0040058B" w:rsidDel="005E6281">
          <w:rPr>
            <w:rStyle w:val="CommentReference"/>
            <w:sz w:val="24"/>
            <w:szCs w:val="24"/>
          </w:rPr>
          <w:commentReference w:id="768"/>
        </w:r>
        <w:commentRangeEnd w:id="769"/>
        <w:r w:rsidRPr="0040058B" w:rsidDel="005E6281">
          <w:rPr>
            <w:rStyle w:val="CommentReference"/>
            <w:sz w:val="24"/>
            <w:szCs w:val="24"/>
          </w:rPr>
          <w:commentReference w:id="769"/>
        </w:r>
      </w:del>
    </w:p>
    <w:p w14:paraId="7569241E" w14:textId="77777777" w:rsidR="00C506AF" w:rsidRDefault="00C506AF" w:rsidP="00C506AF">
      <w:pPr>
        <w:tabs>
          <w:tab w:val="center" w:pos="4513"/>
        </w:tabs>
        <w:spacing w:line="480" w:lineRule="auto"/>
        <w:contextualSpacing/>
        <w:jc w:val="both"/>
        <w:rPr>
          <w:rFonts w:eastAsiaTheme="minorEastAsia" w:cstheme="minorHAnsi"/>
          <w:lang w:val="en-GB"/>
        </w:rPr>
      </w:pPr>
      <w:del w:id="772" w:author="Max Lindmark" w:date="2020-09-12T18:58:00Z">
        <w:r w:rsidRPr="0040058B" w:rsidDel="008A24C6">
          <w:rPr>
            <w:rFonts w:cstheme="minorHAnsi"/>
            <w:lang w:val="en-GB"/>
          </w:rPr>
          <w:tab/>
        </w:r>
      </w:del>
      <w:del w:id="773" w:author="Max Lindmark" w:date="2020-09-10T17:14:00Z">
        <w:r w:rsidRPr="0040058B" w:rsidDel="009432CB">
          <w:rPr>
            <w:rFonts w:cstheme="minorHAnsi"/>
            <w:lang w:val="en-GB"/>
          </w:rPr>
          <w:delText xml:space="preserve">We selected studies with a </w:delText>
        </w:r>
      </w:del>
      <w:del w:id="774" w:author="Max Lindmark" w:date="2020-07-28T14:16:00Z">
        <w:r w:rsidRPr="0040058B" w:rsidDel="00BF52BC">
          <w:rPr>
            <w:rFonts w:cstheme="minorHAnsi"/>
            <w:lang w:val="en-GB"/>
          </w:rPr>
          <w:delText xml:space="preserve">factorial </w:delText>
        </w:r>
      </w:del>
      <w:del w:id="775" w:author="Max Lindmark" w:date="2020-09-10T17:14:00Z">
        <w:r w:rsidRPr="0040058B" w:rsidDel="009432CB">
          <w:rPr>
            <w:rFonts w:cstheme="minorHAnsi"/>
            <w:lang w:val="en-GB"/>
          </w:rPr>
          <w:delText>body mass-temperature setup i</w:delText>
        </w:r>
      </w:del>
      <w:ins w:id="776" w:author="Max Lindmark" w:date="2020-09-10T17:14:00Z">
        <w:r>
          <w:rPr>
            <w:rFonts w:cstheme="minorHAnsi"/>
            <w:lang w:val="en-GB"/>
          </w:rPr>
          <w:t>I</w:t>
        </w:r>
      </w:ins>
      <w:r w:rsidRPr="0040058B">
        <w:rPr>
          <w:rFonts w:cstheme="minorHAnsi"/>
          <w:lang w:val="en-GB"/>
        </w:rPr>
        <w:t>n order to estimate how these rates depend on both body size and temperature within species</w:t>
      </w:r>
      <w:ins w:id="777" w:author="Max Lindmark" w:date="2020-09-10T17:17:00Z">
        <w:r>
          <w:rPr>
            <w:rFonts w:cstheme="minorHAnsi"/>
            <w:lang w:val="en-GB"/>
          </w:rPr>
          <w:t>,</w:t>
        </w:r>
      </w:ins>
      <w:r w:rsidRPr="0040058B">
        <w:rPr>
          <w:rFonts w:cstheme="minorHAnsi"/>
          <w:lang w:val="en-GB"/>
        </w:rPr>
        <w:t xml:space="preserve"> </w:t>
      </w:r>
      <w:del w:id="778" w:author="Max Lindmark" w:date="2020-09-10T17:17:00Z">
        <w:r w:rsidRPr="0040058B" w:rsidDel="00346555">
          <w:rPr>
            <w:rFonts w:cstheme="minorHAnsi"/>
            <w:lang w:val="en-GB"/>
          </w:rPr>
          <w:delText xml:space="preserve">(at least two </w:delText>
        </w:r>
        <w:r w:rsidRPr="0040058B" w:rsidDel="00D5487A">
          <w:rPr>
            <w:rFonts w:eastAsiaTheme="minorEastAsia" w:cstheme="minorHAnsi"/>
            <w:lang w:val="en-GB"/>
          </w:rPr>
          <w:delText>size and</w:delText>
        </w:r>
        <w:commentRangeStart w:id="779"/>
        <w:commentRangeStart w:id="780"/>
        <w:r w:rsidRPr="0040058B" w:rsidDel="00D5487A">
          <w:rPr>
            <w:rFonts w:eastAsiaTheme="minorEastAsia" w:cstheme="minorHAnsi"/>
            <w:lang w:val="en-GB"/>
          </w:rPr>
          <w:delText xml:space="preserve"> </w:delText>
        </w:r>
        <w:commentRangeEnd w:id="779"/>
        <w:r w:rsidRPr="0040058B" w:rsidDel="00D5487A">
          <w:rPr>
            <w:rStyle w:val="CommentReference"/>
            <w:sz w:val="24"/>
            <w:szCs w:val="24"/>
          </w:rPr>
          <w:commentReference w:id="779"/>
        </w:r>
        <w:commentRangeEnd w:id="780"/>
        <w:r w:rsidRPr="0040058B" w:rsidDel="00D5487A">
          <w:rPr>
            <w:rStyle w:val="CommentReference"/>
            <w:sz w:val="24"/>
            <w:szCs w:val="24"/>
          </w:rPr>
          <w:commentReference w:id="780"/>
        </w:r>
        <w:r w:rsidRPr="0040058B" w:rsidDel="00346555">
          <w:rPr>
            <w:rFonts w:eastAsiaTheme="minorEastAsia" w:cstheme="minorHAnsi"/>
            <w:lang w:val="en-GB"/>
          </w:rPr>
          <w:delText>temperature treatments</w:delText>
        </w:r>
        <w:r w:rsidRPr="0040058B" w:rsidDel="00346555">
          <w:rPr>
            <w:rFonts w:cstheme="minorHAnsi"/>
            <w:lang w:val="en-GB"/>
          </w:rPr>
          <w:delText>)</w:delText>
        </w:r>
      </w:del>
      <w:ins w:id="781" w:author="Max Lindmark" w:date="2020-09-10T17:14:00Z">
        <w:r>
          <w:rPr>
            <w:rFonts w:cstheme="minorHAnsi"/>
            <w:lang w:val="en-GB"/>
          </w:rPr>
          <w:t>w</w:t>
        </w:r>
        <w:r w:rsidRPr="0040058B">
          <w:rPr>
            <w:rFonts w:cstheme="minorHAnsi"/>
            <w:lang w:val="en-GB"/>
          </w:rPr>
          <w:t>e selected studies with a combination of body mass-temperature setup</w:t>
        </w:r>
      </w:ins>
      <w:ins w:id="782" w:author="Max Lindmark" w:date="2020-09-10T17:18:00Z">
        <w:r>
          <w:rPr>
            <w:rFonts w:cstheme="minorHAnsi"/>
            <w:lang w:val="en-GB"/>
          </w:rPr>
          <w:t xml:space="preserve"> </w:t>
        </w:r>
      </w:ins>
      <w:ins w:id="783" w:author="Max Lindmark" w:date="2020-09-10T17:17:00Z">
        <w:r w:rsidRPr="0040058B">
          <w:rPr>
            <w:rFonts w:cstheme="minorHAnsi"/>
            <w:lang w:val="en-GB"/>
          </w:rPr>
          <w:t xml:space="preserve">(at least two </w:t>
        </w:r>
        <w:r w:rsidRPr="0040058B">
          <w:rPr>
            <w:rFonts w:eastAsiaTheme="minorEastAsia" w:cstheme="minorHAnsi"/>
            <w:lang w:val="en-GB"/>
          </w:rPr>
          <w:t>temperature treatments</w:t>
        </w:r>
        <w:r>
          <w:rPr>
            <w:rFonts w:eastAsiaTheme="minorEastAsia" w:cstheme="minorHAnsi"/>
            <w:lang w:val="en-GB"/>
          </w:rPr>
          <w:t xml:space="preserve"> and a size range</w:t>
        </w:r>
      </w:ins>
      <w:r w:rsidRPr="0040058B">
        <w:rPr>
          <w:rFonts w:cstheme="minorHAnsi"/>
          <w:lang w:val="en-GB"/>
        </w:rPr>
        <w:t xml:space="preserve">. This reduces the number of data sets available in the literature, as most experimental studies use either size or </w:t>
      </w:r>
      <w:r w:rsidRPr="0040058B">
        <w:rPr>
          <w:rFonts w:cstheme="minorHAnsi"/>
          <w:lang w:val="en-GB"/>
        </w:rPr>
        <w:lastRenderedPageBreak/>
        <w:t xml:space="preserve">temperature treatments, not both. However, this criterion allows us to fit multiple regression models and estimate the effects of mass and temperature jointly, and to evaluate the probability of interactive mass- and temperature effects within species. </w:t>
      </w:r>
      <w:ins w:id="784" w:author="Max Lindmark" w:date="2020-07-28T14:32:00Z">
        <w:r w:rsidRPr="0040058B">
          <w:rPr>
            <w:rFonts w:cstheme="minorHAnsi"/>
            <w:lang w:val="en-GB"/>
          </w:rPr>
          <w:t xml:space="preserve">Following common practice </w:t>
        </w:r>
      </w:ins>
      <w:del w:id="785" w:author="Max Lindmark" w:date="2020-07-28T14:32:00Z">
        <w:r w:rsidRPr="0040058B" w:rsidDel="002B6DB2">
          <w:rPr>
            <w:rFonts w:eastAsiaTheme="minorEastAsia" w:cstheme="minorHAnsi"/>
            <w:lang w:val="en-GB"/>
          </w:rPr>
          <w:delText>W</w:delText>
        </w:r>
      </w:del>
      <w:ins w:id="786" w:author="Max Lindmark" w:date="2020-07-28T14:32:00Z">
        <w:r w:rsidRPr="0040058B">
          <w:rPr>
            <w:rFonts w:eastAsiaTheme="minorEastAsia" w:cstheme="minorHAnsi"/>
            <w:lang w:val="en-GB"/>
          </w:rPr>
          <w:t>w</w:t>
        </w:r>
      </w:ins>
      <w:r w:rsidRPr="0040058B">
        <w:rPr>
          <w:rFonts w:eastAsiaTheme="minorEastAsia" w:cstheme="minorHAnsi"/>
          <w:lang w:val="en-GB"/>
        </w:rPr>
        <w:t>e excluded larval studies</w:t>
      </w:r>
      <w:ins w:id="787" w:author="Max Lindmark" w:date="2020-07-28T14:32:00Z">
        <w:r w:rsidRPr="0040058B">
          <w:rPr>
            <w:rFonts w:eastAsiaTheme="minorEastAsia" w:cstheme="minorHAnsi"/>
            <w:lang w:val="en-GB"/>
          </w:rPr>
          <w:t>,</w:t>
        </w:r>
      </w:ins>
      <w:ins w:id="788" w:author="Max Lindmark" w:date="2020-07-28T14:33:00Z">
        <w:r w:rsidRPr="0040058B">
          <w:rPr>
            <w:rFonts w:eastAsiaTheme="minorEastAsia" w:cstheme="minorHAnsi"/>
            <w:lang w:val="en-GB"/>
          </w:rPr>
          <w:t xml:space="preserve"> because larvae can exhibit different </w:t>
        </w:r>
      </w:ins>
      <w:ins w:id="789" w:author="Max Lindmark" w:date="2020-07-28T14:34:00Z">
        <w:r w:rsidRPr="0040058B">
          <w:rPr>
            <w:rFonts w:eastAsiaTheme="minorEastAsia" w:cstheme="minorHAnsi"/>
            <w:lang w:val="en-GB"/>
          </w:rPr>
          <w:t xml:space="preserve">isometric scaling </w:t>
        </w:r>
      </w:ins>
      <w:del w:id="790" w:author="Max Lindmark" w:date="2020-07-28T14:32:00Z">
        <w:r w:rsidRPr="0040058B" w:rsidDel="002E311E">
          <w:rPr>
            <w:rFonts w:eastAsiaTheme="minorEastAsia" w:cstheme="minorHAnsi"/>
            <w:lang w:val="en-GB"/>
          </w:rPr>
          <w:delText xml:space="preserve"> </w:delText>
        </w:r>
      </w:del>
      <w:commentRangeStart w:id="791"/>
      <w:commentRangeStart w:id="792"/>
      <w:r w:rsidRPr="0040058B">
        <w:rPr>
          <w:rFonts w:eastAsiaTheme="minorEastAsia" w:cstheme="minorHAnsi"/>
          <w:lang w:val="en-GB"/>
        </w:rPr>
        <w:t>a</w:t>
      </w:r>
      <w:ins w:id="793" w:author="Max Lindmark" w:date="2020-07-28T14:35:00Z">
        <w:r w:rsidRPr="0040058B">
          <w:rPr>
            <w:rFonts w:eastAsiaTheme="minorEastAsia" w:cstheme="minorHAnsi"/>
            <w:lang w:val="en-GB"/>
          </w:rPr>
          <w:t>nd do not feed independently</w:t>
        </w:r>
      </w:ins>
      <w:ins w:id="794" w:author="Max Lindmark" w:date="2020-07-28T14:36:00Z">
        <w:r w:rsidRPr="0040058B">
          <w:rPr>
            <w:rFonts w:eastAsiaTheme="minorEastAsia" w:cstheme="minorHAnsi"/>
            <w:lang w:val="en-GB"/>
          </w:rPr>
          <w:t xml:space="preserve"> </w:t>
        </w:r>
      </w:ins>
      <w:r w:rsidRPr="0040058B">
        <w:rPr>
          <w:rFonts w:eastAsiaTheme="minorEastAsia" w:cstheme="minorHAnsi"/>
          <w:lang w:val="en-GB"/>
        </w:rPr>
        <w:fldChar w:fldCharType="begin"/>
      </w:r>
      <w:r w:rsidRPr="0040058B">
        <w:rPr>
          <w:rFonts w:eastAsiaTheme="minorEastAsia" w:cstheme="minorHAnsi"/>
          <w:lang w:val="en-GB"/>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40058B">
        <w:rPr>
          <w:rFonts w:eastAsiaTheme="minorEastAsia" w:cstheme="minorHAnsi"/>
          <w:lang w:val="en-GB"/>
        </w:rPr>
        <w:fldChar w:fldCharType="separate"/>
      </w:r>
      <w:r w:rsidRPr="0040058B">
        <w:rPr>
          <w:rFonts w:ascii="Times New Roman" w:cs="Times New Roman"/>
          <w:lang w:val="en-GB"/>
        </w:rPr>
        <w:t>(Glazier 2005)</w:t>
      </w:r>
      <w:r w:rsidRPr="0040058B">
        <w:rPr>
          <w:rFonts w:eastAsiaTheme="minorEastAsia" w:cstheme="minorHAnsi"/>
          <w:lang w:val="en-GB"/>
        </w:rPr>
        <w:fldChar w:fldCharType="end"/>
      </w:r>
      <w:del w:id="795" w:author="Max Lindmark" w:date="2020-07-28T14:34:00Z">
        <w:r w:rsidRPr="0040058B" w:rsidDel="00E450E9">
          <w:rPr>
            <w:rFonts w:eastAsiaTheme="minorEastAsia" w:cstheme="minorHAnsi"/>
            <w:lang w:val="en-GB"/>
          </w:rPr>
          <w:delText>s they represent a small fraction of the ontogeny of most fish</w:delText>
        </w:r>
      </w:del>
      <w:commentRangeEnd w:id="791"/>
      <w:r w:rsidRPr="0040058B">
        <w:rPr>
          <w:rStyle w:val="CommentReference"/>
          <w:sz w:val="24"/>
          <w:szCs w:val="24"/>
        </w:rPr>
        <w:commentReference w:id="791"/>
      </w:r>
      <w:commentRangeEnd w:id="792"/>
      <w:r w:rsidRPr="0040058B">
        <w:rPr>
          <w:rStyle w:val="CommentReference"/>
          <w:sz w:val="24"/>
          <w:szCs w:val="24"/>
        </w:rPr>
        <w:commentReference w:id="792"/>
      </w:r>
      <w:r w:rsidRPr="0040058B">
        <w:rPr>
          <w:rFonts w:eastAsiaTheme="minorEastAsia" w:cstheme="minorHAnsi"/>
          <w:lang w:val="en-GB"/>
        </w:rPr>
        <w:t xml:space="preserve">. </w:t>
      </w:r>
    </w:p>
    <w:p w14:paraId="5D9B89BC" w14:textId="77777777" w:rsidR="00C506AF" w:rsidRPr="0040058B" w:rsidRDefault="00C506AF" w:rsidP="00C506AF">
      <w:pPr>
        <w:tabs>
          <w:tab w:val="center" w:pos="4513"/>
        </w:tabs>
        <w:spacing w:line="480" w:lineRule="auto"/>
        <w:ind w:firstLine="284"/>
        <w:contextualSpacing/>
        <w:jc w:val="both"/>
        <w:rPr>
          <w:rFonts w:cstheme="minorHAnsi"/>
          <w:lang w:val="en-GB"/>
        </w:rPr>
      </w:pPr>
      <w:r>
        <w:rPr>
          <w:rFonts w:eastAsiaTheme="minorEastAsia" w:cstheme="minorHAnsi"/>
          <w:lang w:val="en-GB"/>
        </w:rPr>
        <w:tab/>
      </w:r>
      <w:r w:rsidRPr="0040058B">
        <w:rPr>
          <w:rFonts w:eastAsiaTheme="minorEastAsia" w:cstheme="minorHAnsi"/>
          <w:lang w:val="en-GB"/>
        </w:rPr>
        <w:t>Studies were included if (i) a unique experimental temperature was recorded for each trial (</w:t>
      </w:r>
      <m:oMath>
        <m:r>
          <w:rPr>
            <w:rFonts w:ascii="Cambria Math" w:eastAsiaTheme="minorEastAsia" w:hAnsi="Cambria Math" w:cstheme="minorHAnsi"/>
            <w:lang w:val="en-GB"/>
          </w:rPr>
          <m:t>±</m:t>
        </m:r>
      </m:oMath>
      <w:r w:rsidRPr="0040058B">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Pr="0040058B">
        <w:rPr>
          <w:rFonts w:eastAsiaTheme="minorEastAsia" w:cstheme="minorHAnsi"/>
          <w:lang w:val="en-GB"/>
        </w:rPr>
        <w:t xml:space="preserve">), (ii) fish were provided food at </w:t>
      </w:r>
      <w:r w:rsidRPr="0040058B">
        <w:rPr>
          <w:rFonts w:eastAsiaTheme="minorEastAsia" w:cstheme="minorHAnsi"/>
          <w:i/>
          <w:lang w:val="en-GB"/>
        </w:rPr>
        <w:t>ad libitum</w:t>
      </w:r>
      <w:r w:rsidRPr="0040058B">
        <w:rPr>
          <w:rFonts w:eastAsiaTheme="minorEastAsia" w:cstheme="minorHAnsi"/>
          <w:lang w:val="en-GB"/>
        </w:rPr>
        <w:t xml:space="preserve"> (consumption and growth data) or if they were unfed (resting, standard or routine metabolic rate), and (iii) fish exhibited normal behaviour during the experiments. We used only one study per species and rate to ensure that all data within a given species are comparable as measurements of these rates can vary between studies due to e.g. measurement bias, differences in experimental protocols or because different sub-populations were used </w:t>
      </w:r>
      <w:r w:rsidRPr="0040058B">
        <w:rPr>
          <w:rFonts w:eastAsiaTheme="minorEastAsia" w:cstheme="minorHAnsi"/>
        </w:rPr>
        <w:fldChar w:fldCharType="begin"/>
      </w:r>
      <w:r w:rsidRPr="0040058B">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40058B">
        <w:rPr>
          <w:rFonts w:eastAsiaTheme="minorEastAsia" w:cstheme="minorHAnsi"/>
        </w:rPr>
        <w:fldChar w:fldCharType="separate"/>
      </w:r>
      <w:r w:rsidRPr="0040058B">
        <w:rPr>
          <w:lang w:val="en-GB"/>
        </w:rPr>
        <w:t xml:space="preserve">(Armstrong &amp; Hawkins 2008; Jerde </w:t>
      </w:r>
      <w:r w:rsidRPr="0040058B">
        <w:rPr>
          <w:i/>
          <w:iCs/>
          <w:lang w:val="en-GB"/>
        </w:rPr>
        <w:t>et al.</w:t>
      </w:r>
      <w:r w:rsidRPr="0040058B">
        <w:rPr>
          <w:lang w:val="en-GB"/>
        </w:rPr>
        <w:t xml:space="preserve"> 2019)</w:t>
      </w:r>
      <w:r w:rsidRPr="0040058B">
        <w:rPr>
          <w:rFonts w:eastAsiaTheme="minorEastAsia" w:cstheme="minorHAnsi"/>
        </w:rPr>
        <w:fldChar w:fldCharType="end"/>
      </w:r>
      <w:r w:rsidRPr="0040058B">
        <w:rPr>
          <w:rFonts w:eastAsiaTheme="minorEastAsia" w:cstheme="minorHAnsi"/>
          <w:lang w:val="en-GB"/>
        </w:rPr>
        <w:t xml:space="preserve">. In cases where we found more than one study for a species for a rate, we selected the most suitable study based on our pre-defined criteria (for details, see </w:t>
      </w:r>
      <w:r w:rsidRPr="009F31A4">
        <w:rPr>
          <w:rFonts w:eastAsiaTheme="minorEastAsia" w:cstheme="minorHAnsi"/>
          <w:i/>
          <w:iCs/>
          <w:lang w:val="en-GB"/>
        </w:rPr>
        <w:t>SI Appendix</w:t>
      </w:r>
      <w:r w:rsidRPr="0040058B">
        <w:rPr>
          <w:rFonts w:eastAsiaTheme="minorEastAsia" w:cstheme="minorHAnsi"/>
          <w:lang w:val="en-GB"/>
        </w:rPr>
        <w:t xml:space="preserve">). </w:t>
      </w:r>
      <w:r w:rsidRPr="0040058B">
        <w:rPr>
          <w:rFonts w:cstheme="minorHAnsi"/>
          <w:lang w:val="en-GB"/>
        </w:rPr>
        <w:t xml:space="preserve">A more detailed description of the search protocol, data selection, acquisition, quality control, collation of additional information and standardizing rates to common units can be found in </w:t>
      </w:r>
      <w:r w:rsidRPr="0025283E">
        <w:rPr>
          <w:rFonts w:eastAsiaTheme="minorEastAsia" w:cstheme="minorHAnsi"/>
          <w:i/>
          <w:iCs/>
          <w:lang w:val="en-GB"/>
        </w:rPr>
        <w:t>SI Appendix</w:t>
      </w:r>
      <w:r w:rsidRPr="0040058B">
        <w:rPr>
          <w:rFonts w:cstheme="minorHAnsi"/>
          <w:lang w:val="en-GB"/>
        </w:rPr>
        <w:t>.</w:t>
      </w:r>
    </w:p>
    <w:p w14:paraId="32FFCE6F" w14:textId="77777777" w:rsidR="00C506AF" w:rsidRPr="0040058B" w:rsidRDefault="00C506AF" w:rsidP="00C506AF">
      <w:pPr>
        <w:tabs>
          <w:tab w:val="center" w:pos="4513"/>
        </w:tabs>
        <w:spacing w:line="480" w:lineRule="auto"/>
        <w:ind w:firstLine="284"/>
        <w:contextualSpacing/>
        <w:jc w:val="both"/>
        <w:rPr>
          <w:rFonts w:cstheme="minorHAnsi"/>
          <w:lang w:val="en-GB"/>
        </w:rPr>
      </w:pPr>
      <w:r w:rsidRPr="0040058B">
        <w:rPr>
          <w:rFonts w:cstheme="minorHAnsi"/>
          <w:lang w:val="en-GB"/>
        </w:rPr>
        <w:t xml:space="preserve">We compiled four datasets: growth rate, maximum consumption rate, metabolic rate and the </w:t>
      </w:r>
      <w:commentRangeStart w:id="796"/>
      <w:commentRangeStart w:id="797"/>
      <w:commentRangeStart w:id="798"/>
      <w:r w:rsidRPr="0040058B">
        <w:rPr>
          <w:rFonts w:cstheme="minorHAnsi"/>
          <w:lang w:val="en-GB"/>
        </w:rPr>
        <w:t>optimum</w:t>
      </w:r>
      <w:ins w:id="799" w:author="Max Lindmark" w:date="2020-08-17T12:58:00Z">
        <w:r w:rsidRPr="0040058B">
          <w:rPr>
            <w:rFonts w:cstheme="minorHAnsi"/>
            <w:lang w:val="en-GB"/>
          </w:rPr>
          <w:t xml:space="preserve"> </w:t>
        </w:r>
      </w:ins>
      <w:del w:id="800" w:author="Max Lindmark" w:date="2020-08-17T13:04:00Z">
        <w:r w:rsidRPr="0040058B" w:rsidDel="000634CD">
          <w:rPr>
            <w:rFonts w:cstheme="minorHAnsi"/>
            <w:lang w:val="en-GB"/>
          </w:rPr>
          <w:delText xml:space="preserve"> </w:delText>
        </w:r>
      </w:del>
      <w:r w:rsidRPr="0040058B">
        <w:rPr>
          <w:rFonts w:cstheme="minorHAnsi"/>
          <w:lang w:val="en-GB"/>
        </w:rPr>
        <w:t xml:space="preserve">growth </w:t>
      </w:r>
      <w:ins w:id="801" w:author="Max Lindmark" w:date="2020-08-17T13:04:00Z">
        <w:r w:rsidRPr="0040058B">
          <w:rPr>
            <w:rFonts w:cstheme="minorHAnsi"/>
            <w:lang w:val="en-GB"/>
          </w:rPr>
          <w:t>temperature</w:t>
        </w:r>
        <w:r w:rsidRPr="0040058B" w:rsidDel="00782F2C">
          <w:rPr>
            <w:rFonts w:cstheme="minorHAnsi"/>
            <w:lang w:val="en-GB"/>
          </w:rPr>
          <w:t xml:space="preserve"> </w:t>
        </w:r>
      </w:ins>
      <w:del w:id="802" w:author="Max Lindmark" w:date="2020-08-17T12:58:00Z">
        <w:r w:rsidRPr="0040058B" w:rsidDel="00782F2C">
          <w:rPr>
            <w:rFonts w:cstheme="minorHAnsi"/>
            <w:lang w:val="en-GB"/>
          </w:rPr>
          <w:delText xml:space="preserve">rate temperature </w:delText>
        </w:r>
      </w:del>
      <w:commentRangeEnd w:id="796"/>
      <w:r w:rsidRPr="0040058B">
        <w:rPr>
          <w:rStyle w:val="CommentReference"/>
          <w:sz w:val="24"/>
          <w:szCs w:val="24"/>
        </w:rPr>
        <w:commentReference w:id="796"/>
      </w:r>
      <w:commentRangeEnd w:id="797"/>
      <w:r w:rsidRPr="0040058B">
        <w:rPr>
          <w:rStyle w:val="CommentReference"/>
          <w:sz w:val="24"/>
          <w:szCs w:val="24"/>
        </w:rPr>
        <w:commentReference w:id="797"/>
      </w:r>
      <w:commentRangeEnd w:id="798"/>
      <w:r w:rsidRPr="0040058B">
        <w:rPr>
          <w:rStyle w:val="CommentReference"/>
          <w:sz w:val="24"/>
          <w:szCs w:val="24"/>
        </w:rPr>
        <w:commentReference w:id="798"/>
      </w:r>
      <w:r w:rsidRPr="0040058B">
        <w:rPr>
          <w:rFonts w:cstheme="minorHAnsi"/>
          <w:lang w:val="en-GB"/>
        </w:rPr>
        <w:t xml:space="preserve">for each combination of body mass group and species. We compiled in total 227 (growth rate) (and 45 optimum temperatures), 746 (maximum consumption rate) and </w:t>
      </w:r>
      <w:del w:id="803" w:author="Max Lindmark" w:date="2020-09-10T15:25:00Z">
        <w:r w:rsidRPr="0040058B" w:rsidDel="00486FB6">
          <w:rPr>
            <w:rFonts w:cstheme="minorHAnsi"/>
            <w:lang w:val="en-GB"/>
          </w:rPr>
          <w:delText xml:space="preserve">2695 </w:delText>
        </w:r>
      </w:del>
      <w:ins w:id="804" w:author="Max Lindmark" w:date="2020-09-10T15:25:00Z">
        <w:r w:rsidRPr="0040058B">
          <w:rPr>
            <w:rFonts w:cstheme="minorHAnsi"/>
            <w:lang w:val="en-GB"/>
          </w:rPr>
          <w:t xml:space="preserve">2699 </w:t>
        </w:r>
      </w:ins>
      <w:r w:rsidRPr="0040058B">
        <w:rPr>
          <w:rFonts w:cstheme="minorHAnsi"/>
          <w:lang w:val="en-GB"/>
        </w:rPr>
        <w:t xml:space="preserve">(metabolic rate) data points from published articles for each rate, </w:t>
      </w:r>
      <w:r w:rsidRPr="0040058B">
        <w:rPr>
          <w:rFonts w:eastAsiaTheme="minorEastAsia" w:cstheme="minorHAnsi"/>
          <w:lang w:val="en-GB"/>
        </w:rPr>
        <w:t>from 13</w:t>
      </w:r>
      <w:r w:rsidRPr="0040058B">
        <w:rPr>
          <w:rFonts w:cstheme="minorHAnsi"/>
          <w:lang w:val="en-GB"/>
        </w:rPr>
        <w:t>, 20 and 34</w:t>
      </w:r>
      <w:r w:rsidRPr="0040058B">
        <w:rPr>
          <w:rFonts w:eastAsiaTheme="minorEastAsia" w:cstheme="minorHAnsi"/>
          <w:lang w:val="en-GB"/>
        </w:rPr>
        <w:t xml:space="preserve"> species, respectively, </w:t>
      </w:r>
      <w:commentRangeStart w:id="805"/>
      <w:del w:id="806" w:author="Max Lindmark" w:date="2020-09-12T12:18:00Z">
        <w:r w:rsidRPr="0040058B" w:rsidDel="00B7555A">
          <w:rPr>
            <w:rFonts w:eastAsiaTheme="minorEastAsia" w:cstheme="minorHAnsi"/>
            <w:lang w:val="en-GB"/>
          </w:rPr>
          <w:delText xml:space="preserve">representing </w:delText>
        </w:r>
      </w:del>
      <w:ins w:id="807" w:author="Max Lindmark" w:date="2020-09-12T12:18:00Z">
        <w:r>
          <w:rPr>
            <w:rFonts w:eastAsiaTheme="minorEastAsia" w:cstheme="minorHAnsi"/>
            <w:lang w:val="en-GB"/>
          </w:rPr>
          <w:t xml:space="preserve">from different </w:t>
        </w:r>
        <w:commentRangeEnd w:id="805"/>
        <w:r>
          <w:rPr>
            <w:rStyle w:val="CommentReference"/>
          </w:rPr>
          <w:commentReference w:id="805"/>
        </w:r>
      </w:ins>
      <w:del w:id="808" w:author="Max Lindmark" w:date="2020-09-12T12:18:00Z">
        <w:r w:rsidRPr="0040058B" w:rsidDel="00B7555A">
          <w:rPr>
            <w:rFonts w:eastAsiaTheme="minorEastAsia" w:cstheme="minorHAnsi"/>
            <w:lang w:val="en-GB"/>
          </w:rPr>
          <w:delText xml:space="preserve">a diverse range of </w:delText>
        </w:r>
      </w:del>
      <w:r w:rsidRPr="0040058B">
        <w:rPr>
          <w:rFonts w:eastAsiaTheme="minorEastAsia" w:cstheme="minorHAnsi"/>
          <w:lang w:val="en-GB"/>
        </w:rPr>
        <w:t>taxonomic groups, habitats and lifestyles (</w:t>
      </w:r>
      <w:r w:rsidRPr="0025283E">
        <w:rPr>
          <w:rFonts w:eastAsiaTheme="minorEastAsia" w:cstheme="minorHAnsi"/>
          <w:i/>
          <w:iCs/>
          <w:lang w:val="en-GB"/>
        </w:rPr>
        <w:t>SI Appendix</w:t>
      </w:r>
      <w:r w:rsidRPr="0040058B">
        <w:rPr>
          <w:rFonts w:eastAsiaTheme="minorEastAsia" w:cstheme="minorHAnsi"/>
          <w:lang w:val="en-GB"/>
        </w:rPr>
        <w:t xml:space="preserve">). We asked all the corresponding authors of each article to share data, else data were extracted from tables or figures using </w:t>
      </w:r>
      <w:r w:rsidRPr="0040058B">
        <w:rPr>
          <w:rFonts w:cstheme="minorHAnsi"/>
          <w:lang w:val="en-GB"/>
        </w:rPr>
        <w:t xml:space="preserve">Web Plot Digitizer </w:t>
      </w:r>
      <w:r w:rsidRPr="0040058B">
        <w:rPr>
          <w:rFonts w:cstheme="minorHAnsi"/>
        </w:rPr>
        <w:fldChar w:fldCharType="begin"/>
      </w:r>
      <w:r w:rsidRPr="0040058B">
        <w:rPr>
          <w:rFonts w:cstheme="minorHAnsi"/>
          <w:lang w:val="en-GB"/>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40058B">
        <w:rPr>
          <w:rFonts w:cstheme="minorHAnsi"/>
        </w:rPr>
        <w:fldChar w:fldCharType="separate"/>
      </w:r>
      <w:r w:rsidRPr="0040058B">
        <w:rPr>
          <w:lang w:val="en-GB"/>
        </w:rPr>
        <w:t>(Rohatgi 2012)</w:t>
      </w:r>
      <w:r w:rsidRPr="0040058B">
        <w:rPr>
          <w:rFonts w:cstheme="minorHAnsi"/>
        </w:rPr>
        <w:fldChar w:fldCharType="end"/>
      </w:r>
      <w:r w:rsidRPr="0040058B">
        <w:rPr>
          <w:rFonts w:eastAsiaTheme="minorEastAsia" w:cstheme="minorHAnsi"/>
          <w:lang w:val="en-GB"/>
        </w:rPr>
        <w:t xml:space="preserve">. </w:t>
      </w:r>
      <w:r w:rsidRPr="0040058B">
        <w:rPr>
          <w:rFonts w:cstheme="minorHAnsi"/>
          <w:lang w:val="en-GB"/>
        </w:rPr>
        <w:t xml:space="preserve"> </w:t>
      </w:r>
    </w:p>
    <w:p w14:paraId="1A9F49B3" w14:textId="77777777" w:rsidR="00C506AF" w:rsidRPr="0040058B" w:rsidRDefault="00C506AF" w:rsidP="00C506AF">
      <w:pPr>
        <w:spacing w:line="480" w:lineRule="auto"/>
        <w:contextualSpacing/>
        <w:jc w:val="both"/>
        <w:rPr>
          <w:rFonts w:cstheme="minorHAnsi"/>
          <w:b/>
          <w:lang w:val="en-GB"/>
        </w:rPr>
      </w:pPr>
    </w:p>
    <w:p w14:paraId="6BDB158B" w14:textId="77777777" w:rsidR="00C506AF" w:rsidRDefault="00C506AF" w:rsidP="00C506AF">
      <w:pPr>
        <w:spacing w:line="480" w:lineRule="auto"/>
        <w:contextualSpacing/>
        <w:jc w:val="both"/>
        <w:rPr>
          <w:rFonts w:cstheme="minorHAnsi"/>
          <w:b/>
          <w:lang w:val="en-GB"/>
        </w:rPr>
      </w:pPr>
      <w:r w:rsidRPr="00D7688C">
        <w:rPr>
          <w:rFonts w:cstheme="minorHAnsi"/>
          <w:b/>
          <w:lang w:val="en-GB"/>
        </w:rPr>
        <w:t>Model fitting</w:t>
      </w:r>
    </w:p>
    <w:p w14:paraId="4ED65434" w14:textId="77777777" w:rsidR="00C506AF" w:rsidRPr="00804590" w:rsidRDefault="00C506AF" w:rsidP="00C506AF">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lastRenderedPageBreak/>
        <w:t>Model description</w:t>
      </w:r>
    </w:p>
    <w:p w14:paraId="0F693F83" w14:textId="77777777" w:rsidR="00C506AF" w:rsidRPr="0040058B" w:rsidRDefault="00C506AF" w:rsidP="00C506AF">
      <w:pPr>
        <w:pStyle w:val="CommentText"/>
        <w:spacing w:line="480" w:lineRule="auto"/>
        <w:jc w:val="both"/>
        <w:rPr>
          <w:rFonts w:ascii="Times New Roman" w:hAnsi="Times New Roman" w:cs="Times New Roman"/>
          <w:sz w:val="24"/>
          <w:szCs w:val="24"/>
          <w:lang w:val="en-US"/>
        </w:rPr>
      </w:pPr>
      <w:r w:rsidRPr="0040058B">
        <w:rPr>
          <w:rFonts w:ascii="Times New Roman" w:hAnsi="Times New Roman" w:cs="Times New Roman"/>
          <w:sz w:val="24"/>
          <w:szCs w:val="24"/>
          <w:lang w:val="en-US"/>
        </w:rPr>
        <w:t>To each dataset, w</w:t>
      </w:r>
      <w:r w:rsidRPr="0040058B">
        <w:rPr>
          <w:rFonts w:ascii="Times New Roman" w:hAnsi="Times New Roman" w:cs="Times New Roman"/>
          <w:bCs/>
          <w:sz w:val="24"/>
          <w:szCs w:val="24"/>
          <w:lang w:val="en-GB"/>
        </w:rPr>
        <w:t xml:space="preserve">e fit hierarchical models with different combinations of </w:t>
      </w:r>
      <w:del w:id="809" w:author="Max Lindmark" w:date="2020-09-11T17:06:00Z">
        <w:r w:rsidRPr="0040058B" w:rsidDel="007C7E10">
          <w:rPr>
            <w:rFonts w:ascii="Times New Roman" w:hAnsi="Times New Roman" w:cs="Times New Roman"/>
            <w:bCs/>
            <w:sz w:val="24"/>
            <w:szCs w:val="24"/>
            <w:lang w:val="en-GB"/>
          </w:rPr>
          <w:delText>group (</w:delText>
        </w:r>
      </w:del>
      <w:r w:rsidRPr="0040058B">
        <w:rPr>
          <w:rFonts w:ascii="Times New Roman" w:hAnsi="Times New Roman" w:cs="Times New Roman"/>
          <w:bCs/>
          <w:sz w:val="24"/>
          <w:szCs w:val="24"/>
          <w:lang w:val="en-GB"/>
        </w:rPr>
        <w:t>species</w:t>
      </w:r>
      <w:del w:id="810" w:author="Max Lindmark" w:date="2020-09-11T17:06:00Z">
        <w:r w:rsidRPr="0040058B" w:rsidDel="007C7E10">
          <w:rPr>
            <w:rFonts w:ascii="Times New Roman" w:hAnsi="Times New Roman" w:cs="Times New Roman"/>
            <w:bCs/>
            <w:sz w:val="24"/>
            <w:szCs w:val="24"/>
            <w:lang w:val="en-GB"/>
          </w:rPr>
          <w:delText>)</w:delText>
        </w:r>
      </w:del>
      <w:r w:rsidRPr="0040058B">
        <w:rPr>
          <w:rFonts w:ascii="Times New Roman" w:hAnsi="Times New Roman" w:cs="Times New Roman"/>
          <w:bCs/>
          <w:sz w:val="24"/>
          <w:szCs w:val="24"/>
          <w:lang w:val="en-GB"/>
        </w:rPr>
        <w:t>-varying coefficients</w:t>
      </w:r>
      <w:ins w:id="811" w:author="Max Lindmark" w:date="2020-09-11T17:06:00Z">
        <w:r>
          <w:rPr>
            <w:rFonts w:ascii="Times New Roman" w:hAnsi="Times New Roman" w:cs="Times New Roman"/>
            <w:bCs/>
            <w:sz w:val="24"/>
            <w:szCs w:val="24"/>
            <w:lang w:val="en-GB"/>
          </w:rPr>
          <w:t xml:space="preserve">, meaning </w:t>
        </w:r>
      </w:ins>
      <w:del w:id="812" w:author="Max Lindmark" w:date="2020-09-11T17:06:00Z">
        <w:r w:rsidRPr="0040058B" w:rsidDel="007C7E10">
          <w:rPr>
            <w:rFonts w:ascii="Times New Roman" w:hAnsi="Times New Roman" w:cs="Times New Roman"/>
            <w:bCs/>
            <w:sz w:val="24"/>
            <w:szCs w:val="24"/>
            <w:lang w:val="en-GB"/>
          </w:rPr>
          <w:delText xml:space="preserve">. The species-varying coefficients are thus </w:delText>
        </w:r>
      </w:del>
      <w:ins w:id="813" w:author="Max Lindmark" w:date="2020-09-11T17:06:00Z">
        <w:r>
          <w:rPr>
            <w:rFonts w:ascii="Times New Roman" w:hAnsi="Times New Roman" w:cs="Times New Roman"/>
            <w:bCs/>
            <w:sz w:val="24"/>
            <w:szCs w:val="24"/>
            <w:lang w:val="en-GB"/>
          </w:rPr>
          <w:t xml:space="preserve">they </w:t>
        </w:r>
      </w:ins>
      <w:ins w:id="814" w:author="Max Lindmark" w:date="2020-09-11T17:07:00Z">
        <w:r>
          <w:rPr>
            <w:rFonts w:ascii="Times New Roman" w:hAnsi="Times New Roman" w:cs="Times New Roman"/>
            <w:bCs/>
            <w:sz w:val="24"/>
            <w:szCs w:val="24"/>
            <w:lang w:val="en-GB"/>
          </w:rPr>
          <w:t xml:space="preserve">are </w:t>
        </w:r>
      </w:ins>
      <w:r w:rsidRPr="0040058B">
        <w:rPr>
          <w:rFonts w:ascii="Times New Roman" w:hAnsi="Times New Roman" w:cs="Times New Roman"/>
          <w:bCs/>
          <w:sz w:val="24"/>
          <w:szCs w:val="24"/>
          <w:lang w:val="en-GB"/>
        </w:rPr>
        <w:t>estimated with shrinkage</w:t>
      </w:r>
      <w:del w:id="815" w:author="Max Lindmark" w:date="2020-09-11T17:07:00Z">
        <w:r w:rsidRPr="0040058B" w:rsidDel="007C7E10">
          <w:rPr>
            <w:rFonts w:ascii="Times New Roman" w:hAnsi="Times New Roman" w:cs="Times New Roman"/>
            <w:bCs/>
            <w:sz w:val="24"/>
            <w:szCs w:val="24"/>
            <w:lang w:val="en-GB"/>
          </w:rPr>
          <w:delText>,</w:delText>
        </w:r>
      </w:del>
      <w:ins w:id="816" w:author="Max Lindmark" w:date="2020-09-11T17:07:00Z">
        <w:r>
          <w:rPr>
            <w:rFonts w:ascii="Times New Roman" w:hAnsi="Times New Roman" w:cs="Times New Roman"/>
            <w:bCs/>
            <w:sz w:val="24"/>
            <w:szCs w:val="24"/>
            <w:lang w:val="en-GB"/>
          </w:rPr>
          <w:t xml:space="preserve">. This </w:t>
        </w:r>
      </w:ins>
      <w:del w:id="817" w:author="Max Lindmark" w:date="2020-09-11T17:07:00Z">
        <w:r w:rsidRPr="0040058B" w:rsidDel="007C7E10">
          <w:rPr>
            <w:rFonts w:ascii="Times New Roman" w:hAnsi="Times New Roman" w:cs="Times New Roman"/>
            <w:bCs/>
            <w:sz w:val="24"/>
            <w:szCs w:val="24"/>
            <w:lang w:val="en-GB"/>
          </w:rPr>
          <w:delText xml:space="preserve"> which </w:delText>
        </w:r>
      </w:del>
      <w:r w:rsidRPr="0040058B">
        <w:rPr>
          <w:rFonts w:ascii="Times New Roman" w:hAnsi="Times New Roman" w:cs="Times New Roman"/>
          <w:bCs/>
          <w:sz w:val="24"/>
          <w:szCs w:val="24"/>
          <w:lang w:val="en-GB"/>
        </w:rPr>
        <w:t xml:space="preserve">reduces the influence of outliers which could occur in species with small samples sizes </w:t>
      </w:r>
      <w:r w:rsidRPr="0040058B">
        <w:rPr>
          <w:rFonts w:ascii="Times New Roman" w:hAnsi="Times New Roman" w:cs="Times New Roman"/>
          <w:bCs/>
          <w:sz w:val="24"/>
          <w:szCs w:val="24"/>
          <w:lang w:val="en-GB"/>
        </w:rPr>
        <w:fldChar w:fldCharType="begin"/>
      </w:r>
      <w:r w:rsidRPr="0040058B">
        <w:rPr>
          <w:rFonts w:ascii="Times New Roman" w:hAnsi="Times New Roman" w:cs="Times New Roman"/>
          <w:bCs/>
          <w:sz w:val="24"/>
          <w:szCs w:val="24"/>
          <w:lang w:val="en-GB"/>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40058B">
        <w:rPr>
          <w:rFonts w:ascii="Times New Roman" w:hAnsi="Times New Roman" w:cs="Times New Roman"/>
          <w:bCs/>
          <w:sz w:val="24"/>
          <w:szCs w:val="24"/>
          <w:lang w:val="en-GB"/>
        </w:rPr>
        <w:fldChar w:fldCharType="separate"/>
      </w:r>
      <w:r w:rsidRPr="0040058B">
        <w:rPr>
          <w:rFonts w:ascii="Times New Roman" w:hAnsi="Times New Roman" w:cs="Times New Roman"/>
          <w:sz w:val="24"/>
          <w:szCs w:val="24"/>
          <w:lang w:val="en-GB"/>
        </w:rPr>
        <w:t xml:space="preserve">(Gelman &amp; Hill 2007; Harrison </w:t>
      </w:r>
      <w:r w:rsidRPr="0040058B">
        <w:rPr>
          <w:rFonts w:ascii="Times New Roman" w:hAnsi="Times New Roman" w:cs="Times New Roman"/>
          <w:i/>
          <w:iCs/>
          <w:sz w:val="24"/>
          <w:szCs w:val="24"/>
          <w:lang w:val="en-GB"/>
        </w:rPr>
        <w:t>et al.</w:t>
      </w:r>
      <w:r w:rsidRPr="0040058B">
        <w:rPr>
          <w:rFonts w:ascii="Times New Roman" w:hAnsi="Times New Roman" w:cs="Times New Roman"/>
          <w:sz w:val="24"/>
          <w:szCs w:val="24"/>
          <w:lang w:val="en-GB"/>
        </w:rPr>
        <w:t xml:space="preserve"> 2018)</w:t>
      </w:r>
      <w:r w:rsidRPr="0040058B">
        <w:rPr>
          <w:rFonts w:ascii="Times New Roman" w:hAnsi="Times New Roman" w:cs="Times New Roman"/>
          <w:bCs/>
          <w:sz w:val="24"/>
          <w:szCs w:val="24"/>
          <w:lang w:val="en-GB"/>
        </w:rPr>
        <w:fldChar w:fldCharType="end"/>
      </w:r>
      <w:r w:rsidRPr="0040058B">
        <w:rPr>
          <w:rFonts w:ascii="Times New Roman" w:hAnsi="Times New Roman" w:cs="Times New Roman"/>
          <w:bCs/>
          <w:sz w:val="24"/>
          <w:szCs w:val="24"/>
          <w:lang w:val="en-GB"/>
        </w:rPr>
        <w:t>. The general form the model is:</w:t>
      </w:r>
    </w:p>
    <w:commentRangeStart w:id="818"/>
    <w:p w14:paraId="53B6384A" w14:textId="77777777" w:rsidR="00C506AF" w:rsidRPr="0040058B" w:rsidRDefault="00A236AE" w:rsidP="00C506AF">
      <w:pPr>
        <w:spacing w:line="480" w:lineRule="auto"/>
        <w:jc w:val="right"/>
        <w:rPr>
          <w:rFonts w:ascii="Times New Roman" w:eastAsiaTheme="minorEastAsia" w:hAnsi="Times New Roman" w:cs="Times New Roman"/>
          <w:lang w:val="en-US"/>
        </w:rPr>
      </w:pPr>
      <m:oMath>
        <m:sSub>
          <m:sSubPr>
            <m:ctrlPr>
              <w:rPr>
                <w:rFonts w:ascii="Cambria Math" w:hAnsi="Cambria Math" w:cs="Times New Roman"/>
                <w:bCs/>
                <w:i/>
                <w:iCs/>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~N(</m:t>
        </m:r>
        <m:sSub>
          <m:sSubPr>
            <m:ctrlPr>
              <w:rPr>
                <w:rFonts w:ascii="Cambria Math" w:hAnsi="Cambria Math" w:cs="Times New Roman"/>
                <w:bCs/>
                <w:i/>
                <w:iCs/>
              </w:rPr>
            </m:ctrlPr>
          </m:sSubPr>
          <m:e>
            <m:r>
              <w:rPr>
                <w:rFonts w:ascii="Cambria Math" w:hAnsi="Cambria Math" w:cs="Times New Roman"/>
              </w:rPr>
              <m:t>μ</m:t>
            </m:r>
          </m:e>
          <m:sub>
            <m:r>
              <w:rPr>
                <w:rFonts w:ascii="Cambria Math" w:hAnsi="Cambria Math" w:cs="Times New Roman"/>
              </w:rPr>
              <m:t>ij</m:t>
            </m:r>
          </m:sub>
        </m:sSub>
        <m:r>
          <w:rPr>
            <w:rFonts w:ascii="Cambria Math" w:hAnsi="Cambria Math" w:cs="Times New Roman"/>
          </w:rPr>
          <m:t>, σ)</m:t>
        </m:r>
      </m:oMath>
      <w:r w:rsidR="00C506AF" w:rsidRPr="0040058B">
        <w:rPr>
          <w:rFonts w:ascii="Times New Roman" w:eastAsiaTheme="minorEastAsia" w:hAnsi="Times New Roman" w:cs="Times New Roman"/>
          <w:lang w:val="en-US"/>
        </w:rPr>
        <w:t xml:space="preserve">                                                                 (1)</w:t>
      </w:r>
    </w:p>
    <w:p w14:paraId="109A5576" w14:textId="77777777" w:rsidR="00C506AF" w:rsidRPr="0040058B" w:rsidRDefault="00A236AE" w:rsidP="00C506AF">
      <w:pPr>
        <w:spacing w:line="480" w:lineRule="auto"/>
        <w:jc w:val="right"/>
        <w:rPr>
          <w:rFonts w:ascii="Times New Roman" w:eastAsiaTheme="minorEastAsia" w:hAnsi="Times New Roman" w:cs="Times New Roman"/>
          <w:lang w:val="en-US"/>
        </w:rPr>
      </w:pPr>
      <m:oMath>
        <m:sSub>
          <m:sSubPr>
            <m:ctrlPr>
              <w:rPr>
                <w:rFonts w:ascii="Cambria Math" w:hAnsi="Cambria Math" w:cs="Times New Roman"/>
                <w:bCs/>
                <w:i/>
                <w:iCs/>
              </w:rPr>
            </m:ctrlPr>
          </m:sSubPr>
          <m:e>
            <m:r>
              <w:rPr>
                <w:rFonts w:ascii="Cambria Math" w:hAnsi="Cambria Math" w:cs="Times New Roman"/>
              </w:rPr>
              <m:t>μ</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0j</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m:t>
                </m:r>
              </m:sub>
            </m:sSub>
            <m:r>
              <w:rPr>
                <w:rFonts w:ascii="Cambria Math" w:hAnsi="Cambria Math" w:cs="Times New Roman"/>
              </w:rPr>
              <m:t>×</m:t>
            </m:r>
          </m:e>
        </m:nary>
        <m:sSub>
          <m:sSubPr>
            <m:ctrlPr>
              <w:rPr>
                <w:rFonts w:ascii="Cambria Math" w:hAnsi="Cambria Math" w:cs="Times New Roman"/>
                <w:i/>
                <w:lang w:val="sv-SE"/>
              </w:rPr>
            </m:ctrlPr>
          </m:sSubPr>
          <m:e>
            <m:r>
              <w:rPr>
                <w:rFonts w:ascii="Cambria Math" w:hAnsi="Cambria Math" w:cs="Times New Roman"/>
                <w:lang w:val="sv-SE"/>
              </w:rPr>
              <m:t>x</m:t>
            </m:r>
            <m:ctrlPr>
              <w:rPr>
                <w:rFonts w:ascii="Cambria Math" w:hAnsi="Cambria Math" w:cs="Times New Roman"/>
                <w:i/>
              </w:rPr>
            </m:ctrlPr>
          </m:e>
          <m:sub>
            <m:r>
              <w:rPr>
                <w:rFonts w:ascii="Cambria Math" w:hAnsi="Cambria Math" w:cs="Times New Roman"/>
              </w:rPr>
              <m:t>ip</m:t>
            </m:r>
          </m:sub>
        </m:sSub>
      </m:oMath>
      <w:r w:rsidR="00C506AF" w:rsidRPr="0040058B">
        <w:rPr>
          <w:rFonts w:ascii="Times New Roman" w:eastAsiaTheme="minorEastAsia" w:hAnsi="Times New Roman" w:cs="Times New Roman"/>
          <w:lang w:val="en-US"/>
        </w:rPr>
        <w:t xml:space="preserve">                                                           (2)</w:t>
      </w:r>
    </w:p>
    <w:p w14:paraId="0BCD5CE6" w14:textId="77777777" w:rsidR="00C506AF" w:rsidRPr="0040058B" w:rsidRDefault="00A236AE" w:rsidP="00C506AF">
      <w:pPr>
        <w:spacing w:line="480" w:lineRule="auto"/>
        <w:jc w:val="right"/>
        <w:rPr>
          <w:rFonts w:ascii="Times New Roman" w:eastAsiaTheme="minorEastAsia" w:hAnsi="Times New Roman" w:cs="Times New Roman"/>
          <w:lang w:val="en-US"/>
        </w:rPr>
      </w:pPr>
      <m:oMath>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0j</m:t>
            </m:r>
          </m:sub>
        </m:sSub>
        <m: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ctrlPr>
              <w:rPr>
                <w:rFonts w:ascii="Cambria Math" w:eastAsiaTheme="minorEastAsia" w:hAnsi="Cambria Math" w:cs="Times New Roman"/>
                <w:i/>
              </w:rPr>
            </m:ctrlP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r>
          <w:rPr>
            <w:rFonts w:ascii="Cambria Math" w:eastAsiaTheme="minorEastAsia" w:hAnsi="Cambria Math" w:cs="Times New Roman"/>
          </w:rPr>
          <m:t>)</m:t>
        </m:r>
      </m:oMath>
      <w:r w:rsidR="00C506AF" w:rsidRPr="0040058B">
        <w:rPr>
          <w:rFonts w:ascii="Times New Roman" w:eastAsiaTheme="minorEastAsia" w:hAnsi="Times New Roman" w:cs="Times New Roman"/>
          <w:lang w:val="en-US"/>
        </w:rPr>
        <w:t xml:space="preserve">                                                                (3)</w:t>
      </w:r>
      <w:commentRangeEnd w:id="818"/>
      <w:r w:rsidR="00C506AF" w:rsidRPr="0040058B">
        <w:rPr>
          <w:rStyle w:val="CommentReference"/>
          <w:rFonts w:cs="Times New Roman"/>
          <w:sz w:val="24"/>
          <w:szCs w:val="24"/>
        </w:rPr>
        <w:commentReference w:id="818"/>
      </w:r>
    </w:p>
    <w:p w14:paraId="60718C8A" w14:textId="77777777" w:rsidR="00C506AF" w:rsidRPr="0040058B" w:rsidRDefault="00C506AF" w:rsidP="00C506AF">
      <w:pPr>
        <w:spacing w:line="480" w:lineRule="auto"/>
        <w:jc w:val="both"/>
        <w:rPr>
          <w:rFonts w:ascii="Times New Roman" w:eastAsiaTheme="minorEastAsia" w:hAnsi="Times New Roman" w:cs="Times New Roman"/>
          <w:lang w:val="en-US"/>
        </w:rPr>
      </w:pPr>
      <w:r w:rsidRPr="0040058B">
        <w:rPr>
          <w:rFonts w:ascii="Times New Roman" w:eastAsiaTheme="minorEastAsia" w:hAnsi="Times New Roman" w:cs="Times New Roman"/>
          <w:lang w:val="en-GB"/>
        </w:rPr>
        <w:t xml:space="preserve">where </w:t>
      </w:r>
      <m:oMath>
        <m:sSub>
          <m:sSubPr>
            <m:ctrlPr>
              <w:rPr>
                <w:rFonts w:ascii="Cambria Math" w:hAnsi="Cambria Math" w:cs="Times New Roman"/>
                <w:bCs/>
                <w:i/>
                <w:iCs/>
              </w:rPr>
            </m:ctrlPr>
          </m:sSubPr>
          <m:e>
            <m:r>
              <w:rPr>
                <w:rFonts w:ascii="Cambria Math" w:hAnsi="Cambria Math" w:cs="Times New Roman"/>
              </w:rPr>
              <m:t>y</m:t>
            </m:r>
          </m:e>
          <m:sub>
            <m:r>
              <w:rPr>
                <w:rFonts w:ascii="Cambria Math" w:hAnsi="Cambria Math" w:cs="Times New Roman"/>
              </w:rPr>
              <m:t>ij</m:t>
            </m:r>
          </m:sub>
        </m:sSub>
      </m:oMath>
      <w:r w:rsidRPr="0040058B">
        <w:rPr>
          <w:rFonts w:ascii="Times New Roman" w:eastAsiaTheme="minorEastAsia" w:hAnsi="Times New Roman" w:cs="Times New Roman"/>
          <w:bCs/>
          <w:iCs/>
          <w:lang w:val="en-GB"/>
        </w:rPr>
        <w:t xml:space="preserve"> is the </w:t>
      </w:r>
      <m:oMath>
        <m:r>
          <w:rPr>
            <w:rFonts w:ascii="Cambria Math" w:eastAsiaTheme="minorEastAsia" w:hAnsi="Cambria Math" w:cs="Times New Roman"/>
          </w:rPr>
          <m:t>i</m:t>
        </m:r>
      </m:oMath>
      <w:r w:rsidRPr="0040058B">
        <w:rPr>
          <w:rFonts w:ascii="Times New Roman" w:eastAsiaTheme="minorEastAsia" w:hAnsi="Times New Roman" w:cs="Times New Roman"/>
          <w:bCs/>
          <w:iCs/>
          <w:lang w:val="en-GB"/>
        </w:rPr>
        <w:t xml:space="preserve">th observation for species </w:t>
      </w:r>
      <m:oMath>
        <m:r>
          <w:rPr>
            <w:rFonts w:ascii="Cambria Math" w:eastAsiaTheme="minorEastAsia" w:hAnsi="Cambria Math" w:cs="Times New Roman"/>
            <w:lang w:val="en-GB"/>
          </w:rPr>
          <m:t>j</m:t>
        </m:r>
      </m:oMath>
      <w:r w:rsidRPr="0040058B">
        <w:rPr>
          <w:rFonts w:ascii="Times New Roman" w:eastAsiaTheme="minorEastAsia" w:hAnsi="Times New Roman" w:cs="Times New Roman"/>
          <w:bCs/>
          <w:iCs/>
          <w:lang w:val="en-GB"/>
        </w:rPr>
        <w:t xml:space="preserve"> for rate </w:t>
      </w:r>
      <w:r w:rsidRPr="0040058B">
        <w:rPr>
          <w:rFonts w:ascii="Times New Roman" w:eastAsiaTheme="minorEastAsia" w:hAnsi="Times New Roman" w:cs="Times New Roman"/>
          <w:bCs/>
          <w:i/>
          <w:lang w:val="en-GB"/>
        </w:rPr>
        <w:t>y</w:t>
      </w:r>
      <w:r w:rsidRPr="0040058B">
        <w:rPr>
          <w:rFonts w:ascii="Times New Roman" w:eastAsiaTheme="minorEastAsia" w:hAnsi="Times New Roman" w:cs="Times New Roman"/>
          <w:bCs/>
          <w:iCs/>
          <w:lang w:val="en-GB"/>
        </w:rPr>
        <w:t xml:space="preserve">, </w:t>
      </w:r>
      <m:oMath>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0j</m:t>
            </m:r>
          </m:sub>
        </m:sSub>
      </m:oMath>
      <w:r w:rsidRPr="0040058B">
        <w:rPr>
          <w:rFonts w:ascii="Times New Roman" w:eastAsiaTheme="minorEastAsia" w:hAnsi="Times New Roman" w:cs="Times New Roman"/>
          <w:bCs/>
          <w:iCs/>
          <w:lang w:val="en-US"/>
        </w:rPr>
        <w:t xml:space="preserve"> is a species-varying intercept,</w:t>
      </w:r>
      <w:r w:rsidRPr="0040058B">
        <w:rPr>
          <w:rFonts w:ascii="Times New Roman" w:eastAsiaTheme="minorEastAsia" w:hAnsi="Times New Roman" w:cs="Times New Roman"/>
          <w:bCs/>
          <w:iCs/>
          <w:lang w:val="en-GB"/>
        </w:rPr>
        <w:t xml:space="preserve"> </w:t>
      </w:r>
      <m:oMath>
        <m:sSub>
          <m:sSubPr>
            <m:ctrlPr>
              <w:rPr>
                <w:rFonts w:ascii="Cambria Math" w:hAnsi="Cambria Math" w:cs="Times New Roman"/>
                <w:i/>
                <w:lang w:val="sv-SE"/>
              </w:rPr>
            </m:ctrlPr>
          </m:sSubPr>
          <m:e>
            <m:r>
              <w:rPr>
                <w:rFonts w:ascii="Cambria Math" w:hAnsi="Cambria Math" w:cs="Times New Roman"/>
                <w:lang w:val="sv-SE"/>
              </w:rPr>
              <m:t>x</m:t>
            </m:r>
            <m:ctrlPr>
              <w:rPr>
                <w:rFonts w:ascii="Cambria Math" w:hAnsi="Cambria Math" w:cs="Times New Roman"/>
                <w:i/>
              </w:rPr>
            </m:ctrlPr>
          </m:e>
          <m:sub>
            <m:r>
              <w:rPr>
                <w:rFonts w:ascii="Cambria Math" w:hAnsi="Cambria Math" w:cs="Times New Roman"/>
              </w:rPr>
              <m:t>ip</m:t>
            </m:r>
          </m:sub>
        </m:sSub>
      </m:oMath>
      <w:r w:rsidRPr="0040058B">
        <w:rPr>
          <w:rFonts w:ascii="Times New Roman" w:eastAsiaTheme="minorEastAsia" w:hAnsi="Times New Roman" w:cs="Times New Roman"/>
          <w:lang w:val="en-US"/>
        </w:rPr>
        <w:t xml:space="preserve"> is a predictor </w:t>
      </w:r>
      <w:del w:id="819" w:author="Max Lindmark" w:date="2020-09-10T14:32:00Z">
        <w:r w:rsidRPr="0040058B" w:rsidDel="00371CC0">
          <w:rPr>
            <w:rFonts w:ascii="Times New Roman" w:eastAsiaTheme="minorEastAsia" w:hAnsi="Times New Roman" w:cs="Times New Roman"/>
            <w:lang w:val="en-US"/>
          </w:rPr>
          <w:delText>(</w:delText>
        </w:r>
      </w:del>
      <w:del w:id="820" w:author="Max Lindmark" w:date="2020-09-10T14:31:00Z">
        <w:r w:rsidRPr="0040058B" w:rsidDel="0055333E">
          <w:rPr>
            <w:rFonts w:ascii="Times New Roman" w:eastAsiaTheme="minorEastAsia" w:hAnsi="Times New Roman" w:cs="Times New Roman"/>
            <w:lang w:val="en-US"/>
          </w:rPr>
          <w:delText>e.g.</w:delText>
        </w:r>
      </w:del>
      <w:del w:id="821" w:author="Max Lindmark" w:date="2020-09-10T14:32:00Z">
        <w:r w:rsidRPr="0040058B" w:rsidDel="00371CC0">
          <w:rPr>
            <w:rFonts w:ascii="Times New Roman" w:eastAsiaTheme="minorEastAsia" w:hAnsi="Times New Roman" w:cs="Times New Roman"/>
            <w:lang w:val="en-US"/>
          </w:rPr>
          <w:delText xml:space="preserve"> mass, temperature</w:delText>
        </w:r>
        <w:r w:rsidRPr="0040058B" w:rsidDel="002B7FD8">
          <w:rPr>
            <w:rFonts w:ascii="Times New Roman" w:eastAsiaTheme="minorEastAsia" w:hAnsi="Times New Roman" w:cs="Times New Roman"/>
            <w:lang w:val="en-US"/>
          </w:rPr>
          <w:delText xml:space="preserve"> or </w:delText>
        </w:r>
        <w:r w:rsidRPr="0040058B" w:rsidDel="00444A9D">
          <w:rPr>
            <w:rFonts w:ascii="Times New Roman" w:eastAsiaTheme="minorEastAsia" w:hAnsi="Times New Roman" w:cs="Times New Roman"/>
            <w:lang w:val="en-US"/>
          </w:rPr>
          <w:delText xml:space="preserve">an </w:delText>
        </w:r>
        <w:r w:rsidRPr="0040058B" w:rsidDel="00371CC0">
          <w:rPr>
            <w:rFonts w:ascii="Times New Roman" w:eastAsiaTheme="minorEastAsia" w:hAnsi="Times New Roman" w:cs="Times New Roman"/>
            <w:lang w:val="en-US"/>
          </w:rPr>
          <w:delText xml:space="preserve">interaction) </w:delText>
        </w:r>
      </w:del>
      <w:r w:rsidRPr="0040058B">
        <w:rPr>
          <w:rFonts w:ascii="Times New Roman" w:eastAsiaTheme="minorEastAsia" w:hAnsi="Times New Roman" w:cs="Times New Roman"/>
          <w:lang w:val="en-US"/>
        </w:rPr>
        <w:t xml:space="preserve">and </w:t>
      </w:r>
      <m:oMath>
        <m:sSub>
          <m:sSubPr>
            <m:ctrlPr>
              <w:rPr>
                <w:rFonts w:ascii="Cambria Math" w:eastAsiaTheme="minorEastAsia" w:hAnsi="Cambria Math" w:cs="Times New Roman"/>
                <w:i/>
              </w:rPr>
            </m:ctrlPr>
          </m:sSubPr>
          <m:e>
            <m:r>
              <w:rPr>
                <w:rFonts w:ascii="Cambria Math" w:hAnsi="Cambria Math" w:cs="Times New Roman"/>
              </w:rPr>
              <m:t>β</m:t>
            </m:r>
            <m:ctrlPr>
              <w:rPr>
                <w:rFonts w:ascii="Cambria Math" w:hAnsi="Cambria Math" w:cs="Times New Roman"/>
                <w:i/>
              </w:rPr>
            </m:ctrlPr>
          </m:e>
          <m:sub>
            <m:r>
              <w:rPr>
                <w:rFonts w:ascii="Cambria Math" w:eastAsiaTheme="minorEastAsia" w:hAnsi="Cambria Math" w:cs="Times New Roman"/>
              </w:rPr>
              <m:t>p</m:t>
            </m:r>
          </m:sub>
        </m:sSub>
      </m:oMath>
      <w:r w:rsidRPr="0040058B">
        <w:rPr>
          <w:rFonts w:ascii="Times New Roman" w:eastAsiaTheme="minorEastAsia" w:hAnsi="Times New Roman" w:cs="Times New Roman"/>
          <w:lang w:val="en-US"/>
        </w:rPr>
        <w:t xml:space="preserve"> is its coefficient (</w:t>
      </w:r>
      <w:commentRangeStart w:id="822"/>
      <m:oMath>
        <m:r>
          <w:rPr>
            <w:rFonts w:ascii="Cambria Math" w:eastAsiaTheme="minorEastAsia" w:hAnsi="Cambria Math" w:cs="Times New Roman"/>
            <w:lang w:val="en-US"/>
          </w:rPr>
          <m:t>p=1,..n</m:t>
        </m:r>
        <w:commentRangeEnd w:id="822"/>
        <m:r>
          <m:rPr>
            <m:sty m:val="p"/>
          </m:rPr>
          <w:rPr>
            <w:rStyle w:val="CommentReference"/>
            <w:rFonts w:ascii="Cambria Math" w:hAnsi="Cambria Math" w:cs="Times New Roman"/>
            <w:sz w:val="24"/>
            <w:szCs w:val="24"/>
          </w:rPr>
          <w:commentReference w:id="822"/>
        </m:r>
      </m:oMath>
      <w:r w:rsidRPr="0040058B">
        <w:rPr>
          <w:rFonts w:ascii="Times New Roman" w:eastAsiaTheme="minorEastAsia" w:hAnsi="Times New Roman" w:cs="Times New Roman"/>
          <w:lang w:val="en-US"/>
        </w:rPr>
        <w:t xml:space="preserve">, where </w:t>
      </w:r>
      <m:oMath>
        <m:r>
          <w:rPr>
            <w:rFonts w:ascii="Cambria Math" w:eastAsiaTheme="minorEastAsia" w:hAnsi="Cambria Math" w:cs="Times New Roman"/>
            <w:lang w:val="en-US"/>
          </w:rPr>
          <m:t>n</m:t>
        </m:r>
      </m:oMath>
      <w:r w:rsidRPr="0040058B">
        <w:rPr>
          <w:rFonts w:ascii="Times New Roman" w:eastAsiaTheme="minorEastAsia" w:hAnsi="Times New Roman" w:cs="Times New Roman"/>
          <w:lang w:val="en-US"/>
        </w:rPr>
        <w:t xml:space="preserve"> is the number of predictors considered in the model). Species-level intercepts </w:t>
      </w:r>
      <w:r w:rsidRPr="0040058B">
        <w:rPr>
          <w:rFonts w:ascii="Times New Roman" w:eastAsiaTheme="minorEastAsia" w:hAnsi="Times New Roman" w:cs="Times New Roman"/>
          <w:lang w:val="en-GB"/>
        </w:rPr>
        <w:t xml:space="preserve">follow a normal distribution with hyperparameters </w:t>
      </w:r>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r>
          <w:rPr>
            <w:rFonts w:ascii="Cambria Math" w:eastAsiaTheme="minorEastAsia" w:hAnsi="Cambria Math" w:cs="Times New Roman"/>
          </w:rPr>
          <m:t xml:space="preserve"> </m:t>
        </m:r>
      </m:oMath>
      <w:r w:rsidRPr="0040058B">
        <w:rPr>
          <w:rFonts w:ascii="Times New Roman" w:eastAsiaTheme="minorEastAsia" w:hAnsi="Times New Roman" w:cs="Times New Roman"/>
          <w:lang w:val="en-US"/>
        </w:rPr>
        <w:t>(</w:t>
      </w:r>
      <w:ins w:id="823" w:author="Max Lindmark" w:date="2020-09-10T14:30:00Z">
        <w:r w:rsidRPr="0040058B">
          <w:rPr>
            <w:rFonts w:ascii="Times New Roman" w:eastAsiaTheme="minorEastAsia" w:hAnsi="Times New Roman" w:cs="Times New Roman"/>
            <w:lang w:val="en-US"/>
          </w:rPr>
          <w:t>global</w:t>
        </w:r>
      </w:ins>
      <w:r w:rsidRPr="0040058B">
        <w:rPr>
          <w:rFonts w:ascii="Times New Roman" w:eastAsiaTheme="minorEastAsia" w:hAnsi="Times New Roman" w:cs="Times New Roman"/>
          <w:lang w:val="en-US"/>
        </w:rPr>
        <w:t xml:space="preserve"> intercept) and </w:t>
      </w:r>
      <m:oMath>
        <m:sSub>
          <m:sSubPr>
            <m:ctrlPr>
              <w:rPr>
                <w:rFonts w:ascii="Cambria Math" w:hAnsi="Cambria Math" w:cs="Times New Roman"/>
                <w:i/>
              </w:rPr>
            </m:ctrlPr>
          </m:sSubPr>
          <m:e>
            <m:r>
              <w:rPr>
                <w:rFonts w:ascii="Cambria Math" w:hAnsi="Cambria Math" w:cs="Times New Roman"/>
              </w:rPr>
              <m:t>σ</m:t>
            </m:r>
            <m:ctrlPr>
              <w:rPr>
                <w:rFonts w:ascii="Cambria Math" w:eastAsiaTheme="minorEastAsia" w:hAnsi="Cambria Math" w:cs="Times New Roman"/>
                <w:i/>
              </w:rPr>
            </m:ctrlP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oMath>
      <w:r w:rsidRPr="0040058B">
        <w:rPr>
          <w:rFonts w:ascii="Times New Roman" w:eastAsiaTheme="minorEastAsia" w:hAnsi="Times New Roman" w:cs="Times New Roman"/>
          <w:lang w:val="en-US"/>
        </w:rPr>
        <w:t xml:space="preserve"> (between-species standard deviation). For most models we also allow the </w:t>
      </w:r>
      <w:del w:id="824" w:author="Max Lindmark" w:date="2020-09-10T14:32:00Z">
        <w:r w:rsidRPr="0040058B" w:rsidDel="00372684">
          <w:rPr>
            <w:rFonts w:ascii="Times New Roman" w:eastAsiaTheme="minorEastAsia" w:hAnsi="Times New Roman" w:cs="Times New Roman"/>
            <w:lang w:val="en-US"/>
          </w:rPr>
          <w:delText>coefficient</w:delText>
        </w:r>
      </w:del>
      <w:ins w:id="825" w:author="Max Lindmark" w:date="2020-09-10T14:32:00Z">
        <w:r w:rsidRPr="0040058B">
          <w:rPr>
            <w:rFonts w:ascii="Times New Roman" w:eastAsiaTheme="minorEastAsia" w:hAnsi="Times New Roman" w:cs="Times New Roman"/>
            <w:lang w:val="en-US"/>
          </w:rPr>
          <w:t>effects of predictor</w:t>
        </w:r>
      </w:ins>
      <w:r w:rsidRPr="0040058B">
        <w:rPr>
          <w:rFonts w:ascii="Times New Roman" w:eastAsiaTheme="minorEastAsia" w:hAnsi="Times New Roman" w:cs="Times New Roman"/>
          <w:lang w:val="en-US"/>
        </w:rPr>
        <w:t>(s)</w:t>
      </w:r>
      <w:ins w:id="826" w:author="Max Lindmark" w:date="2020-09-10T14:33:00Z">
        <w:r w:rsidRPr="0040058B">
          <w:rPr>
            <w:rFonts w:ascii="Times New Roman" w:eastAsiaTheme="minorEastAsia" w:hAnsi="Times New Roman" w:cs="Times New Roman"/>
            <w:lang w:val="en-US"/>
          </w:rPr>
          <w:t xml:space="preserve"> to</w:t>
        </w:r>
      </w:ins>
      <m:oMath>
        <m:r>
          <w:rPr>
            <w:rFonts w:ascii="Cambria Math" w:hAnsi="Cambria Math" w:cs="Times New Roman"/>
          </w:rPr>
          <m:t xml:space="preserve"> </m:t>
        </m:r>
      </m:oMath>
      <w:r w:rsidRPr="0040058B">
        <w:rPr>
          <w:rFonts w:ascii="Times New Roman" w:eastAsiaTheme="minorEastAsia" w:hAnsi="Times New Roman" w:cs="Times New Roman"/>
          <w:bCs/>
          <w:iCs/>
          <w:lang w:val="en-US"/>
        </w:rPr>
        <w:t xml:space="preserve">vary between species, such that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m:t>
            </m:r>
          </m:sub>
        </m:sSub>
      </m:oMath>
      <w:r w:rsidRPr="0040058B">
        <w:rPr>
          <w:rFonts w:ascii="Times New Roman" w:eastAsiaTheme="minorEastAsia" w:hAnsi="Times New Roman" w:cs="Times New Roman"/>
          <w:lang w:val="en-US"/>
        </w:rPr>
        <w:t xml:space="preserve"> </w:t>
      </w:r>
      <w:ins w:id="827" w:author="Max Lindmark" w:date="2020-09-10T14:30:00Z">
        <w:r w:rsidRPr="0040058B">
          <w:rPr>
            <w:rFonts w:ascii="Times New Roman" w:eastAsiaTheme="minorEastAsia" w:hAnsi="Times New Roman" w:cs="Times New Roman"/>
            <w:lang w:val="en-US"/>
          </w:rPr>
          <w:t xml:space="preserve">becomes </w:t>
        </w:r>
      </w:ins>
      <w:del w:id="828" w:author="Max Lindmark" w:date="2020-09-10T14:30:00Z">
        <w:r w:rsidRPr="0040058B" w:rsidDel="00D02856">
          <w:rPr>
            <w:rFonts w:ascii="Times New Roman" w:eastAsiaTheme="minorEastAsia" w:hAnsi="Times New Roman" w:cs="Times New Roman"/>
            <w:lang w:val="en-US"/>
          </w:rPr>
          <w:delText xml:space="preserve">is replaced by </w:delText>
        </w:r>
      </w:del>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pj</m:t>
            </m:r>
          </m:sub>
        </m:sSub>
      </m:oMath>
      <w:ins w:id="829" w:author="Max Lindmark" w:date="2020-09-10T14:39:00Z">
        <w:r w:rsidRPr="0040058B">
          <w:rPr>
            <w:rFonts w:ascii="Times New Roman" w:eastAsiaTheme="minorEastAsia" w:hAnsi="Times New Roman" w:cs="Times New Roman"/>
            <w:lang w:val="en-US"/>
          </w:rPr>
          <w:t xml:space="preserve"> and </w:t>
        </w:r>
      </w:ins>
      <m:oMath>
        <m:sSub>
          <m:sSubPr>
            <m:ctrlPr>
              <w:ins w:id="830" w:author="Max Lindmark" w:date="2020-09-10T14:39:00Z">
                <w:rPr>
                  <w:rFonts w:ascii="Cambria Math" w:hAnsi="Cambria Math" w:cs="Times New Roman"/>
                  <w:i/>
                  <w:lang w:val="sv-SE"/>
                </w:rPr>
              </w:ins>
            </m:ctrlPr>
          </m:sSubPr>
          <m:e>
            <m:r>
              <w:ins w:id="831" w:author="Max Lindmark" w:date="2020-09-10T14:39:00Z">
                <w:rPr>
                  <w:rFonts w:ascii="Cambria Math" w:hAnsi="Cambria Math" w:cs="Times New Roman"/>
                  <w:lang w:val="sv-SE"/>
                </w:rPr>
                <m:t>x</m:t>
              </w:ins>
            </m:r>
            <m:ctrlPr>
              <w:ins w:id="832" w:author="Max Lindmark" w:date="2020-09-10T14:39:00Z">
                <w:rPr>
                  <w:rFonts w:ascii="Cambria Math" w:hAnsi="Cambria Math" w:cs="Times New Roman"/>
                  <w:i/>
                </w:rPr>
              </w:ins>
            </m:ctrlPr>
          </m:e>
          <m:sub>
            <m:r>
              <w:ins w:id="833" w:author="Max Lindmark" w:date="2020-09-10T14:39:00Z">
                <w:rPr>
                  <w:rFonts w:ascii="Cambria Math" w:hAnsi="Cambria Math" w:cs="Times New Roman"/>
                </w:rPr>
                <m:t>ip</m:t>
              </w:ins>
            </m:r>
          </m:sub>
        </m:sSub>
      </m:oMath>
      <w:ins w:id="834" w:author="Max Lindmark" w:date="2020-09-10T14:39:00Z">
        <w:r w:rsidRPr="0040058B">
          <w:rPr>
            <w:rFonts w:ascii="Times New Roman" w:eastAsiaTheme="minorEastAsia" w:hAnsi="Times New Roman" w:cs="Times New Roman"/>
            <w:lang w:val="en-US"/>
          </w:rPr>
          <w:t xml:space="preserve"> </w:t>
        </w:r>
      </w:ins>
      <m:oMath>
        <m:sSub>
          <m:sSubPr>
            <m:ctrlPr>
              <w:ins w:id="835" w:author="Max Lindmark" w:date="2020-09-10T14:39:00Z">
                <w:rPr>
                  <w:rFonts w:ascii="Cambria Math" w:hAnsi="Cambria Math" w:cs="Times New Roman"/>
                  <w:i/>
                  <w:lang w:val="sv-SE"/>
                </w:rPr>
              </w:ins>
            </m:ctrlPr>
          </m:sSubPr>
          <m:e>
            <m:r>
              <w:ins w:id="836" w:author="Max Lindmark" w:date="2020-09-10T14:39:00Z">
                <w:rPr>
                  <w:rFonts w:ascii="Cambria Math" w:hAnsi="Cambria Math" w:cs="Times New Roman"/>
                  <w:lang w:val="sv-SE"/>
                </w:rPr>
                <m:t>x</m:t>
              </w:ins>
            </m:r>
            <m:ctrlPr>
              <w:ins w:id="837" w:author="Max Lindmark" w:date="2020-09-10T14:39:00Z">
                <w:rPr>
                  <w:rFonts w:ascii="Cambria Math" w:hAnsi="Cambria Math" w:cs="Times New Roman"/>
                  <w:i/>
                </w:rPr>
              </w:ins>
            </m:ctrlPr>
          </m:e>
          <m:sub>
            <m:r>
              <w:ins w:id="838" w:author="Max Lindmark" w:date="2020-09-10T14:39:00Z">
                <w:rPr>
                  <w:rFonts w:ascii="Cambria Math" w:hAnsi="Cambria Math" w:cs="Times New Roman"/>
                </w:rPr>
                <m:t>ijp</m:t>
              </w:ins>
            </m:r>
          </m:sub>
        </m:sSub>
      </m:oMath>
      <w:r w:rsidRPr="0040058B">
        <w:rPr>
          <w:rFonts w:ascii="Times New Roman" w:eastAsiaTheme="minorEastAsia" w:hAnsi="Times New Roman" w:cs="Times New Roman"/>
          <w:lang w:val="en-US"/>
        </w:rPr>
        <w:t xml:space="preserve">, where </w:t>
      </w:r>
      <m:oMath>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pj</m:t>
            </m:r>
          </m:sub>
        </m:sSub>
        <m: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p</m:t>
                </m:r>
              </m:sub>
            </m:sSub>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ctrlPr>
              <w:rPr>
                <w:rFonts w:ascii="Cambria Math" w:eastAsiaTheme="minorEastAsia" w:hAnsi="Cambria Math" w:cs="Times New Roman"/>
                <w:i/>
              </w:rPr>
            </m:ctrlP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p</m:t>
                </m:r>
              </m:sub>
            </m:sSub>
          </m:sub>
        </m:sSub>
        <m:r>
          <w:rPr>
            <w:rFonts w:ascii="Cambria Math" w:eastAsiaTheme="minorEastAsia" w:hAnsi="Cambria Math" w:cs="Times New Roman"/>
          </w:rPr>
          <m:t>)</m:t>
        </m:r>
      </m:oMath>
      <w:del w:id="839" w:author="Max Lindmark" w:date="2020-09-10T14:40:00Z">
        <w:r w:rsidRPr="0040058B" w:rsidDel="00D67684">
          <w:rPr>
            <w:rFonts w:ascii="Times New Roman" w:eastAsiaTheme="minorEastAsia" w:hAnsi="Times New Roman" w:cs="Times New Roman"/>
            <w:lang w:val="en-US"/>
          </w:rPr>
          <w:delText xml:space="preserve">. Here, </w:delText>
        </w:r>
      </w:del>
      <m:oMath>
        <m:sSub>
          <m:sSubPr>
            <m:ctrlPr>
              <w:del w:id="840" w:author="Max Lindmark" w:date="2020-09-10T14:40:00Z">
                <w:rPr>
                  <w:rFonts w:ascii="Cambria Math" w:eastAsiaTheme="minorEastAsia" w:hAnsi="Cambria Math" w:cs="Times New Roman"/>
                  <w:i/>
                </w:rPr>
              </w:del>
            </m:ctrlPr>
          </m:sSubPr>
          <m:e>
            <m:r>
              <w:del w:id="841" w:author="Max Lindmark" w:date="2020-09-10T14:40:00Z">
                <w:rPr>
                  <w:rFonts w:ascii="Cambria Math" w:eastAsiaTheme="minorEastAsia" w:hAnsi="Cambria Math" w:cs="Times New Roman"/>
                </w:rPr>
                <m:t>μ</m:t>
              </w:del>
            </m:r>
          </m:e>
          <m:sub>
            <m:sSub>
              <m:sSubPr>
                <m:ctrlPr>
                  <w:del w:id="842" w:author="Max Lindmark" w:date="2020-09-10T14:40:00Z">
                    <w:rPr>
                      <w:rFonts w:ascii="Cambria Math" w:hAnsi="Cambria Math" w:cs="Times New Roman"/>
                      <w:bCs/>
                      <w:i/>
                      <w:iCs/>
                    </w:rPr>
                  </w:del>
                </m:ctrlPr>
              </m:sSubPr>
              <m:e>
                <m:r>
                  <w:del w:id="843" w:author="Max Lindmark" w:date="2020-09-10T14:40:00Z">
                    <w:rPr>
                      <w:rFonts w:ascii="Cambria Math" w:hAnsi="Cambria Math" w:cs="Times New Roman"/>
                    </w:rPr>
                    <m:t>β</m:t>
                  </w:del>
                </m:r>
              </m:e>
              <m:sub>
                <m:r>
                  <w:del w:id="844" w:author="Max Lindmark" w:date="2020-09-10T14:40:00Z">
                    <w:rPr>
                      <w:rFonts w:ascii="Cambria Math" w:hAnsi="Cambria Math" w:cs="Times New Roman"/>
                    </w:rPr>
                    <m:t>p</m:t>
                  </w:del>
                </m:r>
              </m:sub>
            </m:sSub>
          </m:sub>
        </m:sSub>
      </m:oMath>
      <w:del w:id="845" w:author="Max Lindmark" w:date="2020-09-10T14:40:00Z">
        <w:r w:rsidRPr="0040058B" w:rsidDel="00D67684">
          <w:rPr>
            <w:rFonts w:ascii="Times New Roman" w:eastAsiaTheme="minorEastAsia" w:hAnsi="Times New Roman" w:cs="Times New Roman"/>
            <w:lang w:val="en-US"/>
          </w:rPr>
          <w:delText xml:space="preserve"> and </w:delText>
        </w:r>
      </w:del>
      <m:oMath>
        <m:sSub>
          <m:sSubPr>
            <m:ctrlPr>
              <w:del w:id="846" w:author="Max Lindmark" w:date="2020-09-10T14:40:00Z">
                <w:rPr>
                  <w:rFonts w:ascii="Cambria Math" w:hAnsi="Cambria Math" w:cs="Times New Roman"/>
                  <w:i/>
                </w:rPr>
              </w:del>
            </m:ctrlPr>
          </m:sSubPr>
          <m:e>
            <m:r>
              <w:del w:id="847" w:author="Max Lindmark" w:date="2020-09-10T14:40:00Z">
                <w:rPr>
                  <w:rFonts w:ascii="Cambria Math" w:hAnsi="Cambria Math" w:cs="Times New Roman"/>
                </w:rPr>
                <m:t>σ</m:t>
              </w:del>
            </m:r>
            <m:ctrlPr>
              <w:del w:id="848" w:author="Max Lindmark" w:date="2020-09-10T14:40:00Z">
                <w:rPr>
                  <w:rFonts w:ascii="Cambria Math" w:eastAsiaTheme="minorEastAsia" w:hAnsi="Cambria Math" w:cs="Times New Roman"/>
                  <w:i/>
                </w:rPr>
              </w:del>
            </m:ctrlPr>
          </m:e>
          <m:sub>
            <m:sSub>
              <m:sSubPr>
                <m:ctrlPr>
                  <w:del w:id="849" w:author="Max Lindmark" w:date="2020-09-10T14:40:00Z">
                    <w:rPr>
                      <w:rFonts w:ascii="Cambria Math" w:hAnsi="Cambria Math" w:cs="Times New Roman"/>
                      <w:bCs/>
                      <w:i/>
                      <w:iCs/>
                    </w:rPr>
                  </w:del>
                </m:ctrlPr>
              </m:sSubPr>
              <m:e>
                <m:r>
                  <w:del w:id="850" w:author="Max Lindmark" w:date="2020-09-10T14:40:00Z">
                    <w:rPr>
                      <w:rFonts w:ascii="Cambria Math" w:hAnsi="Cambria Math" w:cs="Times New Roman"/>
                    </w:rPr>
                    <m:t>β</m:t>
                  </w:del>
                </m:r>
              </m:e>
              <m:sub>
                <m:r>
                  <w:del w:id="851" w:author="Max Lindmark" w:date="2020-09-10T14:40:00Z">
                    <w:rPr>
                      <w:rFonts w:ascii="Cambria Math" w:hAnsi="Cambria Math" w:cs="Times New Roman"/>
                    </w:rPr>
                    <m:t>p</m:t>
                  </w:del>
                </m:r>
              </m:sub>
            </m:sSub>
          </m:sub>
        </m:sSub>
      </m:oMath>
      <w:del w:id="852" w:author="Max Lindmark" w:date="2020-09-10T14:40:00Z">
        <w:r w:rsidRPr="0040058B" w:rsidDel="00D67684">
          <w:rPr>
            <w:rFonts w:ascii="Times New Roman" w:eastAsiaTheme="minorEastAsia" w:hAnsi="Times New Roman" w:cs="Times New Roman"/>
            <w:lang w:val="en-US"/>
          </w:rPr>
          <w:delText xml:space="preserve"> correspond to the mean and standard deviation of the normal distribution of species-level coefficient</w:delText>
        </w:r>
      </w:del>
      <w:del w:id="853" w:author="Max Lindmark" w:date="2020-09-10T14:33:00Z">
        <w:r w:rsidRPr="0040058B" w:rsidDel="00386CC7">
          <w:rPr>
            <w:rFonts w:ascii="Times New Roman" w:eastAsiaTheme="minorEastAsia" w:hAnsi="Times New Roman" w:cs="Times New Roman"/>
            <w:lang w:val="en-US"/>
          </w:rPr>
          <w:delText>s</w:delText>
        </w:r>
      </w:del>
      <w:r w:rsidRPr="0040058B">
        <w:rPr>
          <w:rFonts w:ascii="Times New Roman" w:eastAsiaTheme="minorEastAsia" w:hAnsi="Times New Roman" w:cs="Times New Roman"/>
          <w:lang w:val="en-US"/>
        </w:rPr>
        <w:t xml:space="preserve">. For each dataset, we evaluate multiple combinations of </w:t>
      </w:r>
      <w:ins w:id="854" w:author="Max Lindmark" w:date="2020-09-10T14:35:00Z">
        <w:r w:rsidRPr="0040058B">
          <w:rPr>
            <w:rFonts w:ascii="Times New Roman" w:eastAsiaTheme="minorEastAsia" w:hAnsi="Times New Roman" w:cs="Times New Roman"/>
            <w:lang w:val="en-US"/>
          </w:rPr>
          <w:t>species-</w:t>
        </w:r>
      </w:ins>
      <w:r w:rsidRPr="0040058B">
        <w:rPr>
          <w:rFonts w:ascii="Times New Roman" w:eastAsiaTheme="minorEastAsia" w:hAnsi="Times New Roman" w:cs="Times New Roman"/>
          <w:lang w:val="en-US"/>
        </w:rPr>
        <w:t xml:space="preserve">varying coefficients (from varying intercept to </w:t>
      </w:r>
      <m:oMath>
        <m:r>
          <w:rPr>
            <w:rFonts w:ascii="Cambria Math" w:eastAsiaTheme="minorEastAsia" w:hAnsi="Cambria Math" w:cs="Times New Roman"/>
            <w:lang w:val="en-US"/>
          </w:rPr>
          <m:t>n</m:t>
        </m:r>
      </m:oMath>
      <w:r w:rsidRPr="0040058B">
        <w:rPr>
          <w:rFonts w:ascii="Times New Roman" w:eastAsiaTheme="minorEastAsia" w:hAnsi="Times New Roman" w:cs="Times New Roman"/>
          <w:lang w:val="en-US"/>
        </w:rPr>
        <w:t xml:space="preserve"> varying coefficients). </w:t>
      </w:r>
      <w:ins w:id="855" w:author="Max Lindmark" w:date="2020-09-10T14:35:00Z">
        <w:r w:rsidRPr="0040058B">
          <w:rPr>
            <w:rFonts w:ascii="Times New Roman" w:eastAsiaTheme="minorEastAsia" w:hAnsi="Times New Roman" w:cs="Times New Roman"/>
            <w:lang w:val="en-US"/>
          </w:rPr>
          <w:t xml:space="preserve">The models are completed with </w:t>
        </w:r>
      </w:ins>
      <w:del w:id="856" w:author="Max Lindmark" w:date="2020-09-10T14:35:00Z">
        <w:r w:rsidRPr="0040058B" w:rsidDel="00330D12">
          <w:rPr>
            <w:rFonts w:ascii="Times New Roman" w:eastAsiaTheme="minorEastAsia" w:hAnsi="Times New Roman" w:cs="Times New Roman"/>
            <w:lang w:val="en-US"/>
          </w:rPr>
          <w:delText>P</w:delText>
        </w:r>
      </w:del>
      <w:ins w:id="857" w:author="Max Lindmark" w:date="2020-09-10T14:35:00Z">
        <w:r w:rsidRPr="0040058B">
          <w:rPr>
            <w:rFonts w:ascii="Times New Roman" w:eastAsiaTheme="minorEastAsia" w:hAnsi="Times New Roman" w:cs="Times New Roman"/>
            <w:lang w:val="en-US"/>
          </w:rPr>
          <w:t>p</w:t>
        </w:r>
      </w:ins>
      <w:r w:rsidRPr="0040058B">
        <w:rPr>
          <w:rFonts w:ascii="Times New Roman" w:eastAsiaTheme="minorEastAsia" w:hAnsi="Times New Roman" w:cs="Times New Roman"/>
          <w:lang w:val="en-US"/>
        </w:rPr>
        <w:t xml:space="preserve">riors for parameters </w:t>
      </w:r>
      <w:del w:id="858" w:author="Max Lindmark" w:date="2020-09-10T14:36:00Z">
        <w:r w:rsidRPr="0040058B" w:rsidDel="00997FF0">
          <w:rPr>
            <w:rFonts w:ascii="Times New Roman" w:eastAsiaTheme="minorEastAsia" w:hAnsi="Times New Roman" w:cs="Times New Roman"/>
            <w:lang w:val="en-US"/>
          </w:rPr>
          <w:delText xml:space="preserve">and hyperparameters are in </w:delText>
        </w:r>
      </w:del>
      <w:ins w:id="859" w:author="Max Lindmark" w:date="2020-09-10T14:36:00Z">
        <w:r w:rsidRPr="0040058B">
          <w:rPr>
            <w:rFonts w:ascii="Times New Roman" w:eastAsiaTheme="minorEastAsia" w:hAnsi="Times New Roman" w:cs="Times New Roman"/>
            <w:lang w:val="en-US"/>
          </w:rPr>
          <w:t>(</w:t>
        </w:r>
      </w:ins>
      <w:r w:rsidRPr="0025283E">
        <w:rPr>
          <w:rFonts w:eastAsiaTheme="minorEastAsia" w:cstheme="minorHAnsi"/>
          <w:i/>
          <w:iCs/>
          <w:lang w:val="en-GB"/>
        </w:rPr>
        <w:t>SI Appendix</w:t>
      </w:r>
      <w:r w:rsidRPr="00D752ED">
        <w:rPr>
          <w:rFonts w:eastAsiaTheme="minorEastAsia" w:cstheme="minorHAnsi"/>
          <w:lang w:val="en-GB"/>
        </w:rPr>
        <w:t>, Table</w:t>
      </w:r>
      <w:r>
        <w:rPr>
          <w:rFonts w:ascii="Times New Roman" w:eastAsiaTheme="minorEastAsia" w:hAnsi="Times New Roman" w:cs="Times New Roman"/>
          <w:lang w:val="en-US"/>
        </w:rPr>
        <w:t xml:space="preserve"> S3</w:t>
      </w:r>
      <w:ins w:id="860" w:author="Max Lindmark" w:date="2020-09-10T14:36:00Z">
        <w:r w:rsidRPr="0040058B">
          <w:rPr>
            <w:rFonts w:ascii="Times New Roman" w:eastAsiaTheme="minorEastAsia" w:hAnsi="Times New Roman" w:cs="Times New Roman"/>
            <w:lang w:val="en-US"/>
          </w:rPr>
          <w:t>)</w:t>
        </w:r>
      </w:ins>
      <w:del w:id="861" w:author="Max Lindmark" w:date="2020-09-10T14:36:00Z">
        <w:r w:rsidRPr="0040058B" w:rsidDel="00B73187">
          <w:rPr>
            <w:rFonts w:ascii="Times New Roman" w:eastAsiaTheme="minorEastAsia" w:hAnsi="Times New Roman" w:cs="Times New Roman"/>
            <w:lang w:val="en-US"/>
          </w:rPr>
          <w:delText>, and the structure of models and their random effects are shown in Table X-Y</w:delText>
        </w:r>
      </w:del>
      <w:r w:rsidRPr="0040058B">
        <w:rPr>
          <w:rFonts w:ascii="Times New Roman" w:eastAsiaTheme="minorEastAsia" w:hAnsi="Times New Roman" w:cs="Times New Roman"/>
          <w:lang w:val="en-US"/>
        </w:rPr>
        <w:t>. Below we describe how the model in Eqns. 1-3 is applied to each data set</w:t>
      </w:r>
      <w:del w:id="862" w:author="Max Lindmark" w:date="2020-09-11T17:08:00Z">
        <w:r w:rsidRPr="0040058B" w:rsidDel="008D40AD">
          <w:rPr>
            <w:rFonts w:ascii="Times New Roman" w:eastAsiaTheme="minorEastAsia" w:hAnsi="Times New Roman" w:cs="Times New Roman"/>
            <w:lang w:val="en-US"/>
          </w:rPr>
          <w:delText xml:space="preserve"> with respect to response and predictor variables</w:delText>
        </w:r>
      </w:del>
      <w:r w:rsidRPr="0040058B">
        <w:rPr>
          <w:rFonts w:ascii="Times New Roman" w:eastAsiaTheme="minorEastAsia" w:hAnsi="Times New Roman" w:cs="Times New Roman"/>
          <w:lang w:val="en-US"/>
        </w:rPr>
        <w:t>.</w:t>
      </w:r>
    </w:p>
    <w:p w14:paraId="7F2971AE" w14:textId="77777777" w:rsidR="00C506AF" w:rsidRPr="0040058B" w:rsidRDefault="00C506AF" w:rsidP="00C506AF">
      <w:pPr>
        <w:spacing w:line="480" w:lineRule="auto"/>
        <w:contextualSpacing/>
        <w:jc w:val="both"/>
        <w:rPr>
          <w:rFonts w:ascii="Times New Roman" w:hAnsi="Times New Roman" w:cs="Times New Roman"/>
          <w:b/>
          <w:lang w:val="en-US"/>
        </w:rPr>
      </w:pPr>
    </w:p>
    <w:p w14:paraId="73FB2176" w14:textId="77777777" w:rsidR="00C506AF" w:rsidRPr="0040058B" w:rsidRDefault="00C506AF" w:rsidP="00C506AF">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Mass- and temperature dependence of growth, consumption and metabolism below peak temperatures</w:t>
      </w:r>
    </w:p>
    <w:p w14:paraId="043F9273" w14:textId="77777777" w:rsidR="00C506AF" w:rsidRPr="0040058B" w:rsidRDefault="00C506AF" w:rsidP="00C506AF">
      <w:pPr>
        <w:spacing w:line="480" w:lineRule="auto"/>
        <w:contextualSpacing/>
        <w:jc w:val="both"/>
        <w:rPr>
          <w:rFonts w:ascii="Times New Roman" w:eastAsiaTheme="minorEastAsia" w:hAnsi="Times New Roman" w:cs="Times New Roman"/>
          <w:bCs/>
          <w:lang w:val="en-GB"/>
        </w:rPr>
      </w:pPr>
      <w:r w:rsidRPr="0040058B">
        <w:rPr>
          <w:rFonts w:ascii="Times New Roman" w:hAnsi="Times New Roman" w:cs="Times New Roman"/>
          <w:bCs/>
          <w:lang w:val="en-GB"/>
        </w:rPr>
        <w:t>Peak temperatures (optimum in the case of growth), refers to the temperature at which the rate was maximized, by size group. For data below peak temperatures, we</w:t>
      </w:r>
      <w:r w:rsidRPr="0040058B">
        <w:rPr>
          <w:rFonts w:ascii="Times New Roman" w:eastAsiaTheme="minorEastAsia" w:hAnsi="Times New Roman" w:cs="Times New Roman"/>
          <w:lang w:val="en-GB"/>
        </w:rPr>
        <w:t xml:space="preserve"> assumed that individual growth, maximum consumption rate and metabolism scale as </w:t>
      </w:r>
      <w:commentRangeStart w:id="863"/>
      <w:r w:rsidRPr="0040058B">
        <w:rPr>
          <w:rFonts w:ascii="Times New Roman" w:eastAsiaTheme="minorEastAsia" w:hAnsi="Times New Roman" w:cs="Times New Roman"/>
          <w:lang w:val="en-GB"/>
        </w:rPr>
        <w:t xml:space="preserve">a generalized version of the Arrhenius fractal supply model </w:t>
      </w:r>
      <w:r w:rsidRPr="0040058B">
        <w:rPr>
          <w:rFonts w:ascii="Times New Roman" w:eastAsiaTheme="minorEastAsia" w:hAnsi="Times New Roman" w:cs="Times New Roman"/>
        </w:rPr>
        <w:fldChar w:fldCharType="begin"/>
      </w:r>
      <w:r w:rsidRPr="0040058B">
        <w:rPr>
          <w:rFonts w:ascii="Times New Roman" w:eastAsiaTheme="minorEastAsia" w:hAnsi="Times New Roman" w:cs="Times New Roman"/>
          <w:lang w:val="en-GB"/>
        </w:rPr>
        <w:instrText xml:space="preserve"> ADDIN ZOTERO_ITEM CSL_CITATION {"citationID":"VaJGnYsq","properties":{"formattedCitation":"(Gillooly {\\i{}et al.} 2001; Brown {\\i{}et al.} 2004)","plainCitation":"(Gillooly et al. 2001; Brown et al. 2004)","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 xml:space="preserve">(Gillooly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2001; Brown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2004)</w:t>
      </w:r>
      <w:r w:rsidRPr="0040058B">
        <w:rPr>
          <w:rFonts w:ascii="Times New Roman" w:eastAsiaTheme="minorEastAsia" w:hAnsi="Times New Roman" w:cs="Times New Roman"/>
        </w:rPr>
        <w:fldChar w:fldCharType="end"/>
      </w:r>
      <w:ins w:id="864" w:author="Max Lindmark" w:date="2020-09-10T14:43:00Z">
        <w:r w:rsidRPr="0040058B">
          <w:rPr>
            <w:rFonts w:ascii="Times New Roman" w:eastAsiaTheme="minorEastAsia" w:hAnsi="Times New Roman" w:cs="Times New Roman"/>
            <w:lang w:val="en-GB"/>
          </w:rPr>
          <w:t>, such that t</w:t>
        </w:r>
      </w:ins>
      <w:del w:id="865" w:author="Max Lindmark" w:date="2020-09-10T14:43:00Z">
        <w:r w:rsidRPr="0040058B" w:rsidDel="00301455">
          <w:rPr>
            <w:rFonts w:ascii="Times New Roman" w:eastAsiaTheme="minorEastAsia" w:hAnsi="Times New Roman" w:cs="Times New Roman"/>
            <w:lang w:val="en-GB"/>
          </w:rPr>
          <w:delText>. T</w:delText>
        </w:r>
      </w:del>
      <w:r w:rsidRPr="0040058B">
        <w:rPr>
          <w:rFonts w:ascii="Times New Roman" w:eastAsiaTheme="minorEastAsia" w:hAnsi="Times New Roman" w:cs="Times New Roman"/>
          <w:lang w:val="en-GB"/>
        </w:rPr>
        <w:t>he mass exponent was not assumed a priori</w:t>
      </w:r>
      <w:del w:id="866" w:author="Max Lindmark" w:date="2020-09-10T14:44:00Z">
        <w:r w:rsidRPr="0040058B" w:rsidDel="00D95893">
          <w:rPr>
            <w:rFonts w:ascii="Times New Roman" w:eastAsiaTheme="minorEastAsia" w:hAnsi="Times New Roman" w:cs="Times New Roman"/>
            <w:lang w:val="en-GB"/>
          </w:rPr>
          <w:delText xml:space="preserve"> but estimated simultaneously with the temperature coefficient</w:delText>
        </w:r>
      </w:del>
      <w:r w:rsidRPr="0040058B">
        <w:rPr>
          <w:rFonts w:ascii="Times New Roman" w:eastAsiaTheme="minorEastAsia" w:hAnsi="Times New Roman" w:cs="Times New Roman"/>
          <w:lang w:val="en-GB"/>
        </w:rPr>
        <w:t xml:space="preserve">. On a linear scale, this more general scaling relationship is </w:t>
      </w:r>
      <m:oMath>
        <m:r>
          <w:rPr>
            <w:rFonts w:ascii="Cambria Math" w:hAnsi="Cambria Math" w:cs="Times New Roman"/>
          </w:rPr>
          <w:lastRenderedPageBreak/>
          <m:t>I</m:t>
        </m:r>
        <m:r>
          <m:rPr>
            <m:sty m:val="p"/>
          </m:rPr>
          <w:rPr>
            <w:rFonts w:ascii="Cambria Math" w:hAnsi="Cambria Math" w:cs="Times New Roman"/>
            <w:lang w:val="en-GB"/>
          </w:rPr>
          <m:t>=</m:t>
        </m:r>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lang w:val="en-GB"/>
              </w:rPr>
              <m:t>0</m:t>
            </m:r>
          </m:sub>
        </m:sSub>
        <m:sSup>
          <m:sSupPr>
            <m:ctrlPr>
              <w:rPr>
                <w:rFonts w:ascii="Cambria Math" w:hAnsi="Cambria Math" w:cs="Times New Roman"/>
              </w:rPr>
            </m:ctrlPr>
          </m:sSupPr>
          <m:e>
            <m:r>
              <w:rPr>
                <w:rFonts w:ascii="Cambria Math" w:hAnsi="Cambria Math" w:cs="Times New Roman"/>
              </w:rPr>
              <m:t>M</m:t>
            </m:r>
          </m:e>
          <m:sup>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lang w:val="en-GB"/>
                  </w:rPr>
                  <m:t>0</m:t>
                </m:r>
              </m:sub>
            </m:sSub>
            <m:r>
              <m:rPr>
                <m:sty m:val="p"/>
              </m:rPr>
              <w:rPr>
                <w:rFonts w:ascii="Cambria Math" w:hAnsi="Cambria Math" w:cs="Times New Roman"/>
                <w:lang w:val="en-GB"/>
              </w:rPr>
              <m:t>+</m:t>
            </m:r>
            <m:r>
              <w:rPr>
                <w:rFonts w:ascii="Cambria Math" w:hAnsi="Cambria Math" w:cs="Times New Roman"/>
              </w:rPr>
              <m:t>cT</m:t>
            </m:r>
          </m:sup>
        </m:sSup>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lang w:val="en-GB"/>
              </w:rPr>
              <m:t>-</m:t>
            </m:r>
            <m:r>
              <w:rPr>
                <w:rFonts w:ascii="Cambria Math" w:hAnsi="Cambria Math" w:cs="Times New Roman"/>
              </w:rPr>
              <m:t>E</m:t>
            </m:r>
            <m:r>
              <m:rPr>
                <m:sty m:val="p"/>
              </m:rPr>
              <w:rPr>
                <w:rFonts w:ascii="Cambria Math" w:hAnsi="Cambria Math" w:cs="Times New Roman"/>
                <w:lang w:val="en-GB"/>
              </w:rPr>
              <m:t>/</m:t>
            </m:r>
            <m:r>
              <w:rPr>
                <w:rFonts w:ascii="Cambria Math" w:hAnsi="Cambria Math" w:cs="Times New Roman"/>
              </w:rPr>
              <m:t>kT</m:t>
            </m:r>
          </m:sup>
        </m:sSup>
      </m:oMath>
      <w:r w:rsidRPr="0040058B">
        <w:rPr>
          <w:rFonts w:ascii="Times New Roman" w:eastAsiaTheme="minorEastAsia" w:hAnsi="Times New Roman" w:cs="Times New Roman"/>
          <w:lang w:val="en-GB"/>
        </w:rPr>
        <w:t xml:space="preserve">, where </w:t>
      </w:r>
      <m:oMath>
        <m:r>
          <w:rPr>
            <w:rFonts w:ascii="Cambria Math" w:eastAsiaTheme="minorEastAsia" w:hAnsi="Cambria Math" w:cs="Times New Roman"/>
          </w:rPr>
          <m:t>I</m:t>
        </m:r>
      </m:oMath>
      <w:r w:rsidRPr="0040058B">
        <w:rPr>
          <w:rFonts w:ascii="Times New Roman" w:eastAsiaTheme="minorEastAsia" w:hAnsi="Times New Roman" w:cs="Times New Roman"/>
          <w:lang w:val="en-US"/>
        </w:rPr>
        <w:t xml:space="preserve"> is a rate</w:t>
      </w:r>
      <w:r w:rsidRPr="0040058B">
        <w:rPr>
          <w:rFonts w:ascii="Times New Roman" w:eastAsiaTheme="minorEastAsia" w:hAnsi="Times New Roman" w:cs="Times New Roman"/>
          <w:lang w:val="en-GB"/>
        </w:rPr>
        <w:t xml:space="preserve"> (growth, maximum consumption or metabolism), </w:t>
      </w:r>
      <m:oMath>
        <m:r>
          <w:rPr>
            <w:rFonts w:ascii="Cambria Math" w:hAnsi="Cambria Math" w:cs="Times New Roman"/>
          </w:rPr>
          <m:t>M</m:t>
        </m:r>
      </m:oMath>
      <w:r w:rsidRPr="0040058B">
        <w:rPr>
          <w:rFonts w:ascii="Times New Roman" w:eastAsiaTheme="minorEastAsia" w:hAnsi="Times New Roman" w:cs="Times New Roman"/>
          <w:lang w:val="en-US"/>
        </w:rPr>
        <w:t xml:space="preserve"> is </w:t>
      </w:r>
      <w:r w:rsidRPr="0040058B">
        <w:rPr>
          <w:rFonts w:ascii="Times New Roman" w:eastAsiaTheme="minorEastAsia" w:hAnsi="Times New Roman" w:cs="Times New Roman"/>
          <w:lang w:val="en-GB"/>
        </w:rPr>
        <w:t>mass</w:t>
      </w:r>
      <w:r w:rsidRPr="0040058B" w:rsidDel="00246E3B">
        <w:rPr>
          <w:rFonts w:ascii="Times New Roman" w:eastAsiaTheme="minorEastAsia" w:hAnsi="Times New Roman" w:cs="Times New Roman"/>
          <w:lang w:val="en-GB"/>
        </w:rPr>
        <w:t xml:space="preserve"> </w:t>
      </w:r>
      <w:r w:rsidRPr="0040058B">
        <w:rPr>
          <w:rFonts w:ascii="Times New Roman" w:eastAsiaTheme="minorEastAsia" w:hAnsi="Times New Roman" w:cs="Times New Roman"/>
          <w:lang w:val="en-GB"/>
        </w:rPr>
        <w:t xml:space="preserve">and </w:t>
      </w:r>
      <m:oMath>
        <m:r>
          <w:rPr>
            <w:rFonts w:ascii="Cambria Math" w:hAnsi="Cambria Math" w:cs="Times New Roman"/>
          </w:rPr>
          <m:t>T</m:t>
        </m:r>
      </m:oMath>
      <w:r w:rsidRPr="0040058B">
        <w:rPr>
          <w:rFonts w:ascii="Times New Roman" w:eastAsiaTheme="minorEastAsia" w:hAnsi="Times New Roman" w:cs="Times New Roman"/>
          <w:lang w:val="en-US"/>
        </w:rPr>
        <w:t xml:space="preserve"> is </w:t>
      </w:r>
      <w:r w:rsidRPr="0040058B">
        <w:rPr>
          <w:rFonts w:ascii="Times New Roman" w:eastAsiaTheme="minorEastAsia" w:hAnsi="Times New Roman" w:cs="Times New Roman"/>
          <w:lang w:val="en-GB"/>
        </w:rPr>
        <w:t xml:space="preserve">temperature. After log-transformation it becomes: </w:t>
      </w:r>
      <m:oMath>
        <m:func>
          <m:funcPr>
            <m:ctrlPr>
              <w:rPr>
                <w:rFonts w:ascii="Cambria Math" w:hAnsi="Cambria Math" w:cs="Times New Roman"/>
                <w:i/>
              </w:rPr>
            </m:ctrlPr>
          </m:funcPr>
          <m:fName>
            <m:r>
              <m:rPr>
                <m:sty m:val="p"/>
              </m:rPr>
              <w:rPr>
                <w:rFonts w:ascii="Cambria Math" w:hAnsi="Cambria Math" w:cs="Times New Roman"/>
                <w:lang w:val="en-GB"/>
              </w:rPr>
              <m:t>ln</m:t>
            </m:r>
          </m:fName>
          <m:e>
            <m:r>
              <w:rPr>
                <w:rFonts w:ascii="Cambria Math" w:hAnsi="Cambria Math" w:cs="Times New Roman"/>
              </w:rPr>
              <m:t>I</m:t>
            </m:r>
          </m:e>
        </m:func>
        <m:r>
          <w:rPr>
            <w:rFonts w:ascii="Cambria Math" w:hAnsi="Cambria Math" w:cs="Times New Roman"/>
            <w:lang w:val="en-GB"/>
          </w:rPr>
          <m:t>=</m:t>
        </m:r>
        <m:func>
          <m:funcPr>
            <m:ctrlPr>
              <w:rPr>
                <w:rFonts w:ascii="Cambria Math" w:hAnsi="Cambria Math" w:cs="Times New Roman"/>
                <w:i/>
              </w:rPr>
            </m:ctrlPr>
          </m:funcPr>
          <m:fName>
            <m:r>
              <m:rPr>
                <m:sty m:val="p"/>
              </m:rPr>
              <w:rPr>
                <w:rFonts w:ascii="Cambria Math" w:hAnsi="Cambria Math" w:cs="Times New Roman"/>
                <w:lang w:val="en-GB"/>
              </w:rPr>
              <m:t>ln</m:t>
            </m:r>
          </m:fName>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lang w:val="en-GB"/>
                  </w:rPr>
                  <m:t>0</m:t>
                </m:r>
              </m:sub>
            </m:sSub>
          </m:e>
        </m:func>
        <m:r>
          <w:rPr>
            <w:rFonts w:ascii="Cambria Math" w:hAnsi="Cambria Math" w:cs="Times New Roman"/>
            <w:lang w:val="en-GB"/>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lang w:val="en-GB"/>
              </w:rPr>
              <m:t>0</m:t>
            </m:r>
          </m:sub>
        </m:sSub>
        <m:r>
          <w:rPr>
            <w:rFonts w:ascii="Cambria Math" w:hAnsi="Cambria Math" w:cs="Times New Roman"/>
            <w:lang w:val="en-GB"/>
          </w:rPr>
          <m:t>+</m:t>
        </m:r>
        <m:r>
          <w:rPr>
            <w:rFonts w:ascii="Cambria Math" w:hAnsi="Cambria Math" w:cs="Times New Roman"/>
          </w:rPr>
          <m:t>cT</m:t>
        </m:r>
        <m:r>
          <w:rPr>
            <w:rFonts w:ascii="Cambria Math" w:hAnsi="Cambria Math" w:cs="Times New Roman"/>
            <w:lang w:val="en-GB"/>
          </w:rPr>
          <m:t>)</m:t>
        </m:r>
        <m:func>
          <m:funcPr>
            <m:ctrlPr>
              <w:rPr>
                <w:rFonts w:ascii="Cambria Math" w:hAnsi="Cambria Math" w:cs="Times New Roman"/>
                <w:i/>
              </w:rPr>
            </m:ctrlPr>
          </m:funcPr>
          <m:fName>
            <m:r>
              <m:rPr>
                <m:sty m:val="p"/>
              </m:rPr>
              <w:rPr>
                <w:rFonts w:ascii="Cambria Math" w:hAnsi="Cambria Math" w:cs="Times New Roman"/>
                <w:lang w:val="en-GB"/>
              </w:rPr>
              <m:t>ln</m:t>
            </m:r>
          </m:fName>
          <m:e>
            <m:r>
              <w:rPr>
                <w:rFonts w:ascii="Cambria Math" w:hAnsi="Cambria Math" w:cs="Times New Roman"/>
              </w:rPr>
              <m:t>M</m:t>
            </m:r>
          </m:e>
        </m:func>
        <m:r>
          <w:rPr>
            <w:rFonts w:ascii="Cambria Math" w:hAnsi="Cambria Math" w:cs="Times New Roman"/>
            <w:lang w:val="en-GB"/>
          </w:rPr>
          <m:t>-</m:t>
        </m:r>
        <m:r>
          <w:rPr>
            <w:rFonts w:ascii="Cambria Math" w:hAnsi="Cambria Math" w:cs="Times New Roman"/>
          </w:rPr>
          <m:t>E</m:t>
        </m:r>
        <m:r>
          <w:rPr>
            <w:rFonts w:ascii="Cambria Math" w:hAnsi="Cambria Math" w:cs="Times New Roman"/>
            <w:lang w:val="en-GB"/>
          </w:rPr>
          <m:t>/</m:t>
        </m:r>
        <m:r>
          <w:rPr>
            <w:rFonts w:ascii="Cambria Math" w:hAnsi="Cambria Math" w:cs="Times New Roman"/>
          </w:rPr>
          <m:t>kT</m:t>
        </m:r>
      </m:oMath>
      <w:r w:rsidRPr="0040058B">
        <w:rPr>
          <w:rFonts w:ascii="Times New Roman" w:eastAsiaTheme="minorEastAsia" w:hAnsi="Times New Roman" w:cs="Times New Roman"/>
          <w:lang w:val="en-GB"/>
        </w:rPr>
        <w:t xml:space="preserve">, </w:t>
      </w:r>
      <w:r w:rsidRPr="0040058B">
        <w:rPr>
          <w:rFonts w:ascii="Times New Roman" w:hAnsi="Times New Roman" w:cs="Times New Roman"/>
          <w:bCs/>
          <w:lang w:val="en-GB"/>
        </w:rPr>
        <w:t xml:space="preserve">where </w:t>
      </w:r>
      <m:oMath>
        <m:sSub>
          <m:sSubPr>
            <m:ctrlPr>
              <w:rPr>
                <w:rFonts w:ascii="Cambria Math" w:hAnsi="Cambria Math" w:cs="Times New Roman"/>
                <w:bCs/>
                <w:i/>
              </w:rPr>
            </m:ctrlPr>
          </m:sSubPr>
          <m:e>
            <m:r>
              <w:rPr>
                <w:rFonts w:ascii="Cambria Math" w:hAnsi="Cambria Math" w:cs="Times New Roman"/>
              </w:rPr>
              <m:t>i</m:t>
            </m:r>
          </m:e>
          <m:sub>
            <m:r>
              <w:rPr>
                <w:rFonts w:ascii="Cambria Math" w:hAnsi="Cambria Math" w:cs="Times New Roman"/>
                <w:lang w:val="en-GB"/>
              </w:rPr>
              <m:t>0</m:t>
            </m:r>
          </m:sub>
        </m:sSub>
      </m:oMath>
      <w:r w:rsidRPr="0040058B">
        <w:rPr>
          <w:rFonts w:ascii="Times New Roman" w:eastAsiaTheme="minorEastAsia" w:hAnsi="Times New Roman" w:cs="Times New Roman"/>
          <w:bCs/>
          <w:lang w:val="en-GB"/>
        </w:rPr>
        <w:t xml:space="preserve"> is the intercept, </w:t>
      </w:r>
      <m:oMath>
        <m:sSub>
          <m:sSubPr>
            <m:ctrlPr>
              <w:rPr>
                <w:rFonts w:ascii="Cambria Math" w:eastAsiaTheme="minorEastAsia" w:hAnsi="Cambria Math" w:cs="Times New Roman"/>
                <w:bCs/>
                <w:i/>
              </w:rPr>
            </m:ctrlPr>
          </m:sSubPr>
          <m:e>
            <m:r>
              <w:rPr>
                <w:rFonts w:ascii="Cambria Math" w:eastAsiaTheme="minorEastAsia" w:hAnsi="Cambria Math" w:cs="Times New Roman"/>
              </w:rPr>
              <m:t>b</m:t>
            </m:r>
          </m:e>
          <m:sub>
            <m:r>
              <w:rPr>
                <w:rFonts w:ascii="Cambria Math" w:eastAsiaTheme="minorEastAsia" w:hAnsi="Cambria Math" w:cs="Times New Roman"/>
                <w:lang w:val="en-GB"/>
              </w:rPr>
              <m:t>0</m:t>
            </m:r>
          </m:sub>
        </m:sSub>
      </m:oMath>
      <w:r w:rsidRPr="0040058B">
        <w:rPr>
          <w:rFonts w:ascii="Times New Roman" w:eastAsiaTheme="minorEastAsia" w:hAnsi="Times New Roman" w:cs="Times New Roman"/>
          <w:bCs/>
          <w:lang w:val="en-GB"/>
        </w:rPr>
        <w:t xml:space="preserve"> is the mass scaling exponent (on a linear scale) when </w:t>
      </w:r>
      <m:oMath>
        <m:r>
          <w:rPr>
            <w:rFonts w:ascii="Cambria Math" w:eastAsiaTheme="minorEastAsia" w:hAnsi="Cambria Math" w:cs="Times New Roman"/>
          </w:rPr>
          <m:t>T</m:t>
        </m:r>
        <m:r>
          <w:rPr>
            <w:rFonts w:ascii="Cambria Math" w:eastAsiaTheme="minorEastAsia" w:hAnsi="Cambria Math" w:cs="Times New Roman"/>
            <w:lang w:val="en-GB"/>
          </w:rPr>
          <m:t>=0</m:t>
        </m:r>
      </m:oMath>
      <w:r w:rsidRPr="0040058B">
        <w:rPr>
          <w:rFonts w:ascii="Times New Roman" w:eastAsiaTheme="minorEastAsia" w:hAnsi="Times New Roman" w:cs="Times New Roman"/>
          <w:lang w:val="en-GB"/>
        </w:rPr>
        <w:t xml:space="preserve"> (</w:t>
      </w:r>
      <m:oMath>
        <m:r>
          <m:rPr>
            <m:sty m:val="p"/>
          </m:rPr>
          <w:rPr>
            <w:rFonts w:ascii="Cambria Math" w:eastAsiaTheme="minorEastAsia" w:hAnsi="Cambria Math" w:cs="Times New Roman"/>
            <w:lang w:val="en-GB"/>
          </w:rPr>
          <m:t>K</m:t>
        </m:r>
      </m:oMath>
      <w:r w:rsidRPr="0040058B">
        <w:rPr>
          <w:rFonts w:ascii="Times New Roman" w:eastAsiaTheme="minorEastAsia" w:hAnsi="Times New Roman" w:cs="Times New Roman"/>
          <w:lang w:val="en-GB"/>
        </w:rPr>
        <w:t>)</w:t>
      </w:r>
      <w:r w:rsidRPr="0040058B">
        <w:rPr>
          <w:rFonts w:ascii="Times New Roman" w:eastAsiaTheme="minorEastAsia" w:hAnsi="Times New Roman" w:cs="Times New Roman"/>
          <w:bCs/>
          <w:lang w:val="en-GB"/>
        </w:rPr>
        <w:t xml:space="preserve"> and </w:t>
      </w:r>
      <m:oMath>
        <m:r>
          <w:rPr>
            <w:rFonts w:ascii="Cambria Math" w:eastAsiaTheme="minorEastAsia" w:hAnsi="Cambria Math" w:cs="Times New Roman"/>
          </w:rPr>
          <m:t>c</m:t>
        </m:r>
      </m:oMath>
      <w:r w:rsidRPr="0040058B">
        <w:rPr>
          <w:rFonts w:ascii="Times New Roman" w:eastAsiaTheme="minorEastAsia" w:hAnsi="Times New Roman" w:cs="Times New Roman"/>
          <w:bCs/>
          <w:lang w:val="en-GB"/>
        </w:rPr>
        <w:t xml:space="preserve"> is the interaction coefficient.</w:t>
      </w:r>
      <w:commentRangeEnd w:id="863"/>
      <w:r>
        <w:rPr>
          <w:rStyle w:val="CommentReference"/>
        </w:rPr>
        <w:commentReference w:id="863"/>
      </w:r>
    </w:p>
    <w:p w14:paraId="15E1EC85" w14:textId="2F8EB45A" w:rsidR="00C506AF" w:rsidRPr="0040058B" w:rsidRDefault="00C506AF" w:rsidP="00C506AF">
      <w:pPr>
        <w:spacing w:line="480" w:lineRule="auto"/>
        <w:ind w:firstLine="284"/>
        <w:contextualSpacing/>
        <w:jc w:val="both"/>
        <w:rPr>
          <w:rFonts w:ascii="Times New Roman" w:eastAsiaTheme="minorEastAsia" w:hAnsi="Times New Roman" w:cs="Times New Roman"/>
          <w:iCs/>
          <w:lang w:val="en-GB"/>
        </w:rPr>
      </w:pPr>
      <w:r w:rsidRPr="0040058B">
        <w:rPr>
          <w:rFonts w:ascii="Times New Roman" w:eastAsiaTheme="minorEastAsia" w:hAnsi="Times New Roman" w:cs="Times New Roman"/>
          <w:bCs/>
          <w:lang w:val="en-GB"/>
        </w:rPr>
        <w:t xml:space="preserve">When applied to Eqns. 1-3, </w:t>
      </w:r>
      <m:oMath>
        <m:sSub>
          <m:sSubPr>
            <m:ctrlPr>
              <w:rPr>
                <w:rFonts w:ascii="Cambria Math" w:hAnsi="Cambria Math" w:cs="Times New Roman"/>
                <w:bCs/>
                <w:i/>
                <w:iCs/>
              </w:rPr>
            </m:ctrlPr>
          </m:sSubPr>
          <m:e>
            <m:r>
              <w:rPr>
                <w:rFonts w:ascii="Cambria Math" w:hAnsi="Cambria Math" w:cs="Times New Roman"/>
              </w:rPr>
              <m:t>y</m:t>
            </m:r>
          </m:e>
          <m:sub>
            <m:r>
              <w:rPr>
                <w:rFonts w:ascii="Cambria Math" w:hAnsi="Cambria Math" w:cs="Times New Roman"/>
              </w:rPr>
              <m:t>ij</m:t>
            </m:r>
          </m:sub>
        </m:sSub>
      </m:oMath>
      <w:r w:rsidRPr="0040058B">
        <w:rPr>
          <w:rFonts w:ascii="Times New Roman" w:eastAsiaTheme="minorEastAsia" w:hAnsi="Times New Roman" w:cs="Times New Roman"/>
          <w:bCs/>
          <w:iCs/>
          <w:lang w:val="en-GB"/>
        </w:rPr>
        <w:t xml:space="preserve"> is the </w:t>
      </w:r>
      <m:oMath>
        <m:r>
          <w:rPr>
            <w:rFonts w:ascii="Cambria Math" w:eastAsiaTheme="minorEastAsia" w:hAnsi="Cambria Math" w:cs="Times New Roman"/>
          </w:rPr>
          <m:t>i</m:t>
        </m:r>
      </m:oMath>
      <w:r w:rsidRPr="0040058B">
        <w:rPr>
          <w:rFonts w:ascii="Times New Roman" w:eastAsiaTheme="minorEastAsia" w:hAnsi="Times New Roman" w:cs="Times New Roman"/>
          <w:bCs/>
          <w:iCs/>
          <w:lang w:val="en-GB"/>
        </w:rPr>
        <w:t xml:space="preserve">th observation for species </w:t>
      </w:r>
      <m:oMath>
        <m:r>
          <w:rPr>
            <w:rFonts w:ascii="Cambria Math" w:eastAsiaTheme="minorEastAsia" w:hAnsi="Cambria Math" w:cs="Times New Roman"/>
            <w:lang w:val="en-GB"/>
          </w:rPr>
          <m:t>j</m:t>
        </m:r>
      </m:oMath>
      <w:r w:rsidRPr="0040058B">
        <w:rPr>
          <w:rFonts w:ascii="Times New Roman" w:eastAsiaTheme="minorEastAsia" w:hAnsi="Times New Roman" w:cs="Times New Roman"/>
          <w:bCs/>
          <w:iCs/>
          <w:lang w:val="en-GB"/>
        </w:rPr>
        <w:t xml:space="preserve"> of the natural log of the rate (growth, consumption or metabolism), </w:t>
      </w:r>
      <w:commentRangeStart w:id="867"/>
      <w:r w:rsidRPr="0040058B">
        <w:rPr>
          <w:rFonts w:ascii="Times New Roman" w:eastAsiaTheme="minorEastAsia" w:hAnsi="Times New Roman" w:cs="Times New Roman"/>
          <w:bCs/>
          <w:iCs/>
          <w:lang w:val="en-GB"/>
        </w:rPr>
        <w:t xml:space="preserve">and the predictors are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ij</m:t>
            </m:r>
          </m:sub>
        </m:sSub>
      </m:oMath>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iCs/>
          <w:lang w:val="en-GB"/>
        </w:rPr>
        <w:t xml:space="preserve">natural log of body mass),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r>
              <w:rPr>
                <w:rFonts w:ascii="Cambria Math" w:hAnsi="Cambria Math" w:cs="Times New Roman"/>
                <w:lang w:val="en-GB"/>
              </w:rPr>
              <m:t>,</m:t>
            </m:r>
            <m:r>
              <w:rPr>
                <w:rFonts w:ascii="Cambria Math" w:hAnsi="Cambria Math" w:cs="Times New Roman"/>
              </w:rPr>
              <m:t>ij</m:t>
            </m:r>
          </m:sub>
        </m:sSub>
      </m:oMath>
      <w:r w:rsidRPr="0040058B">
        <w:rPr>
          <w:rFonts w:ascii="Times New Roman" w:eastAsiaTheme="minorEastAsia" w:hAnsi="Times New Roman" w:cs="Times New Roman"/>
        </w:rPr>
        <w:t xml:space="preserve"> </w:t>
      </w:r>
      <w:r w:rsidRPr="0040058B">
        <w:rPr>
          <w:rFonts w:ascii="Times New Roman" w:eastAsiaTheme="minorEastAsia" w:hAnsi="Times New Roman" w:cs="Times New Roman"/>
          <w:lang w:val="en-GB"/>
        </w:rPr>
        <w:t xml:space="preserve">(Arrhenius </w:t>
      </w:r>
      <w:r w:rsidRPr="0040058B">
        <w:rPr>
          <w:rFonts w:ascii="Times New Roman" w:eastAsiaTheme="minorEastAsia" w:hAnsi="Times New Roman" w:cs="Times New Roman"/>
          <w:iCs/>
          <w:lang w:val="en-GB"/>
        </w:rPr>
        <w:t>temperature</w:t>
      </w:r>
      <w:ins w:id="868" w:author="Max Lindmark" w:date="2020-09-10T14:45:00Z">
        <w:r w:rsidRPr="0040058B">
          <w:rPr>
            <w:rFonts w:ascii="Times New Roman" w:eastAsiaTheme="minorEastAsia" w:hAnsi="Times New Roman" w:cs="Times New Roman"/>
            <w:iCs/>
            <w:lang w:val="en-GB"/>
          </w:rPr>
          <w:t>,</w:t>
        </w:r>
      </w:ins>
      <w:r w:rsidRPr="0040058B">
        <w:rPr>
          <w:rFonts w:ascii="Times New Roman" w:eastAsiaTheme="minorEastAsia" w:hAnsi="Times New Roman" w:cs="Times New Roman"/>
          <w:iCs/>
          <w:lang w:val="en-GB"/>
        </w:rPr>
        <w:t xml:space="preserve"> </w:t>
      </w:r>
      <w:del w:id="869" w:author="Max Lindmark" w:date="2020-09-10T14:45:00Z">
        <w:r w:rsidRPr="0040058B" w:rsidDel="00C36E83">
          <w:rPr>
            <w:rFonts w:ascii="Times New Roman" w:eastAsiaTheme="minorEastAsia" w:hAnsi="Times New Roman" w:cs="Times New Roman"/>
            <w:lang w:val="en-GB"/>
          </w:rPr>
          <w:delText>(</w:delText>
        </w:r>
      </w:del>
      <m:oMath>
        <m:r>
          <w:rPr>
            <w:rFonts w:ascii="Cambria Math" w:eastAsiaTheme="minorEastAsia" w:hAnsi="Cambria Math" w:cs="Times New Roman"/>
            <w:lang w:val="en-GB"/>
          </w:rPr>
          <m:t>1/</m:t>
        </m:r>
        <m:r>
          <w:rPr>
            <w:rFonts w:ascii="Cambria Math" w:eastAsiaTheme="minorEastAsia" w:hAnsi="Cambria Math" w:cs="Times New Roman"/>
          </w:rPr>
          <m:t>kT</m:t>
        </m:r>
      </m:oMath>
      <w:r w:rsidRPr="0040058B">
        <w:rPr>
          <w:rFonts w:ascii="Times New Roman" w:eastAsiaTheme="minorEastAsia" w:hAnsi="Times New Roman" w:cs="Times New Roman"/>
        </w:rPr>
        <w:t xml:space="preserve"> </w:t>
      </w:r>
      <w:r w:rsidRPr="0040058B">
        <w:rPr>
          <w:rFonts w:ascii="Times New Roman" w:eastAsiaTheme="minorEastAsia" w:hAnsi="Times New Roman" w:cs="Times New Roman"/>
          <w:lang w:val="en-GB"/>
        </w:rPr>
        <w:t>in</w:t>
      </w:r>
      <w:r w:rsidRPr="0040058B">
        <w:rPr>
          <w:rFonts w:ascii="Times New Roman" w:eastAsiaTheme="minorEastAsia" w:hAnsi="Times New Roman" w:cs="Times New Roman"/>
          <w:bCs/>
          <w:iCs/>
          <w:lang w:val="en-GB"/>
        </w:rPr>
        <w:t xml:space="preserve"> unit </w:t>
      </w:r>
      <m:oMath>
        <m:sSup>
          <m:sSupPr>
            <m:ctrlPr>
              <w:rPr>
                <w:rFonts w:ascii="Cambria Math" w:eastAsiaTheme="minorEastAsia" w:hAnsi="Cambria Math" w:cs="Times New Roman"/>
                <w:i/>
                <w:lang w:val="en-GB"/>
              </w:rPr>
            </m:ctrlPr>
          </m:sSupPr>
          <m:e>
            <m:r>
              <m:rPr>
                <m:sty m:val="p"/>
              </m:rPr>
              <w:rPr>
                <w:rFonts w:ascii="Cambria Math" w:eastAsiaTheme="minorEastAsia" w:hAnsi="Cambria Math" w:cs="Times New Roman"/>
                <w:lang w:val="en-GB"/>
              </w:rPr>
              <m:t>eV</m:t>
            </m:r>
          </m:e>
          <m:sup>
            <m:r>
              <w:rPr>
                <w:rFonts w:ascii="Cambria Math" w:eastAsiaTheme="minorEastAsia" w:hAnsi="Cambria Math" w:cs="Times New Roman"/>
                <w:lang w:val="en-GB"/>
              </w:rPr>
              <m:t>-1</m:t>
            </m:r>
          </m:sup>
        </m:sSup>
      </m:oMath>
      <w:r w:rsidRPr="0040058B">
        <w:rPr>
          <w:rFonts w:ascii="Times New Roman" w:eastAsiaTheme="minorEastAsia" w:hAnsi="Times New Roman" w:cs="Times New Roman"/>
          <w:lang w:val="en-GB"/>
        </w:rPr>
        <w:t xml:space="preserve">) (both </w:t>
      </w:r>
      <w:ins w:id="870" w:author="Max Lindmark" w:date="2020-09-10T14:45:00Z">
        <w:r w:rsidRPr="0040058B">
          <w:rPr>
            <w:rFonts w:ascii="Times New Roman" w:eastAsiaTheme="minorEastAsia" w:hAnsi="Times New Roman" w:cs="Times New Roman"/>
            <w:lang w:val="en-GB"/>
          </w:rPr>
          <w:t xml:space="preserve">variables </w:t>
        </w:r>
      </w:ins>
      <w:r w:rsidRPr="0040058B">
        <w:rPr>
          <w:rFonts w:ascii="Times New Roman" w:eastAsiaTheme="minorEastAsia" w:hAnsi="Times New Roman" w:cs="Times New Roman"/>
          <w:bCs/>
          <w:iCs/>
          <w:lang w:val="en-GB"/>
        </w:rPr>
        <w:t>mean-centred</w:t>
      </w:r>
      <w:r w:rsidRPr="0040058B">
        <w:rPr>
          <w:rFonts w:ascii="Times New Roman" w:eastAsiaTheme="minorEastAsia" w:hAnsi="Times New Roman" w:cs="Times New Roman"/>
          <w:lang w:val="en-GB"/>
        </w:rPr>
        <w:t>)</w:t>
      </w:r>
      <w:r w:rsidRPr="0040058B">
        <w:rPr>
          <w:rFonts w:ascii="Times New Roman" w:eastAsiaTheme="minorEastAsia" w:hAnsi="Times New Roman" w:cs="Times New Roman"/>
          <w:iCs/>
          <w:lang w:val="en-GB"/>
        </w:rPr>
        <w:t xml:space="preserve">, </w:t>
      </w:r>
      <w:r w:rsidRPr="0040058B">
        <w:rPr>
          <w:rFonts w:ascii="Times New Roman" w:eastAsiaTheme="minorEastAsia" w:hAnsi="Times New Roman" w:cs="Times New Roman"/>
          <w:lang w:val="en-GB"/>
        </w:rPr>
        <w:t>and their interaction</w:t>
      </w:r>
      <w:ins w:id="871" w:author="Max Lindmark" w:date="2020-09-10T15:28:00Z">
        <w:r w:rsidRPr="0040058B">
          <w:rPr>
            <w:rFonts w:ascii="Times New Roman" w:eastAsiaTheme="minorEastAsia" w:hAnsi="Times New Roman" w:cs="Times New Roman"/>
            <w:lang w:val="en-GB"/>
          </w:rPr>
          <w:t xml:space="preserve"> (in that order)</w:t>
        </w:r>
      </w:ins>
      <w:r w:rsidRPr="0040058B">
        <w:rPr>
          <w:rFonts w:ascii="Times New Roman" w:eastAsiaTheme="minorEastAsia" w:hAnsi="Times New Roman" w:cs="Times New Roman"/>
          <w:lang w:val="en-GB"/>
        </w:rPr>
        <w:t xml:space="preserve">. </w:t>
      </w:r>
      <w:commentRangeEnd w:id="867"/>
      <w:r w:rsidRPr="0040058B">
        <w:rPr>
          <w:rStyle w:val="CommentReference"/>
          <w:sz w:val="24"/>
          <w:szCs w:val="24"/>
        </w:rPr>
        <w:commentReference w:id="867"/>
      </w:r>
      <w:r w:rsidRPr="0040058B">
        <w:rPr>
          <w:rFonts w:ascii="Times New Roman" w:eastAsiaTheme="minorEastAsia" w:hAnsi="Times New Roman" w:cs="Times New Roman"/>
          <w:lang w:val="en-GB"/>
        </w:rPr>
        <w:t>B</w:t>
      </w:r>
      <w:r w:rsidRPr="0040058B">
        <w:rPr>
          <w:rFonts w:ascii="Times New Roman" w:eastAsiaTheme="minorEastAsia" w:hAnsi="Times New Roman" w:cs="Times New Roman"/>
          <w:iCs/>
          <w:lang w:val="en-GB"/>
        </w:rPr>
        <w:t xml:space="preserve">ody mass </w:t>
      </w:r>
      <w:r w:rsidRPr="0040058B">
        <w:rPr>
          <w:rFonts w:ascii="Times New Roman" w:eastAsiaTheme="minorEastAsia" w:hAnsi="Times New Roman" w:cs="Times New Roman"/>
          <w:lang w:val="en-GB"/>
        </w:rPr>
        <w:t xml:space="preserve">is </w:t>
      </w:r>
      <w:del w:id="872" w:author="Max Lindmark" w:date="2020-09-10T14:45:00Z">
        <w:r w:rsidRPr="0040058B" w:rsidDel="00ED6335">
          <w:rPr>
            <w:rFonts w:ascii="Times New Roman" w:eastAsiaTheme="minorEastAsia" w:hAnsi="Times New Roman" w:cs="Times New Roman"/>
            <w:lang w:val="en-GB"/>
          </w:rPr>
          <w:delText xml:space="preserve">the mass </w:delText>
        </w:r>
      </w:del>
      <w:r w:rsidRPr="0040058B">
        <w:rPr>
          <w:rFonts w:ascii="Times New Roman" w:eastAsiaTheme="minorEastAsia" w:hAnsi="Times New Roman" w:cs="Times New Roman"/>
          <w:lang w:val="en-GB"/>
        </w:rPr>
        <w:t xml:space="preserve">in </w:t>
      </w:r>
      <m:oMath>
        <m:r>
          <m:rPr>
            <m:sty m:val="p"/>
          </m:rPr>
          <w:rPr>
            <w:rFonts w:ascii="Cambria Math" w:eastAsiaTheme="minorEastAsia" w:hAnsi="Cambria Math" w:cs="Times New Roman"/>
            <w:lang w:val="en-GB"/>
          </w:rPr>
          <m:t>g</m:t>
        </m:r>
      </m:oMath>
      <w:r w:rsidRPr="0040058B">
        <w:rPr>
          <w:rFonts w:ascii="Times New Roman" w:eastAsiaTheme="minorEastAsia" w:hAnsi="Times New Roman" w:cs="Times New Roman"/>
          <w:lang w:val="en-GB"/>
        </w:rPr>
        <w:t>,</w:t>
      </w:r>
      <w:commentRangeStart w:id="873"/>
      <w:r w:rsidRPr="0040058B">
        <w:rPr>
          <w:rFonts w:ascii="Times New Roman" w:eastAsiaTheme="minorEastAsia" w:hAnsi="Times New Roman" w:cs="Times New Roman"/>
          <w:lang w:val="en-GB"/>
        </w:rPr>
        <w:t xml:space="preserve"> </w:t>
      </w:r>
      <w:commentRangeEnd w:id="873"/>
      <w:r w:rsidRPr="0040058B">
        <w:rPr>
          <w:rStyle w:val="CommentReference"/>
          <w:rFonts w:cs="Times New Roman"/>
          <w:sz w:val="24"/>
          <w:szCs w:val="24"/>
        </w:rPr>
        <w:commentReference w:id="873"/>
      </w:r>
      <w:r w:rsidRPr="0040058B">
        <w:rPr>
          <w:rFonts w:ascii="Times New Roman" w:eastAsiaTheme="minorEastAsia" w:hAnsi="Times New Roman" w:cs="Times New Roman"/>
          <w:lang w:val="en-GB"/>
        </w:rPr>
        <w:t xml:space="preserve">specific growth rate has unit </w:t>
      </w:r>
      <m:oMath>
        <m:r>
          <m:rPr>
            <m:sty m:val="p"/>
          </m:rPr>
          <w:rPr>
            <w:rFonts w:ascii="Cambria Math" w:eastAsiaTheme="minorEastAsia" w:hAnsi="Cambria Math" w:cs="Times New Roman"/>
            <w:lang w:val="en-GB"/>
          </w:rPr>
          <m:t xml:space="preserve">% </m:t>
        </m:r>
        <m:sSup>
          <m:sSupPr>
            <m:ctrlPr>
              <w:rPr>
                <w:rFonts w:ascii="Cambria Math" w:eastAsiaTheme="minorEastAsia" w:hAnsi="Cambria Math" w:cs="Times New Roman"/>
                <w:i/>
                <w:iCs/>
              </w:rPr>
            </m:ctrlPr>
          </m:sSupPr>
          <m:e>
            <m:r>
              <m:rPr>
                <m:sty m:val="p"/>
              </m:rPr>
              <w:rPr>
                <w:rFonts w:ascii="Cambria Math" w:eastAsiaTheme="minorEastAsia" w:hAnsi="Cambria Math" w:cs="Times New Roman"/>
                <w:lang w:val="en-GB"/>
              </w:rPr>
              <m:t>day</m:t>
            </m:r>
            <m:ctrlPr>
              <w:rPr>
                <w:rFonts w:ascii="Cambria Math" w:eastAsiaTheme="minorEastAsia" w:hAnsi="Cambria Math" w:cs="Times New Roman"/>
                <w:iCs/>
              </w:rPr>
            </m:ctrlPr>
          </m:e>
          <m:sup>
            <m:r>
              <w:rPr>
                <w:rFonts w:ascii="Cambria Math" w:eastAsiaTheme="minorEastAsia" w:hAnsi="Cambria Math" w:cs="Times New Roman"/>
                <w:lang w:val="en-GB"/>
              </w:rPr>
              <m:t>-1</m:t>
            </m:r>
          </m:sup>
        </m:sSup>
      </m:oMath>
      <w:r w:rsidRPr="0040058B">
        <w:rPr>
          <w:rFonts w:ascii="Times New Roman" w:eastAsiaTheme="minorEastAsia" w:hAnsi="Times New Roman" w:cs="Times New Roman"/>
          <w:iCs/>
          <w:lang w:val="en-GB"/>
        </w:rPr>
        <w:t xml:space="preserve">, consumption rate </w:t>
      </w:r>
      <m:oMath>
        <m:r>
          <m:rPr>
            <m:sty m:val="p"/>
          </m:rPr>
          <w:rPr>
            <w:rFonts w:ascii="Cambria Math" w:eastAsiaTheme="minorEastAsia" w:hAnsi="Cambria Math" w:cs="Times New Roman"/>
            <w:lang w:val="en-GB"/>
          </w:rPr>
          <m:t xml:space="preserve">g </m:t>
        </m:r>
        <m:sSup>
          <m:sSupPr>
            <m:ctrlPr>
              <w:rPr>
                <w:rFonts w:ascii="Cambria Math" w:eastAsiaTheme="minorEastAsia" w:hAnsi="Cambria Math" w:cs="Times New Roman"/>
                <w:lang w:val="en-GB"/>
              </w:rPr>
            </m:ctrlPr>
          </m:sSupPr>
          <m:e>
            <m:r>
              <m:rPr>
                <m:sty m:val="p"/>
              </m:rPr>
              <w:rPr>
                <w:rFonts w:ascii="Cambria Math" w:eastAsiaTheme="minorEastAsia" w:hAnsi="Cambria Math" w:cs="Times New Roman"/>
                <w:lang w:val="en-GB"/>
              </w:rPr>
              <m:t>g</m:t>
            </m:r>
          </m:e>
          <m:sup>
            <m:r>
              <m:rPr>
                <m:sty m:val="p"/>
              </m:rPr>
              <w:rPr>
                <w:rFonts w:ascii="Cambria Math" w:eastAsiaTheme="minorEastAsia" w:hAnsi="Cambria Math" w:cs="Times New Roman"/>
                <w:lang w:val="en-GB"/>
              </w:rPr>
              <m:t>-1</m:t>
            </m:r>
          </m:sup>
        </m:sSup>
        <m:r>
          <m:rPr>
            <m:sty m:val="p"/>
          </m:rPr>
          <w:rPr>
            <w:rFonts w:ascii="Cambria Math" w:eastAsiaTheme="minorEastAsia" w:hAnsi="Cambria Math" w:cs="Times New Roman"/>
            <w:lang w:val="en-GB"/>
          </w:rPr>
          <m:t xml:space="preserve"> </m:t>
        </m:r>
        <m:sSup>
          <m:sSupPr>
            <m:ctrlPr>
              <w:rPr>
                <w:rFonts w:ascii="Cambria Math" w:eastAsiaTheme="minorEastAsia" w:hAnsi="Cambria Math" w:cs="Times New Roman"/>
                <w:bCs/>
              </w:rPr>
            </m:ctrlPr>
          </m:sSupPr>
          <m:e>
            <m:r>
              <m:rPr>
                <m:sty m:val="p"/>
              </m:rPr>
              <w:rPr>
                <w:rFonts w:ascii="Cambria Math" w:eastAsiaTheme="minorEastAsia" w:hAnsi="Cambria Math" w:cs="Times New Roman"/>
                <w:lang w:val="en-GB"/>
              </w:rPr>
              <m:t>day</m:t>
            </m:r>
          </m:e>
          <m:sup>
            <m:r>
              <m:rPr>
                <m:sty m:val="p"/>
              </m:rPr>
              <w:rPr>
                <w:rFonts w:ascii="Cambria Math" w:eastAsiaTheme="minorEastAsia" w:hAnsi="Cambria Math" w:cs="Times New Roman"/>
                <w:lang w:val="en-GB"/>
              </w:rPr>
              <m:t>-1</m:t>
            </m:r>
          </m:sup>
        </m:sSup>
      </m:oMath>
      <w:r w:rsidRPr="0040058B">
        <w:rPr>
          <w:rFonts w:ascii="Times New Roman" w:eastAsiaTheme="minorEastAsia" w:hAnsi="Times New Roman" w:cs="Times New Roman"/>
          <w:bCs/>
        </w:rPr>
        <w:t>,</w:t>
      </w:r>
      <w:r w:rsidRPr="0040058B">
        <w:rPr>
          <w:rFonts w:ascii="Times New Roman" w:eastAsiaTheme="minorEastAsia" w:hAnsi="Times New Roman" w:cs="Times New Roman"/>
          <w:bCs/>
          <w:lang w:val="en-GB"/>
        </w:rPr>
        <w:t xml:space="preserve"> and metabolic rate </w:t>
      </w:r>
      <m:oMath>
        <m:r>
          <m:rPr>
            <m:sty m:val="p"/>
          </m:rPr>
          <w:rPr>
            <w:rFonts w:ascii="Cambria Math" w:eastAsiaTheme="minorEastAsia" w:hAnsi="Cambria Math" w:cs="Times New Roman"/>
            <w:lang w:val="en-GB"/>
          </w:rPr>
          <m:t xml:space="preserve">mg </m:t>
        </m:r>
        <m:sSub>
          <m:sSubPr>
            <m:ctrlPr>
              <w:rPr>
                <w:rFonts w:ascii="Cambria Math" w:eastAsiaTheme="minorEastAsia" w:hAnsi="Cambria Math" w:cs="Times New Roman"/>
                <w:bCs/>
                <w:iCs/>
              </w:rPr>
            </m:ctrlPr>
          </m:sSubPr>
          <m:e>
            <m:r>
              <m:rPr>
                <m:sty m:val="p"/>
              </m:rPr>
              <w:rPr>
                <w:rFonts w:ascii="Cambria Math" w:eastAsiaTheme="minorEastAsia" w:hAnsi="Cambria Math" w:cs="Times New Roman"/>
                <w:lang w:val="en-GB"/>
              </w:rPr>
              <m:t>O</m:t>
            </m:r>
          </m:e>
          <m:sub>
            <m:r>
              <m:rPr>
                <m:sty m:val="p"/>
              </m:rPr>
              <w:rPr>
                <w:rFonts w:ascii="Cambria Math" w:eastAsiaTheme="minorEastAsia" w:hAnsi="Cambria Math" w:cs="Times New Roman"/>
                <w:lang w:val="en-GB"/>
              </w:rPr>
              <m:t>2</m:t>
            </m:r>
          </m:sub>
        </m:sSub>
        <m:r>
          <m:rPr>
            <m:sty m:val="p"/>
          </m:rPr>
          <w:rPr>
            <w:rFonts w:ascii="Cambria Math" w:eastAsiaTheme="minorEastAsia" w:hAnsi="Cambria Math" w:cs="Times New Roman"/>
            <w:lang w:val="en-GB"/>
          </w:rPr>
          <m:t xml:space="preserve"> </m:t>
        </m:r>
        <m:sSup>
          <m:sSupPr>
            <m:ctrlPr>
              <w:rPr>
                <w:rFonts w:ascii="Cambria Math" w:eastAsiaTheme="minorEastAsia" w:hAnsi="Cambria Math" w:cs="Times New Roman"/>
                <w:lang w:val="en-GB"/>
              </w:rPr>
            </m:ctrlPr>
          </m:sSupPr>
          <m:e>
            <m:r>
              <m:rPr>
                <m:sty m:val="p"/>
              </m:rPr>
              <w:rPr>
                <w:rFonts w:ascii="Cambria Math" w:eastAsiaTheme="minorEastAsia" w:hAnsi="Cambria Math" w:cs="Times New Roman"/>
                <w:lang w:val="en-GB"/>
              </w:rPr>
              <m:t>g</m:t>
            </m:r>
          </m:e>
          <m:sup>
            <m:r>
              <m:rPr>
                <m:sty m:val="p"/>
              </m:rPr>
              <w:rPr>
                <w:rFonts w:ascii="Cambria Math" w:eastAsiaTheme="minorEastAsia" w:hAnsi="Cambria Math" w:cs="Times New Roman"/>
                <w:lang w:val="en-GB"/>
              </w:rPr>
              <m:t>-1</m:t>
            </m:r>
          </m:sup>
        </m:sSup>
        <m:sSup>
          <m:sSupPr>
            <m:ctrlPr>
              <w:rPr>
                <w:rFonts w:ascii="Cambria Math" w:eastAsiaTheme="minorEastAsia" w:hAnsi="Cambria Math" w:cs="Times New Roman"/>
                <w:bCs/>
                <w:iCs/>
              </w:rPr>
            </m:ctrlPr>
          </m:sSupPr>
          <m:e>
            <m:r>
              <m:rPr>
                <m:sty m:val="p"/>
              </m:rPr>
              <w:rPr>
                <w:rFonts w:ascii="Cambria Math" w:eastAsiaTheme="minorEastAsia" w:hAnsi="Cambria Math" w:cs="Times New Roman"/>
                <w:lang w:val="en-GB"/>
              </w:rPr>
              <m:t>h</m:t>
            </m:r>
          </m:e>
          <m:sup>
            <m:r>
              <m:rPr>
                <m:sty m:val="p"/>
              </m:rPr>
              <w:rPr>
                <w:rFonts w:ascii="Cambria Math" w:eastAsiaTheme="minorEastAsia" w:hAnsi="Cambria Math" w:cs="Times New Roman"/>
                <w:lang w:val="en-GB"/>
              </w:rPr>
              <m:t>-1</m:t>
            </m:r>
          </m:sup>
        </m:sSup>
      </m:oMath>
      <w:r w:rsidRPr="0040058B">
        <w:rPr>
          <w:rFonts w:ascii="Times New Roman" w:eastAsiaTheme="minorEastAsia" w:hAnsi="Times New Roman" w:cs="Times New Roman"/>
          <w:bCs/>
          <w:iCs/>
          <w:lang w:val="en-GB"/>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 of measurements) to represent metabolic rate </w:t>
      </w:r>
      <w:r w:rsidRPr="0040058B">
        <w:rPr>
          <w:rFonts w:ascii="Times New Roman" w:eastAsiaTheme="minorEastAsia" w:hAnsi="Times New Roman" w:cs="Times New Roman"/>
          <w:bCs/>
          <w:iCs/>
        </w:rPr>
        <w:fldChar w:fldCharType="begin"/>
      </w:r>
      <w:r w:rsidR="00CA6D4F">
        <w:rPr>
          <w:rFonts w:ascii="Times New Roman" w:eastAsiaTheme="minorEastAsia" w:hAnsi="Times New Roman" w:cs="Times New Roman"/>
          <w:bCs/>
          <w:iCs/>
          <w:lang w:val="en-GB"/>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40058B">
        <w:rPr>
          <w:rFonts w:ascii="Times New Roman" w:eastAsiaTheme="minorEastAsia" w:hAnsi="Times New Roman" w:cs="Times New Roman"/>
          <w:bCs/>
          <w:iCs/>
        </w:rPr>
        <w:fldChar w:fldCharType="separate"/>
      </w:r>
      <w:r w:rsidRPr="0040058B">
        <w:rPr>
          <w:rFonts w:ascii="Times New Roman" w:hAnsi="Times New Roman" w:cs="Times New Roman"/>
          <w:lang w:val="en-GB"/>
        </w:rPr>
        <w:t xml:space="preserve">(Beamish 1964; Ohlberger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2007)</w:t>
      </w:r>
      <w:r w:rsidRPr="0040058B">
        <w:rPr>
          <w:rFonts w:ascii="Times New Roman" w:eastAsiaTheme="minorEastAsia" w:hAnsi="Times New Roman" w:cs="Times New Roman"/>
          <w:bCs/>
          <w:iCs/>
        </w:rPr>
        <w:fldChar w:fldCharType="end"/>
      </w:r>
      <w:r w:rsidRPr="0040058B">
        <w:rPr>
          <w:rFonts w:ascii="Times New Roman" w:eastAsiaTheme="minorEastAsia" w:hAnsi="Times New Roman" w:cs="Times New Roman"/>
          <w:bCs/>
          <w:iCs/>
          <w:lang w:val="en-GB"/>
        </w:rPr>
        <w:t xml:space="preserve">. Routine and resting metabolism constitute 58% of the data used and standard metabolism constitutes 42%. </w:t>
      </w:r>
      <w:r w:rsidRPr="0040058B">
        <w:rPr>
          <w:rFonts w:ascii="Times New Roman" w:hAnsi="Times New Roman" w:cs="Times New Roman"/>
          <w:lang w:val="en-GB"/>
        </w:rPr>
        <w:t xml:space="preserve">We accounted for potential differences between these metabolic rate measurements by </w:t>
      </w:r>
      <w:del w:id="874" w:author="Max Lindmark" w:date="2020-09-11T17:11:00Z">
        <w:r w:rsidRPr="0040058B" w:rsidDel="00B9209B">
          <w:rPr>
            <w:rFonts w:ascii="Times New Roman" w:hAnsi="Times New Roman" w:cs="Times New Roman"/>
            <w:lang w:val="en-GB"/>
          </w:rPr>
          <w:delText xml:space="preserve">using </w:delText>
        </w:r>
      </w:del>
      <w:r w:rsidRPr="0040058B">
        <w:rPr>
          <w:rFonts w:ascii="Times New Roman" w:hAnsi="Times New Roman" w:cs="Times New Roman"/>
          <w:lang w:val="en-GB"/>
        </w:rPr>
        <w:t>a</w:t>
      </w:r>
      <w:ins w:id="875" w:author="Max Lindmark" w:date="2020-09-11T17:11:00Z">
        <w:r>
          <w:rPr>
            <w:rFonts w:ascii="Times New Roman" w:hAnsi="Times New Roman" w:cs="Times New Roman"/>
            <w:lang w:val="en-GB"/>
          </w:rPr>
          <w:t xml:space="preserve">llowing the intercept and slopes to vary </w:t>
        </w:r>
      </w:ins>
      <w:del w:id="876" w:author="Max Lindmark" w:date="2020-09-11T17:11:00Z">
        <w:r w:rsidRPr="0040058B" w:rsidDel="00B9209B">
          <w:rPr>
            <w:rFonts w:ascii="Times New Roman" w:hAnsi="Times New Roman" w:cs="Times New Roman"/>
            <w:lang w:val="en-GB"/>
          </w:rPr>
          <w:delText xml:space="preserve"> random </w:delText>
        </w:r>
      </w:del>
      <w:ins w:id="877" w:author="Max Lindmark" w:date="2020-09-11T17:11:00Z">
        <w:r>
          <w:rPr>
            <w:rFonts w:ascii="Times New Roman" w:hAnsi="Times New Roman" w:cs="Times New Roman"/>
            <w:lang w:val="en-GB"/>
          </w:rPr>
          <w:t xml:space="preserve">between </w:t>
        </w:r>
      </w:ins>
      <w:r w:rsidRPr="0040058B">
        <w:rPr>
          <w:rFonts w:ascii="Times New Roman" w:hAnsi="Times New Roman" w:cs="Times New Roman"/>
          <w:lang w:val="en-GB"/>
        </w:rPr>
        <w:t xml:space="preserve">species </w:t>
      </w:r>
      <w:del w:id="878" w:author="Max Lindmark" w:date="2020-09-11T17:11:00Z">
        <w:r w:rsidRPr="0040058B" w:rsidDel="008C573D">
          <w:rPr>
            <w:rFonts w:ascii="Times New Roman" w:hAnsi="Times New Roman" w:cs="Times New Roman"/>
            <w:lang w:val="en-GB"/>
          </w:rPr>
          <w:delText xml:space="preserve">effect </w:delText>
        </w:r>
      </w:del>
      <w:r w:rsidRPr="0040058B">
        <w:rPr>
          <w:rFonts w:ascii="Times New Roman" w:hAnsi="Times New Roman" w:cs="Times New Roman"/>
          <w:lang w:val="en-GB"/>
        </w:rPr>
        <w:t xml:space="preserve">and </w:t>
      </w:r>
      <w:ins w:id="879" w:author="Max Lindmark" w:date="2020-09-11T17:11:00Z">
        <w:r>
          <w:rPr>
            <w:rFonts w:ascii="Times New Roman" w:hAnsi="Times New Roman" w:cs="Times New Roman"/>
            <w:lang w:val="en-GB"/>
          </w:rPr>
          <w:t xml:space="preserve">used </w:t>
        </w:r>
      </w:ins>
      <w:r w:rsidRPr="0040058B">
        <w:rPr>
          <w:rFonts w:ascii="Times New Roman" w:hAnsi="Times New Roman" w:cs="Times New Roman"/>
          <w:lang w:val="en-GB"/>
        </w:rPr>
        <w:t xml:space="preserve">a single study per species. </w:t>
      </w:r>
    </w:p>
    <w:p w14:paraId="173B5A46" w14:textId="77777777" w:rsidR="00C506AF" w:rsidRPr="0040058B" w:rsidRDefault="00C506AF" w:rsidP="00C506AF">
      <w:pPr>
        <w:spacing w:line="480" w:lineRule="auto"/>
        <w:contextualSpacing/>
        <w:jc w:val="both"/>
        <w:rPr>
          <w:rFonts w:ascii="Times New Roman" w:hAnsi="Times New Roman" w:cs="Times New Roman"/>
          <w:bCs/>
          <w:i/>
          <w:iCs/>
          <w:lang w:val="en-GB"/>
        </w:rPr>
      </w:pPr>
    </w:p>
    <w:p w14:paraId="5B02EC7F" w14:textId="77777777" w:rsidR="00C506AF" w:rsidRPr="0040058B" w:rsidRDefault="00C506AF" w:rsidP="00C506AF">
      <w:pPr>
        <w:spacing w:line="480" w:lineRule="auto"/>
        <w:contextualSpacing/>
        <w:jc w:val="both"/>
        <w:rPr>
          <w:rFonts w:ascii="Times New Roman" w:hAnsi="Times New Roman" w:cs="Times New Roman"/>
          <w:bCs/>
          <w:i/>
          <w:iCs/>
          <w:lang w:val="en-GB"/>
        </w:rPr>
      </w:pPr>
      <w:commentRangeStart w:id="880"/>
      <w:r w:rsidRPr="0040058B">
        <w:rPr>
          <w:rFonts w:ascii="Times New Roman" w:hAnsi="Times New Roman" w:cs="Times New Roman"/>
          <w:bCs/>
          <w:i/>
          <w:iCs/>
          <w:lang w:val="en-GB"/>
        </w:rPr>
        <w:t>Mass- and temperature dependence of consumption including beyond peak temperatures</w:t>
      </w:r>
      <w:commentRangeEnd w:id="880"/>
      <w:r w:rsidRPr="0040058B">
        <w:rPr>
          <w:rStyle w:val="CommentReference"/>
          <w:sz w:val="24"/>
          <w:szCs w:val="24"/>
        </w:rPr>
        <w:commentReference w:id="880"/>
      </w:r>
    </w:p>
    <w:p w14:paraId="1A379F67" w14:textId="77777777" w:rsidR="00C506AF" w:rsidRPr="0040058B" w:rsidRDefault="00C506AF" w:rsidP="00C506AF">
      <w:pPr>
        <w:spacing w:line="480" w:lineRule="auto"/>
        <w:contextualSpacing/>
        <w:jc w:val="both"/>
        <w:rPr>
          <w:rFonts w:ascii="Times New Roman" w:eastAsiaTheme="minorEastAsia" w:hAnsi="Times New Roman" w:cs="Times New Roman"/>
          <w:iCs/>
          <w:lang w:val="en-GB"/>
        </w:rPr>
      </w:pPr>
      <w:ins w:id="881" w:author="Max Lindmark" w:date="2020-09-10T12:12:00Z">
        <w:r w:rsidRPr="0040058B">
          <w:rPr>
            <w:rFonts w:eastAsiaTheme="minorEastAsia" w:cstheme="minorHAnsi"/>
            <w:lang w:val="en-GB"/>
          </w:rPr>
          <w:t>Over a larger temperature range, many biological rates are unimodal. We identified such tendencies in 11 species in the consumption data set</w:t>
        </w:r>
        <w:r w:rsidRPr="0040058B">
          <w:rPr>
            <w:rFonts w:ascii="Times New Roman" w:hAnsi="Times New Roman" w:cs="Times New Roman"/>
            <w:bCs/>
            <w:lang w:val="en-GB"/>
          </w:rPr>
          <w:t xml:space="preserve">. </w:t>
        </w:r>
      </w:ins>
      <w:r w:rsidRPr="0040058B">
        <w:rPr>
          <w:rFonts w:ascii="Times New Roman" w:hAnsi="Times New Roman" w:cs="Times New Roman"/>
          <w:bCs/>
          <w:lang w:val="en-GB"/>
        </w:rPr>
        <w:t xml:space="preserve">To characterize the decline in consumption rates beyond peak temperature, we fit second and third-degree polynomial regressions to a subset of these data containing only species with data points extending beyond such a peak temperature. For these data,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ij</m:t>
            </m:r>
          </m:sub>
        </m:sSub>
      </m:oMath>
      <w:r w:rsidRPr="0040058B">
        <w:rPr>
          <w:rFonts w:ascii="Times New Roman" w:hAnsi="Times New Roman" w:cs="Times New Roman"/>
          <w:bCs/>
          <w:lang w:val="en-GB"/>
        </w:rPr>
        <w:t xml:space="preserve"> in Eqn. 1 </w:t>
      </w:r>
      <w:r w:rsidRPr="0040058B">
        <w:rPr>
          <w:rFonts w:ascii="Times New Roman" w:eastAsiaTheme="minorEastAsia" w:hAnsi="Times New Roman" w:cs="Times New Roman"/>
          <w:iCs/>
          <w:lang w:val="en-GB"/>
        </w:rPr>
        <w:t xml:space="preserve">refers to </w:t>
      </w:r>
      <w:r w:rsidRPr="0040058B">
        <w:rPr>
          <w:rFonts w:ascii="Times New Roman" w:eastAsiaTheme="minorEastAsia" w:hAnsi="Times New Roman" w:cs="Times New Roman"/>
          <w:bCs/>
          <w:iCs/>
          <w:lang w:val="en-GB"/>
        </w:rPr>
        <w:t xml:space="preserve">the </w:t>
      </w:r>
      <m:oMath>
        <m:r>
          <w:rPr>
            <w:rFonts w:ascii="Cambria Math" w:eastAsiaTheme="minorEastAsia" w:hAnsi="Cambria Math" w:cs="Times New Roman"/>
          </w:rPr>
          <m:t>i</m:t>
        </m:r>
      </m:oMath>
      <w:r w:rsidRPr="0040058B">
        <w:rPr>
          <w:rFonts w:ascii="Times New Roman" w:eastAsiaTheme="minorEastAsia" w:hAnsi="Times New Roman" w:cs="Times New Roman"/>
          <w:bCs/>
          <w:iCs/>
          <w:lang w:val="en-GB"/>
        </w:rPr>
        <w:t xml:space="preserve">th observation of </w:t>
      </w:r>
      <w:r w:rsidRPr="0040058B">
        <w:rPr>
          <w:rFonts w:ascii="Times New Roman" w:eastAsiaTheme="minorEastAsia" w:hAnsi="Times New Roman" w:cs="Times New Roman"/>
          <w:iCs/>
          <w:lang w:val="en-GB"/>
        </w:rPr>
        <w:t xml:space="preserve">mass-specific consumption rates </w:t>
      </w:r>
      <w:r w:rsidRPr="0040058B">
        <w:rPr>
          <w:rFonts w:ascii="Times New Roman" w:eastAsiaTheme="minorEastAsia" w:hAnsi="Times New Roman" w:cs="Times New Roman"/>
          <w:bCs/>
          <w:iCs/>
          <w:lang w:val="en-GB"/>
        </w:rPr>
        <w:t xml:space="preserve">for species </w:t>
      </w:r>
      <m:oMath>
        <m:r>
          <w:rPr>
            <w:rFonts w:ascii="Cambria Math" w:eastAsiaTheme="minorEastAsia" w:hAnsi="Cambria Math" w:cs="Times New Roman"/>
            <w:lang w:val="en-GB"/>
          </w:rPr>
          <m:t>j</m:t>
        </m:r>
      </m:oMath>
      <w:r w:rsidRPr="0040058B">
        <w:rPr>
          <w:rFonts w:ascii="Times New Roman" w:eastAsiaTheme="minorEastAsia" w:hAnsi="Times New Roman" w:cs="Times New Roman"/>
          <w:bCs/>
          <w:iCs/>
          <w:lang w:val="en-GB"/>
        </w:rPr>
        <w:t xml:space="preserve"> </w:t>
      </w:r>
      <w:r w:rsidRPr="0040058B">
        <w:rPr>
          <w:rFonts w:ascii="Times New Roman" w:eastAsiaTheme="minorEastAsia" w:hAnsi="Times New Roman" w:cs="Times New Roman"/>
          <w:iCs/>
          <w:lang w:val="en-GB"/>
        </w:rPr>
        <w:t xml:space="preserve">divided by the mean value for species </w:t>
      </w:r>
      <m:oMath>
        <m:r>
          <w:rPr>
            <w:rFonts w:ascii="Cambria Math" w:eastAsiaTheme="minorEastAsia" w:hAnsi="Cambria Math" w:cs="Times New Roman"/>
          </w:rPr>
          <m:t>j</m:t>
        </m:r>
      </m:oMath>
      <w:r w:rsidRPr="0040058B">
        <w:rPr>
          <w:rFonts w:ascii="Times New Roman" w:eastAsiaTheme="minorEastAsia" w:hAnsi="Times New Roman" w:cs="Times New Roman"/>
          <w:iCs/>
          <w:lang w:val="en-GB"/>
        </w:rPr>
        <w:t xml:space="preserve">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ij</m:t>
            </m:r>
          </m:sub>
        </m:sSub>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ij</m:t>
            </m:r>
          </m:sub>
        </m:sSub>
        <m:r>
          <w:rPr>
            <w:rFonts w:ascii="Cambria Math" w:eastAsiaTheme="minorEastAsia" w:hAnsi="Cambria Math" w:cs="Times New Roman"/>
            <w:lang w:val="en-GB"/>
          </w:rPr>
          <m:t>/</m:t>
        </m:r>
        <m:acc>
          <m:accPr>
            <m:chr m:val="̅"/>
            <m:ctrlPr>
              <w:rPr>
                <w:rFonts w:ascii="Cambria Math" w:eastAsiaTheme="minorEastAsia" w:hAnsi="Cambria Math" w:cs="Times New Roman"/>
                <w:i/>
                <w:iCs/>
                <w:lang w:val="en-GB"/>
              </w:rPr>
            </m:ctrlPr>
          </m:accPr>
          <m:e>
            <m:sSub>
              <m:sSubPr>
                <m:ctrlPr>
                  <w:rPr>
                    <w:rFonts w:ascii="Cambria Math" w:eastAsiaTheme="minorEastAsia" w:hAnsi="Cambria Math" w:cs="Times New Roman"/>
                    <w:i/>
                    <w:iCs/>
                  </w:rPr>
                </m:ctrlPr>
              </m:sSubPr>
              <m:e>
                <m:r>
                  <w:rPr>
                    <w:rFonts w:ascii="Cambria Math" w:eastAsiaTheme="minorEastAsia" w:hAnsi="Cambria Math" w:cs="Times New Roman"/>
                  </w:rPr>
                  <m:t>y</m:t>
                </m:r>
              </m:e>
              <m:sub>
                <w:commentRangeStart w:id="882"/>
                <w:commentRangeEnd w:id="882"/>
                <m:r>
                  <m:rPr>
                    <m:sty m:val="p"/>
                  </m:rPr>
                  <w:rPr>
                    <w:rStyle w:val="CommentReference"/>
                    <w:rFonts w:ascii="Cambria Math" w:hAnsi="Cambria Math" w:cs="Times New Roman"/>
                    <w:sz w:val="24"/>
                    <w:szCs w:val="24"/>
                  </w:rPr>
                  <w:commentReference w:id="882"/>
                </m:r>
                <w:commentRangeStart w:id="883"/>
                <w:commentRangeStart w:id="884"/>
                <w:commentRangeEnd w:id="883"/>
                <m:r>
                  <m:rPr>
                    <m:sty m:val="p"/>
                  </m:rPr>
                  <w:rPr>
                    <w:rStyle w:val="CommentReference"/>
                    <w:rFonts w:ascii="Cambria Math" w:hAnsi="Cambria Math" w:cs="Times New Roman"/>
                    <w:sz w:val="24"/>
                    <w:szCs w:val="24"/>
                  </w:rPr>
                  <w:commentReference w:id="883"/>
                </m:r>
                <w:commentRangeEnd w:id="884"/>
                <m:r>
                  <m:rPr>
                    <m:sty m:val="p"/>
                  </m:rPr>
                  <w:rPr>
                    <w:rStyle w:val="CommentReference"/>
                    <w:rFonts w:ascii="Cambria Math" w:hAnsi="Cambria Math" w:cs="Times New Roman"/>
                    <w:sz w:val="24"/>
                    <w:szCs w:val="24"/>
                  </w:rPr>
                  <w:commentReference w:id="884"/>
                </m:r>
                <m:r>
                  <w:rPr>
                    <w:rFonts w:ascii="Cambria Math" w:eastAsiaTheme="minorEastAsia" w:hAnsi="Cambria Math" w:cs="Times New Roman"/>
                  </w:rPr>
                  <m:t>j</m:t>
                </m:r>
              </m:sub>
            </m:sSub>
          </m:e>
        </m:acc>
      </m:oMath>
      <w:r w:rsidRPr="0040058B">
        <w:rPr>
          <w:rFonts w:ascii="Times New Roman" w:eastAsiaTheme="minorEastAsia" w:hAnsi="Times New Roman" w:cs="Times New Roman"/>
          <w:iCs/>
          <w:lang w:val="en-GB"/>
        </w:rPr>
        <w:t>). We consider the following predictors (in Eqn. 2): mean-centred body mass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ij</m:t>
            </m:r>
          </m:sub>
        </m:sSub>
        <m:r>
          <w:rPr>
            <w:rFonts w:ascii="Cambria Math" w:eastAsiaTheme="minorEastAsia" w:hAnsi="Cambria Math" w:cs="Times New Roman"/>
            <w:lang w:val="en-GB"/>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ij</m:t>
            </m:r>
          </m:sub>
        </m:sSub>
        <m:r>
          <w:rPr>
            <w:rFonts w:ascii="Cambria Math" w:eastAsiaTheme="minorEastAsia" w:hAnsi="Cambria Math" w:cs="Times New Roman"/>
            <w:lang w:val="en-GB"/>
          </w:rPr>
          <m:t>-</m:t>
        </m:r>
        <w:commentRangeStart w:id="885"/>
        <w:commentRangeStart w:id="886"/>
        <w:commentRangeStart w:id="887"/>
        <m:acc>
          <m:accPr>
            <m:chr m:val="̅"/>
            <m:ctrlPr>
              <w:rPr>
                <w:rFonts w:ascii="Cambria Math" w:eastAsiaTheme="minorEastAsia" w:hAnsi="Cambria Math" w:cs="Times New Roman"/>
                <w:i/>
                <w:iCs/>
                <w:lang w:val="en-GB"/>
              </w:rPr>
            </m:ctrlPr>
          </m:accPr>
          <m:e>
            <m:r>
              <w:rPr>
                <w:rFonts w:ascii="Cambria Math" w:eastAsiaTheme="minorEastAsia" w:hAnsi="Cambria Math" w:cs="Times New Roman"/>
                <w:lang w:val="en-GB"/>
              </w:rPr>
              <m:t>M</m:t>
            </m:r>
          </m:e>
        </m:acc>
      </m:oMath>
      <w:r w:rsidRPr="0040058B">
        <w:rPr>
          <w:rFonts w:ascii="Times New Roman" w:eastAsiaTheme="minorEastAsia" w:hAnsi="Times New Roman" w:cs="Times New Roman"/>
          <w:iCs/>
          <w:lang w:val="en-GB"/>
        </w:rPr>
        <w:t xml:space="preserve">), </w:t>
      </w:r>
      <w:commentRangeStart w:id="888"/>
      <w:commentRangeEnd w:id="888"/>
      <w:r w:rsidRPr="0040058B">
        <w:rPr>
          <w:rStyle w:val="CommentReference"/>
          <w:rFonts w:cs="Times New Roman"/>
          <w:sz w:val="24"/>
          <w:szCs w:val="24"/>
        </w:rPr>
        <w:commentReference w:id="888"/>
      </w:r>
      <w:commentRangeEnd w:id="885"/>
      <w:r w:rsidRPr="0040058B">
        <w:rPr>
          <w:rStyle w:val="CommentReference"/>
          <w:rFonts w:cs="Times New Roman"/>
          <w:sz w:val="24"/>
          <w:szCs w:val="24"/>
        </w:rPr>
        <w:commentReference w:id="885"/>
      </w:r>
      <w:commentRangeEnd w:id="886"/>
      <w:r w:rsidRPr="0040058B">
        <w:rPr>
          <w:rStyle w:val="CommentReference"/>
          <w:rFonts w:cs="Times New Roman"/>
          <w:sz w:val="24"/>
          <w:szCs w:val="24"/>
        </w:rPr>
        <w:commentReference w:id="886"/>
      </w:r>
      <w:commentRangeEnd w:id="887"/>
      <w:r w:rsidRPr="0040058B">
        <w:rPr>
          <w:rStyle w:val="CommentReference"/>
          <w:rFonts w:cs="Times New Roman"/>
          <w:sz w:val="24"/>
          <w:szCs w:val="24"/>
        </w:rPr>
        <w:commentReference w:id="887"/>
      </w:r>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lang w:val="en-GB"/>
        </w:rPr>
        <w:lastRenderedPageBreak/>
        <w:t>standardized temperature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r>
              <w:rPr>
                <w:rFonts w:ascii="Cambria Math" w:hAnsi="Cambria Math" w:cs="Times New Roman"/>
                <w:lang w:val="en-GB"/>
              </w:rPr>
              <m:t>,</m:t>
            </m:r>
            <m:r>
              <w:rPr>
                <w:rFonts w:ascii="Cambria Math" w:hAnsi="Cambria Math" w:cs="Times New Roman"/>
              </w:rPr>
              <m:t>ij</m:t>
            </m:r>
          </m:sub>
        </m:sSub>
        <m:r>
          <w:rPr>
            <w:rFonts w:ascii="Cambria Math" w:hAnsi="Cambria Math" w:cs="Times New Roman"/>
            <w:lang w:val="en-GB"/>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r>
              <w:rPr>
                <w:rFonts w:ascii="Cambria Math" w:hAnsi="Cambria Math" w:cs="Times New Roman"/>
                <w:lang w:val="en-GB"/>
              </w:rPr>
              <m:t>,</m:t>
            </m:r>
            <m:r>
              <w:rPr>
                <w:rFonts w:ascii="Cambria Math" w:hAnsi="Cambria Math" w:cs="Times New Roman"/>
              </w:rPr>
              <m:t>ij</m:t>
            </m:r>
          </m:sub>
        </m:sSub>
        <m:r>
          <w:rPr>
            <w:rFonts w:ascii="Cambria Math" w:hAnsi="Cambria Math" w:cs="Times New Roman"/>
            <w:lang w:val="en-GB"/>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T</m:t>
                </m:r>
              </m:e>
            </m:acc>
          </m:e>
          <m:sub>
            <m:r>
              <w:rPr>
                <w:rFonts w:ascii="Cambria Math" w:hAnsi="Cambria Math" w:cs="Times New Roman"/>
              </w:rPr>
              <m:t>env</m:t>
            </m:r>
            <m:r>
              <w:rPr>
                <w:rFonts w:ascii="Cambria Math" w:hAnsi="Cambria Math" w:cs="Times New Roman"/>
                <w:lang w:val="en-GB"/>
              </w:rPr>
              <m:t>,</m:t>
            </m:r>
            <m:r>
              <w:rPr>
                <w:rFonts w:ascii="Cambria Math" w:hAnsi="Cambria Math" w:cs="Times New Roman"/>
              </w:rPr>
              <m:t>C</m:t>
            </m:r>
            <m:r>
              <w:rPr>
                <w:rFonts w:ascii="Cambria Math" w:hAnsi="Cambria Math" w:cs="Times New Roman"/>
                <w:lang w:val="en-GB"/>
              </w:rPr>
              <m:t>,</m:t>
            </m:r>
            <m:r>
              <w:rPr>
                <w:rFonts w:ascii="Cambria Math" w:hAnsi="Cambria Math" w:cs="Times New Roman"/>
              </w:rPr>
              <m:t>j</m:t>
            </m:r>
          </m:sub>
        </m:sSub>
      </m:oMath>
      <w:r w:rsidRPr="0040058B">
        <w:rPr>
          <w:rFonts w:ascii="Times New Roman" w:eastAsiaTheme="minorEastAsia" w:hAnsi="Times New Roman" w:cs="Times New Roman"/>
          <w:lang w:val="en-US"/>
        </w:rPr>
        <w:t xml:space="preserve">, where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T</m:t>
                </m:r>
              </m:e>
            </m:acc>
          </m:e>
          <m:sub>
            <m:r>
              <w:rPr>
                <w:rFonts w:ascii="Cambria Math" w:hAnsi="Cambria Math" w:cs="Times New Roman"/>
              </w:rPr>
              <m:t>env</m:t>
            </m:r>
            <m:r>
              <w:rPr>
                <w:rFonts w:ascii="Cambria Math" w:hAnsi="Cambria Math" w:cs="Times New Roman"/>
                <w:lang w:val="en-GB"/>
              </w:rPr>
              <m:t>,</m:t>
            </m:r>
            <m:r>
              <w:rPr>
                <w:rFonts w:ascii="Cambria Math" w:hAnsi="Cambria Math" w:cs="Times New Roman"/>
              </w:rPr>
              <m:t>C</m:t>
            </m:r>
            <m:r>
              <w:rPr>
                <w:rFonts w:ascii="Cambria Math" w:hAnsi="Cambria Math" w:cs="Times New Roman"/>
                <w:lang w:val="en-GB"/>
              </w:rPr>
              <m:t>,</m:t>
            </m:r>
            <m:r>
              <w:rPr>
                <w:rFonts w:ascii="Cambria Math" w:hAnsi="Cambria Math" w:cs="Times New Roman"/>
              </w:rPr>
              <m:t>j</m:t>
            </m:r>
          </m:sub>
        </m:sSub>
      </m:oMath>
      <w:r w:rsidRPr="0040058B">
        <w:rPr>
          <w:rFonts w:ascii="Times New Roman" w:eastAsiaTheme="minorEastAsia" w:hAnsi="Times New Roman" w:cs="Times New Roman"/>
          <w:lang w:val="en-US"/>
        </w:rPr>
        <w:t xml:space="preserve"> is the </w:t>
      </w:r>
      <w:r w:rsidRPr="0040058B">
        <w:rPr>
          <w:rFonts w:ascii="Times New Roman" w:eastAsiaTheme="minorEastAsia" w:hAnsi="Times New Roman" w:cs="Times New Roman"/>
          <w:lang w:val="en-GB"/>
        </w:rPr>
        <w:t>m</w:t>
      </w:r>
      <w:del w:id="889" w:author="Max Lindmark" w:date="2020-09-10T12:10:00Z">
        <w:r w:rsidRPr="0040058B" w:rsidDel="00EA2269">
          <w:rPr>
            <w:rFonts w:ascii="Times New Roman" w:eastAsiaTheme="minorEastAsia" w:hAnsi="Times New Roman" w:cs="Times New Roman"/>
            <w:lang w:val="en-GB"/>
          </w:rPr>
          <w:delText>i</w:delText>
        </w:r>
      </w:del>
      <w:ins w:id="890" w:author="Max Lindmark" w:date="2020-09-10T12:10:00Z">
        <w:r w:rsidRPr="0040058B">
          <w:rPr>
            <w:rFonts w:ascii="Times New Roman" w:eastAsiaTheme="minorEastAsia" w:hAnsi="Times New Roman" w:cs="Times New Roman"/>
            <w:lang w:val="en-GB"/>
          </w:rPr>
          <w:t>edian</w:t>
        </w:r>
      </w:ins>
      <w:del w:id="891" w:author="Max Lindmark" w:date="2020-09-10T12:10:00Z">
        <w:r w:rsidRPr="0040058B" w:rsidDel="00EA2269">
          <w:rPr>
            <w:rFonts w:ascii="Times New Roman" w:eastAsiaTheme="minorEastAsia" w:hAnsi="Times New Roman" w:cs="Times New Roman"/>
            <w:lang w:val="en-GB"/>
          </w:rPr>
          <w:delText>d-point</w:delText>
        </w:r>
      </w:del>
      <w:r w:rsidRPr="0040058B">
        <w:rPr>
          <w:rFonts w:ascii="Times New Roman" w:eastAsiaTheme="minorEastAsia" w:hAnsi="Times New Roman" w:cs="Times New Roman"/>
          <w:lang w:val="en-GB"/>
        </w:rPr>
        <w:t xml:space="preserve"> </w:t>
      </w:r>
      <w:del w:id="892" w:author="Max Lindmark" w:date="2020-09-10T12:11:00Z">
        <w:r w:rsidRPr="0040058B" w:rsidDel="00B63780">
          <w:rPr>
            <w:rFonts w:ascii="Times New Roman" w:eastAsiaTheme="minorEastAsia" w:hAnsi="Times New Roman" w:cs="Times New Roman"/>
            <w:lang w:val="en-GB"/>
          </w:rPr>
          <w:delText xml:space="preserve">of the </w:delText>
        </w:r>
      </w:del>
      <w:r w:rsidRPr="0040058B">
        <w:rPr>
          <w:rFonts w:ascii="Times New Roman" w:eastAsiaTheme="minorEastAsia" w:hAnsi="Times New Roman" w:cs="Times New Roman"/>
          <w:lang w:val="en-GB"/>
        </w:rPr>
        <w:t xml:space="preserve">temperature in the environment of species </w:t>
      </w:r>
      <m:oMath>
        <m:r>
          <w:rPr>
            <w:rFonts w:ascii="Cambria Math" w:eastAsiaTheme="minorEastAsia" w:hAnsi="Cambria Math" w:cs="Times New Roman"/>
            <w:lang w:val="en-GB"/>
          </w:rPr>
          <m:t>j</m:t>
        </m:r>
      </m:oMath>
      <w:r w:rsidRPr="0040058B">
        <w:rPr>
          <w:rFonts w:ascii="Times New Roman" w:eastAsiaTheme="minorEastAsia" w:hAnsi="Times New Roman" w:cs="Times New Roman"/>
        </w:rPr>
        <w:t>)</w:t>
      </w:r>
      <w:r w:rsidRPr="0040058B">
        <w:rPr>
          <w:rFonts w:ascii="Times New Roman" w:eastAsiaTheme="minorEastAsia" w:hAnsi="Times New Roman" w:cs="Times New Roman"/>
          <w:lang w:val="en-US"/>
        </w:rPr>
        <w:t>, as well as the square and cube of this temperature-variable</w:t>
      </w:r>
      <w:r w:rsidRPr="0040058B">
        <w:rPr>
          <w:rFonts w:ascii="Times New Roman" w:eastAsiaTheme="minorEastAsia" w:hAnsi="Times New Roman" w:cs="Times New Roman"/>
          <w:iCs/>
          <w:lang w:val="en-GB"/>
        </w:rPr>
        <w:t xml:space="preserve">. The rescaling is done to control for differences between species with respect to the experimental temperatures relative to the temperature that maximizes their consumption rate. </w:t>
      </w:r>
      <w:r w:rsidRPr="0040058B">
        <w:rPr>
          <w:rFonts w:ascii="Times New Roman" w:eastAsiaTheme="minorEastAsia" w:hAnsi="Times New Roman" w:cs="Times New Roman"/>
          <w:lang w:val="en-US"/>
        </w:rPr>
        <w:t xml:space="preserve">We </w:t>
      </w:r>
      <w:r w:rsidRPr="0040058B">
        <w:rPr>
          <w:rFonts w:ascii="Times New Roman" w:eastAsiaTheme="minorEastAsia" w:hAnsi="Times New Roman" w:cs="Times New Roman"/>
          <w:iCs/>
          <w:lang w:val="en-GB"/>
        </w:rPr>
        <w:t xml:space="preserve">only consider the intercept to be </w:t>
      </w:r>
      <w:del w:id="893" w:author="Max Lindmark" w:date="2020-09-10T14:49:00Z">
        <w:r w:rsidRPr="0040058B" w:rsidDel="003267AE">
          <w:rPr>
            <w:rFonts w:ascii="Times New Roman" w:eastAsiaTheme="minorEastAsia" w:hAnsi="Times New Roman" w:cs="Times New Roman"/>
            <w:iCs/>
            <w:lang w:val="en-GB"/>
          </w:rPr>
          <w:delText>species-</w:delText>
        </w:r>
      </w:del>
      <w:r w:rsidRPr="0040058B">
        <w:rPr>
          <w:rFonts w:ascii="Times New Roman" w:eastAsiaTheme="minorEastAsia" w:hAnsi="Times New Roman" w:cs="Times New Roman"/>
          <w:iCs/>
          <w:lang w:val="en-GB"/>
        </w:rPr>
        <w:t>vary</w:t>
      </w:r>
      <w:del w:id="894" w:author="Max Lindmark" w:date="2020-09-10T14:49:00Z">
        <w:r w:rsidRPr="0040058B" w:rsidDel="003267AE">
          <w:rPr>
            <w:rFonts w:ascii="Times New Roman" w:eastAsiaTheme="minorEastAsia" w:hAnsi="Times New Roman" w:cs="Times New Roman"/>
            <w:iCs/>
            <w:lang w:val="en-GB"/>
          </w:rPr>
          <w:delText>ing</w:delText>
        </w:r>
      </w:del>
      <w:ins w:id="895" w:author="Max Lindmark" w:date="2020-09-10T14:49:00Z">
        <w:r w:rsidRPr="0040058B">
          <w:rPr>
            <w:rFonts w:ascii="Times New Roman" w:eastAsiaTheme="minorEastAsia" w:hAnsi="Times New Roman" w:cs="Times New Roman"/>
            <w:iCs/>
            <w:lang w:val="en-GB"/>
          </w:rPr>
          <w:t xml:space="preserve"> between species</w:t>
        </w:r>
      </w:ins>
      <w:r w:rsidRPr="0040058B">
        <w:rPr>
          <w:rFonts w:ascii="Times New Roman" w:eastAsiaTheme="minorEastAsia" w:hAnsi="Times New Roman" w:cs="Times New Roman"/>
          <w:iCs/>
          <w:lang w:val="en-GB"/>
        </w:rPr>
        <w:t>.</w:t>
      </w:r>
    </w:p>
    <w:p w14:paraId="62EAEF08" w14:textId="77777777" w:rsidR="00C506AF" w:rsidRPr="0040058B" w:rsidRDefault="00C506AF" w:rsidP="00C506AF">
      <w:pPr>
        <w:spacing w:line="480" w:lineRule="auto"/>
        <w:contextualSpacing/>
        <w:jc w:val="both"/>
        <w:rPr>
          <w:rFonts w:ascii="Times New Roman" w:eastAsiaTheme="minorEastAsia" w:hAnsi="Times New Roman" w:cs="Times New Roman"/>
          <w:iCs/>
          <w:lang w:val="en-GB"/>
        </w:rPr>
      </w:pPr>
    </w:p>
    <w:p w14:paraId="69E10415" w14:textId="77777777" w:rsidR="00C506AF" w:rsidRPr="0040058B" w:rsidRDefault="00C506AF" w:rsidP="00C506AF">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Mass-dependence of optimum growth temperature</w:t>
      </w:r>
    </w:p>
    <w:p w14:paraId="78669555" w14:textId="77777777" w:rsidR="00C506AF" w:rsidRPr="0040058B" w:rsidRDefault="00C506AF" w:rsidP="00C506AF">
      <w:pPr>
        <w:spacing w:line="480" w:lineRule="auto"/>
        <w:contextualSpacing/>
        <w:jc w:val="both"/>
        <w:rPr>
          <w:rFonts w:ascii="Times New Roman" w:eastAsiaTheme="minorEastAsia" w:hAnsi="Times New Roman" w:cs="Times New Roman"/>
          <w:lang w:val="en-GB"/>
        </w:rPr>
      </w:pPr>
      <w:r w:rsidRPr="0040058B">
        <w:rPr>
          <w:rFonts w:ascii="Times New Roman" w:hAnsi="Times New Roman" w:cs="Times New Roman"/>
          <w:bCs/>
          <w:lang w:val="en-GB"/>
        </w:rPr>
        <w:t>To evaluate how the optimum temperature (</w:t>
      </w:r>
      <m:oMath>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opt</m:t>
            </m:r>
            <m:r>
              <w:rPr>
                <w:rFonts w:ascii="Cambria Math" w:hAnsi="Cambria Math" w:cs="Times New Roman"/>
                <w:lang w:val="en-GB"/>
              </w:rPr>
              <m:t>,</m:t>
            </m:r>
            <m:r>
              <w:rPr>
                <w:rFonts w:ascii="Cambria Math" w:hAnsi="Cambria Math" w:cs="Times New Roman"/>
              </w:rPr>
              <m:t>ij</m:t>
            </m:r>
          </m:sub>
        </m:sSub>
      </m:oMath>
      <w:r w:rsidRPr="0040058B">
        <w:rPr>
          <w:rFonts w:ascii="Times New Roman" w:eastAsiaTheme="minorEastAsia" w:hAnsi="Times New Roman" w:cs="Times New Roman"/>
          <w:bCs/>
          <w:lang w:val="en-GB"/>
        </w:rPr>
        <w:t>,</w:t>
      </w:r>
      <w:r w:rsidRPr="0040058B">
        <w:rPr>
          <w:rFonts w:ascii="Times New Roman" w:hAnsi="Times New Roman" w:cs="Times New Roman"/>
          <w:bCs/>
          <w:lang w:val="en-GB"/>
        </w:rPr>
        <w:t xml:space="preserve"> </w:t>
      </w:r>
      <w:r w:rsidRPr="0040058B">
        <w:rPr>
          <w:rFonts w:ascii="Times New Roman" w:eastAsiaTheme="minorEastAsia" w:hAnsi="Times New Roman" w:cs="Times New Roman"/>
          <w:bCs/>
          <w:lang w:val="en-GB"/>
        </w:rPr>
        <w:t xml:space="preserve">in degrees Celsius) </w:t>
      </w:r>
      <w:r w:rsidRPr="0040058B">
        <w:rPr>
          <w:rFonts w:ascii="Times New Roman" w:hAnsi="Times New Roman" w:cs="Times New Roman"/>
          <w:bCs/>
          <w:lang w:val="en-GB"/>
        </w:rPr>
        <w:t xml:space="preserve">for individual growth depends on body mass, we fit Eqns. 1-3 with </w:t>
      </w:r>
      <m:oMath>
        <m:sSub>
          <m:sSubPr>
            <m:ctrlPr>
              <w:rPr>
                <w:rFonts w:ascii="Cambria Math" w:hAnsi="Cambria Math" w:cs="Times New Roman"/>
                <w:bCs/>
                <w:i/>
              </w:rPr>
            </m:ctrlPr>
          </m:sSubPr>
          <m:e>
            <m:r>
              <w:rPr>
                <w:rFonts w:ascii="Cambria Math" w:hAnsi="Cambria Math" w:cs="Times New Roman"/>
              </w:rPr>
              <m:t>y</m:t>
            </m:r>
          </m:e>
          <m:sub>
            <m:r>
              <w:rPr>
                <w:rFonts w:ascii="Cambria Math" w:hAnsi="Cambria Math" w:cs="Times New Roman"/>
              </w:rPr>
              <m:t>ij</m:t>
            </m:r>
          </m:sub>
        </m:sSub>
      </m:oMath>
      <w:r w:rsidRPr="0040058B">
        <w:rPr>
          <w:rFonts w:ascii="Times New Roman" w:eastAsiaTheme="minorEastAsia" w:hAnsi="Times New Roman" w:cs="Times New Roman"/>
          <w:bCs/>
          <w:lang w:val="en-US"/>
        </w:rPr>
        <w:t xml:space="preserve"> as the </w:t>
      </w:r>
      <w:r w:rsidRPr="0040058B">
        <w:rPr>
          <w:rFonts w:ascii="Times New Roman" w:eastAsiaTheme="minorEastAsia" w:hAnsi="Times New Roman" w:cs="Times New Roman"/>
          <w:bCs/>
          <w:iCs/>
          <w:lang w:val="en-GB"/>
        </w:rPr>
        <w:t>mean-centred optimum growth temperature within species (</w:t>
      </w:r>
      <m:oMath>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opt</m:t>
            </m:r>
            <m:r>
              <w:rPr>
                <w:rFonts w:ascii="Cambria Math" w:hAnsi="Cambria Math" w:cs="Times New Roman"/>
                <w:lang w:val="en-GB"/>
              </w:rPr>
              <m:t>,</m:t>
            </m:r>
            <m:r>
              <w:rPr>
                <w:rFonts w:ascii="Cambria Math" w:hAnsi="Cambria Math" w:cs="Times New Roman"/>
              </w:rPr>
              <m:t>ij</m:t>
            </m:r>
          </m:sub>
        </m:sSub>
        <m:r>
          <w:rPr>
            <w:rFonts w:ascii="Cambria Math" w:eastAsiaTheme="minorEastAsia" w:hAnsi="Cambria Math" w:cs="Times New Roman"/>
            <w:lang w:val="en-GB"/>
          </w:rPr>
          <m:t>=</m:t>
        </m:r>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opt</m:t>
            </m:r>
            <m:r>
              <w:rPr>
                <w:rFonts w:ascii="Cambria Math" w:hAnsi="Cambria Math" w:cs="Times New Roman"/>
                <w:lang w:val="en-GB"/>
              </w:rPr>
              <m:t>,</m:t>
            </m:r>
            <m:r>
              <w:rPr>
                <w:rFonts w:ascii="Cambria Math" w:hAnsi="Cambria Math" w:cs="Times New Roman"/>
              </w:rPr>
              <m:t>ij</m:t>
            </m:r>
          </m:sub>
        </m:sSub>
        <m:r>
          <w:rPr>
            <w:rFonts w:ascii="Cambria Math" w:hAnsi="Cambria Math" w:cs="Times New Roman"/>
            <w:lang w:val="en-GB"/>
          </w:rPr>
          <m:t>-</m:t>
        </m:r>
        <m:sSub>
          <m:sSubPr>
            <m:ctrlPr>
              <w:rPr>
                <w:rFonts w:ascii="Cambria Math" w:hAnsi="Cambria Math" w:cs="Times New Roman"/>
                <w:bCs/>
                <w:i/>
              </w:rPr>
            </m:ctrlPr>
          </m:sSubPr>
          <m:e>
            <m:acc>
              <m:accPr>
                <m:chr m:val="̅"/>
                <m:ctrlPr>
                  <w:rPr>
                    <w:rFonts w:ascii="Cambria Math" w:hAnsi="Cambria Math" w:cs="Times New Roman"/>
                    <w:i/>
                  </w:rPr>
                </m:ctrlPr>
              </m:accPr>
              <m:e>
                <m:r>
                  <w:rPr>
                    <w:rFonts w:ascii="Cambria Math" w:hAnsi="Cambria Math" w:cs="Times New Roman"/>
                  </w:rPr>
                  <m:t>T</m:t>
                </m:r>
              </m:e>
            </m:acc>
          </m:e>
          <m:sub>
            <m:r>
              <w:rPr>
                <w:rFonts w:ascii="Cambria Math" w:hAnsi="Cambria Math" w:cs="Times New Roman"/>
              </w:rPr>
              <m:t>opt</m:t>
            </m:r>
            <m:r>
              <w:rPr>
                <w:rFonts w:ascii="Cambria Math" w:hAnsi="Cambria Math" w:cs="Times New Roman"/>
                <w:lang w:val="en-GB"/>
              </w:rPr>
              <m:t>,</m:t>
            </m:r>
            <m:r>
              <w:rPr>
                <w:rFonts w:ascii="Cambria Math" w:hAnsi="Cambria Math" w:cs="Times New Roman"/>
              </w:rPr>
              <m:t>j</m:t>
            </m:r>
          </m:sub>
        </m:sSub>
      </m:oMath>
      <w:r w:rsidRPr="0040058B">
        <w:rPr>
          <w:rFonts w:ascii="Times New Roman" w:eastAsiaTheme="minorEastAsia" w:hAnsi="Times New Roman" w:cs="Times New Roman"/>
          <w:bCs/>
        </w:rPr>
        <w:t xml:space="preserve">), </w:t>
      </w:r>
      <w:r w:rsidRPr="0040058B">
        <w:rPr>
          <w:rFonts w:ascii="Times New Roman" w:eastAsiaTheme="minorEastAsia" w:hAnsi="Times New Roman" w:cs="Times New Roman"/>
          <w:lang w:val="en-GB"/>
        </w:rPr>
        <w:t xml:space="preserve">to </w:t>
      </w:r>
      <w:r w:rsidRPr="0040058B">
        <w:rPr>
          <w:rFonts w:ascii="Times New Roman" w:hAnsi="Times New Roman" w:cs="Times New Roman"/>
          <w:lang w:val="en-GB"/>
        </w:rPr>
        <w:t xml:space="preserve">account for species being adapted to different thermal regimes. </w:t>
      </w:r>
      <m:oMath>
        <m:sSub>
          <m:sSubPr>
            <m:ctrlPr>
              <w:rPr>
                <w:rFonts w:ascii="Cambria Math" w:hAnsi="Cambria Math" w:cs="Times New Roman"/>
                <w:bCs/>
                <w:i/>
                <w:iCs/>
              </w:rPr>
            </m:ctrlPr>
          </m:sSubPr>
          <m:e>
            <m:r>
              <w:rPr>
                <w:rFonts w:ascii="Cambria Math" w:hAnsi="Cambria Math" w:cs="Times New Roman"/>
              </w:rPr>
              <m:t>m</m:t>
            </m:r>
          </m:e>
          <m:sub>
            <m:r>
              <w:rPr>
                <w:rFonts w:ascii="Cambria Math" w:hAnsi="Cambria Math" w:cs="Times New Roman"/>
              </w:rPr>
              <m:t>ij</m:t>
            </m:r>
          </m:sub>
        </m:sSub>
      </m:oMath>
      <w:r w:rsidRPr="0040058B">
        <w:rPr>
          <w:rFonts w:ascii="Times New Roman" w:eastAsiaTheme="minorEastAsia" w:hAnsi="Times New Roman" w:cs="Times New Roman"/>
          <w:bCs/>
          <w:iCs/>
          <w:lang w:val="en-US"/>
        </w:rPr>
        <w:t xml:space="preserve">, the predictor variable for this model, is </w:t>
      </w:r>
      <w:r w:rsidRPr="0040058B">
        <w:rPr>
          <w:rFonts w:ascii="Times New Roman" w:eastAsiaTheme="minorEastAsia" w:hAnsi="Times New Roman" w:cs="Times New Roman"/>
          <w:iCs/>
          <w:lang w:val="en-GB"/>
        </w:rPr>
        <w:t xml:space="preserve">the natural log of the ratio between mass and </w:t>
      </w:r>
      <w:del w:id="896" w:author="Max Lindmark" w:date="2020-09-10T14:50:00Z">
        <w:r w:rsidRPr="0040058B" w:rsidDel="00033FD3">
          <w:rPr>
            <w:rFonts w:ascii="Times New Roman" w:eastAsiaTheme="minorEastAsia" w:hAnsi="Times New Roman" w:cs="Times New Roman"/>
            <w:iCs/>
            <w:lang w:val="en-GB"/>
          </w:rPr>
          <w:delText xml:space="preserve">body </w:delText>
        </w:r>
      </w:del>
      <w:r w:rsidRPr="0040058B">
        <w:rPr>
          <w:rFonts w:ascii="Times New Roman" w:eastAsiaTheme="minorEastAsia" w:hAnsi="Times New Roman" w:cs="Times New Roman"/>
          <w:iCs/>
          <w:lang w:val="en-GB"/>
        </w:rPr>
        <w:t xml:space="preserve">mass at maturation within species: </w:t>
      </w:r>
      <m:oMath>
        <m:sSub>
          <m:sSubPr>
            <m:ctrlPr>
              <w:rPr>
                <w:rFonts w:ascii="Cambria Math" w:hAnsi="Cambria Math" w:cs="Times New Roman"/>
                <w:bCs/>
                <w:i/>
                <w:iCs/>
              </w:rPr>
            </m:ctrlPr>
          </m:sSubPr>
          <m:e>
            <m:r>
              <w:rPr>
                <w:rFonts w:ascii="Cambria Math" w:hAnsi="Cambria Math" w:cs="Times New Roman"/>
              </w:rPr>
              <m:t>m</m:t>
            </m:r>
          </m:e>
          <m:sub>
            <m:r>
              <w:rPr>
                <w:rFonts w:ascii="Cambria Math" w:hAnsi="Cambria Math" w:cs="Times New Roman"/>
              </w:rPr>
              <m:t>ij</m:t>
            </m:r>
          </m:sub>
        </m:sSub>
        <m:r>
          <w:rPr>
            <w:rFonts w:ascii="Cambria Math" w:hAnsi="Cambria Math" w:cs="Times New Roman"/>
            <w:lang w:val="en-GB"/>
          </w:rPr>
          <m:t>=</m:t>
        </m:r>
        <m:func>
          <m:funcPr>
            <m:ctrlPr>
              <w:rPr>
                <w:rFonts w:ascii="Cambria Math" w:eastAsiaTheme="minorEastAsia" w:hAnsi="Cambria Math" w:cs="Times New Roman"/>
                <w:i/>
                <w:iCs/>
              </w:rPr>
            </m:ctrlPr>
          </m:funcPr>
          <m:fName>
            <m:r>
              <m:rPr>
                <m:sty m:val="p"/>
              </m:rPr>
              <w:rPr>
                <w:rFonts w:ascii="Cambria Math" w:hAnsi="Cambria Math" w:cs="Times New Roman"/>
                <w:lang w:val="en-GB"/>
              </w:rPr>
              <m:t>ln</m:t>
            </m:r>
          </m:fName>
          <m:e>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ij</m:t>
                </m:r>
              </m:sub>
            </m:sSub>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mat, j</m:t>
                </m:r>
              </m:sub>
            </m:sSub>
            <m:r>
              <w:rPr>
                <w:rFonts w:ascii="Cambria Math" w:eastAsiaTheme="minorEastAsia" w:hAnsi="Cambria Math" w:cs="Times New Roman"/>
                <w:lang w:val="en-GB"/>
              </w:rPr>
              <m:t>)</m:t>
            </m:r>
          </m:e>
        </m:func>
        <m:r>
          <w:rPr>
            <w:rFonts w:ascii="Cambria Math" w:eastAsiaTheme="minorEastAsia" w:hAnsi="Cambria Math" w:cs="Times New Roman"/>
          </w:rPr>
          <m:t>-</m:t>
        </m:r>
        <m:acc>
          <m:accPr>
            <m:chr m:val="̅"/>
            <m:ctrlPr>
              <w:rPr>
                <w:rFonts w:ascii="Cambria Math" w:eastAsiaTheme="minorEastAsia" w:hAnsi="Cambria Math" w:cs="Times New Roman"/>
                <w:i/>
                <w:iCs/>
              </w:rPr>
            </m:ctrlPr>
          </m:accPr>
          <m:e>
            <m:func>
              <m:funcPr>
                <m:ctrlPr>
                  <w:rPr>
                    <w:rFonts w:ascii="Cambria Math" w:eastAsiaTheme="minorEastAsia" w:hAnsi="Cambria Math" w:cs="Times New Roman"/>
                    <w:i/>
                    <w:iCs/>
                  </w:rPr>
                </m:ctrlPr>
              </m:funcPr>
              <m:fName>
                <m:r>
                  <m:rPr>
                    <m:sty m:val="p"/>
                  </m:rPr>
                  <w:rPr>
                    <w:rFonts w:ascii="Cambria Math" w:hAnsi="Cambria Math" w:cs="Times New Roman"/>
                    <w:lang w:val="en-GB"/>
                  </w:rPr>
                  <m:t>ln</m:t>
                </m:r>
              </m:fName>
              <m:e>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ij</m:t>
                    </m:r>
                  </m:sub>
                </m:sSub>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mat, j</m:t>
                    </m:r>
                  </m:sub>
                </m:sSub>
                <m:r>
                  <w:rPr>
                    <w:rFonts w:ascii="Cambria Math" w:eastAsiaTheme="minorEastAsia" w:hAnsi="Cambria Math" w:cs="Times New Roman"/>
                    <w:lang w:val="en-GB"/>
                  </w:rPr>
                  <m:t>)</m:t>
                </m:r>
              </m:e>
            </m:func>
          </m:e>
        </m:acc>
      </m:oMath>
      <w:r w:rsidRPr="0040058B">
        <w:rPr>
          <w:rFonts w:ascii="Times New Roman" w:eastAsiaTheme="minorEastAsia" w:hAnsi="Times New Roman" w:cs="Times New Roman"/>
          <w:iCs/>
          <w:lang w:val="en-US"/>
        </w:rPr>
        <w:t>. This rescaling is done because</w:t>
      </w:r>
      <w:r w:rsidRPr="0040058B">
        <w:rPr>
          <w:rFonts w:ascii="Times New Roman" w:eastAsiaTheme="minorEastAsia" w:hAnsi="Times New Roman" w:cs="Times New Roman"/>
          <w:iCs/>
        </w:rPr>
        <w:t xml:space="preserve"> </w:t>
      </w:r>
      <w:r w:rsidRPr="0040058B">
        <w:rPr>
          <w:rFonts w:ascii="Times New Roman" w:eastAsiaTheme="minorEastAsia" w:hAnsi="Times New Roman" w:cs="Times New Roman"/>
          <w:lang w:val="en-GB"/>
        </w:rPr>
        <w:t>we are interested in examining relationships within species while accounting for variation in relative body masses between experiments, and because we do not expect an interspecific relationship between optimum growth temperature and body mass</w:t>
      </w:r>
      <w:r w:rsidRPr="0040058B">
        <w:rPr>
          <w:rFonts w:ascii="Times New Roman" w:eastAsiaTheme="minorEastAsia" w:hAnsi="Times New Roman" w:cs="Times New Roman"/>
          <w:iCs/>
          <w:lang w:val="en-GB"/>
        </w:rPr>
        <w:t>. We consider both the intercept and the effect of mass to potentially vary between species.</w:t>
      </w:r>
    </w:p>
    <w:p w14:paraId="127BD9D0" w14:textId="77777777" w:rsidR="00C506AF" w:rsidRPr="0040058B" w:rsidRDefault="00C506AF" w:rsidP="00C506AF">
      <w:pPr>
        <w:spacing w:line="480" w:lineRule="auto"/>
        <w:contextualSpacing/>
        <w:jc w:val="both"/>
        <w:rPr>
          <w:rFonts w:ascii="Times New Roman" w:hAnsi="Times New Roman" w:cs="Times New Roman"/>
          <w:bCs/>
          <w:i/>
          <w:iCs/>
          <w:lang w:val="en-GB"/>
        </w:rPr>
      </w:pPr>
    </w:p>
    <w:p w14:paraId="345FC4D3" w14:textId="77777777" w:rsidR="00C506AF" w:rsidRPr="0040058B" w:rsidRDefault="00C506AF" w:rsidP="00C506AF">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Parameter estimation</w:t>
      </w:r>
    </w:p>
    <w:p w14:paraId="590E9856" w14:textId="3E6ECB77" w:rsidR="00C506AF" w:rsidRPr="0040058B" w:rsidRDefault="00C506AF" w:rsidP="00C506AF">
      <w:pPr>
        <w:spacing w:line="480" w:lineRule="auto"/>
        <w:contextualSpacing/>
        <w:jc w:val="both"/>
        <w:rPr>
          <w:rFonts w:ascii="Times New Roman" w:hAnsi="Times New Roman" w:cs="Times New Roman"/>
          <w:lang w:val="en-GB"/>
        </w:rPr>
      </w:pPr>
      <w:r w:rsidRPr="0040058B">
        <w:rPr>
          <w:rFonts w:ascii="Times New Roman" w:hAnsi="Times New Roman" w:cs="Times New Roman"/>
          <w:lang w:val="en-GB"/>
        </w:rPr>
        <w:t xml:space="preserve">We fit the models in a Bayesian framework, using </w:t>
      </w:r>
      <w:r w:rsidRPr="0040058B">
        <w:rPr>
          <w:rFonts w:ascii="Times New Roman" w:eastAsiaTheme="minorEastAsia" w:hAnsi="Times New Roman" w:cs="Times New Roman"/>
          <w:lang w:val="en-GB"/>
        </w:rPr>
        <w:t xml:space="preserve">R version 4.0.2 </w:t>
      </w:r>
      <w:r w:rsidRPr="0040058B">
        <w:rPr>
          <w:rFonts w:ascii="Times New Roman" w:eastAsiaTheme="minorEastAsia" w:hAnsi="Times New Roman" w:cs="Times New Roman"/>
        </w:rPr>
        <w:fldChar w:fldCharType="begin"/>
      </w:r>
      <w:r w:rsidR="00CA6D4F">
        <w:rPr>
          <w:rFonts w:ascii="Times New Roman" w:eastAsiaTheme="minorEastAsia" w:hAnsi="Times New Roman" w:cs="Times New Roman"/>
          <w:lang w:val="en-GB"/>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40058B">
        <w:rPr>
          <w:rFonts w:ascii="Times New Roman" w:eastAsiaTheme="minorEastAsia" w:hAnsi="Times New Roman" w:cs="Times New Roman"/>
        </w:rPr>
        <w:fldChar w:fldCharType="separate"/>
      </w:r>
      <w:r w:rsidR="00CA6D4F">
        <w:rPr>
          <w:rFonts w:ascii="Times New Roman" w:hAnsi="Times New Roman" w:cs="Times New Roman"/>
          <w:lang w:val="en-GB"/>
        </w:rPr>
        <w:t>(R Core Team 2020)</w:t>
      </w:r>
      <w:r w:rsidRPr="0040058B">
        <w:rPr>
          <w:rFonts w:ascii="Times New Roman" w:eastAsiaTheme="minorEastAsia" w:hAnsi="Times New Roman" w:cs="Times New Roman"/>
        </w:rPr>
        <w:fldChar w:fldCharType="end"/>
      </w:r>
      <w:r w:rsidRPr="0040058B">
        <w:rPr>
          <w:rFonts w:ascii="Times New Roman" w:eastAsiaTheme="minorEastAsia" w:hAnsi="Times New Roman" w:cs="Times New Roman"/>
          <w:lang w:val="en-GB"/>
        </w:rPr>
        <w:t xml:space="preserve"> and JAGS </w:t>
      </w:r>
      <w:r w:rsidRPr="0040058B">
        <w:rPr>
          <w:rFonts w:ascii="Times New Roman" w:eastAsiaTheme="minorEastAsia" w:hAnsi="Times New Roman" w:cs="Times New Roman"/>
        </w:rPr>
        <w:fldChar w:fldCharType="begin"/>
      </w:r>
      <w:r w:rsidRPr="0040058B">
        <w:rPr>
          <w:rFonts w:ascii="Times New Roman" w:eastAsiaTheme="minorEastAsia" w:hAnsi="Times New Roman" w:cs="Times New Roman"/>
          <w:lang w:val="en-GB"/>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(Plummer 2003)</w:t>
      </w:r>
      <w:r w:rsidRPr="0040058B">
        <w:rPr>
          <w:rFonts w:ascii="Times New Roman" w:eastAsiaTheme="minorEastAsia" w:hAnsi="Times New Roman" w:cs="Times New Roman"/>
        </w:rPr>
        <w:fldChar w:fldCharType="end"/>
      </w:r>
      <w:r w:rsidRPr="0040058B">
        <w:rPr>
          <w:rFonts w:ascii="Times New Roman" w:eastAsiaTheme="minorEastAsia" w:hAnsi="Times New Roman" w:cs="Times New Roman"/>
          <w:lang w:val="en-GB"/>
        </w:rPr>
        <w:t xml:space="preserve"> through </w:t>
      </w:r>
      <w:r w:rsidRPr="0040058B">
        <w:rPr>
          <w:rFonts w:ascii="Times New Roman" w:hAnsi="Times New Roman" w:cs="Times New Roman"/>
          <w:lang w:val="en-GB"/>
        </w:rPr>
        <w:t>the R-package ‘</w:t>
      </w:r>
      <w:r w:rsidRPr="0040058B">
        <w:rPr>
          <w:rFonts w:ascii="Times New Roman" w:hAnsi="Times New Roman" w:cs="Times New Roman"/>
          <w:i/>
          <w:iCs/>
          <w:lang w:val="en-GB"/>
        </w:rPr>
        <w:t>rjags</w:t>
      </w:r>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Pr="0040058B">
        <w:rPr>
          <w:rFonts w:ascii="Times New Roman" w:hAnsi="Times New Roman" w:cs="Times New Roman"/>
          <w:lang w:val="en-GB"/>
        </w:rPr>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(Plummer 2019)</w:t>
      </w:r>
      <w:r w:rsidRPr="0040058B">
        <w:rPr>
          <w:rFonts w:ascii="Times New Roman" w:hAnsi="Times New Roman" w:cs="Times New Roman"/>
        </w:rPr>
        <w:fldChar w:fldCharType="end"/>
      </w:r>
      <w:r w:rsidRPr="0040058B">
        <w:rPr>
          <w:rFonts w:ascii="Times New Roman" w:hAnsi="Times New Roman" w:cs="Times New Roman"/>
          <w:lang w:val="en-GB"/>
        </w:rPr>
        <w:t xml:space="preserve">. We used a mix of flat, weakly informative and non-informative priors to facilitate convergence (Table 1). Weakly informative priors were given mean values around average prediction from the MTE </w:t>
      </w:r>
      <w:r w:rsidRPr="0040058B">
        <w:rPr>
          <w:rFonts w:ascii="Times New Roman" w:hAnsi="Times New Roman" w:cs="Times New Roman"/>
          <w:lang w:val="en-GB"/>
        </w:rPr>
        <w:fldChar w:fldCharType="begin"/>
      </w:r>
      <w:r w:rsidRPr="0040058B">
        <w:rPr>
          <w:rFonts w:ascii="Times New Roman" w:hAnsi="Times New Roman" w:cs="Times New Roman"/>
          <w:lang w:val="en-GB"/>
        </w:rPr>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40058B">
        <w:rPr>
          <w:rFonts w:ascii="Times New Roman" w:hAnsi="Times New Roman" w:cs="Times New Roman"/>
          <w:lang w:val="en-GB"/>
        </w:rPr>
        <w:fldChar w:fldCharType="separate"/>
      </w:r>
      <w:r w:rsidRPr="0040058B">
        <w:rPr>
          <w:rFonts w:ascii="Times New Roman" w:hAnsi="Times New Roman" w:cs="Times New Roman"/>
          <w:lang w:val="en-GB"/>
        </w:rPr>
        <w:t xml:space="preserve">(Brown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2004)</w:t>
      </w:r>
      <w:r w:rsidRPr="0040058B">
        <w:rPr>
          <w:rFonts w:ascii="Times New Roman" w:hAnsi="Times New Roman" w:cs="Times New Roman"/>
          <w:lang w:val="en-GB"/>
        </w:rPr>
        <w:fldChar w:fldCharType="end"/>
      </w:r>
      <w:r w:rsidRPr="0040058B">
        <w:rPr>
          <w:rFonts w:ascii="Times New Roman" w:hAnsi="Times New Roman" w:cs="Times New Roman"/>
          <w:lang w:val="en-GB"/>
        </w:rPr>
        <w:t xml:space="preserve">, with large variances to make them less informative. </w:t>
      </w:r>
      <w:r w:rsidRPr="0040058B">
        <w:rPr>
          <w:rFonts w:ascii="Times New Roman" w:eastAsiaTheme="minorEastAsia" w:hAnsi="Times New Roman" w:cs="Times New Roman"/>
          <w:lang w:val="en-GB"/>
        </w:rPr>
        <w:t xml:space="preserve">We used 3 Markov chains with 5000 iterations for adaptation, followed by 15000 iterations burn-in and 15000 iterations </w:t>
      </w:r>
      <w:r w:rsidRPr="0040058B">
        <w:rPr>
          <w:rFonts w:ascii="Times New Roman" w:eastAsiaTheme="minorEastAsia" w:hAnsi="Times New Roman" w:cs="Times New Roman"/>
          <w:lang w:val="en-GB"/>
        </w:rPr>
        <w:lastRenderedPageBreak/>
        <w:t>sampling where every 5</w:t>
      </w:r>
      <w:r w:rsidRPr="0040058B">
        <w:rPr>
          <w:rFonts w:ascii="Times New Roman" w:eastAsiaTheme="minorEastAsia" w:hAnsi="Times New Roman" w:cs="Times New Roman"/>
          <w:vertAlign w:val="superscript"/>
          <w:lang w:val="en-GB"/>
        </w:rPr>
        <w:t>th</w:t>
      </w:r>
      <w:r w:rsidRPr="0040058B">
        <w:rPr>
          <w:rFonts w:ascii="Times New Roman" w:eastAsiaTheme="minorEastAsia" w:hAnsi="Times New Roman" w:cs="Times New Roman"/>
          <w:lang w:val="en-GB"/>
        </w:rPr>
        <w:t xml:space="preserve"> iteration saved. Model convergence was assessed by visually inspecting trace plots and potential scale reduction factors (</w:t>
      </w:r>
      <m:oMath>
        <m:acc>
          <m:accPr>
            <m:ctrlPr>
              <w:rPr>
                <w:rFonts w:ascii="Cambria Math" w:eastAsiaTheme="minorEastAsia" w:hAnsi="Cambria Math" w:cs="Times New Roman"/>
                <w:i/>
              </w:rPr>
            </m:ctrlPr>
          </m:accPr>
          <m:e>
            <m:r>
              <w:rPr>
                <w:rFonts w:ascii="Cambria Math" w:eastAsiaTheme="minorEastAsia" w:hAnsi="Cambria Math" w:cs="Times New Roman"/>
              </w:rPr>
              <m:t>R</m:t>
            </m:r>
          </m:e>
        </m:acc>
      </m:oMath>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rPr>
        <w:fldChar w:fldCharType="begin"/>
      </w:r>
      <w:r w:rsidRPr="0040058B">
        <w:rPr>
          <w:rFonts w:ascii="Times New Roman" w:eastAsiaTheme="minorEastAsia" w:hAnsi="Times New Roman" w:cs="Times New Roman"/>
          <w:lang w:val="en-GB"/>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 xml:space="preserve">(Gelman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2003)</w:t>
      </w:r>
      <w:r w:rsidRPr="0040058B">
        <w:rPr>
          <w:rFonts w:ascii="Times New Roman" w:eastAsiaTheme="minorEastAsia" w:hAnsi="Times New Roman" w:cs="Times New Roman"/>
        </w:rPr>
        <w:fldChar w:fldCharType="end"/>
      </w:r>
      <w:r w:rsidRPr="0040058B">
        <w:rPr>
          <w:rFonts w:ascii="Times New Roman" w:eastAsiaTheme="minorEastAsia" w:hAnsi="Times New Roman" w:cs="Times New Roman"/>
          <w:lang w:val="en-GB"/>
        </w:rPr>
        <w:t xml:space="preserve"> (</w:t>
      </w:r>
      <w:r w:rsidRPr="0025283E">
        <w:rPr>
          <w:rFonts w:eastAsiaTheme="minorEastAsia" w:cstheme="minorHAnsi"/>
          <w:i/>
          <w:iCs/>
          <w:lang w:val="en-GB"/>
        </w:rPr>
        <w:t>SI Appendix</w:t>
      </w:r>
      <w:r w:rsidRPr="0040058B">
        <w:rPr>
          <w:rFonts w:ascii="Times New Roman" w:eastAsiaTheme="minorEastAsia" w:hAnsi="Times New Roman" w:cs="Times New Roman"/>
          <w:lang w:val="en-GB"/>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R</m:t>
            </m:r>
          </m:e>
        </m:acc>
      </m:oMath>
      <w:r w:rsidRPr="0040058B">
        <w:rPr>
          <w:rFonts w:ascii="Times New Roman" w:eastAsiaTheme="minorEastAsia" w:hAnsi="Times New Roman" w:cs="Times New Roman"/>
          <w:lang w:val="en-GB"/>
        </w:rPr>
        <w:t xml:space="preserve"> compares chain variance with the pooled variance, and values &lt;1.1 suggest all three chains converged to a common distribution. </w:t>
      </w:r>
      <w:r w:rsidRPr="0040058B">
        <w:rPr>
          <w:rFonts w:ascii="Times New Roman" w:hAnsi="Times New Roman" w:cs="Times New Roman"/>
          <w:lang w:val="en-GB"/>
        </w:rPr>
        <w:t>We relied heavily on the R packages within ‘</w:t>
      </w:r>
      <w:r w:rsidRPr="0040058B">
        <w:rPr>
          <w:rFonts w:ascii="Times New Roman" w:hAnsi="Times New Roman" w:cs="Times New Roman"/>
          <w:i/>
          <w:lang w:val="en-GB"/>
        </w:rPr>
        <w:t>tidyverse’</w:t>
      </w:r>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Pr="0040058B">
        <w:rPr>
          <w:rFonts w:ascii="Times New Roman" w:hAnsi="Times New Roman" w:cs="Times New Roman"/>
          <w:lang w:val="en-GB"/>
        </w:rPr>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(Wickham 2017)</w:t>
      </w:r>
      <w:r w:rsidRPr="0040058B">
        <w:rPr>
          <w:rFonts w:ascii="Times New Roman" w:hAnsi="Times New Roman" w:cs="Times New Roman"/>
        </w:rPr>
        <w:fldChar w:fldCharType="end"/>
      </w:r>
      <w:r w:rsidRPr="0040058B">
        <w:rPr>
          <w:rFonts w:ascii="Times New Roman" w:hAnsi="Times New Roman" w:cs="Times New Roman"/>
          <w:lang w:val="en-GB"/>
        </w:rPr>
        <w:t xml:space="preserve"> for data processing, as well as ‘</w:t>
      </w:r>
      <w:r w:rsidRPr="0040058B">
        <w:rPr>
          <w:rFonts w:ascii="Times New Roman" w:hAnsi="Times New Roman" w:cs="Times New Roman"/>
          <w:i/>
          <w:iCs/>
          <w:lang w:val="en-GB"/>
        </w:rPr>
        <w:t>ggmcmc</w:t>
      </w:r>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Pr="0040058B">
        <w:rPr>
          <w:rFonts w:ascii="Times New Roman" w:hAnsi="Times New Roman" w:cs="Times New Roman"/>
          <w:lang w:val="en-GB"/>
        </w:rPr>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(Fernández-i-Marín 2016)</w:t>
      </w:r>
      <w:r w:rsidRPr="0040058B">
        <w:rPr>
          <w:rFonts w:ascii="Times New Roman" w:hAnsi="Times New Roman" w:cs="Times New Roman"/>
        </w:rPr>
        <w:fldChar w:fldCharType="end"/>
      </w:r>
      <w:r w:rsidRPr="0040058B">
        <w:rPr>
          <w:rFonts w:ascii="Times New Roman" w:hAnsi="Times New Roman" w:cs="Times New Roman"/>
          <w:lang w:val="en-GB"/>
        </w:rPr>
        <w:t>, ‘</w:t>
      </w:r>
      <w:r w:rsidRPr="0040058B">
        <w:rPr>
          <w:rFonts w:ascii="Times New Roman" w:hAnsi="Times New Roman" w:cs="Times New Roman"/>
          <w:i/>
          <w:iCs/>
          <w:lang w:val="en-GB"/>
        </w:rPr>
        <w:t>mcmcviz</w:t>
      </w:r>
      <w:r w:rsidRPr="0040058B">
        <w:rPr>
          <w:rFonts w:ascii="Times New Roman" w:hAnsi="Times New Roman" w:cs="Times New Roman"/>
          <w:lang w:val="en-GB"/>
        </w:rPr>
        <w:t xml:space="preserve">’ </w:t>
      </w:r>
      <w:r w:rsidRPr="0040058B">
        <w:rPr>
          <w:rFonts w:ascii="Times New Roman" w:hAnsi="Times New Roman" w:cs="Times New Roman"/>
          <w:lang w:val="en-GB"/>
        </w:rPr>
        <w:fldChar w:fldCharType="begin"/>
      </w:r>
      <w:r w:rsidRPr="0040058B">
        <w:rPr>
          <w:rFonts w:ascii="Times New Roman" w:hAnsi="Times New Roman" w:cs="Times New Roman"/>
          <w:lang w:val="en-GB"/>
        </w:rPr>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40058B">
        <w:rPr>
          <w:rFonts w:ascii="Times New Roman" w:hAnsi="Times New Roman" w:cs="Times New Roman"/>
          <w:lang w:val="en-GB"/>
        </w:rPr>
        <w:fldChar w:fldCharType="separate"/>
      </w:r>
      <w:r w:rsidRPr="0040058B">
        <w:rPr>
          <w:rFonts w:ascii="Times New Roman" w:hAnsi="Times New Roman" w:cs="Times New Roman"/>
          <w:lang w:val="en-GB"/>
        </w:rPr>
        <w:t>(Youngflesh 2018)</w:t>
      </w:r>
      <w:r w:rsidRPr="0040058B">
        <w:rPr>
          <w:rFonts w:ascii="Times New Roman" w:hAnsi="Times New Roman" w:cs="Times New Roman"/>
          <w:lang w:val="en-GB"/>
        </w:rPr>
        <w:fldChar w:fldCharType="end"/>
      </w:r>
      <w:r w:rsidRPr="0040058B">
        <w:rPr>
          <w:rFonts w:ascii="Times New Roman" w:hAnsi="Times New Roman" w:cs="Times New Roman"/>
          <w:lang w:val="en-GB"/>
        </w:rPr>
        <w:t xml:space="preserve"> and ‘</w:t>
      </w:r>
      <w:r w:rsidRPr="0040058B">
        <w:rPr>
          <w:rFonts w:ascii="Times New Roman" w:hAnsi="Times New Roman" w:cs="Times New Roman"/>
          <w:i/>
          <w:iCs/>
          <w:lang w:val="en-GB"/>
        </w:rPr>
        <w:t>bayesplot</w:t>
      </w:r>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Pr="0040058B">
        <w:rPr>
          <w:rFonts w:ascii="Times New Roman" w:hAnsi="Times New Roman" w:cs="Times New Roman"/>
          <w:lang w:val="en-GB"/>
        </w:rPr>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 xml:space="preserve">(Gabry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2019)</w:t>
      </w:r>
      <w:r w:rsidRPr="0040058B">
        <w:rPr>
          <w:rFonts w:ascii="Times New Roman" w:hAnsi="Times New Roman" w:cs="Times New Roman"/>
        </w:rPr>
        <w:fldChar w:fldCharType="end"/>
      </w:r>
      <w:r w:rsidRPr="0040058B">
        <w:rPr>
          <w:rFonts w:ascii="Times New Roman" w:hAnsi="Times New Roman" w:cs="Times New Roman"/>
          <w:lang w:val="en-GB"/>
        </w:rPr>
        <w:t xml:space="preserve"> for visualization. </w:t>
      </w:r>
    </w:p>
    <w:p w14:paraId="1FF6F23C" w14:textId="77777777" w:rsidR="00C506AF" w:rsidRPr="0040058B" w:rsidRDefault="00C506AF" w:rsidP="00C506AF">
      <w:pPr>
        <w:spacing w:line="480" w:lineRule="auto"/>
        <w:contextualSpacing/>
        <w:jc w:val="both"/>
        <w:rPr>
          <w:rFonts w:ascii="Times New Roman" w:eastAsiaTheme="minorEastAsia" w:hAnsi="Times New Roman" w:cs="Times New Roman"/>
          <w:lang w:val="en-GB"/>
        </w:rPr>
      </w:pPr>
    </w:p>
    <w:p w14:paraId="5FB7BD37" w14:textId="77777777" w:rsidR="00C506AF" w:rsidRPr="0040058B" w:rsidRDefault="00C506AF" w:rsidP="00C506AF">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Model comparison</w:t>
      </w:r>
    </w:p>
    <w:p w14:paraId="26E2C385" w14:textId="77777777" w:rsidR="00C506AF" w:rsidRPr="0040058B" w:rsidRDefault="00C506AF" w:rsidP="00C506AF">
      <w:pPr>
        <w:spacing w:line="480" w:lineRule="auto"/>
        <w:contextualSpacing/>
        <w:jc w:val="both"/>
        <w:rPr>
          <w:rFonts w:ascii="Times New Roman" w:hAnsi="Times New Roman" w:cs="Times New Roman"/>
          <w:lang w:val="en-GB"/>
        </w:rPr>
      </w:pPr>
      <w:r w:rsidRPr="0040058B">
        <w:rPr>
          <w:rFonts w:ascii="Times New Roman" w:hAnsi="Times New Roman" w:cs="Times New Roman"/>
          <w:bCs/>
          <w:lang w:val="en-GB"/>
        </w:rPr>
        <w:t xml:space="preserve">We compared the parsimony of models with different hierarchical structures, and with or without mass-temperature interactions, using the Watanabe-Akaike information criterion (WAIC) </w:t>
      </w:r>
      <w:r w:rsidRPr="0040058B">
        <w:rPr>
          <w:rFonts w:ascii="Times New Roman" w:hAnsi="Times New Roman" w:cs="Times New Roman"/>
          <w:bCs/>
        </w:rPr>
        <w:fldChar w:fldCharType="begin"/>
      </w:r>
      <w:r w:rsidRPr="0040058B">
        <w:rPr>
          <w:rFonts w:ascii="Times New Roman" w:hAnsi="Times New Roman" w:cs="Times New Roman"/>
          <w:bCs/>
          <w:lang w:val="en-GB"/>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40058B">
        <w:rPr>
          <w:rFonts w:ascii="Times New Roman" w:hAnsi="Times New Roman" w:cs="Times New Roman"/>
          <w:bCs/>
        </w:rPr>
        <w:fldChar w:fldCharType="separate"/>
      </w:r>
      <w:r w:rsidRPr="0040058B">
        <w:rPr>
          <w:rFonts w:ascii="Times New Roman" w:hAnsi="Times New Roman" w:cs="Times New Roman"/>
          <w:lang w:val="en-GB"/>
        </w:rPr>
        <w:t xml:space="preserve">(Watanabe 2013; Vehtari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2017)</w:t>
      </w:r>
      <w:r w:rsidRPr="0040058B">
        <w:rPr>
          <w:rFonts w:ascii="Times New Roman" w:hAnsi="Times New Roman" w:cs="Times New Roman"/>
          <w:bCs/>
        </w:rPr>
        <w:fldChar w:fldCharType="end"/>
      </w:r>
      <w:r w:rsidRPr="0040058B">
        <w:rPr>
          <w:rFonts w:ascii="Times New Roman" w:hAnsi="Times New Roman" w:cs="Times New Roman"/>
          <w:bCs/>
          <w:lang w:val="en-GB"/>
        </w:rPr>
        <w:t xml:space="preserve">, which is based on the posterior predictive distribution. We report WAIC for each model descried above (Table 2), and examine models with </w:t>
      </w:r>
      <m:oMath>
        <m:r>
          <w:rPr>
            <w:rFonts w:ascii="Cambria Math" w:hAnsi="Cambria Math" w:cs="Times New Roman"/>
            <w:lang w:val="en-GB"/>
          </w:rPr>
          <m:t>∆</m:t>
        </m:r>
      </m:oMath>
      <w:r w:rsidRPr="0040058B">
        <w:rPr>
          <w:rFonts w:ascii="Times New Roman" w:hAnsi="Times New Roman" w:cs="Times New Roman"/>
          <w:lang w:val="en-GB"/>
        </w:rPr>
        <w:t xml:space="preserve">WAIC values </w:t>
      </w:r>
      <w:r w:rsidRPr="0040058B">
        <w:rPr>
          <w:rFonts w:ascii="Times New Roman" w:eastAsiaTheme="minorEastAsia" w:hAnsi="Times New Roman" w:cs="Times New Roman"/>
          <w:lang w:val="en-GB"/>
        </w:rPr>
        <w:t xml:space="preserve">&lt; 2, where </w:t>
      </w:r>
      <m:oMath>
        <m:r>
          <w:rPr>
            <w:rFonts w:ascii="Cambria Math" w:hAnsi="Cambria Math" w:cs="Times New Roman"/>
            <w:lang w:val="en-GB"/>
          </w:rPr>
          <m:t>∆</m:t>
        </m:r>
      </m:oMath>
      <w:r w:rsidRPr="0040058B">
        <w:rPr>
          <w:rFonts w:ascii="Times New Roman" w:hAnsi="Times New Roman" w:cs="Times New Roman"/>
          <w:lang w:val="en-GB"/>
        </w:rPr>
        <w:t xml:space="preserve">WAIC is each models difference to the lowest WAIC across models, in line with </w:t>
      </w:r>
      <w:commentRangeStart w:id="897"/>
      <w:r w:rsidRPr="0040058B">
        <w:rPr>
          <w:rFonts w:ascii="Times New Roman" w:hAnsi="Times New Roman" w:cs="Times New Roman"/>
          <w:lang w:val="en-GB"/>
        </w:rPr>
        <w:t xml:space="preserve">other </w:t>
      </w:r>
      <w:commentRangeEnd w:id="897"/>
      <w:r w:rsidRPr="0040058B">
        <w:rPr>
          <w:rFonts w:ascii="Times New Roman" w:hAnsi="Times New Roman" w:cs="Times New Roman"/>
          <w:lang w:val="en-GB"/>
        </w:rPr>
        <w:t xml:space="preserve">studies </w:t>
      </w:r>
      <w:r w:rsidRPr="0040058B">
        <w:rPr>
          <w:rStyle w:val="CommentReference"/>
          <w:rFonts w:cs="Times New Roman"/>
          <w:sz w:val="24"/>
          <w:szCs w:val="24"/>
        </w:rPr>
        <w:commentReference w:id="897"/>
      </w:r>
      <w:r w:rsidRPr="0040058B">
        <w:rPr>
          <w:rFonts w:ascii="Times New Roman" w:hAnsi="Times New Roman" w:cs="Times New Roman"/>
        </w:rPr>
        <w:fldChar w:fldCharType="begin"/>
      </w:r>
      <w:r w:rsidRPr="0040058B">
        <w:rPr>
          <w:rFonts w:ascii="Times New Roman" w:hAnsi="Times New Roman" w:cs="Times New Roman"/>
          <w:lang w:val="en-GB"/>
        </w:rPr>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 xml:space="preserve">(Olmos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2019)</w:t>
      </w:r>
      <w:r w:rsidRPr="0040058B">
        <w:rPr>
          <w:rFonts w:ascii="Times New Roman" w:hAnsi="Times New Roman" w:cs="Times New Roman"/>
        </w:rPr>
        <w:fldChar w:fldCharType="end"/>
      </w:r>
      <w:r w:rsidRPr="0040058B">
        <w:rPr>
          <w:rFonts w:ascii="Times New Roman" w:hAnsi="Times New Roman" w:cs="Times New Roman"/>
          <w:lang w:val="en-GB"/>
        </w:rPr>
        <w:t xml:space="preserve">. </w:t>
      </w:r>
    </w:p>
    <w:p w14:paraId="6473854E" w14:textId="77777777" w:rsidR="00C506AF" w:rsidRPr="0040058B" w:rsidRDefault="00C506AF" w:rsidP="00C506AF">
      <w:pPr>
        <w:spacing w:line="480" w:lineRule="auto"/>
        <w:contextualSpacing/>
        <w:jc w:val="both"/>
        <w:rPr>
          <w:rFonts w:ascii="Times New Roman" w:hAnsi="Times New Roman" w:cs="Times New Roman"/>
          <w:bCs/>
          <w:i/>
          <w:iCs/>
          <w:lang w:val="en-GB"/>
        </w:rPr>
      </w:pPr>
    </w:p>
    <w:p w14:paraId="3ECDDFD2" w14:textId="77777777" w:rsidR="00C506AF" w:rsidRPr="0040058B" w:rsidRDefault="00C506AF" w:rsidP="00C506AF">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 xml:space="preserve">Net energy gain </w:t>
      </w:r>
    </w:p>
    <w:p w14:paraId="7B1056FF" w14:textId="77777777" w:rsidR="00C506AF" w:rsidRPr="0040058B" w:rsidRDefault="00C506AF" w:rsidP="00C506AF">
      <w:pPr>
        <w:spacing w:line="480" w:lineRule="auto"/>
        <w:contextualSpacing/>
        <w:jc w:val="both"/>
        <w:rPr>
          <w:rFonts w:ascii="Times New Roman" w:hAnsi="Times New Roman" w:cs="Times New Roman"/>
          <w:lang w:val="en-GB"/>
        </w:rPr>
      </w:pPr>
      <w:r w:rsidRPr="0040058B">
        <w:rPr>
          <w:rFonts w:ascii="Times New Roman" w:hAnsi="Times New Roman" w:cs="Times New Roman"/>
          <w:lang w:val="en-GB"/>
        </w:rPr>
        <w:t xml:space="preserve">The effect of temperature and mass dependence of maximum consumption and metabolism (proportional to biomass gain and losses, respectively) </w:t>
      </w:r>
      <w:r w:rsidRPr="0040058B">
        <w:rPr>
          <w:rFonts w:ascii="Times New Roman" w:hAnsi="Times New Roman" w:cs="Times New Roman"/>
          <w:lang w:val="en-GB"/>
        </w:rPr>
        <w:fldChar w:fldCharType="begin"/>
      </w:r>
      <w:r w:rsidRPr="0040058B">
        <w:rPr>
          <w:rFonts w:ascii="Times New Roman" w:hAnsi="Times New Roman" w:cs="Times New Roman"/>
          <w:lang w:val="en-GB"/>
        </w:rPr>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40058B">
        <w:rPr>
          <w:rFonts w:ascii="Times New Roman" w:hAnsi="Times New Roman" w:cs="Times New Roman"/>
          <w:lang w:val="en-GB"/>
        </w:rPr>
        <w:fldChar w:fldCharType="separate"/>
      </w:r>
      <w:r w:rsidRPr="0040058B">
        <w:rPr>
          <w:rFonts w:ascii="Times New Roman" w:hAnsi="Times New Roman" w:cs="Times New Roman"/>
          <w:lang w:val="en-GB"/>
        </w:rPr>
        <w:t xml:space="preserve">(Ursin 1967; Kitchell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1977; Essington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2001)</w:t>
      </w:r>
      <w:r w:rsidRPr="0040058B">
        <w:rPr>
          <w:rFonts w:ascii="Times New Roman" w:hAnsi="Times New Roman" w:cs="Times New Roman"/>
          <w:lang w:val="en-GB"/>
        </w:rPr>
        <w:fldChar w:fldCharType="end"/>
      </w:r>
      <w:r w:rsidRPr="0040058B">
        <w:rPr>
          <w:rFonts w:ascii="Times New Roman" w:hAnsi="Times New Roman" w:cs="Times New Roman"/>
          <w:lang w:val="en-GB"/>
        </w:rPr>
        <w:t xml:space="preserve"> on growth is illustrated by visualizing the net energy gain. </w:t>
      </w:r>
      <w:r w:rsidRPr="0040058B">
        <w:rPr>
          <w:rFonts w:ascii="Times New Roman" w:eastAsiaTheme="minorEastAsia" w:hAnsi="Times New Roman" w:cs="Times New Roman"/>
          <w:lang w:val="en-GB"/>
        </w:rPr>
        <w:t xml:space="preserve">The model for the </w:t>
      </w:r>
      <w:r w:rsidRPr="0040058B">
        <w:rPr>
          <w:rFonts w:ascii="Times New Roman" w:hAnsi="Times New Roman" w:cs="Times New Roman"/>
          <w:lang w:val="en-GB"/>
        </w:rPr>
        <w:t>net energy gain (growth)</w:t>
      </w:r>
      <w:r w:rsidRPr="0040058B">
        <w:rPr>
          <w:rFonts w:ascii="Times New Roman" w:eastAsiaTheme="minorEastAsia" w:hAnsi="Times New Roman" w:cs="Times New Roman"/>
          <w:lang w:val="en-GB"/>
        </w:rPr>
        <w:t xml:space="preserve"> can be viewed as a Pütter-type model, which is the result of two antagonistic allometric processes: </w:t>
      </w:r>
      <m:oMath>
        <m:r>
          <w:rPr>
            <w:rFonts w:ascii="Cambria Math" w:hAnsi="Cambria Math" w:cs="Times New Roman"/>
          </w:rPr>
          <m:t>dM</m:t>
        </m:r>
        <m:r>
          <w:rPr>
            <w:rFonts w:ascii="Cambria Math" w:hAnsi="Cambria Math" w:cs="Times New Roman"/>
            <w:lang w:val="en-GB"/>
          </w:rPr>
          <m:t>/</m:t>
        </m:r>
        <m:r>
          <w:rPr>
            <w:rFonts w:ascii="Cambria Math" w:hAnsi="Cambria Math" w:cs="Times New Roman"/>
          </w:rPr>
          <m:t>dt</m:t>
        </m:r>
        <m:r>
          <w:rPr>
            <w:rFonts w:ascii="Cambria Math" w:hAnsi="Cambria Math" w:cs="Times New Roman"/>
            <w:lang w:val="en-GB"/>
          </w:rPr>
          <m:t xml:space="preserve">= </m:t>
        </m:r>
        <m:r>
          <w:rPr>
            <w:rFonts w:ascii="Cambria Math" w:hAnsi="Cambria Math" w:cs="Times New Roman"/>
          </w:rPr>
          <m:t>H</m:t>
        </m:r>
        <m:r>
          <w:rPr>
            <w:rFonts w:ascii="Cambria Math" w:hAnsi="Cambria Math" w:cs="Times New Roman"/>
            <w:lang w:val="en-GB"/>
          </w:rPr>
          <m:t>(</m:t>
        </m:r>
        <m:r>
          <w:rPr>
            <w:rFonts w:ascii="Cambria Math" w:hAnsi="Cambria Math" w:cs="Times New Roman"/>
          </w:rPr>
          <m:t>T</m:t>
        </m:r>
        <m:r>
          <w:rPr>
            <w:rFonts w:ascii="Cambria Math" w:hAnsi="Cambria Math" w:cs="Times New Roman"/>
            <w:lang w:val="en-GB"/>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a</m:t>
            </m:r>
          </m:sup>
        </m:sSup>
        <m:r>
          <w:rPr>
            <w:rFonts w:ascii="Cambria Math" w:hAnsi="Cambria Math" w:cs="Times New Roman"/>
            <w:lang w:val="en-GB"/>
          </w:rPr>
          <m:t xml:space="preserve"> – </m:t>
        </m:r>
        <m:r>
          <w:rPr>
            <w:rFonts w:ascii="Cambria Math" w:hAnsi="Cambria Math" w:cs="Times New Roman"/>
          </w:rPr>
          <m:t>K</m:t>
        </m:r>
        <m:r>
          <w:rPr>
            <w:rFonts w:ascii="Cambria Math" w:hAnsi="Cambria Math" w:cs="Times New Roman"/>
            <w:lang w:val="en-GB"/>
          </w:rPr>
          <m:t>(</m:t>
        </m:r>
        <m:r>
          <w:rPr>
            <w:rFonts w:ascii="Cambria Math" w:hAnsi="Cambria Math" w:cs="Times New Roman"/>
          </w:rPr>
          <m:t>T</m:t>
        </m:r>
        <m:r>
          <w:rPr>
            <w:rFonts w:ascii="Cambria Math" w:hAnsi="Cambria Math" w:cs="Times New Roman"/>
            <w:lang w:val="en-GB"/>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b</m:t>
            </m:r>
          </m:sup>
        </m:sSup>
      </m:oMath>
      <w:r w:rsidRPr="0040058B">
        <w:rPr>
          <w:rFonts w:ascii="Times New Roman" w:eastAsiaTheme="minorEastAsia" w:hAnsi="Times New Roman" w:cs="Times New Roman"/>
          <w:lang w:val="en-GB"/>
        </w:rPr>
        <w:t xml:space="preserve">, where </w:t>
      </w:r>
      <m:oMath>
        <m:r>
          <w:rPr>
            <w:rFonts w:ascii="Cambria Math" w:eastAsiaTheme="minorEastAsia" w:hAnsi="Cambria Math" w:cs="Times New Roman"/>
          </w:rPr>
          <m:t>M</m:t>
        </m:r>
      </m:oMath>
      <w:r w:rsidRPr="0040058B">
        <w:rPr>
          <w:rFonts w:ascii="Times New Roman" w:eastAsiaTheme="minorEastAsia" w:hAnsi="Times New Roman" w:cs="Times New Roman"/>
          <w:lang w:val="en-GB"/>
        </w:rPr>
        <w:t xml:space="preserve"> is body mass and </w:t>
      </w:r>
      <m:oMath>
        <m:r>
          <w:rPr>
            <w:rFonts w:ascii="Cambria Math" w:eastAsiaTheme="minorEastAsia" w:hAnsi="Cambria Math" w:cs="Times New Roman"/>
          </w:rPr>
          <m:t>T</m:t>
        </m:r>
      </m:oMath>
      <w:r w:rsidRPr="0040058B">
        <w:rPr>
          <w:rFonts w:ascii="Times New Roman" w:eastAsiaTheme="minorEastAsia" w:hAnsi="Times New Roman" w:cs="Times New Roman"/>
          <w:lang w:val="en-GB"/>
        </w:rPr>
        <w:t xml:space="preserve"> is temperature. We convert metabolism from oxygen consumption </w:t>
      </w:r>
      <w:ins w:id="898" w:author="Max Lindmark" w:date="2020-09-10T14:53:00Z">
        <w:r w:rsidRPr="0040058B">
          <w:rPr>
            <w:rFonts w:ascii="Times New Roman" w:eastAsiaTheme="minorEastAsia" w:hAnsi="Times New Roman" w:cs="Times New Roman"/>
            <w:lang w:val="en-GB"/>
          </w:rPr>
          <w:t>[</w:t>
        </w:r>
      </w:ins>
      <m:oMath>
        <m:r>
          <w:ins w:id="899" w:author="Max Lindmark" w:date="2020-09-10T14:53:00Z">
            <m:rPr>
              <m:sty m:val="p"/>
            </m:rPr>
            <w:rPr>
              <w:rFonts w:ascii="Cambria Math" w:eastAsiaTheme="minorEastAsia" w:hAnsi="Cambria Math" w:cs="Times New Roman"/>
              <w:lang w:val="en-GB"/>
            </w:rPr>
            <m:t xml:space="preserve">mg </m:t>
          </w:ins>
        </m:r>
        <m:sSub>
          <m:sSubPr>
            <m:ctrlPr>
              <w:ins w:id="900" w:author="Max Lindmark" w:date="2020-09-10T14:53:00Z">
                <w:rPr>
                  <w:rFonts w:ascii="Cambria Math" w:eastAsiaTheme="minorEastAsia" w:hAnsi="Cambria Math" w:cs="Times New Roman"/>
                  <w:iCs/>
                  <w:lang w:val="en-GB"/>
                </w:rPr>
              </w:ins>
            </m:ctrlPr>
          </m:sSubPr>
          <m:e>
            <m:r>
              <w:ins w:id="901" w:author="Max Lindmark" w:date="2020-09-10T14:53:00Z">
                <m:rPr>
                  <m:sty m:val="p"/>
                </m:rPr>
                <w:rPr>
                  <w:rFonts w:ascii="Cambria Math" w:eastAsiaTheme="minorEastAsia" w:hAnsi="Cambria Math" w:cs="Times New Roman"/>
                  <w:lang w:val="en-GB"/>
                </w:rPr>
                <m:t>O</m:t>
              </w:ins>
            </m:r>
          </m:e>
          <m:sub>
            <m:r>
              <w:ins w:id="902" w:author="Max Lindmark" w:date="2020-09-10T14:53:00Z">
                <m:rPr>
                  <m:sty m:val="p"/>
                </m:rPr>
                <w:rPr>
                  <w:rFonts w:ascii="Cambria Math" w:eastAsiaTheme="minorEastAsia" w:hAnsi="Cambria Math" w:cs="Times New Roman"/>
                  <w:lang w:val="en-GB"/>
                </w:rPr>
                <m:t>2</m:t>
              </w:ins>
            </m:r>
          </m:sub>
        </m:sSub>
        <m:r>
          <w:ins w:id="903" w:author="Max Lindmark" w:date="2020-09-10T14:53:00Z">
            <m:rPr>
              <m:sty m:val="p"/>
            </m:rPr>
            <w:rPr>
              <w:rFonts w:ascii="Cambria Math" w:eastAsiaTheme="minorEastAsia" w:hAnsi="Cambria Math" w:cs="Times New Roman"/>
              <w:lang w:val="en-GB"/>
            </w:rPr>
            <m:t xml:space="preserve"> </m:t>
          </w:ins>
        </m:r>
        <m:sSup>
          <m:sSupPr>
            <m:ctrlPr>
              <w:ins w:id="904" w:author="Max Lindmark" w:date="2020-09-10T14:53:00Z">
                <w:rPr>
                  <w:rFonts w:ascii="Cambria Math" w:eastAsiaTheme="minorEastAsia" w:hAnsi="Cambria Math" w:cs="Times New Roman"/>
                  <w:iCs/>
                  <w:lang w:val="en-GB"/>
                </w:rPr>
              </w:ins>
            </m:ctrlPr>
          </m:sSupPr>
          <m:e>
            <m:r>
              <w:ins w:id="905" w:author="Max Lindmark" w:date="2020-09-10T14:53:00Z">
                <m:rPr>
                  <m:sty m:val="p"/>
                </m:rPr>
                <w:rPr>
                  <w:rFonts w:ascii="Cambria Math" w:eastAsiaTheme="minorEastAsia" w:hAnsi="Cambria Math" w:cs="Times New Roman"/>
                  <w:lang w:val="en-GB"/>
                </w:rPr>
                <m:t>h</m:t>
              </w:ins>
            </m:r>
          </m:e>
          <m:sup>
            <m:r>
              <w:ins w:id="906" w:author="Max Lindmark" w:date="2020-09-10T14:53:00Z">
                <m:rPr>
                  <m:sty m:val="p"/>
                </m:rPr>
                <w:rPr>
                  <w:rFonts w:ascii="Cambria Math" w:eastAsiaTheme="minorEastAsia" w:hAnsi="Cambria Math" w:cs="Times New Roman"/>
                  <w:lang w:val="en-GB"/>
                </w:rPr>
                <m:t>-1</m:t>
              </w:ins>
            </m:r>
          </m:sup>
        </m:sSup>
        <m:r>
          <w:ins w:id="907" w:author="Max Lindmark" w:date="2020-09-10T14:53:00Z">
            <m:rPr>
              <m:sty m:val="p"/>
            </m:rPr>
            <w:rPr>
              <w:rFonts w:ascii="Cambria Math" w:eastAsiaTheme="minorEastAsia" w:hAnsi="Cambria Math" w:cs="Times New Roman"/>
              <w:lang w:val="en-GB"/>
            </w:rPr>
            <m:t xml:space="preserve"> </m:t>
          </w:ins>
        </m:r>
        <m:sSup>
          <m:sSupPr>
            <m:ctrlPr>
              <w:ins w:id="908" w:author="Max Lindmark" w:date="2020-09-10T14:53:00Z">
                <w:rPr>
                  <w:rFonts w:ascii="Cambria Math" w:eastAsiaTheme="minorEastAsia" w:hAnsi="Cambria Math" w:cs="Times New Roman"/>
                  <w:iCs/>
                  <w:lang w:val="en-GB"/>
                </w:rPr>
              </w:ins>
            </m:ctrlPr>
          </m:sSupPr>
          <m:e>
            <m:r>
              <w:ins w:id="909" w:author="Max Lindmark" w:date="2020-09-10T14:53:00Z">
                <m:rPr>
                  <m:sty m:val="p"/>
                </m:rPr>
                <w:rPr>
                  <w:rFonts w:ascii="Cambria Math" w:eastAsiaTheme="minorEastAsia" w:hAnsi="Cambria Math" w:cs="Times New Roman"/>
                  <w:lang w:val="en-GB"/>
                </w:rPr>
                <m:t>day</m:t>
              </w:ins>
            </m:r>
          </m:e>
          <m:sup>
            <m:r>
              <w:ins w:id="910" w:author="Max Lindmark" w:date="2020-09-10T14:53:00Z">
                <m:rPr>
                  <m:sty m:val="p"/>
                </m:rPr>
                <w:rPr>
                  <w:rFonts w:ascii="Cambria Math" w:eastAsiaTheme="minorEastAsia" w:hAnsi="Cambria Math" w:cs="Times New Roman"/>
                  <w:lang w:val="en-GB"/>
                </w:rPr>
                <m:t>-1</m:t>
              </w:ins>
            </m:r>
          </m:sup>
        </m:sSup>
      </m:oMath>
      <w:ins w:id="911" w:author="Max Lindmark" w:date="2020-09-10T14:53:00Z">
        <w:r w:rsidRPr="0040058B">
          <w:rPr>
            <w:rFonts w:ascii="Times New Roman" w:eastAsiaTheme="minorEastAsia" w:hAnsi="Times New Roman" w:cs="Times New Roman"/>
            <w:lang w:val="en-GB"/>
          </w:rPr>
          <w:t xml:space="preserve">] </w:t>
        </w:r>
      </w:ins>
      <w:r w:rsidRPr="0040058B">
        <w:rPr>
          <w:rFonts w:ascii="Times New Roman" w:eastAsiaTheme="minorEastAsia" w:hAnsi="Times New Roman" w:cs="Times New Roman"/>
          <w:lang w:val="en-GB"/>
        </w:rPr>
        <w:t xml:space="preserve">to </w:t>
      </w:r>
      <m:oMath>
        <m:r>
          <m:rPr>
            <m:sty m:val="p"/>
          </m:rPr>
          <w:rPr>
            <w:rFonts w:ascii="Cambria Math" w:eastAsiaTheme="minorEastAsia" w:hAnsi="Cambria Math" w:cs="Times New Roman"/>
            <w:lang w:val="en-GB"/>
          </w:rPr>
          <m:t xml:space="preserve">g </m:t>
        </m:r>
        <m:sSup>
          <m:sSupPr>
            <m:ctrlPr>
              <w:rPr>
                <w:rFonts w:ascii="Cambria Math" w:eastAsiaTheme="minorEastAsia" w:hAnsi="Cambria Math" w:cs="Times New Roman"/>
                <w:iCs/>
                <w:lang w:val="en-GB"/>
              </w:rPr>
            </m:ctrlPr>
          </m:sSupPr>
          <m:e>
            <m:r>
              <m:rPr>
                <m:sty m:val="p"/>
              </m:rPr>
              <w:rPr>
                <w:rFonts w:ascii="Cambria Math" w:eastAsiaTheme="minorEastAsia" w:hAnsi="Cambria Math" w:cs="Times New Roman"/>
                <w:lang w:val="en-GB"/>
              </w:rPr>
              <m:t>day</m:t>
            </m:r>
          </m:e>
          <m:sup>
            <m:r>
              <m:rPr>
                <m:sty m:val="p"/>
              </m:rPr>
              <w:rPr>
                <w:rFonts w:ascii="Cambria Math" w:eastAsiaTheme="minorEastAsia" w:hAnsi="Cambria Math" w:cs="Times New Roman"/>
                <w:lang w:val="en-GB"/>
              </w:rPr>
              <m:t>-1</m:t>
            </m:r>
          </m:sup>
        </m:sSup>
      </m:oMath>
      <w:r w:rsidRPr="0040058B">
        <w:rPr>
          <w:rFonts w:ascii="Times New Roman" w:eastAsiaTheme="minorEastAsia" w:hAnsi="Times New Roman" w:cs="Times New Roman"/>
          <w:lang w:val="en-GB"/>
        </w:rPr>
        <w:t xml:space="preserve"> by assuming 1 </w:t>
      </w:r>
      <m:oMath>
        <m:r>
          <m:rPr>
            <m:sty m:val="p"/>
          </m:rPr>
          <w:rPr>
            <w:rFonts w:ascii="Cambria Math" w:eastAsiaTheme="minorEastAsia" w:hAnsi="Cambria Math" w:cs="Times New Roman"/>
            <w:lang w:val="en-GB"/>
          </w:rPr>
          <m:t>kcal</m:t>
        </m:r>
      </m:oMath>
      <w:r w:rsidRPr="0040058B">
        <w:rPr>
          <w:rFonts w:ascii="Times New Roman" w:eastAsiaTheme="minorEastAsia" w:hAnsi="Times New Roman" w:cs="Times New Roman"/>
          <w:lang w:val="en-GB"/>
        </w:rPr>
        <w:t xml:space="preserve"> = 295 </w:t>
      </w:r>
      <m:oMath>
        <m:r>
          <m:rPr>
            <m:sty m:val="p"/>
          </m:rPr>
          <w:rPr>
            <w:rFonts w:ascii="Cambria Math" w:eastAsiaTheme="minorEastAsia" w:hAnsi="Cambria Math" w:cs="Times New Roman"/>
            <w:lang w:val="en-GB"/>
          </w:rPr>
          <m:t xml:space="preserve">mg </m:t>
        </m:r>
        <m:sSub>
          <m:sSubPr>
            <m:ctrlPr>
              <w:rPr>
                <w:rFonts w:ascii="Cambria Math" w:eastAsiaTheme="minorEastAsia" w:hAnsi="Cambria Math" w:cs="Times New Roman"/>
                <w:lang w:val="en-GB"/>
              </w:rPr>
            </m:ctrlPr>
          </m:sSubPr>
          <m:e>
            <m:r>
              <m:rPr>
                <m:sty m:val="p"/>
              </m:rPr>
              <w:rPr>
                <w:rFonts w:ascii="Cambria Math" w:eastAsiaTheme="minorEastAsia" w:hAnsi="Cambria Math" w:cs="Times New Roman"/>
                <w:lang w:val="en-GB"/>
              </w:rPr>
              <m:t>O</m:t>
            </m:r>
          </m:e>
          <m:sub>
            <m:r>
              <m:rPr>
                <m:sty m:val="p"/>
              </m:rPr>
              <w:rPr>
                <w:rFonts w:ascii="Cambria Math" w:eastAsiaTheme="minorEastAsia" w:hAnsi="Cambria Math" w:cs="Times New Roman"/>
                <w:lang w:val="en-GB"/>
              </w:rPr>
              <m:t>2</m:t>
            </m:r>
          </m:sub>
        </m:sSub>
      </m:oMath>
      <w:r w:rsidRPr="0040058B">
        <w:rPr>
          <w:rFonts w:ascii="Times New Roman" w:eastAsiaTheme="minorEastAsia" w:hAnsi="Times New Roman" w:cs="Times New Roman"/>
          <w:iCs/>
          <w:lang w:val="en-GB"/>
        </w:rPr>
        <w:t xml:space="preserve"> (based on an oxycaloric coefficient of 14.2 </w:t>
      </w:r>
      <m:oMath>
        <m:r>
          <m:rPr>
            <m:sty m:val="p"/>
          </m:rPr>
          <w:rPr>
            <w:rFonts w:ascii="Cambria Math" w:eastAsiaTheme="minorEastAsia" w:hAnsi="Cambria Math" w:cs="Times New Roman"/>
            <w:lang w:val="en-GB"/>
          </w:rPr>
          <m:t xml:space="preserve">J/mg </m:t>
        </m:r>
        <m:sSub>
          <m:sSubPr>
            <m:ctrlPr>
              <w:rPr>
                <w:rFonts w:ascii="Cambria Math" w:eastAsiaTheme="minorEastAsia" w:hAnsi="Cambria Math" w:cs="Times New Roman"/>
                <w:lang w:val="en-GB"/>
              </w:rPr>
            </m:ctrlPr>
          </m:sSubPr>
          <m:e>
            <m:r>
              <m:rPr>
                <m:sty m:val="p"/>
              </m:rPr>
              <w:rPr>
                <w:rFonts w:ascii="Cambria Math" w:eastAsiaTheme="minorEastAsia" w:hAnsi="Cambria Math" w:cs="Times New Roman"/>
                <w:lang w:val="en-GB"/>
              </w:rPr>
              <m:t>O</m:t>
            </m:r>
          </m:e>
          <m:sub>
            <m:r>
              <m:rPr>
                <m:sty m:val="p"/>
              </m:rPr>
              <w:rPr>
                <w:rFonts w:ascii="Cambria Math" w:eastAsiaTheme="minorEastAsia" w:hAnsi="Cambria Math" w:cs="Times New Roman"/>
                <w:lang w:val="en-GB"/>
              </w:rPr>
              <m:t>2</m:t>
            </m:r>
          </m:sub>
        </m:sSub>
      </m:oMath>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lang w:val="en-GB"/>
        </w:rPr>
        <w:fldChar w:fldCharType="begin"/>
      </w:r>
      <w:r w:rsidRPr="0040058B">
        <w:rPr>
          <w:rFonts w:ascii="Times New Roman" w:eastAsiaTheme="minorEastAsia" w:hAnsi="Times New Roman" w:cs="Times New Roman"/>
          <w:lang w:val="en-GB"/>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40058B">
        <w:rPr>
          <w:rFonts w:ascii="Times New Roman" w:eastAsiaTheme="minorEastAsia" w:hAnsi="Times New Roman" w:cs="Times New Roman"/>
          <w:lang w:val="en-GB"/>
        </w:rPr>
        <w:fldChar w:fldCharType="separate"/>
      </w:r>
      <w:r w:rsidRPr="0040058B">
        <w:rPr>
          <w:rFonts w:ascii="Times New Roman" w:hAnsi="Times New Roman" w:cs="Times New Roman"/>
          <w:lang w:val="en-GB"/>
        </w:rPr>
        <w:t>(Hepher 1988)</w:t>
      </w:r>
      <w:r w:rsidRPr="0040058B">
        <w:rPr>
          <w:rFonts w:ascii="Times New Roman" w:eastAsiaTheme="minorEastAsia" w:hAnsi="Times New Roman" w:cs="Times New Roman"/>
          <w:lang w:val="en-GB"/>
        </w:rPr>
        <w:fldChar w:fldCharType="end"/>
      </w:r>
      <w:r w:rsidRPr="0040058B">
        <w:rPr>
          <w:rFonts w:ascii="Times New Roman" w:eastAsiaTheme="minorEastAsia" w:hAnsi="Times New Roman" w:cs="Times New Roman"/>
          <w:lang w:val="en-GB"/>
        </w:rPr>
        <w:t xml:space="preserve">, 1 </w:t>
      </w:r>
      <m:oMath>
        <m:r>
          <m:rPr>
            <m:sty m:val="p"/>
          </m:rPr>
          <w:rPr>
            <w:rFonts w:ascii="Cambria Math" w:eastAsiaTheme="minorEastAsia" w:hAnsi="Cambria Math" w:cs="Times New Roman"/>
            <w:lang w:val="en-GB"/>
          </w:rPr>
          <m:t>kcal</m:t>
        </m:r>
      </m:oMath>
      <w:r w:rsidRPr="0040058B">
        <w:rPr>
          <w:rFonts w:ascii="Times New Roman" w:eastAsiaTheme="minorEastAsia" w:hAnsi="Times New Roman" w:cs="Times New Roman"/>
          <w:lang w:val="en-GB"/>
        </w:rPr>
        <w:t xml:space="preserve"> = 4184 </w:t>
      </w:r>
      <m:oMath>
        <m:r>
          <m:rPr>
            <m:sty m:val="p"/>
          </m:rPr>
          <w:rPr>
            <w:rFonts w:ascii="Cambria Math" w:eastAsiaTheme="minorEastAsia" w:hAnsi="Cambria Math" w:cs="Times New Roman"/>
            <w:lang w:val="en-GB"/>
          </w:rPr>
          <m:t>J</m:t>
        </m:r>
      </m:oMath>
      <w:r w:rsidRPr="0040058B">
        <w:rPr>
          <w:rFonts w:ascii="Times New Roman" w:eastAsiaTheme="minorEastAsia" w:hAnsi="Times New Roman" w:cs="Times New Roman"/>
          <w:lang w:val="en-GB"/>
        </w:rPr>
        <w:t xml:space="preserve"> and an energy content of 5600 </w:t>
      </w:r>
      <m:oMath>
        <m:r>
          <m:rPr>
            <m:sty m:val="p"/>
          </m:rPr>
          <w:rPr>
            <w:rFonts w:ascii="Cambria Math" w:eastAsiaTheme="minorEastAsia" w:hAnsi="Cambria Math" w:cs="Times New Roman"/>
            <w:lang w:val="en-GB"/>
          </w:rPr>
          <m:t>J/g</m:t>
        </m:r>
      </m:oMath>
      <w:r w:rsidRPr="0040058B">
        <w:rPr>
          <w:rFonts w:ascii="Times New Roman" w:eastAsiaTheme="minorEastAsia" w:hAnsi="Times New Roman" w:cs="Times New Roman"/>
          <w:iCs/>
          <w:lang w:val="en-GB"/>
        </w:rPr>
        <w:t xml:space="preserve"> </w:t>
      </w:r>
      <w:r w:rsidRPr="0040058B">
        <w:rPr>
          <w:rFonts w:ascii="Times New Roman" w:eastAsiaTheme="minorEastAsia" w:hAnsi="Times New Roman" w:cs="Times New Roman"/>
          <w:iCs/>
          <w:lang w:val="en-GB"/>
        </w:rPr>
        <w:fldChar w:fldCharType="begin"/>
      </w:r>
      <w:r w:rsidRPr="0040058B">
        <w:rPr>
          <w:rFonts w:ascii="Times New Roman" w:eastAsiaTheme="minorEastAsia" w:hAnsi="Times New Roman" w:cs="Times New Roman"/>
          <w:iCs/>
          <w:lang w:val="en-GB"/>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40058B">
        <w:rPr>
          <w:rFonts w:ascii="Times New Roman" w:eastAsiaTheme="minorEastAsia" w:hAnsi="Times New Roman" w:cs="Times New Roman"/>
          <w:iCs/>
          <w:lang w:val="en-GB"/>
        </w:rPr>
        <w:fldChar w:fldCharType="separate"/>
      </w:r>
      <w:r w:rsidRPr="0040058B">
        <w:rPr>
          <w:rFonts w:ascii="Times New Roman" w:hAnsi="Times New Roman" w:cs="Times New Roman"/>
          <w:lang w:val="en-GB"/>
        </w:rPr>
        <w:t>(Rijnsdorp &amp; Ibelings 1989)</w:t>
      </w:r>
      <w:r w:rsidRPr="0040058B">
        <w:rPr>
          <w:rFonts w:ascii="Times New Roman" w:eastAsiaTheme="minorEastAsia" w:hAnsi="Times New Roman" w:cs="Times New Roman"/>
          <w:iCs/>
          <w:lang w:val="en-GB"/>
        </w:rPr>
        <w:fldChar w:fldCharType="end"/>
      </w:r>
      <w:r w:rsidRPr="0040058B">
        <w:rPr>
          <w:rFonts w:ascii="Times New Roman" w:eastAsiaTheme="minorEastAsia" w:hAnsi="Times New Roman" w:cs="Times New Roman"/>
          <w:iCs/>
          <w:lang w:val="en-GB"/>
        </w:rPr>
        <w:t>. Consumption and metabolic rate are calculated for two sizes (</w:t>
      </w:r>
      <w:ins w:id="912" w:author="Max Lindmark" w:date="2020-09-10T12:33:00Z">
        <w:r w:rsidRPr="0040058B">
          <w:rPr>
            <w:rFonts w:ascii="Times New Roman" w:eastAsiaTheme="minorEastAsia" w:hAnsi="Times New Roman" w:cs="Times New Roman"/>
            <w:iCs/>
            <w:lang w:val="en-GB"/>
          </w:rPr>
          <w:t>2</w:t>
        </w:r>
      </w:ins>
      <w:r w:rsidRPr="0040058B">
        <w:rPr>
          <w:rFonts w:ascii="Times New Roman" w:eastAsiaTheme="minorEastAsia" w:hAnsi="Times New Roman" w:cs="Times New Roman"/>
          <w:iCs/>
          <w:lang w:val="en-GB"/>
        </w:rPr>
        <w:t xml:space="preserve"> and </w:t>
      </w:r>
      <w:del w:id="913" w:author="Max Lindmark" w:date="2020-09-10T12:33:00Z">
        <w:r w:rsidRPr="0040058B" w:rsidDel="00A454FC">
          <w:rPr>
            <w:rFonts w:ascii="Times New Roman" w:eastAsiaTheme="minorEastAsia" w:hAnsi="Times New Roman" w:cs="Times New Roman"/>
            <w:iCs/>
            <w:lang w:val="en-GB"/>
          </w:rPr>
          <w:delText>5</w:delText>
        </w:r>
      </w:del>
      <w:ins w:id="914" w:author="Max Lindmark" w:date="2020-09-10T12:33:00Z">
        <w:r w:rsidRPr="0040058B">
          <w:rPr>
            <w:rFonts w:ascii="Times New Roman" w:eastAsiaTheme="minorEastAsia" w:hAnsi="Times New Roman" w:cs="Times New Roman"/>
            <w:iCs/>
            <w:lang w:val="en-GB"/>
          </w:rPr>
          <w:t>2</w:t>
        </w:r>
      </w:ins>
      <w:r w:rsidRPr="0040058B">
        <w:rPr>
          <w:rFonts w:ascii="Times New Roman" w:eastAsiaTheme="minorEastAsia" w:hAnsi="Times New Roman" w:cs="Times New Roman"/>
          <w:iCs/>
          <w:lang w:val="en-GB"/>
        </w:rPr>
        <w:t>00 g</w:t>
      </w:r>
      <w:del w:id="915" w:author="Max Lindmark" w:date="2020-09-10T14:54:00Z">
        <w:r w:rsidRPr="0040058B" w:rsidDel="003D5873">
          <w:rPr>
            <w:rFonts w:ascii="Times New Roman" w:eastAsiaTheme="minorEastAsia" w:hAnsi="Times New Roman" w:cs="Times New Roman"/>
            <w:iCs/>
            <w:lang w:val="en-GB"/>
          </w:rPr>
          <w:delText>)</w:delText>
        </w:r>
      </w:del>
      <w:r w:rsidRPr="0040058B">
        <w:rPr>
          <w:rFonts w:ascii="Times New Roman" w:eastAsiaTheme="minorEastAsia" w:hAnsi="Times New Roman" w:cs="Times New Roman"/>
          <w:iCs/>
          <w:lang w:val="en-GB"/>
        </w:rPr>
        <w:t xml:space="preserve">, </w:t>
      </w:r>
      <w:r w:rsidRPr="0040058B">
        <w:rPr>
          <w:rFonts w:ascii="Times New Roman" w:eastAsiaTheme="minorEastAsia" w:hAnsi="Times New Roman" w:cs="Times New Roman"/>
          <w:iCs/>
          <w:lang w:val="en-GB"/>
        </w:rPr>
        <w:lastRenderedPageBreak/>
        <w:t>which roughly correspond to the 25</w:t>
      </w:r>
      <w:r w:rsidRPr="0040058B">
        <w:rPr>
          <w:rFonts w:ascii="Times New Roman" w:eastAsiaTheme="minorEastAsia" w:hAnsi="Times New Roman" w:cs="Times New Roman"/>
          <w:iCs/>
          <w:vertAlign w:val="superscript"/>
          <w:lang w:val="en-GB"/>
        </w:rPr>
        <w:t>th</w:t>
      </w:r>
      <w:r w:rsidRPr="0040058B">
        <w:rPr>
          <w:rFonts w:ascii="Times New Roman" w:eastAsiaTheme="minorEastAsia" w:hAnsi="Times New Roman" w:cs="Times New Roman"/>
          <w:iCs/>
          <w:lang w:val="en-GB"/>
        </w:rPr>
        <w:t xml:space="preserve"> and 75</w:t>
      </w:r>
      <w:r w:rsidRPr="0040058B">
        <w:rPr>
          <w:rFonts w:ascii="Times New Roman" w:eastAsiaTheme="minorEastAsia" w:hAnsi="Times New Roman" w:cs="Times New Roman"/>
          <w:iCs/>
          <w:vertAlign w:val="superscript"/>
          <w:lang w:val="en-GB"/>
        </w:rPr>
        <w:t>th</w:t>
      </w:r>
      <w:r w:rsidRPr="0040058B">
        <w:rPr>
          <w:rFonts w:ascii="Times New Roman" w:eastAsiaTheme="minorEastAsia" w:hAnsi="Times New Roman" w:cs="Times New Roman"/>
          <w:iCs/>
          <w:lang w:val="en-GB"/>
        </w:rPr>
        <w:t xml:space="preserve"> percentile in the datasets</w:t>
      </w:r>
      <w:ins w:id="916" w:author="Max Lindmark" w:date="2020-09-10T14:54:00Z">
        <w:r w:rsidRPr="0040058B">
          <w:rPr>
            <w:rFonts w:ascii="Times New Roman" w:eastAsiaTheme="minorEastAsia" w:hAnsi="Times New Roman" w:cs="Times New Roman"/>
            <w:iCs/>
            <w:lang w:val="en-GB"/>
          </w:rPr>
          <w:t>)</w:t>
        </w:r>
      </w:ins>
      <w:r w:rsidRPr="0040058B">
        <w:rPr>
          <w:rFonts w:ascii="Times New Roman" w:eastAsiaTheme="minorEastAsia" w:hAnsi="Times New Roman" w:cs="Times New Roman"/>
          <w:iCs/>
          <w:lang w:val="en-GB"/>
        </w:rPr>
        <w:t xml:space="preserve">, using the global allometric relationships found in the log-log models fit to sub-peak temperatures. These allometric functions </w:t>
      </w:r>
      <w:r w:rsidRPr="0040058B">
        <w:rPr>
          <w:rFonts w:ascii="Times New Roman" w:eastAsiaTheme="minorEastAsia" w:hAnsi="Times New Roman" w:cs="Times New Roman"/>
          <w:lang w:val="en-GB"/>
        </w:rPr>
        <w:t xml:space="preserve">are further scaled with the temperature correction factor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r>
              <w:rPr>
                <w:rFonts w:ascii="Cambria Math" w:eastAsiaTheme="minorEastAsia" w:hAnsi="Cambria Math" w:cs="Times New Roman"/>
                <w:lang w:val="en-GB"/>
              </w:rPr>
              <m:t>,</m:t>
            </m:r>
            <m:r>
              <w:rPr>
                <w:rFonts w:ascii="Cambria Math" w:eastAsiaTheme="minorEastAsia" w:hAnsi="Cambria Math" w:cs="Times New Roman"/>
              </w:rPr>
              <m:t>m</m:t>
            </m:r>
          </m:sub>
        </m:sSub>
      </m:oMath>
      <w:r w:rsidRPr="0040058B">
        <w:rPr>
          <w:rFonts w:ascii="Times New Roman" w:eastAsiaTheme="minorEastAsia" w:hAnsi="Times New Roman" w:cs="Times New Roman"/>
          <w:lang w:val="en-GB"/>
        </w:rPr>
        <w:t xml:space="preserve">, (subscript </w:t>
      </w:r>
      <m:oMath>
        <m:r>
          <w:rPr>
            <w:rFonts w:ascii="Cambria Math" w:eastAsiaTheme="minorEastAsia" w:hAnsi="Cambria Math" w:cs="Times New Roman"/>
          </w:rPr>
          <m:t>c</m:t>
        </m:r>
      </m:oMath>
      <w:r w:rsidRPr="0040058B">
        <w:rPr>
          <w:rFonts w:ascii="Times New Roman" w:eastAsiaTheme="minorEastAsia" w:hAnsi="Times New Roman" w:cs="Times New Roman"/>
          <w:lang w:val="en-GB"/>
        </w:rPr>
        <w:t xml:space="preserve"> for consumption and </w:t>
      </w:r>
      <m:oMath>
        <m:r>
          <w:rPr>
            <w:rFonts w:ascii="Cambria Math" w:eastAsiaTheme="minorEastAsia" w:hAnsi="Cambria Math" w:cs="Times New Roman"/>
          </w:rPr>
          <m:t>m</m:t>
        </m:r>
      </m:oMath>
      <w:r w:rsidRPr="0040058B">
        <w:rPr>
          <w:rFonts w:ascii="Times New Roman" w:eastAsiaTheme="minorEastAsia" w:hAnsi="Times New Roman" w:cs="Times New Roman"/>
          <w:lang w:val="en-GB"/>
        </w:rPr>
        <w:t xml:space="preserve"> for metabolism). Because maximum consumption reaches a peak over temperature,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GB"/>
        </w:rPr>
        <w:t xml:space="preserve"> is based on the polynomial model (but without a mass-coefficient and an intercept, because the mass-coefficent is applied through the allometric function and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US"/>
        </w:rPr>
        <w:t xml:space="preserve"> </w:t>
      </w:r>
      <w:r w:rsidRPr="0040058B">
        <w:rPr>
          <w:rFonts w:ascii="Times New Roman" w:eastAsiaTheme="minorEastAsia" w:hAnsi="Times New Roman" w:cs="Times New Roman"/>
          <w:lang w:val="en-GB"/>
        </w:rPr>
        <w:t xml:space="preserve">is rescaled to become a multiplier). It can be written as: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r>
          <w:rPr>
            <w:rFonts w:ascii="Cambria Math" w:eastAsiaTheme="minorEastAsia" w:hAnsi="Cambria Math" w:cs="Times New Roman"/>
            <w:lang w:val="en-GB"/>
          </w:rPr>
          <m:t>=</m:t>
        </m:r>
        <m:d>
          <m:dPr>
            <m:ctrlPr>
              <w:rPr>
                <w:rFonts w:ascii="Cambria Math" w:eastAsiaTheme="minorEastAsia"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T</m:t>
            </m:r>
            <m:r>
              <w:rPr>
                <w:rFonts w:ascii="Cambria Math" w:hAnsi="Cambria Math" w:cs="Times New Roman"/>
                <w:lang w:val="en-GB"/>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lang w:val="en-GB"/>
                  </w:rPr>
                  <m:t>2</m:t>
                </m:r>
              </m:sup>
            </m:sSup>
            <m:r>
              <w:del w:id="917" w:author="Max Lindmark" w:date="2020-09-10T12:34:00Z">
                <w:rPr>
                  <w:rFonts w:ascii="Cambria Math" w:hAnsi="Cambria Math" w:cs="Times New Roman"/>
                  <w:lang w:val="en-GB"/>
                </w:rPr>
                <m:t>+</m:t>
              </w:del>
            </m:r>
            <m:sSub>
              <m:sSubPr>
                <m:ctrlPr>
                  <w:del w:id="918" w:author="Max Lindmark" w:date="2020-09-10T12:34:00Z">
                    <w:rPr>
                      <w:rFonts w:ascii="Cambria Math" w:hAnsi="Cambria Math" w:cs="Times New Roman"/>
                      <w:i/>
                    </w:rPr>
                  </w:del>
                </m:ctrlPr>
              </m:sSubPr>
              <m:e>
                <m:r>
                  <w:del w:id="919" w:author="Max Lindmark" w:date="2020-09-10T12:34:00Z">
                    <w:rPr>
                      <w:rFonts w:ascii="Cambria Math" w:hAnsi="Cambria Math" w:cs="Times New Roman"/>
                    </w:rPr>
                    <m:t>β</m:t>
                  </w:del>
                </m:r>
              </m:e>
              <m:sub>
                <m:r>
                  <w:del w:id="920" w:author="Max Lindmark" w:date="2020-09-10T12:34:00Z">
                    <w:rPr>
                      <w:rFonts w:ascii="Cambria Math" w:hAnsi="Cambria Math" w:cs="Times New Roman"/>
                    </w:rPr>
                    <m:t>4</m:t>
                  </w:del>
                </m:r>
              </m:sub>
            </m:sSub>
            <m:sSup>
              <m:sSupPr>
                <m:ctrlPr>
                  <w:del w:id="921" w:author="Max Lindmark" w:date="2020-09-10T12:35:00Z">
                    <w:rPr>
                      <w:rFonts w:ascii="Cambria Math" w:hAnsi="Cambria Math" w:cs="Times New Roman"/>
                      <w:i/>
                    </w:rPr>
                  </w:del>
                </m:ctrlPr>
              </m:sSupPr>
              <m:e>
                <m:r>
                  <w:del w:id="922" w:author="Max Lindmark" w:date="2020-09-10T12:35:00Z">
                    <w:rPr>
                      <w:rFonts w:ascii="Cambria Math" w:hAnsi="Cambria Math" w:cs="Times New Roman"/>
                    </w:rPr>
                    <m:t>T</m:t>
                  </w:del>
                </m:r>
              </m:e>
              <m:sup>
                <m:r>
                  <w:del w:id="923" w:author="Max Lindmark" w:date="2020-09-10T12:35:00Z">
                    <w:rPr>
                      <w:rFonts w:ascii="Cambria Math" w:hAnsi="Cambria Math" w:cs="Times New Roman"/>
                      <w:lang w:val="en-GB"/>
                    </w:rPr>
                    <m:t>3</m:t>
                  </w:del>
                </m:r>
              </m:sup>
            </m:sSup>
          </m:e>
        </m:d>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GB"/>
        </w:rPr>
        <w:t xml:space="preserve">, where </w:t>
      </w:r>
      <m:oMath>
        <m:r>
          <w:rPr>
            <w:rFonts w:ascii="Cambria Math" w:eastAsiaTheme="minorEastAsia" w:hAnsi="Cambria Math" w:cs="Times New Roman"/>
          </w:rPr>
          <m:t>T</m:t>
        </m:r>
      </m:oMath>
      <w:r w:rsidRPr="0040058B">
        <w:rPr>
          <w:rFonts w:ascii="Times New Roman" w:eastAsiaTheme="minorEastAsia" w:hAnsi="Times New Roman" w:cs="Times New Roman"/>
          <w:lang w:val="en-GB"/>
        </w:rPr>
        <w:t xml:space="preserve"> is temperature in </w:t>
      </w:r>
      <m:oMath>
        <m:r>
          <m:rPr>
            <m:sty m:val="p"/>
          </m:rPr>
          <w:rPr>
            <w:rFonts w:ascii="Cambria Math" w:eastAsiaTheme="minorEastAsia" w:hAnsi="Cambria Math" w:cs="Times New Roman"/>
            <w:lang w:val="en-GB"/>
          </w:rPr>
          <m:t>℃</m:t>
        </m:r>
      </m:oMath>
      <w:r w:rsidRPr="0040058B">
        <w:rPr>
          <w:rFonts w:ascii="Times New Roman" w:eastAsiaTheme="minorEastAsia" w:hAnsi="Times New Roman" w:cs="Times New Roman"/>
          <w:lang w:val="en-GB"/>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GB"/>
        </w:rPr>
        <w:t xml:space="preserve"> is a constant that scales the term to 1 at the mean temperature in the data (19</w:t>
      </w:r>
      <m:oMath>
        <m:r>
          <w:rPr>
            <w:rFonts w:ascii="Cambria Math" w:eastAsiaTheme="minorEastAsia" w:hAnsi="Cambria Math" w:cs="Times New Roman"/>
            <w:lang w:val="en-GB"/>
          </w:rPr>
          <m:t>℃</m:t>
        </m:r>
      </m:oMath>
      <w:r w:rsidRPr="0040058B">
        <w:rPr>
          <w:rFonts w:ascii="Times New Roman" w:eastAsiaTheme="minorEastAsia" w:hAnsi="Times New Roman" w:cs="Times New Roman"/>
          <w:lang w:val="en-GB"/>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m</m:t>
            </m:r>
          </m:sub>
        </m:sSub>
      </m:oMath>
      <w:r w:rsidRPr="0040058B">
        <w:rPr>
          <w:rFonts w:ascii="Times New Roman" w:eastAsiaTheme="minorEastAsia" w:hAnsi="Times New Roman" w:cs="Times New Roman"/>
          <w:lang w:val="en-GB"/>
        </w:rPr>
        <w:t xml:space="preserve"> is defined as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m:t>
            </m:r>
          </m:sub>
        </m:sSub>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lang w:val="en-GB"/>
              </w:rPr>
              <m:t>-</m:t>
            </m:r>
            <m:r>
              <w:rPr>
                <w:rFonts w:ascii="Cambria Math" w:hAnsi="Cambria Math" w:cs="Times New Roman"/>
              </w:rPr>
              <m:t>E</m:t>
            </m:r>
            <m:r>
              <m:rPr>
                <m:sty m:val="p"/>
              </m:rPr>
              <w:rPr>
                <w:rFonts w:ascii="Cambria Math" w:hAnsi="Cambria Math" w:cs="Times New Roman"/>
                <w:lang w:val="en-GB"/>
              </w:rPr>
              <m:t>/</m:t>
            </m:r>
            <m:r>
              <w:rPr>
                <w:rFonts w:ascii="Cambria Math" w:hAnsi="Cambria Math" w:cs="Times New Roman"/>
              </w:rPr>
              <m:t>kT</m:t>
            </m:r>
          </m:sup>
        </m:sSup>
        <m:r>
          <w:rPr>
            <w:rFonts w:ascii="Cambria Math" w:hAnsi="Cambria Math" w:cs="Times New Roman"/>
            <w:lang w:val="en-GB"/>
          </w:rPr>
          <m:t xml:space="preserve">, </m:t>
        </m:r>
      </m:oMath>
      <w:r w:rsidRPr="0040058B">
        <w:rPr>
          <w:rFonts w:ascii="Times New Roman" w:eastAsiaTheme="minorEastAsia" w:hAnsi="Times New Roman" w:cs="Times New Roman"/>
          <w:lang w:val="en-GB"/>
        </w:rPr>
        <w:t xml:space="preserve">where </w:t>
      </w:r>
      <m:oMath>
        <m:r>
          <w:rPr>
            <w:rFonts w:ascii="Cambria Math" w:eastAsiaTheme="minorEastAsia" w:hAnsi="Cambria Math" w:cs="Times New Roman"/>
          </w:rPr>
          <m:t>E</m:t>
        </m:r>
        <m:r>
          <w:rPr>
            <w:rFonts w:ascii="Cambria Math" w:eastAsiaTheme="minorEastAsia" w:hAnsi="Cambria Math" w:cs="Times New Roman"/>
            <w:lang w:val="en-GB"/>
          </w:rPr>
          <m:t>=</m:t>
        </m:r>
        <m:sSub>
          <m:sSubPr>
            <m:ctrlPr>
              <w:rPr>
                <w:rFonts w:ascii="Cambria Math" w:eastAsiaTheme="minorEastAsia" w:hAnsi="Cambria Math" w:cs="Times New Roman"/>
                <w:i/>
              </w:rPr>
            </m:ctrlPr>
          </m:sSubPr>
          <m:e>
            <m:r>
              <w:rPr>
                <w:rFonts w:ascii="Cambria Math" w:eastAsiaTheme="minorEastAsia" w:hAnsi="Cambria Math" w:cs="Times New Roman"/>
                <w:lang w:val="en-GB"/>
              </w:rPr>
              <m:t>-</m:t>
            </m:r>
            <m:r>
              <w:rPr>
                <w:rFonts w:ascii="Cambria Math" w:eastAsiaTheme="minorEastAsia" w:hAnsi="Cambria Math" w:cs="Times New Roman"/>
              </w:rPr>
              <m:t>μ</m:t>
            </m:r>
          </m:e>
          <m:sub>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lang w:val="en-GB"/>
                  </w:rPr>
                  <m:t>2</m:t>
                </m:r>
              </m:sub>
            </m:sSub>
          </m:sub>
        </m:sSub>
      </m:oMath>
      <w:r w:rsidRPr="0040058B">
        <w:rPr>
          <w:rFonts w:ascii="Times New Roman" w:eastAsiaTheme="minorEastAsia" w:hAnsi="Times New Roman" w:cs="Times New Roman"/>
          <w:lang w:val="en-GB"/>
        </w:rPr>
        <w:t xml:space="preserve">, </w:t>
      </w:r>
      <m:oMath>
        <m:r>
          <w:rPr>
            <w:rFonts w:ascii="Cambria Math" w:eastAsiaTheme="minorEastAsia" w:hAnsi="Cambria Math" w:cs="Times New Roman"/>
          </w:rPr>
          <m:t>T</m:t>
        </m:r>
      </m:oMath>
      <w:r w:rsidRPr="0040058B">
        <w:rPr>
          <w:rFonts w:ascii="Times New Roman" w:eastAsiaTheme="minorEastAsia" w:hAnsi="Times New Roman" w:cs="Times New Roman"/>
          <w:lang w:val="en-GB"/>
        </w:rPr>
        <w:t xml:space="preserve"> is in unit K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m:t>
            </m:r>
          </m:sub>
        </m:sSub>
      </m:oMath>
      <w:r w:rsidRPr="0040058B">
        <w:rPr>
          <w:rFonts w:ascii="Times New Roman" w:eastAsiaTheme="minorEastAsia" w:hAnsi="Times New Roman" w:cs="Times New Roman"/>
          <w:lang w:val="en-GB"/>
        </w:rPr>
        <w:t xml:space="preserve"> is a constant that scales the term to 1 at the mean temperature in the data (19</w:t>
      </w:r>
      <m:oMath>
        <m:r>
          <w:rPr>
            <w:rFonts w:ascii="Cambria Math" w:eastAsiaTheme="minorEastAsia" w:hAnsi="Cambria Math" w:cs="Times New Roman"/>
            <w:lang w:val="en-GB"/>
          </w:rPr>
          <m:t>℃</m:t>
        </m:r>
      </m:oMath>
      <w:r w:rsidRPr="0040058B">
        <w:rPr>
          <w:rFonts w:ascii="Times New Roman" w:eastAsiaTheme="minorEastAsia" w:hAnsi="Times New Roman" w:cs="Times New Roman"/>
          <w:lang w:val="en-GB"/>
        </w:rPr>
        <w:t xml:space="preserve">). </w:t>
      </w:r>
      <w:commentRangeStart w:id="924"/>
      <w:r w:rsidRPr="0040058B">
        <w:rPr>
          <w:rFonts w:ascii="Times New Roman" w:eastAsiaTheme="minorEastAsia" w:hAnsi="Times New Roman" w:cs="Times New Roman"/>
          <w:lang w:val="en-GB"/>
        </w:rPr>
        <w:t>Note that when estimating these parameters, temperature</w:t>
      </w:r>
      <w:commentRangeStart w:id="925"/>
      <w:r w:rsidRPr="0040058B">
        <w:rPr>
          <w:rFonts w:ascii="Times New Roman" w:eastAsiaTheme="minorEastAsia" w:hAnsi="Times New Roman" w:cs="Times New Roman"/>
          <w:lang w:val="en-GB"/>
        </w:rPr>
        <w:t xml:space="preserve"> </w:t>
      </w:r>
      <w:commentRangeEnd w:id="925"/>
      <w:r w:rsidRPr="0040058B">
        <w:rPr>
          <w:rStyle w:val="CommentReference"/>
          <w:rFonts w:cs="Times New Roman"/>
          <w:sz w:val="24"/>
          <w:szCs w:val="24"/>
        </w:rPr>
        <w:commentReference w:id="925"/>
      </w:r>
      <w:ins w:id="926" w:author="Max Lindmark" w:date="2020-09-10T12:37:00Z">
        <w:r w:rsidRPr="0040058B">
          <w:rPr>
            <w:rFonts w:eastAsiaTheme="minorEastAsia" w:cs="Times New Roman"/>
            <w:lang w:val="en-GB"/>
          </w:rPr>
          <w:t>(</w:t>
        </w:r>
      </w:ins>
      <m:oMath>
        <m:r>
          <w:ins w:id="927" w:author="Max Lindmark" w:date="2020-09-10T12:37:00Z">
            <w:rPr>
              <w:rFonts w:ascii="Cambria Math" w:eastAsiaTheme="minorEastAsia" w:hAnsi="Cambria Math" w:cs="Times New Roman"/>
              <w:lang w:val="en-GB"/>
            </w:rPr>
            <m:t>℃</m:t>
          </w:ins>
        </m:r>
      </m:oMath>
      <w:ins w:id="928" w:author="Max Lindmark" w:date="2020-09-10T12:37:00Z">
        <w:r w:rsidRPr="0040058B">
          <w:rPr>
            <w:rFonts w:eastAsiaTheme="minorEastAsia" w:cs="Times New Roman"/>
            <w:lang w:val="en-GB"/>
          </w:rPr>
          <w:t xml:space="preserve">) </w:t>
        </w:r>
      </w:ins>
      <w:r w:rsidRPr="0040058B">
        <w:rPr>
          <w:rFonts w:ascii="Times New Roman" w:eastAsiaTheme="minorEastAsia" w:hAnsi="Times New Roman" w:cs="Times New Roman"/>
          <w:lang w:val="en-GB"/>
        </w:rPr>
        <w:t xml:space="preserve">is centred to the median temperature in the environment for species </w:t>
      </w:r>
      <m:oMath>
        <m:r>
          <w:rPr>
            <w:rFonts w:ascii="Cambria Math" w:eastAsiaTheme="minorEastAsia" w:hAnsi="Cambria Math" w:cs="Times New Roman"/>
          </w:rPr>
          <m:t>j</m:t>
        </m:r>
      </m:oMath>
      <w:r w:rsidRPr="0040058B">
        <w:rPr>
          <w:rFonts w:ascii="Times New Roman" w:eastAsiaTheme="minorEastAsia" w:hAnsi="Times New Roman" w:cs="Times New Roman"/>
          <w:lang w:val="en-GB"/>
        </w:rPr>
        <w:t xml:space="preserve"> in the polynomial, whereas for the log-log model it is centred to the overall mean in the data</w:t>
      </w:r>
      <w:ins w:id="929" w:author="Max Lindmark" w:date="2020-09-10T12:37:00Z">
        <w:r w:rsidRPr="0040058B">
          <w:rPr>
            <w:rFonts w:ascii="Times New Roman" w:eastAsiaTheme="minorEastAsia" w:hAnsi="Times New Roman" w:cs="Times New Roman"/>
            <w:lang w:val="en-GB"/>
          </w:rPr>
          <w:t xml:space="preserve"> (</w:t>
        </w:r>
      </w:ins>
      <m:oMath>
        <m:r>
          <w:ins w:id="930" w:author="Max Lindmark" w:date="2020-09-10T12:37:00Z">
            <w:rPr>
              <w:rFonts w:ascii="Cambria Math" w:eastAsiaTheme="minorEastAsia" w:hAnsi="Cambria Math" w:cs="Times New Roman"/>
              <w:lang w:val="en-GB"/>
            </w:rPr>
            <m:t>°</m:t>
          </w:ins>
        </m:r>
        <m:r>
          <w:ins w:id="931" w:author="Max Lindmark" w:date="2020-09-10T12:37:00Z">
            <m:rPr>
              <m:sty m:val="p"/>
            </m:rPr>
            <w:rPr>
              <w:rFonts w:ascii="Cambria Math" w:eastAsiaTheme="minorEastAsia" w:hAnsi="Cambria Math" w:cs="Times New Roman"/>
              <w:lang w:val="en-GB"/>
            </w:rPr>
            <m:t>K</m:t>
          </w:ins>
        </m:r>
      </m:oMath>
      <w:ins w:id="932" w:author="Max Lindmark" w:date="2020-09-10T12:37:00Z">
        <w:r w:rsidRPr="0040058B">
          <w:rPr>
            <w:rFonts w:ascii="Times New Roman" w:eastAsiaTheme="minorEastAsia" w:hAnsi="Times New Roman" w:cs="Times New Roman"/>
            <w:lang w:val="en-GB"/>
          </w:rPr>
          <w:t>)</w:t>
        </w:r>
      </w:ins>
      <w:r w:rsidRPr="0040058B">
        <w:rPr>
          <w:rFonts w:ascii="Times New Roman" w:eastAsiaTheme="minorEastAsia" w:hAnsi="Times New Roman" w:cs="Times New Roman"/>
          <w:lang w:val="en-GB"/>
        </w:rPr>
        <w:t xml:space="preserve">. </w:t>
      </w:r>
      <w:commentRangeEnd w:id="924"/>
      <w:r w:rsidRPr="0040058B">
        <w:rPr>
          <w:rStyle w:val="CommentReference"/>
          <w:sz w:val="24"/>
          <w:szCs w:val="24"/>
        </w:rPr>
        <w:commentReference w:id="924"/>
      </w:r>
    </w:p>
    <w:p w14:paraId="3CE6816D" w14:textId="6C63D4D1" w:rsidR="00C506AF" w:rsidRDefault="00C506AF" w:rsidP="00C506AF">
      <w:pPr>
        <w:spacing w:line="480" w:lineRule="auto"/>
        <w:contextualSpacing/>
        <w:jc w:val="both"/>
        <w:rPr>
          <w:rFonts w:cstheme="minorHAnsi"/>
          <w:b/>
          <w:lang w:val="en-GB"/>
        </w:rPr>
      </w:pPr>
    </w:p>
    <w:p w14:paraId="4CCD4550" w14:textId="77777777" w:rsidR="00DF5425" w:rsidRPr="00E52836" w:rsidRDefault="00DF5425" w:rsidP="00DF5425">
      <w:pPr>
        <w:spacing w:line="480" w:lineRule="auto"/>
        <w:contextualSpacing/>
        <w:jc w:val="both"/>
        <w:rPr>
          <w:rFonts w:cstheme="minorHAnsi"/>
          <w:b/>
          <w:lang w:val="en-GB"/>
        </w:rPr>
      </w:pPr>
      <w:r w:rsidRPr="00E52836">
        <w:rPr>
          <w:rFonts w:cstheme="minorHAnsi"/>
          <w:b/>
          <w:lang w:val="en-GB"/>
        </w:rPr>
        <w:t>Acknowledgements</w:t>
      </w:r>
    </w:p>
    <w:p w14:paraId="79E8FA7B" w14:textId="77777777" w:rsidR="00DF5425" w:rsidRPr="00E071F1" w:rsidRDefault="00DF5425" w:rsidP="00DF5425">
      <w:pPr>
        <w:spacing w:line="480" w:lineRule="auto"/>
        <w:contextualSpacing/>
        <w:jc w:val="both"/>
        <w:rPr>
          <w:rFonts w:eastAsiaTheme="minorEastAsia"/>
          <w:lang w:val="en-GB"/>
        </w:rPr>
      </w:pPr>
      <w:r w:rsidRPr="00E071F1">
        <w:rPr>
          <w:rFonts w:eastAsiaTheme="minorEastAsia"/>
          <w:lang w:val="en-GB"/>
        </w:rPr>
        <w:t>We thank</w:t>
      </w:r>
      <w:ins w:id="933" w:author="Max Lindmark" w:date="2020-08-17T16:31:00Z">
        <w:r w:rsidRPr="00E071F1">
          <w:rPr>
            <w:rFonts w:eastAsiaTheme="minorEastAsia"/>
            <w:lang w:val="en-GB"/>
          </w:rPr>
          <w:t xml:space="preserve"> Hiroki Yamanaka,</w:t>
        </w:r>
      </w:ins>
      <w:r w:rsidRPr="00E071F1">
        <w:rPr>
          <w:rFonts w:eastAsiaTheme="minorEastAsia"/>
          <w:lang w:val="en-GB"/>
        </w:rPr>
        <w:t xml:space="preserve"> Dennis Tomalá, Vanessa Messmer, Björn Björnsson, Albert Imsland, Tomas Árnasson, Yiping Luo, Takeshi Tomiyama and Myron Peck for generously providing data, Magnus Huss and Ken Haste Andersen for providing useful comments on earlier versions of the manuscript and Matthew Low for an introduction to Bayesian inference. This study was supported by grants from the Swedish Research Council FORMAS (no. 217‐2013‐1315) and the Swedish Research Council (no. 2015‐03752) (both to AG).</w:t>
      </w:r>
    </w:p>
    <w:p w14:paraId="10F2FE51" w14:textId="77777777" w:rsidR="00DF5425" w:rsidRPr="0040058B" w:rsidRDefault="00DF5425" w:rsidP="00C506AF">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42BF2178" w:rsidR="00B67C48" w:rsidRPr="00225791" w:rsidRDefault="00BE6886" w:rsidP="002E3379">
      <w:pPr>
        <w:spacing w:line="480" w:lineRule="auto"/>
        <w:contextualSpacing/>
        <w:jc w:val="both"/>
        <w:rPr>
          <w:rFonts w:cstheme="minorHAnsi"/>
          <w:lang w:val="en-GB"/>
        </w:rPr>
      </w:pPr>
      <w:r w:rsidRPr="00225791">
        <w:rPr>
          <w:rFonts w:cstheme="minorHAnsi"/>
          <w:lang w:val="en-GB"/>
        </w:rPr>
        <w:t>ML conceived the study;</w:t>
      </w:r>
      <w:r w:rsidR="007A7334" w:rsidRPr="00225791">
        <w:rPr>
          <w:rFonts w:cstheme="minorHAnsi"/>
          <w:lang w:val="en-GB"/>
        </w:rPr>
        <w:t xml:space="preserve"> </w:t>
      </w:r>
      <w:r w:rsidR="006A610C" w:rsidRPr="00225791">
        <w:rPr>
          <w:rFonts w:cstheme="minorHAnsi"/>
          <w:lang w:val="en-GB"/>
        </w:rPr>
        <w:t xml:space="preserve">ML, JO, AG designed research; </w:t>
      </w:r>
      <w:r w:rsidR="007A7334" w:rsidRPr="00225791">
        <w:rPr>
          <w:rFonts w:cstheme="minorHAnsi"/>
          <w:lang w:val="en-GB"/>
        </w:rPr>
        <w:t>ML performed research</w:t>
      </w:r>
      <w:r w:rsidRPr="00225791">
        <w:rPr>
          <w:rFonts w:cstheme="minorHAnsi"/>
          <w:lang w:val="en-GB"/>
        </w:rPr>
        <w:t xml:space="preserve">; ML </w:t>
      </w:r>
      <w:r w:rsidR="00F833F5" w:rsidRPr="00225791">
        <w:rPr>
          <w:rFonts w:cstheme="minorHAnsi"/>
          <w:lang w:val="en-GB"/>
        </w:rPr>
        <w:t>analysed</w:t>
      </w:r>
      <w:r w:rsidRPr="00225791">
        <w:rPr>
          <w:rFonts w:cstheme="minorHAnsi"/>
          <w:lang w:val="en-GB"/>
        </w:rPr>
        <w:t xml:space="preserve"> data; </w:t>
      </w:r>
      <w:r w:rsidR="007A7334" w:rsidRPr="00225791">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225791" w:rsidRDefault="00C20F38" w:rsidP="00C20F38">
      <w:pPr>
        <w:spacing w:line="480" w:lineRule="auto"/>
        <w:contextualSpacing/>
        <w:jc w:val="both"/>
        <w:rPr>
          <w:rFonts w:eastAsiaTheme="minorEastAsia"/>
          <w:lang w:val="en-GB"/>
        </w:rPr>
      </w:pPr>
      <w:r w:rsidRPr="00225791">
        <w:rPr>
          <w:rFonts w:eastAsiaTheme="minorEastAsia"/>
          <w:lang w:val="en-GB"/>
        </w:rPr>
        <w:t>All data and R code (data manipulation, analyses and figures) can be downloaded from a GitHub repository (</w:t>
      </w:r>
      <w:hyperlink r:id="rId22" w:history="1">
        <w:r w:rsidRPr="00225791">
          <w:rPr>
            <w:rStyle w:val="Hyperlink"/>
            <w:rFonts w:eastAsiaTheme="minorEastAsia"/>
            <w:color w:val="auto"/>
            <w:lang w:val="en-GB"/>
          </w:rPr>
          <w:t>https://github.com/maxlindmark/scaling</w:t>
        </w:r>
      </w:hyperlink>
      <w:r w:rsidRPr="00225791">
        <w:rPr>
          <w:rFonts w:eastAsiaTheme="minorEastAsia"/>
          <w:lang w:val="en-GB"/>
        </w:rPr>
        <w:t xml:space="preserve">) and will be archived on Zenodo upon publication.  </w:t>
      </w:r>
    </w:p>
    <w:p w14:paraId="2E4F3A38" w14:textId="77777777" w:rsidR="000808A3" w:rsidRPr="00972C7F" w:rsidRDefault="000808A3" w:rsidP="002E3379">
      <w:pPr>
        <w:spacing w:line="480" w:lineRule="auto"/>
        <w:contextualSpacing/>
        <w:jc w:val="both"/>
        <w:rPr>
          <w:rFonts w:cstheme="minorHAnsi"/>
          <w:lang w:val="en-GB"/>
        </w:rPr>
      </w:pPr>
    </w:p>
    <w:p w14:paraId="07C62272" w14:textId="30D62B8A" w:rsidR="00C41369" w:rsidRDefault="00C41369" w:rsidP="002E3379">
      <w:pPr>
        <w:spacing w:line="480" w:lineRule="auto"/>
        <w:contextualSpacing/>
        <w:jc w:val="both"/>
        <w:rPr>
          <w:rFonts w:cstheme="minorHAnsi"/>
          <w:b/>
          <w:lang w:val="en-GB"/>
        </w:rPr>
      </w:pPr>
      <w:r w:rsidRPr="002D70E2">
        <w:rPr>
          <w:rFonts w:cstheme="minorHAnsi"/>
          <w:b/>
          <w:lang w:val="en-GB"/>
        </w:rPr>
        <w:t>References</w:t>
      </w:r>
    </w:p>
    <w:p w14:paraId="392F650A" w14:textId="77777777" w:rsidR="00CA6D4F" w:rsidRPr="00CA6D4F" w:rsidRDefault="00E8108B" w:rsidP="00CA6D4F">
      <w:pPr>
        <w:pStyle w:val="Bibliography"/>
        <w:rPr>
          <w:rFonts w:ascii="Times New Roman" w:cs="Times New Roman"/>
          <w:lang w:val="en-GB"/>
        </w:rPr>
      </w:pPr>
      <w:r>
        <w:rPr>
          <w:rFonts w:cstheme="minorHAnsi"/>
          <w:b/>
          <w:lang w:val="en-GB"/>
        </w:rPr>
        <w:fldChar w:fldCharType="begin"/>
      </w:r>
      <w:r w:rsidR="00CA6D4F" w:rsidRPr="002E281F">
        <w:rPr>
          <w:rFonts w:cstheme="minorHAnsi"/>
          <w:b/>
          <w:lang w:val="sv-SE"/>
        </w:rPr>
        <w:instrText xml:space="preserve"> ADDIN ZOTERO_BIBL {"uncited":[],"omitted":[],"custom":[]} CSL_BIBLIOGRAPHY </w:instrText>
      </w:r>
      <w:r>
        <w:rPr>
          <w:rFonts w:cstheme="minorHAnsi"/>
          <w:b/>
          <w:lang w:val="en-GB"/>
        </w:rPr>
        <w:fldChar w:fldCharType="separate"/>
      </w:r>
      <w:r w:rsidR="00CA6D4F" w:rsidRPr="002E281F">
        <w:rPr>
          <w:rFonts w:ascii="Times New Roman" w:cs="Times New Roman"/>
          <w:lang w:val="sv-SE"/>
        </w:rPr>
        <w:t xml:space="preserve">Andersen, K.H., Beyer, J.E. &amp; Lundberg, P. (2009). </w:t>
      </w:r>
      <w:r w:rsidR="00CA6D4F" w:rsidRPr="00CA6D4F">
        <w:rPr>
          <w:rFonts w:ascii="Times New Roman" w:cs="Times New Roman"/>
          <w:lang w:val="en-GB"/>
        </w:rPr>
        <w:t xml:space="preserve">Trophic and individual efficiencies of size-structured communities. </w:t>
      </w:r>
      <w:r w:rsidR="00CA6D4F" w:rsidRPr="00CA6D4F">
        <w:rPr>
          <w:rFonts w:ascii="Times New Roman" w:cs="Times New Roman"/>
          <w:i/>
          <w:iCs/>
          <w:lang w:val="en-GB"/>
        </w:rPr>
        <w:t>Proceedings of the Royal Society B: Biological Sciences</w:t>
      </w:r>
      <w:r w:rsidR="00CA6D4F" w:rsidRPr="00CA6D4F">
        <w:rPr>
          <w:rFonts w:ascii="Times New Roman" w:cs="Times New Roman"/>
          <w:lang w:val="en-GB"/>
        </w:rPr>
        <w:t>, 276, 109–114.</w:t>
      </w:r>
    </w:p>
    <w:p w14:paraId="6A43FEC8" w14:textId="77777777" w:rsidR="00CA6D4F" w:rsidRPr="00CA6D4F" w:rsidRDefault="00CA6D4F" w:rsidP="00CA6D4F">
      <w:pPr>
        <w:pStyle w:val="Bibliography"/>
        <w:rPr>
          <w:rFonts w:ascii="Times New Roman" w:cs="Times New Roman"/>
          <w:lang w:val="en-GB"/>
        </w:rPr>
      </w:pPr>
      <w:r w:rsidRPr="002E281F">
        <w:rPr>
          <w:rFonts w:ascii="Times New Roman" w:cs="Times New Roman"/>
          <w:lang w:val="sv-SE"/>
        </w:rPr>
        <w:t xml:space="preserve">Angilletta, M.J. &amp; Dunham, A.E. (2003). </w:t>
      </w:r>
      <w:r w:rsidRPr="00CA6D4F">
        <w:rPr>
          <w:rFonts w:ascii="Times New Roman" w:cs="Times New Roman"/>
          <w:lang w:val="en-GB"/>
        </w:rPr>
        <w:t xml:space="preserve">The temperature-size rule in ectotherms: simple evolutionary explanations may not be general. </w:t>
      </w:r>
      <w:r w:rsidRPr="00CA6D4F">
        <w:rPr>
          <w:rFonts w:ascii="Times New Roman" w:cs="Times New Roman"/>
          <w:i/>
          <w:iCs/>
          <w:lang w:val="en-GB"/>
        </w:rPr>
        <w:t>The American Naturalist</w:t>
      </w:r>
      <w:r w:rsidRPr="00CA6D4F">
        <w:rPr>
          <w:rFonts w:ascii="Times New Roman" w:cs="Times New Roman"/>
          <w:lang w:val="en-GB"/>
        </w:rPr>
        <w:t>, 162, 332–342.</w:t>
      </w:r>
    </w:p>
    <w:p w14:paraId="4D9229C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Armstrong, J.D. &amp; Hawkins, L.A. (2008). Standard metabolic rate of pike, Esox lucius: variation among studies and implications for energy flow modelling. </w:t>
      </w:r>
      <w:r w:rsidRPr="00CA6D4F">
        <w:rPr>
          <w:rFonts w:ascii="Times New Roman" w:cs="Times New Roman"/>
          <w:i/>
          <w:iCs/>
          <w:lang w:val="en-GB"/>
        </w:rPr>
        <w:t>Hydrobiologia</w:t>
      </w:r>
      <w:r w:rsidRPr="00CA6D4F">
        <w:rPr>
          <w:rFonts w:ascii="Times New Roman" w:cs="Times New Roman"/>
          <w:lang w:val="en-GB"/>
        </w:rPr>
        <w:t>, 601, 83–90.</w:t>
      </w:r>
    </w:p>
    <w:p w14:paraId="7B5A93E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Atkinson, D. (1994). Temperature and Organism Size—A Biological Law for Ectotherms? In: </w:t>
      </w:r>
      <w:r w:rsidRPr="00CA6D4F">
        <w:rPr>
          <w:rFonts w:ascii="Times New Roman" w:cs="Times New Roman"/>
          <w:i/>
          <w:iCs/>
          <w:lang w:val="en-GB"/>
        </w:rPr>
        <w:t>Advances in Ecological Research</w:t>
      </w:r>
      <w:r w:rsidRPr="00CA6D4F">
        <w:rPr>
          <w:rFonts w:ascii="Times New Roman" w:cs="Times New Roman"/>
          <w:lang w:val="en-GB"/>
        </w:rPr>
        <w:t>. Elsevier, pp. 1–58.</w:t>
      </w:r>
    </w:p>
    <w:p w14:paraId="5CEA1855"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Audzijonyte, A., Barneche, D.R., Baudron, A.R., Belmaker, J., Clark, T.D., Marshall, C.T., </w:t>
      </w:r>
      <w:r w:rsidRPr="00CA6D4F">
        <w:rPr>
          <w:rFonts w:ascii="Times New Roman" w:cs="Times New Roman"/>
          <w:i/>
          <w:iCs/>
          <w:lang w:val="en-GB"/>
        </w:rPr>
        <w:t>et al.</w:t>
      </w:r>
      <w:r w:rsidRPr="00CA6D4F">
        <w:rPr>
          <w:rFonts w:ascii="Times New Roman" w:cs="Times New Roman"/>
          <w:lang w:val="en-GB"/>
        </w:rPr>
        <w:t xml:space="preserve"> (2018). Is oxygen limitation in warming waters a valid mechanism to explain decreased body sizes in aquatic ectotherms? </w:t>
      </w:r>
      <w:r w:rsidRPr="00CA6D4F">
        <w:rPr>
          <w:rFonts w:ascii="Times New Roman" w:cs="Times New Roman"/>
          <w:i/>
          <w:iCs/>
          <w:lang w:val="en-GB"/>
        </w:rPr>
        <w:t>Global Ecology and Biogeography</w:t>
      </w:r>
      <w:r w:rsidRPr="00CA6D4F">
        <w:rPr>
          <w:rFonts w:ascii="Times New Roman" w:cs="Times New Roman"/>
          <w:lang w:val="en-GB"/>
        </w:rPr>
        <w:t>.</w:t>
      </w:r>
    </w:p>
    <w:p w14:paraId="1BB44CE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Audzijonyte, A. &amp; Pecl, G.T. (2018). Deep impact of fisheries. </w:t>
      </w:r>
      <w:r w:rsidRPr="00CA6D4F">
        <w:rPr>
          <w:rFonts w:ascii="Times New Roman" w:cs="Times New Roman"/>
          <w:i/>
          <w:iCs/>
          <w:lang w:val="en-GB"/>
        </w:rPr>
        <w:t>Nature Ecology &amp; Evolution</w:t>
      </w:r>
      <w:r w:rsidRPr="00CA6D4F">
        <w:rPr>
          <w:rFonts w:ascii="Times New Roman" w:cs="Times New Roman"/>
          <w:lang w:val="en-GB"/>
        </w:rPr>
        <w:t>, 2, 1348–1349.</w:t>
      </w:r>
    </w:p>
    <w:p w14:paraId="6EF7BD9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Barneche, D.R. &amp; Allen, A.P. (2018). The energetics of fish growth and how it constrains food-web trophic structure. </w:t>
      </w:r>
      <w:r w:rsidRPr="00CA6D4F">
        <w:rPr>
          <w:rFonts w:ascii="Times New Roman" w:cs="Times New Roman"/>
          <w:i/>
          <w:iCs/>
          <w:lang w:val="en-GB"/>
        </w:rPr>
        <w:t>Ecology Letters</w:t>
      </w:r>
      <w:r w:rsidRPr="00CA6D4F">
        <w:rPr>
          <w:rFonts w:ascii="Times New Roman" w:cs="Times New Roman"/>
          <w:lang w:val="en-GB"/>
        </w:rPr>
        <w:t>, 21, 836–844.</w:t>
      </w:r>
    </w:p>
    <w:p w14:paraId="313245F8"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Barneche, D.R., Jahn, M. &amp; Seebacher, F. (2019). Warming increases the cost of growth in a model vertebrate. </w:t>
      </w:r>
      <w:r w:rsidRPr="00CA6D4F">
        <w:rPr>
          <w:rFonts w:ascii="Times New Roman" w:cs="Times New Roman"/>
          <w:i/>
          <w:iCs/>
          <w:lang w:val="en-GB"/>
        </w:rPr>
        <w:t>Functional Ecology</w:t>
      </w:r>
      <w:r w:rsidRPr="00CA6D4F">
        <w:rPr>
          <w:rFonts w:ascii="Times New Roman" w:cs="Times New Roman"/>
          <w:lang w:val="en-GB"/>
        </w:rPr>
        <w:t>, 33, 1256–1266.</w:t>
      </w:r>
    </w:p>
    <w:p w14:paraId="70B30066"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Baudron, A.R., Needle, C.L., Rijnsdorp, A.D. &amp; Marshall, C.T. (2014). Warming temperatures and smaller body sizes: synchronous changes in growth of North Sea fishes. </w:t>
      </w:r>
      <w:r w:rsidRPr="00CA6D4F">
        <w:rPr>
          <w:rFonts w:ascii="Times New Roman" w:cs="Times New Roman"/>
          <w:i/>
          <w:iCs/>
          <w:lang w:val="en-GB"/>
        </w:rPr>
        <w:t>Global Change Biology</w:t>
      </w:r>
      <w:r w:rsidRPr="00CA6D4F">
        <w:rPr>
          <w:rFonts w:ascii="Times New Roman" w:cs="Times New Roman"/>
          <w:lang w:val="en-GB"/>
        </w:rPr>
        <w:t>, 20, 1023–1031.</w:t>
      </w:r>
    </w:p>
    <w:p w14:paraId="1E2349EF"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Beamish, F.W.H. (1964). Respiration of fishes with special emphasis on standard oxygen consumption II. Influence of weight and temperature on respiration of several species’. </w:t>
      </w:r>
      <w:r w:rsidRPr="00CA6D4F">
        <w:rPr>
          <w:rFonts w:ascii="Times New Roman" w:cs="Times New Roman"/>
          <w:i/>
          <w:iCs/>
          <w:lang w:val="en-GB"/>
        </w:rPr>
        <w:t>Canadian Journal of Zoology/Revue Canadienne de Zoologie</w:t>
      </w:r>
      <w:r w:rsidRPr="00CA6D4F">
        <w:rPr>
          <w:rFonts w:ascii="Times New Roman" w:cs="Times New Roman"/>
          <w:lang w:val="en-GB"/>
        </w:rPr>
        <w:t>, 42, 177–188.</w:t>
      </w:r>
    </w:p>
    <w:p w14:paraId="4AD8197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Bernhardt, J.R., Sunday, J.M., Thompson, P.L. &amp; O’Connor, M.I. (2018). Nonlinear averaging of thermal experience predicts population growth rates in a thermally variable environment. </w:t>
      </w:r>
      <w:r w:rsidRPr="00CA6D4F">
        <w:rPr>
          <w:rFonts w:ascii="Times New Roman" w:cs="Times New Roman"/>
          <w:i/>
          <w:iCs/>
          <w:lang w:val="en-GB"/>
        </w:rPr>
        <w:t>Proceedings of the Royal Society B: Biological Sciences</w:t>
      </w:r>
      <w:r w:rsidRPr="00CA6D4F">
        <w:rPr>
          <w:rFonts w:ascii="Times New Roman" w:cs="Times New Roman"/>
          <w:lang w:val="en-GB"/>
        </w:rPr>
        <w:t>, 285, 20181076.</w:t>
      </w:r>
    </w:p>
    <w:p w14:paraId="5F5684B5"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von Bertalanffy, L. (1938). A quantitative theory of organic growth (inquiries on growth laws. II). </w:t>
      </w:r>
      <w:r w:rsidRPr="00CA6D4F">
        <w:rPr>
          <w:rFonts w:ascii="Times New Roman" w:cs="Times New Roman"/>
          <w:i/>
          <w:iCs/>
          <w:lang w:val="en-GB"/>
        </w:rPr>
        <w:t>Human Biology</w:t>
      </w:r>
      <w:r w:rsidRPr="00CA6D4F">
        <w:rPr>
          <w:rFonts w:ascii="Times New Roman" w:cs="Times New Roman"/>
          <w:lang w:val="en-GB"/>
        </w:rPr>
        <w:t>, 10, 181–213.</w:t>
      </w:r>
    </w:p>
    <w:p w14:paraId="152E0BB8"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von Bertalanffy, L. (1957). Laws in metabolism and growth. </w:t>
      </w:r>
      <w:r w:rsidRPr="00CA6D4F">
        <w:rPr>
          <w:rFonts w:ascii="Times New Roman" w:cs="Times New Roman"/>
          <w:i/>
          <w:iCs/>
          <w:lang w:val="en-GB"/>
        </w:rPr>
        <w:t>The quarterly review of biology</w:t>
      </w:r>
      <w:r w:rsidRPr="00CA6D4F">
        <w:rPr>
          <w:rFonts w:ascii="Times New Roman" w:cs="Times New Roman"/>
          <w:lang w:val="en-GB"/>
        </w:rPr>
        <w:t>, 32, 217–231.</w:t>
      </w:r>
    </w:p>
    <w:p w14:paraId="22843DE7" w14:textId="77777777" w:rsidR="00CA6D4F" w:rsidRPr="00CA6D4F" w:rsidRDefault="00CA6D4F" w:rsidP="00CA6D4F">
      <w:pPr>
        <w:pStyle w:val="Bibliography"/>
        <w:rPr>
          <w:rFonts w:ascii="Times New Roman" w:cs="Times New Roman"/>
          <w:lang w:val="en-GB"/>
        </w:rPr>
      </w:pPr>
      <w:r w:rsidRPr="002E281F">
        <w:rPr>
          <w:rFonts w:ascii="Times New Roman" w:cs="Times New Roman"/>
          <w:lang w:val="sv-SE"/>
        </w:rPr>
        <w:lastRenderedPageBreak/>
        <w:t xml:space="preserve">Björnsson, B., Steinarsson, A. &amp; Árnason, T. (2007). </w:t>
      </w:r>
      <w:r w:rsidRPr="00CA6D4F">
        <w:rPr>
          <w:rFonts w:ascii="Times New Roman" w:cs="Times New Roman"/>
          <w:lang w:val="en-GB"/>
        </w:rPr>
        <w:t xml:space="preserve">Growth model for Atlantic cod (Gadus morhua): Effects of temperature and body weight on growth rate. </w:t>
      </w:r>
      <w:r w:rsidRPr="00CA6D4F">
        <w:rPr>
          <w:rFonts w:ascii="Times New Roman" w:cs="Times New Roman"/>
          <w:i/>
          <w:iCs/>
          <w:lang w:val="en-GB"/>
        </w:rPr>
        <w:t>Aquaculture</w:t>
      </w:r>
      <w:r w:rsidRPr="00CA6D4F">
        <w:rPr>
          <w:rFonts w:ascii="Times New Roman" w:cs="Times New Roman"/>
          <w:lang w:val="en-GB"/>
        </w:rPr>
        <w:t>, 271, 216–226.</w:t>
      </w:r>
    </w:p>
    <w:p w14:paraId="46479944"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Blanchard, J.L., Heneghan, R.F., Everett, J.D., Trebilco, R. &amp; Richardson, A.J. (2017). From Bacteria to Whales: Using Functional Size Spectra to Model Marine Ecosystems. </w:t>
      </w:r>
      <w:r w:rsidRPr="00CA6D4F">
        <w:rPr>
          <w:rFonts w:ascii="Times New Roman" w:cs="Times New Roman"/>
          <w:i/>
          <w:iCs/>
          <w:lang w:val="en-GB"/>
        </w:rPr>
        <w:t>Trends in Ecology &amp; Evolution</w:t>
      </w:r>
      <w:r w:rsidRPr="00CA6D4F">
        <w:rPr>
          <w:rFonts w:ascii="Times New Roman" w:cs="Times New Roman"/>
          <w:lang w:val="en-GB"/>
        </w:rPr>
        <w:t>, 32, 174–186.</w:t>
      </w:r>
    </w:p>
    <w:p w14:paraId="43CF9115"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Bokma, F. (2004). Evidence against universal metabolic allometry. </w:t>
      </w:r>
      <w:r w:rsidRPr="00CA6D4F">
        <w:rPr>
          <w:rFonts w:ascii="Times New Roman" w:cs="Times New Roman"/>
          <w:i/>
          <w:iCs/>
          <w:lang w:val="en-GB"/>
        </w:rPr>
        <w:t>Functional Ecology</w:t>
      </w:r>
      <w:r w:rsidRPr="00CA6D4F">
        <w:rPr>
          <w:rFonts w:ascii="Times New Roman" w:cs="Times New Roman"/>
          <w:lang w:val="en-GB"/>
        </w:rPr>
        <w:t>, 18, 184–187.</w:t>
      </w:r>
    </w:p>
    <w:p w14:paraId="0CFDA222"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Brett, J.R., Shelbourn, J.E. &amp; Shoop, C.T. (1969). Growth Rate and Body Composition of Fingerling Sockeye Salmon, Oncorhynchus nerka, in relation to Temperature and Ration Size. </w:t>
      </w:r>
      <w:r w:rsidRPr="00CA6D4F">
        <w:rPr>
          <w:rFonts w:ascii="Times New Roman" w:cs="Times New Roman"/>
          <w:i/>
          <w:iCs/>
          <w:lang w:val="en-GB"/>
        </w:rPr>
        <w:t>J. Fish. Res. Bd. Can.</w:t>
      </w:r>
      <w:r w:rsidRPr="00CA6D4F">
        <w:rPr>
          <w:rFonts w:ascii="Times New Roman" w:cs="Times New Roman"/>
          <w:lang w:val="en-GB"/>
        </w:rPr>
        <w:t>, 26, 2363–2394.</w:t>
      </w:r>
    </w:p>
    <w:p w14:paraId="79419B1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Brown, J.H., Gillooly, J.F., Allen, A.P., Savage, V.M. &amp; West, G.B. (2004). Toward a metabolic theory of ecology. </w:t>
      </w:r>
      <w:r w:rsidRPr="00CA6D4F">
        <w:rPr>
          <w:rFonts w:ascii="Times New Roman" w:cs="Times New Roman"/>
          <w:i/>
          <w:iCs/>
          <w:lang w:val="en-GB"/>
        </w:rPr>
        <w:t>Ecology</w:t>
      </w:r>
      <w:r w:rsidRPr="00CA6D4F">
        <w:rPr>
          <w:rFonts w:ascii="Times New Roman" w:cs="Times New Roman"/>
          <w:lang w:val="en-GB"/>
        </w:rPr>
        <w:t>, 85, 1771–1789.</w:t>
      </w:r>
    </w:p>
    <w:p w14:paraId="64E87A2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Cheung, W.W.L., Sarmiento, J.L., Dunne, J., Frölicher, T.L., Lam, V.W.Y., Deng Palomares, M.L., </w:t>
      </w:r>
      <w:r w:rsidRPr="00CA6D4F">
        <w:rPr>
          <w:rFonts w:ascii="Times New Roman" w:cs="Times New Roman"/>
          <w:i/>
          <w:iCs/>
          <w:lang w:val="en-GB"/>
        </w:rPr>
        <w:t>et al.</w:t>
      </w:r>
      <w:r w:rsidRPr="00CA6D4F">
        <w:rPr>
          <w:rFonts w:ascii="Times New Roman" w:cs="Times New Roman"/>
          <w:lang w:val="en-GB"/>
        </w:rPr>
        <w:t xml:space="preserve"> (2013). Shrinking of fishes exacerbates impacts of global ocean changes on marine ecosystems. </w:t>
      </w:r>
      <w:r w:rsidRPr="00CA6D4F">
        <w:rPr>
          <w:rFonts w:ascii="Times New Roman" w:cs="Times New Roman"/>
          <w:i/>
          <w:iCs/>
          <w:lang w:val="en-GB"/>
        </w:rPr>
        <w:t>Nature Climate Change</w:t>
      </w:r>
      <w:r w:rsidRPr="00CA6D4F">
        <w:rPr>
          <w:rFonts w:ascii="Times New Roman" w:cs="Times New Roman"/>
          <w:lang w:val="en-GB"/>
        </w:rPr>
        <w:t>, 3, 254–258.</w:t>
      </w:r>
    </w:p>
    <w:p w14:paraId="45A41E09"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Clarke, A. (2004). Is there a Universal Temperature Dependence of metabolism? </w:t>
      </w:r>
      <w:r w:rsidRPr="00CA6D4F">
        <w:rPr>
          <w:rFonts w:ascii="Times New Roman" w:cs="Times New Roman"/>
          <w:i/>
          <w:iCs/>
          <w:lang w:val="en-GB"/>
        </w:rPr>
        <w:t>Functional Ecology</w:t>
      </w:r>
      <w:r w:rsidRPr="00CA6D4F">
        <w:rPr>
          <w:rFonts w:ascii="Times New Roman" w:cs="Times New Roman"/>
          <w:lang w:val="en-GB"/>
        </w:rPr>
        <w:t>, 18.</w:t>
      </w:r>
    </w:p>
    <w:p w14:paraId="44212B9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Clarke, A. &amp; Johnston, N.M. (1999). Scaling of metabolic rate with body mass and temperature in teleost fish. </w:t>
      </w:r>
      <w:r w:rsidRPr="00CA6D4F">
        <w:rPr>
          <w:rFonts w:ascii="Times New Roman" w:cs="Times New Roman"/>
          <w:i/>
          <w:iCs/>
          <w:lang w:val="en-GB"/>
        </w:rPr>
        <w:t>Journal of Animal Ecology</w:t>
      </w:r>
      <w:r w:rsidRPr="00CA6D4F">
        <w:rPr>
          <w:rFonts w:ascii="Times New Roman" w:cs="Times New Roman"/>
          <w:lang w:val="en-GB"/>
        </w:rPr>
        <w:t>, 68, 893–905.</w:t>
      </w:r>
    </w:p>
    <w:p w14:paraId="479318E6"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Daufresne, M., Lengfellner, K. &amp; Sommer, U. (2009). Global warming benefits the small in aquatic ecosystems. </w:t>
      </w:r>
      <w:r w:rsidRPr="00CA6D4F">
        <w:rPr>
          <w:rFonts w:ascii="Times New Roman" w:cs="Times New Roman"/>
          <w:i/>
          <w:iCs/>
          <w:lang w:val="en-GB"/>
        </w:rPr>
        <w:t>Proceedings of the National Academy of Sciences, USA</w:t>
      </w:r>
      <w:r w:rsidRPr="00CA6D4F">
        <w:rPr>
          <w:rFonts w:ascii="Times New Roman" w:cs="Times New Roman"/>
          <w:lang w:val="en-GB"/>
        </w:rPr>
        <w:t>, 106, 12788–12793.</w:t>
      </w:r>
    </w:p>
    <w:p w14:paraId="712F1AD9"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Dell, A.I., Pawar, S. &amp; Savage, V.M. (2011). Systematic variation in the temperature dependence of physiological and ecological traits. </w:t>
      </w:r>
      <w:r w:rsidRPr="00CA6D4F">
        <w:rPr>
          <w:rFonts w:ascii="Times New Roman" w:cs="Times New Roman"/>
          <w:i/>
          <w:iCs/>
          <w:lang w:val="en-GB"/>
        </w:rPr>
        <w:t>Proceedings of the National Academy of Sciences</w:t>
      </w:r>
      <w:r w:rsidRPr="00CA6D4F">
        <w:rPr>
          <w:rFonts w:ascii="Times New Roman" w:cs="Times New Roman"/>
          <w:lang w:val="en-GB"/>
        </w:rPr>
        <w:t>, 108, 10591–10596.</w:t>
      </w:r>
    </w:p>
    <w:p w14:paraId="3725FB3B"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van Denderen, P.D., Gislason, H. &amp; Andersen, K.H. (2019). Little difference in average fish growth and maximum size across temperatures. </w:t>
      </w:r>
      <w:r w:rsidRPr="00CA6D4F">
        <w:rPr>
          <w:rFonts w:ascii="Times New Roman" w:cs="Times New Roman"/>
          <w:i/>
          <w:iCs/>
          <w:lang w:val="en-GB"/>
        </w:rPr>
        <w:t>EcoEvoRxiv 10.32942/osf.io/8cu4y</w:t>
      </w:r>
      <w:r w:rsidRPr="00CA6D4F">
        <w:rPr>
          <w:rFonts w:ascii="Times New Roman" w:cs="Times New Roman"/>
          <w:lang w:val="en-GB"/>
        </w:rPr>
        <w:t>.</w:t>
      </w:r>
    </w:p>
    <w:p w14:paraId="4723DEC6"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van Dorst, R.M., Gårdmark, A., Svanbäck, R., Beier, U., Weyhenmeyer, G.A. &amp; Huss, M. (2019). Warmer and browner waters decrease fish biomass production. </w:t>
      </w:r>
      <w:r w:rsidRPr="00CA6D4F">
        <w:rPr>
          <w:rFonts w:ascii="Times New Roman" w:cs="Times New Roman"/>
          <w:i/>
          <w:iCs/>
          <w:lang w:val="en-GB"/>
        </w:rPr>
        <w:t>Global Change Biology</w:t>
      </w:r>
      <w:r w:rsidRPr="00CA6D4F">
        <w:rPr>
          <w:rFonts w:ascii="Times New Roman" w:cs="Times New Roman"/>
          <w:lang w:val="en-GB"/>
        </w:rPr>
        <w:t>, 25, 1395–1408.</w:t>
      </w:r>
    </w:p>
    <w:p w14:paraId="462631B0"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Downs, C.J., Hayes, J.P. &amp; Tracy, C.R. (2008). Scaling metabolic rate with body mass and inverse body temperature: A test of the Arrhenius fractal supply model. </w:t>
      </w:r>
      <w:r w:rsidRPr="00CA6D4F">
        <w:rPr>
          <w:rFonts w:ascii="Times New Roman" w:cs="Times New Roman"/>
          <w:i/>
          <w:iCs/>
          <w:lang w:val="en-GB"/>
        </w:rPr>
        <w:t>Functional Ecology</w:t>
      </w:r>
      <w:r w:rsidRPr="00CA6D4F">
        <w:rPr>
          <w:rFonts w:ascii="Times New Roman" w:cs="Times New Roman"/>
          <w:lang w:val="en-GB"/>
        </w:rPr>
        <w:t>, 22, 239–244.</w:t>
      </w:r>
    </w:p>
    <w:p w14:paraId="424D0C06"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Elliott, J.M. &amp; Hurley, M.A. (1995). The Functional Relationship between Body Size and Growth Rate in Fish. </w:t>
      </w:r>
      <w:r w:rsidRPr="00CA6D4F">
        <w:rPr>
          <w:rFonts w:ascii="Times New Roman" w:cs="Times New Roman"/>
          <w:i/>
          <w:iCs/>
          <w:lang w:val="en-GB"/>
        </w:rPr>
        <w:t>Functional Ecology</w:t>
      </w:r>
      <w:r w:rsidRPr="00CA6D4F">
        <w:rPr>
          <w:rFonts w:ascii="Times New Roman" w:cs="Times New Roman"/>
          <w:lang w:val="en-GB"/>
        </w:rPr>
        <w:t>, 9, 625.</w:t>
      </w:r>
    </w:p>
    <w:p w14:paraId="20D308EA"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Englund, G., Öhlund, G., Hein, C.L. &amp; Diehl, S. (2011). Temperature dependence of the functional response. </w:t>
      </w:r>
      <w:r w:rsidRPr="00CA6D4F">
        <w:rPr>
          <w:rFonts w:ascii="Times New Roman" w:cs="Times New Roman"/>
          <w:i/>
          <w:iCs/>
          <w:lang w:val="en-GB"/>
        </w:rPr>
        <w:t>Ecology Letters</w:t>
      </w:r>
      <w:r w:rsidRPr="00CA6D4F">
        <w:rPr>
          <w:rFonts w:ascii="Times New Roman" w:cs="Times New Roman"/>
          <w:lang w:val="en-GB"/>
        </w:rPr>
        <w:t>, 14, 914–921.</w:t>
      </w:r>
    </w:p>
    <w:p w14:paraId="5B09BE77"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Essington, T.E., Kitchell, J.F. &amp; Walters, C.J. (2001). The von Bertalanffy growth function, bioenergetics, and the consumption rates of fish. </w:t>
      </w:r>
      <w:r w:rsidRPr="00CA6D4F">
        <w:rPr>
          <w:rFonts w:ascii="Times New Roman" w:cs="Times New Roman"/>
          <w:i/>
          <w:iCs/>
          <w:lang w:val="en-GB"/>
        </w:rPr>
        <w:t>Canadian Journal of Fisheries and Aquatic Sciences</w:t>
      </w:r>
      <w:r w:rsidRPr="00CA6D4F">
        <w:rPr>
          <w:rFonts w:ascii="Times New Roman" w:cs="Times New Roman"/>
          <w:lang w:val="en-GB"/>
        </w:rPr>
        <w:t>, 58, 2129–2138.</w:t>
      </w:r>
    </w:p>
    <w:p w14:paraId="1FDCC3AF"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Fernández-i-Marín, X. (2016). ggmcmc: Analysis of MCMC Samples and Bayesian Inference. </w:t>
      </w:r>
      <w:r w:rsidRPr="00CA6D4F">
        <w:rPr>
          <w:rFonts w:ascii="Times New Roman" w:cs="Times New Roman"/>
          <w:i/>
          <w:iCs/>
          <w:lang w:val="en-GB"/>
        </w:rPr>
        <w:t>Journal of Statistical Software</w:t>
      </w:r>
      <w:r w:rsidRPr="00CA6D4F">
        <w:rPr>
          <w:rFonts w:ascii="Times New Roman" w:cs="Times New Roman"/>
          <w:lang w:val="en-GB"/>
        </w:rPr>
        <w:t>, 70, 1–20.</w:t>
      </w:r>
    </w:p>
    <w:p w14:paraId="734BCBFD"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Forster, J., Hirst, A.G. &amp; Atkinson, D. (2012). Warming-induced reductions in body size are greater in aquatic than terrestrial species. </w:t>
      </w:r>
      <w:r w:rsidRPr="00CA6D4F">
        <w:rPr>
          <w:rFonts w:ascii="Times New Roman" w:cs="Times New Roman"/>
          <w:i/>
          <w:iCs/>
          <w:lang w:val="en-GB"/>
        </w:rPr>
        <w:t>PNAS</w:t>
      </w:r>
      <w:r w:rsidRPr="00CA6D4F">
        <w:rPr>
          <w:rFonts w:ascii="Times New Roman" w:cs="Times New Roman"/>
          <w:lang w:val="en-GB"/>
        </w:rPr>
        <w:t>, 109, 19310–19314.</w:t>
      </w:r>
    </w:p>
    <w:p w14:paraId="3DDDAAB0"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Fossen, E.I.F., Pélabon, C. &amp; Einum, S. (2019). Genetic and environmental effects on the scaling of metabolic rate with body size. </w:t>
      </w:r>
      <w:r w:rsidRPr="00CA6D4F">
        <w:rPr>
          <w:rFonts w:ascii="Times New Roman" w:cs="Times New Roman"/>
          <w:i/>
          <w:iCs/>
          <w:lang w:val="en-GB"/>
        </w:rPr>
        <w:t>Journal of Experimental Biology</w:t>
      </w:r>
      <w:r w:rsidRPr="00CA6D4F">
        <w:rPr>
          <w:rFonts w:ascii="Times New Roman" w:cs="Times New Roman"/>
          <w:lang w:val="en-GB"/>
        </w:rPr>
        <w:t>, 222.</w:t>
      </w:r>
    </w:p>
    <w:p w14:paraId="7BE9EC7D"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Fussmann, K.E., Schwarzmüller, F., Brose, U., Jousset, A. &amp; Rall, B.C. (2014). Ecological stability in response to warming. </w:t>
      </w:r>
      <w:r w:rsidRPr="00CA6D4F">
        <w:rPr>
          <w:rFonts w:ascii="Times New Roman" w:cs="Times New Roman"/>
          <w:i/>
          <w:iCs/>
          <w:lang w:val="en-GB"/>
        </w:rPr>
        <w:t>Nature Climate Change</w:t>
      </w:r>
      <w:r w:rsidRPr="00CA6D4F">
        <w:rPr>
          <w:rFonts w:ascii="Times New Roman" w:cs="Times New Roman"/>
          <w:lang w:val="en-GB"/>
        </w:rPr>
        <w:t>, 4, 206–210.</w:t>
      </w:r>
    </w:p>
    <w:p w14:paraId="58226D59"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lastRenderedPageBreak/>
        <w:t xml:space="preserve">Gabry, J., Simpson, D., Vehtari, A., Betancourt, M. &amp; Gelman, A. (2019). Visualization in Bayesian workflow. </w:t>
      </w:r>
      <w:r w:rsidRPr="00CA6D4F">
        <w:rPr>
          <w:rFonts w:ascii="Times New Roman" w:cs="Times New Roman"/>
          <w:i/>
          <w:iCs/>
          <w:lang w:val="en-GB"/>
        </w:rPr>
        <w:t>J. R. Stat. Soc. A</w:t>
      </w:r>
      <w:r w:rsidRPr="00CA6D4F">
        <w:rPr>
          <w:rFonts w:ascii="Times New Roman" w:cs="Times New Roman"/>
          <w:lang w:val="en-GB"/>
        </w:rPr>
        <w:t>, 182, 389–402.</w:t>
      </w:r>
    </w:p>
    <w:p w14:paraId="3BC9C593"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CA6D4F">
        <w:rPr>
          <w:rFonts w:ascii="Times New Roman" w:cs="Times New Roman"/>
          <w:i/>
          <w:iCs/>
          <w:lang w:val="en-GB"/>
        </w:rPr>
        <w:t>Aquaculture International</w:t>
      </w:r>
      <w:r w:rsidRPr="00CA6D4F">
        <w:rPr>
          <w:rFonts w:ascii="Times New Roman" w:cs="Times New Roman"/>
          <w:lang w:val="en-GB"/>
        </w:rPr>
        <w:t>, 19, 131–141.</w:t>
      </w:r>
    </w:p>
    <w:p w14:paraId="46AD74DD"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Gardner, J.L., Peters, A., Kearney, M.R., Joseph, L. &amp; Heinsohn, R. (2011). Declining body size: a third universal response to warming? </w:t>
      </w:r>
      <w:r w:rsidRPr="00CA6D4F">
        <w:rPr>
          <w:rFonts w:ascii="Times New Roman" w:cs="Times New Roman"/>
          <w:i/>
          <w:iCs/>
          <w:lang w:val="en-GB"/>
        </w:rPr>
        <w:t>Trends in Ecology &amp; Evolution</w:t>
      </w:r>
      <w:r w:rsidRPr="00CA6D4F">
        <w:rPr>
          <w:rFonts w:ascii="Times New Roman" w:cs="Times New Roman"/>
          <w:lang w:val="en-GB"/>
        </w:rPr>
        <w:t>, 26, 285–291.</w:t>
      </w:r>
    </w:p>
    <w:p w14:paraId="076921A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Gelman, A., Carlin, J., Stern, H. &amp; Rubin, D. (2003). </w:t>
      </w:r>
      <w:r w:rsidRPr="00CA6D4F">
        <w:rPr>
          <w:rFonts w:ascii="Times New Roman" w:cs="Times New Roman"/>
          <w:i/>
          <w:iCs/>
          <w:lang w:val="en-GB"/>
        </w:rPr>
        <w:t>Bayesian Data Analysis. 2nd edition</w:t>
      </w:r>
      <w:r w:rsidRPr="00CA6D4F">
        <w:rPr>
          <w:rFonts w:ascii="Times New Roman" w:cs="Times New Roman"/>
          <w:lang w:val="en-GB"/>
        </w:rPr>
        <w:t>. Chapman and Hall/CRC, Boca Raton.</w:t>
      </w:r>
    </w:p>
    <w:p w14:paraId="673D7FBA"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Gelman, A. &amp; Hill, J. (2007). </w:t>
      </w:r>
      <w:r w:rsidRPr="00CA6D4F">
        <w:rPr>
          <w:rFonts w:ascii="Times New Roman" w:cs="Times New Roman"/>
          <w:i/>
          <w:iCs/>
          <w:lang w:val="en-GB"/>
        </w:rPr>
        <w:t>Data Analysis Using Regression and Multilevel/Hierarchical Models</w:t>
      </w:r>
      <w:r w:rsidRPr="00CA6D4F">
        <w:rPr>
          <w:rFonts w:ascii="Times New Roman" w:cs="Times New Roman"/>
          <w:lang w:val="en-GB"/>
        </w:rPr>
        <w:t>. Cambridge University Press.</w:t>
      </w:r>
    </w:p>
    <w:p w14:paraId="3D59DDE9"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Gillooly, J.F., Brown, J.H., West, G.B., Savage, V.M. &amp; Charnov, E.L. (2001). Effects of size and temperature on metabolic rate. </w:t>
      </w:r>
      <w:r w:rsidRPr="00CA6D4F">
        <w:rPr>
          <w:rFonts w:ascii="Times New Roman" w:cs="Times New Roman"/>
          <w:i/>
          <w:iCs/>
          <w:lang w:val="en-GB"/>
        </w:rPr>
        <w:t>Science</w:t>
      </w:r>
      <w:r w:rsidRPr="00CA6D4F">
        <w:rPr>
          <w:rFonts w:ascii="Times New Roman" w:cs="Times New Roman"/>
          <w:lang w:val="en-GB"/>
        </w:rPr>
        <w:t>, 2248–2251.</w:t>
      </w:r>
    </w:p>
    <w:p w14:paraId="3BA2F73B"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Glazier, D.S. (2005). Beyond the “3/4-power law”: variation in the intra- and interspecific scaling of metabolic rate in animals. </w:t>
      </w:r>
      <w:r w:rsidRPr="00CA6D4F">
        <w:rPr>
          <w:rFonts w:ascii="Times New Roman" w:cs="Times New Roman"/>
          <w:i/>
          <w:iCs/>
          <w:lang w:val="en-GB"/>
        </w:rPr>
        <w:t>Biological Reviews of the Cambridge Philosophical Society</w:t>
      </w:r>
      <w:r w:rsidRPr="00CA6D4F">
        <w:rPr>
          <w:rFonts w:ascii="Times New Roman" w:cs="Times New Roman"/>
          <w:lang w:val="en-GB"/>
        </w:rPr>
        <w:t>, 80, 611–662.</w:t>
      </w:r>
    </w:p>
    <w:p w14:paraId="75F36620"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Glazier, D.S. (2010). A unifying explanation for diverse metabolic scaling in animals and plants. </w:t>
      </w:r>
      <w:r w:rsidRPr="00CA6D4F">
        <w:rPr>
          <w:rFonts w:ascii="Times New Roman" w:cs="Times New Roman"/>
          <w:i/>
          <w:iCs/>
          <w:lang w:val="en-GB"/>
        </w:rPr>
        <w:t>Biological Reviews of the Cambridge Philosophical Society</w:t>
      </w:r>
      <w:r w:rsidRPr="00CA6D4F">
        <w:rPr>
          <w:rFonts w:ascii="Times New Roman" w:cs="Times New Roman"/>
          <w:lang w:val="en-GB"/>
        </w:rPr>
        <w:t>, 85, 111–138.</w:t>
      </w:r>
    </w:p>
    <w:p w14:paraId="15A1D5B6"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CA6D4F">
        <w:rPr>
          <w:rFonts w:ascii="Times New Roman" w:cs="Times New Roman"/>
          <w:i/>
          <w:iCs/>
          <w:lang w:val="en-GB"/>
        </w:rPr>
        <w:t>Aquaculture</w:t>
      </w:r>
      <w:r w:rsidRPr="00CA6D4F">
        <w:rPr>
          <w:rFonts w:ascii="Times New Roman" w:cs="Times New Roman"/>
          <w:lang w:val="en-GB"/>
        </w:rPr>
        <w:t>, 283, 36–42.</w:t>
      </w:r>
    </w:p>
    <w:p w14:paraId="7C9052C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Harrison, X.A., Donaldson, L., Correa-Cano, M.E., Evans, J., Fisher, D.N., Goodwin, C.E.D., </w:t>
      </w:r>
      <w:r w:rsidRPr="00CA6D4F">
        <w:rPr>
          <w:rFonts w:ascii="Times New Roman" w:cs="Times New Roman"/>
          <w:i/>
          <w:iCs/>
          <w:lang w:val="en-GB"/>
        </w:rPr>
        <w:t>et al.</w:t>
      </w:r>
      <w:r w:rsidRPr="00CA6D4F">
        <w:rPr>
          <w:rFonts w:ascii="Times New Roman" w:cs="Times New Roman"/>
          <w:lang w:val="en-GB"/>
        </w:rPr>
        <w:t xml:space="preserve"> (2018). A brief introduction to mixed effects modelling and multi-model inference in ecology. </w:t>
      </w:r>
      <w:r w:rsidRPr="00CA6D4F">
        <w:rPr>
          <w:rFonts w:ascii="Times New Roman" w:cs="Times New Roman"/>
          <w:i/>
          <w:iCs/>
          <w:lang w:val="en-GB"/>
        </w:rPr>
        <w:t>PeerJ</w:t>
      </w:r>
      <w:r w:rsidRPr="00CA6D4F">
        <w:rPr>
          <w:rFonts w:ascii="Times New Roman" w:cs="Times New Roman"/>
          <w:lang w:val="en-GB"/>
        </w:rPr>
        <w:t>, 6, e4794.</w:t>
      </w:r>
    </w:p>
    <w:p w14:paraId="47C55857"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Hartvig, M., Andersen, K.H. &amp; Beyer, J.E. (2011). Food web framework for size-structured populations. </w:t>
      </w:r>
      <w:r w:rsidRPr="00CA6D4F">
        <w:rPr>
          <w:rFonts w:ascii="Times New Roman" w:cs="Times New Roman"/>
          <w:i/>
          <w:iCs/>
          <w:lang w:val="en-GB"/>
        </w:rPr>
        <w:t>Journal of Theoretical Biology</w:t>
      </w:r>
      <w:r w:rsidRPr="00CA6D4F">
        <w:rPr>
          <w:rFonts w:ascii="Times New Roman" w:cs="Times New Roman"/>
          <w:lang w:val="en-GB"/>
        </w:rPr>
        <w:t>, 272, 113–122.</w:t>
      </w:r>
    </w:p>
    <w:p w14:paraId="78DAE1B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Heincke, F. (1913). Rapp. Proc. Verb. Réun. ICES 16, 1–70.</w:t>
      </w:r>
    </w:p>
    <w:p w14:paraId="0012EB3A"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Hepher, B. (1988). </w:t>
      </w:r>
      <w:r w:rsidRPr="00CA6D4F">
        <w:rPr>
          <w:rFonts w:ascii="Times New Roman" w:cs="Times New Roman"/>
          <w:i/>
          <w:iCs/>
          <w:lang w:val="en-GB"/>
        </w:rPr>
        <w:t>Nutrition of Pond Fishes</w:t>
      </w:r>
      <w:r w:rsidRPr="00CA6D4F">
        <w:rPr>
          <w:rFonts w:ascii="Times New Roman" w:cs="Times New Roman"/>
          <w:lang w:val="en-GB"/>
        </w:rPr>
        <w:t>. Cambridge University Press.</w:t>
      </w:r>
    </w:p>
    <w:p w14:paraId="70D6C258"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CA6D4F">
        <w:rPr>
          <w:rFonts w:ascii="Times New Roman" w:cs="Times New Roman"/>
          <w:i/>
          <w:iCs/>
          <w:lang w:val="en-GB"/>
        </w:rPr>
        <w:t>Ecology Letters</w:t>
      </w:r>
      <w:r w:rsidRPr="00CA6D4F">
        <w:rPr>
          <w:rFonts w:ascii="Times New Roman" w:cs="Times New Roman"/>
          <w:lang w:val="en-GB"/>
        </w:rPr>
        <w:t>, 18, 327–335.</w:t>
      </w:r>
    </w:p>
    <w:p w14:paraId="79EAA599"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Huey, R.B. &amp; Kingsolver, J.G. (2019). Climate Warming, Resource Availability, and the Metabolic Meltdown of Ectotherms. </w:t>
      </w:r>
      <w:r w:rsidRPr="00CA6D4F">
        <w:rPr>
          <w:rFonts w:ascii="Times New Roman" w:cs="Times New Roman"/>
          <w:i/>
          <w:iCs/>
          <w:lang w:val="en-GB"/>
        </w:rPr>
        <w:t>The American Naturalist</w:t>
      </w:r>
      <w:r w:rsidRPr="00CA6D4F">
        <w:rPr>
          <w:rFonts w:ascii="Times New Roman" w:cs="Times New Roman"/>
          <w:lang w:val="en-GB"/>
        </w:rPr>
        <w:t>, 194, E140–E150.</w:t>
      </w:r>
    </w:p>
    <w:p w14:paraId="39DFE155"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CA6D4F">
        <w:rPr>
          <w:rFonts w:ascii="Times New Roman" w:cs="Times New Roman"/>
          <w:i/>
          <w:iCs/>
          <w:lang w:val="en-GB"/>
        </w:rPr>
        <w:t>Global Change Biology</w:t>
      </w:r>
      <w:r w:rsidRPr="00CA6D4F">
        <w:rPr>
          <w:rFonts w:ascii="Times New Roman" w:cs="Times New Roman"/>
          <w:lang w:val="en-GB"/>
        </w:rPr>
        <w:t>.</w:t>
      </w:r>
    </w:p>
    <w:p w14:paraId="5CD4525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Jerde, C.L., Kraskura, K., Eliason, E.J., Csik, S.R., Stier, A.C. &amp; Taper, M.L. (2019). Strong Evidence for an Intraspecific Metabolic Scaling Coefficient Near 0.89 in Fish. </w:t>
      </w:r>
      <w:r w:rsidRPr="00CA6D4F">
        <w:rPr>
          <w:rFonts w:ascii="Times New Roman" w:cs="Times New Roman"/>
          <w:i/>
          <w:iCs/>
          <w:lang w:val="en-GB"/>
        </w:rPr>
        <w:t>Front. Physiol.</w:t>
      </w:r>
      <w:r w:rsidRPr="00CA6D4F">
        <w:rPr>
          <w:rFonts w:ascii="Times New Roman" w:cs="Times New Roman"/>
          <w:lang w:val="en-GB"/>
        </w:rPr>
        <w:t>, 10, 1166.</w:t>
      </w:r>
    </w:p>
    <w:p w14:paraId="5868CDD8"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Jobling, M. (1997). Temperature and growth: modulation of growth rate via temperature change. In: </w:t>
      </w:r>
      <w:r w:rsidRPr="00CA6D4F">
        <w:rPr>
          <w:rFonts w:ascii="Times New Roman" w:cs="Times New Roman"/>
          <w:i/>
          <w:iCs/>
          <w:lang w:val="en-GB"/>
        </w:rPr>
        <w:t>Global Warming: Implications for Freshwater and Marine Fish</w:t>
      </w:r>
      <w:r w:rsidRPr="00CA6D4F">
        <w:rPr>
          <w:rFonts w:ascii="Times New Roman" w:cs="Times New Roman"/>
          <w:lang w:val="en-GB"/>
        </w:rPr>
        <w:t xml:space="preserve"> (eds. Wood, C.M. &amp; McDonald, D.G.). Cambridge University Press, Cambridge, pp. 225–254.</w:t>
      </w:r>
    </w:p>
    <w:p w14:paraId="47ADAE4F"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Jutfelt, F., Norin, T., Åsheim, E.R., Rowsey, L.E., Andreassen, A.H., Morgan, R., </w:t>
      </w:r>
      <w:r w:rsidRPr="00CA6D4F">
        <w:rPr>
          <w:rFonts w:ascii="Times New Roman" w:cs="Times New Roman"/>
          <w:i/>
          <w:iCs/>
          <w:lang w:val="en-GB"/>
        </w:rPr>
        <w:t>et al.</w:t>
      </w:r>
      <w:r w:rsidRPr="00CA6D4F">
        <w:rPr>
          <w:rFonts w:ascii="Times New Roman" w:cs="Times New Roman"/>
          <w:lang w:val="en-GB"/>
        </w:rPr>
        <w:t xml:space="preserve"> (2020). </w:t>
      </w:r>
      <w:r w:rsidRPr="00CA6D4F">
        <w:rPr>
          <w:rFonts w:ascii="Times New Roman" w:cs="Times New Roman"/>
          <w:i/>
          <w:iCs/>
          <w:lang w:val="en-GB"/>
        </w:rPr>
        <w:t>The aerobic scope protection hypothesis: a mechanism explaining reduced growth of ectotherms in warming environments?</w:t>
      </w:r>
      <w:r w:rsidRPr="00CA6D4F">
        <w:rPr>
          <w:rFonts w:ascii="Times New Roman" w:cs="Times New Roman"/>
          <w:lang w:val="en-GB"/>
        </w:rPr>
        <w:t xml:space="preserve"> (preprint). EcoEvoRxiv.</w:t>
      </w:r>
    </w:p>
    <w:p w14:paraId="6D04FA8B"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Kearney, M. (2019). Reproductive Hyperallometry Does Not Challenge Mechanistic Growth Models. </w:t>
      </w:r>
      <w:r w:rsidRPr="00CA6D4F">
        <w:rPr>
          <w:rFonts w:ascii="Times New Roman" w:cs="Times New Roman"/>
          <w:i/>
          <w:iCs/>
          <w:lang w:val="en-GB"/>
        </w:rPr>
        <w:t>Trends in Ecology &amp; Evolution</w:t>
      </w:r>
      <w:r w:rsidRPr="00CA6D4F">
        <w:rPr>
          <w:rFonts w:ascii="Times New Roman" w:cs="Times New Roman"/>
          <w:lang w:val="en-GB"/>
        </w:rPr>
        <w:t>, 34, 275–276.</w:t>
      </w:r>
    </w:p>
    <w:p w14:paraId="730C8B46"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lastRenderedPageBreak/>
        <w:t xml:space="preserve">Killen, S.S., Atkinson, D. &amp; Glazier, D.S. (2010). The intraspecific scaling of metabolic rate with body mass in fishes depends on lifestyle and temperature. </w:t>
      </w:r>
      <w:r w:rsidRPr="00CA6D4F">
        <w:rPr>
          <w:rFonts w:ascii="Times New Roman" w:cs="Times New Roman"/>
          <w:i/>
          <w:iCs/>
          <w:lang w:val="en-GB"/>
        </w:rPr>
        <w:t>Ecology Letters</w:t>
      </w:r>
      <w:r w:rsidRPr="00CA6D4F">
        <w:rPr>
          <w:rFonts w:ascii="Times New Roman" w:cs="Times New Roman"/>
          <w:lang w:val="en-GB"/>
        </w:rPr>
        <w:t>, 13, 184–193.</w:t>
      </w:r>
    </w:p>
    <w:p w14:paraId="4347E21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Kitchell, J.F., Stewart, D.J. &amp; Weininger, D. (1977). Applications of a bioenergetics model to yellow perch (Perca flavescens) and walleye (Stizostedion vitreum vitreum). </w:t>
      </w:r>
      <w:r w:rsidRPr="00CA6D4F">
        <w:rPr>
          <w:rFonts w:ascii="Times New Roman" w:cs="Times New Roman"/>
          <w:i/>
          <w:iCs/>
          <w:lang w:val="en-GB"/>
        </w:rPr>
        <w:t>Journal of the Fisheries Board of Canada</w:t>
      </w:r>
      <w:r w:rsidRPr="00CA6D4F">
        <w:rPr>
          <w:rFonts w:ascii="Times New Roman" w:cs="Times New Roman"/>
          <w:lang w:val="en-GB"/>
        </w:rPr>
        <w:t>, 34, 1922–1935.</w:t>
      </w:r>
    </w:p>
    <w:p w14:paraId="37BA1261"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Kooijman, S.A.L.M. (1993). </w:t>
      </w:r>
      <w:r w:rsidRPr="00CA6D4F">
        <w:rPr>
          <w:rFonts w:ascii="Times New Roman" w:cs="Times New Roman"/>
          <w:i/>
          <w:iCs/>
          <w:lang w:val="en-GB"/>
        </w:rPr>
        <w:t>Dynamic energy budgets in biological systems</w:t>
      </w:r>
      <w:r w:rsidRPr="00CA6D4F">
        <w:rPr>
          <w:rFonts w:ascii="Times New Roman" w:cs="Times New Roman"/>
          <w:lang w:val="en-GB"/>
        </w:rPr>
        <w:t>. Cambridge University Press.</w:t>
      </w:r>
    </w:p>
    <w:p w14:paraId="785FF4A4"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Lefevre, S., McKenzie, D.J. &amp; Nilsson, G.E. (2017). Models projecting the fate of fish populations under climate change need to be based on valid physiological mechanisms. </w:t>
      </w:r>
      <w:r w:rsidRPr="00CA6D4F">
        <w:rPr>
          <w:rFonts w:ascii="Times New Roman" w:cs="Times New Roman"/>
          <w:i/>
          <w:iCs/>
          <w:lang w:val="en-GB"/>
        </w:rPr>
        <w:t>Global Change Biology</w:t>
      </w:r>
      <w:r w:rsidRPr="00CA6D4F">
        <w:rPr>
          <w:rFonts w:ascii="Times New Roman" w:cs="Times New Roman"/>
          <w:lang w:val="en-GB"/>
        </w:rPr>
        <w:t>, 23, 3449–3459.</w:t>
      </w:r>
    </w:p>
    <w:p w14:paraId="14393CE1"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Lemoine, N.P. &amp; Burkepile, D.E. (2012). Temperature-induced mismatches between consumption and metabolism reduce consumer fitness. </w:t>
      </w:r>
      <w:r w:rsidRPr="00CA6D4F">
        <w:rPr>
          <w:rFonts w:ascii="Times New Roman" w:cs="Times New Roman"/>
          <w:i/>
          <w:iCs/>
          <w:lang w:val="en-GB"/>
        </w:rPr>
        <w:t>Ecology</w:t>
      </w:r>
      <w:r w:rsidRPr="00CA6D4F">
        <w:rPr>
          <w:rFonts w:ascii="Times New Roman" w:cs="Times New Roman"/>
          <w:lang w:val="en-GB"/>
        </w:rPr>
        <w:t>, 93, 2483–2489.</w:t>
      </w:r>
    </w:p>
    <w:p w14:paraId="72E13C9B"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Lindmark, M., Huss, M., Ohlberger, J. &amp; Gårdmark, A. (2018). Temperature-dependent body size effects determine population responses to climate warming. </w:t>
      </w:r>
      <w:r w:rsidRPr="00CA6D4F">
        <w:rPr>
          <w:rFonts w:ascii="Times New Roman" w:cs="Times New Roman"/>
          <w:i/>
          <w:iCs/>
          <w:lang w:val="en-GB"/>
        </w:rPr>
        <w:t>Ecology Letters</w:t>
      </w:r>
      <w:r w:rsidRPr="00CA6D4F">
        <w:rPr>
          <w:rFonts w:ascii="Times New Roman" w:cs="Times New Roman"/>
          <w:lang w:val="en-GB"/>
        </w:rPr>
        <w:t>, 21, 181–189.</w:t>
      </w:r>
    </w:p>
    <w:p w14:paraId="45DF0157"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Lindmark, M., Ohlberger, J., Huss, M. &amp; Gårdmark, A. (2019). Size‐based ecological interactions drive food web responses to climate warming. </w:t>
      </w:r>
      <w:r w:rsidRPr="00CA6D4F">
        <w:rPr>
          <w:rFonts w:ascii="Times New Roman" w:cs="Times New Roman"/>
          <w:i/>
          <w:iCs/>
          <w:lang w:val="en-GB"/>
        </w:rPr>
        <w:t>Ecology Letters</w:t>
      </w:r>
      <w:r w:rsidRPr="00CA6D4F">
        <w:rPr>
          <w:rFonts w:ascii="Times New Roman" w:cs="Times New Roman"/>
          <w:lang w:val="en-GB"/>
        </w:rPr>
        <w:t>, 22, 778–786.</w:t>
      </w:r>
    </w:p>
    <w:p w14:paraId="17434A56"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Lorenzen, K. (1996). The relationship between body weight and natural mortality in juvenile and adult fish: a comparison of natural ecosystems and aquaculture. </w:t>
      </w:r>
      <w:r w:rsidRPr="00CA6D4F">
        <w:rPr>
          <w:rFonts w:ascii="Times New Roman" w:cs="Times New Roman"/>
          <w:i/>
          <w:iCs/>
          <w:lang w:val="en-GB"/>
        </w:rPr>
        <w:t>Journal of Fish Biology</w:t>
      </w:r>
      <w:r w:rsidRPr="00CA6D4F">
        <w:rPr>
          <w:rFonts w:ascii="Times New Roman" w:cs="Times New Roman"/>
          <w:lang w:val="en-GB"/>
        </w:rPr>
        <w:t>, 49, 627–642.</w:t>
      </w:r>
    </w:p>
    <w:p w14:paraId="0B879605"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Marshall, D.J. &amp; White, C.R. (2019a). Aquatic Life History Trajectories Are Shaped by Selection, Not Oxygen Limitation. </w:t>
      </w:r>
      <w:r w:rsidRPr="00CA6D4F">
        <w:rPr>
          <w:rFonts w:ascii="Times New Roman" w:cs="Times New Roman"/>
          <w:i/>
          <w:iCs/>
          <w:lang w:val="en-GB"/>
        </w:rPr>
        <w:t>Trends in Ecology &amp; Evolution</w:t>
      </w:r>
      <w:r w:rsidRPr="00CA6D4F">
        <w:rPr>
          <w:rFonts w:ascii="Times New Roman" w:cs="Times New Roman"/>
          <w:lang w:val="en-GB"/>
        </w:rPr>
        <w:t>.</w:t>
      </w:r>
    </w:p>
    <w:p w14:paraId="6B92E9F2"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Marshall, D.J. &amp; White, C.R. (2019b). Have We Outgrown the Existing Models of Growth? </w:t>
      </w:r>
      <w:r w:rsidRPr="00CA6D4F">
        <w:rPr>
          <w:rFonts w:ascii="Times New Roman" w:cs="Times New Roman"/>
          <w:i/>
          <w:iCs/>
          <w:lang w:val="en-GB"/>
        </w:rPr>
        <w:t>Trends in Ecology &amp; Evolution</w:t>
      </w:r>
      <w:r w:rsidRPr="00CA6D4F">
        <w:rPr>
          <w:rFonts w:ascii="Times New Roman" w:cs="Times New Roman"/>
          <w:lang w:val="en-GB"/>
        </w:rPr>
        <w:t>, 34, 102–111.</w:t>
      </w:r>
    </w:p>
    <w:p w14:paraId="7E25E897"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CA6D4F">
        <w:rPr>
          <w:rFonts w:ascii="Times New Roman" w:cs="Times New Roman"/>
          <w:i/>
          <w:iCs/>
          <w:lang w:val="en-GB"/>
        </w:rPr>
        <w:t>Journal of Theoretical Biology</w:t>
      </w:r>
      <w:r w:rsidRPr="00CA6D4F">
        <w:rPr>
          <w:rFonts w:ascii="Times New Roman" w:cs="Times New Roman"/>
          <w:lang w:val="en-GB"/>
        </w:rPr>
        <w:t>, 324, 52–71.</w:t>
      </w:r>
    </w:p>
    <w:p w14:paraId="0F58D67B"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Messmer, V., Pratchett, M.S., Hoey, A.S., Tobin, A.J., Coker, D.J., Cooke, S.J., </w:t>
      </w:r>
      <w:r w:rsidRPr="00CA6D4F">
        <w:rPr>
          <w:rFonts w:ascii="Times New Roman" w:cs="Times New Roman"/>
          <w:i/>
          <w:iCs/>
          <w:lang w:val="en-GB"/>
        </w:rPr>
        <w:t>et al.</w:t>
      </w:r>
      <w:r w:rsidRPr="00CA6D4F">
        <w:rPr>
          <w:rFonts w:ascii="Times New Roman" w:cs="Times New Roman"/>
          <w:lang w:val="en-GB"/>
        </w:rPr>
        <w:t xml:space="preserve"> (2017). Global warming may disproportionately affect larger adults in a predatory coral reef fish. </w:t>
      </w:r>
      <w:r w:rsidRPr="00CA6D4F">
        <w:rPr>
          <w:rFonts w:ascii="Times New Roman" w:cs="Times New Roman"/>
          <w:i/>
          <w:iCs/>
          <w:lang w:val="en-GB"/>
        </w:rPr>
        <w:t>Global Change Biology</w:t>
      </w:r>
      <w:r w:rsidRPr="00CA6D4F">
        <w:rPr>
          <w:rFonts w:ascii="Times New Roman" w:cs="Times New Roman"/>
          <w:lang w:val="en-GB"/>
        </w:rPr>
        <w:t>, 23, 2230–2240.</w:t>
      </w:r>
    </w:p>
    <w:p w14:paraId="5E28D644"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Morita, K., Fukuwaka, M., Tanimata, N. &amp; Yamamura, O. (2010). Size-dependent thermal preferences in a pelagic fish. </w:t>
      </w:r>
      <w:r w:rsidRPr="00CA6D4F">
        <w:rPr>
          <w:rFonts w:ascii="Times New Roman" w:cs="Times New Roman"/>
          <w:i/>
          <w:iCs/>
          <w:lang w:val="en-GB"/>
        </w:rPr>
        <w:t>Oikos</w:t>
      </w:r>
      <w:r w:rsidRPr="00CA6D4F">
        <w:rPr>
          <w:rFonts w:ascii="Times New Roman" w:cs="Times New Roman"/>
          <w:lang w:val="en-GB"/>
        </w:rPr>
        <w:t>, 119, 1265–1272.</w:t>
      </w:r>
    </w:p>
    <w:p w14:paraId="5FB0E7A3"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Nelson, J.A. (2016). Oxygen consumption rate v. rate of energy utilization of fishes: a comparison and brief history of the two measurements. </w:t>
      </w:r>
      <w:r w:rsidRPr="00CA6D4F">
        <w:rPr>
          <w:rFonts w:ascii="Times New Roman" w:cs="Times New Roman"/>
          <w:i/>
          <w:iCs/>
          <w:lang w:val="en-GB"/>
        </w:rPr>
        <w:t>Journal of Fish Biology</w:t>
      </w:r>
      <w:r w:rsidRPr="00CA6D4F">
        <w:rPr>
          <w:rFonts w:ascii="Times New Roman" w:cs="Times New Roman"/>
          <w:lang w:val="en-GB"/>
        </w:rPr>
        <w:t>, 88, 10–25.</w:t>
      </w:r>
    </w:p>
    <w:p w14:paraId="20B33880"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Neubauer, P. &amp; Andersen, K.H. (2019). Thermal performance of fish is explained by an interplay between physiology, behaviour and ecology. </w:t>
      </w:r>
      <w:r w:rsidRPr="00CA6D4F">
        <w:rPr>
          <w:rFonts w:ascii="Times New Roman" w:cs="Times New Roman"/>
          <w:i/>
          <w:iCs/>
          <w:lang w:val="en-GB"/>
        </w:rPr>
        <w:t>Conserv Physiol</w:t>
      </w:r>
      <w:r w:rsidRPr="00CA6D4F">
        <w:rPr>
          <w:rFonts w:ascii="Times New Roman" w:cs="Times New Roman"/>
          <w:lang w:val="en-GB"/>
        </w:rPr>
        <w:t>, 7.</w:t>
      </w:r>
    </w:p>
    <w:p w14:paraId="168B49A3"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Neuenfeldt, S., Bartolino, V., Orio, A., Andersen, K.H., Andersen, N.G., Niiranen, S., </w:t>
      </w:r>
      <w:r w:rsidRPr="00CA6D4F">
        <w:rPr>
          <w:rFonts w:ascii="Times New Roman" w:cs="Times New Roman"/>
          <w:i/>
          <w:iCs/>
          <w:lang w:val="en-GB"/>
        </w:rPr>
        <w:t>et al.</w:t>
      </w:r>
      <w:r w:rsidRPr="00CA6D4F">
        <w:rPr>
          <w:rFonts w:ascii="Times New Roman" w:cs="Times New Roman"/>
          <w:lang w:val="en-GB"/>
        </w:rPr>
        <w:t xml:space="preserve"> (2019). Feeding and growth of Atlantic cod (Gadus morhua L.) in the eastern Baltic Sea under environmental change. </w:t>
      </w:r>
      <w:r w:rsidRPr="00CA6D4F">
        <w:rPr>
          <w:rFonts w:ascii="Times New Roman" w:cs="Times New Roman"/>
          <w:i/>
          <w:iCs/>
          <w:lang w:val="en-GB"/>
        </w:rPr>
        <w:t>ICES Journal of Marine Science</w:t>
      </w:r>
      <w:r w:rsidRPr="00CA6D4F">
        <w:rPr>
          <w:rFonts w:ascii="Times New Roman" w:cs="Times New Roman"/>
          <w:lang w:val="en-GB"/>
        </w:rPr>
        <w:t>, fsz224.</w:t>
      </w:r>
    </w:p>
    <w:p w14:paraId="7894C276"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Neuheimer, A.B., Thresher, R.E., Lyle, J.M. &amp; Semmens, J.M. (2011). Tolerance limit for fish growth exceeded by warming waters. </w:t>
      </w:r>
      <w:r w:rsidRPr="00CA6D4F">
        <w:rPr>
          <w:rFonts w:ascii="Times New Roman" w:cs="Times New Roman"/>
          <w:i/>
          <w:iCs/>
          <w:lang w:val="en-GB"/>
        </w:rPr>
        <w:t>Nature Climate Change</w:t>
      </w:r>
      <w:r w:rsidRPr="00CA6D4F">
        <w:rPr>
          <w:rFonts w:ascii="Times New Roman" w:cs="Times New Roman"/>
          <w:lang w:val="en-GB"/>
        </w:rPr>
        <w:t>, 1, 110–113.</w:t>
      </w:r>
    </w:p>
    <w:p w14:paraId="7DF5174F"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Ohlberger, J. (2013). Climate warming and ectotherm body size – from individual physiology to community ecology. </w:t>
      </w:r>
      <w:r w:rsidRPr="00CA6D4F">
        <w:rPr>
          <w:rFonts w:ascii="Times New Roman" w:cs="Times New Roman"/>
          <w:i/>
          <w:iCs/>
          <w:lang w:val="en-GB"/>
        </w:rPr>
        <w:t>Functional Ecology</w:t>
      </w:r>
      <w:r w:rsidRPr="00CA6D4F">
        <w:rPr>
          <w:rFonts w:ascii="Times New Roman" w:cs="Times New Roman"/>
          <w:lang w:val="en-GB"/>
        </w:rPr>
        <w:t>, 27, 991–1001.</w:t>
      </w:r>
    </w:p>
    <w:p w14:paraId="3E8C2803"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CA6D4F">
        <w:rPr>
          <w:rFonts w:ascii="Times New Roman" w:cs="Times New Roman"/>
          <w:i/>
          <w:iCs/>
          <w:lang w:val="en-GB"/>
        </w:rPr>
        <w:t>Oikos</w:t>
      </w:r>
      <w:r w:rsidRPr="00CA6D4F">
        <w:rPr>
          <w:rFonts w:ascii="Times New Roman" w:cs="Times New Roman"/>
          <w:lang w:val="en-GB"/>
        </w:rPr>
        <w:t>, 121, 245–251.</w:t>
      </w:r>
    </w:p>
    <w:p w14:paraId="21E7CDBD"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lastRenderedPageBreak/>
        <w:t xml:space="preserve">Ohlberger, J., Staaks, G. &amp; Hölker, F. (2007). Effects of temperature, swimming speed and body mass on standard and active metabolic rate in vendace (Coregonus albula). </w:t>
      </w:r>
      <w:r w:rsidRPr="00CA6D4F">
        <w:rPr>
          <w:rFonts w:ascii="Times New Roman" w:cs="Times New Roman"/>
          <w:i/>
          <w:iCs/>
          <w:lang w:val="en-GB"/>
        </w:rPr>
        <w:t>Journal of Comparative Physiology, B</w:t>
      </w:r>
      <w:r w:rsidRPr="00CA6D4F">
        <w:rPr>
          <w:rFonts w:ascii="Times New Roman" w:cs="Times New Roman"/>
          <w:lang w:val="en-GB"/>
        </w:rPr>
        <w:t>, 177, 905–916.</w:t>
      </w:r>
    </w:p>
    <w:p w14:paraId="54CC8C8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Olmos, M., Payne, M.R., Nevoux, M., Prévost, E., Chaput, G., Pontavice, H.D., </w:t>
      </w:r>
      <w:r w:rsidRPr="00CA6D4F">
        <w:rPr>
          <w:rFonts w:ascii="Times New Roman" w:cs="Times New Roman"/>
          <w:i/>
          <w:iCs/>
          <w:lang w:val="en-GB"/>
        </w:rPr>
        <w:t>et al.</w:t>
      </w:r>
      <w:r w:rsidRPr="00CA6D4F">
        <w:rPr>
          <w:rFonts w:ascii="Times New Roman" w:cs="Times New Roman"/>
          <w:lang w:val="en-GB"/>
        </w:rPr>
        <w:t xml:space="preserve"> (2019). Spatial synchrony in the response of a long range migratory species (Salmo salar) to climate change in the North Atlantic Ocean. </w:t>
      </w:r>
      <w:r w:rsidRPr="00CA6D4F">
        <w:rPr>
          <w:rFonts w:ascii="Times New Roman" w:cs="Times New Roman"/>
          <w:i/>
          <w:iCs/>
          <w:lang w:val="en-GB"/>
        </w:rPr>
        <w:t>Global Change Biology</w:t>
      </w:r>
      <w:r w:rsidRPr="00CA6D4F">
        <w:rPr>
          <w:rFonts w:ascii="Times New Roman" w:cs="Times New Roman"/>
          <w:lang w:val="en-GB"/>
        </w:rPr>
        <w:t>, n/a.</w:t>
      </w:r>
    </w:p>
    <w:p w14:paraId="4638BC3D"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Panov, V.E. &amp; McQueen, D.J. (1998). Effects of temperature on individual growth rate and body size of a freshwater amphipod, 76, 10.</w:t>
      </w:r>
    </w:p>
    <w:p w14:paraId="099A40C9"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Pauly, D. &amp; Cheung, W.W.L. (2018a). On confusing cause and effect in the oxygen limitation of fish. </w:t>
      </w:r>
      <w:r w:rsidRPr="00CA6D4F">
        <w:rPr>
          <w:rFonts w:ascii="Times New Roman" w:cs="Times New Roman"/>
          <w:i/>
          <w:iCs/>
          <w:lang w:val="en-GB"/>
        </w:rPr>
        <w:t>Global Change Biology</w:t>
      </w:r>
      <w:r w:rsidRPr="00CA6D4F">
        <w:rPr>
          <w:rFonts w:ascii="Times New Roman" w:cs="Times New Roman"/>
          <w:lang w:val="en-GB"/>
        </w:rPr>
        <w:t>, 24, e743–e744.</w:t>
      </w:r>
    </w:p>
    <w:p w14:paraId="7DB42393"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Pauly, D. &amp; Cheung, W.W.L. (2018b). Sound physiological knowledge and principles in modeling shrinking of fishes under climate change. </w:t>
      </w:r>
      <w:r w:rsidRPr="00CA6D4F">
        <w:rPr>
          <w:rFonts w:ascii="Times New Roman" w:cs="Times New Roman"/>
          <w:i/>
          <w:iCs/>
          <w:lang w:val="en-GB"/>
        </w:rPr>
        <w:t>Global Change Biology</w:t>
      </w:r>
      <w:r w:rsidRPr="00CA6D4F">
        <w:rPr>
          <w:rFonts w:ascii="Times New Roman" w:cs="Times New Roman"/>
          <w:lang w:val="en-GB"/>
        </w:rPr>
        <w:t>, 24, e15–e26.</w:t>
      </w:r>
    </w:p>
    <w:p w14:paraId="02C5C654"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Plummer, M. (2003). JAGS: A program for analysis of Bayesian graphical models using Gibbs sampling. </w:t>
      </w:r>
      <w:r w:rsidRPr="00CA6D4F">
        <w:rPr>
          <w:rFonts w:ascii="Times New Roman" w:cs="Times New Roman"/>
          <w:i/>
          <w:iCs/>
          <w:lang w:val="en-GB"/>
        </w:rPr>
        <w:t>Working Papers</w:t>
      </w:r>
      <w:r w:rsidRPr="00CA6D4F">
        <w:rPr>
          <w:rFonts w:ascii="Times New Roman" w:cs="Times New Roman"/>
          <w:lang w:val="en-GB"/>
        </w:rPr>
        <w:t>, 8.</w:t>
      </w:r>
    </w:p>
    <w:p w14:paraId="785624C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Plummer, M. (2019). </w:t>
      </w:r>
      <w:r w:rsidRPr="00CA6D4F">
        <w:rPr>
          <w:rFonts w:ascii="Times New Roman" w:cs="Times New Roman"/>
          <w:i/>
          <w:iCs/>
          <w:lang w:val="en-GB"/>
        </w:rPr>
        <w:t>rjags</w:t>
      </w:r>
      <w:r w:rsidRPr="00CA6D4F">
        <w:rPr>
          <w:rFonts w:ascii="Times New Roman" w:cs="Times New Roman"/>
          <w:lang w:val="en-GB"/>
        </w:rPr>
        <w:t>.</w:t>
      </w:r>
    </w:p>
    <w:p w14:paraId="1BCEFE0F"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Pörtner, H.O. &amp; Knust, R. (2007). Climate change affects marine fishes through the oxygen limitation of thermal tolerance. </w:t>
      </w:r>
      <w:r w:rsidRPr="00CA6D4F">
        <w:rPr>
          <w:rFonts w:ascii="Times New Roman" w:cs="Times New Roman"/>
          <w:i/>
          <w:iCs/>
          <w:lang w:val="en-GB"/>
        </w:rPr>
        <w:t>Science</w:t>
      </w:r>
      <w:r w:rsidRPr="00CA6D4F">
        <w:rPr>
          <w:rFonts w:ascii="Times New Roman" w:cs="Times New Roman"/>
          <w:lang w:val="en-GB"/>
        </w:rPr>
        <w:t>, 315, 95–97.</w:t>
      </w:r>
    </w:p>
    <w:p w14:paraId="6EF53C5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Pütter, A. (1920). Studien über physiologische Ähnlichkeit VI. Wachstumsähnlichkeiten. </w:t>
      </w:r>
      <w:r w:rsidRPr="00CA6D4F">
        <w:rPr>
          <w:rFonts w:ascii="Times New Roman" w:cs="Times New Roman"/>
          <w:i/>
          <w:iCs/>
          <w:lang w:val="en-GB"/>
        </w:rPr>
        <w:t>Pflügers Arch.</w:t>
      </w:r>
      <w:r w:rsidRPr="00CA6D4F">
        <w:rPr>
          <w:rFonts w:ascii="Times New Roman" w:cs="Times New Roman"/>
          <w:lang w:val="en-GB"/>
        </w:rPr>
        <w:t>, 180, 298–340.</w:t>
      </w:r>
    </w:p>
    <w:p w14:paraId="5119E7D2"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R Core Team. (2020). </w:t>
      </w:r>
      <w:r w:rsidRPr="00CA6D4F">
        <w:rPr>
          <w:rFonts w:ascii="Times New Roman" w:cs="Times New Roman"/>
          <w:i/>
          <w:iCs/>
          <w:lang w:val="en-GB"/>
        </w:rPr>
        <w:t>R: A Language and Environment for Statistical Computing. R Foundation for Statistical Computing</w:t>
      </w:r>
      <w:r w:rsidRPr="00CA6D4F">
        <w:rPr>
          <w:rFonts w:ascii="Times New Roman" w:cs="Times New Roman"/>
          <w:lang w:val="en-GB"/>
        </w:rPr>
        <w:t>. Vienna, Austria.</w:t>
      </w:r>
    </w:p>
    <w:p w14:paraId="69DF3EED"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Rall, B.C., Brose, U., Hartvig, M., Kalinkat, G., Schwarzmuller, F., Vucic-Pestic, O., </w:t>
      </w:r>
      <w:r w:rsidRPr="00CA6D4F">
        <w:rPr>
          <w:rFonts w:ascii="Times New Roman" w:cs="Times New Roman"/>
          <w:i/>
          <w:iCs/>
          <w:lang w:val="en-GB"/>
        </w:rPr>
        <w:t>et al.</w:t>
      </w:r>
      <w:r w:rsidRPr="00CA6D4F">
        <w:rPr>
          <w:rFonts w:ascii="Times New Roman" w:cs="Times New Roman"/>
          <w:lang w:val="en-GB"/>
        </w:rPr>
        <w:t xml:space="preserve"> (2012). Universal temperature and body-mass scaling of feeding rates. </w:t>
      </w:r>
      <w:r w:rsidRPr="00CA6D4F">
        <w:rPr>
          <w:rFonts w:ascii="Times New Roman" w:cs="Times New Roman"/>
          <w:i/>
          <w:iCs/>
          <w:lang w:val="en-GB"/>
        </w:rPr>
        <w:t>Philosophical Transactions of the Royal Society of London, Series B: Biological Sciences</w:t>
      </w:r>
      <w:r w:rsidRPr="00CA6D4F">
        <w:rPr>
          <w:rFonts w:ascii="Times New Roman" w:cs="Times New Roman"/>
          <w:lang w:val="en-GB"/>
        </w:rPr>
        <w:t>, 367, 2923–2934.</w:t>
      </w:r>
    </w:p>
    <w:p w14:paraId="347DE98F"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Rall, B.C., Vucic-Pestic, O., Ehnes, R.B., Emmerson, M. &amp; Brose, U. (2010). Temperature, predator-prey interaction strength and population stability. </w:t>
      </w:r>
      <w:r w:rsidRPr="00CA6D4F">
        <w:rPr>
          <w:rFonts w:ascii="Times New Roman" w:cs="Times New Roman"/>
          <w:i/>
          <w:iCs/>
          <w:lang w:val="en-GB"/>
        </w:rPr>
        <w:t>Global Change Biology</w:t>
      </w:r>
      <w:r w:rsidRPr="00CA6D4F">
        <w:rPr>
          <w:rFonts w:ascii="Times New Roman" w:cs="Times New Roman"/>
          <w:lang w:val="en-GB"/>
        </w:rPr>
        <w:t>, 16, 2145–2157.</w:t>
      </w:r>
    </w:p>
    <w:p w14:paraId="5D75D629"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van Rijn, I., Buba, Y., DeLong, J., Kiflawi, M. &amp; Belmaker, J. (2017). Large but uneven reduction in fish size across species in relation to changing sea temperatures. </w:t>
      </w:r>
      <w:r w:rsidRPr="00CA6D4F">
        <w:rPr>
          <w:rFonts w:ascii="Times New Roman" w:cs="Times New Roman"/>
          <w:i/>
          <w:iCs/>
          <w:lang w:val="en-GB"/>
        </w:rPr>
        <w:t>Global Change Biology</w:t>
      </w:r>
      <w:r w:rsidRPr="00CA6D4F">
        <w:rPr>
          <w:rFonts w:ascii="Times New Roman" w:cs="Times New Roman"/>
          <w:lang w:val="en-GB"/>
        </w:rPr>
        <w:t>, 23, 3667–3674.</w:t>
      </w:r>
    </w:p>
    <w:p w14:paraId="0CA5BA1D"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Rijnsdorp, A.D. &amp; Ibelings, B. (1989). Sexual dimorphism in the energetics of reproduction and growth of North Sea plaice, Pleuronectes platessa L. </w:t>
      </w:r>
      <w:r w:rsidRPr="00CA6D4F">
        <w:rPr>
          <w:rFonts w:ascii="Times New Roman" w:cs="Times New Roman"/>
          <w:i/>
          <w:iCs/>
          <w:lang w:val="en-GB"/>
        </w:rPr>
        <w:t>Journal of Fish Biology</w:t>
      </w:r>
      <w:r w:rsidRPr="00CA6D4F">
        <w:rPr>
          <w:rFonts w:ascii="Times New Roman" w:cs="Times New Roman"/>
          <w:lang w:val="en-GB"/>
        </w:rPr>
        <w:t>, 35, 401–415.</w:t>
      </w:r>
    </w:p>
    <w:p w14:paraId="4CE1AE7F"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Rohatgi, A. (2012). </w:t>
      </w:r>
      <w:r w:rsidRPr="00CA6D4F">
        <w:rPr>
          <w:rFonts w:ascii="Times New Roman" w:cs="Times New Roman"/>
          <w:i/>
          <w:iCs/>
          <w:lang w:val="en-GB"/>
        </w:rPr>
        <w:t>WebPlotDigitalizer: HTML5 based online tool to extract numerical data from plot images. Version 4.1. [WWW document] URL https://automeris.io/WebPlotDigitizer (accessed on January 2019).</w:t>
      </w:r>
    </w:p>
    <w:p w14:paraId="08F00E50"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de Roos, A.M. &amp; Persson, L. (2001). Physiologically structured models – from versatile technique to ecological theory. </w:t>
      </w:r>
      <w:r w:rsidRPr="00CA6D4F">
        <w:rPr>
          <w:rFonts w:ascii="Times New Roman" w:cs="Times New Roman"/>
          <w:i/>
          <w:iCs/>
          <w:lang w:val="en-GB"/>
        </w:rPr>
        <w:t>Oikos</w:t>
      </w:r>
      <w:r w:rsidRPr="00CA6D4F">
        <w:rPr>
          <w:rFonts w:ascii="Times New Roman" w:cs="Times New Roman"/>
          <w:lang w:val="en-GB"/>
        </w:rPr>
        <w:t>, 94, 51–71.</w:t>
      </w:r>
    </w:p>
    <w:p w14:paraId="7C61D42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Savage, V.M., Gillooly, J.F., Brown, J.H., West, G.B. &amp; Charnov, E.L. (2004). Effects of body size and temperature on population growth. </w:t>
      </w:r>
      <w:r w:rsidRPr="00CA6D4F">
        <w:rPr>
          <w:rFonts w:ascii="Times New Roman" w:cs="Times New Roman"/>
          <w:i/>
          <w:iCs/>
          <w:lang w:val="en-GB"/>
        </w:rPr>
        <w:t>The American Naturalist</w:t>
      </w:r>
      <w:r w:rsidRPr="00CA6D4F">
        <w:rPr>
          <w:rFonts w:ascii="Times New Roman" w:cs="Times New Roman"/>
          <w:lang w:val="en-GB"/>
        </w:rPr>
        <w:t>, 163, 429–441.</w:t>
      </w:r>
    </w:p>
    <w:p w14:paraId="50159644"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Schoolfield, R.M., Sharpe, P.J.H. &amp; Magnuson, C.E. (1981). Non-linear regression of biological temperature-dependent rate models based on absolute reaction-rate theory. </w:t>
      </w:r>
      <w:r w:rsidRPr="00CA6D4F">
        <w:rPr>
          <w:rFonts w:ascii="Times New Roman" w:cs="Times New Roman"/>
          <w:i/>
          <w:iCs/>
          <w:lang w:val="en-GB"/>
        </w:rPr>
        <w:t>Journal of Theoretical Biology</w:t>
      </w:r>
      <w:r w:rsidRPr="00CA6D4F">
        <w:rPr>
          <w:rFonts w:ascii="Times New Roman" w:cs="Times New Roman"/>
          <w:lang w:val="en-GB"/>
        </w:rPr>
        <w:t>, 88, 719–731.</w:t>
      </w:r>
    </w:p>
    <w:p w14:paraId="67329953"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Steinarsson, A. &amp; Imsland, A.K. (2003). Size dependent variation in optimum growth temperature of red abalone (Haliotis rufescens). </w:t>
      </w:r>
      <w:r w:rsidRPr="00CA6D4F">
        <w:rPr>
          <w:rFonts w:ascii="Times New Roman" w:cs="Times New Roman"/>
          <w:i/>
          <w:iCs/>
          <w:lang w:val="en-GB"/>
        </w:rPr>
        <w:t>Aquaculture</w:t>
      </w:r>
      <w:r w:rsidRPr="00CA6D4F">
        <w:rPr>
          <w:rFonts w:ascii="Times New Roman" w:cs="Times New Roman"/>
          <w:lang w:val="en-GB"/>
        </w:rPr>
        <w:t>, 224, 353–362.</w:t>
      </w:r>
    </w:p>
    <w:p w14:paraId="1B30F134"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lastRenderedPageBreak/>
        <w:t xml:space="preserve">Thresher, R.E., Koslow, J.A., Morison, A.K. &amp; Smith, D.C. (2007). Depth-mediated reversal of the effects of climate change on long-term growth rates of exploited marine fish. </w:t>
      </w:r>
      <w:r w:rsidRPr="00CA6D4F">
        <w:rPr>
          <w:rFonts w:ascii="Times New Roman" w:cs="Times New Roman"/>
          <w:i/>
          <w:iCs/>
          <w:lang w:val="en-GB"/>
        </w:rPr>
        <w:t>Proceedings of the National Academy of Sciences, USA</w:t>
      </w:r>
      <w:r w:rsidRPr="00CA6D4F">
        <w:rPr>
          <w:rFonts w:ascii="Times New Roman" w:cs="Times New Roman"/>
          <w:lang w:val="en-GB"/>
        </w:rPr>
        <w:t>, 104, 7461–7465.</w:t>
      </w:r>
    </w:p>
    <w:p w14:paraId="3FA20885"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Uiterwaal, S.F. &amp; DeLong, J.P. (2020). Functional responses are maximized at intermediate temperatures. </w:t>
      </w:r>
      <w:r w:rsidRPr="00CA6D4F">
        <w:rPr>
          <w:rFonts w:ascii="Times New Roman" w:cs="Times New Roman"/>
          <w:i/>
          <w:iCs/>
          <w:lang w:val="en-GB"/>
        </w:rPr>
        <w:t>Ecology</w:t>
      </w:r>
      <w:r w:rsidRPr="00CA6D4F">
        <w:rPr>
          <w:rFonts w:ascii="Times New Roman" w:cs="Times New Roman"/>
          <w:lang w:val="en-GB"/>
        </w:rPr>
        <w:t>, n/a.</w:t>
      </w:r>
    </w:p>
    <w:p w14:paraId="462DABB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Ursin, E. (1967). A Mathematical Model of Some Aspects of Fish Growth, Respiration, and Mortality. </w:t>
      </w:r>
      <w:r w:rsidRPr="00CA6D4F">
        <w:rPr>
          <w:rFonts w:ascii="Times New Roman" w:cs="Times New Roman"/>
          <w:i/>
          <w:iCs/>
          <w:lang w:val="en-GB"/>
        </w:rPr>
        <w:t>Journal of the Fisheries Research Board of Canada</w:t>
      </w:r>
      <w:r w:rsidRPr="00CA6D4F">
        <w:rPr>
          <w:rFonts w:ascii="Times New Roman" w:cs="Times New Roman"/>
          <w:lang w:val="en-GB"/>
        </w:rPr>
        <w:t>, 24, 2355–2453.</w:t>
      </w:r>
    </w:p>
    <w:p w14:paraId="612227D5"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Vasseur, D.A. &amp; McCann, K.S. (2005). A mechanistic approach for modelling temperature-dependent consumer-resource dynamics. </w:t>
      </w:r>
      <w:r w:rsidRPr="00CA6D4F">
        <w:rPr>
          <w:rFonts w:ascii="Times New Roman" w:cs="Times New Roman"/>
          <w:i/>
          <w:iCs/>
          <w:lang w:val="en-GB"/>
        </w:rPr>
        <w:t>The American Naturalist</w:t>
      </w:r>
      <w:r w:rsidRPr="00CA6D4F">
        <w:rPr>
          <w:rFonts w:ascii="Times New Roman" w:cs="Times New Roman"/>
          <w:lang w:val="en-GB"/>
        </w:rPr>
        <w:t>, 166, 184–198.</w:t>
      </w:r>
    </w:p>
    <w:p w14:paraId="765EFCBA"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Vehtari, A., Gelman, A. &amp; Gabry, J. (2017). Practical Bayesian model evaluation using leave-one-out cross-validation and WAIC. </w:t>
      </w:r>
      <w:r w:rsidRPr="00CA6D4F">
        <w:rPr>
          <w:rFonts w:ascii="Times New Roman" w:cs="Times New Roman"/>
          <w:i/>
          <w:iCs/>
          <w:lang w:val="en-GB"/>
        </w:rPr>
        <w:t>Stat Comput</w:t>
      </w:r>
      <w:r w:rsidRPr="00CA6D4F">
        <w:rPr>
          <w:rFonts w:ascii="Times New Roman" w:cs="Times New Roman"/>
          <w:lang w:val="en-GB"/>
        </w:rPr>
        <w:t>, 27, 1413–1432.</w:t>
      </w:r>
    </w:p>
    <w:p w14:paraId="3512706B"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Wang, H.-Y., Shen, S.-F., Chen, Y.-S., Kiang, Y.-K. &amp; Heino, M. (2020). Life histories determine divergent population trends for fishes under climate warming. </w:t>
      </w:r>
      <w:r w:rsidRPr="00CA6D4F">
        <w:rPr>
          <w:rFonts w:ascii="Times New Roman" w:cs="Times New Roman"/>
          <w:i/>
          <w:iCs/>
          <w:lang w:val="en-GB"/>
        </w:rPr>
        <w:t>Nature Communications</w:t>
      </w:r>
      <w:r w:rsidRPr="00CA6D4F">
        <w:rPr>
          <w:rFonts w:ascii="Times New Roman" w:cs="Times New Roman"/>
          <w:lang w:val="en-GB"/>
        </w:rPr>
        <w:t>, 11, 4088.</w:t>
      </w:r>
    </w:p>
    <w:p w14:paraId="1F6F94A9"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Watanabe, S. (2013). A Widely Applicable Bayesian Information Criterion. </w:t>
      </w:r>
      <w:r w:rsidRPr="00CA6D4F">
        <w:rPr>
          <w:rFonts w:ascii="Times New Roman" w:cs="Times New Roman"/>
          <w:i/>
          <w:iCs/>
          <w:lang w:val="en-GB"/>
        </w:rPr>
        <w:t>Journal of Machine Learning Research</w:t>
      </w:r>
      <w:r w:rsidRPr="00CA6D4F">
        <w:rPr>
          <w:rFonts w:ascii="Times New Roman" w:cs="Times New Roman"/>
          <w:lang w:val="en-GB"/>
        </w:rPr>
        <w:t>, 14, 867–897.</w:t>
      </w:r>
    </w:p>
    <w:p w14:paraId="16A6DE6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Werner, E.E. &amp; Hall, D.J. (1988). Ontogenetic Habitat Shifts in Bluegill: The Foraging Rate-Predation Risk Trade-off. </w:t>
      </w:r>
      <w:r w:rsidRPr="00CA6D4F">
        <w:rPr>
          <w:rFonts w:ascii="Times New Roman" w:cs="Times New Roman"/>
          <w:i/>
          <w:iCs/>
          <w:lang w:val="en-GB"/>
        </w:rPr>
        <w:t>Ecology</w:t>
      </w:r>
      <w:r w:rsidRPr="00CA6D4F">
        <w:rPr>
          <w:rFonts w:ascii="Times New Roman" w:cs="Times New Roman"/>
          <w:lang w:val="en-GB"/>
        </w:rPr>
        <w:t>, 69, 1352–1366.</w:t>
      </w:r>
    </w:p>
    <w:p w14:paraId="1AAFDCEF"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Wickham, H. (2017). </w:t>
      </w:r>
      <w:r w:rsidRPr="00CA6D4F">
        <w:rPr>
          <w:rFonts w:ascii="Times New Roman" w:cs="Times New Roman"/>
          <w:i/>
          <w:iCs/>
          <w:lang w:val="en-GB"/>
        </w:rPr>
        <w:t>tidyverse: Easily Install and Load the “Tidyverse.”</w:t>
      </w:r>
    </w:p>
    <w:p w14:paraId="67BB6E6D"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Wyban, J., Walsh, W.A. &amp; Godin, D.M. (1995). Temperature effects on growth, feeding rate and feed conversion of the Pacific white shrimp (Penaeus vannamei). </w:t>
      </w:r>
      <w:r w:rsidRPr="00CA6D4F">
        <w:rPr>
          <w:rFonts w:ascii="Times New Roman" w:cs="Times New Roman"/>
          <w:i/>
          <w:iCs/>
          <w:lang w:val="en-GB"/>
        </w:rPr>
        <w:t>Aquaculture</w:t>
      </w:r>
      <w:r w:rsidRPr="00CA6D4F">
        <w:rPr>
          <w:rFonts w:ascii="Times New Roman" w:cs="Times New Roman"/>
          <w:lang w:val="en-GB"/>
        </w:rPr>
        <w:t>, 138, 267–279.</w:t>
      </w:r>
    </w:p>
    <w:p w14:paraId="1C882EE1"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Xie, Xiaojun. &amp; Sun, Ruyung. (1990). The Bioenergetics of the Southern Catfish (Silurus meridionalis Chen). I. Resting Metabolic Rate as a Function of Body Weight and Temperature. </w:t>
      </w:r>
      <w:r w:rsidRPr="00CA6D4F">
        <w:rPr>
          <w:rFonts w:ascii="Times New Roman" w:cs="Times New Roman"/>
          <w:i/>
          <w:iCs/>
          <w:lang w:val="en-GB"/>
        </w:rPr>
        <w:t>Physiological Zoology</w:t>
      </w:r>
      <w:r w:rsidRPr="00CA6D4F">
        <w:rPr>
          <w:rFonts w:ascii="Times New Roman" w:cs="Times New Roman"/>
          <w:lang w:val="en-GB"/>
        </w:rPr>
        <w:t>, 63, 1181–1195.</w:t>
      </w:r>
    </w:p>
    <w:p w14:paraId="2F7B3B11"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Youngflesh, C. (2018). MCMCvis: Tools to Visualize, Manipulate, and Summarize MCMC Output. </w:t>
      </w:r>
      <w:r w:rsidRPr="00CA6D4F">
        <w:rPr>
          <w:rFonts w:ascii="Times New Roman" w:cs="Times New Roman"/>
          <w:i/>
          <w:iCs/>
          <w:lang w:val="en-GB"/>
        </w:rPr>
        <w:t>Journal of Open Source Software</w:t>
      </w:r>
      <w:r w:rsidRPr="00CA6D4F">
        <w:rPr>
          <w:rFonts w:ascii="Times New Roman" w:cs="Times New Roman"/>
          <w:lang w:val="en-GB"/>
        </w:rPr>
        <w:t>, 3, 640.</w:t>
      </w:r>
    </w:p>
    <w:p w14:paraId="235117EA" w14:textId="6DE4195F" w:rsidR="0053418A" w:rsidRPr="002D70E2" w:rsidRDefault="00E8108B" w:rsidP="002E3379">
      <w:pPr>
        <w:spacing w:line="480" w:lineRule="auto"/>
        <w:contextualSpacing/>
        <w:jc w:val="both"/>
        <w:rPr>
          <w:rFonts w:cstheme="minorHAnsi"/>
          <w:b/>
          <w:lang w:val="en-GB"/>
        </w:rPr>
      </w:pPr>
      <w:r>
        <w:rPr>
          <w:rFonts w:cstheme="minorHAnsi"/>
          <w:b/>
          <w:lang w:val="en-GB"/>
        </w:rPr>
        <w:fldChar w:fldCharType="end"/>
      </w:r>
    </w:p>
    <w:sectPr w:rsidR="0053418A" w:rsidRPr="002D70E2" w:rsidSect="00D22802">
      <w:headerReference w:type="even" r:id="rId23"/>
      <w:footerReference w:type="even" r:id="rId24"/>
      <w:footerReference w:type="default" r:id="rId25"/>
      <w:headerReference w:type="first" r:id="rId26"/>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 Ohlberger" w:date="2020-01-21T09:27:00Z" w:initials="Ca">
    <w:p w14:paraId="3505BED5" w14:textId="551F665C" w:rsidR="00986B51" w:rsidRPr="00972C7F" w:rsidRDefault="00986B51"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986B51" w:rsidRPr="00972C7F" w:rsidRDefault="00986B51"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986B51" w:rsidRPr="00972C7F" w:rsidRDefault="00986B51">
      <w:pPr>
        <w:pStyle w:val="CommentText"/>
        <w:rPr>
          <w:lang w:val="en-GB"/>
        </w:rPr>
      </w:pPr>
    </w:p>
  </w:comment>
  <w:comment w:id="1" w:author="Max Lindmark" w:date="2020-05-04T11:04:00Z" w:initials="ML">
    <w:p w14:paraId="32FAB210" w14:textId="77777777" w:rsidR="004D2710" w:rsidRDefault="00986B51">
      <w:pPr>
        <w:pStyle w:val="CommentText"/>
        <w:rPr>
          <w:rStyle w:val="CommentReference"/>
          <w:noProof/>
          <w:highlight w:val="yellow"/>
          <w:lang w:val="en-GB"/>
        </w:rPr>
      </w:pPr>
      <w:r w:rsidRPr="00374408">
        <w:rPr>
          <w:rStyle w:val="CommentReference"/>
          <w:highlight w:val="yellow"/>
        </w:rPr>
        <w:annotationRef/>
      </w:r>
      <w:r w:rsidRPr="00AE4A5F">
        <w:rPr>
          <w:rStyle w:val="CommentReference"/>
          <w:highlight w:val="yellow"/>
          <w:lang w:val="en-GB"/>
        </w:rPr>
        <w:t xml:space="preserve">Titles are hard! I think the one we have now works but maybe isn’t as good as it can be! If we want to highlight the </w:t>
      </w:r>
    </w:p>
    <w:p w14:paraId="2D2BA4C1" w14:textId="5FA75F2A" w:rsidR="00986B51" w:rsidRPr="00AE4A5F" w:rsidRDefault="00986B51">
      <w:pPr>
        <w:pStyle w:val="CommentText"/>
        <w:rPr>
          <w:rStyle w:val="CommentReference"/>
          <w:highlight w:val="yellow"/>
          <w:lang w:val="en-GB"/>
        </w:rPr>
      </w:pPr>
      <w:r w:rsidRPr="00AE4A5F">
        <w:rPr>
          <w:rStyle w:val="CommentReference"/>
          <w:highlight w:val="yellow"/>
          <w:lang w:val="en-GB"/>
        </w:rPr>
        <w:t>peak growth temperature aspect, maybe your earlier suggestion is best:</w:t>
      </w:r>
    </w:p>
    <w:p w14:paraId="7F669AE8" w14:textId="1E51C433" w:rsidR="00986B51" w:rsidRPr="00AE4A5F" w:rsidRDefault="00986B51">
      <w:pPr>
        <w:pStyle w:val="CommentText"/>
        <w:rPr>
          <w:rStyle w:val="CommentReference"/>
          <w:highlight w:val="yellow"/>
          <w:lang w:val="en-GB"/>
        </w:rPr>
      </w:pPr>
    </w:p>
    <w:p w14:paraId="670AC741" w14:textId="77777777" w:rsidR="00986B51" w:rsidRPr="00AE4A5F" w:rsidRDefault="00986B51" w:rsidP="00AC3C9E">
      <w:pPr>
        <w:pStyle w:val="CommentText"/>
        <w:rPr>
          <w:i/>
          <w:highlight w:val="yellow"/>
          <w:lang w:val="en-GB"/>
        </w:rPr>
      </w:pPr>
      <w:r w:rsidRPr="00AE4A5F">
        <w:rPr>
          <w:i/>
          <w:highlight w:val="yellow"/>
          <w:lang w:val="en-GB"/>
        </w:rPr>
        <w:t>Optimum growth temperature declines with body size in fishes</w:t>
      </w:r>
    </w:p>
    <w:p w14:paraId="18F19DB4" w14:textId="77777777" w:rsidR="00986B51" w:rsidRPr="00AE4A5F" w:rsidRDefault="00986B51" w:rsidP="00AC3C9E">
      <w:pPr>
        <w:pStyle w:val="CommentText"/>
        <w:rPr>
          <w:iCs/>
          <w:highlight w:val="yellow"/>
          <w:lang w:val="en-GB"/>
        </w:rPr>
      </w:pPr>
      <w:r w:rsidRPr="00AE4A5F">
        <w:rPr>
          <w:iCs/>
          <w:highlight w:val="yellow"/>
          <w:lang w:val="en-GB"/>
        </w:rPr>
        <w:t>Or:</w:t>
      </w:r>
    </w:p>
    <w:p w14:paraId="083BC215" w14:textId="08547C6B" w:rsidR="00986B51" w:rsidRPr="00AE4A5F" w:rsidRDefault="00986B51" w:rsidP="00AC3C9E">
      <w:pPr>
        <w:pStyle w:val="CommentText"/>
        <w:rPr>
          <w:i/>
          <w:lang w:val="en-GB"/>
        </w:rPr>
      </w:pPr>
      <w:r w:rsidRPr="00AE4A5F">
        <w:rPr>
          <w:i/>
          <w:highlight w:val="yellow"/>
          <w:lang w:val="en-GB"/>
        </w:rPr>
        <w:t>Optimum growth temperature declines with body size within species in fishes</w:t>
      </w:r>
    </w:p>
    <w:p w14:paraId="5357B589" w14:textId="3C5B62FF" w:rsidR="00986B51" w:rsidRPr="00AE4A5F" w:rsidRDefault="00986B51" w:rsidP="00AC3C9E">
      <w:pPr>
        <w:pStyle w:val="CommentText"/>
        <w:rPr>
          <w:iCs/>
          <w:lang w:val="en-GB"/>
        </w:rPr>
      </w:pPr>
    </w:p>
  </w:comment>
  <w:comment w:id="2" w:author="Jan Ohlberger" w:date="2020-05-22T06:29:00Z" w:initials="Ca">
    <w:p w14:paraId="4F557E12" w14:textId="5A16D8EE" w:rsidR="00986B51" w:rsidRPr="00AE4A5F" w:rsidRDefault="00986B51">
      <w:pPr>
        <w:pStyle w:val="CommentText"/>
        <w:rPr>
          <w:lang w:val="en-GB"/>
        </w:rPr>
      </w:pPr>
      <w:r>
        <w:rPr>
          <w:rStyle w:val="CommentReference"/>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3" w:author="Anna Gårdmark" w:date="2020-05-27T11:36:00Z" w:initials="AG">
    <w:p w14:paraId="3DDB58DE" w14:textId="77777777" w:rsidR="00986B51" w:rsidRDefault="00986B51">
      <w:pPr>
        <w:pStyle w:val="CommentText"/>
        <w:rPr>
          <w:lang w:val="en-GB"/>
        </w:rPr>
      </w:pPr>
      <w:r>
        <w:rPr>
          <w:rStyle w:val="CommentReference"/>
        </w:rPr>
        <w:annotationRef/>
      </w:r>
      <w:r>
        <w:rPr>
          <w:lang w:val="en-GB"/>
        </w:rPr>
        <w:t>If we go for that, I think the intraspecific aspect is key; hard to get in with a nice flow though. Perhaps one of these:</w:t>
      </w:r>
    </w:p>
    <w:p w14:paraId="2AF9C398" w14:textId="0B0CC2EE" w:rsidR="00986B51" w:rsidRPr="0066528A" w:rsidRDefault="00986B51">
      <w:pPr>
        <w:pStyle w:val="CommentText"/>
        <w:rPr>
          <w:i/>
          <w:lang w:val="en-GB"/>
        </w:rPr>
      </w:pPr>
      <w:r w:rsidRPr="0066528A">
        <w:rPr>
          <w:i/>
          <w:lang w:val="en-GB"/>
        </w:rPr>
        <w:t xml:space="preserve">Optimum growth temperature in fishes declines within species with body size </w:t>
      </w:r>
    </w:p>
    <w:p w14:paraId="2E28CBE9" w14:textId="77777777" w:rsidR="00986B51" w:rsidRDefault="00986B51" w:rsidP="0066528A">
      <w:pPr>
        <w:pStyle w:val="CommentText"/>
        <w:rPr>
          <w:lang w:val="en-GB"/>
        </w:rPr>
      </w:pPr>
    </w:p>
    <w:p w14:paraId="6D507FF7" w14:textId="538527FF" w:rsidR="00986B51" w:rsidRPr="0066528A" w:rsidRDefault="00986B51" w:rsidP="0066528A">
      <w:pPr>
        <w:pStyle w:val="CommentText"/>
        <w:rPr>
          <w:i/>
          <w:lang w:val="en-GB"/>
        </w:rPr>
      </w:pPr>
      <w:r w:rsidRPr="0066528A">
        <w:rPr>
          <w:i/>
          <w:lang w:val="en-GB"/>
        </w:rPr>
        <w:t xml:space="preserve">Optimum growth temperature declines with intraspecific body size in fishes </w:t>
      </w:r>
    </w:p>
    <w:p w14:paraId="039EDCD0" w14:textId="77777777" w:rsidR="00986B51" w:rsidRPr="00AE4A5F" w:rsidRDefault="00986B51">
      <w:pPr>
        <w:pStyle w:val="CommentText"/>
        <w:rPr>
          <w:lang w:val="en-GB"/>
        </w:rPr>
      </w:pPr>
    </w:p>
  </w:comment>
  <w:comment w:id="4" w:author="Max Lindmark" w:date="2020-07-27T11:33:00Z" w:initials="ML">
    <w:p w14:paraId="5DC046EE" w14:textId="4844FBC4" w:rsidR="00986B51" w:rsidRPr="005F601D" w:rsidRDefault="00986B51">
      <w:pPr>
        <w:pStyle w:val="CommentText"/>
        <w:rPr>
          <w:iCs/>
          <w:lang w:val="en-US"/>
        </w:rPr>
      </w:pPr>
      <w:r>
        <w:rPr>
          <w:rStyle w:val="CommentReference"/>
        </w:rPr>
        <w:annotationRef/>
      </w:r>
      <w:r w:rsidRPr="005F601D">
        <w:rPr>
          <w:lang w:val="en-US"/>
        </w:rPr>
        <w:t>Agree now that a results-focus</w:t>
      </w:r>
      <w:r>
        <w:rPr>
          <w:lang w:val="en-US"/>
        </w:rPr>
        <w:t xml:space="preserve">ed title would be nice. Think I’ll go with: </w:t>
      </w:r>
      <w:r w:rsidRPr="00AE4A5F">
        <w:rPr>
          <w:i/>
          <w:lang w:val="en-GB"/>
        </w:rPr>
        <w:t>Optimum growth temperature declines with body size in fishes</w:t>
      </w:r>
      <w:r>
        <w:rPr>
          <w:iCs/>
          <w:lang w:val="en-GB"/>
        </w:rPr>
        <w:t xml:space="preserve"> because of the better flow. We can maybe compensate by pushing the intraspecific part in the cover letter and the abstract</w:t>
      </w:r>
    </w:p>
  </w:comment>
  <w:comment w:id="12" w:author="Jan Ohlberger" w:date="2020-01-21T09:27:00Z" w:initials="Ca">
    <w:p w14:paraId="1C96B088" w14:textId="77777777" w:rsidR="00986B51" w:rsidRPr="00972C7F" w:rsidRDefault="00986B51" w:rsidP="00205EE2">
      <w:pPr>
        <w:pStyle w:val="CommentText"/>
        <w:rPr>
          <w:lang w:val="en-GB"/>
        </w:rPr>
      </w:pPr>
      <w:r>
        <w:rPr>
          <w:rStyle w:val="CommentReference"/>
        </w:rPr>
        <w:annotationRef/>
      </w:r>
      <w:r w:rsidRPr="00972C7F">
        <w:rPr>
          <w:lang w:val="en-GB"/>
        </w:rPr>
        <w:t>Wondering if a title about the results would be more appealing?</w:t>
      </w:r>
    </w:p>
    <w:p w14:paraId="5BFF1F41" w14:textId="77777777" w:rsidR="00986B51" w:rsidRPr="00972C7F" w:rsidRDefault="00986B51" w:rsidP="00205EE2">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655EF640" w14:textId="77777777" w:rsidR="00986B51" w:rsidRPr="00972C7F" w:rsidRDefault="00986B51" w:rsidP="00205EE2">
      <w:pPr>
        <w:pStyle w:val="CommentText"/>
        <w:rPr>
          <w:lang w:val="en-GB"/>
        </w:rPr>
      </w:pPr>
    </w:p>
  </w:comment>
  <w:comment w:id="13" w:author="Max Lindmark" w:date="2020-05-04T11:04:00Z" w:initials="ML">
    <w:p w14:paraId="0719D5D6" w14:textId="77777777" w:rsidR="00986B51" w:rsidRPr="00AE4A5F" w:rsidRDefault="00986B51" w:rsidP="00205EE2">
      <w:pPr>
        <w:pStyle w:val="CommentText"/>
        <w:rPr>
          <w:rStyle w:val="CommentReference"/>
          <w:highlight w:val="yellow"/>
          <w:lang w:val="en-GB"/>
        </w:rPr>
      </w:pPr>
      <w:r w:rsidRPr="00374408">
        <w:rPr>
          <w:rStyle w:val="CommentReference"/>
          <w:highlight w:val="yellow"/>
        </w:rPr>
        <w:annotationRef/>
      </w:r>
      <w:r w:rsidRPr="00AE4A5F">
        <w:rPr>
          <w:rStyle w:val="CommentReference"/>
          <w:highlight w:val="yellow"/>
          <w:lang w:val="en-GB"/>
        </w:rPr>
        <w:t>Titles are hard! I think the one we have now works but maybe isn’t as good as it can be! If we want to highlight the peak growth temperature aspect, maybe your earlier suggestion is best:</w:t>
      </w:r>
    </w:p>
    <w:p w14:paraId="052D2B64" w14:textId="77777777" w:rsidR="00986B51" w:rsidRPr="00AE4A5F" w:rsidRDefault="00986B51" w:rsidP="00205EE2">
      <w:pPr>
        <w:pStyle w:val="CommentText"/>
        <w:rPr>
          <w:rStyle w:val="CommentReference"/>
          <w:highlight w:val="yellow"/>
          <w:lang w:val="en-GB"/>
        </w:rPr>
      </w:pPr>
    </w:p>
    <w:p w14:paraId="30E65B18" w14:textId="77777777" w:rsidR="00986B51" w:rsidRPr="00AE4A5F" w:rsidRDefault="00986B51" w:rsidP="00205EE2">
      <w:pPr>
        <w:pStyle w:val="CommentText"/>
        <w:rPr>
          <w:i/>
          <w:highlight w:val="yellow"/>
          <w:lang w:val="en-GB"/>
        </w:rPr>
      </w:pPr>
      <w:r w:rsidRPr="00AE4A5F">
        <w:rPr>
          <w:i/>
          <w:highlight w:val="yellow"/>
          <w:lang w:val="en-GB"/>
        </w:rPr>
        <w:t>Optimum growth temperature declines with body size in fishes</w:t>
      </w:r>
    </w:p>
    <w:p w14:paraId="1041714D" w14:textId="77777777" w:rsidR="00986B51" w:rsidRPr="00AE4A5F" w:rsidRDefault="00986B51" w:rsidP="00205EE2">
      <w:pPr>
        <w:pStyle w:val="CommentText"/>
        <w:rPr>
          <w:iCs/>
          <w:highlight w:val="yellow"/>
          <w:lang w:val="en-GB"/>
        </w:rPr>
      </w:pPr>
      <w:r w:rsidRPr="00AE4A5F">
        <w:rPr>
          <w:iCs/>
          <w:highlight w:val="yellow"/>
          <w:lang w:val="en-GB"/>
        </w:rPr>
        <w:t>Or:</w:t>
      </w:r>
    </w:p>
    <w:p w14:paraId="39A458AF" w14:textId="77777777" w:rsidR="00986B51" w:rsidRPr="00AE4A5F" w:rsidRDefault="00986B51" w:rsidP="00205EE2">
      <w:pPr>
        <w:pStyle w:val="CommentText"/>
        <w:rPr>
          <w:i/>
          <w:lang w:val="en-GB"/>
        </w:rPr>
      </w:pPr>
      <w:r w:rsidRPr="00AE4A5F">
        <w:rPr>
          <w:i/>
          <w:highlight w:val="yellow"/>
          <w:lang w:val="en-GB"/>
        </w:rPr>
        <w:t>Optimum growth temperature declines with body size within species in fishes</w:t>
      </w:r>
    </w:p>
    <w:p w14:paraId="70EB16E0" w14:textId="77777777" w:rsidR="00986B51" w:rsidRPr="00AE4A5F" w:rsidRDefault="00986B51" w:rsidP="00205EE2">
      <w:pPr>
        <w:pStyle w:val="CommentText"/>
        <w:rPr>
          <w:iCs/>
          <w:lang w:val="en-GB"/>
        </w:rPr>
      </w:pPr>
    </w:p>
  </w:comment>
  <w:comment w:id="14" w:author="Jan Ohlberger" w:date="2020-05-22T06:29:00Z" w:initials="Ca">
    <w:p w14:paraId="05D97F66" w14:textId="77777777" w:rsidR="00986B51" w:rsidRPr="00AE4A5F" w:rsidRDefault="00986B51" w:rsidP="00205EE2">
      <w:pPr>
        <w:pStyle w:val="CommentText"/>
        <w:rPr>
          <w:lang w:val="en-GB"/>
        </w:rPr>
      </w:pPr>
      <w:r>
        <w:rPr>
          <w:rStyle w:val="CommentReference"/>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15" w:author="Anna Gårdmark" w:date="2020-05-27T11:36:00Z" w:initials="AG">
    <w:p w14:paraId="03F90E73" w14:textId="77777777" w:rsidR="00986B51" w:rsidRDefault="00986B51" w:rsidP="00205EE2">
      <w:pPr>
        <w:pStyle w:val="CommentText"/>
        <w:rPr>
          <w:lang w:val="en-GB"/>
        </w:rPr>
      </w:pPr>
      <w:r>
        <w:rPr>
          <w:rStyle w:val="CommentReference"/>
        </w:rPr>
        <w:annotationRef/>
      </w:r>
      <w:r>
        <w:rPr>
          <w:lang w:val="en-GB"/>
        </w:rPr>
        <w:t>If we go for that, I think the intraspecific aspect is key; hard to get in with a nice flow though. Perhaps one of these:</w:t>
      </w:r>
    </w:p>
    <w:p w14:paraId="04AC1391" w14:textId="77777777" w:rsidR="00986B51" w:rsidRPr="0066528A" w:rsidRDefault="00986B51" w:rsidP="00205EE2">
      <w:pPr>
        <w:pStyle w:val="CommentText"/>
        <w:rPr>
          <w:i/>
          <w:lang w:val="en-GB"/>
        </w:rPr>
      </w:pPr>
      <w:r w:rsidRPr="0066528A">
        <w:rPr>
          <w:i/>
          <w:lang w:val="en-GB"/>
        </w:rPr>
        <w:t xml:space="preserve">Optimum growth temperature in fishes declines within species with body size </w:t>
      </w:r>
    </w:p>
    <w:p w14:paraId="58776795" w14:textId="77777777" w:rsidR="00986B51" w:rsidRDefault="00986B51" w:rsidP="00205EE2">
      <w:pPr>
        <w:pStyle w:val="CommentText"/>
        <w:rPr>
          <w:lang w:val="en-GB"/>
        </w:rPr>
      </w:pPr>
    </w:p>
    <w:p w14:paraId="77CDAB06" w14:textId="77777777" w:rsidR="00986B51" w:rsidRPr="0066528A" w:rsidRDefault="00986B51" w:rsidP="00205EE2">
      <w:pPr>
        <w:pStyle w:val="CommentText"/>
        <w:rPr>
          <w:i/>
          <w:lang w:val="en-GB"/>
        </w:rPr>
      </w:pPr>
      <w:r w:rsidRPr="0066528A">
        <w:rPr>
          <w:i/>
          <w:lang w:val="en-GB"/>
        </w:rPr>
        <w:t xml:space="preserve">Optimum growth temperature declines with intraspecific body size in fishes </w:t>
      </w:r>
    </w:p>
    <w:p w14:paraId="2826F49A" w14:textId="77777777" w:rsidR="00986B51" w:rsidRPr="00AE4A5F" w:rsidRDefault="00986B51" w:rsidP="00205EE2">
      <w:pPr>
        <w:pStyle w:val="CommentText"/>
        <w:rPr>
          <w:lang w:val="en-GB"/>
        </w:rPr>
      </w:pPr>
    </w:p>
  </w:comment>
  <w:comment w:id="16" w:author="Max Lindmark" w:date="2020-07-27T11:33:00Z" w:initials="ML">
    <w:p w14:paraId="79826F50" w14:textId="51473628" w:rsidR="00986B51" w:rsidRPr="005F601D" w:rsidRDefault="00986B51" w:rsidP="00205EE2">
      <w:pPr>
        <w:pStyle w:val="CommentText"/>
        <w:rPr>
          <w:iCs/>
          <w:lang w:val="en-US"/>
        </w:rPr>
      </w:pPr>
      <w:r w:rsidRPr="00CB02BA">
        <w:rPr>
          <w:rStyle w:val="CommentReference"/>
          <w:highlight w:val="green"/>
        </w:rPr>
        <w:annotationRef/>
      </w:r>
      <w:r w:rsidRPr="00CB02BA">
        <w:rPr>
          <w:highlight w:val="green"/>
          <w:lang w:val="en-US"/>
        </w:rPr>
        <w:t xml:space="preserve">Agree now that a results-focused title would be nice. Think I’ll go with: </w:t>
      </w:r>
      <w:r w:rsidRPr="00CB02BA">
        <w:rPr>
          <w:i/>
          <w:highlight w:val="green"/>
          <w:lang w:val="en-GB"/>
        </w:rPr>
        <w:t>Optimum growth temperature declines with body size in fishes</w:t>
      </w:r>
      <w:r w:rsidRPr="00CB02BA">
        <w:rPr>
          <w:iCs/>
          <w:highlight w:val="green"/>
          <w:lang w:val="en-GB"/>
        </w:rPr>
        <w:t xml:space="preserve"> because of the better flow. We can maybe compensate by pushing the i</w:t>
      </w:r>
      <w:r w:rsidRPr="00C653E9">
        <w:rPr>
          <w:iCs/>
          <w:highlight w:val="green"/>
          <w:lang w:val="en-GB"/>
        </w:rPr>
        <w:t>ntraspecific part in the cover letter and the abstract. But I’m not 100% sure and could also consider the previous title…</w:t>
      </w:r>
    </w:p>
  </w:comment>
  <w:comment w:id="17" w:author="Max Lindmark" w:date="2020-09-09T11:26:00Z" w:initials="ML">
    <w:p w14:paraId="094D9B8E" w14:textId="77777777" w:rsidR="00986B51" w:rsidRPr="00D7608A" w:rsidRDefault="00986B51" w:rsidP="00792C74">
      <w:pPr>
        <w:pStyle w:val="CommentText"/>
        <w:rPr>
          <w:lang w:val="en-US"/>
        </w:rPr>
      </w:pPr>
      <w:r w:rsidRPr="00F02BDA">
        <w:rPr>
          <w:highlight w:val="green"/>
          <w:lang w:val="en-US"/>
        </w:rPr>
        <w:t xml:space="preserve">Updated </w:t>
      </w:r>
      <w:r w:rsidRPr="00F02BDA">
        <w:rPr>
          <w:rStyle w:val="CommentReference"/>
          <w:highlight w:val="green"/>
        </w:rPr>
        <w:annotationRef/>
      </w:r>
      <w:r w:rsidRPr="00D7608A">
        <w:rPr>
          <w:rStyle w:val="CommentReference"/>
          <w:highlight w:val="green"/>
          <w:lang w:val="en-US"/>
        </w:rPr>
        <w:t>this</w:t>
      </w:r>
    </w:p>
  </w:comment>
  <w:comment w:id="18" w:author="Max Lindmark" w:date="2020-07-27T11:50:00Z" w:initials="ML">
    <w:p w14:paraId="41482212" w14:textId="00E35CD2" w:rsidR="00986B51" w:rsidRPr="0091098B" w:rsidRDefault="00986B51" w:rsidP="00643CC1">
      <w:pPr>
        <w:pStyle w:val="CommentText"/>
        <w:rPr>
          <w:lang w:val="en-US"/>
        </w:rPr>
      </w:pPr>
      <w:r w:rsidRPr="004F37EE">
        <w:rPr>
          <w:rStyle w:val="CommentReference"/>
          <w:highlight w:val="green"/>
        </w:rPr>
        <w:annotationRef/>
      </w:r>
      <w:r w:rsidR="00B920C7">
        <w:rPr>
          <w:highlight w:val="green"/>
          <w:lang w:val="en-US"/>
        </w:rPr>
        <w:t>Re.</w:t>
      </w:r>
      <w:r w:rsidRPr="004F37EE">
        <w:rPr>
          <w:highlight w:val="green"/>
          <w:lang w:val="en-US"/>
        </w:rPr>
        <w:t xml:space="preserve"> the minor classification</w:t>
      </w:r>
      <w:r w:rsidR="00B920C7">
        <w:rPr>
          <w:highlight w:val="green"/>
          <w:lang w:val="en-US"/>
        </w:rPr>
        <w:t xml:space="preserve">: </w:t>
      </w:r>
      <w:r w:rsidRPr="004F37EE">
        <w:rPr>
          <w:highlight w:val="green"/>
          <w:lang w:val="en-US"/>
        </w:rPr>
        <w:t>there’s a lot of physiology here, but I guess that category is more for cell-level work and such (also the Dell 2011 paper is “Ecology”, so I’ll go with that).</w:t>
      </w:r>
      <w:r>
        <w:rPr>
          <w:lang w:val="en-US"/>
        </w:rPr>
        <w:t xml:space="preserve"> </w:t>
      </w:r>
    </w:p>
  </w:comment>
  <w:comment w:id="19" w:author="Max Lindmark" w:date="2020-09-10T17:27:00Z" w:initials="ML">
    <w:p w14:paraId="090E8D15" w14:textId="2826498D" w:rsidR="00986B51" w:rsidRPr="0066545F" w:rsidRDefault="00986B51">
      <w:pPr>
        <w:pStyle w:val="CommentText"/>
        <w:rPr>
          <w:lang w:val="en-US"/>
        </w:rPr>
      </w:pPr>
      <w:r w:rsidRPr="000B4B43">
        <w:rPr>
          <w:rStyle w:val="CommentReference"/>
          <w:highlight w:val="green"/>
        </w:rPr>
        <w:annotationRef/>
      </w:r>
      <w:r w:rsidRPr="0066545F">
        <w:rPr>
          <w:highlight w:val="green"/>
          <w:lang w:val="en-US"/>
        </w:rPr>
        <w:t>New!</w:t>
      </w:r>
    </w:p>
  </w:comment>
  <w:comment w:id="20" w:author="Max Lindmark" w:date="2020-09-11T14:35:00Z" w:initials="ML">
    <w:p w14:paraId="13CBCC92" w14:textId="740344CD" w:rsidR="008E6F00" w:rsidRPr="00283CDF" w:rsidRDefault="008E6F00">
      <w:pPr>
        <w:pStyle w:val="CommentText"/>
        <w:rPr>
          <w:lang w:val="en-US"/>
        </w:rPr>
      </w:pPr>
      <w:r w:rsidRPr="00085043">
        <w:rPr>
          <w:rStyle w:val="CommentReference"/>
          <w:highlight w:val="green"/>
        </w:rPr>
        <w:annotationRef/>
      </w:r>
      <w:r w:rsidRPr="00283CDF">
        <w:rPr>
          <w:highlight w:val="green"/>
          <w:lang w:val="en-US"/>
        </w:rPr>
        <w:t>Or consumption?</w:t>
      </w:r>
    </w:p>
  </w:comment>
  <w:comment w:id="21" w:author="Max Lindmark" w:date="2020-09-10T14:21:00Z" w:initials="ML">
    <w:p w14:paraId="13896A46" w14:textId="77777777" w:rsidR="00986B51" w:rsidRPr="00AF152D" w:rsidRDefault="00986B51" w:rsidP="001761D6">
      <w:pPr>
        <w:pStyle w:val="NormalWeb"/>
        <w:rPr>
          <w:rFonts w:ascii="Times New Roman" w:eastAsia="Times New Roman" w:hAnsi="Times New Roman" w:cs="Times New Roman"/>
          <w:i/>
          <w:iCs/>
          <w:lang w:eastAsia="en-GB"/>
        </w:rPr>
      </w:pPr>
      <w:r w:rsidRPr="00AF152D">
        <w:rPr>
          <w:rStyle w:val="CommentReference"/>
          <w:i/>
          <w:iCs/>
        </w:rPr>
        <w:annotationRef/>
      </w:r>
      <w:r w:rsidRPr="00AF152D">
        <w:rPr>
          <w:rFonts w:ascii="Times New Roman" w:eastAsia="Times New Roman" w:hAnsi="Times New Roman" w:cs="Times New Roman"/>
          <w:b/>
          <w:bCs/>
          <w:i/>
          <w:iCs/>
          <w:lang w:eastAsia="en-GB"/>
        </w:rPr>
        <w:t>Research reports</w:t>
      </w:r>
      <w:r w:rsidRPr="00AF152D">
        <w:rPr>
          <w:rFonts w:ascii="Times New Roman" w:eastAsia="Times New Roman" w:hAnsi="Times New Roman" w:cs="Times New Roman"/>
          <w:i/>
          <w:iCs/>
          <w:lang w:eastAsia="en-GB"/>
        </w:rPr>
        <w:t xml:space="preserve"> describe the results of original research of exceptional importance. The preferred length of these articles is 6 pages, but PNAS allows articles up to a maximum of 12 pages. A standard 6-page article is approximately 4,000 words, 50 references, and 4 medium-size graphical elements (i.e., figures and tables).</w:t>
      </w:r>
    </w:p>
    <w:p w14:paraId="32D8DBDF" w14:textId="77777777" w:rsidR="00986B51" w:rsidRPr="00367F11" w:rsidRDefault="00986B51">
      <w:pPr>
        <w:pStyle w:val="CommentText"/>
        <w:rPr>
          <w:highlight w:val="green"/>
        </w:rPr>
      </w:pPr>
    </w:p>
    <w:p w14:paraId="520C9960" w14:textId="77777777" w:rsidR="00986B51" w:rsidRDefault="00986B51">
      <w:pPr>
        <w:pStyle w:val="CommentText"/>
        <w:rPr>
          <w:highlight w:val="green"/>
          <w:lang w:val="en-US"/>
        </w:rPr>
      </w:pPr>
      <w:r w:rsidRPr="00367F11">
        <w:rPr>
          <w:highlight w:val="green"/>
          <w:lang w:val="en-US"/>
        </w:rPr>
        <w:t>We would need to cut almost 1700 words, 1 figure and many references to fit within a 6 page article… But it doesn’t seem as stiff as last time we submitted? Perhaps we don’t have to cut this version that much for initial submission?</w:t>
      </w:r>
      <w:r>
        <w:rPr>
          <w:highlight w:val="green"/>
          <w:lang w:val="en-US"/>
        </w:rPr>
        <w:t xml:space="preserve"> Your recent PNAS paper Jan is about 8 pages. </w:t>
      </w:r>
    </w:p>
    <w:p w14:paraId="5FFEDD71" w14:textId="77777777" w:rsidR="00986B51" w:rsidRDefault="00986B51">
      <w:pPr>
        <w:pStyle w:val="CommentText"/>
        <w:rPr>
          <w:highlight w:val="green"/>
          <w:lang w:val="en-US"/>
        </w:rPr>
      </w:pPr>
    </w:p>
    <w:p w14:paraId="45593155" w14:textId="54DDC5D3" w:rsidR="00986B51" w:rsidRPr="000F63EC" w:rsidRDefault="00986B51">
      <w:pPr>
        <w:pStyle w:val="CommentText"/>
        <w:rPr>
          <w:lang w:val="en-US"/>
        </w:rPr>
      </w:pPr>
      <w:r>
        <w:rPr>
          <w:highlight w:val="green"/>
          <w:lang w:val="en-US"/>
        </w:rPr>
        <w:t>Also, if we</w:t>
      </w:r>
      <w:r w:rsidRPr="00367F11">
        <w:rPr>
          <w:highlight w:val="green"/>
          <w:lang w:val="en-US"/>
        </w:rPr>
        <w:t xml:space="preserve"> </w:t>
      </w:r>
      <w:r>
        <w:rPr>
          <w:highlight w:val="green"/>
          <w:lang w:val="en-US"/>
        </w:rPr>
        <w:t xml:space="preserve">don’t cut now </w:t>
      </w:r>
      <w:r w:rsidRPr="00367F11">
        <w:rPr>
          <w:highlight w:val="green"/>
          <w:lang w:val="en-US"/>
        </w:rPr>
        <w:t>we are for instance on a good length for ELE…</w:t>
      </w:r>
    </w:p>
  </w:comment>
  <w:comment w:id="22" w:author="Max Lindmark" w:date="2020-07-28T09:54:00Z" w:initials="ML">
    <w:p w14:paraId="74D6E451" w14:textId="1E5A9A58" w:rsidR="00986B51" w:rsidRPr="003A2562" w:rsidRDefault="00986B51">
      <w:pPr>
        <w:pStyle w:val="CommentText"/>
        <w:rPr>
          <w:lang w:val="en-US"/>
        </w:rPr>
      </w:pPr>
      <w:r w:rsidRPr="00320A6B">
        <w:rPr>
          <w:rStyle w:val="CommentReference"/>
          <w:highlight w:val="green"/>
        </w:rPr>
        <w:annotationRef/>
      </w:r>
      <w:r w:rsidRPr="003A2562">
        <w:rPr>
          <w:rStyle w:val="CommentReference"/>
          <w:highlight w:val="green"/>
          <w:lang w:val="en-US"/>
        </w:rPr>
        <w:t>Max 250 words</w:t>
      </w:r>
    </w:p>
  </w:comment>
  <w:comment w:id="28" w:author="Anna Gårdmark" w:date="2020-05-27T11:52:00Z" w:initials="AG">
    <w:p w14:paraId="34753AF3" w14:textId="659659DD" w:rsidR="00986B51" w:rsidRPr="005475C4" w:rsidRDefault="00986B51">
      <w:pPr>
        <w:pStyle w:val="CommentText"/>
        <w:rPr>
          <w:lang w:val="en-GB"/>
        </w:rPr>
      </w:pPr>
      <w:r>
        <w:rPr>
          <w:rStyle w:val="CommentReference"/>
        </w:rPr>
        <w:annotationRef/>
      </w:r>
      <w:r w:rsidRPr="005475C4">
        <w:rPr>
          <w:lang w:val="en-GB"/>
        </w:rPr>
        <w:t xml:space="preserve">for us </w:t>
      </w:r>
      <w:r>
        <w:rPr>
          <w:lang w:val="en-GB"/>
        </w:rPr>
        <w:t xml:space="preserve">it may be obvious that we think of intraspecific variation in mass; many readers may however interpret it as interspecific variation, and therefore disagree with that we lack comprehensive understanding. Should we therefore perhaps specify? </w:t>
      </w:r>
    </w:p>
  </w:comment>
  <w:comment w:id="29" w:author="Max Lindmark" w:date="2020-07-27T12:03:00Z" w:initials="ML">
    <w:p w14:paraId="1746C1C2" w14:textId="7CEC90F9" w:rsidR="00986B51" w:rsidRPr="00FF758E" w:rsidRDefault="00986B51">
      <w:pPr>
        <w:pStyle w:val="CommentText"/>
        <w:rPr>
          <w:lang w:val="en-US"/>
        </w:rPr>
      </w:pPr>
      <w:r w:rsidRPr="007A0E30">
        <w:rPr>
          <w:rStyle w:val="CommentReference"/>
          <w:highlight w:val="green"/>
        </w:rPr>
        <w:annotationRef/>
      </w:r>
      <w:r w:rsidRPr="007A0E30">
        <w:rPr>
          <w:highlight w:val="green"/>
          <w:lang w:val="en-US"/>
        </w:rPr>
        <w:t>I think that’s a good idea, especially considering the new title</w:t>
      </w:r>
    </w:p>
  </w:comment>
  <w:comment w:id="61" w:author="Jan Ohlberger" w:date="2020-05-21T22:16:00Z" w:initials="Ca">
    <w:p w14:paraId="5D7E46FF" w14:textId="7AE31073" w:rsidR="00986B51" w:rsidRPr="00AE4A5F" w:rsidRDefault="00986B51">
      <w:pPr>
        <w:pStyle w:val="CommentText"/>
        <w:rPr>
          <w:lang w:val="en-GB"/>
        </w:rPr>
      </w:pPr>
      <w:r>
        <w:rPr>
          <w:rStyle w:val="CommentReference"/>
        </w:rPr>
        <w:annotationRef/>
      </w:r>
      <w:r w:rsidRPr="00AE4A5F">
        <w:rPr>
          <w:lang w:val="en-GB"/>
        </w:rPr>
        <w:t>I actually think ‘optimal’ works here because it refers to growth</w:t>
      </w:r>
    </w:p>
  </w:comment>
  <w:comment w:id="62" w:author="Max Lindmark" w:date="2020-07-27T12:10:00Z" w:initials="ML">
    <w:p w14:paraId="02E9C534" w14:textId="77777777" w:rsidR="00986B51" w:rsidRPr="00F94336" w:rsidRDefault="00986B51">
      <w:pPr>
        <w:pStyle w:val="CommentText"/>
        <w:rPr>
          <w:highlight w:val="green"/>
          <w:lang w:val="en-US"/>
        </w:rPr>
      </w:pPr>
      <w:r w:rsidRPr="00F94336">
        <w:rPr>
          <w:rStyle w:val="CommentReference"/>
          <w:highlight w:val="green"/>
        </w:rPr>
        <w:annotationRef/>
      </w:r>
      <w:r w:rsidRPr="00F94336">
        <w:rPr>
          <w:highlight w:val="green"/>
          <w:lang w:val="en-US"/>
        </w:rPr>
        <w:t>Ok, agree! I think it works anyway because it’s explained in the text when we use peak vs optimum</w:t>
      </w:r>
    </w:p>
    <w:p w14:paraId="58B30A02" w14:textId="77777777" w:rsidR="00986B51" w:rsidRPr="00F94336" w:rsidRDefault="00986B51">
      <w:pPr>
        <w:pStyle w:val="CommentText"/>
        <w:rPr>
          <w:highlight w:val="green"/>
          <w:lang w:val="en-US"/>
        </w:rPr>
      </w:pPr>
    </w:p>
    <w:p w14:paraId="1C55C4EE" w14:textId="13ABAC01" w:rsidR="00986B51" w:rsidRPr="00966EBE" w:rsidRDefault="00986B51">
      <w:pPr>
        <w:pStyle w:val="CommentText"/>
        <w:rPr>
          <w:lang w:val="en-US"/>
        </w:rPr>
      </w:pPr>
      <w:r w:rsidRPr="00F94336">
        <w:rPr>
          <w:highlight w:val="green"/>
          <w:lang w:val="en-US"/>
        </w:rPr>
        <w:t>So, I keep peak for consumption and use optimum for growth</w:t>
      </w:r>
    </w:p>
  </w:comment>
  <w:comment w:id="63" w:author="Anna Gårdmark" w:date="2020-05-27T11:57:00Z" w:initials="AG">
    <w:p w14:paraId="3D73D9EA" w14:textId="63AA5022" w:rsidR="00986B51" w:rsidRPr="005475C4" w:rsidRDefault="00986B51">
      <w:pPr>
        <w:pStyle w:val="CommentText"/>
        <w:rPr>
          <w:lang w:val="en-GB"/>
        </w:rPr>
      </w:pPr>
      <w:r>
        <w:rPr>
          <w:rStyle w:val="CommentReference"/>
        </w:rPr>
        <w:annotationRef/>
      </w:r>
      <w:r w:rsidRPr="005475C4">
        <w:rPr>
          <w:rStyle w:val="CommentReference"/>
          <w:lang w:val="en-GB"/>
        </w:rPr>
        <w:t>or somewhere else in this sentence specify that the decline is within species and not between</w:t>
      </w:r>
    </w:p>
  </w:comment>
  <w:comment w:id="68" w:author="Max Lindmark" w:date="2020-09-11T14:51:00Z" w:initials="ML">
    <w:p w14:paraId="3273B071" w14:textId="610C73A5" w:rsidR="00651315" w:rsidRPr="0086489D" w:rsidRDefault="00651315">
      <w:pPr>
        <w:pStyle w:val="CommentText"/>
        <w:rPr>
          <w:highlight w:val="green"/>
          <w:lang w:val="en-US"/>
        </w:rPr>
      </w:pPr>
      <w:r w:rsidRPr="0086489D">
        <w:rPr>
          <w:rStyle w:val="CommentReference"/>
          <w:highlight w:val="green"/>
        </w:rPr>
        <w:annotationRef/>
      </w:r>
      <w:r w:rsidRPr="0086489D">
        <w:rPr>
          <w:highlight w:val="green"/>
          <w:lang w:val="en-US"/>
        </w:rPr>
        <w:t>120 words</w:t>
      </w:r>
      <w:r w:rsidR="004A465C" w:rsidRPr="0086489D">
        <w:rPr>
          <w:highlight w:val="green"/>
          <w:lang w:val="en-US"/>
        </w:rPr>
        <w:t xml:space="preserve"> limit</w:t>
      </w:r>
    </w:p>
    <w:p w14:paraId="35BD7575" w14:textId="49BC52EB" w:rsidR="004A465C" w:rsidRPr="0086489D" w:rsidRDefault="004A465C">
      <w:pPr>
        <w:pStyle w:val="CommentText"/>
        <w:rPr>
          <w:highlight w:val="green"/>
          <w:lang w:val="en-US"/>
        </w:rPr>
      </w:pPr>
    </w:p>
    <w:p w14:paraId="18D5EDBA" w14:textId="77777777" w:rsidR="004A465C" w:rsidRPr="0086489D" w:rsidRDefault="004A465C">
      <w:pPr>
        <w:pStyle w:val="CommentText"/>
        <w:rPr>
          <w:highlight w:val="green"/>
          <w:lang w:val="en-US"/>
        </w:rPr>
      </w:pPr>
      <w:r w:rsidRPr="0086489D">
        <w:rPr>
          <w:highlight w:val="green"/>
          <w:lang w:val="en-US"/>
        </w:rPr>
        <w:t xml:space="preserve">Also, as with the title and some parts of the intro, it’s focused on the optimum growth temperature. </w:t>
      </w:r>
    </w:p>
    <w:p w14:paraId="44039DB5" w14:textId="77777777" w:rsidR="004A465C" w:rsidRPr="0086489D" w:rsidRDefault="004A465C">
      <w:pPr>
        <w:pStyle w:val="CommentText"/>
        <w:rPr>
          <w:highlight w:val="green"/>
          <w:lang w:val="en-US"/>
        </w:rPr>
      </w:pPr>
    </w:p>
    <w:p w14:paraId="58C5EBB1" w14:textId="464CC09D" w:rsidR="004A465C" w:rsidRPr="0086489D" w:rsidRDefault="004A465C">
      <w:pPr>
        <w:pStyle w:val="CommentText"/>
        <w:rPr>
          <w:highlight w:val="green"/>
          <w:lang w:val="en-US"/>
        </w:rPr>
      </w:pPr>
      <w:r w:rsidRPr="0086489D">
        <w:rPr>
          <w:highlight w:val="green"/>
          <w:lang w:val="en-US"/>
        </w:rPr>
        <w:t>I think that’s OK and feels like our main result. But as you say Jan, ideally, we would have had a larger size range</w:t>
      </w:r>
      <w:r w:rsidR="007A7A12">
        <w:rPr>
          <w:highlight w:val="green"/>
          <w:lang w:val="en-US"/>
        </w:rPr>
        <w:t xml:space="preserve"> (and it is somewhat extrapolating when we have so small fishes)</w:t>
      </w:r>
      <w:r w:rsidRPr="0086489D">
        <w:rPr>
          <w:highlight w:val="green"/>
          <w:lang w:val="en-US"/>
        </w:rPr>
        <w:t>! (and more species and data points of course). It’s wort thinking about how hard we want to push that.</w:t>
      </w:r>
    </w:p>
    <w:p w14:paraId="67DD7F15" w14:textId="37613F51" w:rsidR="004A465C" w:rsidRPr="0086489D" w:rsidRDefault="004A465C">
      <w:pPr>
        <w:pStyle w:val="CommentText"/>
        <w:rPr>
          <w:highlight w:val="green"/>
          <w:lang w:val="en-US"/>
        </w:rPr>
      </w:pPr>
    </w:p>
    <w:p w14:paraId="28C6D57A" w14:textId="5FF63C3B" w:rsidR="004A465C" w:rsidRPr="0086489D" w:rsidRDefault="004A465C">
      <w:pPr>
        <w:pStyle w:val="CommentText"/>
        <w:rPr>
          <w:highlight w:val="green"/>
          <w:lang w:val="en-US"/>
        </w:rPr>
      </w:pPr>
      <w:r w:rsidRPr="0086489D">
        <w:rPr>
          <w:highlight w:val="green"/>
          <w:lang w:val="en-US"/>
        </w:rPr>
        <w:t xml:space="preserve">On the other hand, if for some reason people wouldn’t find our results on the </w:t>
      </w:r>
      <w:r w:rsidR="0086489D" w:rsidRPr="0086489D">
        <w:rPr>
          <w:highlight w:val="green"/>
          <w:lang w:val="en-US"/>
        </w:rPr>
        <w:t xml:space="preserve">T_opt super convinving or general, it’s nice to know that it is also a prediction from the Putter model, given the criteria that we find in the bigger data sets: i.e. exponents smaller for Cmax and unimodal temp dep of Cmax. These findings are quite solid I think, so the prediction definitely seems ok. </w:t>
      </w:r>
    </w:p>
    <w:p w14:paraId="04718871" w14:textId="4792EBC8" w:rsidR="0086489D" w:rsidRPr="0086489D" w:rsidRDefault="0086489D">
      <w:pPr>
        <w:pStyle w:val="CommentText"/>
        <w:rPr>
          <w:highlight w:val="green"/>
          <w:lang w:val="en-US"/>
        </w:rPr>
      </w:pPr>
    </w:p>
    <w:p w14:paraId="6A6C23EE" w14:textId="75210F27" w:rsidR="0086489D" w:rsidRPr="0086489D" w:rsidRDefault="0086489D">
      <w:pPr>
        <w:pStyle w:val="CommentText"/>
        <w:rPr>
          <w:highlight w:val="green"/>
          <w:lang w:val="en-US"/>
        </w:rPr>
      </w:pPr>
      <w:r w:rsidRPr="0086489D">
        <w:rPr>
          <w:highlight w:val="green"/>
          <w:lang w:val="en-US"/>
        </w:rPr>
        <w:t>And, we also know that the deline in T_opt also occurred when normalized with respect to maximum mass, etc.</w:t>
      </w:r>
    </w:p>
    <w:p w14:paraId="104F3E7C" w14:textId="4B1CE381" w:rsidR="0086489D" w:rsidRPr="0086489D" w:rsidRDefault="0086489D">
      <w:pPr>
        <w:pStyle w:val="CommentText"/>
        <w:rPr>
          <w:highlight w:val="green"/>
          <w:lang w:val="en-US"/>
        </w:rPr>
      </w:pPr>
    </w:p>
    <w:p w14:paraId="09B0D18A" w14:textId="2D439AC5" w:rsidR="004A465C" w:rsidRPr="00651315" w:rsidRDefault="0086489D">
      <w:pPr>
        <w:pStyle w:val="CommentText"/>
        <w:rPr>
          <w:lang w:val="en-US"/>
        </w:rPr>
      </w:pPr>
      <w:r w:rsidRPr="0086489D">
        <w:rPr>
          <w:highlight w:val="green"/>
          <w:lang w:val="en-US"/>
        </w:rPr>
        <w:t>(Just thinking loud here about TSR and what we can and cannot say with our data)</w:t>
      </w:r>
    </w:p>
  </w:comment>
  <w:comment w:id="87" w:author="Jan Ohlberger" w:date="2020-05-22T06:40:00Z" w:initials="Ca">
    <w:p w14:paraId="0F76AC27" w14:textId="77777777" w:rsidR="00986B51" w:rsidRPr="00AE4A5F" w:rsidRDefault="00986B51">
      <w:pPr>
        <w:pStyle w:val="CommentText"/>
        <w:rPr>
          <w:lang w:val="en-GB"/>
        </w:rPr>
      </w:pPr>
      <w:r>
        <w:rPr>
          <w:rStyle w:val="CommentReference"/>
        </w:rPr>
        <w:annotationRef/>
      </w:r>
      <w:r w:rsidRPr="00AE4A5F">
        <w:rPr>
          <w:lang w:val="en-GB"/>
        </w:rPr>
        <w:t>I think this needs re-phrasing to clarify why, if predicted by the TSR that so many observations agree with, those effects are ‘less clear’.</w:t>
      </w:r>
    </w:p>
    <w:p w14:paraId="3A0C0594" w14:textId="6BC249E8" w:rsidR="00986B51" w:rsidRPr="00AE4A5F" w:rsidRDefault="00986B51">
      <w:pPr>
        <w:pStyle w:val="CommentText"/>
        <w:rPr>
          <w:lang w:val="en-GB"/>
        </w:rPr>
      </w:pPr>
      <w:r w:rsidRPr="00AE4A5F">
        <w:rPr>
          <w:lang w:val="en-GB"/>
        </w:rPr>
        <w:t>It also makes me wonder if we can/should focus on it considering that the experimental data are mostly on the smaller sizes within populations.</w:t>
      </w:r>
    </w:p>
  </w:comment>
  <w:comment w:id="88" w:author="Max Lindmark" w:date="2020-07-27T12:33:00Z" w:initials="ML">
    <w:p w14:paraId="5BB65E8B" w14:textId="77777777" w:rsidR="00986B51" w:rsidRDefault="00986B51">
      <w:pPr>
        <w:pStyle w:val="CommentText"/>
        <w:rPr>
          <w:lang w:val="en-US"/>
        </w:rPr>
      </w:pPr>
      <w:r w:rsidRPr="00340412">
        <w:rPr>
          <w:highlight w:val="green"/>
          <w:lang w:val="en-US"/>
        </w:rPr>
        <w:t>I agree that if we talk about “of large fish within a population”, that doesn’t set it up for our paper because we have so small fish. We can perhaps say: “we don’t know if this ability [to increase growth with initial warming] is true for all sizes”.</w:t>
      </w:r>
      <w:r>
        <w:rPr>
          <w:lang w:val="en-US"/>
        </w:rPr>
        <w:t xml:space="preserve"> </w:t>
      </w:r>
    </w:p>
    <w:p w14:paraId="3E01D5F1" w14:textId="77777777" w:rsidR="00A37F71" w:rsidRDefault="00A37F71">
      <w:pPr>
        <w:pStyle w:val="CommentText"/>
        <w:rPr>
          <w:lang w:val="en-US"/>
        </w:rPr>
      </w:pPr>
    </w:p>
    <w:p w14:paraId="0CE71E62" w14:textId="5D4A8251" w:rsidR="00A37F71" w:rsidRPr="00947039" w:rsidRDefault="00A37F71">
      <w:pPr>
        <w:pStyle w:val="CommentText"/>
        <w:rPr>
          <w:lang w:val="en-US"/>
        </w:rPr>
      </w:pPr>
      <w:r w:rsidRPr="00A37F71">
        <w:rPr>
          <w:highlight w:val="green"/>
          <w:lang w:val="en-US"/>
        </w:rPr>
        <w:t>See also comment above.</w:t>
      </w:r>
    </w:p>
  </w:comment>
  <w:comment w:id="110" w:author="Jan Ohlberger" w:date="2020-05-22T06:50:00Z" w:initials="Ca">
    <w:p w14:paraId="51D3A9C1" w14:textId="3A3E34A5" w:rsidR="00986B51" w:rsidRPr="00AE4A5F" w:rsidRDefault="00986B51">
      <w:pPr>
        <w:pStyle w:val="CommentText"/>
        <w:rPr>
          <w:lang w:val="en-GB"/>
        </w:rPr>
      </w:pPr>
      <w:r>
        <w:rPr>
          <w:rStyle w:val="CommentReference"/>
        </w:rPr>
        <w:annotationRef/>
      </w:r>
      <w:r w:rsidRPr="00AE4A5F">
        <w:rPr>
          <w:lang w:val="en-GB"/>
        </w:rPr>
        <w:t>Does this work? It just seemed like the transition was a bit weird.</w:t>
      </w:r>
    </w:p>
  </w:comment>
  <w:comment w:id="111" w:author="Max Lindmark" w:date="2020-07-27T13:53:00Z" w:initials="ML">
    <w:p w14:paraId="2D8BED02" w14:textId="4F6E2172" w:rsidR="00986B51" w:rsidRPr="009F2F89" w:rsidRDefault="00986B51">
      <w:pPr>
        <w:pStyle w:val="CommentText"/>
        <w:rPr>
          <w:lang w:val="en-US"/>
        </w:rPr>
      </w:pPr>
      <w:r w:rsidRPr="001B197A">
        <w:rPr>
          <w:rStyle w:val="CommentReference"/>
          <w:highlight w:val="green"/>
        </w:rPr>
        <w:annotationRef/>
      </w:r>
      <w:r w:rsidRPr="001B197A">
        <w:rPr>
          <w:highlight w:val="green"/>
          <w:lang w:val="en-US"/>
        </w:rPr>
        <w:t>I think it does, maybe remove organism though? Or replace with “growth”?</w:t>
      </w:r>
    </w:p>
  </w:comment>
  <w:comment w:id="147" w:author="Jan Ohlberger" w:date="2020-05-22T07:03:00Z" w:initials="Ca">
    <w:p w14:paraId="357E20E3" w14:textId="717C314E" w:rsidR="00986B51" w:rsidRPr="00AE4A5F" w:rsidRDefault="00986B51">
      <w:pPr>
        <w:pStyle w:val="CommentText"/>
        <w:rPr>
          <w:lang w:val="en-GB"/>
        </w:rPr>
      </w:pPr>
      <w:r>
        <w:rPr>
          <w:rStyle w:val="CommentReference"/>
        </w:rPr>
        <w:annotationRef/>
      </w:r>
      <w:r w:rsidRPr="00AE4A5F">
        <w:rPr>
          <w:lang w:val="en-GB"/>
        </w:rPr>
        <w:t xml:space="preserve">Introduce the idea here that this is a rather phenomenological model – to prepare the reader for the start of the next paragraph? </w:t>
      </w:r>
    </w:p>
  </w:comment>
  <w:comment w:id="148" w:author="Max Lindmark" w:date="2020-07-27T14:23:00Z" w:initials="ML">
    <w:p w14:paraId="52A1431F" w14:textId="5794F093" w:rsidR="00986B51" w:rsidRPr="00C052D9" w:rsidRDefault="00986B51">
      <w:pPr>
        <w:pStyle w:val="CommentText"/>
        <w:rPr>
          <w:lang w:val="en-US"/>
        </w:rPr>
      </w:pPr>
      <w:r w:rsidRPr="00A12C51">
        <w:rPr>
          <w:rStyle w:val="CommentReference"/>
          <w:highlight w:val="green"/>
        </w:rPr>
        <w:annotationRef/>
      </w:r>
      <w:r w:rsidRPr="00A12C51">
        <w:rPr>
          <w:highlight w:val="green"/>
          <w:lang w:val="en-US"/>
        </w:rPr>
        <w:t>Ok! Had to rewrite a bit</w:t>
      </w:r>
      <w:r w:rsidR="00E94979">
        <w:rPr>
          <w:lang w:val="en-US"/>
        </w:rPr>
        <w:t>. I agree it’s phenomenological, but some people view it as mechanistic (e.g. when comparing to GAMs, or the Marshall and White paper in TREE)</w:t>
      </w:r>
    </w:p>
  </w:comment>
  <w:comment w:id="150" w:author="Max Lindmark" w:date="2020-07-27T14:27:00Z" w:initials="ML">
    <w:p w14:paraId="69F3BF80" w14:textId="30572FA1" w:rsidR="00986B51" w:rsidRPr="006A0904" w:rsidRDefault="00986B51">
      <w:pPr>
        <w:pStyle w:val="CommentText"/>
        <w:rPr>
          <w:highlight w:val="green"/>
          <w:lang w:val="en-US"/>
        </w:rPr>
      </w:pPr>
      <w:r w:rsidRPr="006A0904">
        <w:rPr>
          <w:rStyle w:val="CommentReference"/>
          <w:highlight w:val="green"/>
        </w:rPr>
        <w:annotationRef/>
      </w:r>
      <w:r w:rsidRPr="006A0904">
        <w:rPr>
          <w:highlight w:val="green"/>
          <w:lang w:val="en-US"/>
        </w:rPr>
        <w:t>Some people view the VBGE as mechanistic because it’s describes growth from the “bottom up” (Marshall &amp; White 2019 TREE). However, I think it’s wrong to call it mechanistic because of that because DEB models and more complicated bioenergetics growth models are also bottom up, and that definition would put them in the same category.</w:t>
      </w:r>
    </w:p>
    <w:p w14:paraId="5E1F8574" w14:textId="77777777" w:rsidR="00986B51" w:rsidRPr="006A0904" w:rsidRDefault="00986B51">
      <w:pPr>
        <w:pStyle w:val="CommentText"/>
        <w:rPr>
          <w:highlight w:val="green"/>
          <w:lang w:val="en-US"/>
        </w:rPr>
      </w:pPr>
    </w:p>
    <w:p w14:paraId="76489D96" w14:textId="77777777" w:rsidR="00986B51" w:rsidRPr="006A0904" w:rsidRDefault="00986B51">
      <w:pPr>
        <w:pStyle w:val="CommentText"/>
        <w:rPr>
          <w:highlight w:val="green"/>
          <w:lang w:val="en-US"/>
        </w:rPr>
      </w:pPr>
      <w:r w:rsidRPr="006A0904">
        <w:rPr>
          <w:highlight w:val="green"/>
          <w:lang w:val="en-US"/>
        </w:rPr>
        <w:t>So, I split them but how much they aim to represent actual measurable processes instead. Or, how conceptual/empirical they are WRT parameterization etc.</w:t>
      </w:r>
    </w:p>
    <w:p w14:paraId="56613473" w14:textId="77777777" w:rsidR="00986B51" w:rsidRPr="006A0904" w:rsidRDefault="00986B51">
      <w:pPr>
        <w:pStyle w:val="CommentText"/>
        <w:rPr>
          <w:highlight w:val="green"/>
          <w:lang w:val="en-US"/>
        </w:rPr>
      </w:pPr>
    </w:p>
    <w:p w14:paraId="501C0F6D" w14:textId="6D8D3209" w:rsidR="00986B51" w:rsidRPr="006F7D68" w:rsidRDefault="00986B51">
      <w:pPr>
        <w:pStyle w:val="CommentText"/>
        <w:rPr>
          <w:lang w:val="en-US"/>
        </w:rPr>
      </w:pPr>
      <w:r w:rsidRPr="006A0904">
        <w:rPr>
          <w:highlight w:val="green"/>
          <w:lang w:val="en-US"/>
        </w:rPr>
        <w:t>Does this work?</w:t>
      </w:r>
    </w:p>
  </w:comment>
  <w:comment w:id="165" w:author="Anna Gårdmark" w:date="2020-06-16T13:19:00Z" w:initials="AG">
    <w:p w14:paraId="374B0E7D" w14:textId="2774A998" w:rsidR="00986B51" w:rsidRPr="00D9252D" w:rsidRDefault="00986B51">
      <w:pPr>
        <w:pStyle w:val="CommentText"/>
        <w:rPr>
          <w:lang w:val="en-GB"/>
        </w:rPr>
      </w:pPr>
      <w:r>
        <w:rPr>
          <w:rStyle w:val="CommentReference"/>
        </w:rPr>
        <w:annotationRef/>
      </w:r>
      <w:r w:rsidRPr="00D9252D">
        <w:rPr>
          <w:lang w:val="en-GB"/>
        </w:rPr>
        <w:t xml:space="preserve">as the theory prediction part continue in next paragraph, I suggest you move this conclusion further down, and merge </w:t>
      </w:r>
      <w:r>
        <w:rPr>
          <w:lang w:val="en-GB"/>
        </w:rPr>
        <w:t>the phenomenological model and the mechanismtic models into one paragraph</w:t>
      </w:r>
    </w:p>
  </w:comment>
  <w:comment w:id="166" w:author="Max Lindmark" w:date="2020-07-27T14:09:00Z" w:initials="ML">
    <w:p w14:paraId="05B3073F" w14:textId="62D5BDAB" w:rsidR="00986B51" w:rsidRPr="001D5816" w:rsidRDefault="00986B51">
      <w:pPr>
        <w:pStyle w:val="CommentText"/>
        <w:rPr>
          <w:lang w:val="en-US"/>
        </w:rPr>
      </w:pPr>
      <w:r w:rsidRPr="00954AB8">
        <w:rPr>
          <w:rStyle w:val="CommentReference"/>
          <w:highlight w:val="green"/>
        </w:rPr>
        <w:annotationRef/>
      </w:r>
      <w:r w:rsidRPr="00954AB8">
        <w:rPr>
          <w:highlight w:val="green"/>
          <w:lang w:val="en-US"/>
        </w:rPr>
        <w:t xml:space="preserve">I think I would prefer them separate, especially with new edits. The paragraph now starts with uncertainties about TSR, but how growth models </w:t>
      </w:r>
      <w:r w:rsidR="00850FBB" w:rsidRPr="00954AB8">
        <w:rPr>
          <w:highlight w:val="green"/>
          <w:lang w:val="en-US"/>
        </w:rPr>
        <w:t xml:space="preserve">sort </w:t>
      </w:r>
      <w:r w:rsidR="00850FBB">
        <w:rPr>
          <w:highlight w:val="green"/>
          <w:lang w:val="en-US"/>
        </w:rPr>
        <w:t xml:space="preserve">of </w:t>
      </w:r>
      <w:r w:rsidRPr="00954AB8">
        <w:rPr>
          <w:highlight w:val="green"/>
          <w:lang w:val="en-US"/>
        </w:rPr>
        <w:t>predict it, then it ends with them being “flawed”, which again leaves us with uncertainty, and then comes the next paragraph, which argues for mechanistic models that are</w:t>
      </w:r>
      <w:r w:rsidRPr="00850FBB">
        <w:rPr>
          <w:highlight w:val="green"/>
          <w:lang w:val="en-US"/>
        </w:rPr>
        <w:t xml:space="preserve"> in line with empirical findings.</w:t>
      </w:r>
      <w:r w:rsidR="00850FBB" w:rsidRPr="00850FBB">
        <w:rPr>
          <w:highlight w:val="green"/>
          <w:lang w:val="en-US"/>
        </w:rPr>
        <w:t xml:space="preserve"> A bit of a rollercoaster but not sure merging them is best right now (I can’t see it at least!)</w:t>
      </w:r>
    </w:p>
  </w:comment>
  <w:comment w:id="185" w:author="Jan Ohlberger" w:date="2020-05-22T07:21:00Z" w:initials="Ca">
    <w:p w14:paraId="6394BB64" w14:textId="77777777" w:rsidR="00986B51" w:rsidRPr="00AE4A5F" w:rsidRDefault="00986B51" w:rsidP="001C3243">
      <w:pPr>
        <w:pStyle w:val="CommentText"/>
        <w:rPr>
          <w:lang w:val="en-GB"/>
        </w:rPr>
      </w:pPr>
      <w:r>
        <w:rPr>
          <w:rStyle w:val="CommentReference"/>
        </w:rPr>
        <w:annotationRef/>
      </w:r>
      <w:r w:rsidRPr="00AE4A5F">
        <w:rPr>
          <w:lang w:val="en-GB"/>
        </w:rPr>
        <w:t>May need to repeat here which ones? Or somewhere above give them a short unifying descriptor that can be repeated here instead - e.g. call them fundamental rates or similar?</w:t>
      </w:r>
    </w:p>
  </w:comment>
  <w:comment w:id="186" w:author="Max Lindmark" w:date="2020-07-27T14:46:00Z" w:initials="ML">
    <w:p w14:paraId="3A1D6AF3" w14:textId="77777777" w:rsidR="00986B51" w:rsidRPr="001022F3" w:rsidRDefault="00986B51" w:rsidP="001C3243">
      <w:pPr>
        <w:pStyle w:val="CommentText"/>
        <w:rPr>
          <w:highlight w:val="green"/>
          <w:lang w:val="en-US"/>
        </w:rPr>
      </w:pPr>
      <w:r w:rsidRPr="001022F3">
        <w:rPr>
          <w:highlight w:val="green"/>
          <w:lang w:val="en-US"/>
        </w:rPr>
        <w:t xml:space="preserve">MOVED from the following sentence, which now is removed due to need to shorten. </w:t>
      </w:r>
    </w:p>
    <w:p w14:paraId="3BA57058" w14:textId="77777777" w:rsidR="00986B51" w:rsidRPr="001022F3" w:rsidRDefault="00986B51" w:rsidP="001C3243">
      <w:pPr>
        <w:pStyle w:val="CommentText"/>
        <w:rPr>
          <w:highlight w:val="green"/>
          <w:lang w:val="en-US"/>
        </w:rPr>
      </w:pPr>
    </w:p>
    <w:p w14:paraId="5BE5D08E" w14:textId="363A564B" w:rsidR="00986B51" w:rsidRPr="001C3243" w:rsidRDefault="00986B51" w:rsidP="001C3243">
      <w:pPr>
        <w:pStyle w:val="CommentText"/>
        <w:rPr>
          <w:lang w:val="en-US"/>
        </w:rPr>
      </w:pPr>
      <w:r w:rsidRPr="001022F3">
        <w:rPr>
          <w:highlight w:val="green"/>
          <w:lang w:val="en-US"/>
        </w:rPr>
        <w:t xml:space="preserve">Also, </w:t>
      </w:r>
      <w:r w:rsidRPr="001022F3">
        <w:rPr>
          <w:rStyle w:val="CommentReference"/>
          <w:highlight w:val="green"/>
        </w:rPr>
        <w:annotationRef/>
      </w:r>
      <w:r w:rsidRPr="001022F3">
        <w:rPr>
          <w:highlight w:val="green"/>
          <w:lang w:val="en-US"/>
        </w:rPr>
        <w:t>does biological work? I like the idea of have a shorter term for all rates we look at, but should e.g. growth rate be included? And this point holds in general I would say.</w:t>
      </w:r>
    </w:p>
  </w:comment>
  <w:comment w:id="187" w:author="Max Lindmark" w:date="2020-09-11T21:44:00Z" w:initials="ML">
    <w:p w14:paraId="1DF6BBA6" w14:textId="77777777" w:rsidR="009279D3" w:rsidRPr="009279D3" w:rsidRDefault="009279D3">
      <w:pPr>
        <w:pStyle w:val="CommentText"/>
        <w:rPr>
          <w:highlight w:val="green"/>
          <w:lang w:val="en-US"/>
        </w:rPr>
      </w:pPr>
      <w:r w:rsidRPr="009279D3">
        <w:rPr>
          <w:rStyle w:val="CommentReference"/>
          <w:highlight w:val="green"/>
        </w:rPr>
        <w:annotationRef/>
      </w:r>
      <w:r w:rsidRPr="009279D3">
        <w:rPr>
          <w:highlight w:val="green"/>
          <w:lang w:val="en-US"/>
        </w:rPr>
        <w:t>This can perhaps also be removed?? Is the level of detail needed, just to say it’s a) not estimated with multiple regression and b) assumed independent effects.</w:t>
      </w:r>
    </w:p>
    <w:p w14:paraId="5E8B0180" w14:textId="77777777" w:rsidR="009279D3" w:rsidRPr="009279D3" w:rsidRDefault="009279D3">
      <w:pPr>
        <w:pStyle w:val="CommentText"/>
        <w:rPr>
          <w:highlight w:val="green"/>
          <w:lang w:val="en-US"/>
        </w:rPr>
      </w:pPr>
    </w:p>
    <w:p w14:paraId="763E4AE8" w14:textId="73715404" w:rsidR="009279D3" w:rsidRPr="009279D3" w:rsidRDefault="009279D3">
      <w:pPr>
        <w:pStyle w:val="CommentText"/>
        <w:rPr>
          <w:highlight w:val="green"/>
          <w:lang w:val="en-US"/>
        </w:rPr>
      </w:pPr>
      <w:r w:rsidRPr="009279D3">
        <w:rPr>
          <w:highlight w:val="green"/>
          <w:lang w:val="en-US"/>
        </w:rPr>
        <w:t>I just wonder if there’s any merit in putting our model in this box instead of just saying what and what aren’t shared features.</w:t>
      </w:r>
    </w:p>
    <w:p w14:paraId="3F0809FE" w14:textId="77777777" w:rsidR="009279D3" w:rsidRPr="009279D3" w:rsidRDefault="009279D3">
      <w:pPr>
        <w:pStyle w:val="CommentText"/>
        <w:rPr>
          <w:highlight w:val="green"/>
          <w:lang w:val="en-US"/>
        </w:rPr>
      </w:pPr>
    </w:p>
    <w:p w14:paraId="5FECCAB9" w14:textId="77777777" w:rsidR="009279D3" w:rsidRDefault="009279D3">
      <w:pPr>
        <w:pStyle w:val="CommentText"/>
        <w:rPr>
          <w:lang w:val="en-US"/>
        </w:rPr>
      </w:pPr>
      <w:r w:rsidRPr="009279D3">
        <w:rPr>
          <w:highlight w:val="green"/>
          <w:lang w:val="en-US"/>
        </w:rPr>
        <w:t>The MTE models don’t use multiple regression, and definitely not species-varying coefficients</w:t>
      </w:r>
      <w:r w:rsidR="00A11238">
        <w:rPr>
          <w:highlight w:val="green"/>
          <w:lang w:val="en-US"/>
        </w:rPr>
        <w:t>, and it’s not typically intraspecific</w:t>
      </w:r>
      <w:r w:rsidRPr="009279D3">
        <w:rPr>
          <w:highlight w:val="green"/>
          <w:lang w:val="en-US"/>
        </w:rPr>
        <w:t>. So why even call it a general MTE model?</w:t>
      </w:r>
    </w:p>
    <w:p w14:paraId="59230294" w14:textId="77777777" w:rsidR="00A11238" w:rsidRDefault="00A11238">
      <w:pPr>
        <w:pStyle w:val="CommentText"/>
        <w:rPr>
          <w:lang w:val="en-US"/>
        </w:rPr>
      </w:pPr>
    </w:p>
    <w:p w14:paraId="63566340" w14:textId="2031D8AA" w:rsidR="00A11238" w:rsidRPr="009279D3" w:rsidRDefault="00A11238">
      <w:pPr>
        <w:pStyle w:val="CommentText"/>
        <w:rPr>
          <w:lang w:val="en-US"/>
        </w:rPr>
      </w:pPr>
      <w:r w:rsidRPr="00D22802">
        <w:rPr>
          <w:highlight w:val="green"/>
          <w:lang w:val="en-US"/>
        </w:rPr>
        <w:t>See also my comment about this as well further down</w:t>
      </w:r>
      <w:r w:rsidR="00D22802" w:rsidRPr="00D22802">
        <w:rPr>
          <w:highlight w:val="green"/>
          <w:lang w:val="en-US"/>
        </w:rPr>
        <w:t xml:space="preserve"> (around row 342)</w:t>
      </w:r>
    </w:p>
  </w:comment>
  <w:comment w:id="194" w:author="Jan Ohlberger" w:date="2020-05-22T07:21:00Z" w:initials="Ca">
    <w:p w14:paraId="413F9E59" w14:textId="5297D271" w:rsidR="00986B51" w:rsidRPr="00AE4A5F" w:rsidRDefault="00986B51">
      <w:pPr>
        <w:pStyle w:val="CommentText"/>
        <w:rPr>
          <w:lang w:val="en-GB"/>
        </w:rPr>
      </w:pPr>
      <w:r>
        <w:rPr>
          <w:rStyle w:val="CommentReference"/>
        </w:rPr>
        <w:annotationRef/>
      </w:r>
      <w:r w:rsidRPr="00AE4A5F">
        <w:rPr>
          <w:lang w:val="en-GB"/>
        </w:rPr>
        <w:t>May need to repeat here which ones? Or somewhere above give them a short unifying descriptor that can be repeated here instead - e.g. call them fundamental rates or similar?</w:t>
      </w:r>
    </w:p>
  </w:comment>
  <w:comment w:id="195" w:author="Max Lindmark" w:date="2020-07-27T14:46:00Z" w:initials="ML">
    <w:p w14:paraId="740CFEC2" w14:textId="3E820A87" w:rsidR="00986B51" w:rsidRPr="001C3243" w:rsidRDefault="00986B51">
      <w:pPr>
        <w:pStyle w:val="CommentText"/>
        <w:rPr>
          <w:lang w:val="en-US"/>
        </w:rPr>
      </w:pPr>
      <w:r>
        <w:rPr>
          <w:rStyle w:val="CommentReference"/>
        </w:rPr>
        <w:annotationRef/>
      </w:r>
      <w:r w:rsidRPr="001C3243">
        <w:rPr>
          <w:lang w:val="en-US"/>
        </w:rPr>
        <w:t>Does biological work?</w:t>
      </w:r>
      <w:r>
        <w:rPr>
          <w:lang w:val="en-US"/>
        </w:rPr>
        <w:t xml:space="preserve"> I like the idea of have a shorter term for all rates we look at, but should e.g. growth rate be included? And this point holds in general I would say.</w:t>
      </w:r>
    </w:p>
  </w:comment>
  <w:comment w:id="197" w:author="Jan Ohlberger" w:date="2020-05-22T07:34:00Z" w:initials="Ca">
    <w:p w14:paraId="79544833" w14:textId="52382C23" w:rsidR="00986B51" w:rsidRPr="00AE4A5F" w:rsidRDefault="00986B51" w:rsidP="008D5889">
      <w:pPr>
        <w:pStyle w:val="CommentText"/>
        <w:rPr>
          <w:lang w:val="en-GB"/>
        </w:rPr>
      </w:pPr>
      <w:r>
        <w:rPr>
          <w:rStyle w:val="CommentReference"/>
        </w:rPr>
        <w:annotationRef/>
      </w:r>
      <w:r w:rsidRPr="00AE4A5F">
        <w:rPr>
          <w:lang w:val="en-GB"/>
        </w:rPr>
        <w:t>I’m not sure all of this is necessary – could end the general into with the first and last sentence of this paragraph, i.e. just say that it’s less understood and that overcoming this knowledge gap is important…</w:t>
      </w:r>
    </w:p>
    <w:p w14:paraId="343B6BCA" w14:textId="77777777" w:rsidR="00986B51" w:rsidRPr="00AE4A5F" w:rsidRDefault="00986B51">
      <w:pPr>
        <w:pStyle w:val="CommentText"/>
        <w:rPr>
          <w:lang w:val="en-GB"/>
        </w:rPr>
      </w:pPr>
    </w:p>
    <w:p w14:paraId="4E274BEC" w14:textId="7EBD5E24" w:rsidR="00986B51" w:rsidRPr="00AE4A5F" w:rsidRDefault="00986B51">
      <w:pPr>
        <w:pStyle w:val="CommentText"/>
        <w:rPr>
          <w:lang w:val="en-GB"/>
        </w:rPr>
      </w:pPr>
      <w:r w:rsidRPr="00AE4A5F">
        <w:rPr>
          <w:lang w:val="en-GB"/>
        </w:rPr>
        <w:t>The intro is rather long – this is the section I’d cut if we need or want to shorten it</w:t>
      </w:r>
    </w:p>
  </w:comment>
  <w:comment w:id="198" w:author="Max Lindmark" w:date="2020-07-27T14:45:00Z" w:initials="ML">
    <w:p w14:paraId="3BB5E607" w14:textId="6C0450FB" w:rsidR="00986B51" w:rsidRPr="000B5140" w:rsidRDefault="00986B51">
      <w:pPr>
        <w:pStyle w:val="CommentText"/>
        <w:rPr>
          <w:lang w:val="en-US"/>
        </w:rPr>
      </w:pPr>
      <w:r>
        <w:rPr>
          <w:rStyle w:val="CommentReference"/>
        </w:rPr>
        <w:annotationRef/>
      </w:r>
      <w:r w:rsidRPr="000B5140">
        <w:rPr>
          <w:lang w:val="en-US"/>
        </w:rPr>
        <w:t>Agree, and we do need to shorten</w:t>
      </w:r>
    </w:p>
  </w:comment>
  <w:comment w:id="200" w:author="Jan Ohlberger" w:date="2020-05-22T07:38:00Z" w:initials="Ca">
    <w:p w14:paraId="4F322B04" w14:textId="14F157E1" w:rsidR="00986B51" w:rsidRPr="00AE4A5F" w:rsidRDefault="00986B51">
      <w:pPr>
        <w:pStyle w:val="CommentText"/>
        <w:rPr>
          <w:lang w:val="en-GB"/>
        </w:rPr>
      </w:pPr>
      <w:r>
        <w:rPr>
          <w:rStyle w:val="CommentReference"/>
        </w:rPr>
        <w:annotationRef/>
      </w:r>
      <w:r w:rsidRPr="00AE4A5F">
        <w:rPr>
          <w:lang w:val="en-GB"/>
        </w:rPr>
        <w:t xml:space="preserve">Add this either here or in the first sentence on why understanding intraspecific patterns is important? </w:t>
      </w:r>
    </w:p>
  </w:comment>
  <w:comment w:id="201" w:author="Anna Gårdmark" w:date="2020-06-16T13:25:00Z" w:initials="AG">
    <w:p w14:paraId="5AA9BC55" w14:textId="62F4DE06" w:rsidR="00986B51" w:rsidRPr="00DB68B5" w:rsidRDefault="00986B51">
      <w:pPr>
        <w:pStyle w:val="CommentText"/>
        <w:rPr>
          <w:lang w:val="en-GB"/>
        </w:rPr>
      </w:pPr>
      <w:r>
        <w:rPr>
          <w:rStyle w:val="CommentReference"/>
        </w:rPr>
        <w:annotationRef/>
      </w:r>
      <w:r w:rsidRPr="00DB68B5">
        <w:rPr>
          <w:lang w:val="en-GB"/>
        </w:rPr>
        <w:t>alternatively, just drop this sentence, as you have motivation also in previous one</w:t>
      </w:r>
    </w:p>
  </w:comment>
  <w:comment w:id="191" w:author="Max Lindmark" w:date="2020-07-27T14:51:00Z" w:initials="ML">
    <w:p w14:paraId="6546EF56" w14:textId="3D235AC9" w:rsidR="00986B51" w:rsidRPr="002B7B1B" w:rsidRDefault="00986B51">
      <w:pPr>
        <w:pStyle w:val="CommentText"/>
        <w:rPr>
          <w:lang w:val="en-US"/>
        </w:rPr>
      </w:pPr>
      <w:r w:rsidRPr="00774BCE">
        <w:rPr>
          <w:rStyle w:val="CommentReference"/>
          <w:highlight w:val="green"/>
        </w:rPr>
        <w:annotationRef/>
      </w:r>
      <w:r w:rsidRPr="00774BCE">
        <w:rPr>
          <w:highlight w:val="green"/>
          <w:lang w:val="en-US"/>
        </w:rPr>
        <w:t>Deleted this whole paragraph, tried put some sentences</w:t>
      </w:r>
      <w:r w:rsidRPr="00E32F6B">
        <w:rPr>
          <w:highlight w:val="green"/>
          <w:lang w:val="en-US"/>
        </w:rPr>
        <w:t xml:space="preserve"> in other places</w:t>
      </w:r>
      <w:r w:rsidR="00E32F6B" w:rsidRPr="00E32F6B">
        <w:rPr>
          <w:highlight w:val="green"/>
          <w:lang w:val="en-US"/>
        </w:rPr>
        <w:t xml:space="preserve"> but overall the intro is long and this had to go…</w:t>
      </w:r>
    </w:p>
  </w:comment>
  <w:comment w:id="217" w:author="Jan Ohlberger" w:date="2020-05-22T07:40:00Z" w:initials="Ca">
    <w:p w14:paraId="5D1C1CB0" w14:textId="3518781E" w:rsidR="00986B51" w:rsidRPr="00AE4A5F" w:rsidRDefault="00986B51">
      <w:pPr>
        <w:pStyle w:val="CommentText"/>
        <w:rPr>
          <w:lang w:val="en-GB"/>
        </w:rPr>
      </w:pPr>
      <w:r>
        <w:rPr>
          <w:rStyle w:val="CommentReference"/>
        </w:rPr>
        <w:annotationRef/>
      </w:r>
      <w:r w:rsidRPr="00AE4A5F">
        <w:rPr>
          <w:lang w:val="en-GB"/>
        </w:rPr>
        <w:t>Justify why not for temperature? Readers will ask themselves that question at this point…</w:t>
      </w:r>
    </w:p>
  </w:comment>
  <w:comment w:id="218" w:author="Max Lindmark" w:date="2020-07-27T14:51:00Z" w:initials="ML">
    <w:p w14:paraId="00332037" w14:textId="1E3C03AB" w:rsidR="00986B51" w:rsidRPr="00340E8D" w:rsidRDefault="00986B51">
      <w:pPr>
        <w:pStyle w:val="CommentText"/>
        <w:rPr>
          <w:lang w:val="en-US"/>
        </w:rPr>
      </w:pPr>
      <w:r w:rsidRPr="00053B2A">
        <w:rPr>
          <w:rStyle w:val="CommentReference"/>
          <w:highlight w:val="green"/>
        </w:rPr>
        <w:annotationRef/>
      </w:r>
      <w:r w:rsidRPr="00053B2A">
        <w:rPr>
          <w:highlight w:val="green"/>
          <w:lang w:val="en-US"/>
        </w:rPr>
        <w:t>Do you mean why not for metabolism?</w:t>
      </w:r>
      <w:r w:rsidR="00053B2A" w:rsidRPr="00053B2A">
        <w:rPr>
          <w:highlight w:val="green"/>
          <w:lang w:val="en-US"/>
        </w:rPr>
        <w:t xml:space="preserve"> (</w:t>
      </w:r>
      <w:r w:rsidR="00053B2A">
        <w:rPr>
          <w:highlight w:val="green"/>
          <w:lang w:val="en-US"/>
        </w:rPr>
        <w:t>I</w:t>
      </w:r>
      <w:r w:rsidR="00053B2A" w:rsidRPr="00053B2A">
        <w:rPr>
          <w:highlight w:val="green"/>
          <w:lang w:val="en-US"/>
        </w:rPr>
        <w:t>f so</w:t>
      </w:r>
      <w:r w:rsidR="00053B2A">
        <w:rPr>
          <w:highlight w:val="green"/>
          <w:lang w:val="en-US"/>
        </w:rPr>
        <w:t>,</w:t>
      </w:r>
      <w:r w:rsidR="00053B2A" w:rsidRPr="00053B2A">
        <w:rPr>
          <w:highlight w:val="green"/>
          <w:lang w:val="en-US"/>
        </w:rPr>
        <w:t xml:space="preserve"> will they?)</w:t>
      </w:r>
    </w:p>
  </w:comment>
  <w:comment w:id="220" w:author="Anna Gårdmark" w:date="2020-06-18T19:44:00Z" w:initials="AG">
    <w:p w14:paraId="5C473F2C" w14:textId="5FE2FD4E" w:rsidR="00986B51" w:rsidRPr="00D276BD" w:rsidRDefault="00986B51">
      <w:pPr>
        <w:pStyle w:val="CommentText"/>
        <w:rPr>
          <w:lang w:val="en-GB"/>
        </w:rPr>
      </w:pPr>
      <w:r>
        <w:rPr>
          <w:rStyle w:val="CommentReference"/>
        </w:rPr>
        <w:annotationRef/>
      </w:r>
      <w:r w:rsidRPr="00D276BD">
        <w:rPr>
          <w:lang w:val="en-GB"/>
        </w:rPr>
        <w:t>then also say something about the mass exponent of metabolism?</w:t>
      </w:r>
    </w:p>
  </w:comment>
  <w:comment w:id="221" w:author="Max Lindmark" w:date="2020-08-17T12:07:00Z" w:initials="ML">
    <w:p w14:paraId="42BEFD5E" w14:textId="347AAA43" w:rsidR="00986B51" w:rsidRPr="00332688" w:rsidRDefault="00986B51">
      <w:pPr>
        <w:pStyle w:val="CommentText"/>
        <w:rPr>
          <w:lang w:val="en-US"/>
        </w:rPr>
      </w:pPr>
      <w:r w:rsidRPr="009D31F8">
        <w:rPr>
          <w:rStyle w:val="CommentReference"/>
          <w:highlight w:val="green"/>
        </w:rPr>
        <w:annotationRef/>
      </w:r>
      <w:r w:rsidRPr="00332688">
        <w:rPr>
          <w:highlight w:val="green"/>
          <w:lang w:val="en-US"/>
        </w:rPr>
        <w:t>Done</w:t>
      </w:r>
    </w:p>
  </w:comment>
  <w:comment w:id="255" w:author="Max Lindmark" w:date="2020-02-06T10:46:00Z" w:initials="ML">
    <w:p w14:paraId="4443FF64" w14:textId="77777777" w:rsidR="00D579C4" w:rsidRPr="00457D7E" w:rsidRDefault="00D579C4" w:rsidP="00D579C4">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256" w:author="Max Lindmark" w:date="2020-02-06T10:46:00Z" w:initials="ML">
    <w:p w14:paraId="7FA97AAA" w14:textId="77777777" w:rsidR="00D579C4" w:rsidRPr="00457D7E" w:rsidRDefault="00D579C4" w:rsidP="00D579C4">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257" w:author="Max Lindmark" w:date="2020-05-08T15:53:00Z" w:initials="ML">
    <w:p w14:paraId="23D3B5B5" w14:textId="77777777" w:rsidR="00D579C4" w:rsidRPr="00AE4A5F" w:rsidRDefault="00D579C4" w:rsidP="00D579C4">
      <w:pPr>
        <w:pStyle w:val="CommentText"/>
        <w:rPr>
          <w:lang w:val="en-GB"/>
        </w:rPr>
      </w:pPr>
      <w:r w:rsidRPr="00986168">
        <w:rPr>
          <w:rStyle w:val="CommentReference"/>
          <w:highlight w:val="yellow"/>
        </w:rPr>
        <w:annotationRef/>
      </w:r>
      <w:r w:rsidRPr="00AE4A5F">
        <w:rPr>
          <w:highlight w:val="yellow"/>
          <w:lang w:val="en-GB"/>
        </w:rPr>
        <w:t>I wonder how to make it easier, because only one side is logged</w:t>
      </w:r>
    </w:p>
  </w:comment>
  <w:comment w:id="258" w:author="Max Lindmark" w:date="2020-07-30T10:17:00Z" w:initials="ML">
    <w:p w14:paraId="0BEEB49A" w14:textId="77777777" w:rsidR="00D579C4" w:rsidRPr="00A50FC8" w:rsidRDefault="00D579C4" w:rsidP="00D579C4">
      <w:pPr>
        <w:pStyle w:val="CommentText"/>
        <w:rPr>
          <w:lang w:val="en-US"/>
        </w:rPr>
      </w:pPr>
      <w:r w:rsidRPr="00E344F0">
        <w:rPr>
          <w:rStyle w:val="CommentReference"/>
          <w:highlight w:val="green"/>
        </w:rPr>
        <w:annotationRef/>
      </w:r>
      <w:r w:rsidRPr="00E344F0">
        <w:rPr>
          <w:highlight w:val="green"/>
          <w:lang w:val="en-US"/>
        </w:rPr>
        <w:t>I haven’t back-transformed yet because I’m not sure it helps, because the has log on only one side</w:t>
      </w:r>
    </w:p>
  </w:comment>
  <w:comment w:id="261" w:author="Jan Ohlberger" w:date="2020-05-22T15:06:00Z" w:initials="Ca">
    <w:p w14:paraId="2F4B168E" w14:textId="00C7272D" w:rsidR="00986B51" w:rsidRPr="00AE4A5F" w:rsidRDefault="00986B51">
      <w:pPr>
        <w:pStyle w:val="CommentText"/>
        <w:rPr>
          <w:lang w:val="en-GB"/>
        </w:rPr>
      </w:pPr>
      <w:r>
        <w:rPr>
          <w:rStyle w:val="CommentReference"/>
        </w:rPr>
        <w:annotationRef/>
      </w:r>
      <w:r w:rsidRPr="00AE4A5F">
        <w:rPr>
          <w:lang w:val="en-GB"/>
        </w:rPr>
        <w:t>Why ‘specific’?</w:t>
      </w:r>
    </w:p>
  </w:comment>
  <w:comment w:id="262" w:author="Max Lindmark" w:date="2020-07-29T17:22:00Z" w:initials="ML">
    <w:p w14:paraId="585C2ABC" w14:textId="17DC5793" w:rsidR="00986B51" w:rsidRPr="002E75F2" w:rsidRDefault="00986B51">
      <w:pPr>
        <w:pStyle w:val="CommentText"/>
        <w:rPr>
          <w:lang w:val="en-US"/>
        </w:rPr>
      </w:pPr>
      <w:r w:rsidRPr="00667842">
        <w:rPr>
          <w:rStyle w:val="CommentReference"/>
          <w:highlight w:val="green"/>
        </w:rPr>
        <w:annotationRef/>
      </w:r>
      <w:r w:rsidRPr="00667842">
        <w:rPr>
          <w:highlight w:val="green"/>
          <w:lang w:val="en-US"/>
        </w:rPr>
        <w:t>Because it’s % increase in size per day, or did you wonder something else?</w:t>
      </w:r>
    </w:p>
  </w:comment>
  <w:comment w:id="285" w:author="Max Lindmark" w:date="2020-09-13T16:17:00Z" w:initials="ML">
    <w:p w14:paraId="76166717" w14:textId="4ED06D4E" w:rsidR="00C12EEA" w:rsidRPr="00C12EEA" w:rsidRDefault="00C12EEA">
      <w:pPr>
        <w:pStyle w:val="CommentText"/>
        <w:rPr>
          <w:lang w:val="en-US"/>
        </w:rPr>
      </w:pPr>
      <w:r>
        <w:rPr>
          <w:rStyle w:val="CommentReference"/>
        </w:rPr>
        <w:annotationRef/>
      </w:r>
      <w:r w:rsidRPr="00C12EEA">
        <w:rPr>
          <w:lang w:val="en-US"/>
        </w:rPr>
        <w:t>The sentence that was here before</w:t>
      </w:r>
      <w:r>
        <w:rPr>
          <w:lang w:val="en-US"/>
        </w:rPr>
        <w:t xml:space="preserve"> seem better as a general opening of the results…</w:t>
      </w:r>
    </w:p>
  </w:comment>
  <w:comment w:id="290" w:author="Jan Ohlberger" w:date="2020-05-22T14:29:00Z" w:initials="Ca">
    <w:p w14:paraId="00B5C620" w14:textId="1CE2B579" w:rsidR="00986B51" w:rsidRPr="00AE4A5F" w:rsidRDefault="00986B51">
      <w:pPr>
        <w:pStyle w:val="CommentText"/>
        <w:rPr>
          <w:lang w:val="en-GB"/>
        </w:rPr>
      </w:pPr>
      <w:r>
        <w:rPr>
          <w:rStyle w:val="CommentReference"/>
        </w:rPr>
        <w:annotationRef/>
      </w:r>
      <w:r w:rsidRPr="00AE4A5F">
        <w:rPr>
          <w:lang w:val="en-GB"/>
        </w:rPr>
        <w:t>I’d rather write this as ‘whereas 96.2% of</w:t>
      </w:r>
      <w:r w:rsidRPr="0083708F">
        <w:rPr>
          <w:rFonts w:eastAsiaTheme="minorEastAsia" w:cstheme="minorHAnsi"/>
          <w:lang w:val="en-GB"/>
        </w:rPr>
        <w:t xml:space="preserve"> </w:t>
      </w:r>
      <w:r w:rsidRPr="00310C9B">
        <w:rPr>
          <w:rFonts w:eastAsiaTheme="minorEastAsia" w:cstheme="minorHAnsi"/>
          <w:lang w:val="en-GB"/>
        </w:rPr>
        <w:t xml:space="preserve">the posterior distribution </w:t>
      </w:r>
      <w:r>
        <w:rPr>
          <w:rFonts w:eastAsiaTheme="minorEastAsia" w:cstheme="minorHAnsi"/>
          <w:lang w:val="en-GB"/>
        </w:rPr>
        <w:t xml:space="preserve">of the mass exponent of metabolic rate </w:t>
      </w:r>
      <w:r w:rsidRPr="00310C9B">
        <w:rPr>
          <w:rFonts w:eastAsiaTheme="minorEastAsia" w:cstheme="minorHAnsi"/>
          <w:lang w:val="en-GB"/>
        </w:rPr>
        <w:t xml:space="preserve">is </w:t>
      </w:r>
      <w:r>
        <w:rPr>
          <w:rFonts w:eastAsiaTheme="minorEastAsia" w:cstheme="minorHAnsi"/>
          <w:lang w:val="en-GB"/>
        </w:rPr>
        <w:t>above</w:t>
      </w:r>
      <w:r w:rsidRPr="00310C9B">
        <w:rPr>
          <w:rFonts w:eastAsiaTheme="minorEastAsia" w:cstheme="minorHAnsi"/>
          <w:lang w:val="en-GB"/>
        </w:rPr>
        <w:t xml:space="preserve"> </w:t>
      </w:r>
      <w:r>
        <w:rPr>
          <w:rFonts w:eastAsiaTheme="minorEastAsia" w:cstheme="minorHAnsi"/>
          <w:lang w:val="en-GB"/>
        </w:rPr>
        <w:t>-</w:t>
      </w:r>
      <w:r w:rsidRPr="00310C9B">
        <w:rPr>
          <w:rFonts w:eastAsiaTheme="minorEastAsia" w:cstheme="minorHAnsi"/>
          <w:lang w:val="en-GB"/>
        </w:rPr>
        <w:t>0.</w:t>
      </w:r>
      <w:r>
        <w:rPr>
          <w:rFonts w:eastAsiaTheme="minorEastAsia" w:cstheme="minorHAnsi"/>
          <w:lang w:val="en-GB"/>
        </w:rPr>
        <w:t>2</w:t>
      </w:r>
      <w:r w:rsidRPr="00310C9B">
        <w:rPr>
          <w:rFonts w:eastAsiaTheme="minorEastAsia" w:cstheme="minorHAnsi"/>
          <w:lang w:val="en-GB"/>
        </w:rPr>
        <w:t>5</w:t>
      </w:r>
      <w:r w:rsidRPr="00AE4A5F">
        <w:rPr>
          <w:lang w:val="en-GB"/>
        </w:rPr>
        <w:t xml:space="preserve">’. It’s clearer that way that they both different from the MTE prediction. </w:t>
      </w:r>
    </w:p>
  </w:comment>
  <w:comment w:id="301" w:author="Anna Gårdmark" w:date="2020-06-21T09:24:00Z" w:initials="AG">
    <w:p w14:paraId="432C8539" w14:textId="6D448A89" w:rsidR="00986B51" w:rsidRPr="00CD0AB3" w:rsidRDefault="00986B51">
      <w:pPr>
        <w:pStyle w:val="CommentText"/>
        <w:rPr>
          <w:lang w:val="en-GB"/>
        </w:rPr>
      </w:pPr>
      <w:r>
        <w:rPr>
          <w:rStyle w:val="CommentReference"/>
        </w:rPr>
        <w:annotationRef/>
      </w:r>
      <w:r w:rsidRPr="00CD0AB3">
        <w:rPr>
          <w:lang w:val="en-GB"/>
        </w:rPr>
        <w:t>add credibility interval</w:t>
      </w:r>
    </w:p>
  </w:comment>
  <w:comment w:id="328" w:author="Jan Ohlberger" w:date="2020-05-22T14:36:00Z" w:initials="Ca">
    <w:p w14:paraId="732D9E88" w14:textId="19004D15" w:rsidR="00986B51" w:rsidRPr="00AE4A5F" w:rsidRDefault="00986B51">
      <w:pPr>
        <w:pStyle w:val="CommentText"/>
        <w:rPr>
          <w:lang w:val="en-GB"/>
        </w:rPr>
      </w:pPr>
      <w:r>
        <w:rPr>
          <w:rStyle w:val="CommentReference"/>
        </w:rPr>
        <w:annotationRef/>
      </w:r>
      <w:r w:rsidRPr="00AE4A5F">
        <w:rPr>
          <w:lang w:val="en-GB"/>
        </w:rPr>
        <w:t>I’d leave the interpretation that it’s small to the discussion (though if it’s going to be PNAS style it would work I guess)</w:t>
      </w:r>
    </w:p>
  </w:comment>
  <w:comment w:id="329" w:author="Max Lindmark" w:date="2020-07-30T08:24:00Z" w:initials="ML">
    <w:p w14:paraId="2DFFB79C" w14:textId="5A6116FD" w:rsidR="00986B51" w:rsidRPr="008E13C2" w:rsidRDefault="00986B51">
      <w:pPr>
        <w:pStyle w:val="CommentText"/>
        <w:rPr>
          <w:lang w:val="en-US"/>
        </w:rPr>
      </w:pPr>
      <w:r w:rsidRPr="008E13C2">
        <w:rPr>
          <w:rStyle w:val="CommentReference"/>
          <w:highlight w:val="green"/>
        </w:rPr>
        <w:annotationRef/>
      </w:r>
      <w:r>
        <w:rPr>
          <w:highlight w:val="green"/>
          <w:lang w:val="en-US"/>
        </w:rPr>
        <w:t>Removed but c</w:t>
      </w:r>
      <w:r w:rsidRPr="008E13C2">
        <w:rPr>
          <w:highlight w:val="green"/>
          <w:lang w:val="en-US"/>
        </w:rPr>
        <w:t>an take it back if there’s room word-wise,</w:t>
      </w:r>
    </w:p>
  </w:comment>
  <w:comment w:id="379" w:author="Jan Ohlberger" w:date="2020-05-22T14:42:00Z" w:initials="Ca">
    <w:p w14:paraId="1E73A8E4" w14:textId="231BB234" w:rsidR="00986B51" w:rsidRPr="00AE4A5F" w:rsidRDefault="00986B51">
      <w:pPr>
        <w:pStyle w:val="CommentText"/>
        <w:rPr>
          <w:lang w:val="en-GB"/>
        </w:rPr>
      </w:pPr>
      <w:r>
        <w:rPr>
          <w:rStyle w:val="CommentReference"/>
        </w:rPr>
        <w:annotationRef/>
      </w:r>
      <w:r w:rsidRPr="00AE4A5F">
        <w:rPr>
          <w:lang w:val="en-GB"/>
        </w:rPr>
        <w:t xml:space="preserve">Given the delta WAIC shouldn’t we present the model with a linear and quadratic term only? If we use the polynomial, I think we should make it clear that this is primarily intended for visualization. </w:t>
      </w:r>
    </w:p>
  </w:comment>
  <w:comment w:id="380" w:author="Anna Gårdmark" w:date="2020-06-21T09:27:00Z" w:initials="AG">
    <w:p w14:paraId="2DC2B301" w14:textId="5430D5C0" w:rsidR="00986B51" w:rsidRPr="00A77899" w:rsidRDefault="00986B51">
      <w:pPr>
        <w:pStyle w:val="CommentText"/>
        <w:rPr>
          <w:lang w:val="en-GB"/>
        </w:rPr>
      </w:pPr>
      <w:r>
        <w:rPr>
          <w:rStyle w:val="CommentReference"/>
        </w:rPr>
        <w:annotationRef/>
      </w:r>
      <w:r>
        <w:rPr>
          <w:lang w:val="en-GB"/>
        </w:rPr>
        <w:t>or, it’s ok to use the polynomial as it had the lowerst WAIC, but write similarly as you’ve done for the analyses above, that we found little statistical support to distinguish the model including the cubic term from the model without it.</w:t>
      </w:r>
    </w:p>
  </w:comment>
  <w:comment w:id="381" w:author="Max Lindmark" w:date="2020-07-30T08:23:00Z" w:initials="ML">
    <w:p w14:paraId="4834AA19" w14:textId="77777777" w:rsidR="00986B51" w:rsidRPr="00FA5A9C" w:rsidRDefault="00986B51">
      <w:pPr>
        <w:pStyle w:val="CommentText"/>
        <w:rPr>
          <w:highlight w:val="green"/>
          <w:lang w:val="en-US"/>
        </w:rPr>
      </w:pPr>
      <w:r w:rsidRPr="00C50E5D">
        <w:rPr>
          <w:rStyle w:val="CommentReference"/>
          <w:highlight w:val="green"/>
        </w:rPr>
        <w:annotationRef/>
      </w:r>
      <w:r w:rsidRPr="00C50E5D">
        <w:rPr>
          <w:highlight w:val="green"/>
          <w:lang w:val="en-US"/>
        </w:rPr>
        <w:t>Ok</w:t>
      </w:r>
      <w:r>
        <w:rPr>
          <w:highlight w:val="green"/>
          <w:lang w:val="en-US"/>
        </w:rPr>
        <w:t>, using the quadratic model henceforth (also for the conceptu</w:t>
      </w:r>
      <w:r w:rsidRPr="00FA5A9C">
        <w:rPr>
          <w:highlight w:val="green"/>
          <w:lang w:val="en-US"/>
        </w:rPr>
        <w:t xml:space="preserve">al model)! </w:t>
      </w:r>
    </w:p>
    <w:p w14:paraId="4E32F1F6" w14:textId="77777777" w:rsidR="00986B51" w:rsidRPr="00FA5A9C" w:rsidRDefault="00986B51">
      <w:pPr>
        <w:pStyle w:val="CommentText"/>
        <w:rPr>
          <w:highlight w:val="green"/>
          <w:lang w:val="en-US"/>
        </w:rPr>
      </w:pPr>
    </w:p>
    <w:p w14:paraId="1FA796F6" w14:textId="4E90D5A7" w:rsidR="00986B51" w:rsidRPr="00BA1D40" w:rsidRDefault="00986B51">
      <w:pPr>
        <w:pStyle w:val="CommentText"/>
        <w:rPr>
          <w:lang w:val="en-US"/>
        </w:rPr>
      </w:pPr>
      <w:r w:rsidRPr="00FA5A9C">
        <w:rPr>
          <w:highlight w:val="green"/>
          <w:lang w:val="en-US"/>
        </w:rPr>
        <w:t>I added three additional models here because the residual had a strong fan shape indicating variance should not be constant but increasing with one of the predictors. The model I landed on is a cubic model with sigma increasing linearly with temperature. I show the standardized residuals in the appendix</w:t>
      </w:r>
    </w:p>
  </w:comment>
  <w:comment w:id="403" w:author="Jan Ohlberger" w:date="2020-05-22T14:47:00Z" w:initials="Ca">
    <w:p w14:paraId="3A567EAB" w14:textId="0F3D1821" w:rsidR="00986B51" w:rsidRPr="00AE4A5F" w:rsidRDefault="00986B51">
      <w:pPr>
        <w:pStyle w:val="CommentText"/>
        <w:rPr>
          <w:lang w:val="en-GB"/>
        </w:rPr>
      </w:pPr>
      <w:r>
        <w:rPr>
          <w:rStyle w:val="CommentReference"/>
        </w:rPr>
        <w:annotationRef/>
      </w:r>
      <w:r w:rsidRPr="00AE4A5F">
        <w:rPr>
          <w:lang w:val="en-GB"/>
        </w:rPr>
        <w:t xml:space="preserve">Simplify as suggested? </w:t>
      </w:r>
    </w:p>
  </w:comment>
  <w:comment w:id="404" w:author="Anna Gårdmark" w:date="2020-06-21T09:29:00Z" w:initials="AG">
    <w:p w14:paraId="4961FE80" w14:textId="25439248" w:rsidR="00986B51" w:rsidRPr="00CD0AB3" w:rsidRDefault="00986B51">
      <w:pPr>
        <w:pStyle w:val="CommentText"/>
        <w:rPr>
          <w:lang w:val="en-GB"/>
        </w:rPr>
      </w:pPr>
      <w:r>
        <w:rPr>
          <w:rStyle w:val="CommentReference"/>
        </w:rPr>
        <w:annotationRef/>
      </w:r>
      <w:r w:rsidRPr="00CD0AB3">
        <w:rPr>
          <w:lang w:val="en-GB"/>
        </w:rPr>
        <w:t>good suggestion</w:t>
      </w:r>
    </w:p>
  </w:comment>
  <w:comment w:id="405" w:author="Max Lindmark" w:date="2020-07-30T08:25:00Z" w:initials="ML">
    <w:p w14:paraId="650FA7B3" w14:textId="449F9FCD" w:rsidR="00986B51" w:rsidRPr="00CA4774" w:rsidRDefault="00986B51">
      <w:pPr>
        <w:pStyle w:val="CommentText"/>
        <w:rPr>
          <w:lang w:val="en-US"/>
        </w:rPr>
      </w:pPr>
      <w:r w:rsidRPr="00CA4774">
        <w:rPr>
          <w:rStyle w:val="CommentReference"/>
          <w:highlight w:val="green"/>
        </w:rPr>
        <w:annotationRef/>
      </w:r>
      <w:r>
        <w:rPr>
          <w:highlight w:val="green"/>
          <w:lang w:val="en-US"/>
        </w:rPr>
        <w:t>I</w:t>
      </w:r>
      <w:r w:rsidRPr="00CA4774">
        <w:rPr>
          <w:highlight w:val="green"/>
          <w:lang w:val="en-US"/>
        </w:rPr>
        <w:t xml:space="preserve"> also think that, thanks</w:t>
      </w:r>
    </w:p>
  </w:comment>
  <w:comment w:id="417" w:author="Jan Ohlberger" w:date="2020-05-22T14:53:00Z" w:initials="Ca">
    <w:p w14:paraId="0FC42970" w14:textId="48E3C2BC" w:rsidR="00986B51" w:rsidRPr="00AE4A5F" w:rsidRDefault="00986B51">
      <w:pPr>
        <w:pStyle w:val="CommentText"/>
        <w:rPr>
          <w:lang w:val="en-GB"/>
        </w:rPr>
      </w:pPr>
      <w:r>
        <w:rPr>
          <w:rStyle w:val="CommentReference"/>
        </w:rPr>
        <w:annotationRef/>
      </w:r>
      <w:r w:rsidRPr="00AE4A5F">
        <w:rPr>
          <w:lang w:val="en-GB"/>
        </w:rPr>
        <w:t>Described before so I think it can be dropped here</w:t>
      </w:r>
    </w:p>
  </w:comment>
  <w:comment w:id="412" w:author="Max Lindmark" w:date="2020-02-06T10:46:00Z" w:initials="ML">
    <w:p w14:paraId="24D3DCE9" w14:textId="4844CFD2" w:rsidR="00986B51" w:rsidRPr="00457D7E" w:rsidRDefault="00986B51">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413" w:author="Max Lindmark" w:date="2020-02-06T10:46:00Z" w:initials="ML">
    <w:p w14:paraId="12E58D26" w14:textId="50EEB09E" w:rsidR="00986B51" w:rsidRPr="00457D7E" w:rsidRDefault="00986B51">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414" w:author="Max Lindmark" w:date="2020-05-08T15:53:00Z" w:initials="ML">
    <w:p w14:paraId="0A60FFDE" w14:textId="3BE13A42" w:rsidR="00986B51" w:rsidRPr="00AE4A5F" w:rsidRDefault="00986B51">
      <w:pPr>
        <w:pStyle w:val="CommentText"/>
        <w:rPr>
          <w:lang w:val="en-GB"/>
        </w:rPr>
      </w:pPr>
      <w:r w:rsidRPr="00986168">
        <w:rPr>
          <w:rStyle w:val="CommentReference"/>
          <w:highlight w:val="yellow"/>
        </w:rPr>
        <w:annotationRef/>
      </w:r>
      <w:r w:rsidRPr="00AE4A5F">
        <w:rPr>
          <w:highlight w:val="yellow"/>
          <w:lang w:val="en-GB"/>
        </w:rPr>
        <w:t>I wonder how to make it easier, because only one side is logged</w:t>
      </w:r>
    </w:p>
  </w:comment>
  <w:comment w:id="415" w:author="Max Lindmark" w:date="2020-07-30T10:17:00Z" w:initials="ML">
    <w:p w14:paraId="75D118A7" w14:textId="3F3ABB51" w:rsidR="00986B51" w:rsidRPr="00A50FC8" w:rsidRDefault="00986B51" w:rsidP="00E344F0">
      <w:pPr>
        <w:pStyle w:val="CommentText"/>
        <w:rPr>
          <w:lang w:val="en-US"/>
        </w:rPr>
      </w:pPr>
      <w:r w:rsidRPr="00E344F0">
        <w:rPr>
          <w:rStyle w:val="CommentReference"/>
          <w:highlight w:val="green"/>
        </w:rPr>
        <w:annotationRef/>
      </w:r>
      <w:r w:rsidRPr="00E344F0">
        <w:rPr>
          <w:highlight w:val="green"/>
          <w:lang w:val="en-US"/>
        </w:rPr>
        <w:t>I haven’t back-transformed yet because I’m not sure it helps, because the has log on only one side</w:t>
      </w:r>
    </w:p>
  </w:comment>
  <w:comment w:id="461" w:author="Max Lindmark" w:date="2020-05-11T12:49:00Z" w:initials="ML">
    <w:p w14:paraId="7550C1A0" w14:textId="77777777" w:rsidR="00986B51" w:rsidRPr="00AE4A5F" w:rsidRDefault="00986B51">
      <w:pPr>
        <w:pStyle w:val="CommentText"/>
        <w:rPr>
          <w:highlight w:val="yellow"/>
          <w:lang w:val="en-GB"/>
        </w:rPr>
      </w:pPr>
      <w:r w:rsidRPr="00CC5696">
        <w:rPr>
          <w:rStyle w:val="CommentReference"/>
          <w:highlight w:val="yellow"/>
        </w:rPr>
        <w:annotationRef/>
      </w:r>
      <w:r w:rsidRPr="00AE4A5F">
        <w:rPr>
          <w:highlight w:val="yellow"/>
          <w:lang w:val="en-GB"/>
        </w:rPr>
        <w:t>Do you prefer I instead use a log axis on y as well? Now I use it on X only, to better see which masses we use. I could also do it for y, in order to not mix it up. I’m just not excited about the strange ticks that come from using ln-transformation rather than log10…</w:t>
      </w:r>
    </w:p>
    <w:p w14:paraId="28148644" w14:textId="3A414715" w:rsidR="00986B51" w:rsidRPr="00AE4A5F" w:rsidRDefault="00986B51">
      <w:pPr>
        <w:pStyle w:val="CommentText"/>
        <w:rPr>
          <w:lang w:val="en-GB"/>
        </w:rPr>
      </w:pPr>
    </w:p>
  </w:comment>
  <w:comment w:id="462" w:author="Jan Ohlberger" w:date="2020-05-22T15:04:00Z" w:initials="Ca">
    <w:p w14:paraId="362109FE" w14:textId="1F8E5486" w:rsidR="00986B51" w:rsidRPr="00AE4A5F" w:rsidRDefault="00986B51">
      <w:pPr>
        <w:pStyle w:val="CommentText"/>
        <w:rPr>
          <w:lang w:val="en-GB"/>
        </w:rPr>
      </w:pPr>
      <w:r>
        <w:rPr>
          <w:rStyle w:val="CommentReference"/>
        </w:rPr>
        <w:annotationRef/>
      </w:r>
      <w:r w:rsidRPr="00AE4A5F">
        <w:rPr>
          <w:lang w:val="en-GB"/>
        </w:rPr>
        <w:t>Could just set your own axes and define the ticks and labels – would recommend that anyway</w:t>
      </w:r>
    </w:p>
  </w:comment>
  <w:comment w:id="463" w:author="Max Lindmark" w:date="2020-09-09T11:30:00Z" w:initials="ML">
    <w:p w14:paraId="0331034C" w14:textId="0CF48350" w:rsidR="00986B51" w:rsidRPr="0090254C" w:rsidRDefault="00986B51">
      <w:pPr>
        <w:pStyle w:val="CommentText"/>
        <w:rPr>
          <w:lang w:val="en-US"/>
        </w:rPr>
      </w:pPr>
      <w:r w:rsidRPr="0090254C">
        <w:rPr>
          <w:rStyle w:val="CommentReference"/>
          <w:highlight w:val="green"/>
        </w:rPr>
        <w:annotationRef/>
      </w:r>
      <w:r w:rsidRPr="0090254C">
        <w:rPr>
          <w:highlight w:val="green"/>
          <w:lang w:val="en-US"/>
        </w:rPr>
        <w:t>Ok, so just to be clear now, I have the logged values on y, but on x I have the non-log values and instead have a log axis. I chose the breakpoints by first using the automatic ones</w:t>
      </w:r>
      <w:r>
        <w:rPr>
          <w:highlight w:val="green"/>
          <w:lang w:val="en-US"/>
        </w:rPr>
        <w:t xml:space="preserve"> (to get even spacing between ticks)</w:t>
      </w:r>
      <w:r w:rsidRPr="0090254C">
        <w:rPr>
          <w:highlight w:val="green"/>
          <w:lang w:val="en-US"/>
        </w:rPr>
        <w:t>, and the</w:t>
      </w:r>
      <w:r>
        <w:rPr>
          <w:highlight w:val="green"/>
          <w:lang w:val="en-US"/>
        </w:rPr>
        <w:t>n</w:t>
      </w:r>
      <w:r w:rsidRPr="0090254C">
        <w:rPr>
          <w:highlight w:val="green"/>
          <w:lang w:val="en-US"/>
        </w:rPr>
        <w:t xml:space="preserve"> c</w:t>
      </w:r>
      <w:r>
        <w:rPr>
          <w:highlight w:val="green"/>
          <w:lang w:val="en-US"/>
        </w:rPr>
        <w:t>h</w:t>
      </w:r>
      <w:r w:rsidRPr="0090254C">
        <w:rPr>
          <w:highlight w:val="green"/>
          <w:lang w:val="en-US"/>
        </w:rPr>
        <w:t>ose the nearest round number to not have overly specific axis tics but at the same time keep equal spacing between ticks on log scale. Same for metabolism + consumption figure</w:t>
      </w:r>
    </w:p>
  </w:comment>
  <w:comment w:id="467" w:author="Jan Ohlberger" w:date="2020-05-22T15:08:00Z" w:initials="Ca">
    <w:p w14:paraId="6CD82E87" w14:textId="3BB44EDA" w:rsidR="00986B51" w:rsidRPr="00AE4A5F" w:rsidRDefault="00986B51">
      <w:pPr>
        <w:pStyle w:val="CommentText"/>
        <w:rPr>
          <w:lang w:val="en-GB"/>
        </w:rPr>
      </w:pPr>
      <w:r>
        <w:rPr>
          <w:rStyle w:val="CommentReference"/>
        </w:rPr>
        <w:annotationRef/>
      </w:r>
      <w:r w:rsidRPr="00AE4A5F">
        <w:rPr>
          <w:lang w:val="en-GB"/>
        </w:rPr>
        <w:t>Need to refer to supplement or somewhere to see what the colors correspond to…</w:t>
      </w:r>
    </w:p>
  </w:comment>
  <w:comment w:id="468" w:author="Max Lindmark" w:date="2020-07-31T16:20:00Z" w:initials="ML">
    <w:p w14:paraId="3D223E6F" w14:textId="19ECADDD" w:rsidR="00986B51" w:rsidRPr="00993B25" w:rsidRDefault="00986B51">
      <w:pPr>
        <w:pStyle w:val="CommentText"/>
        <w:rPr>
          <w:lang w:val="en-US"/>
        </w:rPr>
      </w:pPr>
      <w:r w:rsidRPr="007713E3">
        <w:rPr>
          <w:rStyle w:val="CommentReference"/>
          <w:highlight w:val="green"/>
        </w:rPr>
        <w:annotationRef/>
      </w:r>
      <w:r w:rsidRPr="007713E3">
        <w:rPr>
          <w:rStyle w:val="CommentReference"/>
          <w:highlight w:val="green"/>
          <w:lang w:val="en-US"/>
        </w:rPr>
        <w:t>I did that for this plot</w:t>
      </w:r>
      <w:r>
        <w:rPr>
          <w:rStyle w:val="CommentReference"/>
          <w:highlight w:val="green"/>
          <w:lang w:val="en-US"/>
        </w:rPr>
        <w:t xml:space="preserve"> and for the T_opt plot,</w:t>
      </w:r>
      <w:r w:rsidRPr="007713E3">
        <w:rPr>
          <w:rStyle w:val="CommentReference"/>
          <w:highlight w:val="green"/>
          <w:lang w:val="en-US"/>
        </w:rPr>
        <w:t xml:space="preserve"> but not for consumption and metabolism (see e-mail)</w:t>
      </w:r>
    </w:p>
  </w:comment>
  <w:comment w:id="480" w:author="Jan Ohlberger" w:date="2020-05-22T15:10:00Z" w:initials="Ca">
    <w:p w14:paraId="32CB201C" w14:textId="1DC49DD5" w:rsidR="00986B51" w:rsidRPr="00AE4A5F" w:rsidRDefault="00986B51">
      <w:pPr>
        <w:pStyle w:val="CommentText"/>
        <w:rPr>
          <w:lang w:val="en-GB"/>
        </w:rPr>
      </w:pPr>
      <w:r>
        <w:rPr>
          <w:rStyle w:val="CommentReference"/>
        </w:rPr>
        <w:annotationRef/>
      </w:r>
      <w:r w:rsidRPr="00AE4A5F">
        <w:rPr>
          <w:lang w:val="en-GB"/>
        </w:rPr>
        <w:t>Not what the axis labels suggest…</w:t>
      </w:r>
    </w:p>
  </w:comment>
  <w:comment w:id="481" w:author="Max Lindmark" w:date="2020-07-30T10:19:00Z" w:initials="ML">
    <w:p w14:paraId="71B2F5F7" w14:textId="65ADE8C4" w:rsidR="00986B51" w:rsidRPr="002C4F2A" w:rsidRDefault="00986B51">
      <w:pPr>
        <w:pStyle w:val="CommentText"/>
        <w:rPr>
          <w:lang w:val="en-US"/>
        </w:rPr>
      </w:pPr>
      <w:r w:rsidRPr="00BF74F8">
        <w:rPr>
          <w:rStyle w:val="CommentReference"/>
          <w:highlight w:val="green"/>
        </w:rPr>
        <w:annotationRef/>
      </w:r>
      <w:r w:rsidRPr="002C4F2A">
        <w:rPr>
          <w:highlight w:val="green"/>
          <w:lang w:val="en-US"/>
        </w:rPr>
        <w:t>Corrected now, thanks</w:t>
      </w:r>
    </w:p>
  </w:comment>
  <w:comment w:id="482" w:author="Jan Ohlberger" w:date="2020-05-22T15:11:00Z" w:initials="Ca">
    <w:p w14:paraId="203A55C3" w14:textId="3352693D" w:rsidR="00986B51" w:rsidRPr="00AE4A5F" w:rsidRDefault="00986B51">
      <w:pPr>
        <w:pStyle w:val="CommentText"/>
        <w:rPr>
          <w:lang w:val="en-GB"/>
        </w:rPr>
      </w:pPr>
      <w:r>
        <w:rPr>
          <w:rStyle w:val="CommentReference"/>
        </w:rPr>
        <w:annotationRef/>
      </w:r>
      <w:r w:rsidRPr="00AE4A5F">
        <w:rPr>
          <w:lang w:val="en-GB"/>
        </w:rPr>
        <w:t>Same here – shouldn’t this information be available somewhere?</w:t>
      </w:r>
    </w:p>
  </w:comment>
  <w:comment w:id="483" w:author="Max Lindmark" w:date="2020-07-30T10:20:00Z" w:initials="ML">
    <w:p w14:paraId="0305A4D4" w14:textId="6B1CEB30" w:rsidR="00986B51" w:rsidRPr="000A09B0" w:rsidRDefault="00986B51">
      <w:pPr>
        <w:pStyle w:val="CommentText"/>
        <w:rPr>
          <w:lang w:val="en-US"/>
        </w:rPr>
      </w:pPr>
      <w:r w:rsidRPr="00652CC6">
        <w:rPr>
          <w:rStyle w:val="CommentReference"/>
          <w:highlight w:val="green"/>
        </w:rPr>
        <w:annotationRef/>
      </w:r>
      <w:r w:rsidRPr="00652CC6">
        <w:rPr>
          <w:highlight w:val="green"/>
          <w:lang w:val="en-US"/>
        </w:rPr>
        <w:t>I don’t think it’s possible to show this in a meaningful way (the color legend for 34 species). Already 11 is pushing it with a discrete scale, and with a continuous scale it would be basically impossible to match species with the legend!</w:t>
      </w:r>
    </w:p>
  </w:comment>
  <w:comment w:id="484" w:author="Jan Ohlberger" w:date="2020-05-22T15:11:00Z" w:initials="Ca">
    <w:p w14:paraId="7B9C0B78" w14:textId="0AAACA87" w:rsidR="00986B51" w:rsidRPr="00AE4A5F" w:rsidRDefault="00986B51">
      <w:pPr>
        <w:pStyle w:val="CommentText"/>
        <w:rPr>
          <w:lang w:val="en-GB"/>
        </w:rPr>
      </w:pPr>
      <w:r>
        <w:rPr>
          <w:rStyle w:val="CommentReference"/>
        </w:rPr>
        <w:annotationRef/>
      </w:r>
      <w:r w:rsidRPr="00AE4A5F">
        <w:rPr>
          <w:lang w:val="en-GB"/>
        </w:rPr>
        <w:t>What species are the highest masses here, and why are they all above the central prediction? That’s a bit worrisome in terms of residual patterns and suggests the model is missing something?</w:t>
      </w:r>
    </w:p>
  </w:comment>
  <w:comment w:id="485" w:author="Max Lindmark" w:date="2020-09-09T10:23:00Z" w:initials="ML">
    <w:p w14:paraId="08DA513C" w14:textId="77777777" w:rsidR="00986B51" w:rsidRPr="004A1FC7" w:rsidRDefault="00986B51">
      <w:pPr>
        <w:pStyle w:val="CommentText"/>
        <w:rPr>
          <w:highlight w:val="green"/>
          <w:lang w:val="en-US"/>
        </w:rPr>
      </w:pPr>
      <w:r w:rsidRPr="004A1FC7">
        <w:rPr>
          <w:rStyle w:val="CommentReference"/>
          <w:highlight w:val="green"/>
        </w:rPr>
        <w:annotationRef/>
      </w:r>
      <w:r w:rsidRPr="004A1FC7">
        <w:rPr>
          <w:highlight w:val="green"/>
          <w:lang w:val="en-US"/>
        </w:rPr>
        <w:t xml:space="preserve">Hmm, can we tell that from this plot though? The fitted line is only using the global coefficients! I haven’t done it, but we could in theory add fitted lines for all species in the background. Requires some more coding though! </w:t>
      </w:r>
    </w:p>
    <w:p w14:paraId="3A303835" w14:textId="77777777" w:rsidR="00986B51" w:rsidRPr="004A1FC7" w:rsidRDefault="00986B51">
      <w:pPr>
        <w:pStyle w:val="CommentText"/>
        <w:rPr>
          <w:highlight w:val="green"/>
          <w:lang w:val="en-US"/>
        </w:rPr>
      </w:pPr>
    </w:p>
    <w:p w14:paraId="20D1D82F" w14:textId="44D977A9" w:rsidR="00986B51" w:rsidRPr="009E740E" w:rsidRDefault="00986B51">
      <w:pPr>
        <w:pStyle w:val="CommentText"/>
        <w:rPr>
          <w:lang w:val="en-US"/>
        </w:rPr>
      </w:pPr>
      <w:r w:rsidRPr="004A1FC7">
        <w:rPr>
          <w:highlight w:val="green"/>
          <w:lang w:val="en-US"/>
        </w:rPr>
        <w:t xml:space="preserve">The species is American paddlefish though! And if we look at the figure with the species-level coefficients, we see that P. spathula has a larger value of the specific exponent (-0.1 compared to the </w:t>
      </w:r>
      <w:r w:rsidR="008E3F0A">
        <w:rPr>
          <w:highlight w:val="green"/>
          <w:lang w:val="en-US"/>
        </w:rPr>
        <w:t>global</w:t>
      </w:r>
      <w:r w:rsidRPr="004A1FC7">
        <w:rPr>
          <w:highlight w:val="green"/>
          <w:lang w:val="en-US"/>
        </w:rPr>
        <w:t xml:space="preserve"> mean of ~-0.23 or something like that), which means their slope on this plot wouldn’t be as steep, which it seems from data! I don’t have their intercept estimate though so I can’t really eyeball they whole curve)</w:t>
      </w:r>
    </w:p>
  </w:comment>
  <w:comment w:id="489" w:author="Jan Ohlberger" w:date="2020-05-22T15:26:00Z" w:initials="Ca">
    <w:p w14:paraId="32E01787" w14:textId="4FDF6F61" w:rsidR="00986B51" w:rsidRPr="00AE4A5F" w:rsidRDefault="00986B51">
      <w:pPr>
        <w:pStyle w:val="CommentText"/>
        <w:rPr>
          <w:lang w:val="en-GB"/>
        </w:rPr>
      </w:pPr>
      <w:r>
        <w:rPr>
          <w:rStyle w:val="CommentReference"/>
        </w:rPr>
        <w:annotationRef/>
      </w:r>
      <w:r w:rsidRPr="00AE4A5F">
        <w:rPr>
          <w:lang w:val="en-GB"/>
        </w:rPr>
        <w:t>Could use a wider mass range – maybe something that’s closer to e.g. the 25</w:t>
      </w:r>
      <w:r w:rsidRPr="00AE4A5F">
        <w:rPr>
          <w:vertAlign w:val="superscript"/>
          <w:lang w:val="en-GB"/>
        </w:rPr>
        <w:t>th</w:t>
      </w:r>
      <w:r w:rsidRPr="00AE4A5F">
        <w:rPr>
          <w:lang w:val="en-GB"/>
        </w:rPr>
        <w:t xml:space="preserve"> and 75</w:t>
      </w:r>
      <w:r w:rsidRPr="00AE4A5F">
        <w:rPr>
          <w:vertAlign w:val="superscript"/>
          <w:lang w:val="en-GB"/>
        </w:rPr>
        <w:t>th</w:t>
      </w:r>
      <w:r w:rsidRPr="00AE4A5F">
        <w:rPr>
          <w:lang w:val="en-GB"/>
        </w:rPr>
        <w:t xml:space="preserve"> percentile in the data? Or use 1g and 100g? What was the 10g and 100g based upon? </w:t>
      </w:r>
    </w:p>
  </w:comment>
  <w:comment w:id="490" w:author="Anna Gårdmark" w:date="2020-06-21T09:53:00Z" w:initials="AG">
    <w:p w14:paraId="25694559" w14:textId="459C927C" w:rsidR="00986B51" w:rsidRPr="00A54FB7" w:rsidRDefault="00986B51">
      <w:pPr>
        <w:pStyle w:val="CommentText"/>
        <w:rPr>
          <w:lang w:val="en-GB"/>
        </w:rPr>
      </w:pPr>
      <w:r>
        <w:rPr>
          <w:rStyle w:val="CommentReference"/>
        </w:rPr>
        <w:annotationRef/>
      </w:r>
      <w:r w:rsidRPr="00A54FB7">
        <w:rPr>
          <w:lang w:val="en-GB"/>
        </w:rPr>
        <w:t>or 1g and 1000 g (at least 100 g is quite small for many of the species studied)</w:t>
      </w:r>
    </w:p>
  </w:comment>
  <w:comment w:id="491" w:author="Max Lindmark" w:date="2020-07-28T18:06:00Z" w:initials="ML">
    <w:p w14:paraId="314BD8C7" w14:textId="4D887114" w:rsidR="00986B51" w:rsidRDefault="00986B51">
      <w:pPr>
        <w:pStyle w:val="CommentText"/>
        <w:rPr>
          <w:highlight w:val="green"/>
          <w:lang w:val="en-US"/>
        </w:rPr>
      </w:pPr>
      <w:r>
        <w:rPr>
          <w:highlight w:val="green"/>
          <w:lang w:val="en-US"/>
        </w:rPr>
        <w:t xml:space="preserve">10 and 100 were chosen so that they could be plotted on the same axis! </w:t>
      </w:r>
    </w:p>
    <w:p w14:paraId="0666E177" w14:textId="7BA319A4" w:rsidR="00986B51" w:rsidRDefault="00986B51">
      <w:pPr>
        <w:pStyle w:val="CommentText"/>
        <w:rPr>
          <w:highlight w:val="green"/>
          <w:lang w:val="en-US"/>
        </w:rPr>
      </w:pPr>
    </w:p>
    <w:p w14:paraId="3B1BA064" w14:textId="2B30C238" w:rsidR="00986B51" w:rsidRDefault="00986B51">
      <w:pPr>
        <w:pStyle w:val="CommentText"/>
        <w:rPr>
          <w:highlight w:val="green"/>
          <w:lang w:val="en-US"/>
        </w:rPr>
      </w:pPr>
      <w:r>
        <w:rPr>
          <w:highlight w:val="green"/>
          <w:lang w:val="en-US"/>
        </w:rPr>
        <w:t>Here’s a quick check to see if that’s realistic:</w:t>
      </w:r>
    </w:p>
    <w:p w14:paraId="40944606" w14:textId="1AE557E7" w:rsidR="00986B51" w:rsidRDefault="00986B51">
      <w:pPr>
        <w:pStyle w:val="CommentText"/>
        <w:rPr>
          <w:highlight w:val="green"/>
          <w:lang w:val="en-US"/>
        </w:rPr>
      </w:pPr>
    </w:p>
    <w:p w14:paraId="6B6A092A" w14:textId="1B44871B" w:rsidR="00986B51" w:rsidRDefault="00986B51">
      <w:pPr>
        <w:pStyle w:val="CommentText"/>
        <w:rPr>
          <w:highlight w:val="green"/>
          <w:lang w:val="en-US"/>
        </w:rPr>
      </w:pPr>
      <w:r>
        <w:rPr>
          <w:highlight w:val="green"/>
          <w:lang w:val="en-US"/>
        </w:rPr>
        <w:t>Growth at optimum temperature:</w:t>
      </w:r>
    </w:p>
    <w:p w14:paraId="1EF79394" w14:textId="77777777" w:rsidR="00986B51" w:rsidRDefault="00986B51">
      <w:pPr>
        <w:pStyle w:val="CommentText"/>
        <w:rPr>
          <w:highlight w:val="green"/>
          <w:lang w:val="en-US"/>
        </w:rPr>
      </w:pPr>
    </w:p>
    <w:p w14:paraId="549881DA" w14:textId="227A2350" w:rsidR="00986B51" w:rsidRDefault="00986B51">
      <w:pPr>
        <w:pStyle w:val="CommentText"/>
        <w:rPr>
          <w:highlight w:val="green"/>
          <w:lang w:val="en-US"/>
        </w:rPr>
      </w:pPr>
      <w:r>
        <w:rPr>
          <w:highlight w:val="green"/>
          <w:lang w:val="en-US"/>
        </w:rPr>
        <w:t>2 g: ~0.3 g/day -&gt; 0.3/2=0.15 g/g/d -&gt;15% day</w:t>
      </w:r>
    </w:p>
    <w:p w14:paraId="47A0132F" w14:textId="630CD7AD" w:rsidR="00986B51" w:rsidRDefault="00986B51">
      <w:pPr>
        <w:pStyle w:val="CommentText"/>
        <w:rPr>
          <w:highlight w:val="green"/>
          <w:lang w:val="en-US"/>
        </w:rPr>
      </w:pPr>
    </w:p>
    <w:p w14:paraId="16BBC36A" w14:textId="2E11DEB2" w:rsidR="00986B51" w:rsidRDefault="00986B51" w:rsidP="00C32F5D">
      <w:pPr>
        <w:pStyle w:val="CommentText"/>
        <w:rPr>
          <w:highlight w:val="green"/>
          <w:lang w:val="en-US"/>
        </w:rPr>
      </w:pPr>
      <w:r>
        <w:rPr>
          <w:highlight w:val="green"/>
          <w:lang w:val="en-US"/>
        </w:rPr>
        <w:t>200 g: ~3 g/day -&gt; 3/200=0.015 g/g/d -&gt;1.5% day</w:t>
      </w:r>
    </w:p>
    <w:p w14:paraId="7EBAED5F" w14:textId="7C8C4ECD" w:rsidR="00986B51" w:rsidRDefault="00986B51">
      <w:pPr>
        <w:pStyle w:val="CommentText"/>
        <w:rPr>
          <w:highlight w:val="green"/>
          <w:lang w:val="en-US"/>
        </w:rPr>
      </w:pPr>
    </w:p>
    <w:p w14:paraId="2DB80E14" w14:textId="47BC1A0A" w:rsidR="00986B51" w:rsidRDefault="00986B51">
      <w:pPr>
        <w:pStyle w:val="CommentText"/>
        <w:rPr>
          <w:highlight w:val="green"/>
          <w:lang w:val="en-US"/>
        </w:rPr>
      </w:pPr>
      <w:r>
        <w:rPr>
          <w:highlight w:val="green"/>
          <w:lang w:val="en-US"/>
        </w:rPr>
        <w:t>So, in units %/day the small grow 10X faster, hence it’s hard to put on the same scale.</w:t>
      </w:r>
    </w:p>
    <w:p w14:paraId="163FBE23" w14:textId="266E09A7" w:rsidR="00986B51" w:rsidRDefault="00986B51">
      <w:pPr>
        <w:pStyle w:val="CommentText"/>
        <w:rPr>
          <w:highlight w:val="green"/>
          <w:lang w:val="en-US"/>
        </w:rPr>
      </w:pPr>
    </w:p>
    <w:p w14:paraId="66750356" w14:textId="72636C85" w:rsidR="00986B51" w:rsidRDefault="00986B51">
      <w:pPr>
        <w:pStyle w:val="CommentText"/>
        <w:rPr>
          <w:highlight w:val="green"/>
          <w:lang w:val="en-US"/>
        </w:rPr>
      </w:pPr>
      <w:r>
        <w:rPr>
          <w:highlight w:val="green"/>
          <w:lang w:val="en-US"/>
        </w:rPr>
        <w:t>This can be compared to Björrnson’s growth rate data, where the growth at optimum for a 2g fish is ~7%/day and a 373 g fish is 0.6%/day</w:t>
      </w:r>
    </w:p>
    <w:p w14:paraId="756D48BC" w14:textId="77777777" w:rsidR="00986B51" w:rsidRDefault="00986B51">
      <w:pPr>
        <w:pStyle w:val="CommentText"/>
        <w:rPr>
          <w:highlight w:val="green"/>
          <w:lang w:val="en-US"/>
        </w:rPr>
      </w:pPr>
    </w:p>
    <w:p w14:paraId="15BD48CB" w14:textId="5A1D4B93" w:rsidR="00986B51" w:rsidRDefault="00986B51" w:rsidP="00473A3F">
      <w:pPr>
        <w:pStyle w:val="CommentText"/>
        <w:rPr>
          <w:highlight w:val="green"/>
          <w:lang w:val="en-US"/>
        </w:rPr>
      </w:pPr>
      <w:r>
        <w:rPr>
          <w:highlight w:val="green"/>
          <w:lang w:val="en-US"/>
        </w:rPr>
        <w:t>Now I’ve chosen 2</w:t>
      </w:r>
      <w:r w:rsidRPr="0065405C">
        <w:rPr>
          <w:highlight w:val="green"/>
          <w:lang w:val="en-US"/>
        </w:rPr>
        <w:t xml:space="preserve"> and </w:t>
      </w:r>
      <w:r>
        <w:rPr>
          <w:highlight w:val="green"/>
          <w:lang w:val="en-US"/>
        </w:rPr>
        <w:t>2</w:t>
      </w:r>
      <w:r w:rsidRPr="0065405C">
        <w:rPr>
          <w:highlight w:val="green"/>
          <w:lang w:val="en-US"/>
        </w:rPr>
        <w:t>00 because those were close to the 25</w:t>
      </w:r>
      <w:r w:rsidRPr="0065405C">
        <w:rPr>
          <w:highlight w:val="green"/>
          <w:vertAlign w:val="superscript"/>
          <w:lang w:val="en-US"/>
        </w:rPr>
        <w:t>th</w:t>
      </w:r>
      <w:r w:rsidRPr="0065405C">
        <w:rPr>
          <w:highlight w:val="green"/>
          <w:lang w:val="en-US"/>
        </w:rPr>
        <w:t xml:space="preserve"> and 75</w:t>
      </w:r>
      <w:r w:rsidRPr="0065405C">
        <w:rPr>
          <w:highlight w:val="green"/>
          <w:vertAlign w:val="superscript"/>
          <w:lang w:val="en-US"/>
        </w:rPr>
        <w:t>th</w:t>
      </w:r>
      <w:r w:rsidRPr="0065405C">
        <w:rPr>
          <w:highlight w:val="green"/>
          <w:lang w:val="en-US"/>
        </w:rPr>
        <w:t xml:space="preserve"> percentile</w:t>
      </w:r>
      <w:r>
        <w:rPr>
          <w:highlight w:val="green"/>
          <w:lang w:val="en-US"/>
        </w:rPr>
        <w:t xml:space="preserve"> of the masses used for the polynomial fit (that is the narrower size range). I’d rather not extrapolate the polynomial model beyond that.</w:t>
      </w:r>
    </w:p>
    <w:p w14:paraId="30E934C6" w14:textId="7D9A58C2" w:rsidR="00986B51" w:rsidRDefault="00986B51" w:rsidP="00473A3F">
      <w:pPr>
        <w:pStyle w:val="CommentText"/>
        <w:rPr>
          <w:highlight w:val="green"/>
          <w:lang w:val="en-US"/>
        </w:rPr>
      </w:pPr>
    </w:p>
    <w:p w14:paraId="11CB6FCF" w14:textId="77777777" w:rsidR="00986B51" w:rsidRDefault="00986B51" w:rsidP="00473A3F">
      <w:pPr>
        <w:pStyle w:val="CommentText"/>
        <w:rPr>
          <w:highlight w:val="green"/>
          <w:lang w:val="en-US"/>
        </w:rPr>
      </w:pPr>
      <w:r>
        <w:rPr>
          <w:highlight w:val="green"/>
          <w:lang w:val="en-US"/>
        </w:rPr>
        <w:t>I did not add the polygon because I think the plot is cleaner now!</w:t>
      </w:r>
    </w:p>
    <w:p w14:paraId="2B8DD7A0" w14:textId="77777777" w:rsidR="00986B51" w:rsidRDefault="00986B51" w:rsidP="00473A3F">
      <w:pPr>
        <w:pStyle w:val="CommentText"/>
        <w:rPr>
          <w:highlight w:val="green"/>
          <w:lang w:val="en-US"/>
        </w:rPr>
      </w:pPr>
    </w:p>
    <w:p w14:paraId="113A0830" w14:textId="77777777" w:rsidR="00986B51" w:rsidRDefault="00986B51" w:rsidP="00473A3F">
      <w:pPr>
        <w:pStyle w:val="CommentText"/>
        <w:rPr>
          <w:highlight w:val="green"/>
          <w:lang w:val="en-US"/>
        </w:rPr>
      </w:pPr>
      <w:r>
        <w:rPr>
          <w:highlight w:val="green"/>
          <w:lang w:val="en-US"/>
        </w:rPr>
        <w:t>The consumption curve looks rather flat, but that’s how it is! The fit with data is in the appendix, and even when I use the data with only optimum points and beyond, it’s not a major curve down. The important thing is that metabolism increases exponentially!</w:t>
      </w:r>
    </w:p>
    <w:p w14:paraId="3D830A1E" w14:textId="77777777" w:rsidR="00986B51" w:rsidRDefault="00986B51" w:rsidP="00473A3F">
      <w:pPr>
        <w:pStyle w:val="CommentText"/>
        <w:rPr>
          <w:highlight w:val="green"/>
          <w:lang w:val="en-US"/>
        </w:rPr>
      </w:pPr>
    </w:p>
    <w:p w14:paraId="198DE98E" w14:textId="6727F74A" w:rsidR="00986B51" w:rsidRPr="001B2028" w:rsidRDefault="00986B51" w:rsidP="00473A3F">
      <w:pPr>
        <w:pStyle w:val="CommentText"/>
        <w:rPr>
          <w:highlight w:val="green"/>
          <w:lang w:val="en-US"/>
        </w:rPr>
      </w:pPr>
      <w:r>
        <w:rPr>
          <w:noProof/>
        </w:rPr>
        <w:drawing>
          <wp:inline distT="0" distB="0" distL="0" distR="0" wp14:anchorId="0346BC49" wp14:editId="11F5DCEA">
            <wp:extent cx="2676390" cy="1581512"/>
            <wp:effectExtent l="0" t="0" r="3810" b="635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1" cstate="print">
                      <a:extLst>
                        <a:ext uri="{28A0092B-C50C-407E-A947-70E740481C1C}">
                          <a14:useLocalDpi xmlns:a14="http://schemas.microsoft.com/office/drawing/2010/main" val="0"/>
                        </a:ext>
                      </a:extLst>
                    </a:blip>
                    <a:srcRect t="17579" b="23330"/>
                    <a:stretch/>
                  </pic:blipFill>
                  <pic:spPr bwMode="auto">
                    <a:xfrm>
                      <a:off x="0" y="0"/>
                      <a:ext cx="2699116" cy="1594941"/>
                    </a:xfrm>
                    <a:prstGeom prst="rect">
                      <a:avLst/>
                    </a:prstGeom>
                    <a:ln>
                      <a:noFill/>
                    </a:ln>
                    <a:extLst>
                      <a:ext uri="{53640926-AAD7-44D8-BBD7-CCE9431645EC}">
                        <a14:shadowObscured xmlns:a14="http://schemas.microsoft.com/office/drawing/2010/main"/>
                      </a:ext>
                    </a:extLst>
                  </pic:spPr>
                </pic:pic>
              </a:graphicData>
            </a:graphic>
          </wp:inline>
        </w:drawing>
      </w:r>
    </w:p>
  </w:comment>
  <w:comment w:id="498" w:author="Jan Ohlberger" w:date="2020-05-22T17:29:00Z" w:initials="Ca">
    <w:p w14:paraId="104DA3B1" w14:textId="55AF804B" w:rsidR="00986B51" w:rsidRPr="00AE4A5F" w:rsidRDefault="00986B51">
      <w:pPr>
        <w:pStyle w:val="CommentText"/>
        <w:rPr>
          <w:lang w:val="en-GB"/>
        </w:rPr>
      </w:pPr>
      <w:r>
        <w:rPr>
          <w:rStyle w:val="CommentReference"/>
        </w:rPr>
        <w:annotationRef/>
      </w:r>
      <w:r w:rsidRPr="00AE4A5F">
        <w:rPr>
          <w:lang w:val="en-GB"/>
        </w:rPr>
        <w:t xml:space="preserve">Would be nice to have some polygons (maybe in a very light gray) indicating the net energy gain between the two curves for metabolism and consumption </w:t>
      </w:r>
    </w:p>
  </w:comment>
  <w:comment w:id="499" w:author="Anna Gårdmark" w:date="2020-06-21T09:54:00Z" w:initials="AG">
    <w:p w14:paraId="3EC870C4" w14:textId="10ED8F65" w:rsidR="00986B51" w:rsidRPr="00A54FB7" w:rsidRDefault="00986B51">
      <w:pPr>
        <w:pStyle w:val="CommentText"/>
        <w:rPr>
          <w:lang w:val="en-GB"/>
        </w:rPr>
      </w:pPr>
      <w:r>
        <w:rPr>
          <w:rStyle w:val="CommentReference"/>
        </w:rPr>
        <w:annotationRef/>
      </w:r>
      <w:r w:rsidRPr="00A54FB7">
        <w:rPr>
          <w:lang w:val="en-GB"/>
        </w:rPr>
        <w:t xml:space="preserve">good idea. that would also make it easier to navigate among all the curves (easily shows which fits together, and the step-wise comparison to be made [i.e. </w:t>
      </w:r>
      <w:r>
        <w:rPr>
          <w:lang w:val="en-GB"/>
        </w:rPr>
        <w:t>first compare consump &amp; metabol within a size class, then compare the resulting growth curves between the size classes – not that easy for readers unfamiliar to this kind of reasoning]</w:t>
      </w:r>
    </w:p>
  </w:comment>
  <w:comment w:id="500" w:author="Max Lindmark" w:date="2020-07-31T16:24:00Z" w:initials="ML">
    <w:p w14:paraId="2473BACC" w14:textId="348BBABA" w:rsidR="00986B51" w:rsidRPr="00216134" w:rsidRDefault="00986B51">
      <w:pPr>
        <w:pStyle w:val="CommentText"/>
        <w:rPr>
          <w:lang w:val="en-US"/>
        </w:rPr>
      </w:pPr>
      <w:r w:rsidRPr="001D7896">
        <w:rPr>
          <w:rStyle w:val="CommentReference"/>
          <w:highlight w:val="green"/>
        </w:rPr>
        <w:annotationRef/>
      </w:r>
      <w:r w:rsidRPr="001D7896">
        <w:rPr>
          <w:highlight w:val="green"/>
          <w:lang w:val="en-US"/>
        </w:rPr>
        <w:t>New layout! Let me know if you still think so</w:t>
      </w:r>
    </w:p>
  </w:comment>
  <w:comment w:id="505" w:author="Jan Ohlberger" w:date="2020-05-22T15:35:00Z" w:initials="Ca">
    <w:p w14:paraId="4E090E20" w14:textId="03D487F1" w:rsidR="00986B51" w:rsidRPr="00AE4A5F" w:rsidRDefault="00986B51">
      <w:pPr>
        <w:pStyle w:val="CommentText"/>
        <w:rPr>
          <w:lang w:val="en-GB"/>
        </w:rPr>
      </w:pPr>
      <w:r>
        <w:rPr>
          <w:rStyle w:val="CommentReference"/>
        </w:rPr>
        <w:annotationRef/>
      </w:r>
      <w:r w:rsidRPr="00AE4A5F">
        <w:rPr>
          <w:lang w:val="en-GB"/>
        </w:rPr>
        <w:t>Rather focus on body size and population size structure here since the sentence also starts with ‘individual growth’?</w:t>
      </w:r>
    </w:p>
  </w:comment>
  <w:comment w:id="506" w:author="Anna Gårdmark" w:date="2020-06-22T13:54:00Z" w:initials="AG">
    <w:p w14:paraId="13734723" w14:textId="5FB597AE" w:rsidR="00986B51" w:rsidRPr="00CD0AB3" w:rsidRDefault="00986B51">
      <w:pPr>
        <w:pStyle w:val="CommentText"/>
        <w:rPr>
          <w:lang w:val="en-GB"/>
        </w:rPr>
      </w:pPr>
      <w:r>
        <w:rPr>
          <w:rStyle w:val="CommentReference"/>
        </w:rPr>
        <w:annotationRef/>
      </w:r>
      <w:r w:rsidRPr="00CD0AB3">
        <w:rPr>
          <w:lang w:val="en-GB"/>
        </w:rPr>
        <w:t>agree, good point</w:t>
      </w:r>
    </w:p>
  </w:comment>
  <w:comment w:id="512" w:author="Anna Gårdmark" w:date="2020-06-22T13:55:00Z" w:initials="AG">
    <w:p w14:paraId="1C13EF18" w14:textId="34D1226A" w:rsidR="00986B51" w:rsidRPr="00CD0AB3" w:rsidRDefault="00986B51">
      <w:pPr>
        <w:pStyle w:val="CommentText"/>
        <w:rPr>
          <w:lang w:val="en-GB"/>
        </w:rPr>
      </w:pPr>
      <w:r>
        <w:rPr>
          <w:rStyle w:val="CommentReference"/>
        </w:rPr>
        <w:annotationRef/>
      </w:r>
      <w:r w:rsidRPr="00CD0AB3">
        <w:rPr>
          <w:lang w:val="en-GB"/>
        </w:rPr>
        <w:t>not really needed</w:t>
      </w:r>
      <w:r>
        <w:rPr>
          <w:lang w:val="en-GB"/>
        </w:rPr>
        <w:t xml:space="preserve"> I think</w:t>
      </w:r>
    </w:p>
  </w:comment>
  <w:comment w:id="513" w:author="Jan Ohlberger" w:date="2020-05-22T15:37:00Z" w:initials="Ca">
    <w:p w14:paraId="04695A57" w14:textId="277B4410" w:rsidR="00986B51" w:rsidRPr="00AE4A5F" w:rsidRDefault="00986B51">
      <w:pPr>
        <w:pStyle w:val="CommentText"/>
        <w:rPr>
          <w:lang w:val="en-GB"/>
        </w:rPr>
      </w:pPr>
      <w:r>
        <w:rPr>
          <w:rStyle w:val="CommentReference"/>
        </w:rPr>
        <w:annotationRef/>
      </w:r>
      <w:r w:rsidRPr="00AE4A5F">
        <w:rPr>
          <w:lang w:val="en-GB"/>
        </w:rPr>
        <w:t>Add other examples to both?</w:t>
      </w:r>
    </w:p>
  </w:comment>
  <w:comment w:id="514" w:author="Max Lindmark" w:date="2020-07-31T16:28:00Z" w:initials="ML">
    <w:p w14:paraId="2139FD56" w14:textId="4F0C2C0A" w:rsidR="00986B51" w:rsidRPr="00296C65" w:rsidRDefault="00986B51">
      <w:pPr>
        <w:pStyle w:val="CommentText"/>
        <w:rPr>
          <w:lang w:val="en-US"/>
        </w:rPr>
      </w:pPr>
      <w:r w:rsidRPr="003D5999">
        <w:rPr>
          <w:rStyle w:val="CommentReference"/>
          <w:highlight w:val="green"/>
        </w:rPr>
        <w:annotationRef/>
      </w:r>
      <w:r w:rsidRPr="003D5999">
        <w:rPr>
          <w:highlight w:val="green"/>
          <w:lang w:val="en-US"/>
        </w:rPr>
        <w:t>Added Killen who plotted intraspecific b’s against average interspecific temperature and Bokma who analyzes intraspecific b’s</w:t>
      </w:r>
    </w:p>
  </w:comment>
  <w:comment w:id="515" w:author="Jan Ohlberger" w:date="2020-05-22T15:39:00Z" w:initials="Ca">
    <w:p w14:paraId="6E375429" w14:textId="7CF901F4" w:rsidR="00986B51" w:rsidRPr="00AE4A5F" w:rsidRDefault="00986B51">
      <w:pPr>
        <w:pStyle w:val="CommentText"/>
        <w:rPr>
          <w:lang w:val="en-GB"/>
        </w:rPr>
      </w:pPr>
      <w:r>
        <w:rPr>
          <w:rStyle w:val="CommentReference"/>
        </w:rPr>
        <w:annotationRef/>
      </w:r>
      <w:r w:rsidRPr="00AE4A5F">
        <w:rPr>
          <w:lang w:val="en-GB"/>
        </w:rPr>
        <w:t>Rather talk about ‘temperature sensitivity’?</w:t>
      </w:r>
    </w:p>
  </w:comment>
  <w:comment w:id="516" w:author="Max Lindmark" w:date="2020-07-31T16:31:00Z" w:initials="ML">
    <w:p w14:paraId="3EDB20CA" w14:textId="448AF22A" w:rsidR="00986B51" w:rsidRPr="00110BFB" w:rsidRDefault="00986B51">
      <w:pPr>
        <w:pStyle w:val="CommentText"/>
        <w:rPr>
          <w:lang w:val="en-US"/>
        </w:rPr>
      </w:pPr>
      <w:r w:rsidRPr="00A502BE">
        <w:rPr>
          <w:rStyle w:val="CommentReference"/>
          <w:highlight w:val="green"/>
        </w:rPr>
        <w:annotationRef/>
      </w:r>
      <w:r w:rsidRPr="00A502BE">
        <w:rPr>
          <w:highlight w:val="green"/>
          <w:lang w:val="en-US"/>
        </w:rPr>
        <w:t>Ok!</w:t>
      </w:r>
    </w:p>
  </w:comment>
  <w:comment w:id="517" w:author="Jan Ohlberger" w:date="2020-05-22T15:41:00Z" w:initials="Ca">
    <w:p w14:paraId="73EB81E9" w14:textId="10E714EC" w:rsidR="00986B51" w:rsidRPr="00AE4A5F" w:rsidRDefault="00986B51">
      <w:pPr>
        <w:pStyle w:val="CommentText"/>
        <w:rPr>
          <w:lang w:val="en-GB"/>
        </w:rPr>
      </w:pPr>
      <w:r>
        <w:rPr>
          <w:rStyle w:val="CommentReference"/>
        </w:rPr>
        <w:annotationRef/>
      </w:r>
      <w:r w:rsidRPr="00AE4A5F">
        <w:rPr>
          <w:lang w:val="en-GB"/>
        </w:rPr>
        <w:t>Not sure this is the best way to describe it but if used it needs to be clearly defined.</w:t>
      </w:r>
    </w:p>
  </w:comment>
  <w:comment w:id="518" w:author="Anna Gårdmark" w:date="2020-06-22T13:58:00Z" w:initials="AG">
    <w:p w14:paraId="446A747E" w14:textId="198713DF" w:rsidR="00986B51" w:rsidRPr="00CD0AB3" w:rsidRDefault="00986B51">
      <w:pPr>
        <w:pStyle w:val="CommentText"/>
        <w:rPr>
          <w:lang w:val="en-GB"/>
        </w:rPr>
      </w:pPr>
      <w:r>
        <w:rPr>
          <w:rStyle w:val="CommentReference"/>
        </w:rPr>
        <w:annotationRef/>
      </w:r>
      <w:r w:rsidRPr="00CD0AB3">
        <w:rPr>
          <w:lang w:val="en-GB"/>
        </w:rPr>
        <w:t>works if you insert an explanation within brackets directly after the term</w:t>
      </w:r>
    </w:p>
  </w:comment>
  <w:comment w:id="519" w:author="Max Lindmark" w:date="2020-07-31T16:33:00Z" w:initials="ML">
    <w:p w14:paraId="60BFEC15" w14:textId="3F16F491" w:rsidR="00986B51" w:rsidRPr="001F44AA" w:rsidRDefault="00986B51">
      <w:pPr>
        <w:pStyle w:val="CommentText"/>
        <w:rPr>
          <w:lang w:val="en-US"/>
        </w:rPr>
      </w:pPr>
      <w:r w:rsidRPr="00A502BE">
        <w:rPr>
          <w:rStyle w:val="CommentReference"/>
          <w:highlight w:val="green"/>
        </w:rPr>
        <w:annotationRef/>
      </w:r>
      <w:r w:rsidRPr="00A502BE">
        <w:rPr>
          <w:highlight w:val="green"/>
          <w:lang w:val="en-US"/>
        </w:rPr>
        <w:t>I think it’s a term that’s quite often used so maybe it’s good to stick with that!</w:t>
      </w:r>
    </w:p>
  </w:comment>
  <w:comment w:id="521" w:author="Jan Ohlberger" w:date="2020-05-22T15:40:00Z" w:initials="Ca">
    <w:p w14:paraId="36564AC2" w14:textId="4D6C084C" w:rsidR="00986B51" w:rsidRPr="00AE4A5F" w:rsidRDefault="00986B51">
      <w:pPr>
        <w:pStyle w:val="CommentText"/>
        <w:rPr>
          <w:lang w:val="en-GB"/>
        </w:rPr>
      </w:pPr>
      <w:r>
        <w:rPr>
          <w:rStyle w:val="CommentReference"/>
        </w:rPr>
        <w:annotationRef/>
      </w:r>
      <w:r w:rsidRPr="00AE4A5F">
        <w:rPr>
          <w:lang w:val="en-GB"/>
        </w:rPr>
        <w:t xml:space="preserve">How about “the </w:t>
      </w:r>
      <w:r>
        <w:rPr>
          <w:rFonts w:eastAsiaTheme="minorEastAsia" w:cstheme="minorHAnsi"/>
          <w:lang w:val="en-GB"/>
        </w:rPr>
        <w:t xml:space="preserve">relationship between </w:t>
      </w:r>
      <w:r w:rsidRPr="004559BC">
        <w:rPr>
          <w:rFonts w:eastAsiaTheme="minorEastAsia" w:cstheme="minorHAnsi"/>
          <w:lang w:val="en-GB"/>
        </w:rPr>
        <w:t xml:space="preserve">maximum consumption rate </w:t>
      </w:r>
      <w:r>
        <w:rPr>
          <w:rFonts w:eastAsiaTheme="minorEastAsia" w:cstheme="minorHAnsi"/>
          <w:lang w:val="en-GB"/>
        </w:rPr>
        <w:t>and temperature is typically</w:t>
      </w:r>
      <w:r w:rsidRPr="004559BC">
        <w:rPr>
          <w:rFonts w:eastAsiaTheme="minorEastAsia" w:cstheme="minorHAnsi"/>
          <w:lang w:val="en-GB"/>
        </w:rPr>
        <w:t xml:space="preserve"> unimodal</w:t>
      </w:r>
      <w:r>
        <w:rPr>
          <w:rFonts w:eastAsiaTheme="minorEastAsia" w:cstheme="minorHAnsi"/>
          <w:lang w:val="en-GB"/>
        </w:rPr>
        <w:t xml:space="preserve"> within species</w:t>
      </w:r>
      <w:r w:rsidRPr="00AE4A5F">
        <w:rPr>
          <w:lang w:val="en-GB"/>
        </w:rPr>
        <w:t>”</w:t>
      </w:r>
    </w:p>
  </w:comment>
  <w:comment w:id="522" w:author="Max Lindmark" w:date="2020-07-31T16:34:00Z" w:initials="ML">
    <w:p w14:paraId="0A83B8AE" w14:textId="46EF8444" w:rsidR="00986B51" w:rsidRPr="003E1266" w:rsidRDefault="00986B51">
      <w:pPr>
        <w:pStyle w:val="CommentText"/>
        <w:rPr>
          <w:lang w:val="en-US"/>
        </w:rPr>
      </w:pPr>
      <w:r>
        <w:rPr>
          <w:rStyle w:val="CommentReference"/>
        </w:rPr>
        <w:annotationRef/>
      </w:r>
      <w:r w:rsidRPr="003E1266">
        <w:rPr>
          <w:lang w:val="en-US"/>
        </w:rPr>
        <w:t>I like it!</w:t>
      </w:r>
    </w:p>
  </w:comment>
  <w:comment w:id="529" w:author="Jan Ohlberger" w:date="2020-05-22T15:43:00Z" w:initials="Ca">
    <w:p w14:paraId="1D0B061A" w14:textId="49E303FE" w:rsidR="00986B51" w:rsidRPr="00AE4A5F" w:rsidRDefault="00986B51">
      <w:pPr>
        <w:pStyle w:val="CommentText"/>
        <w:rPr>
          <w:lang w:val="en-GB"/>
        </w:rPr>
      </w:pPr>
      <w:r>
        <w:rPr>
          <w:rStyle w:val="CommentReference"/>
        </w:rPr>
        <w:annotationRef/>
      </w:r>
      <w:r w:rsidRPr="00AE4A5F">
        <w:rPr>
          <w:lang w:val="en-GB"/>
        </w:rPr>
        <w:t>Not clear whether this refers to finding of the study or not.</w:t>
      </w:r>
    </w:p>
  </w:comment>
  <w:comment w:id="536" w:author="Jan Ohlberger" w:date="2020-05-22T15:46:00Z" w:initials="Ca">
    <w:p w14:paraId="4C22DE67" w14:textId="38D916BF" w:rsidR="00986B51" w:rsidRPr="00AE4A5F" w:rsidRDefault="00986B51">
      <w:pPr>
        <w:pStyle w:val="CommentText"/>
        <w:rPr>
          <w:lang w:val="en-GB"/>
        </w:rPr>
      </w:pPr>
      <w:r>
        <w:rPr>
          <w:rStyle w:val="CommentReference"/>
        </w:rPr>
        <w:annotationRef/>
      </w:r>
      <w:r w:rsidRPr="00AE4A5F">
        <w:rPr>
          <w:lang w:val="en-GB"/>
        </w:rPr>
        <w:t>I’d leave out the species here since we don’t provide species names for the other examples either.</w:t>
      </w:r>
    </w:p>
  </w:comment>
  <w:comment w:id="537" w:author="Max Lindmark" w:date="2020-07-31T16:38:00Z" w:initials="ML">
    <w:p w14:paraId="1F089F51" w14:textId="5AE4F459" w:rsidR="00986B51" w:rsidRPr="002716D6" w:rsidRDefault="00986B51">
      <w:pPr>
        <w:pStyle w:val="CommentText"/>
        <w:rPr>
          <w:lang w:val="en-US"/>
        </w:rPr>
      </w:pPr>
      <w:r w:rsidRPr="00827A44">
        <w:rPr>
          <w:rStyle w:val="CommentReference"/>
          <w:highlight w:val="green"/>
        </w:rPr>
        <w:annotationRef/>
      </w:r>
      <w:r w:rsidRPr="002716D6">
        <w:rPr>
          <w:highlight w:val="green"/>
          <w:lang w:val="en-US"/>
        </w:rPr>
        <w:t>Done! Saves words too…</w:t>
      </w:r>
      <w:r w:rsidRPr="002716D6">
        <w:rPr>
          <w:lang w:val="en-US"/>
        </w:rPr>
        <w:t xml:space="preserve"> </w:t>
      </w:r>
    </w:p>
  </w:comment>
  <w:comment w:id="530" w:author="Max Lindmark" w:date="2020-07-31T16:44:00Z" w:initials="ML">
    <w:p w14:paraId="21D7F143" w14:textId="6B183106" w:rsidR="00986B51" w:rsidRPr="00AC6FC9" w:rsidRDefault="00986B51">
      <w:pPr>
        <w:pStyle w:val="CommentText"/>
        <w:rPr>
          <w:lang w:val="en-US"/>
        </w:rPr>
      </w:pPr>
      <w:r>
        <w:rPr>
          <w:rStyle w:val="CommentReference"/>
        </w:rPr>
        <w:annotationRef/>
      </w:r>
      <w:r w:rsidRPr="00AC6FC9">
        <w:rPr>
          <w:lang w:val="en-US"/>
        </w:rPr>
        <w:t>Here i just want to say the litteratyre is mixed. Simplify!</w:t>
      </w:r>
    </w:p>
  </w:comment>
  <w:comment w:id="552" w:author="Anna Gårdmark" w:date="2020-06-22T14:01:00Z" w:initials="AG">
    <w:p w14:paraId="20217A91" w14:textId="34F743F6" w:rsidR="00986B51" w:rsidRPr="00CD0AB3" w:rsidRDefault="00986B51">
      <w:pPr>
        <w:pStyle w:val="CommentText"/>
        <w:rPr>
          <w:lang w:val="en-GB"/>
        </w:rPr>
      </w:pPr>
      <w:r>
        <w:rPr>
          <w:rStyle w:val="CommentReference"/>
        </w:rPr>
        <w:annotationRef/>
      </w:r>
      <w:r w:rsidRPr="00CD0AB3">
        <w:rPr>
          <w:lang w:val="en-GB"/>
        </w:rPr>
        <w:t xml:space="preserve">whatever term you use in the methods/results for the </w:t>
      </w:r>
      <w:r>
        <w:rPr>
          <w:lang w:val="en-GB"/>
        </w:rPr>
        <w:t>“</w:t>
      </w:r>
      <w:r w:rsidRPr="00CD0AB3">
        <w:rPr>
          <w:lang w:val="en-GB"/>
        </w:rPr>
        <w:t>average fish”</w:t>
      </w:r>
      <w:r>
        <w:rPr>
          <w:lang w:val="en-GB"/>
        </w:rPr>
        <w:t xml:space="preserve"> that needs to be used also here (think you said average ‘unmeasured’ fish) </w:t>
      </w:r>
    </w:p>
  </w:comment>
  <w:comment w:id="554" w:author="Jan Ohlberger" w:date="2020-05-22T15:49:00Z" w:initials="Ca">
    <w:p w14:paraId="7BF4756E" w14:textId="5460777D" w:rsidR="00986B51" w:rsidRPr="00AE4A5F" w:rsidRDefault="00986B51">
      <w:pPr>
        <w:pStyle w:val="CommentText"/>
        <w:rPr>
          <w:lang w:val="en-GB"/>
        </w:rPr>
      </w:pPr>
      <w:r>
        <w:rPr>
          <w:rStyle w:val="CommentReference"/>
        </w:rPr>
        <w:annotationRef/>
      </w:r>
      <w:r w:rsidRPr="00AE4A5F">
        <w:rPr>
          <w:lang w:val="en-GB"/>
        </w:rPr>
        <w:t xml:space="preserve">So the above (last sentence of previous paragraph) was more of a general statement? I think this part of the ms could be condensed, and should make it clearer what our findings are. </w:t>
      </w:r>
    </w:p>
  </w:comment>
  <w:comment w:id="555" w:author="Jan Ohlberger" w:date="2020-05-22T15:51:00Z" w:initials="Ca">
    <w:p w14:paraId="636E9514" w14:textId="37B98F17" w:rsidR="00986B51" w:rsidRPr="00AE4A5F" w:rsidRDefault="00986B51">
      <w:pPr>
        <w:pStyle w:val="CommentText"/>
        <w:rPr>
          <w:lang w:val="en-GB"/>
        </w:rPr>
      </w:pPr>
      <w:r>
        <w:rPr>
          <w:rStyle w:val="CommentReference"/>
        </w:rPr>
        <w:annotationRef/>
      </w:r>
      <w:r w:rsidRPr="00AE4A5F">
        <w:rPr>
          <w:lang w:val="en-GB"/>
        </w:rPr>
        <w:t xml:space="preserve">Maybe rather say that </w:t>
      </w:r>
      <w:r w:rsidRPr="004559BC">
        <w:rPr>
          <w:rFonts w:eastAsiaTheme="minorEastAsia" w:cstheme="minorHAnsi"/>
          <w:lang w:val="en-GB"/>
        </w:rPr>
        <w:t>physiological constraints</w:t>
      </w:r>
      <w:r>
        <w:rPr>
          <w:rFonts w:eastAsiaTheme="minorEastAsia" w:cstheme="minorHAnsi"/>
          <w:lang w:val="en-GB"/>
        </w:rPr>
        <w:t xml:space="preserve"> contribute to reduced growth performance of large compared to small fish, in addition to increasing investment into reproduction?</w:t>
      </w:r>
    </w:p>
  </w:comment>
  <w:comment w:id="556" w:author="Max Lindmark" w:date="2020-09-10T18:36:00Z" w:initials="ML">
    <w:p w14:paraId="23237237" w14:textId="0CC376F8" w:rsidR="00986B51" w:rsidRPr="00624E9D" w:rsidRDefault="00986B51">
      <w:pPr>
        <w:pStyle w:val="CommentText"/>
        <w:rPr>
          <w:lang w:val="en-US"/>
        </w:rPr>
      </w:pPr>
      <w:r w:rsidRPr="00624E9D">
        <w:rPr>
          <w:rStyle w:val="CommentReference"/>
          <w:highlight w:val="green"/>
        </w:rPr>
        <w:annotationRef/>
      </w:r>
      <w:r w:rsidRPr="00624E9D">
        <w:rPr>
          <w:rStyle w:val="CommentReference"/>
          <w:highlight w:val="green"/>
          <w:lang w:val="en-US"/>
        </w:rPr>
        <w:t>The paragrah that used to be here was moved to after this one!! Thought that gave a better flow especially after some rewriting</w:t>
      </w:r>
    </w:p>
  </w:comment>
  <w:comment w:id="561" w:author="Jan Ohlberger" w:date="2020-05-22T15:54:00Z" w:initials="Ca">
    <w:p w14:paraId="1A641268" w14:textId="04BAF682" w:rsidR="00986B51" w:rsidRPr="00AE4A5F" w:rsidRDefault="00986B51">
      <w:pPr>
        <w:pStyle w:val="CommentText"/>
        <w:rPr>
          <w:lang w:val="en-GB"/>
        </w:rPr>
      </w:pPr>
      <w:r>
        <w:rPr>
          <w:rStyle w:val="CommentReference"/>
        </w:rPr>
        <w:annotationRef/>
      </w:r>
      <w:r w:rsidRPr="00AE4A5F">
        <w:rPr>
          <w:lang w:val="en-GB"/>
        </w:rPr>
        <w:t>Somehow need to say probably that this may not be expected when temperature variability also increases.</w:t>
      </w:r>
    </w:p>
  </w:comment>
  <w:comment w:id="562" w:author="Jan Ohlberger" w:date="2020-05-22T15:59:00Z" w:initials="Ca">
    <w:p w14:paraId="68F654EB" w14:textId="620695E3" w:rsidR="00986B51" w:rsidRPr="00AE4A5F" w:rsidRDefault="00986B51">
      <w:pPr>
        <w:pStyle w:val="CommentText"/>
        <w:rPr>
          <w:lang w:val="en-GB"/>
        </w:rPr>
      </w:pPr>
      <w:r>
        <w:rPr>
          <w:rStyle w:val="CommentReference"/>
        </w:rPr>
        <w:annotationRef/>
      </w:r>
      <w:r w:rsidRPr="00AE4A5F">
        <w:rPr>
          <w:lang w:val="en-GB"/>
        </w:rPr>
        <w:t>Is this ok?</w:t>
      </w:r>
    </w:p>
  </w:comment>
  <w:comment w:id="563" w:author="Max Lindmark" w:date="2020-07-31T16:45:00Z" w:initials="ML">
    <w:p w14:paraId="67CD0B53" w14:textId="0A564AEA" w:rsidR="00986B51" w:rsidRPr="002C4F2A" w:rsidRDefault="00986B51">
      <w:pPr>
        <w:pStyle w:val="CommentText"/>
        <w:rPr>
          <w:lang w:val="en-US"/>
        </w:rPr>
      </w:pPr>
      <w:r w:rsidRPr="00D2180A">
        <w:rPr>
          <w:rStyle w:val="CommentReference"/>
          <w:highlight w:val="green"/>
        </w:rPr>
        <w:annotationRef/>
      </w:r>
      <w:r w:rsidRPr="002C4F2A">
        <w:rPr>
          <w:highlight w:val="green"/>
          <w:lang w:val="en-US"/>
        </w:rPr>
        <w:t>Yes</w:t>
      </w:r>
    </w:p>
  </w:comment>
  <w:comment w:id="559" w:author="Max Lindmark" w:date="2020-09-10T18:56:00Z" w:initials="ML">
    <w:p w14:paraId="24D5804A" w14:textId="7B66F081" w:rsidR="00986B51" w:rsidRPr="004766FC" w:rsidRDefault="00986B51">
      <w:pPr>
        <w:pStyle w:val="CommentText"/>
        <w:rPr>
          <w:lang w:val="en-US"/>
        </w:rPr>
      </w:pPr>
      <w:r w:rsidRPr="004766FC">
        <w:rPr>
          <w:rStyle w:val="CommentReference"/>
          <w:highlight w:val="green"/>
        </w:rPr>
        <w:annotationRef/>
      </w:r>
      <w:r w:rsidRPr="004766FC">
        <w:rPr>
          <w:highlight w:val="green"/>
          <w:lang w:val="en-US"/>
        </w:rPr>
        <w:t>This has hands down been the hardest paragraph to write in this paper and I change it a lot every time. But I think I’m getting there soon…</w:t>
      </w:r>
    </w:p>
  </w:comment>
  <w:comment w:id="575" w:author="Jan Ohlberger" w:date="2020-05-22T16:00:00Z" w:initials="Ca">
    <w:p w14:paraId="46F8AB50" w14:textId="3BFCFD55" w:rsidR="00986B51" w:rsidRPr="00AE4A5F" w:rsidRDefault="00986B51">
      <w:pPr>
        <w:pStyle w:val="CommentText"/>
        <w:rPr>
          <w:lang w:val="en-GB"/>
        </w:rPr>
      </w:pPr>
      <w:r>
        <w:rPr>
          <w:rStyle w:val="CommentReference"/>
        </w:rPr>
        <w:annotationRef/>
      </w:r>
      <w:r w:rsidRPr="00AE4A5F">
        <w:rPr>
          <w:lang w:val="en-GB"/>
        </w:rPr>
        <w:t>Describing it in words works better for a discussion I think</w:t>
      </w:r>
    </w:p>
  </w:comment>
  <w:comment w:id="576" w:author="Max Lindmark" w:date="2020-07-31T16:46:00Z" w:initials="ML">
    <w:p w14:paraId="5DF49D1C" w14:textId="6A66BB72" w:rsidR="00986B51" w:rsidRPr="000D3447" w:rsidRDefault="00986B51">
      <w:pPr>
        <w:pStyle w:val="CommentText"/>
        <w:rPr>
          <w:lang w:val="en-US"/>
        </w:rPr>
      </w:pPr>
      <w:r w:rsidRPr="000D3447">
        <w:rPr>
          <w:rStyle w:val="CommentReference"/>
          <w:highlight w:val="green"/>
        </w:rPr>
        <w:annotationRef/>
      </w:r>
      <w:r w:rsidRPr="000D3447">
        <w:rPr>
          <w:highlight w:val="green"/>
          <w:lang w:val="en-US"/>
        </w:rPr>
        <w:t>agree</w:t>
      </w:r>
    </w:p>
  </w:comment>
  <w:comment w:id="584" w:author="Anna Gårdmark" w:date="2020-06-24T15:19:00Z" w:initials="AG">
    <w:p w14:paraId="0B24EAB7" w14:textId="4885634B" w:rsidR="00986B51" w:rsidRPr="00EB7942" w:rsidRDefault="00986B51">
      <w:pPr>
        <w:pStyle w:val="CommentText"/>
        <w:rPr>
          <w:lang w:val="en-GB"/>
        </w:rPr>
      </w:pPr>
      <w:r>
        <w:rPr>
          <w:rStyle w:val="CommentReference"/>
        </w:rPr>
        <w:annotationRef/>
      </w:r>
      <w:r w:rsidRPr="00EB7942">
        <w:rPr>
          <w:lang w:val="en-GB"/>
        </w:rPr>
        <w:t>references to this debate is needed here.</w:t>
      </w:r>
    </w:p>
  </w:comment>
  <w:comment w:id="585" w:author="Max Lindmark" w:date="2020-07-31T16:47:00Z" w:initials="ML">
    <w:p w14:paraId="6DDC28A7" w14:textId="3FB1D667" w:rsidR="00986B51" w:rsidRPr="002C4F2A" w:rsidRDefault="00986B51">
      <w:pPr>
        <w:pStyle w:val="CommentText"/>
        <w:rPr>
          <w:lang w:val="en-US"/>
        </w:rPr>
      </w:pPr>
      <w:r w:rsidRPr="00CC2873">
        <w:rPr>
          <w:rStyle w:val="CommentReference"/>
          <w:highlight w:val="green"/>
        </w:rPr>
        <w:annotationRef/>
      </w:r>
      <w:r w:rsidRPr="002C4F2A">
        <w:rPr>
          <w:highlight w:val="green"/>
          <w:lang w:val="en-US"/>
        </w:rPr>
        <w:t>Yes! Added</w:t>
      </w:r>
    </w:p>
  </w:comment>
  <w:comment w:id="708" w:author="Anna Gårdmark" w:date="2020-06-24T15:21:00Z" w:initials="AG">
    <w:p w14:paraId="0907CDCF" w14:textId="6D4F7261" w:rsidR="00986B51" w:rsidRPr="00EB7942" w:rsidRDefault="00986B51">
      <w:pPr>
        <w:pStyle w:val="CommentText"/>
        <w:rPr>
          <w:lang w:val="en-GB"/>
        </w:rPr>
      </w:pPr>
      <w:r>
        <w:rPr>
          <w:rStyle w:val="CommentReference"/>
        </w:rPr>
        <w:annotationRef/>
      </w:r>
      <w:r w:rsidRPr="00EB7942">
        <w:rPr>
          <w:lang w:val="en-GB"/>
        </w:rPr>
        <w:t xml:space="preserve">do you mean metabolic theory of ecology? </w:t>
      </w:r>
      <w:r>
        <w:rPr>
          <w:lang w:val="en-GB"/>
        </w:rPr>
        <w:t>Suggest you spell out, and give ref again</w:t>
      </w:r>
    </w:p>
  </w:comment>
  <w:comment w:id="709" w:author="Max Lindmark" w:date="2020-07-31T16:58:00Z" w:initials="ML">
    <w:p w14:paraId="0EC5B51F" w14:textId="2AAA9495" w:rsidR="00986B51" w:rsidRPr="008B329E" w:rsidRDefault="00986B51">
      <w:pPr>
        <w:pStyle w:val="CommentText"/>
        <w:rPr>
          <w:lang w:val="en-US"/>
        </w:rPr>
      </w:pPr>
      <w:r w:rsidRPr="004B096A">
        <w:rPr>
          <w:rStyle w:val="CommentReference"/>
          <w:highlight w:val="green"/>
        </w:rPr>
        <w:annotationRef/>
      </w:r>
      <w:r w:rsidRPr="004B096A">
        <w:rPr>
          <w:highlight w:val="green"/>
          <w:lang w:val="en-US"/>
        </w:rPr>
        <w:t>i think i meant broader than that but not 100% sure what that includes so will stick to MTE</w:t>
      </w:r>
    </w:p>
  </w:comment>
  <w:comment w:id="713" w:author="Jan Ohlberger" w:date="2020-05-22T15:54:00Z" w:initials="Ca">
    <w:p w14:paraId="7075AB92" w14:textId="77777777" w:rsidR="00986B51" w:rsidRPr="00AE4A5F" w:rsidRDefault="00986B51" w:rsidP="00925B48">
      <w:pPr>
        <w:pStyle w:val="CommentText"/>
        <w:rPr>
          <w:lang w:val="en-GB"/>
        </w:rPr>
      </w:pPr>
      <w:r>
        <w:rPr>
          <w:rStyle w:val="CommentReference"/>
        </w:rPr>
        <w:annotationRef/>
      </w:r>
      <w:r w:rsidRPr="00AE4A5F">
        <w:rPr>
          <w:lang w:val="en-GB"/>
        </w:rPr>
        <w:t>Somehow need to say probably that this may not be expected when temperature variability also increases.</w:t>
      </w:r>
    </w:p>
  </w:comment>
  <w:comment w:id="716" w:author="Jan Ohlberger" w:date="2020-05-22T15:59:00Z" w:initials="Ca">
    <w:p w14:paraId="6D440556" w14:textId="77777777" w:rsidR="00986B51" w:rsidRPr="00AE4A5F" w:rsidRDefault="00986B51" w:rsidP="00925B48">
      <w:pPr>
        <w:pStyle w:val="CommentText"/>
        <w:rPr>
          <w:lang w:val="en-GB"/>
        </w:rPr>
      </w:pPr>
      <w:r>
        <w:rPr>
          <w:rStyle w:val="CommentReference"/>
        </w:rPr>
        <w:annotationRef/>
      </w:r>
      <w:r w:rsidRPr="00AE4A5F">
        <w:rPr>
          <w:lang w:val="en-GB"/>
        </w:rPr>
        <w:t>Is this ok?</w:t>
      </w:r>
    </w:p>
  </w:comment>
  <w:comment w:id="717" w:author="Max Lindmark" w:date="2020-07-31T16:45:00Z" w:initials="ML">
    <w:p w14:paraId="658D9379" w14:textId="77777777" w:rsidR="00986B51" w:rsidRPr="002C4F2A" w:rsidRDefault="00986B51" w:rsidP="00925B48">
      <w:pPr>
        <w:pStyle w:val="CommentText"/>
        <w:rPr>
          <w:lang w:val="en-US"/>
        </w:rPr>
      </w:pPr>
      <w:r w:rsidRPr="00D2180A">
        <w:rPr>
          <w:rStyle w:val="CommentReference"/>
          <w:highlight w:val="green"/>
        </w:rPr>
        <w:annotationRef/>
      </w:r>
      <w:r w:rsidRPr="002C4F2A">
        <w:rPr>
          <w:highlight w:val="green"/>
          <w:lang w:val="en-US"/>
        </w:rPr>
        <w:t>Yes</w:t>
      </w:r>
    </w:p>
  </w:comment>
  <w:comment w:id="725" w:author="Max Lindmark" w:date="2020-05-12T10:35:00Z" w:initials="ML">
    <w:p w14:paraId="7289A2BC" w14:textId="7CA911EA" w:rsidR="00986B51" w:rsidRPr="00AE4A5F" w:rsidRDefault="00986B51">
      <w:pPr>
        <w:pStyle w:val="CommentText"/>
        <w:rPr>
          <w:lang w:val="en-GB"/>
        </w:rPr>
      </w:pPr>
      <w:r w:rsidRPr="00B54036">
        <w:rPr>
          <w:rStyle w:val="CommentReference"/>
          <w:highlight w:val="yellow"/>
        </w:rPr>
        <w:annotationRef/>
      </w:r>
      <w:r w:rsidRPr="00AE4A5F">
        <w:rPr>
          <w:highlight w:val="yellow"/>
          <w:lang w:val="en-GB"/>
        </w:rPr>
        <w:t>This paragraph can go if we need to shorten it I think!</w:t>
      </w:r>
    </w:p>
  </w:comment>
  <w:comment w:id="726" w:author="Jan Ohlberger" w:date="2020-05-22T16:07:00Z" w:initials="Ca">
    <w:p w14:paraId="37825B8F" w14:textId="7628E112" w:rsidR="00986B51" w:rsidRPr="00AE4A5F" w:rsidRDefault="00986B51">
      <w:pPr>
        <w:pStyle w:val="CommentText"/>
        <w:rPr>
          <w:lang w:val="en-GB"/>
        </w:rPr>
      </w:pPr>
      <w:r>
        <w:rPr>
          <w:rStyle w:val="CommentReference"/>
        </w:rPr>
        <w:annotationRef/>
      </w:r>
      <w:r w:rsidRPr="00AE4A5F">
        <w:rPr>
          <w:lang w:val="en-GB"/>
        </w:rPr>
        <w:t>agree</w:t>
      </w:r>
    </w:p>
  </w:comment>
  <w:comment w:id="727" w:author="Anna Gårdmark" w:date="2020-06-24T15:31:00Z" w:initials="AG">
    <w:p w14:paraId="3200EF19" w14:textId="1EAAD872" w:rsidR="00986B51" w:rsidRPr="00D65660" w:rsidRDefault="00986B51">
      <w:pPr>
        <w:pStyle w:val="CommentText"/>
        <w:rPr>
          <w:lang w:val="en-GB"/>
        </w:rPr>
      </w:pPr>
      <w:r>
        <w:rPr>
          <w:rStyle w:val="CommentReference"/>
        </w:rPr>
        <w:annotationRef/>
      </w:r>
      <w:r w:rsidRPr="00D65660">
        <w:rPr>
          <w:lang w:val="en-GB"/>
        </w:rPr>
        <w:t>agree as well</w:t>
      </w:r>
    </w:p>
  </w:comment>
  <w:comment w:id="728" w:author="Max Lindmark" w:date="2020-07-28T14:17:00Z" w:initials="ML">
    <w:p w14:paraId="0BBC9960" w14:textId="729AEE7A" w:rsidR="00986B51" w:rsidRPr="007C190F" w:rsidRDefault="00986B51">
      <w:pPr>
        <w:pStyle w:val="CommentText"/>
        <w:rPr>
          <w:lang w:val="en-US"/>
        </w:rPr>
      </w:pPr>
      <w:r w:rsidRPr="007C190F">
        <w:rPr>
          <w:rStyle w:val="CommentReference"/>
          <w:highlight w:val="green"/>
        </w:rPr>
        <w:annotationRef/>
      </w:r>
      <w:r w:rsidRPr="007C190F">
        <w:rPr>
          <w:highlight w:val="green"/>
          <w:lang w:val="en-US"/>
        </w:rPr>
        <w:t>Gone!</w:t>
      </w:r>
    </w:p>
  </w:comment>
  <w:comment w:id="731" w:author="Max Lindmark" w:date="2020-09-10T21:18:00Z" w:initials="ML">
    <w:p w14:paraId="1A359993" w14:textId="4A3306F6" w:rsidR="00986B51" w:rsidRPr="002B548E" w:rsidRDefault="00986B51">
      <w:pPr>
        <w:pStyle w:val="CommentText"/>
        <w:rPr>
          <w:lang w:val="en-US"/>
        </w:rPr>
      </w:pPr>
      <w:r w:rsidRPr="000F7951">
        <w:rPr>
          <w:rStyle w:val="CommentReference"/>
          <w:highlight w:val="green"/>
        </w:rPr>
        <w:annotationRef/>
      </w:r>
      <w:r w:rsidRPr="000F7951">
        <w:rPr>
          <w:highlight w:val="green"/>
          <w:lang w:val="en-US"/>
        </w:rPr>
        <w:t>Ok to remove the text that was here?</w:t>
      </w:r>
    </w:p>
  </w:comment>
  <w:comment w:id="737" w:author="Anna Gårdmark" w:date="2020-06-24T15:36:00Z" w:initials="AG">
    <w:p w14:paraId="1636BF5E" w14:textId="42DF1235" w:rsidR="00986B51" w:rsidRPr="00CB0AD6" w:rsidRDefault="00986B51">
      <w:pPr>
        <w:pStyle w:val="CommentText"/>
        <w:rPr>
          <w:lang w:val="en-GB"/>
        </w:rPr>
      </w:pPr>
      <w:r>
        <w:rPr>
          <w:rStyle w:val="CommentReference"/>
        </w:rPr>
        <w:annotationRef/>
      </w:r>
      <w:r w:rsidRPr="00CB0AD6">
        <w:rPr>
          <w:lang w:val="en-GB"/>
        </w:rPr>
        <w:t>as you had ”effect size” recently</w:t>
      </w:r>
    </w:p>
  </w:comment>
  <w:comment w:id="762" w:author="Max Lindmark" w:date="2020-08-17T12:12:00Z" w:initials="ML">
    <w:p w14:paraId="7200181F" w14:textId="77777777" w:rsidR="00C506AF" w:rsidRPr="00332688" w:rsidRDefault="00C506AF" w:rsidP="00C506AF">
      <w:pPr>
        <w:pStyle w:val="CommentText"/>
        <w:rPr>
          <w:lang w:val="en-US"/>
        </w:rPr>
      </w:pPr>
      <w:r>
        <w:rPr>
          <w:rStyle w:val="CommentReference"/>
        </w:rPr>
        <w:annotationRef/>
      </w:r>
      <w:r w:rsidRPr="00332688">
        <w:rPr>
          <w:lang w:val="en-US"/>
        </w:rPr>
        <w:t xml:space="preserve">I move this </w:t>
      </w:r>
      <w:r>
        <w:rPr>
          <w:lang w:val="en-US"/>
        </w:rPr>
        <w:t>info to the appendix to save words in the main text</w:t>
      </w:r>
    </w:p>
  </w:comment>
  <w:comment w:id="764" w:author="Max Lindmark" w:date="2020-07-27T15:44:00Z" w:initials="ML">
    <w:p w14:paraId="08AA6230" w14:textId="77777777" w:rsidR="00C506AF" w:rsidRPr="00C24576" w:rsidRDefault="00C506AF" w:rsidP="00C506AF">
      <w:pPr>
        <w:pStyle w:val="CommentText"/>
        <w:rPr>
          <w:lang w:val="en-US"/>
        </w:rPr>
      </w:pPr>
      <w:r w:rsidRPr="00F716C6">
        <w:rPr>
          <w:rStyle w:val="CommentReference"/>
          <w:highlight w:val="green"/>
          <w:lang w:val="en-US"/>
        </w:rPr>
        <w:t>See e-mail!</w:t>
      </w:r>
    </w:p>
  </w:comment>
  <w:comment w:id="765" w:author="Jan Ohlberger" w:date="2020-05-22T13:05:00Z" w:initials="Ca">
    <w:p w14:paraId="0B8587E8" w14:textId="77777777" w:rsidR="00C506AF" w:rsidRPr="00AE4A5F" w:rsidRDefault="00C506AF" w:rsidP="00C506AF">
      <w:pPr>
        <w:pStyle w:val="CommentText"/>
        <w:rPr>
          <w:lang w:val="en-GB"/>
        </w:rPr>
      </w:pPr>
      <w:r>
        <w:rPr>
          <w:rStyle w:val="CommentReference"/>
        </w:rPr>
        <w:annotationRef/>
      </w:r>
      <w:r w:rsidRPr="00AE4A5F">
        <w:rPr>
          <w:lang w:val="en-GB"/>
        </w:rPr>
        <w:t>Somewhere we should probably explain the symbols – here or in the appendix. Could just be one sentence, like “Here, * means … and $ means …”  - what do you think?</w:t>
      </w:r>
    </w:p>
  </w:comment>
  <w:comment w:id="766" w:author="Max Lindmark" w:date="2020-07-28T13:55:00Z" w:initials="ML">
    <w:p w14:paraId="1CBB992A" w14:textId="77777777" w:rsidR="00C506AF" w:rsidRPr="00D53555" w:rsidRDefault="00C506AF" w:rsidP="00C506AF">
      <w:pPr>
        <w:pStyle w:val="CommentText"/>
        <w:rPr>
          <w:lang w:val="en-US"/>
        </w:rPr>
      </w:pPr>
      <w:r w:rsidRPr="00324F29">
        <w:rPr>
          <w:rStyle w:val="CommentReference"/>
          <w:highlight w:val="green"/>
        </w:rPr>
        <w:annotationRef/>
      </w:r>
      <w:r w:rsidRPr="00324F29">
        <w:rPr>
          <w:highlight w:val="green"/>
          <w:lang w:val="en-US"/>
        </w:rPr>
        <w:t>Ok! Added * here, see e-mail about $ and why I removed it…</w:t>
      </w:r>
      <w:r>
        <w:rPr>
          <w:lang w:val="en-US"/>
        </w:rPr>
        <w:t xml:space="preserve"> </w:t>
      </w:r>
    </w:p>
  </w:comment>
  <w:comment w:id="767" w:author="Jan Ohlberger" w:date="2020-05-22T13:05:00Z" w:initials="Ca">
    <w:p w14:paraId="63EF977A" w14:textId="77777777" w:rsidR="00C506AF" w:rsidRPr="00AE4A5F" w:rsidRDefault="00C506AF" w:rsidP="00C506AF">
      <w:pPr>
        <w:pStyle w:val="CommentText"/>
        <w:rPr>
          <w:lang w:val="en-GB"/>
        </w:rPr>
      </w:pPr>
      <w:r>
        <w:rPr>
          <w:rStyle w:val="CommentReference"/>
        </w:rPr>
        <w:annotationRef/>
      </w:r>
      <w:r w:rsidRPr="00AE4A5F">
        <w:rPr>
          <w:lang w:val="en-GB"/>
        </w:rPr>
        <w:t>Is that true? On the other hand, we wanted to find everything that is relevant right? This way it sounds a bit arbitrary</w:t>
      </w:r>
    </w:p>
  </w:comment>
  <w:comment w:id="768" w:author="Anna Gårdmark" w:date="2020-06-18T20:17:00Z" w:initials="AG">
    <w:p w14:paraId="79931E80" w14:textId="77777777" w:rsidR="00C506AF" w:rsidRPr="00925CBB" w:rsidRDefault="00C506AF" w:rsidP="00C506AF">
      <w:pPr>
        <w:pStyle w:val="CommentText"/>
        <w:rPr>
          <w:lang w:val="en-GB"/>
        </w:rPr>
      </w:pPr>
      <w:r>
        <w:rPr>
          <w:rStyle w:val="CommentReference"/>
        </w:rPr>
        <w:annotationRef/>
      </w:r>
      <w:r w:rsidRPr="00925CBB">
        <w:rPr>
          <w:lang w:val="en-GB"/>
        </w:rPr>
        <w:t>think we can just skip this sentence</w:t>
      </w:r>
    </w:p>
  </w:comment>
  <w:comment w:id="769" w:author="Max Lindmark" w:date="2020-07-28T13:56:00Z" w:initials="ML">
    <w:p w14:paraId="1C060605" w14:textId="77777777" w:rsidR="00C506AF" w:rsidRPr="00324F29" w:rsidRDefault="00C506AF" w:rsidP="00C506AF">
      <w:pPr>
        <w:pStyle w:val="CommentText"/>
        <w:rPr>
          <w:highlight w:val="green"/>
          <w:lang w:val="en-US"/>
        </w:rPr>
      </w:pPr>
      <w:r w:rsidRPr="00324F29">
        <w:rPr>
          <w:rStyle w:val="CommentReference"/>
          <w:highlight w:val="green"/>
        </w:rPr>
        <w:annotationRef/>
      </w:r>
      <w:r w:rsidRPr="00324F29">
        <w:rPr>
          <w:highlight w:val="green"/>
          <w:lang w:val="en-US"/>
        </w:rPr>
        <w:t>Hmm I agree it sounds a bit arbitrary, but it is somewhat arbitrary because it relates to the max # of titles we were willing to go through.</w:t>
      </w:r>
    </w:p>
    <w:p w14:paraId="2E21A87D" w14:textId="77777777" w:rsidR="00C506AF" w:rsidRPr="00324F29" w:rsidRDefault="00C506AF" w:rsidP="00C506AF">
      <w:pPr>
        <w:pStyle w:val="CommentText"/>
        <w:rPr>
          <w:highlight w:val="green"/>
          <w:lang w:val="en-US"/>
        </w:rPr>
      </w:pPr>
    </w:p>
    <w:p w14:paraId="5C497F80" w14:textId="77777777" w:rsidR="00C506AF" w:rsidRDefault="00C506AF" w:rsidP="00C506AF">
      <w:pPr>
        <w:pStyle w:val="CommentText"/>
        <w:rPr>
          <w:noProof/>
          <w:highlight w:val="green"/>
          <w:lang w:val="en-US"/>
        </w:rPr>
      </w:pPr>
      <w:r w:rsidRPr="00324F29">
        <w:rPr>
          <w:highlight w:val="green"/>
          <w:lang w:val="en-US"/>
        </w:rPr>
        <w:t xml:space="preserve">For instance, for consumption and growth, we could use the obvious search terms, but for metabolism we couldn’t include metabolism or metabolic rate or anything like that because then the # of hits would skyrocket! So, it can be argued that based on the search terms alone, </w:t>
      </w:r>
    </w:p>
    <w:p w14:paraId="0AAD4545" w14:textId="77777777" w:rsidR="00C506AF" w:rsidRDefault="00C506AF" w:rsidP="00C506AF">
      <w:pPr>
        <w:pStyle w:val="CommentText"/>
        <w:rPr>
          <w:noProof/>
          <w:highlight w:val="green"/>
          <w:lang w:val="en-US"/>
        </w:rPr>
      </w:pPr>
    </w:p>
    <w:p w14:paraId="34470D88" w14:textId="77777777" w:rsidR="00C506AF" w:rsidRPr="00324F29" w:rsidRDefault="00C506AF" w:rsidP="00C506AF">
      <w:pPr>
        <w:pStyle w:val="CommentText"/>
        <w:rPr>
          <w:highlight w:val="green"/>
          <w:lang w:val="en-US"/>
        </w:rPr>
      </w:pPr>
      <w:r w:rsidRPr="00324F29">
        <w:rPr>
          <w:highlight w:val="green"/>
          <w:lang w:val="en-US"/>
        </w:rPr>
        <w:t>feeding and growth is already broader because metabolism is only searched for with oxygen consumption. For metabolism we had to trim the searches even after using only two search strings, whereas for growth and feeding we could use all the search terms we wanted and include all relevant subjects. This is arbitrary because we didn’t know how many hits our searches would get and different researchers would put different limits to # of hits!</w:t>
      </w:r>
    </w:p>
    <w:p w14:paraId="24DEED5B" w14:textId="77777777" w:rsidR="00C506AF" w:rsidRPr="00324F29" w:rsidRDefault="00C506AF" w:rsidP="00C506AF">
      <w:pPr>
        <w:pStyle w:val="CommentText"/>
        <w:rPr>
          <w:highlight w:val="green"/>
          <w:lang w:val="en-US"/>
        </w:rPr>
      </w:pPr>
    </w:p>
    <w:p w14:paraId="17447276" w14:textId="77777777" w:rsidR="00C506AF" w:rsidRPr="00DA33A5" w:rsidRDefault="00C506AF" w:rsidP="00C506AF">
      <w:pPr>
        <w:pStyle w:val="CommentText"/>
        <w:rPr>
          <w:lang w:val="en-US"/>
        </w:rPr>
      </w:pPr>
      <w:r w:rsidRPr="00324F29">
        <w:rPr>
          <w:highlight w:val="green"/>
          <w:lang w:val="en-US"/>
        </w:rPr>
        <w:t>I think mentioning the subject categories is important and then there’s the obvious question about why they differ! I would also be happy to put all of this in the appendix.</w:t>
      </w:r>
    </w:p>
  </w:comment>
  <w:comment w:id="779" w:author="Jan Ohlberger" w:date="2020-05-22T13:08:00Z" w:initials="Ca">
    <w:p w14:paraId="37E7C766" w14:textId="77777777" w:rsidR="00C506AF" w:rsidRPr="00AE4A5F" w:rsidRDefault="00C506AF" w:rsidP="00C506AF">
      <w:pPr>
        <w:pStyle w:val="CommentText"/>
        <w:rPr>
          <w:lang w:val="en-GB"/>
        </w:rPr>
      </w:pPr>
      <w:r>
        <w:rPr>
          <w:rStyle w:val="CommentReference"/>
        </w:rPr>
        <w:annotationRef/>
      </w:r>
      <w:r w:rsidRPr="00AE4A5F">
        <w:rPr>
          <w:lang w:val="en-GB"/>
        </w:rPr>
        <w:t>Should be ‘and’ right?</w:t>
      </w:r>
    </w:p>
  </w:comment>
  <w:comment w:id="780" w:author="Max Lindmark" w:date="2020-07-28T14:21:00Z" w:initials="ML">
    <w:p w14:paraId="51D9662D" w14:textId="77777777" w:rsidR="00C506AF" w:rsidRPr="00604705" w:rsidRDefault="00C506AF" w:rsidP="00C506AF">
      <w:pPr>
        <w:pStyle w:val="CommentText"/>
        <w:rPr>
          <w:lang w:val="en-US"/>
        </w:rPr>
      </w:pPr>
      <w:r w:rsidRPr="00892AB1">
        <w:rPr>
          <w:rStyle w:val="CommentReference"/>
          <w:highlight w:val="green"/>
        </w:rPr>
        <w:annotationRef/>
      </w:r>
      <w:r w:rsidRPr="00892AB1">
        <w:rPr>
          <w:highlight w:val="green"/>
          <w:lang w:val="en-US"/>
        </w:rPr>
        <w:t>Yes! thanks</w:t>
      </w:r>
    </w:p>
  </w:comment>
  <w:comment w:id="791" w:author="Jan Ohlberger" w:date="2020-05-22T13:11:00Z" w:initials="Ca">
    <w:p w14:paraId="1C31A930" w14:textId="77777777" w:rsidR="00C506AF" w:rsidRPr="00AE4A5F" w:rsidRDefault="00C506AF" w:rsidP="00C506AF">
      <w:pPr>
        <w:pStyle w:val="CommentText"/>
        <w:rPr>
          <w:lang w:val="en-GB"/>
        </w:rPr>
      </w:pPr>
      <w:r>
        <w:rPr>
          <w:rStyle w:val="CommentReference"/>
        </w:rPr>
        <w:annotationRef/>
      </w:r>
      <w:r w:rsidRPr="00AE4A5F">
        <w:rPr>
          <w:lang w:val="en-GB"/>
        </w:rPr>
        <w:t>In terms of size or time?</w:t>
      </w:r>
    </w:p>
  </w:comment>
  <w:comment w:id="792" w:author="Max Lindmark" w:date="2020-07-28T14:32:00Z" w:initials="ML">
    <w:p w14:paraId="38344BF0" w14:textId="77777777" w:rsidR="00C506AF" w:rsidRPr="00E15982" w:rsidRDefault="00C506AF" w:rsidP="00C506AF">
      <w:pPr>
        <w:pStyle w:val="CommentText"/>
        <w:rPr>
          <w:highlight w:val="green"/>
          <w:lang w:val="en-US"/>
        </w:rPr>
      </w:pPr>
      <w:r w:rsidRPr="00E15982">
        <w:rPr>
          <w:highlight w:val="green"/>
          <w:lang w:val="en-US"/>
        </w:rPr>
        <w:t xml:space="preserve">Hmm I wonder if we shouldn’t rewrite this. If it was a size argument we should have gone for a size-threshold, not life stage threshold. </w:t>
      </w:r>
    </w:p>
    <w:p w14:paraId="49520430" w14:textId="77777777" w:rsidR="00C506AF" w:rsidRPr="00E15982" w:rsidRDefault="00C506AF" w:rsidP="00C506AF">
      <w:pPr>
        <w:pStyle w:val="CommentText"/>
        <w:rPr>
          <w:highlight w:val="green"/>
          <w:lang w:val="en-US"/>
        </w:rPr>
      </w:pPr>
    </w:p>
    <w:p w14:paraId="6A7782A5" w14:textId="77777777" w:rsidR="00C506AF" w:rsidRPr="002E311E" w:rsidRDefault="00C506AF" w:rsidP="00C506AF">
      <w:pPr>
        <w:pStyle w:val="CommentText"/>
        <w:rPr>
          <w:lang w:val="en-US"/>
        </w:rPr>
      </w:pPr>
      <w:r w:rsidRPr="00E15982">
        <w:rPr>
          <w:rStyle w:val="CommentReference"/>
          <w:highlight w:val="green"/>
        </w:rPr>
        <w:annotationRef/>
      </w:r>
      <w:r w:rsidRPr="00E15982">
        <w:rPr>
          <w:rStyle w:val="CommentReference"/>
          <w:highlight w:val="green"/>
        </w:rPr>
        <w:annotationRef/>
      </w:r>
      <w:r w:rsidRPr="00E15982">
        <w:rPr>
          <w:highlight w:val="green"/>
          <w:lang w:val="en-US"/>
        </w:rPr>
        <w:t>Interesting how none of the major papers on the intraspecific papers (Clark &amp; Johntson, Killen, Jerde) give a motivation for why.</w:t>
      </w:r>
      <w:r>
        <w:rPr>
          <w:lang w:val="en-US"/>
        </w:rPr>
        <w:t xml:space="preserve"> </w:t>
      </w:r>
    </w:p>
  </w:comment>
  <w:comment w:id="796" w:author="Jan Ohlberger" w:date="2020-05-22T13:21:00Z" w:initials="Ca">
    <w:p w14:paraId="05DBF2A6" w14:textId="77777777" w:rsidR="00C506AF" w:rsidRPr="00AE4A5F" w:rsidRDefault="00C506AF" w:rsidP="00C506AF">
      <w:pPr>
        <w:pStyle w:val="CommentText"/>
        <w:rPr>
          <w:lang w:val="en-GB"/>
        </w:rPr>
      </w:pPr>
      <w:r>
        <w:rPr>
          <w:rStyle w:val="CommentReference"/>
        </w:rPr>
        <w:annotationRef/>
      </w:r>
      <w:r w:rsidRPr="00AE4A5F">
        <w:rPr>
          <w:lang w:val="en-GB"/>
        </w:rPr>
        <w:t>I think we should try to be consistent with the terms to be as clear as possible, and my preference would be either “optimum temperature for growth” or “optimum growth temperature”</w:t>
      </w:r>
    </w:p>
  </w:comment>
  <w:comment w:id="797" w:author="Anna Gårdmark" w:date="2020-06-21T08:13:00Z" w:initials="AG">
    <w:p w14:paraId="61F883B3" w14:textId="77777777" w:rsidR="00C506AF" w:rsidRPr="002621BA" w:rsidRDefault="00C506AF" w:rsidP="00C506AF">
      <w:pPr>
        <w:pStyle w:val="CommentText"/>
        <w:rPr>
          <w:lang w:val="en-GB"/>
        </w:rPr>
      </w:pPr>
      <w:r>
        <w:rPr>
          <w:rStyle w:val="CommentReference"/>
        </w:rPr>
        <w:annotationRef/>
      </w:r>
      <w:r w:rsidRPr="002621BA">
        <w:rPr>
          <w:lang w:val="en-GB"/>
        </w:rPr>
        <w:t xml:space="preserve">optimum temperature for growth is my pref </w:t>
      </w:r>
    </w:p>
  </w:comment>
  <w:comment w:id="798" w:author="Max Lindmark" w:date="2020-08-17T12:58:00Z" w:initials="ML">
    <w:p w14:paraId="15E1491D" w14:textId="77777777" w:rsidR="00C506AF" w:rsidRPr="00782F2C" w:rsidRDefault="00C506AF" w:rsidP="00C506AF">
      <w:pPr>
        <w:pStyle w:val="CommentText"/>
        <w:rPr>
          <w:lang w:val="en-US"/>
        </w:rPr>
      </w:pPr>
      <w:r w:rsidRPr="001C5A1B">
        <w:rPr>
          <w:rStyle w:val="CommentReference"/>
          <w:highlight w:val="green"/>
        </w:rPr>
        <w:annotationRef/>
      </w:r>
      <w:r w:rsidRPr="001C5A1B">
        <w:rPr>
          <w:highlight w:val="green"/>
          <w:lang w:val="en-US"/>
        </w:rPr>
        <w:t>Ok! But I prefer optimum growth temperature because it’s more concise</w:t>
      </w:r>
    </w:p>
  </w:comment>
  <w:comment w:id="805" w:author="Max Lindmark" w:date="2020-09-12T12:18:00Z" w:initials="ML">
    <w:p w14:paraId="7EBEA444" w14:textId="77777777" w:rsidR="00C506AF" w:rsidRPr="00B7555A" w:rsidRDefault="00C506AF" w:rsidP="00C506AF">
      <w:pPr>
        <w:pStyle w:val="CommentText"/>
        <w:rPr>
          <w:lang w:val="en-US"/>
        </w:rPr>
      </w:pPr>
      <w:r w:rsidRPr="00B7555A">
        <w:rPr>
          <w:rStyle w:val="CommentReference"/>
          <w:highlight w:val="green"/>
        </w:rPr>
        <w:annotationRef/>
      </w:r>
      <w:r w:rsidRPr="00B7555A">
        <w:rPr>
          <w:highlight w:val="green"/>
          <w:lang w:val="en-US"/>
        </w:rPr>
        <w:t>Perhaps diverse is not the best word. Still focus on species in the northern hemisphere etc…</w:t>
      </w:r>
      <w:r>
        <w:rPr>
          <w:lang w:val="en-US"/>
        </w:rPr>
        <w:t xml:space="preserve"> </w:t>
      </w:r>
    </w:p>
  </w:comment>
  <w:comment w:id="818" w:author="Max Lindmark" w:date="2020-07-29T11:33:00Z" w:initials="ML">
    <w:p w14:paraId="72B0B086" w14:textId="77777777" w:rsidR="00C506AF" w:rsidRPr="00BE1C62" w:rsidRDefault="00C506AF" w:rsidP="00C506AF">
      <w:pPr>
        <w:pStyle w:val="CommentText"/>
        <w:rPr>
          <w:rFonts w:ascii="Times New Roman" w:hAnsi="Times New Roman" w:cs="Times New Roman"/>
          <w:lang w:val="en-US"/>
        </w:rPr>
      </w:pPr>
      <w:r w:rsidRPr="00300AE5">
        <w:rPr>
          <w:rStyle w:val="CommentReference"/>
          <w:rFonts w:cs="Times New Roman"/>
          <w:highlight w:val="green"/>
        </w:rPr>
        <w:annotationRef/>
      </w:r>
      <w:r w:rsidRPr="00300AE5">
        <w:rPr>
          <w:rFonts w:ascii="Times New Roman" w:hAnsi="Times New Roman" w:cs="Times New Roman"/>
          <w:highlight w:val="green"/>
          <w:lang w:val="en-US"/>
        </w:rPr>
        <w:t xml:space="preserve">This is the random intercept model, which all models have in common. So instead of repeating this I write it once, and then in each subheading I describe the </w:t>
      </w:r>
      <w:r>
        <w:rPr>
          <w:rFonts w:ascii="Times New Roman" w:hAnsi="Times New Roman" w:cs="Times New Roman"/>
          <w:highlight w:val="green"/>
          <w:lang w:val="en-US"/>
        </w:rPr>
        <w:t>independent and dependent variables</w:t>
      </w:r>
      <w:r w:rsidRPr="00300AE5">
        <w:rPr>
          <w:rFonts w:ascii="Times New Roman" w:hAnsi="Times New Roman" w:cs="Times New Roman"/>
          <w:highlight w:val="green"/>
          <w:lang w:val="en-US"/>
        </w:rPr>
        <w:t>.</w:t>
      </w:r>
    </w:p>
  </w:comment>
  <w:comment w:id="822" w:author="Max Lindmark" w:date="2020-07-29T16:47:00Z" w:initials="ML">
    <w:p w14:paraId="7F70ED33" w14:textId="77777777" w:rsidR="00C506AF" w:rsidRPr="00345077" w:rsidRDefault="00C506AF" w:rsidP="00C506AF">
      <w:pPr>
        <w:pStyle w:val="CommentText"/>
        <w:rPr>
          <w:rFonts w:ascii="Times New Roman" w:hAnsi="Times New Roman" w:cs="Times New Roman"/>
          <w:lang w:val="en-US"/>
        </w:rPr>
      </w:pPr>
      <w:r w:rsidRPr="00162DF3">
        <w:rPr>
          <w:rStyle w:val="CommentReference"/>
          <w:rFonts w:cs="Times New Roman"/>
          <w:highlight w:val="green"/>
        </w:rPr>
        <w:annotationRef/>
      </w:r>
      <w:r w:rsidRPr="00162DF3">
        <w:rPr>
          <w:rFonts w:ascii="Times New Roman" w:hAnsi="Times New Roman" w:cs="Times New Roman"/>
          <w:highlight w:val="green"/>
          <w:lang w:val="en-US"/>
        </w:rPr>
        <w:t xml:space="preserve">This is to show that the intercept is not included here, because </w:t>
      </w:r>
      <m:oMath>
        <m:sSub>
          <m:sSubPr>
            <m:ctrlPr>
              <w:rPr>
                <w:rFonts w:ascii="Cambria Math" w:hAnsi="Cambria Math" w:cs="Times New Roman"/>
                <w:bCs/>
                <w:i/>
                <w:iCs/>
                <w:sz w:val="22"/>
                <w:szCs w:val="22"/>
                <w:highlight w:val="green"/>
              </w:rPr>
            </m:ctrlPr>
          </m:sSubPr>
          <m:e>
            <m:r>
              <w:rPr>
                <w:rFonts w:ascii="Cambria Math" w:hAnsi="Cambria Math" w:cs="Times New Roman"/>
                <w:sz w:val="22"/>
                <w:szCs w:val="22"/>
                <w:highlight w:val="green"/>
              </w:rPr>
              <m:t>β</m:t>
            </m:r>
          </m:e>
          <m:sub>
            <m:r>
              <w:rPr>
                <w:rFonts w:ascii="Cambria Math" w:hAnsi="Cambria Math" w:cs="Times New Roman"/>
                <w:sz w:val="22"/>
                <w:szCs w:val="22"/>
                <w:highlight w:val="green"/>
              </w:rPr>
              <m:t>0j</m:t>
            </m:r>
          </m:sub>
        </m:sSub>
      </m:oMath>
      <w:r w:rsidRPr="00162DF3">
        <w:rPr>
          <w:rFonts w:ascii="Times New Roman" w:eastAsiaTheme="minorEastAsia" w:hAnsi="Times New Roman" w:cs="Times New Roman"/>
          <w:bCs/>
          <w:iCs/>
          <w:sz w:val="22"/>
          <w:szCs w:val="22"/>
          <w:highlight w:val="green"/>
          <w:lang w:val="en-US"/>
        </w:rPr>
        <w:t xml:space="preserve"> is included in all models, we never have it not-random</w:t>
      </w:r>
    </w:p>
  </w:comment>
  <w:comment w:id="863" w:author="Max Lindmark" w:date="2020-09-11T21:41:00Z" w:initials="ML">
    <w:p w14:paraId="2A48CCB8" w14:textId="77777777" w:rsidR="00C506AF" w:rsidRPr="002D5D1C" w:rsidRDefault="00C506AF" w:rsidP="00C506AF">
      <w:pPr>
        <w:pStyle w:val="CommentText"/>
        <w:rPr>
          <w:lang w:val="en-US"/>
        </w:rPr>
      </w:pPr>
      <w:r w:rsidRPr="002D5D1C">
        <w:rPr>
          <w:rStyle w:val="CommentReference"/>
          <w:highlight w:val="green"/>
        </w:rPr>
        <w:annotationRef/>
      </w:r>
      <w:r w:rsidRPr="002D5D1C">
        <w:rPr>
          <w:highlight w:val="green"/>
          <w:lang w:val="en-US"/>
        </w:rPr>
        <w:t>Do we really need this? I mean calling a generalized version of the AFS… We can also just say we assume it’s linear on a log log scale, the mass coefficient is the exponent and we add temperature as 1/kT so that it’s coefficient is the negative activation energy, and simply cite them?</w:t>
      </w:r>
    </w:p>
  </w:comment>
  <w:comment w:id="867" w:author="Max Lindmark" w:date="2020-09-10T15:27:00Z" w:initials="ML">
    <w:p w14:paraId="45E266D1" w14:textId="77777777" w:rsidR="00C506AF" w:rsidRPr="00FC3953" w:rsidRDefault="00C506AF" w:rsidP="00C506AF">
      <w:pPr>
        <w:pStyle w:val="CommentText"/>
        <w:rPr>
          <w:highlight w:val="green"/>
          <w:lang w:val="en-US"/>
        </w:rPr>
      </w:pPr>
      <w:r w:rsidRPr="00FE0EAA">
        <w:rPr>
          <w:rStyle w:val="CommentReference"/>
          <w:highlight w:val="green"/>
        </w:rPr>
        <w:annotationRef/>
      </w:r>
      <w:r w:rsidRPr="00FE0EAA">
        <w:rPr>
          <w:highlight w:val="green"/>
          <w:lang w:val="en-US"/>
        </w:rPr>
        <w:t>Now that I no longer write out the full equation exactly but use a more generalized form, do I need to specify that the first predictor is mass, second is temp and third interaction? Or does that follow from the order I present them in</w:t>
      </w:r>
      <w:r>
        <w:rPr>
          <w:highlight w:val="green"/>
          <w:lang w:val="en-US"/>
        </w:rPr>
        <w:t xml:space="preserve"> (and table S2)</w:t>
      </w:r>
      <w:r w:rsidRPr="00FE0EAA">
        <w:rPr>
          <w:highlight w:val="green"/>
          <w:lang w:val="en-US"/>
        </w:rPr>
        <w:t>?</w:t>
      </w:r>
    </w:p>
  </w:comment>
  <w:comment w:id="873" w:author="Max Lindmark" w:date="2020-07-28T16:00:00Z" w:initials="ML">
    <w:p w14:paraId="198F2DB4" w14:textId="77777777" w:rsidR="00C506AF" w:rsidRPr="00CC1534" w:rsidRDefault="00C506AF" w:rsidP="00C506AF">
      <w:pPr>
        <w:pStyle w:val="CommentText"/>
        <w:rPr>
          <w:lang w:val="en-US"/>
        </w:rPr>
      </w:pPr>
      <w:r w:rsidRPr="00B96466">
        <w:rPr>
          <w:rStyle w:val="CommentReference"/>
          <w:highlight w:val="green"/>
        </w:rPr>
        <w:annotationRef/>
      </w:r>
      <w:r w:rsidRPr="00B96466">
        <w:rPr>
          <w:highlight w:val="green"/>
          <w:lang w:val="en-US"/>
        </w:rPr>
        <w:t>The definition of g (geometric mean or size class has been put in the appendix together with the data-describing table). I think the unit is the most important thing here.</w:t>
      </w:r>
    </w:p>
  </w:comment>
  <w:comment w:id="880" w:author="Max Lindmark" w:date="2020-09-10T12:50:00Z" w:initials="ML">
    <w:p w14:paraId="24D91AB3" w14:textId="77777777" w:rsidR="00C506AF" w:rsidRPr="00EC23BD" w:rsidRDefault="00C506AF" w:rsidP="00C506AF">
      <w:pPr>
        <w:pStyle w:val="CommentText"/>
        <w:rPr>
          <w:lang w:val="en-US"/>
        </w:rPr>
      </w:pPr>
      <w:r w:rsidRPr="00EC23BD">
        <w:rPr>
          <w:rStyle w:val="CommentReference"/>
          <w:highlight w:val="green"/>
        </w:rPr>
        <w:annotationRef/>
      </w:r>
      <w:r w:rsidRPr="00EC23BD">
        <w:rPr>
          <w:highlight w:val="green"/>
          <w:lang w:val="en-US"/>
        </w:rPr>
        <w:t>I’m calling all these models polynomial (second or third degree) – so you don’t get confused when I use the quadratic model but talk about polynomials</w:t>
      </w:r>
    </w:p>
  </w:comment>
  <w:comment w:id="882" w:author="Max Lindmark" w:date="2020-05-06T14:31:00Z" w:initials="ML">
    <w:p w14:paraId="37E2035E" w14:textId="77777777" w:rsidR="00C506AF" w:rsidRPr="00AE4A5F" w:rsidRDefault="00C506AF" w:rsidP="00C506AF">
      <w:pPr>
        <w:pStyle w:val="CommentText"/>
        <w:rPr>
          <w:lang w:val="en-GB"/>
        </w:rPr>
      </w:pPr>
      <w:r w:rsidRPr="001A2BBB">
        <w:rPr>
          <w:rStyle w:val="CommentReference"/>
          <w:highlight w:val="yellow"/>
        </w:rPr>
        <w:annotationRef/>
      </w:r>
      <w:r w:rsidRPr="00AE4A5F">
        <w:rPr>
          <w:highlight w:val="yellow"/>
          <w:lang w:val="en-GB"/>
        </w:rPr>
        <w:t>Do you think there should be an i here as well? It’s one mean per species (this questions if also for the next model)</w:t>
      </w:r>
    </w:p>
  </w:comment>
  <w:comment w:id="883" w:author="Anna Gårdmark" w:date="2020-06-21T09:09:00Z" w:initials="AG">
    <w:p w14:paraId="74A80BC8" w14:textId="77777777" w:rsidR="00C506AF" w:rsidRPr="00861E30" w:rsidRDefault="00C506AF" w:rsidP="00C506AF">
      <w:pPr>
        <w:pStyle w:val="CommentText"/>
        <w:rPr>
          <w:lang w:val="en-GB"/>
        </w:rPr>
      </w:pPr>
      <w:r>
        <w:rPr>
          <w:rStyle w:val="CommentReference"/>
        </w:rPr>
        <w:annotationRef/>
      </w:r>
      <w:r w:rsidRPr="00861E30">
        <w:rPr>
          <w:lang w:val="en-GB"/>
        </w:rPr>
        <w:t>nope, is fine like that – looks like a capital J though?</w:t>
      </w:r>
    </w:p>
  </w:comment>
  <w:comment w:id="884" w:author="Max Lindmark" w:date="2020-07-28T15:51:00Z" w:initials="ML">
    <w:p w14:paraId="6DD8E14D" w14:textId="77777777" w:rsidR="00C506AF" w:rsidRPr="00D75178" w:rsidRDefault="00C506AF" w:rsidP="00C506AF">
      <w:pPr>
        <w:pStyle w:val="CommentText"/>
        <w:rPr>
          <w:lang w:val="en-US"/>
        </w:rPr>
      </w:pPr>
      <w:r w:rsidRPr="00A31BC6">
        <w:rPr>
          <w:rStyle w:val="CommentReference"/>
          <w:highlight w:val="green"/>
        </w:rPr>
        <w:annotationRef/>
      </w:r>
      <w:r w:rsidRPr="00A31BC6">
        <w:rPr>
          <w:highlight w:val="green"/>
          <w:lang w:val="en-US"/>
        </w:rPr>
        <w:t>It’s because of the hat, you can’t see the dot. I am annoyed by this and don’t want to be forced to use a subscript without a dot over it because word can’t display it properly!</w:t>
      </w:r>
    </w:p>
  </w:comment>
  <w:comment w:id="888" w:author="Max Lindmark" w:date="2020-02-06T10:15:00Z" w:initials="ML">
    <w:p w14:paraId="34484BAC" w14:textId="77777777" w:rsidR="00C506AF" w:rsidRPr="00457D7E" w:rsidRDefault="00C506AF" w:rsidP="00C506AF">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885" w:author="Max Lindmark" w:date="2020-05-11T11:43:00Z" w:initials="ML">
    <w:p w14:paraId="548BD355" w14:textId="77777777" w:rsidR="00C506AF" w:rsidRPr="00AE4A5F" w:rsidRDefault="00C506AF" w:rsidP="00C506AF">
      <w:pPr>
        <w:pStyle w:val="CommentText"/>
        <w:rPr>
          <w:lang w:val="en-GB"/>
        </w:rPr>
      </w:pPr>
      <w:r w:rsidRPr="00AB1BD7">
        <w:rPr>
          <w:rStyle w:val="CommentReference"/>
          <w:highlight w:val="yellow"/>
        </w:rPr>
        <w:annotationRef/>
      </w:r>
      <w:r w:rsidRPr="00AE4A5F">
        <w:rPr>
          <w:highlight w:val="yellow"/>
          <w:lang w:val="en-GB"/>
        </w:rPr>
        <w:t>Maybe this shouldn’t even bu subscripted? See comment above</w:t>
      </w:r>
    </w:p>
  </w:comment>
  <w:comment w:id="886" w:author="Anna Gårdmark" w:date="2020-06-21T09:12:00Z" w:initials="AG">
    <w:p w14:paraId="13375985" w14:textId="77777777" w:rsidR="00C506AF" w:rsidRPr="00C1547F" w:rsidRDefault="00C506AF" w:rsidP="00C506AF">
      <w:pPr>
        <w:pStyle w:val="CommentText"/>
        <w:rPr>
          <w:lang w:val="en-GB"/>
        </w:rPr>
      </w:pPr>
      <w:r>
        <w:rPr>
          <w:rStyle w:val="CommentReference"/>
        </w:rPr>
        <w:annotationRef/>
      </w:r>
      <w:r w:rsidRPr="00C1547F">
        <w:rPr>
          <w:lang w:val="en-GB"/>
        </w:rPr>
        <w:t>if the mean isn’t subscripted, it’s understood as the very grand mean, of all observed weights across all species – is that what you’ve done</w:t>
      </w:r>
      <w:r>
        <w:rPr>
          <w:lang w:val="en-GB"/>
        </w:rPr>
        <w:t>?  if it’s by species, you need a species subscript j</w:t>
      </w:r>
    </w:p>
  </w:comment>
  <w:comment w:id="887" w:author="Max Lindmark" w:date="2020-07-28T15:54:00Z" w:initials="ML">
    <w:p w14:paraId="4D71FD89" w14:textId="77777777" w:rsidR="00C506AF" w:rsidRPr="00D323B7" w:rsidRDefault="00C506AF" w:rsidP="00C506AF">
      <w:pPr>
        <w:pStyle w:val="CommentText"/>
        <w:rPr>
          <w:lang w:val="en-US"/>
        </w:rPr>
      </w:pPr>
      <w:r w:rsidRPr="00D8112E">
        <w:rPr>
          <w:rStyle w:val="CommentReference"/>
          <w:highlight w:val="green"/>
        </w:rPr>
        <w:annotationRef/>
      </w:r>
      <w:r w:rsidRPr="00D8112E">
        <w:rPr>
          <w:highlight w:val="green"/>
          <w:lang w:val="en-US"/>
        </w:rPr>
        <w:t>correct, it</w:t>
      </w:r>
      <w:r>
        <w:rPr>
          <w:highlight w:val="green"/>
          <w:lang w:val="en-US"/>
        </w:rPr>
        <w:t xml:space="preserve"> is and should be</w:t>
      </w:r>
      <w:r w:rsidRPr="00D8112E">
        <w:rPr>
          <w:highlight w:val="green"/>
          <w:lang w:val="en-US"/>
        </w:rPr>
        <w:t xml:space="preserve"> the grand mean</w:t>
      </w:r>
      <w:r>
        <w:rPr>
          <w:highlight w:val="green"/>
          <w:lang w:val="en-US"/>
        </w:rPr>
        <w:t>, because we think larger fish eat more also on the absolute scale not only relative</w:t>
      </w:r>
    </w:p>
  </w:comment>
  <w:comment w:id="897" w:author="Jan Ohlberger" w:date="2020-05-22T13:58:00Z" w:initials="Ca">
    <w:p w14:paraId="29184FC8" w14:textId="77777777" w:rsidR="00C506AF" w:rsidRPr="00AE4A5F" w:rsidRDefault="00C506AF" w:rsidP="00C506AF">
      <w:pPr>
        <w:pStyle w:val="CommentText"/>
        <w:rPr>
          <w:lang w:val="en-GB"/>
        </w:rPr>
      </w:pPr>
      <w:r>
        <w:rPr>
          <w:rStyle w:val="CommentReference"/>
        </w:rPr>
        <w:annotationRef/>
      </w:r>
      <w:r w:rsidRPr="00AE4A5F">
        <w:rPr>
          <w:lang w:val="en-GB"/>
        </w:rPr>
        <w:t>I’d either say ‘other studies’ or cite more examples.</w:t>
      </w:r>
    </w:p>
  </w:comment>
  <w:comment w:id="925" w:author="Anna Gårdmark" w:date="2020-06-21T09:18:00Z" w:initials="AG">
    <w:p w14:paraId="24B96B6C" w14:textId="77777777" w:rsidR="00C506AF" w:rsidRPr="00CD0AB3" w:rsidRDefault="00C506AF" w:rsidP="00C506AF">
      <w:pPr>
        <w:pStyle w:val="CommentText"/>
        <w:rPr>
          <w:lang w:val="en-GB"/>
        </w:rPr>
      </w:pPr>
      <w:r>
        <w:rPr>
          <w:rStyle w:val="CommentReference"/>
        </w:rPr>
        <w:annotationRef/>
      </w:r>
      <w:r w:rsidRPr="00CD0AB3">
        <w:rPr>
          <w:lang w:val="en-GB"/>
        </w:rPr>
        <w:t xml:space="preserve">unit? </w:t>
      </w:r>
      <m:oMath>
        <m:r>
          <w:rPr>
            <w:rFonts w:ascii="Cambria Math" w:eastAsiaTheme="minorEastAsia" w:hAnsi="Cambria Math" w:cstheme="minorHAnsi"/>
            <w:lang w:val="en-GB"/>
          </w:rPr>
          <m:t>℃?  (also below)</m:t>
        </m:r>
      </m:oMath>
    </w:p>
  </w:comment>
  <w:comment w:id="924" w:author="Max Lindmark" w:date="2020-09-10T14:55:00Z" w:initials="ML">
    <w:p w14:paraId="785AD7D0" w14:textId="77777777" w:rsidR="00C506AF" w:rsidRPr="00201570" w:rsidRDefault="00C506AF" w:rsidP="00C506AF">
      <w:pPr>
        <w:pStyle w:val="CommentText"/>
        <w:rPr>
          <w:rStyle w:val="CommentReference"/>
          <w:highlight w:val="green"/>
          <w:lang w:val="en-US"/>
        </w:rPr>
      </w:pPr>
      <w:r w:rsidRPr="00201570">
        <w:rPr>
          <w:rStyle w:val="CommentReference"/>
          <w:highlight w:val="green"/>
          <w:lang w:val="en-US"/>
        </w:rPr>
        <w:t>Is this needed really? First we get the rates in the same unit and use the allometric function without temperature.</w:t>
      </w:r>
    </w:p>
    <w:p w14:paraId="50162EA3" w14:textId="77777777" w:rsidR="00C506AF" w:rsidRPr="00201570" w:rsidRDefault="00C506AF" w:rsidP="00C506AF">
      <w:pPr>
        <w:pStyle w:val="CommentText"/>
        <w:rPr>
          <w:rStyle w:val="CommentReference"/>
          <w:highlight w:val="green"/>
          <w:lang w:val="en-US"/>
        </w:rPr>
      </w:pPr>
    </w:p>
    <w:p w14:paraId="7E080897" w14:textId="77777777" w:rsidR="00C506AF" w:rsidRPr="00201570" w:rsidRDefault="00C506AF" w:rsidP="00C506AF">
      <w:pPr>
        <w:pStyle w:val="CommentText"/>
        <w:rPr>
          <w:rStyle w:val="CommentReference"/>
          <w:highlight w:val="green"/>
          <w:lang w:val="en-US"/>
        </w:rPr>
      </w:pPr>
      <w:r w:rsidRPr="00201570">
        <w:rPr>
          <w:rStyle w:val="CommentReference"/>
          <w:highlight w:val="green"/>
          <w:lang w:val="en-US"/>
        </w:rPr>
        <w:t xml:space="preserve">Then we define a temperature-scalar that =1 at 19C. Then we multiply them. </w:t>
      </w:r>
    </w:p>
    <w:p w14:paraId="153E7FD8" w14:textId="77777777" w:rsidR="00C506AF" w:rsidRPr="00201570" w:rsidRDefault="00C506AF" w:rsidP="00C506AF">
      <w:pPr>
        <w:pStyle w:val="CommentText"/>
        <w:rPr>
          <w:rStyle w:val="CommentReference"/>
          <w:highlight w:val="green"/>
          <w:lang w:val="en-US"/>
        </w:rPr>
      </w:pPr>
    </w:p>
    <w:p w14:paraId="19BB4608" w14:textId="77777777" w:rsidR="00C506AF" w:rsidRPr="00D7469F" w:rsidRDefault="00C506AF" w:rsidP="00C506AF">
      <w:pPr>
        <w:pStyle w:val="CommentText"/>
        <w:rPr>
          <w:lang w:val="en-US"/>
        </w:rPr>
      </w:pPr>
      <w:r>
        <w:rPr>
          <w:rStyle w:val="CommentReference"/>
          <w:highlight w:val="green"/>
          <w:lang w:val="en-US"/>
        </w:rPr>
        <w:t>Hence</w:t>
      </w:r>
      <w:r w:rsidRPr="00201570">
        <w:rPr>
          <w:rStyle w:val="CommentReference"/>
          <w:highlight w:val="green"/>
          <w:lang w:val="en-US"/>
        </w:rPr>
        <w:t xml:space="preserve"> the unit is not important to know here</w:t>
      </w:r>
      <w:r>
        <w:rPr>
          <w:rStyle w:val="CommentReference"/>
          <w:highlight w:val="green"/>
          <w:lang w:val="en-US"/>
        </w:rPr>
        <w:t xml:space="preserve"> (it’s given in the sections which unit of temp is used for fitting). Here we anyway </w:t>
      </w:r>
      <w:r w:rsidRPr="00201570">
        <w:rPr>
          <w:rStyle w:val="CommentReference"/>
          <w:highlight w:val="green"/>
          <w:lang w:val="en-US"/>
        </w:rPr>
        <w:t>plot them on the same scale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F7263B" w15:done="0"/>
  <w15:commentEx w15:paraId="5357B589" w15:paraIdParent="46F7263B" w15:done="0"/>
  <w15:commentEx w15:paraId="4F557E12" w15:paraIdParent="46F7263B" w15:done="0"/>
  <w15:commentEx w15:paraId="039EDCD0" w15:paraIdParent="46F7263B" w15:done="0"/>
  <w15:commentEx w15:paraId="5DC046EE" w15:paraIdParent="46F7263B" w15:done="0"/>
  <w15:commentEx w15:paraId="655EF640" w15:done="0"/>
  <w15:commentEx w15:paraId="70EB16E0" w15:paraIdParent="655EF640" w15:done="0"/>
  <w15:commentEx w15:paraId="05D97F66" w15:paraIdParent="655EF640" w15:done="0"/>
  <w15:commentEx w15:paraId="2826F49A" w15:paraIdParent="655EF640" w15:done="0"/>
  <w15:commentEx w15:paraId="79826F50" w15:paraIdParent="655EF640" w15:done="0"/>
  <w15:commentEx w15:paraId="094D9B8E" w15:done="0"/>
  <w15:commentEx w15:paraId="41482212" w15:done="0"/>
  <w15:commentEx w15:paraId="090E8D15" w15:done="0"/>
  <w15:commentEx w15:paraId="13CBCC92" w15:done="0"/>
  <w15:commentEx w15:paraId="45593155" w15:done="0"/>
  <w15:commentEx w15:paraId="74D6E451" w15:done="0"/>
  <w15:commentEx w15:paraId="34753AF3" w15:done="0"/>
  <w15:commentEx w15:paraId="1746C1C2" w15:paraIdParent="34753AF3" w15:done="0"/>
  <w15:commentEx w15:paraId="5D7E46FF" w15:done="0"/>
  <w15:commentEx w15:paraId="1C55C4EE" w15:paraIdParent="5D7E46FF" w15:done="0"/>
  <w15:commentEx w15:paraId="3D73D9EA" w15:done="0"/>
  <w15:commentEx w15:paraId="09B0D18A" w15:done="0"/>
  <w15:commentEx w15:paraId="3A0C0594" w15:done="0"/>
  <w15:commentEx w15:paraId="0CE71E62" w15:paraIdParent="3A0C0594" w15:done="0"/>
  <w15:commentEx w15:paraId="51D3A9C1" w15:done="0"/>
  <w15:commentEx w15:paraId="2D8BED02" w15:paraIdParent="51D3A9C1" w15:done="0"/>
  <w15:commentEx w15:paraId="357E20E3" w15:done="0"/>
  <w15:commentEx w15:paraId="52A1431F" w15:paraIdParent="357E20E3" w15:done="0"/>
  <w15:commentEx w15:paraId="501C0F6D" w15:done="0"/>
  <w15:commentEx w15:paraId="374B0E7D" w15:done="0"/>
  <w15:commentEx w15:paraId="05B3073F" w15:paraIdParent="374B0E7D" w15:done="0"/>
  <w15:commentEx w15:paraId="6394BB64" w15:done="0"/>
  <w15:commentEx w15:paraId="5BE5D08E" w15:paraIdParent="6394BB64" w15:done="0"/>
  <w15:commentEx w15:paraId="63566340" w15:done="0"/>
  <w15:commentEx w15:paraId="413F9E59" w15:done="0"/>
  <w15:commentEx w15:paraId="740CFEC2" w15:paraIdParent="413F9E59" w15:done="0"/>
  <w15:commentEx w15:paraId="4E274BEC" w15:done="0"/>
  <w15:commentEx w15:paraId="3BB5E607" w15:paraIdParent="4E274BEC" w15:done="0"/>
  <w15:commentEx w15:paraId="4F322B04" w15:done="0"/>
  <w15:commentEx w15:paraId="5AA9BC55" w15:paraIdParent="4F322B04" w15:done="0"/>
  <w15:commentEx w15:paraId="6546EF56" w15:done="0"/>
  <w15:commentEx w15:paraId="5D1C1CB0" w15:done="0"/>
  <w15:commentEx w15:paraId="00332037" w15:paraIdParent="5D1C1CB0" w15:done="0"/>
  <w15:commentEx w15:paraId="5C473F2C" w15:done="0"/>
  <w15:commentEx w15:paraId="42BEFD5E" w15:paraIdParent="5C473F2C" w15:done="0"/>
  <w15:commentEx w15:paraId="4443FF64" w15:done="0"/>
  <w15:commentEx w15:paraId="7FA97AAA" w15:paraIdParent="4443FF64" w15:done="0"/>
  <w15:commentEx w15:paraId="23D3B5B5" w15:paraIdParent="4443FF64" w15:done="0"/>
  <w15:commentEx w15:paraId="0BEEB49A" w15:paraIdParent="4443FF64" w15:done="0"/>
  <w15:commentEx w15:paraId="2F4B168E" w15:done="0"/>
  <w15:commentEx w15:paraId="585C2ABC" w15:paraIdParent="2F4B168E" w15:done="0"/>
  <w15:commentEx w15:paraId="76166717" w15:done="0"/>
  <w15:commentEx w15:paraId="00B5C620" w15:done="0"/>
  <w15:commentEx w15:paraId="432C8539" w15:done="0"/>
  <w15:commentEx w15:paraId="732D9E88" w15:done="0"/>
  <w15:commentEx w15:paraId="2DFFB79C" w15:paraIdParent="732D9E88" w15:done="0"/>
  <w15:commentEx w15:paraId="1E73A8E4" w15:done="0"/>
  <w15:commentEx w15:paraId="2DC2B301" w15:paraIdParent="1E73A8E4" w15:done="0"/>
  <w15:commentEx w15:paraId="1FA796F6" w15:paraIdParent="1E73A8E4" w15:done="0"/>
  <w15:commentEx w15:paraId="3A567EAB" w15:done="0"/>
  <w15:commentEx w15:paraId="4961FE80" w15:paraIdParent="3A567EAB" w15:done="0"/>
  <w15:commentEx w15:paraId="650FA7B3" w15:paraIdParent="3A567EAB" w15:done="0"/>
  <w15:commentEx w15:paraId="0FC42970" w15:done="0"/>
  <w15:commentEx w15:paraId="24D3DCE9" w15:done="0"/>
  <w15:commentEx w15:paraId="12E58D26" w15:paraIdParent="24D3DCE9" w15:done="0"/>
  <w15:commentEx w15:paraId="0A60FFDE" w15:paraIdParent="24D3DCE9" w15:done="0"/>
  <w15:commentEx w15:paraId="75D118A7" w15:paraIdParent="24D3DCE9" w15:done="0"/>
  <w15:commentEx w15:paraId="28148644" w15:done="0"/>
  <w15:commentEx w15:paraId="362109FE" w15:paraIdParent="28148644" w15:done="0"/>
  <w15:commentEx w15:paraId="0331034C" w15:paraIdParent="28148644" w15:done="0"/>
  <w15:commentEx w15:paraId="6CD82E87" w15:done="0"/>
  <w15:commentEx w15:paraId="3D223E6F" w15:paraIdParent="6CD82E87" w15:done="0"/>
  <w15:commentEx w15:paraId="32CB201C" w15:done="0"/>
  <w15:commentEx w15:paraId="71B2F5F7" w15:paraIdParent="32CB201C" w15:done="0"/>
  <w15:commentEx w15:paraId="203A55C3" w15:done="0"/>
  <w15:commentEx w15:paraId="0305A4D4" w15:paraIdParent="203A55C3" w15:done="0"/>
  <w15:commentEx w15:paraId="7B9C0B78" w15:done="0"/>
  <w15:commentEx w15:paraId="20D1D82F" w15:paraIdParent="7B9C0B78" w15:done="0"/>
  <w15:commentEx w15:paraId="32E01787" w15:done="0"/>
  <w15:commentEx w15:paraId="25694559" w15:paraIdParent="32E01787" w15:done="0"/>
  <w15:commentEx w15:paraId="198DE98E" w15:paraIdParent="32E01787" w15:done="0"/>
  <w15:commentEx w15:paraId="104DA3B1" w15:done="0"/>
  <w15:commentEx w15:paraId="3EC870C4" w15:paraIdParent="104DA3B1" w15:done="0"/>
  <w15:commentEx w15:paraId="2473BACC" w15:paraIdParent="104DA3B1" w15:done="0"/>
  <w15:commentEx w15:paraId="4E090E20" w15:done="0"/>
  <w15:commentEx w15:paraId="13734723" w15:paraIdParent="4E090E20" w15:done="0"/>
  <w15:commentEx w15:paraId="1C13EF18" w15:done="0"/>
  <w15:commentEx w15:paraId="04695A57" w15:done="0"/>
  <w15:commentEx w15:paraId="2139FD56" w15:paraIdParent="04695A57" w15:done="0"/>
  <w15:commentEx w15:paraId="6E375429" w15:done="0"/>
  <w15:commentEx w15:paraId="3EDB20CA" w15:paraIdParent="6E375429" w15:done="0"/>
  <w15:commentEx w15:paraId="73EB81E9" w15:done="0"/>
  <w15:commentEx w15:paraId="446A747E" w15:paraIdParent="73EB81E9" w15:done="0"/>
  <w15:commentEx w15:paraId="60BFEC15" w15:paraIdParent="73EB81E9" w15:done="0"/>
  <w15:commentEx w15:paraId="36564AC2" w15:done="0"/>
  <w15:commentEx w15:paraId="0A83B8AE" w15:paraIdParent="36564AC2" w15:done="0"/>
  <w15:commentEx w15:paraId="1D0B061A" w15:done="0"/>
  <w15:commentEx w15:paraId="4C22DE67" w15:done="0"/>
  <w15:commentEx w15:paraId="1F089F51" w15:paraIdParent="4C22DE67" w15:done="0"/>
  <w15:commentEx w15:paraId="21D7F143" w15:done="0"/>
  <w15:commentEx w15:paraId="20217A91" w15:done="0"/>
  <w15:commentEx w15:paraId="7BF4756E" w15:done="0"/>
  <w15:commentEx w15:paraId="636E9514" w15:done="0"/>
  <w15:commentEx w15:paraId="23237237" w15:done="0"/>
  <w15:commentEx w15:paraId="1A641268" w15:done="0"/>
  <w15:commentEx w15:paraId="68F654EB" w15:done="0"/>
  <w15:commentEx w15:paraId="67CD0B53" w15:paraIdParent="68F654EB" w15:done="0"/>
  <w15:commentEx w15:paraId="24D5804A" w15:done="0"/>
  <w15:commentEx w15:paraId="46F8AB50" w15:done="0"/>
  <w15:commentEx w15:paraId="5DF49D1C" w15:paraIdParent="46F8AB50" w15:done="0"/>
  <w15:commentEx w15:paraId="0B24EAB7" w15:done="0"/>
  <w15:commentEx w15:paraId="6DDC28A7" w15:paraIdParent="0B24EAB7" w15:done="0"/>
  <w15:commentEx w15:paraId="0907CDCF" w15:done="0"/>
  <w15:commentEx w15:paraId="0EC5B51F" w15:paraIdParent="0907CDCF" w15:done="0"/>
  <w15:commentEx w15:paraId="7075AB92" w15:done="0"/>
  <w15:commentEx w15:paraId="6D440556" w15:done="0"/>
  <w15:commentEx w15:paraId="658D9379" w15:paraIdParent="6D440556" w15:done="0"/>
  <w15:commentEx w15:paraId="7289A2BC" w15:done="0"/>
  <w15:commentEx w15:paraId="37825B8F" w15:paraIdParent="7289A2BC" w15:done="0"/>
  <w15:commentEx w15:paraId="3200EF19" w15:paraIdParent="7289A2BC" w15:done="0"/>
  <w15:commentEx w15:paraId="0BBC9960" w15:paraIdParent="7289A2BC" w15:done="0"/>
  <w15:commentEx w15:paraId="1A359993" w15:done="0"/>
  <w15:commentEx w15:paraId="1636BF5E" w15:done="0"/>
  <w15:commentEx w15:paraId="7200181F" w15:done="0"/>
  <w15:commentEx w15:paraId="08AA6230" w15:done="0"/>
  <w15:commentEx w15:paraId="0B8587E8" w15:done="0"/>
  <w15:commentEx w15:paraId="1CBB992A" w15:paraIdParent="0B8587E8" w15:done="0"/>
  <w15:commentEx w15:paraId="63EF977A" w15:done="0"/>
  <w15:commentEx w15:paraId="79931E80" w15:paraIdParent="63EF977A" w15:done="0"/>
  <w15:commentEx w15:paraId="17447276" w15:paraIdParent="63EF977A" w15:done="0"/>
  <w15:commentEx w15:paraId="37E7C766" w15:done="0"/>
  <w15:commentEx w15:paraId="51D9662D" w15:paraIdParent="37E7C766" w15:done="0"/>
  <w15:commentEx w15:paraId="1C31A930" w15:done="0"/>
  <w15:commentEx w15:paraId="6A7782A5" w15:paraIdParent="1C31A930" w15:done="0"/>
  <w15:commentEx w15:paraId="05DBF2A6" w15:done="0"/>
  <w15:commentEx w15:paraId="61F883B3" w15:paraIdParent="05DBF2A6" w15:done="0"/>
  <w15:commentEx w15:paraId="15E1491D" w15:paraIdParent="05DBF2A6" w15:done="0"/>
  <w15:commentEx w15:paraId="7EBEA444" w15:done="0"/>
  <w15:commentEx w15:paraId="72B0B086" w15:done="0"/>
  <w15:commentEx w15:paraId="7F70ED33" w15:done="0"/>
  <w15:commentEx w15:paraId="2A48CCB8" w15:done="0"/>
  <w15:commentEx w15:paraId="45E266D1" w15:done="0"/>
  <w15:commentEx w15:paraId="198F2DB4" w15:done="0"/>
  <w15:commentEx w15:paraId="24D91AB3" w15:done="0"/>
  <w15:commentEx w15:paraId="37E2035E" w15:done="0"/>
  <w15:commentEx w15:paraId="74A80BC8" w15:paraIdParent="37E2035E" w15:done="0"/>
  <w15:commentEx w15:paraId="6DD8E14D" w15:paraIdParent="37E2035E" w15:done="0"/>
  <w15:commentEx w15:paraId="34484BAC" w15:done="0"/>
  <w15:commentEx w15:paraId="548BD355" w15:paraIdParent="34484BAC" w15:done="0"/>
  <w15:commentEx w15:paraId="13375985" w15:paraIdParent="34484BAC" w15:done="0"/>
  <w15:commentEx w15:paraId="4D71FD89" w15:paraIdParent="34484BAC" w15:done="0"/>
  <w15:commentEx w15:paraId="29184FC8" w15:done="0"/>
  <w15:commentEx w15:paraId="24B96B6C" w15:done="0"/>
  <w15:commentEx w15:paraId="19BB46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939F7" w16cex:dateUtc="2020-07-27T09:33:00Z"/>
  <w16cex:commentExtensible w16cex:durableId="22C93F60" w16cex:dateUtc="2020-07-27T09:33:00Z"/>
  <w16cex:commentExtensible w16cex:durableId="23033A76" w16cex:dateUtc="2020-09-09T09:26:00Z"/>
  <w16cex:commentExtensible w16cex:durableId="22C93E22" w16cex:dateUtc="2020-07-27T09:50:00Z"/>
  <w16cex:commentExtensible w16cex:durableId="2304E111" w16cex:dateUtc="2020-09-10T15:27:00Z"/>
  <w16cex:commentExtensible w16cex:durableId="230609AE" w16cex:dateUtc="2020-09-11T12:35:00Z"/>
  <w16cex:commentExtensible w16cex:durableId="2304B4D0" w16cex:dateUtc="2020-09-10T12:21:00Z"/>
  <w16cex:commentExtensible w16cex:durableId="22CA7469" w16cex:dateUtc="2020-07-28T07:54:00Z"/>
  <w16cex:commentExtensible w16cex:durableId="22C94121" w16cex:dateUtc="2020-07-27T10:03:00Z"/>
  <w16cex:commentExtensible w16cex:durableId="22C942AA" w16cex:dateUtc="2020-07-27T10:10:00Z"/>
  <w16cex:commentExtensible w16cex:durableId="23060D60" w16cex:dateUtc="2020-09-11T12:51:00Z"/>
  <w16cex:commentExtensible w16cex:durableId="22C94810" w16cex:dateUtc="2020-07-27T10:33:00Z"/>
  <w16cex:commentExtensible w16cex:durableId="22C95AE8" w16cex:dateUtc="2020-07-27T11:53:00Z"/>
  <w16cex:commentExtensible w16cex:durableId="22C961D4" w16cex:dateUtc="2020-07-27T12:23:00Z"/>
  <w16cex:commentExtensible w16cex:durableId="22C962C8" w16cex:dateUtc="2020-07-27T12:27:00Z"/>
  <w16cex:commentExtensible w16cex:durableId="22C95E9B" w16cex:dateUtc="2020-07-27T12:09:00Z"/>
  <w16cex:commentExtensible w16cex:durableId="22C96801" w16cex:dateUtc="2020-07-27T12:46:00Z"/>
  <w16cex:commentExtensible w16cex:durableId="23066E26" w16cex:dateUtc="2020-09-11T19:44:00Z"/>
  <w16cex:commentExtensible w16cex:durableId="22C9673D" w16cex:dateUtc="2020-07-27T12:46:00Z"/>
  <w16cex:commentExtensible w16cex:durableId="22C96711" w16cex:dateUtc="2020-07-27T12:45:00Z"/>
  <w16cex:commentExtensible w16cex:durableId="22C96857" w16cex:dateUtc="2020-07-27T12:51:00Z"/>
  <w16cex:commentExtensible w16cex:durableId="22C96889" w16cex:dateUtc="2020-07-27T12:51:00Z"/>
  <w16cex:commentExtensible w16cex:durableId="22E4F20C" w16cex:dateUtc="2020-08-17T10:07:00Z"/>
  <w16cex:commentExtensible w16cex:durableId="2308C505" w16cex:dateUtc="2020-07-30T08:17:00Z"/>
  <w16cex:commentExtensible w16cex:durableId="22CC2ED5" w16cex:dateUtc="2020-07-29T15:22:00Z"/>
  <w16cex:commentExtensible w16cex:durableId="2308C47F" w16cex:dateUtc="2020-09-13T14:17:00Z"/>
  <w16cex:commentExtensible w16cex:durableId="22CD0228" w16cex:dateUtc="2020-07-30T06:24:00Z"/>
  <w16cex:commentExtensible w16cex:durableId="22CD01ED" w16cex:dateUtc="2020-07-30T06:23:00Z"/>
  <w16cex:commentExtensible w16cex:durableId="22CD0263" w16cex:dateUtc="2020-07-30T06:25:00Z"/>
  <w16cex:commentExtensible w16cex:durableId="22CD1CA2" w16cex:dateUtc="2020-07-30T08:17:00Z"/>
  <w16cex:commentExtensible w16cex:durableId="23033B4B" w16cex:dateUtc="2020-09-09T09:30:00Z"/>
  <w16cex:commentExtensible w16cex:durableId="22CEC356" w16cex:dateUtc="2020-07-31T14:20:00Z"/>
  <w16cex:commentExtensible w16cex:durableId="22CD1D1F" w16cex:dateUtc="2020-07-30T08:19:00Z"/>
  <w16cex:commentExtensible w16cex:durableId="22CD1D5E" w16cex:dateUtc="2020-07-30T08:20:00Z"/>
  <w16cex:commentExtensible w16cex:durableId="23032B85" w16cex:dateUtc="2020-09-09T08:23:00Z"/>
  <w16cex:commentExtensible w16cex:durableId="22CAE794" w16cex:dateUtc="2020-07-28T16:06:00Z"/>
  <w16cex:commentExtensible w16cex:durableId="22CEC447" w16cex:dateUtc="2020-07-31T14:24:00Z"/>
  <w16cex:commentExtensible w16cex:durableId="22CEC54B" w16cex:dateUtc="2020-07-31T14:28:00Z"/>
  <w16cex:commentExtensible w16cex:durableId="22CEC5E7" w16cex:dateUtc="2020-07-31T14:31:00Z"/>
  <w16cex:commentExtensible w16cex:durableId="22CEC654" w16cex:dateUtc="2020-07-31T14:33:00Z"/>
  <w16cex:commentExtensible w16cex:durableId="22CEC683" w16cex:dateUtc="2020-07-31T14:34:00Z"/>
  <w16cex:commentExtensible w16cex:durableId="22CEC795" w16cex:dateUtc="2020-07-31T14:38:00Z"/>
  <w16cex:commentExtensible w16cex:durableId="22CEC902" w16cex:dateUtc="2020-07-31T14:44:00Z"/>
  <w16cex:commentExtensible w16cex:durableId="2304F0A7" w16cex:dateUtc="2020-09-10T16:36:00Z"/>
  <w16cex:commentExtensible w16cex:durableId="22CEC92E" w16cex:dateUtc="2020-07-31T14:45:00Z"/>
  <w16cex:commentExtensible w16cex:durableId="2304F575" w16cex:dateUtc="2020-09-10T16:56:00Z"/>
  <w16cex:commentExtensible w16cex:durableId="22CEC969" w16cex:dateUtc="2020-07-31T14:46:00Z"/>
  <w16cex:commentExtensible w16cex:durableId="22CEC985" w16cex:dateUtc="2020-07-31T14:47:00Z"/>
  <w16cex:commentExtensible w16cex:durableId="22CECC20" w16cex:dateUtc="2020-07-31T14:58:00Z"/>
  <w16cex:commentExtensible w16cex:durableId="2304F090" w16cex:dateUtc="2020-07-31T14:45:00Z"/>
  <w16cex:commentExtensible w16cex:durableId="22CAB1E7" w16cex:dateUtc="2020-07-28T12:17:00Z"/>
  <w16cex:commentExtensible w16cex:durableId="2305169B" w16cex:dateUtc="2020-09-10T19:18:00Z"/>
  <w16cex:commentExtensible w16cex:durableId="22E4F2C6" w16cex:dateUtc="2020-08-17T10:12:00Z"/>
  <w16cex:commentExtensible w16cex:durableId="22C974F4" w16cex:dateUtc="2020-07-27T13:44:00Z"/>
  <w16cex:commentExtensible w16cex:durableId="22CAACD9" w16cex:dateUtc="2020-07-28T11:55:00Z"/>
  <w16cex:commentExtensible w16cex:durableId="22CAAD15" w16cex:dateUtc="2020-07-28T11:56:00Z"/>
  <w16cex:commentExtensible w16cex:durableId="22CAB2D8" w16cex:dateUtc="2020-07-28T12:21:00Z"/>
  <w16cex:commentExtensible w16cex:durableId="22CAB58C" w16cex:dateUtc="2020-07-28T12:32:00Z"/>
  <w16cex:commentExtensible w16cex:durableId="22E4FD6C" w16cex:dateUtc="2020-08-17T10:58:00Z"/>
  <w16cex:commentExtensible w16cex:durableId="23073B25" w16cex:dateUtc="2020-09-12T10:18:00Z"/>
  <w16cex:commentExtensible w16cex:durableId="22CBDD24" w16cex:dateUtc="2020-07-29T09:33:00Z"/>
  <w16cex:commentExtensible w16cex:durableId="22CC26AB" w16cex:dateUtc="2020-07-29T14:47:00Z"/>
  <w16cex:commentExtensible w16cex:durableId="23066D71" w16cex:dateUtc="2020-09-11T19:41:00Z"/>
  <w16cex:commentExtensible w16cex:durableId="2304C44C" w16cex:dateUtc="2020-09-10T13:27:00Z"/>
  <w16cex:commentExtensible w16cex:durableId="22CACA02" w16cex:dateUtc="2020-07-28T14:00:00Z"/>
  <w16cex:commentExtensible w16cex:durableId="23049F94" w16cex:dateUtc="2020-09-10T10:50:00Z"/>
  <w16cex:commentExtensible w16cex:durableId="22CAC7FB" w16cex:dateUtc="2020-07-28T13:51:00Z"/>
  <w16cex:commentExtensible w16cex:durableId="22CAC8A8" w16cex:dateUtc="2020-07-28T13:54:00Z"/>
  <w16cex:commentExtensible w16cex:durableId="2304BCCE" w16cex:dateUtc="2020-09-10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F7263B" w16cid:durableId="22C9393F"/>
  <w16cid:commentId w16cid:paraId="5357B589" w16cid:durableId="22C93940"/>
  <w16cid:commentId w16cid:paraId="4F557E12" w16cid:durableId="22C93941"/>
  <w16cid:commentId w16cid:paraId="039EDCD0" w16cid:durableId="22C93942"/>
  <w16cid:commentId w16cid:paraId="5DC046EE" w16cid:durableId="22C939F7"/>
  <w16cid:commentId w16cid:paraId="655EF640" w16cid:durableId="22C93F64"/>
  <w16cid:commentId w16cid:paraId="70EB16E0" w16cid:durableId="22C93F63"/>
  <w16cid:commentId w16cid:paraId="05D97F66" w16cid:durableId="22C93F62"/>
  <w16cid:commentId w16cid:paraId="2826F49A" w16cid:durableId="22C93F61"/>
  <w16cid:commentId w16cid:paraId="79826F50" w16cid:durableId="22C93F60"/>
  <w16cid:commentId w16cid:paraId="094D9B8E" w16cid:durableId="23033A76"/>
  <w16cid:commentId w16cid:paraId="41482212" w16cid:durableId="22C93E22"/>
  <w16cid:commentId w16cid:paraId="090E8D15" w16cid:durableId="2304E111"/>
  <w16cid:commentId w16cid:paraId="13CBCC92" w16cid:durableId="230609AE"/>
  <w16cid:commentId w16cid:paraId="45593155" w16cid:durableId="2304B4D0"/>
  <w16cid:commentId w16cid:paraId="74D6E451" w16cid:durableId="22CA7469"/>
  <w16cid:commentId w16cid:paraId="34753AF3" w16cid:durableId="22C93943"/>
  <w16cid:commentId w16cid:paraId="1746C1C2" w16cid:durableId="22C94121"/>
  <w16cid:commentId w16cid:paraId="5D7E46FF" w16cid:durableId="22C9394D"/>
  <w16cid:commentId w16cid:paraId="1C55C4EE" w16cid:durableId="22C942AA"/>
  <w16cid:commentId w16cid:paraId="3D73D9EA" w16cid:durableId="22C9394E"/>
  <w16cid:commentId w16cid:paraId="09B0D18A" w16cid:durableId="23060D60"/>
  <w16cid:commentId w16cid:paraId="3A0C0594" w16cid:durableId="22C93950"/>
  <w16cid:commentId w16cid:paraId="0CE71E62" w16cid:durableId="22C94810"/>
  <w16cid:commentId w16cid:paraId="51D3A9C1" w16cid:durableId="22C93953"/>
  <w16cid:commentId w16cid:paraId="2D8BED02" w16cid:durableId="22C95AE8"/>
  <w16cid:commentId w16cid:paraId="357E20E3" w16cid:durableId="22C93955"/>
  <w16cid:commentId w16cid:paraId="52A1431F" w16cid:durableId="22C961D4"/>
  <w16cid:commentId w16cid:paraId="501C0F6D" w16cid:durableId="22C962C8"/>
  <w16cid:commentId w16cid:paraId="374B0E7D" w16cid:durableId="22C93956"/>
  <w16cid:commentId w16cid:paraId="05B3073F" w16cid:durableId="22C95E9B"/>
  <w16cid:commentId w16cid:paraId="6394BB64" w16cid:durableId="22C96802"/>
  <w16cid:commentId w16cid:paraId="5BE5D08E" w16cid:durableId="22C96801"/>
  <w16cid:commentId w16cid:paraId="63566340" w16cid:durableId="23066E26"/>
  <w16cid:commentId w16cid:paraId="413F9E59" w16cid:durableId="22C93959"/>
  <w16cid:commentId w16cid:paraId="740CFEC2" w16cid:durableId="22C9673D"/>
  <w16cid:commentId w16cid:paraId="4E274BEC" w16cid:durableId="22C9395A"/>
  <w16cid:commentId w16cid:paraId="3BB5E607" w16cid:durableId="22C96711"/>
  <w16cid:commentId w16cid:paraId="4F322B04" w16cid:durableId="22C9395B"/>
  <w16cid:commentId w16cid:paraId="5AA9BC55" w16cid:durableId="22C9395C"/>
  <w16cid:commentId w16cid:paraId="6546EF56" w16cid:durableId="22C96857"/>
  <w16cid:commentId w16cid:paraId="5D1C1CB0" w16cid:durableId="22C9395D"/>
  <w16cid:commentId w16cid:paraId="00332037" w16cid:durableId="22C96889"/>
  <w16cid:commentId w16cid:paraId="5C473F2C" w16cid:durableId="22C9395E"/>
  <w16cid:commentId w16cid:paraId="42BEFD5E" w16cid:durableId="22E4F20C"/>
  <w16cid:commentId w16cid:paraId="4443FF64" w16cid:durableId="2308C508"/>
  <w16cid:commentId w16cid:paraId="7FA97AAA" w16cid:durableId="2308C507"/>
  <w16cid:commentId w16cid:paraId="23D3B5B5" w16cid:durableId="2308C506"/>
  <w16cid:commentId w16cid:paraId="0BEEB49A" w16cid:durableId="2308C505"/>
  <w16cid:commentId w16cid:paraId="2F4B168E" w16cid:durableId="22C9399E"/>
  <w16cid:commentId w16cid:paraId="585C2ABC" w16cid:durableId="22CC2ED5"/>
  <w16cid:commentId w16cid:paraId="76166717" w16cid:durableId="2308C47F"/>
  <w16cid:commentId w16cid:paraId="00B5C620" w16cid:durableId="22C939A0"/>
  <w16cid:commentId w16cid:paraId="432C8539" w16cid:durableId="22C939A1"/>
  <w16cid:commentId w16cid:paraId="732D9E88" w16cid:durableId="22C939A3"/>
  <w16cid:commentId w16cid:paraId="2DFFB79C" w16cid:durableId="22CD0228"/>
  <w16cid:commentId w16cid:paraId="1E73A8E4" w16cid:durableId="22C939A6"/>
  <w16cid:commentId w16cid:paraId="2DC2B301" w16cid:durableId="22C939A7"/>
  <w16cid:commentId w16cid:paraId="1FA796F6" w16cid:durableId="22CD01ED"/>
  <w16cid:commentId w16cid:paraId="3A567EAB" w16cid:durableId="22C939A8"/>
  <w16cid:commentId w16cid:paraId="4961FE80" w16cid:durableId="22C939A9"/>
  <w16cid:commentId w16cid:paraId="650FA7B3" w16cid:durableId="22CD0263"/>
  <w16cid:commentId w16cid:paraId="0FC42970" w16cid:durableId="22C939AB"/>
  <w16cid:commentId w16cid:paraId="24D3DCE9" w16cid:durableId="22C939AC"/>
  <w16cid:commentId w16cid:paraId="12E58D26" w16cid:durableId="22C939AD"/>
  <w16cid:commentId w16cid:paraId="0A60FFDE" w16cid:durableId="22C939AE"/>
  <w16cid:commentId w16cid:paraId="75D118A7" w16cid:durableId="22CD1CA2"/>
  <w16cid:commentId w16cid:paraId="28148644" w16cid:durableId="22C939B1"/>
  <w16cid:commentId w16cid:paraId="362109FE" w16cid:durableId="22C939B2"/>
  <w16cid:commentId w16cid:paraId="0331034C" w16cid:durableId="23033B4B"/>
  <w16cid:commentId w16cid:paraId="6CD82E87" w16cid:durableId="22C939B3"/>
  <w16cid:commentId w16cid:paraId="3D223E6F" w16cid:durableId="22CEC356"/>
  <w16cid:commentId w16cid:paraId="32CB201C" w16cid:durableId="22C939B6"/>
  <w16cid:commentId w16cid:paraId="71B2F5F7" w16cid:durableId="22CD1D1F"/>
  <w16cid:commentId w16cid:paraId="203A55C3" w16cid:durableId="22C939B7"/>
  <w16cid:commentId w16cid:paraId="0305A4D4" w16cid:durableId="22CD1D5E"/>
  <w16cid:commentId w16cid:paraId="7B9C0B78" w16cid:durableId="22C939B8"/>
  <w16cid:commentId w16cid:paraId="20D1D82F" w16cid:durableId="23032B85"/>
  <w16cid:commentId w16cid:paraId="32E01787" w16cid:durableId="22C939C4"/>
  <w16cid:commentId w16cid:paraId="25694559" w16cid:durableId="22C939C5"/>
  <w16cid:commentId w16cid:paraId="198DE98E" w16cid:durableId="22CAE794"/>
  <w16cid:commentId w16cid:paraId="104DA3B1" w16cid:durableId="22C939C6"/>
  <w16cid:commentId w16cid:paraId="3EC870C4" w16cid:durableId="22C939C7"/>
  <w16cid:commentId w16cid:paraId="2473BACC" w16cid:durableId="22CEC447"/>
  <w16cid:commentId w16cid:paraId="4E090E20" w16cid:durableId="22C939CA"/>
  <w16cid:commentId w16cid:paraId="13734723" w16cid:durableId="22C939CB"/>
  <w16cid:commentId w16cid:paraId="1C13EF18" w16cid:durableId="22C939CC"/>
  <w16cid:commentId w16cid:paraId="04695A57" w16cid:durableId="22C939CD"/>
  <w16cid:commentId w16cid:paraId="2139FD56" w16cid:durableId="22CEC54B"/>
  <w16cid:commentId w16cid:paraId="6E375429" w16cid:durableId="22C939CE"/>
  <w16cid:commentId w16cid:paraId="3EDB20CA" w16cid:durableId="22CEC5E7"/>
  <w16cid:commentId w16cid:paraId="73EB81E9" w16cid:durableId="22C939CF"/>
  <w16cid:commentId w16cid:paraId="446A747E" w16cid:durableId="22C939D0"/>
  <w16cid:commentId w16cid:paraId="60BFEC15" w16cid:durableId="22CEC654"/>
  <w16cid:commentId w16cid:paraId="36564AC2" w16cid:durableId="22C939D1"/>
  <w16cid:commentId w16cid:paraId="0A83B8AE" w16cid:durableId="22CEC683"/>
  <w16cid:commentId w16cid:paraId="1D0B061A" w16cid:durableId="22C939D5"/>
  <w16cid:commentId w16cid:paraId="4C22DE67" w16cid:durableId="22C939D7"/>
  <w16cid:commentId w16cid:paraId="1F089F51" w16cid:durableId="22CEC795"/>
  <w16cid:commentId w16cid:paraId="21D7F143" w16cid:durableId="22CEC902"/>
  <w16cid:commentId w16cid:paraId="20217A91" w16cid:durableId="22C939D8"/>
  <w16cid:commentId w16cid:paraId="7BF4756E" w16cid:durableId="22C939D9"/>
  <w16cid:commentId w16cid:paraId="636E9514" w16cid:durableId="22C939DA"/>
  <w16cid:commentId w16cid:paraId="23237237" w16cid:durableId="2304F0A7"/>
  <w16cid:commentId w16cid:paraId="1A641268" w16cid:durableId="22C939DB"/>
  <w16cid:commentId w16cid:paraId="68F654EB" w16cid:durableId="22C939DC"/>
  <w16cid:commentId w16cid:paraId="67CD0B53" w16cid:durableId="22CEC92E"/>
  <w16cid:commentId w16cid:paraId="24D5804A" w16cid:durableId="2304F575"/>
  <w16cid:commentId w16cid:paraId="46F8AB50" w16cid:durableId="22C939DD"/>
  <w16cid:commentId w16cid:paraId="5DF49D1C" w16cid:durableId="22CEC969"/>
  <w16cid:commentId w16cid:paraId="0B24EAB7" w16cid:durableId="22C939DE"/>
  <w16cid:commentId w16cid:paraId="6DDC28A7" w16cid:durableId="22CEC985"/>
  <w16cid:commentId w16cid:paraId="0907CDCF" w16cid:durableId="22C939E0"/>
  <w16cid:commentId w16cid:paraId="0EC5B51F" w16cid:durableId="22CECC20"/>
  <w16cid:commentId w16cid:paraId="7075AB92" w16cid:durableId="2304F092"/>
  <w16cid:commentId w16cid:paraId="6D440556" w16cid:durableId="2304F091"/>
  <w16cid:commentId w16cid:paraId="658D9379" w16cid:durableId="2304F090"/>
  <w16cid:commentId w16cid:paraId="7289A2BC" w16cid:durableId="22C939E2"/>
  <w16cid:commentId w16cid:paraId="37825B8F" w16cid:durableId="22C939E3"/>
  <w16cid:commentId w16cid:paraId="3200EF19" w16cid:durableId="22C939E4"/>
  <w16cid:commentId w16cid:paraId="0BBC9960" w16cid:durableId="22CAB1E7"/>
  <w16cid:commentId w16cid:paraId="1A359993" w16cid:durableId="2305169B"/>
  <w16cid:commentId w16cid:paraId="1636BF5E" w16cid:durableId="22C939E6"/>
  <w16cid:commentId w16cid:paraId="7200181F" w16cid:durableId="22E4F2C6"/>
  <w16cid:commentId w16cid:paraId="08AA6230" w16cid:durableId="22C974F4"/>
  <w16cid:commentId w16cid:paraId="0B8587E8" w16cid:durableId="22C93962"/>
  <w16cid:commentId w16cid:paraId="1CBB992A" w16cid:durableId="22CAACD9"/>
  <w16cid:commentId w16cid:paraId="63EF977A" w16cid:durableId="22C93964"/>
  <w16cid:commentId w16cid:paraId="79931E80" w16cid:durableId="22C93965"/>
  <w16cid:commentId w16cid:paraId="17447276" w16cid:durableId="22CAAD15"/>
  <w16cid:commentId w16cid:paraId="37E7C766" w16cid:durableId="22C93967"/>
  <w16cid:commentId w16cid:paraId="51D9662D" w16cid:durableId="22CAB2D8"/>
  <w16cid:commentId w16cid:paraId="1C31A930" w16cid:durableId="22C93968"/>
  <w16cid:commentId w16cid:paraId="6A7782A5" w16cid:durableId="22CAB58C"/>
  <w16cid:commentId w16cid:paraId="05DBF2A6" w16cid:durableId="22C9396F"/>
  <w16cid:commentId w16cid:paraId="61F883B3" w16cid:durableId="22C93970"/>
  <w16cid:commentId w16cid:paraId="15E1491D" w16cid:durableId="22E4FD6C"/>
  <w16cid:commentId w16cid:paraId="7EBEA444" w16cid:durableId="23073B25"/>
  <w16cid:commentId w16cid:paraId="72B0B086" w16cid:durableId="22CBDD24"/>
  <w16cid:commentId w16cid:paraId="7F70ED33" w16cid:durableId="22CC26AB"/>
  <w16cid:commentId w16cid:paraId="2A48CCB8" w16cid:durableId="23066D71"/>
  <w16cid:commentId w16cid:paraId="45E266D1" w16cid:durableId="2304C44C"/>
  <w16cid:commentId w16cid:paraId="198F2DB4" w16cid:durableId="22CACA02"/>
  <w16cid:commentId w16cid:paraId="24D91AB3" w16cid:durableId="23049F94"/>
  <w16cid:commentId w16cid:paraId="37E2035E" w16cid:durableId="22C93986"/>
  <w16cid:commentId w16cid:paraId="74A80BC8" w16cid:durableId="22C93987"/>
  <w16cid:commentId w16cid:paraId="6DD8E14D" w16cid:durableId="22CAC7FB"/>
  <w16cid:commentId w16cid:paraId="34484BAC" w16cid:durableId="22C93988"/>
  <w16cid:commentId w16cid:paraId="548BD355" w16cid:durableId="22C93989"/>
  <w16cid:commentId w16cid:paraId="13375985" w16cid:durableId="22C9398A"/>
  <w16cid:commentId w16cid:paraId="4D71FD89" w16cid:durableId="22CAC8A8"/>
  <w16cid:commentId w16cid:paraId="29184FC8" w16cid:durableId="22C93991"/>
  <w16cid:commentId w16cid:paraId="24B96B6C" w16cid:durableId="22C93992"/>
  <w16cid:commentId w16cid:paraId="19BB4608" w16cid:durableId="2304BC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007487" w14:textId="77777777" w:rsidR="00A236AE" w:rsidRDefault="00A236AE" w:rsidP="00B65B3A">
      <w:r>
        <w:separator/>
      </w:r>
    </w:p>
    <w:p w14:paraId="1F830BC7" w14:textId="77777777" w:rsidR="00A236AE" w:rsidRDefault="00A236AE"/>
  </w:endnote>
  <w:endnote w:type="continuationSeparator" w:id="0">
    <w:p w14:paraId="7DE40E23" w14:textId="77777777" w:rsidR="00A236AE" w:rsidRDefault="00A236AE" w:rsidP="00B65B3A">
      <w:r>
        <w:continuationSeparator/>
      </w:r>
    </w:p>
    <w:p w14:paraId="30FF4DF4" w14:textId="77777777" w:rsidR="00A236AE" w:rsidRDefault="00A236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EndPr>
      <w:rPr>
        <w:rStyle w:val="PageNumber"/>
      </w:rPr>
    </w:sdtEndPr>
    <w:sdtContent>
      <w:p w14:paraId="44D71C08" w14:textId="470418E5" w:rsidR="00986B51" w:rsidRDefault="00986B51"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986B51" w:rsidRDefault="00986B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EndPr>
      <w:rPr>
        <w:rStyle w:val="PageNumber"/>
      </w:rPr>
    </w:sdtEndPr>
    <w:sdtContent>
      <w:p w14:paraId="2401ADF2" w14:textId="5343BE82" w:rsidR="00986B51" w:rsidRDefault="00986B51"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00D5C560" w14:textId="77777777" w:rsidR="00986B51" w:rsidRDefault="00986B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3FBA6C" w14:textId="77777777" w:rsidR="00A236AE" w:rsidRDefault="00A236AE" w:rsidP="00B65B3A">
      <w:r>
        <w:separator/>
      </w:r>
    </w:p>
  </w:footnote>
  <w:footnote w:type="continuationSeparator" w:id="0">
    <w:p w14:paraId="290CE305" w14:textId="77777777" w:rsidR="00A236AE" w:rsidRDefault="00A236AE"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986B51" w:rsidRDefault="00986B51" w:rsidP="00B65B3A">
    <w:pPr>
      <w:pStyle w:val="Header"/>
      <w:spacing w:before="240" w:after="276"/>
    </w:pPr>
  </w:p>
  <w:p w14:paraId="3F805A8E" w14:textId="77777777" w:rsidR="00986B51" w:rsidRDefault="00986B51" w:rsidP="00B65B3A">
    <w:pPr>
      <w:spacing w:after="276"/>
    </w:pPr>
  </w:p>
  <w:p w14:paraId="3A1ECCFB" w14:textId="77777777" w:rsidR="00986B51" w:rsidRDefault="00986B51"/>
  <w:p w14:paraId="4AAA9964" w14:textId="77777777" w:rsidR="00986B51" w:rsidRDefault="00986B5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986B51" w:rsidRPr="00B30794" w:rsidRDefault="00986B51"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76F"/>
    <w:rsid w:val="00001830"/>
    <w:rsid w:val="0000196C"/>
    <w:rsid w:val="000019B2"/>
    <w:rsid w:val="00001A7F"/>
    <w:rsid w:val="00001A89"/>
    <w:rsid w:val="00001BAE"/>
    <w:rsid w:val="00001E01"/>
    <w:rsid w:val="00001E0B"/>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C7F"/>
    <w:rsid w:val="00003D1A"/>
    <w:rsid w:val="00003D5D"/>
    <w:rsid w:val="0000401C"/>
    <w:rsid w:val="000041C0"/>
    <w:rsid w:val="00004561"/>
    <w:rsid w:val="000045B2"/>
    <w:rsid w:val="000045C1"/>
    <w:rsid w:val="000046C3"/>
    <w:rsid w:val="00004A88"/>
    <w:rsid w:val="00004AE0"/>
    <w:rsid w:val="00004AFC"/>
    <w:rsid w:val="00004CD5"/>
    <w:rsid w:val="00004E36"/>
    <w:rsid w:val="00004E6F"/>
    <w:rsid w:val="00004EAA"/>
    <w:rsid w:val="00004FD8"/>
    <w:rsid w:val="00005029"/>
    <w:rsid w:val="0000510E"/>
    <w:rsid w:val="0000521B"/>
    <w:rsid w:val="0000538E"/>
    <w:rsid w:val="000055EE"/>
    <w:rsid w:val="00005835"/>
    <w:rsid w:val="00005BF7"/>
    <w:rsid w:val="00005C26"/>
    <w:rsid w:val="00005C71"/>
    <w:rsid w:val="00005DD3"/>
    <w:rsid w:val="00005E91"/>
    <w:rsid w:val="0000666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7"/>
    <w:rsid w:val="00007AAC"/>
    <w:rsid w:val="00007B2C"/>
    <w:rsid w:val="00007C50"/>
    <w:rsid w:val="00007CE0"/>
    <w:rsid w:val="00007DC2"/>
    <w:rsid w:val="00007DF0"/>
    <w:rsid w:val="00007F4C"/>
    <w:rsid w:val="00007FED"/>
    <w:rsid w:val="000102A5"/>
    <w:rsid w:val="000104E9"/>
    <w:rsid w:val="00010628"/>
    <w:rsid w:val="00010656"/>
    <w:rsid w:val="000107CF"/>
    <w:rsid w:val="00010D71"/>
    <w:rsid w:val="00010DA1"/>
    <w:rsid w:val="00010E10"/>
    <w:rsid w:val="00011015"/>
    <w:rsid w:val="00011149"/>
    <w:rsid w:val="000112A0"/>
    <w:rsid w:val="000113D8"/>
    <w:rsid w:val="000114DC"/>
    <w:rsid w:val="000118B5"/>
    <w:rsid w:val="00011ACC"/>
    <w:rsid w:val="00011B94"/>
    <w:rsid w:val="00011C80"/>
    <w:rsid w:val="00012066"/>
    <w:rsid w:val="00012083"/>
    <w:rsid w:val="0001212D"/>
    <w:rsid w:val="0001267C"/>
    <w:rsid w:val="000128C9"/>
    <w:rsid w:val="00012B53"/>
    <w:rsid w:val="00012D37"/>
    <w:rsid w:val="00012D53"/>
    <w:rsid w:val="00012DA1"/>
    <w:rsid w:val="00012E7A"/>
    <w:rsid w:val="00012FAC"/>
    <w:rsid w:val="0001300F"/>
    <w:rsid w:val="000130B1"/>
    <w:rsid w:val="00013125"/>
    <w:rsid w:val="0001335E"/>
    <w:rsid w:val="000134EB"/>
    <w:rsid w:val="00013835"/>
    <w:rsid w:val="00013938"/>
    <w:rsid w:val="00013C5D"/>
    <w:rsid w:val="00013DDC"/>
    <w:rsid w:val="00013F4F"/>
    <w:rsid w:val="00013FF2"/>
    <w:rsid w:val="000141B2"/>
    <w:rsid w:val="000141B9"/>
    <w:rsid w:val="0001426A"/>
    <w:rsid w:val="00014401"/>
    <w:rsid w:val="000145FC"/>
    <w:rsid w:val="00014623"/>
    <w:rsid w:val="000149DE"/>
    <w:rsid w:val="00014A1D"/>
    <w:rsid w:val="00014B37"/>
    <w:rsid w:val="00014C71"/>
    <w:rsid w:val="00014D82"/>
    <w:rsid w:val="00015173"/>
    <w:rsid w:val="0001518A"/>
    <w:rsid w:val="00015533"/>
    <w:rsid w:val="00015711"/>
    <w:rsid w:val="0001593D"/>
    <w:rsid w:val="000159F9"/>
    <w:rsid w:val="00015A95"/>
    <w:rsid w:val="00015BEA"/>
    <w:rsid w:val="00015E44"/>
    <w:rsid w:val="00015FCD"/>
    <w:rsid w:val="000160D4"/>
    <w:rsid w:val="00016286"/>
    <w:rsid w:val="00016581"/>
    <w:rsid w:val="000166EB"/>
    <w:rsid w:val="000167B5"/>
    <w:rsid w:val="00016F9F"/>
    <w:rsid w:val="000170C9"/>
    <w:rsid w:val="0001766C"/>
    <w:rsid w:val="0001795F"/>
    <w:rsid w:val="00017C83"/>
    <w:rsid w:val="00017D15"/>
    <w:rsid w:val="00017D80"/>
    <w:rsid w:val="00017F5C"/>
    <w:rsid w:val="0002005E"/>
    <w:rsid w:val="000205DC"/>
    <w:rsid w:val="000205E6"/>
    <w:rsid w:val="0002062C"/>
    <w:rsid w:val="000209FA"/>
    <w:rsid w:val="00020B0E"/>
    <w:rsid w:val="00020BA7"/>
    <w:rsid w:val="00020BC0"/>
    <w:rsid w:val="00020D44"/>
    <w:rsid w:val="00020DDB"/>
    <w:rsid w:val="00020F8B"/>
    <w:rsid w:val="00021265"/>
    <w:rsid w:val="0002128B"/>
    <w:rsid w:val="00021606"/>
    <w:rsid w:val="000216B2"/>
    <w:rsid w:val="000216C1"/>
    <w:rsid w:val="0002175A"/>
    <w:rsid w:val="000217F7"/>
    <w:rsid w:val="00021BAB"/>
    <w:rsid w:val="00021C7F"/>
    <w:rsid w:val="00021CB3"/>
    <w:rsid w:val="00021FA4"/>
    <w:rsid w:val="00022048"/>
    <w:rsid w:val="00022121"/>
    <w:rsid w:val="000222EA"/>
    <w:rsid w:val="00022464"/>
    <w:rsid w:val="00022480"/>
    <w:rsid w:val="00022670"/>
    <w:rsid w:val="00022867"/>
    <w:rsid w:val="0002287F"/>
    <w:rsid w:val="00022932"/>
    <w:rsid w:val="00022BCF"/>
    <w:rsid w:val="00022F6F"/>
    <w:rsid w:val="00023051"/>
    <w:rsid w:val="000232E0"/>
    <w:rsid w:val="00023330"/>
    <w:rsid w:val="00023756"/>
    <w:rsid w:val="0002382F"/>
    <w:rsid w:val="000238B8"/>
    <w:rsid w:val="000239BF"/>
    <w:rsid w:val="00023A32"/>
    <w:rsid w:val="00023E89"/>
    <w:rsid w:val="00023ED3"/>
    <w:rsid w:val="00023FCB"/>
    <w:rsid w:val="0002422B"/>
    <w:rsid w:val="0002424F"/>
    <w:rsid w:val="00024527"/>
    <w:rsid w:val="00024775"/>
    <w:rsid w:val="000248A4"/>
    <w:rsid w:val="00024997"/>
    <w:rsid w:val="00024B8D"/>
    <w:rsid w:val="0002502B"/>
    <w:rsid w:val="0002507D"/>
    <w:rsid w:val="00025501"/>
    <w:rsid w:val="00025644"/>
    <w:rsid w:val="000256B7"/>
    <w:rsid w:val="00025758"/>
    <w:rsid w:val="000257E7"/>
    <w:rsid w:val="000259DC"/>
    <w:rsid w:val="00025C39"/>
    <w:rsid w:val="00025C41"/>
    <w:rsid w:val="00025FFC"/>
    <w:rsid w:val="0002605E"/>
    <w:rsid w:val="000263BB"/>
    <w:rsid w:val="0002641C"/>
    <w:rsid w:val="0002642F"/>
    <w:rsid w:val="0002647A"/>
    <w:rsid w:val="00026678"/>
    <w:rsid w:val="00026686"/>
    <w:rsid w:val="000267BA"/>
    <w:rsid w:val="00026850"/>
    <w:rsid w:val="00026918"/>
    <w:rsid w:val="00026B0C"/>
    <w:rsid w:val="00026D27"/>
    <w:rsid w:val="00026E0E"/>
    <w:rsid w:val="00026FC8"/>
    <w:rsid w:val="00026FEC"/>
    <w:rsid w:val="00027222"/>
    <w:rsid w:val="0002724D"/>
    <w:rsid w:val="000272BA"/>
    <w:rsid w:val="0002742F"/>
    <w:rsid w:val="000277A7"/>
    <w:rsid w:val="00027BB6"/>
    <w:rsid w:val="00027C0F"/>
    <w:rsid w:val="00027E39"/>
    <w:rsid w:val="00027FE7"/>
    <w:rsid w:val="000300AF"/>
    <w:rsid w:val="000300F3"/>
    <w:rsid w:val="00030166"/>
    <w:rsid w:val="000302A8"/>
    <w:rsid w:val="000302B8"/>
    <w:rsid w:val="000303B0"/>
    <w:rsid w:val="0003045B"/>
    <w:rsid w:val="00030492"/>
    <w:rsid w:val="000308A8"/>
    <w:rsid w:val="00030D4B"/>
    <w:rsid w:val="00030E80"/>
    <w:rsid w:val="00030F1A"/>
    <w:rsid w:val="0003103E"/>
    <w:rsid w:val="00031112"/>
    <w:rsid w:val="00031253"/>
    <w:rsid w:val="0003125C"/>
    <w:rsid w:val="00031533"/>
    <w:rsid w:val="000316C3"/>
    <w:rsid w:val="000316DE"/>
    <w:rsid w:val="000316E7"/>
    <w:rsid w:val="000319C2"/>
    <w:rsid w:val="00031FD4"/>
    <w:rsid w:val="00032079"/>
    <w:rsid w:val="0003251A"/>
    <w:rsid w:val="00032D21"/>
    <w:rsid w:val="00032D82"/>
    <w:rsid w:val="00032FB8"/>
    <w:rsid w:val="0003321A"/>
    <w:rsid w:val="0003325E"/>
    <w:rsid w:val="00033627"/>
    <w:rsid w:val="00033728"/>
    <w:rsid w:val="00033AA6"/>
    <w:rsid w:val="00033D1A"/>
    <w:rsid w:val="00033D8C"/>
    <w:rsid w:val="00033FD3"/>
    <w:rsid w:val="0003404E"/>
    <w:rsid w:val="00034175"/>
    <w:rsid w:val="00034317"/>
    <w:rsid w:val="000344B8"/>
    <w:rsid w:val="00034C0E"/>
    <w:rsid w:val="00034C53"/>
    <w:rsid w:val="00034D06"/>
    <w:rsid w:val="00034DBC"/>
    <w:rsid w:val="00035088"/>
    <w:rsid w:val="000351A2"/>
    <w:rsid w:val="000351F5"/>
    <w:rsid w:val="00035338"/>
    <w:rsid w:val="0003540D"/>
    <w:rsid w:val="00035630"/>
    <w:rsid w:val="00035651"/>
    <w:rsid w:val="000359D4"/>
    <w:rsid w:val="00035A34"/>
    <w:rsid w:val="00035B28"/>
    <w:rsid w:val="00035C66"/>
    <w:rsid w:val="00035DD6"/>
    <w:rsid w:val="00035FE5"/>
    <w:rsid w:val="00036117"/>
    <w:rsid w:val="000361AC"/>
    <w:rsid w:val="000366D3"/>
    <w:rsid w:val="00036A70"/>
    <w:rsid w:val="00036CE3"/>
    <w:rsid w:val="00036D8F"/>
    <w:rsid w:val="00036F71"/>
    <w:rsid w:val="000371F5"/>
    <w:rsid w:val="0003722E"/>
    <w:rsid w:val="0003726A"/>
    <w:rsid w:val="0003742D"/>
    <w:rsid w:val="0003761B"/>
    <w:rsid w:val="000376E2"/>
    <w:rsid w:val="00037764"/>
    <w:rsid w:val="00037ABB"/>
    <w:rsid w:val="00037B1A"/>
    <w:rsid w:val="00037B3B"/>
    <w:rsid w:val="00037D4A"/>
    <w:rsid w:val="0004083A"/>
    <w:rsid w:val="000408BD"/>
    <w:rsid w:val="0004099B"/>
    <w:rsid w:val="00040B01"/>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2A"/>
    <w:rsid w:val="00043899"/>
    <w:rsid w:val="0004393B"/>
    <w:rsid w:val="000439C6"/>
    <w:rsid w:val="00043CC3"/>
    <w:rsid w:val="00043D6F"/>
    <w:rsid w:val="00043E99"/>
    <w:rsid w:val="00043F45"/>
    <w:rsid w:val="00044402"/>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644"/>
    <w:rsid w:val="00046889"/>
    <w:rsid w:val="00046A6A"/>
    <w:rsid w:val="00046A75"/>
    <w:rsid w:val="000471E6"/>
    <w:rsid w:val="00047458"/>
    <w:rsid w:val="00047601"/>
    <w:rsid w:val="0004772A"/>
    <w:rsid w:val="00047884"/>
    <w:rsid w:val="00047B55"/>
    <w:rsid w:val="00047BFA"/>
    <w:rsid w:val="00050108"/>
    <w:rsid w:val="0005018C"/>
    <w:rsid w:val="0005023A"/>
    <w:rsid w:val="00050300"/>
    <w:rsid w:val="00050373"/>
    <w:rsid w:val="0005047E"/>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1CE8"/>
    <w:rsid w:val="00051D81"/>
    <w:rsid w:val="0005256E"/>
    <w:rsid w:val="000528C4"/>
    <w:rsid w:val="00052921"/>
    <w:rsid w:val="00052C06"/>
    <w:rsid w:val="00052D6E"/>
    <w:rsid w:val="00052EA7"/>
    <w:rsid w:val="00052F18"/>
    <w:rsid w:val="00052FF8"/>
    <w:rsid w:val="00053007"/>
    <w:rsid w:val="00053054"/>
    <w:rsid w:val="000532CC"/>
    <w:rsid w:val="00053460"/>
    <w:rsid w:val="000536F3"/>
    <w:rsid w:val="00053B2A"/>
    <w:rsid w:val="00053BB3"/>
    <w:rsid w:val="00053C51"/>
    <w:rsid w:val="00053D07"/>
    <w:rsid w:val="00053D8D"/>
    <w:rsid w:val="00053E4E"/>
    <w:rsid w:val="00053E90"/>
    <w:rsid w:val="00053FDC"/>
    <w:rsid w:val="0005415B"/>
    <w:rsid w:val="000547AF"/>
    <w:rsid w:val="0005492C"/>
    <w:rsid w:val="00054AB8"/>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D2C"/>
    <w:rsid w:val="00055D7B"/>
    <w:rsid w:val="000562F8"/>
    <w:rsid w:val="0005632C"/>
    <w:rsid w:val="0005643E"/>
    <w:rsid w:val="000566F2"/>
    <w:rsid w:val="000567B3"/>
    <w:rsid w:val="0005697D"/>
    <w:rsid w:val="00056B0A"/>
    <w:rsid w:val="00056B0D"/>
    <w:rsid w:val="00056C4C"/>
    <w:rsid w:val="00056CAF"/>
    <w:rsid w:val="00056F2F"/>
    <w:rsid w:val="00056F8C"/>
    <w:rsid w:val="00057835"/>
    <w:rsid w:val="00057840"/>
    <w:rsid w:val="00057BB6"/>
    <w:rsid w:val="00057C3A"/>
    <w:rsid w:val="000601AF"/>
    <w:rsid w:val="00060282"/>
    <w:rsid w:val="00060522"/>
    <w:rsid w:val="000608D1"/>
    <w:rsid w:val="000609ED"/>
    <w:rsid w:val="00060B95"/>
    <w:rsid w:val="00060EA7"/>
    <w:rsid w:val="00061004"/>
    <w:rsid w:val="000613E6"/>
    <w:rsid w:val="00061502"/>
    <w:rsid w:val="0006152D"/>
    <w:rsid w:val="00061696"/>
    <w:rsid w:val="000617D9"/>
    <w:rsid w:val="0006189A"/>
    <w:rsid w:val="00061A8B"/>
    <w:rsid w:val="00061B06"/>
    <w:rsid w:val="00061B3A"/>
    <w:rsid w:val="000622B9"/>
    <w:rsid w:val="00062606"/>
    <w:rsid w:val="0006275D"/>
    <w:rsid w:val="00062810"/>
    <w:rsid w:val="00062B4D"/>
    <w:rsid w:val="00062C69"/>
    <w:rsid w:val="00062CB9"/>
    <w:rsid w:val="00062DFE"/>
    <w:rsid w:val="00063110"/>
    <w:rsid w:val="00063481"/>
    <w:rsid w:val="000634CD"/>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E6A"/>
    <w:rsid w:val="00064FE2"/>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DE0"/>
    <w:rsid w:val="00070FCA"/>
    <w:rsid w:val="00071229"/>
    <w:rsid w:val="000713BC"/>
    <w:rsid w:val="00071754"/>
    <w:rsid w:val="00071A6B"/>
    <w:rsid w:val="00071BC3"/>
    <w:rsid w:val="00071BD9"/>
    <w:rsid w:val="00071D53"/>
    <w:rsid w:val="00072127"/>
    <w:rsid w:val="0007215D"/>
    <w:rsid w:val="00072330"/>
    <w:rsid w:val="00072708"/>
    <w:rsid w:val="000727B4"/>
    <w:rsid w:val="000728D2"/>
    <w:rsid w:val="00072957"/>
    <w:rsid w:val="000729E5"/>
    <w:rsid w:val="00072A45"/>
    <w:rsid w:val="00072C36"/>
    <w:rsid w:val="00072D36"/>
    <w:rsid w:val="00072D9B"/>
    <w:rsid w:val="00072F2A"/>
    <w:rsid w:val="00072FCA"/>
    <w:rsid w:val="00073114"/>
    <w:rsid w:val="000731FD"/>
    <w:rsid w:val="00073214"/>
    <w:rsid w:val="000733F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16"/>
    <w:rsid w:val="00075EAE"/>
    <w:rsid w:val="00075ED9"/>
    <w:rsid w:val="000761CA"/>
    <w:rsid w:val="0007624C"/>
    <w:rsid w:val="00076414"/>
    <w:rsid w:val="0007649F"/>
    <w:rsid w:val="00076B00"/>
    <w:rsid w:val="00076C98"/>
    <w:rsid w:val="00076FA9"/>
    <w:rsid w:val="000771AE"/>
    <w:rsid w:val="000772A5"/>
    <w:rsid w:val="000772B9"/>
    <w:rsid w:val="0007746C"/>
    <w:rsid w:val="000774F3"/>
    <w:rsid w:val="00077522"/>
    <w:rsid w:val="00077527"/>
    <w:rsid w:val="000777AB"/>
    <w:rsid w:val="000779F9"/>
    <w:rsid w:val="00077A77"/>
    <w:rsid w:val="00077D10"/>
    <w:rsid w:val="00080146"/>
    <w:rsid w:val="0008020F"/>
    <w:rsid w:val="00080241"/>
    <w:rsid w:val="000802E7"/>
    <w:rsid w:val="00080422"/>
    <w:rsid w:val="00080486"/>
    <w:rsid w:val="0008049A"/>
    <w:rsid w:val="0008050D"/>
    <w:rsid w:val="000806AE"/>
    <w:rsid w:val="000808A3"/>
    <w:rsid w:val="000808C7"/>
    <w:rsid w:val="00080EF8"/>
    <w:rsid w:val="00080F3E"/>
    <w:rsid w:val="0008116D"/>
    <w:rsid w:val="000814E1"/>
    <w:rsid w:val="000819F0"/>
    <w:rsid w:val="00081C5D"/>
    <w:rsid w:val="00081DBA"/>
    <w:rsid w:val="00081DFE"/>
    <w:rsid w:val="00081E1E"/>
    <w:rsid w:val="0008221C"/>
    <w:rsid w:val="0008247C"/>
    <w:rsid w:val="0008272B"/>
    <w:rsid w:val="0008283D"/>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4DB1"/>
    <w:rsid w:val="00084EFB"/>
    <w:rsid w:val="00084FFF"/>
    <w:rsid w:val="00085043"/>
    <w:rsid w:val="00085271"/>
    <w:rsid w:val="0008543A"/>
    <w:rsid w:val="00085A49"/>
    <w:rsid w:val="00085B3F"/>
    <w:rsid w:val="00085E92"/>
    <w:rsid w:val="00085FE5"/>
    <w:rsid w:val="000860FC"/>
    <w:rsid w:val="0008632A"/>
    <w:rsid w:val="00086451"/>
    <w:rsid w:val="000864C1"/>
    <w:rsid w:val="00086507"/>
    <w:rsid w:val="00086898"/>
    <w:rsid w:val="00086A4F"/>
    <w:rsid w:val="00086C08"/>
    <w:rsid w:val="00087021"/>
    <w:rsid w:val="00087434"/>
    <w:rsid w:val="00087B64"/>
    <w:rsid w:val="00087C31"/>
    <w:rsid w:val="00087CB5"/>
    <w:rsid w:val="00087CEF"/>
    <w:rsid w:val="00087DDF"/>
    <w:rsid w:val="00087E83"/>
    <w:rsid w:val="0009000C"/>
    <w:rsid w:val="00090087"/>
    <w:rsid w:val="0009026F"/>
    <w:rsid w:val="0009039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1E6B"/>
    <w:rsid w:val="00092010"/>
    <w:rsid w:val="00092102"/>
    <w:rsid w:val="00092195"/>
    <w:rsid w:val="00092202"/>
    <w:rsid w:val="000926A8"/>
    <w:rsid w:val="00092A75"/>
    <w:rsid w:val="00092F61"/>
    <w:rsid w:val="00092F99"/>
    <w:rsid w:val="0009328A"/>
    <w:rsid w:val="000934B6"/>
    <w:rsid w:val="0009359A"/>
    <w:rsid w:val="000939E0"/>
    <w:rsid w:val="000939FF"/>
    <w:rsid w:val="00093B43"/>
    <w:rsid w:val="00093BE6"/>
    <w:rsid w:val="00093BEB"/>
    <w:rsid w:val="00093C2D"/>
    <w:rsid w:val="00093D7C"/>
    <w:rsid w:val="00093E51"/>
    <w:rsid w:val="00093F96"/>
    <w:rsid w:val="00093FA1"/>
    <w:rsid w:val="00093FB5"/>
    <w:rsid w:val="00094621"/>
    <w:rsid w:val="000948D6"/>
    <w:rsid w:val="00094DE3"/>
    <w:rsid w:val="00094E98"/>
    <w:rsid w:val="00094EB5"/>
    <w:rsid w:val="00094EC0"/>
    <w:rsid w:val="000950A4"/>
    <w:rsid w:val="000953BC"/>
    <w:rsid w:val="000958E4"/>
    <w:rsid w:val="00095A51"/>
    <w:rsid w:val="00095A7D"/>
    <w:rsid w:val="00095C4D"/>
    <w:rsid w:val="00095DB3"/>
    <w:rsid w:val="00095EFB"/>
    <w:rsid w:val="00095FB7"/>
    <w:rsid w:val="0009679F"/>
    <w:rsid w:val="00096A76"/>
    <w:rsid w:val="00096B7F"/>
    <w:rsid w:val="00097224"/>
    <w:rsid w:val="00097348"/>
    <w:rsid w:val="00097605"/>
    <w:rsid w:val="000976AF"/>
    <w:rsid w:val="00097956"/>
    <w:rsid w:val="00097DF4"/>
    <w:rsid w:val="000A0119"/>
    <w:rsid w:val="000A0217"/>
    <w:rsid w:val="000A0235"/>
    <w:rsid w:val="000A04E8"/>
    <w:rsid w:val="000A087F"/>
    <w:rsid w:val="000A09B0"/>
    <w:rsid w:val="000A0A31"/>
    <w:rsid w:val="000A0A6D"/>
    <w:rsid w:val="000A0A75"/>
    <w:rsid w:val="000A0AC1"/>
    <w:rsid w:val="000A0C20"/>
    <w:rsid w:val="000A0D7E"/>
    <w:rsid w:val="000A0DA7"/>
    <w:rsid w:val="000A0EEF"/>
    <w:rsid w:val="000A1005"/>
    <w:rsid w:val="000A1A3A"/>
    <w:rsid w:val="000A1E8F"/>
    <w:rsid w:val="000A1EE4"/>
    <w:rsid w:val="000A2143"/>
    <w:rsid w:val="000A2161"/>
    <w:rsid w:val="000A2227"/>
    <w:rsid w:val="000A242E"/>
    <w:rsid w:val="000A2443"/>
    <w:rsid w:val="000A245E"/>
    <w:rsid w:val="000A2575"/>
    <w:rsid w:val="000A257E"/>
    <w:rsid w:val="000A2667"/>
    <w:rsid w:val="000A27B2"/>
    <w:rsid w:val="000A27F8"/>
    <w:rsid w:val="000A2AA8"/>
    <w:rsid w:val="000A2D24"/>
    <w:rsid w:val="000A2E77"/>
    <w:rsid w:val="000A2F9F"/>
    <w:rsid w:val="000A32DD"/>
    <w:rsid w:val="000A340B"/>
    <w:rsid w:val="000A3582"/>
    <w:rsid w:val="000A3610"/>
    <w:rsid w:val="000A361F"/>
    <w:rsid w:val="000A3833"/>
    <w:rsid w:val="000A388C"/>
    <w:rsid w:val="000A3C2F"/>
    <w:rsid w:val="000A3DDC"/>
    <w:rsid w:val="000A3F4B"/>
    <w:rsid w:val="000A3F66"/>
    <w:rsid w:val="000A4032"/>
    <w:rsid w:val="000A416D"/>
    <w:rsid w:val="000A4266"/>
    <w:rsid w:val="000A44E7"/>
    <w:rsid w:val="000A467D"/>
    <w:rsid w:val="000A46A9"/>
    <w:rsid w:val="000A4949"/>
    <w:rsid w:val="000A49C5"/>
    <w:rsid w:val="000A4BDE"/>
    <w:rsid w:val="000A4FBE"/>
    <w:rsid w:val="000A50EA"/>
    <w:rsid w:val="000A5264"/>
    <w:rsid w:val="000A5299"/>
    <w:rsid w:val="000A5669"/>
    <w:rsid w:val="000A577D"/>
    <w:rsid w:val="000A5E72"/>
    <w:rsid w:val="000A5FC6"/>
    <w:rsid w:val="000A60DB"/>
    <w:rsid w:val="000A626A"/>
    <w:rsid w:val="000A629C"/>
    <w:rsid w:val="000A6380"/>
    <w:rsid w:val="000A6431"/>
    <w:rsid w:val="000A646C"/>
    <w:rsid w:val="000A6647"/>
    <w:rsid w:val="000A6656"/>
    <w:rsid w:val="000A6714"/>
    <w:rsid w:val="000A6BA2"/>
    <w:rsid w:val="000A6C1C"/>
    <w:rsid w:val="000A6FAD"/>
    <w:rsid w:val="000A7055"/>
    <w:rsid w:val="000A730E"/>
    <w:rsid w:val="000A754A"/>
    <w:rsid w:val="000A7676"/>
    <w:rsid w:val="000A7814"/>
    <w:rsid w:val="000A7BBA"/>
    <w:rsid w:val="000A7C9B"/>
    <w:rsid w:val="000A7FAD"/>
    <w:rsid w:val="000B0039"/>
    <w:rsid w:val="000B0627"/>
    <w:rsid w:val="000B069D"/>
    <w:rsid w:val="000B07A2"/>
    <w:rsid w:val="000B088D"/>
    <w:rsid w:val="000B0C7B"/>
    <w:rsid w:val="000B0ED6"/>
    <w:rsid w:val="000B0EEB"/>
    <w:rsid w:val="000B12D8"/>
    <w:rsid w:val="000B1740"/>
    <w:rsid w:val="000B1949"/>
    <w:rsid w:val="000B1B03"/>
    <w:rsid w:val="000B1CC2"/>
    <w:rsid w:val="000B2125"/>
    <w:rsid w:val="000B225A"/>
    <w:rsid w:val="000B23E0"/>
    <w:rsid w:val="000B2612"/>
    <w:rsid w:val="000B27E6"/>
    <w:rsid w:val="000B2A7B"/>
    <w:rsid w:val="000B2B42"/>
    <w:rsid w:val="000B2D97"/>
    <w:rsid w:val="000B2F93"/>
    <w:rsid w:val="000B2FAE"/>
    <w:rsid w:val="000B32A6"/>
    <w:rsid w:val="000B34DD"/>
    <w:rsid w:val="000B35EA"/>
    <w:rsid w:val="000B36F4"/>
    <w:rsid w:val="000B3A25"/>
    <w:rsid w:val="000B3E86"/>
    <w:rsid w:val="000B3EFF"/>
    <w:rsid w:val="000B4413"/>
    <w:rsid w:val="000B444E"/>
    <w:rsid w:val="000B446A"/>
    <w:rsid w:val="000B45B9"/>
    <w:rsid w:val="000B4795"/>
    <w:rsid w:val="000B4B43"/>
    <w:rsid w:val="000B4B62"/>
    <w:rsid w:val="000B4B68"/>
    <w:rsid w:val="000B4E31"/>
    <w:rsid w:val="000B504A"/>
    <w:rsid w:val="000B5050"/>
    <w:rsid w:val="000B5140"/>
    <w:rsid w:val="000B5162"/>
    <w:rsid w:val="000B5205"/>
    <w:rsid w:val="000B5425"/>
    <w:rsid w:val="000B54CE"/>
    <w:rsid w:val="000B5606"/>
    <w:rsid w:val="000B5782"/>
    <w:rsid w:val="000B58B3"/>
    <w:rsid w:val="000B58B8"/>
    <w:rsid w:val="000B5AC0"/>
    <w:rsid w:val="000B5AF5"/>
    <w:rsid w:val="000B5D8C"/>
    <w:rsid w:val="000B603D"/>
    <w:rsid w:val="000B6095"/>
    <w:rsid w:val="000B615B"/>
    <w:rsid w:val="000B616E"/>
    <w:rsid w:val="000B6206"/>
    <w:rsid w:val="000B6538"/>
    <w:rsid w:val="000B6633"/>
    <w:rsid w:val="000B6734"/>
    <w:rsid w:val="000B6768"/>
    <w:rsid w:val="000B68EB"/>
    <w:rsid w:val="000B7460"/>
    <w:rsid w:val="000B749C"/>
    <w:rsid w:val="000B74B9"/>
    <w:rsid w:val="000B76C5"/>
    <w:rsid w:val="000B7715"/>
    <w:rsid w:val="000B77D0"/>
    <w:rsid w:val="000B7976"/>
    <w:rsid w:val="000B7BF7"/>
    <w:rsid w:val="000B7D1E"/>
    <w:rsid w:val="000B7D20"/>
    <w:rsid w:val="000B7DBC"/>
    <w:rsid w:val="000B7F7E"/>
    <w:rsid w:val="000C00DF"/>
    <w:rsid w:val="000C05F6"/>
    <w:rsid w:val="000C076D"/>
    <w:rsid w:val="000C0781"/>
    <w:rsid w:val="000C0818"/>
    <w:rsid w:val="000C0CD4"/>
    <w:rsid w:val="000C0D8A"/>
    <w:rsid w:val="000C0E3E"/>
    <w:rsid w:val="000C1444"/>
    <w:rsid w:val="000C1642"/>
    <w:rsid w:val="000C166F"/>
    <w:rsid w:val="000C1675"/>
    <w:rsid w:val="000C1682"/>
    <w:rsid w:val="000C1766"/>
    <w:rsid w:val="000C180F"/>
    <w:rsid w:val="000C18F9"/>
    <w:rsid w:val="000C19A1"/>
    <w:rsid w:val="000C1C17"/>
    <w:rsid w:val="000C1FCF"/>
    <w:rsid w:val="000C25F7"/>
    <w:rsid w:val="000C2BCE"/>
    <w:rsid w:val="000C2CF1"/>
    <w:rsid w:val="000C2DC6"/>
    <w:rsid w:val="000C306B"/>
    <w:rsid w:val="000C3185"/>
    <w:rsid w:val="000C3215"/>
    <w:rsid w:val="000C324B"/>
    <w:rsid w:val="000C32E0"/>
    <w:rsid w:val="000C34DD"/>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A49"/>
    <w:rsid w:val="000C4B33"/>
    <w:rsid w:val="000C4B79"/>
    <w:rsid w:val="000C4D51"/>
    <w:rsid w:val="000C4EC5"/>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3"/>
    <w:rsid w:val="000C6247"/>
    <w:rsid w:val="000C6261"/>
    <w:rsid w:val="000C6716"/>
    <w:rsid w:val="000C6769"/>
    <w:rsid w:val="000C69F2"/>
    <w:rsid w:val="000C6A1F"/>
    <w:rsid w:val="000C6AB5"/>
    <w:rsid w:val="000C6C0B"/>
    <w:rsid w:val="000C6E29"/>
    <w:rsid w:val="000C6E58"/>
    <w:rsid w:val="000C6ECC"/>
    <w:rsid w:val="000C7059"/>
    <w:rsid w:val="000C7153"/>
    <w:rsid w:val="000C7461"/>
    <w:rsid w:val="000C7497"/>
    <w:rsid w:val="000C765B"/>
    <w:rsid w:val="000C77D4"/>
    <w:rsid w:val="000C7A32"/>
    <w:rsid w:val="000C7A71"/>
    <w:rsid w:val="000C7AB0"/>
    <w:rsid w:val="000C7B69"/>
    <w:rsid w:val="000C7E46"/>
    <w:rsid w:val="000C7FA5"/>
    <w:rsid w:val="000D006E"/>
    <w:rsid w:val="000D02E4"/>
    <w:rsid w:val="000D039E"/>
    <w:rsid w:val="000D08AB"/>
    <w:rsid w:val="000D08B8"/>
    <w:rsid w:val="000D0967"/>
    <w:rsid w:val="000D0A86"/>
    <w:rsid w:val="000D0BF5"/>
    <w:rsid w:val="000D0C4B"/>
    <w:rsid w:val="000D0C9D"/>
    <w:rsid w:val="000D0F0A"/>
    <w:rsid w:val="000D0FBC"/>
    <w:rsid w:val="000D0FE3"/>
    <w:rsid w:val="000D1188"/>
    <w:rsid w:val="000D121B"/>
    <w:rsid w:val="000D1497"/>
    <w:rsid w:val="000D14F3"/>
    <w:rsid w:val="000D1971"/>
    <w:rsid w:val="000D1A5F"/>
    <w:rsid w:val="000D2AAE"/>
    <w:rsid w:val="000D2B3D"/>
    <w:rsid w:val="000D2D23"/>
    <w:rsid w:val="000D328D"/>
    <w:rsid w:val="000D3370"/>
    <w:rsid w:val="000D33DE"/>
    <w:rsid w:val="000D3447"/>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6A6"/>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40"/>
    <w:rsid w:val="000D7CB0"/>
    <w:rsid w:val="000D7DAB"/>
    <w:rsid w:val="000D7E76"/>
    <w:rsid w:val="000D7F87"/>
    <w:rsid w:val="000E0584"/>
    <w:rsid w:val="000E069E"/>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392"/>
    <w:rsid w:val="000E23FE"/>
    <w:rsid w:val="000E29F1"/>
    <w:rsid w:val="000E2A9D"/>
    <w:rsid w:val="000E2AC2"/>
    <w:rsid w:val="000E2CA3"/>
    <w:rsid w:val="000E30B6"/>
    <w:rsid w:val="000E3152"/>
    <w:rsid w:val="000E3409"/>
    <w:rsid w:val="000E3535"/>
    <w:rsid w:val="000E364D"/>
    <w:rsid w:val="000E36BF"/>
    <w:rsid w:val="000E3B75"/>
    <w:rsid w:val="000E40AD"/>
    <w:rsid w:val="000E41EA"/>
    <w:rsid w:val="000E42C1"/>
    <w:rsid w:val="000E43D3"/>
    <w:rsid w:val="000E4530"/>
    <w:rsid w:val="000E466C"/>
    <w:rsid w:val="000E4885"/>
    <w:rsid w:val="000E49D4"/>
    <w:rsid w:val="000E4AD1"/>
    <w:rsid w:val="000E4B74"/>
    <w:rsid w:val="000E4F9E"/>
    <w:rsid w:val="000E502C"/>
    <w:rsid w:val="000E5320"/>
    <w:rsid w:val="000E54E2"/>
    <w:rsid w:val="000E556B"/>
    <w:rsid w:val="000E592F"/>
    <w:rsid w:val="000E594F"/>
    <w:rsid w:val="000E5B6F"/>
    <w:rsid w:val="000E5B87"/>
    <w:rsid w:val="000E5D2C"/>
    <w:rsid w:val="000E5D80"/>
    <w:rsid w:val="000E5FAF"/>
    <w:rsid w:val="000E5FD4"/>
    <w:rsid w:val="000E5FDE"/>
    <w:rsid w:val="000E6032"/>
    <w:rsid w:val="000E6579"/>
    <w:rsid w:val="000E65D1"/>
    <w:rsid w:val="000E6845"/>
    <w:rsid w:val="000E6C67"/>
    <w:rsid w:val="000E7107"/>
    <w:rsid w:val="000E73CF"/>
    <w:rsid w:val="000E73ED"/>
    <w:rsid w:val="000E7671"/>
    <w:rsid w:val="000E77A4"/>
    <w:rsid w:val="000E784A"/>
    <w:rsid w:val="000E7B4C"/>
    <w:rsid w:val="000E7B85"/>
    <w:rsid w:val="000E7C23"/>
    <w:rsid w:val="000E7C7D"/>
    <w:rsid w:val="000E7E7C"/>
    <w:rsid w:val="000F00D2"/>
    <w:rsid w:val="000F024A"/>
    <w:rsid w:val="000F069E"/>
    <w:rsid w:val="000F0712"/>
    <w:rsid w:val="000F0E4B"/>
    <w:rsid w:val="000F1449"/>
    <w:rsid w:val="000F1792"/>
    <w:rsid w:val="000F198F"/>
    <w:rsid w:val="000F1CA5"/>
    <w:rsid w:val="000F2074"/>
    <w:rsid w:val="000F223F"/>
    <w:rsid w:val="000F227C"/>
    <w:rsid w:val="000F22E9"/>
    <w:rsid w:val="000F2324"/>
    <w:rsid w:val="000F2513"/>
    <w:rsid w:val="000F2673"/>
    <w:rsid w:val="000F2783"/>
    <w:rsid w:val="000F27FC"/>
    <w:rsid w:val="000F28E4"/>
    <w:rsid w:val="000F2A26"/>
    <w:rsid w:val="000F2CE4"/>
    <w:rsid w:val="000F2D52"/>
    <w:rsid w:val="000F2DA2"/>
    <w:rsid w:val="000F2DF5"/>
    <w:rsid w:val="000F307F"/>
    <w:rsid w:val="000F30B8"/>
    <w:rsid w:val="000F3227"/>
    <w:rsid w:val="000F3259"/>
    <w:rsid w:val="000F350D"/>
    <w:rsid w:val="000F35C2"/>
    <w:rsid w:val="000F37B2"/>
    <w:rsid w:val="000F38F5"/>
    <w:rsid w:val="000F3D32"/>
    <w:rsid w:val="000F3EF3"/>
    <w:rsid w:val="000F4085"/>
    <w:rsid w:val="000F41B3"/>
    <w:rsid w:val="000F4337"/>
    <w:rsid w:val="000F44E3"/>
    <w:rsid w:val="000F4515"/>
    <w:rsid w:val="000F45D4"/>
    <w:rsid w:val="000F4603"/>
    <w:rsid w:val="000F4723"/>
    <w:rsid w:val="000F48DB"/>
    <w:rsid w:val="000F493A"/>
    <w:rsid w:val="000F515A"/>
    <w:rsid w:val="000F545D"/>
    <w:rsid w:val="000F5828"/>
    <w:rsid w:val="000F5B0C"/>
    <w:rsid w:val="000F5C07"/>
    <w:rsid w:val="000F5D28"/>
    <w:rsid w:val="000F5E03"/>
    <w:rsid w:val="000F5ED8"/>
    <w:rsid w:val="000F5F1B"/>
    <w:rsid w:val="000F5FEA"/>
    <w:rsid w:val="000F6030"/>
    <w:rsid w:val="000F63EC"/>
    <w:rsid w:val="000F6473"/>
    <w:rsid w:val="000F6592"/>
    <w:rsid w:val="000F68D6"/>
    <w:rsid w:val="000F69AA"/>
    <w:rsid w:val="000F6B1D"/>
    <w:rsid w:val="000F6F47"/>
    <w:rsid w:val="000F70CE"/>
    <w:rsid w:val="000F7111"/>
    <w:rsid w:val="000F7215"/>
    <w:rsid w:val="000F7342"/>
    <w:rsid w:val="000F7533"/>
    <w:rsid w:val="000F783B"/>
    <w:rsid w:val="000F7951"/>
    <w:rsid w:val="000F7D26"/>
    <w:rsid w:val="001004D7"/>
    <w:rsid w:val="00100813"/>
    <w:rsid w:val="00100C87"/>
    <w:rsid w:val="00100E9B"/>
    <w:rsid w:val="00100F2B"/>
    <w:rsid w:val="001011E1"/>
    <w:rsid w:val="001012E9"/>
    <w:rsid w:val="0010183E"/>
    <w:rsid w:val="00101C9F"/>
    <w:rsid w:val="00101EA4"/>
    <w:rsid w:val="00101EB7"/>
    <w:rsid w:val="001022A8"/>
    <w:rsid w:val="001022F3"/>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1AF"/>
    <w:rsid w:val="0010623B"/>
    <w:rsid w:val="00106383"/>
    <w:rsid w:val="001063E0"/>
    <w:rsid w:val="00106423"/>
    <w:rsid w:val="00106440"/>
    <w:rsid w:val="00106BED"/>
    <w:rsid w:val="00106C68"/>
    <w:rsid w:val="00106E71"/>
    <w:rsid w:val="001074FE"/>
    <w:rsid w:val="00107715"/>
    <w:rsid w:val="00107C02"/>
    <w:rsid w:val="00107D11"/>
    <w:rsid w:val="00107D48"/>
    <w:rsid w:val="00107D97"/>
    <w:rsid w:val="00110175"/>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2089"/>
    <w:rsid w:val="001120B2"/>
    <w:rsid w:val="0011226B"/>
    <w:rsid w:val="0011277E"/>
    <w:rsid w:val="001128B2"/>
    <w:rsid w:val="00112976"/>
    <w:rsid w:val="00112ABD"/>
    <w:rsid w:val="00112CDD"/>
    <w:rsid w:val="00112F4F"/>
    <w:rsid w:val="00113216"/>
    <w:rsid w:val="001135B6"/>
    <w:rsid w:val="00113A42"/>
    <w:rsid w:val="00113EAB"/>
    <w:rsid w:val="00113FEA"/>
    <w:rsid w:val="00114186"/>
    <w:rsid w:val="0011420E"/>
    <w:rsid w:val="001144C2"/>
    <w:rsid w:val="001145A4"/>
    <w:rsid w:val="00114AE7"/>
    <w:rsid w:val="00114D03"/>
    <w:rsid w:val="00114DAE"/>
    <w:rsid w:val="00114F8D"/>
    <w:rsid w:val="001152C4"/>
    <w:rsid w:val="0011532E"/>
    <w:rsid w:val="001153AE"/>
    <w:rsid w:val="0011586E"/>
    <w:rsid w:val="0011593B"/>
    <w:rsid w:val="001159DE"/>
    <w:rsid w:val="001159E5"/>
    <w:rsid w:val="00115ABC"/>
    <w:rsid w:val="00115AFB"/>
    <w:rsid w:val="00116136"/>
    <w:rsid w:val="00116389"/>
    <w:rsid w:val="0011654C"/>
    <w:rsid w:val="00116670"/>
    <w:rsid w:val="001167D6"/>
    <w:rsid w:val="001168E0"/>
    <w:rsid w:val="00116910"/>
    <w:rsid w:val="001169B8"/>
    <w:rsid w:val="001169DD"/>
    <w:rsid w:val="00116AFF"/>
    <w:rsid w:val="00116BA5"/>
    <w:rsid w:val="00116BD4"/>
    <w:rsid w:val="00116DAB"/>
    <w:rsid w:val="00116E84"/>
    <w:rsid w:val="00116F62"/>
    <w:rsid w:val="0011734C"/>
    <w:rsid w:val="0011737F"/>
    <w:rsid w:val="0011738C"/>
    <w:rsid w:val="00117600"/>
    <w:rsid w:val="00117605"/>
    <w:rsid w:val="001176F2"/>
    <w:rsid w:val="001177B7"/>
    <w:rsid w:val="00117A8C"/>
    <w:rsid w:val="00117C19"/>
    <w:rsid w:val="00117C34"/>
    <w:rsid w:val="00117CF0"/>
    <w:rsid w:val="00120346"/>
    <w:rsid w:val="0012049C"/>
    <w:rsid w:val="00120618"/>
    <w:rsid w:val="0012070D"/>
    <w:rsid w:val="0012082A"/>
    <w:rsid w:val="0012087E"/>
    <w:rsid w:val="001209AD"/>
    <w:rsid w:val="001209CD"/>
    <w:rsid w:val="00120C13"/>
    <w:rsid w:val="00120D22"/>
    <w:rsid w:val="00120FA6"/>
    <w:rsid w:val="001210A2"/>
    <w:rsid w:val="00121167"/>
    <w:rsid w:val="0012123D"/>
    <w:rsid w:val="001212C9"/>
    <w:rsid w:val="00121614"/>
    <w:rsid w:val="00121691"/>
    <w:rsid w:val="0012193E"/>
    <w:rsid w:val="00121AF8"/>
    <w:rsid w:val="00121D51"/>
    <w:rsid w:val="00121FCF"/>
    <w:rsid w:val="00122745"/>
    <w:rsid w:val="00122C86"/>
    <w:rsid w:val="00122CF6"/>
    <w:rsid w:val="00122D15"/>
    <w:rsid w:val="001231E4"/>
    <w:rsid w:val="0012334D"/>
    <w:rsid w:val="001233B5"/>
    <w:rsid w:val="00123455"/>
    <w:rsid w:val="00123471"/>
    <w:rsid w:val="001236A3"/>
    <w:rsid w:val="0012373B"/>
    <w:rsid w:val="0012376D"/>
    <w:rsid w:val="00123980"/>
    <w:rsid w:val="001239EE"/>
    <w:rsid w:val="00123D19"/>
    <w:rsid w:val="00123DD1"/>
    <w:rsid w:val="00123F31"/>
    <w:rsid w:val="001241CE"/>
    <w:rsid w:val="00124666"/>
    <w:rsid w:val="0012489B"/>
    <w:rsid w:val="00124C1F"/>
    <w:rsid w:val="0012511E"/>
    <w:rsid w:val="00125356"/>
    <w:rsid w:val="001253B5"/>
    <w:rsid w:val="0012557B"/>
    <w:rsid w:val="001255DB"/>
    <w:rsid w:val="001258AD"/>
    <w:rsid w:val="001258FE"/>
    <w:rsid w:val="00125A25"/>
    <w:rsid w:val="00125ABF"/>
    <w:rsid w:val="00125D23"/>
    <w:rsid w:val="00125F07"/>
    <w:rsid w:val="00125F96"/>
    <w:rsid w:val="00125FF0"/>
    <w:rsid w:val="00126103"/>
    <w:rsid w:val="001261F1"/>
    <w:rsid w:val="00126247"/>
    <w:rsid w:val="001269BC"/>
    <w:rsid w:val="00126A15"/>
    <w:rsid w:val="00126C4E"/>
    <w:rsid w:val="00126EF2"/>
    <w:rsid w:val="00126F00"/>
    <w:rsid w:val="001272A8"/>
    <w:rsid w:val="00127728"/>
    <w:rsid w:val="00127745"/>
    <w:rsid w:val="001278E6"/>
    <w:rsid w:val="00127B8B"/>
    <w:rsid w:val="00127BFB"/>
    <w:rsid w:val="00127DF6"/>
    <w:rsid w:val="00127E55"/>
    <w:rsid w:val="00127E99"/>
    <w:rsid w:val="00127EF9"/>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263"/>
    <w:rsid w:val="001324A4"/>
    <w:rsid w:val="001324BF"/>
    <w:rsid w:val="0013270E"/>
    <w:rsid w:val="00132736"/>
    <w:rsid w:val="001327F8"/>
    <w:rsid w:val="00132A40"/>
    <w:rsid w:val="001337DF"/>
    <w:rsid w:val="001338CE"/>
    <w:rsid w:val="00133B20"/>
    <w:rsid w:val="00133CAD"/>
    <w:rsid w:val="00133D5F"/>
    <w:rsid w:val="00133EC1"/>
    <w:rsid w:val="001340A8"/>
    <w:rsid w:val="001341C4"/>
    <w:rsid w:val="0013443F"/>
    <w:rsid w:val="001345E1"/>
    <w:rsid w:val="00134936"/>
    <w:rsid w:val="00134EF3"/>
    <w:rsid w:val="00134FE7"/>
    <w:rsid w:val="00135083"/>
    <w:rsid w:val="00135626"/>
    <w:rsid w:val="001356BD"/>
    <w:rsid w:val="00136324"/>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37EE2"/>
    <w:rsid w:val="0014027E"/>
    <w:rsid w:val="001402C2"/>
    <w:rsid w:val="001403C1"/>
    <w:rsid w:val="001406CC"/>
    <w:rsid w:val="001408FE"/>
    <w:rsid w:val="001409CE"/>
    <w:rsid w:val="00140B4B"/>
    <w:rsid w:val="00140D67"/>
    <w:rsid w:val="00140E2C"/>
    <w:rsid w:val="00140FB6"/>
    <w:rsid w:val="0014118B"/>
    <w:rsid w:val="001414C8"/>
    <w:rsid w:val="001414D6"/>
    <w:rsid w:val="00141746"/>
    <w:rsid w:val="00141840"/>
    <w:rsid w:val="00141883"/>
    <w:rsid w:val="00141C89"/>
    <w:rsid w:val="00141F81"/>
    <w:rsid w:val="001423D9"/>
    <w:rsid w:val="00142465"/>
    <w:rsid w:val="0014258A"/>
    <w:rsid w:val="00142C48"/>
    <w:rsid w:val="00142E26"/>
    <w:rsid w:val="00142E7C"/>
    <w:rsid w:val="00143241"/>
    <w:rsid w:val="00143328"/>
    <w:rsid w:val="00143365"/>
    <w:rsid w:val="0014373D"/>
    <w:rsid w:val="001437ED"/>
    <w:rsid w:val="00143804"/>
    <w:rsid w:val="00143805"/>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96B"/>
    <w:rsid w:val="00145BBF"/>
    <w:rsid w:val="0014600E"/>
    <w:rsid w:val="00146143"/>
    <w:rsid w:val="001461E2"/>
    <w:rsid w:val="001462BE"/>
    <w:rsid w:val="001464B9"/>
    <w:rsid w:val="001467B6"/>
    <w:rsid w:val="001469C8"/>
    <w:rsid w:val="00146C07"/>
    <w:rsid w:val="00146C84"/>
    <w:rsid w:val="00146D89"/>
    <w:rsid w:val="00146FF4"/>
    <w:rsid w:val="00147207"/>
    <w:rsid w:val="001472B6"/>
    <w:rsid w:val="001472FD"/>
    <w:rsid w:val="0014731E"/>
    <w:rsid w:val="001473B7"/>
    <w:rsid w:val="00147638"/>
    <w:rsid w:val="0014772B"/>
    <w:rsid w:val="001477F1"/>
    <w:rsid w:val="00147F73"/>
    <w:rsid w:val="00150249"/>
    <w:rsid w:val="001505E8"/>
    <w:rsid w:val="001509BE"/>
    <w:rsid w:val="001509EA"/>
    <w:rsid w:val="00150B2C"/>
    <w:rsid w:val="00150B72"/>
    <w:rsid w:val="00150D3C"/>
    <w:rsid w:val="00151016"/>
    <w:rsid w:val="00151051"/>
    <w:rsid w:val="0015140D"/>
    <w:rsid w:val="001514B7"/>
    <w:rsid w:val="001515DF"/>
    <w:rsid w:val="00151647"/>
    <w:rsid w:val="001518BB"/>
    <w:rsid w:val="00151967"/>
    <w:rsid w:val="001519A5"/>
    <w:rsid w:val="00151CC2"/>
    <w:rsid w:val="00151CD7"/>
    <w:rsid w:val="00152176"/>
    <w:rsid w:val="001522BB"/>
    <w:rsid w:val="00152309"/>
    <w:rsid w:val="00152861"/>
    <w:rsid w:val="00152AEA"/>
    <w:rsid w:val="00152C1E"/>
    <w:rsid w:val="00152F16"/>
    <w:rsid w:val="00152F4A"/>
    <w:rsid w:val="00152FA9"/>
    <w:rsid w:val="00153304"/>
    <w:rsid w:val="00153495"/>
    <w:rsid w:val="001534DF"/>
    <w:rsid w:val="001534E6"/>
    <w:rsid w:val="0015381A"/>
    <w:rsid w:val="00153A33"/>
    <w:rsid w:val="00153D1C"/>
    <w:rsid w:val="00153DAF"/>
    <w:rsid w:val="00153EAC"/>
    <w:rsid w:val="00153F6D"/>
    <w:rsid w:val="001540AA"/>
    <w:rsid w:val="00154246"/>
    <w:rsid w:val="00154298"/>
    <w:rsid w:val="00154997"/>
    <w:rsid w:val="00154EB8"/>
    <w:rsid w:val="0015508A"/>
    <w:rsid w:val="001550AE"/>
    <w:rsid w:val="00155149"/>
    <w:rsid w:val="001551A2"/>
    <w:rsid w:val="001555D2"/>
    <w:rsid w:val="0015577B"/>
    <w:rsid w:val="0015596B"/>
    <w:rsid w:val="00155A20"/>
    <w:rsid w:val="00155EDF"/>
    <w:rsid w:val="001562C2"/>
    <w:rsid w:val="00156451"/>
    <w:rsid w:val="0015657A"/>
    <w:rsid w:val="001565BF"/>
    <w:rsid w:val="00156BC5"/>
    <w:rsid w:val="00156D9D"/>
    <w:rsid w:val="00156DAE"/>
    <w:rsid w:val="001570ED"/>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83"/>
    <w:rsid w:val="001612E8"/>
    <w:rsid w:val="0016140A"/>
    <w:rsid w:val="001614D3"/>
    <w:rsid w:val="0016151A"/>
    <w:rsid w:val="0016155A"/>
    <w:rsid w:val="00161624"/>
    <w:rsid w:val="001616F0"/>
    <w:rsid w:val="0016177D"/>
    <w:rsid w:val="00161B3D"/>
    <w:rsid w:val="00161BD4"/>
    <w:rsid w:val="00161C85"/>
    <w:rsid w:val="00162027"/>
    <w:rsid w:val="001621C0"/>
    <w:rsid w:val="00162290"/>
    <w:rsid w:val="00162444"/>
    <w:rsid w:val="001624C7"/>
    <w:rsid w:val="001626EE"/>
    <w:rsid w:val="001626F6"/>
    <w:rsid w:val="00162DF3"/>
    <w:rsid w:val="00162F58"/>
    <w:rsid w:val="001631A3"/>
    <w:rsid w:val="00163314"/>
    <w:rsid w:val="00163459"/>
    <w:rsid w:val="00163740"/>
    <w:rsid w:val="001637B1"/>
    <w:rsid w:val="00163824"/>
    <w:rsid w:val="00163891"/>
    <w:rsid w:val="001638B4"/>
    <w:rsid w:val="00163F85"/>
    <w:rsid w:val="001643BA"/>
    <w:rsid w:val="0016441D"/>
    <w:rsid w:val="001648F0"/>
    <w:rsid w:val="00164A22"/>
    <w:rsid w:val="00164AD0"/>
    <w:rsid w:val="00164C3E"/>
    <w:rsid w:val="00164CA5"/>
    <w:rsid w:val="00164CB0"/>
    <w:rsid w:val="00164F63"/>
    <w:rsid w:val="00165045"/>
    <w:rsid w:val="001650B1"/>
    <w:rsid w:val="001652AB"/>
    <w:rsid w:val="001652C6"/>
    <w:rsid w:val="00165584"/>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601"/>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E"/>
    <w:rsid w:val="00171AE4"/>
    <w:rsid w:val="00171C98"/>
    <w:rsid w:val="00171DF8"/>
    <w:rsid w:val="00171E72"/>
    <w:rsid w:val="00171E94"/>
    <w:rsid w:val="00171FE8"/>
    <w:rsid w:val="001721F6"/>
    <w:rsid w:val="0017265E"/>
    <w:rsid w:val="001727D5"/>
    <w:rsid w:val="00172960"/>
    <w:rsid w:val="00172B24"/>
    <w:rsid w:val="00172DE9"/>
    <w:rsid w:val="00172E19"/>
    <w:rsid w:val="0017312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67"/>
    <w:rsid w:val="001756F0"/>
    <w:rsid w:val="001757D0"/>
    <w:rsid w:val="00175AF1"/>
    <w:rsid w:val="00175E19"/>
    <w:rsid w:val="00175FBF"/>
    <w:rsid w:val="001761D6"/>
    <w:rsid w:val="00176B5D"/>
    <w:rsid w:val="00176B7E"/>
    <w:rsid w:val="00176BAF"/>
    <w:rsid w:val="00176D82"/>
    <w:rsid w:val="00176E3E"/>
    <w:rsid w:val="00177218"/>
    <w:rsid w:val="0017726B"/>
    <w:rsid w:val="00177445"/>
    <w:rsid w:val="001774CB"/>
    <w:rsid w:val="00177557"/>
    <w:rsid w:val="00177568"/>
    <w:rsid w:val="001775D4"/>
    <w:rsid w:val="00177625"/>
    <w:rsid w:val="00177910"/>
    <w:rsid w:val="00177D4A"/>
    <w:rsid w:val="00177D54"/>
    <w:rsid w:val="00177E09"/>
    <w:rsid w:val="00177E11"/>
    <w:rsid w:val="001800B3"/>
    <w:rsid w:val="0018027C"/>
    <w:rsid w:val="00180280"/>
    <w:rsid w:val="00180349"/>
    <w:rsid w:val="00180434"/>
    <w:rsid w:val="001804AA"/>
    <w:rsid w:val="00180552"/>
    <w:rsid w:val="001805ED"/>
    <w:rsid w:val="00180840"/>
    <w:rsid w:val="00180D07"/>
    <w:rsid w:val="00180DA2"/>
    <w:rsid w:val="00180ED9"/>
    <w:rsid w:val="00180F48"/>
    <w:rsid w:val="00180FCE"/>
    <w:rsid w:val="0018109A"/>
    <w:rsid w:val="001810E1"/>
    <w:rsid w:val="001812BC"/>
    <w:rsid w:val="0018147A"/>
    <w:rsid w:val="00181554"/>
    <w:rsid w:val="0018156C"/>
    <w:rsid w:val="001816D3"/>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19F"/>
    <w:rsid w:val="00184210"/>
    <w:rsid w:val="001843A1"/>
    <w:rsid w:val="00184538"/>
    <w:rsid w:val="0018454F"/>
    <w:rsid w:val="0018483B"/>
    <w:rsid w:val="00184AC0"/>
    <w:rsid w:val="00184CE5"/>
    <w:rsid w:val="00184CFE"/>
    <w:rsid w:val="00184E03"/>
    <w:rsid w:val="00184ECE"/>
    <w:rsid w:val="0018504A"/>
    <w:rsid w:val="0018519A"/>
    <w:rsid w:val="00185302"/>
    <w:rsid w:val="0018536B"/>
    <w:rsid w:val="001853FB"/>
    <w:rsid w:val="0018541C"/>
    <w:rsid w:val="0018542A"/>
    <w:rsid w:val="001855A0"/>
    <w:rsid w:val="00185775"/>
    <w:rsid w:val="00185B45"/>
    <w:rsid w:val="00185C2D"/>
    <w:rsid w:val="00185E1F"/>
    <w:rsid w:val="00186039"/>
    <w:rsid w:val="0018646D"/>
    <w:rsid w:val="001866D1"/>
    <w:rsid w:val="00186761"/>
    <w:rsid w:val="00186819"/>
    <w:rsid w:val="001868AB"/>
    <w:rsid w:val="001869E3"/>
    <w:rsid w:val="00186B7E"/>
    <w:rsid w:val="00186C66"/>
    <w:rsid w:val="00186C9B"/>
    <w:rsid w:val="00186D0C"/>
    <w:rsid w:val="00186D96"/>
    <w:rsid w:val="00186DEF"/>
    <w:rsid w:val="0018701D"/>
    <w:rsid w:val="00187266"/>
    <w:rsid w:val="0018734B"/>
    <w:rsid w:val="0018740A"/>
    <w:rsid w:val="0018748E"/>
    <w:rsid w:val="001879B1"/>
    <w:rsid w:val="00187D0D"/>
    <w:rsid w:val="00187EA6"/>
    <w:rsid w:val="00187F5C"/>
    <w:rsid w:val="00187FDD"/>
    <w:rsid w:val="00187FDF"/>
    <w:rsid w:val="00190576"/>
    <w:rsid w:val="0019064F"/>
    <w:rsid w:val="001906BD"/>
    <w:rsid w:val="0019088A"/>
    <w:rsid w:val="001908E2"/>
    <w:rsid w:val="001909A3"/>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33"/>
    <w:rsid w:val="001925E8"/>
    <w:rsid w:val="00192640"/>
    <w:rsid w:val="00192B39"/>
    <w:rsid w:val="00192CBD"/>
    <w:rsid w:val="001931F3"/>
    <w:rsid w:val="00193220"/>
    <w:rsid w:val="001932EF"/>
    <w:rsid w:val="00193521"/>
    <w:rsid w:val="001936DA"/>
    <w:rsid w:val="00193730"/>
    <w:rsid w:val="00193805"/>
    <w:rsid w:val="00193830"/>
    <w:rsid w:val="00193B26"/>
    <w:rsid w:val="00193EE5"/>
    <w:rsid w:val="00193F71"/>
    <w:rsid w:val="00194222"/>
    <w:rsid w:val="0019433D"/>
    <w:rsid w:val="00194386"/>
    <w:rsid w:val="001943E0"/>
    <w:rsid w:val="00194505"/>
    <w:rsid w:val="001945D1"/>
    <w:rsid w:val="00194603"/>
    <w:rsid w:val="0019464A"/>
    <w:rsid w:val="001947AA"/>
    <w:rsid w:val="001948E3"/>
    <w:rsid w:val="001949AD"/>
    <w:rsid w:val="00194B01"/>
    <w:rsid w:val="00194BBB"/>
    <w:rsid w:val="00194EA6"/>
    <w:rsid w:val="00195029"/>
    <w:rsid w:val="00195278"/>
    <w:rsid w:val="001952AC"/>
    <w:rsid w:val="001957BF"/>
    <w:rsid w:val="001958F4"/>
    <w:rsid w:val="00195909"/>
    <w:rsid w:val="00195953"/>
    <w:rsid w:val="00195A96"/>
    <w:rsid w:val="00195AB4"/>
    <w:rsid w:val="00195C11"/>
    <w:rsid w:val="00195DF3"/>
    <w:rsid w:val="00195E31"/>
    <w:rsid w:val="0019612B"/>
    <w:rsid w:val="00196305"/>
    <w:rsid w:val="00196464"/>
    <w:rsid w:val="00196752"/>
    <w:rsid w:val="0019675C"/>
    <w:rsid w:val="00196B58"/>
    <w:rsid w:val="00196C52"/>
    <w:rsid w:val="00196CCF"/>
    <w:rsid w:val="001973E7"/>
    <w:rsid w:val="001974ED"/>
    <w:rsid w:val="001975B1"/>
    <w:rsid w:val="0019761D"/>
    <w:rsid w:val="0019762D"/>
    <w:rsid w:val="001977E2"/>
    <w:rsid w:val="00197CAD"/>
    <w:rsid w:val="00197D81"/>
    <w:rsid w:val="001A0200"/>
    <w:rsid w:val="001A02B4"/>
    <w:rsid w:val="001A0303"/>
    <w:rsid w:val="001A040A"/>
    <w:rsid w:val="001A04A4"/>
    <w:rsid w:val="001A04E6"/>
    <w:rsid w:val="001A05BD"/>
    <w:rsid w:val="001A0833"/>
    <w:rsid w:val="001A09F5"/>
    <w:rsid w:val="001A0AA2"/>
    <w:rsid w:val="001A0B3D"/>
    <w:rsid w:val="001A1271"/>
    <w:rsid w:val="001A14AA"/>
    <w:rsid w:val="001A16F6"/>
    <w:rsid w:val="001A1712"/>
    <w:rsid w:val="001A194F"/>
    <w:rsid w:val="001A19A3"/>
    <w:rsid w:val="001A1BBF"/>
    <w:rsid w:val="001A1BF1"/>
    <w:rsid w:val="001A1D69"/>
    <w:rsid w:val="001A1EE1"/>
    <w:rsid w:val="001A1F63"/>
    <w:rsid w:val="001A1F66"/>
    <w:rsid w:val="001A1FB2"/>
    <w:rsid w:val="001A2085"/>
    <w:rsid w:val="001A208D"/>
    <w:rsid w:val="001A20EA"/>
    <w:rsid w:val="001A229F"/>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50B6"/>
    <w:rsid w:val="001A58EF"/>
    <w:rsid w:val="001A597D"/>
    <w:rsid w:val="001A5B75"/>
    <w:rsid w:val="001A5B85"/>
    <w:rsid w:val="001A5B87"/>
    <w:rsid w:val="001A5DBD"/>
    <w:rsid w:val="001A5E70"/>
    <w:rsid w:val="001A5FD8"/>
    <w:rsid w:val="001A6223"/>
    <w:rsid w:val="001A622F"/>
    <w:rsid w:val="001A654F"/>
    <w:rsid w:val="001A666F"/>
    <w:rsid w:val="001A69DF"/>
    <w:rsid w:val="001A6A01"/>
    <w:rsid w:val="001A6B56"/>
    <w:rsid w:val="001A6B7F"/>
    <w:rsid w:val="001A76A4"/>
    <w:rsid w:val="001A7894"/>
    <w:rsid w:val="001A7F8B"/>
    <w:rsid w:val="001B0738"/>
    <w:rsid w:val="001B0B2D"/>
    <w:rsid w:val="001B0B54"/>
    <w:rsid w:val="001B108D"/>
    <w:rsid w:val="001B1296"/>
    <w:rsid w:val="001B149A"/>
    <w:rsid w:val="001B14AD"/>
    <w:rsid w:val="001B155A"/>
    <w:rsid w:val="001B155F"/>
    <w:rsid w:val="001B15C0"/>
    <w:rsid w:val="001B1657"/>
    <w:rsid w:val="001B181C"/>
    <w:rsid w:val="001B197A"/>
    <w:rsid w:val="001B2028"/>
    <w:rsid w:val="001B2053"/>
    <w:rsid w:val="001B2323"/>
    <w:rsid w:val="001B23A2"/>
    <w:rsid w:val="001B2428"/>
    <w:rsid w:val="001B2699"/>
    <w:rsid w:val="001B277F"/>
    <w:rsid w:val="001B28FF"/>
    <w:rsid w:val="001B2B84"/>
    <w:rsid w:val="001B2C1D"/>
    <w:rsid w:val="001B2C73"/>
    <w:rsid w:val="001B3041"/>
    <w:rsid w:val="001B307C"/>
    <w:rsid w:val="001B3268"/>
    <w:rsid w:val="001B3584"/>
    <w:rsid w:val="001B3A08"/>
    <w:rsid w:val="001B3CD8"/>
    <w:rsid w:val="001B3DA2"/>
    <w:rsid w:val="001B3EDA"/>
    <w:rsid w:val="001B3F40"/>
    <w:rsid w:val="001B3FF8"/>
    <w:rsid w:val="001B426D"/>
    <w:rsid w:val="001B42D3"/>
    <w:rsid w:val="001B4C6F"/>
    <w:rsid w:val="001B4E27"/>
    <w:rsid w:val="001B4E53"/>
    <w:rsid w:val="001B5454"/>
    <w:rsid w:val="001B54EE"/>
    <w:rsid w:val="001B5A3D"/>
    <w:rsid w:val="001B5B83"/>
    <w:rsid w:val="001B5BAF"/>
    <w:rsid w:val="001B5BBB"/>
    <w:rsid w:val="001B5E3D"/>
    <w:rsid w:val="001B5E76"/>
    <w:rsid w:val="001B6005"/>
    <w:rsid w:val="001B6070"/>
    <w:rsid w:val="001B644B"/>
    <w:rsid w:val="001B64D3"/>
    <w:rsid w:val="001B669A"/>
    <w:rsid w:val="001B6974"/>
    <w:rsid w:val="001B6AD7"/>
    <w:rsid w:val="001B6C3F"/>
    <w:rsid w:val="001B6CD4"/>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0CC7"/>
    <w:rsid w:val="001C103B"/>
    <w:rsid w:val="001C10B4"/>
    <w:rsid w:val="001C138D"/>
    <w:rsid w:val="001C15A2"/>
    <w:rsid w:val="001C1667"/>
    <w:rsid w:val="001C16F7"/>
    <w:rsid w:val="001C1AEA"/>
    <w:rsid w:val="001C24C4"/>
    <w:rsid w:val="001C258D"/>
    <w:rsid w:val="001C2591"/>
    <w:rsid w:val="001C2976"/>
    <w:rsid w:val="001C29BE"/>
    <w:rsid w:val="001C2A89"/>
    <w:rsid w:val="001C2C66"/>
    <w:rsid w:val="001C2D8B"/>
    <w:rsid w:val="001C3243"/>
    <w:rsid w:val="001C32D6"/>
    <w:rsid w:val="001C3335"/>
    <w:rsid w:val="001C359D"/>
    <w:rsid w:val="001C38FF"/>
    <w:rsid w:val="001C393C"/>
    <w:rsid w:val="001C3E45"/>
    <w:rsid w:val="001C4140"/>
    <w:rsid w:val="001C418C"/>
    <w:rsid w:val="001C42D7"/>
    <w:rsid w:val="001C42E6"/>
    <w:rsid w:val="001C433A"/>
    <w:rsid w:val="001C440D"/>
    <w:rsid w:val="001C461F"/>
    <w:rsid w:val="001C4713"/>
    <w:rsid w:val="001C499B"/>
    <w:rsid w:val="001C4A0C"/>
    <w:rsid w:val="001C4D93"/>
    <w:rsid w:val="001C4FB6"/>
    <w:rsid w:val="001C507A"/>
    <w:rsid w:val="001C50E7"/>
    <w:rsid w:val="001C56EE"/>
    <w:rsid w:val="001C573D"/>
    <w:rsid w:val="001C58A8"/>
    <w:rsid w:val="001C5A1B"/>
    <w:rsid w:val="001C5A5D"/>
    <w:rsid w:val="001C5CE5"/>
    <w:rsid w:val="001C5CE6"/>
    <w:rsid w:val="001C5D69"/>
    <w:rsid w:val="001C5E9A"/>
    <w:rsid w:val="001C6123"/>
    <w:rsid w:val="001C621F"/>
    <w:rsid w:val="001C6349"/>
    <w:rsid w:val="001C6523"/>
    <w:rsid w:val="001C656A"/>
    <w:rsid w:val="001C68B1"/>
    <w:rsid w:val="001C6B1F"/>
    <w:rsid w:val="001C6C18"/>
    <w:rsid w:val="001C6C66"/>
    <w:rsid w:val="001C7056"/>
    <w:rsid w:val="001C7119"/>
    <w:rsid w:val="001C71BC"/>
    <w:rsid w:val="001C7251"/>
    <w:rsid w:val="001C7512"/>
    <w:rsid w:val="001C779C"/>
    <w:rsid w:val="001C7893"/>
    <w:rsid w:val="001C78CD"/>
    <w:rsid w:val="001C78F9"/>
    <w:rsid w:val="001C79E4"/>
    <w:rsid w:val="001C7CBB"/>
    <w:rsid w:val="001D014E"/>
    <w:rsid w:val="001D02B0"/>
    <w:rsid w:val="001D0398"/>
    <w:rsid w:val="001D04B8"/>
    <w:rsid w:val="001D0634"/>
    <w:rsid w:val="001D0AC5"/>
    <w:rsid w:val="001D0CB0"/>
    <w:rsid w:val="001D107C"/>
    <w:rsid w:val="001D173D"/>
    <w:rsid w:val="001D1845"/>
    <w:rsid w:val="001D1A1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3E6B"/>
    <w:rsid w:val="001D40DD"/>
    <w:rsid w:val="001D4200"/>
    <w:rsid w:val="001D4835"/>
    <w:rsid w:val="001D4856"/>
    <w:rsid w:val="001D4A86"/>
    <w:rsid w:val="001D4D29"/>
    <w:rsid w:val="001D4E4E"/>
    <w:rsid w:val="001D559A"/>
    <w:rsid w:val="001D562E"/>
    <w:rsid w:val="001D5816"/>
    <w:rsid w:val="001D5CA0"/>
    <w:rsid w:val="001D5D5D"/>
    <w:rsid w:val="001D5D90"/>
    <w:rsid w:val="001D5F99"/>
    <w:rsid w:val="001D6000"/>
    <w:rsid w:val="001D631B"/>
    <w:rsid w:val="001D6465"/>
    <w:rsid w:val="001D69CF"/>
    <w:rsid w:val="001D6B31"/>
    <w:rsid w:val="001D6D48"/>
    <w:rsid w:val="001D6E01"/>
    <w:rsid w:val="001D6E0F"/>
    <w:rsid w:val="001D70F4"/>
    <w:rsid w:val="001D73BC"/>
    <w:rsid w:val="001D73C3"/>
    <w:rsid w:val="001D74B3"/>
    <w:rsid w:val="001D76CC"/>
    <w:rsid w:val="001D77BD"/>
    <w:rsid w:val="001D7880"/>
    <w:rsid w:val="001D7896"/>
    <w:rsid w:val="001D78E7"/>
    <w:rsid w:val="001D7B01"/>
    <w:rsid w:val="001D7CE1"/>
    <w:rsid w:val="001D7F2A"/>
    <w:rsid w:val="001D7FC1"/>
    <w:rsid w:val="001E0138"/>
    <w:rsid w:val="001E06F7"/>
    <w:rsid w:val="001E0A2F"/>
    <w:rsid w:val="001E0C17"/>
    <w:rsid w:val="001E0DC0"/>
    <w:rsid w:val="001E13C3"/>
    <w:rsid w:val="001E13F3"/>
    <w:rsid w:val="001E16CD"/>
    <w:rsid w:val="001E1830"/>
    <w:rsid w:val="001E19C7"/>
    <w:rsid w:val="001E1A50"/>
    <w:rsid w:val="001E1EDC"/>
    <w:rsid w:val="001E20CC"/>
    <w:rsid w:val="001E2A5A"/>
    <w:rsid w:val="001E2CCB"/>
    <w:rsid w:val="001E3285"/>
    <w:rsid w:val="001E3296"/>
    <w:rsid w:val="001E33A0"/>
    <w:rsid w:val="001E34A2"/>
    <w:rsid w:val="001E34C8"/>
    <w:rsid w:val="001E36ED"/>
    <w:rsid w:val="001E3716"/>
    <w:rsid w:val="001E3974"/>
    <w:rsid w:val="001E3AA2"/>
    <w:rsid w:val="001E3CA4"/>
    <w:rsid w:val="001E3D91"/>
    <w:rsid w:val="001E3DCA"/>
    <w:rsid w:val="001E3E8E"/>
    <w:rsid w:val="001E4701"/>
    <w:rsid w:val="001E48C3"/>
    <w:rsid w:val="001E4940"/>
    <w:rsid w:val="001E496D"/>
    <w:rsid w:val="001E4C93"/>
    <w:rsid w:val="001E4FDD"/>
    <w:rsid w:val="001E5106"/>
    <w:rsid w:val="001E5ABA"/>
    <w:rsid w:val="001E5ABB"/>
    <w:rsid w:val="001E5B43"/>
    <w:rsid w:val="001E5CA8"/>
    <w:rsid w:val="001E5DE2"/>
    <w:rsid w:val="001E5EB2"/>
    <w:rsid w:val="001E5F97"/>
    <w:rsid w:val="001E63C8"/>
    <w:rsid w:val="001E63D5"/>
    <w:rsid w:val="001E6444"/>
    <w:rsid w:val="001E6743"/>
    <w:rsid w:val="001E68C6"/>
    <w:rsid w:val="001E68EF"/>
    <w:rsid w:val="001E69AD"/>
    <w:rsid w:val="001E6B6F"/>
    <w:rsid w:val="001E7640"/>
    <w:rsid w:val="001E7916"/>
    <w:rsid w:val="001E7972"/>
    <w:rsid w:val="001E7C7C"/>
    <w:rsid w:val="001E7F06"/>
    <w:rsid w:val="001F0011"/>
    <w:rsid w:val="001F04BD"/>
    <w:rsid w:val="001F05EC"/>
    <w:rsid w:val="001F0831"/>
    <w:rsid w:val="001F0941"/>
    <w:rsid w:val="001F0A16"/>
    <w:rsid w:val="001F0B71"/>
    <w:rsid w:val="001F0F2A"/>
    <w:rsid w:val="001F1267"/>
    <w:rsid w:val="001F126B"/>
    <w:rsid w:val="001F131F"/>
    <w:rsid w:val="001F1494"/>
    <w:rsid w:val="001F1657"/>
    <w:rsid w:val="001F16D3"/>
    <w:rsid w:val="001F1749"/>
    <w:rsid w:val="001F1788"/>
    <w:rsid w:val="001F1C64"/>
    <w:rsid w:val="001F1D8C"/>
    <w:rsid w:val="001F2038"/>
    <w:rsid w:val="001F203A"/>
    <w:rsid w:val="001F2062"/>
    <w:rsid w:val="001F20CD"/>
    <w:rsid w:val="001F235E"/>
    <w:rsid w:val="001F23A8"/>
    <w:rsid w:val="001F2546"/>
    <w:rsid w:val="001F2750"/>
    <w:rsid w:val="001F29A3"/>
    <w:rsid w:val="001F2D23"/>
    <w:rsid w:val="001F2D9F"/>
    <w:rsid w:val="001F2DB0"/>
    <w:rsid w:val="001F3495"/>
    <w:rsid w:val="001F38EB"/>
    <w:rsid w:val="001F3A8B"/>
    <w:rsid w:val="001F4385"/>
    <w:rsid w:val="001F44AA"/>
    <w:rsid w:val="001F491E"/>
    <w:rsid w:val="001F4A23"/>
    <w:rsid w:val="001F4BD8"/>
    <w:rsid w:val="001F4CDF"/>
    <w:rsid w:val="001F4D3A"/>
    <w:rsid w:val="001F4D8A"/>
    <w:rsid w:val="001F5201"/>
    <w:rsid w:val="001F5232"/>
    <w:rsid w:val="001F525A"/>
    <w:rsid w:val="001F5474"/>
    <w:rsid w:val="001F57F3"/>
    <w:rsid w:val="001F5860"/>
    <w:rsid w:val="001F5A97"/>
    <w:rsid w:val="001F5C48"/>
    <w:rsid w:val="001F5DB4"/>
    <w:rsid w:val="001F5E15"/>
    <w:rsid w:val="001F5F2C"/>
    <w:rsid w:val="001F60A1"/>
    <w:rsid w:val="001F60E7"/>
    <w:rsid w:val="001F613A"/>
    <w:rsid w:val="001F64A3"/>
    <w:rsid w:val="001F64BB"/>
    <w:rsid w:val="001F64BC"/>
    <w:rsid w:val="001F69FE"/>
    <w:rsid w:val="001F6A09"/>
    <w:rsid w:val="001F6C9F"/>
    <w:rsid w:val="001F7038"/>
    <w:rsid w:val="001F706E"/>
    <w:rsid w:val="001F785D"/>
    <w:rsid w:val="001F78F5"/>
    <w:rsid w:val="001F78FE"/>
    <w:rsid w:val="001F7AC6"/>
    <w:rsid w:val="001F7CCE"/>
    <w:rsid w:val="001F7DE9"/>
    <w:rsid w:val="00200157"/>
    <w:rsid w:val="002001AA"/>
    <w:rsid w:val="002003DB"/>
    <w:rsid w:val="00200574"/>
    <w:rsid w:val="00200615"/>
    <w:rsid w:val="002006DC"/>
    <w:rsid w:val="00200753"/>
    <w:rsid w:val="00200788"/>
    <w:rsid w:val="0020088E"/>
    <w:rsid w:val="0020088F"/>
    <w:rsid w:val="00200924"/>
    <w:rsid w:val="00200EBC"/>
    <w:rsid w:val="00200F5A"/>
    <w:rsid w:val="00201404"/>
    <w:rsid w:val="002014A2"/>
    <w:rsid w:val="00201570"/>
    <w:rsid w:val="0020182D"/>
    <w:rsid w:val="00201BDD"/>
    <w:rsid w:val="00201CEC"/>
    <w:rsid w:val="00201D4C"/>
    <w:rsid w:val="00201EF2"/>
    <w:rsid w:val="00201F3A"/>
    <w:rsid w:val="002021D4"/>
    <w:rsid w:val="00202256"/>
    <w:rsid w:val="002022AA"/>
    <w:rsid w:val="002026D8"/>
    <w:rsid w:val="00202876"/>
    <w:rsid w:val="00202A3F"/>
    <w:rsid w:val="00202C70"/>
    <w:rsid w:val="00202D01"/>
    <w:rsid w:val="00202D88"/>
    <w:rsid w:val="00202E6B"/>
    <w:rsid w:val="00202F1F"/>
    <w:rsid w:val="0020304E"/>
    <w:rsid w:val="0020309E"/>
    <w:rsid w:val="002034AC"/>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29"/>
    <w:rsid w:val="00204CDF"/>
    <w:rsid w:val="00204E67"/>
    <w:rsid w:val="00204F72"/>
    <w:rsid w:val="00205230"/>
    <w:rsid w:val="002053CB"/>
    <w:rsid w:val="0020543A"/>
    <w:rsid w:val="002054CF"/>
    <w:rsid w:val="002057D3"/>
    <w:rsid w:val="0020586B"/>
    <w:rsid w:val="002058FB"/>
    <w:rsid w:val="00205B59"/>
    <w:rsid w:val="00205B9A"/>
    <w:rsid w:val="00205CFA"/>
    <w:rsid w:val="00205EE2"/>
    <w:rsid w:val="0020612B"/>
    <w:rsid w:val="00206156"/>
    <w:rsid w:val="00206649"/>
    <w:rsid w:val="0020680A"/>
    <w:rsid w:val="002068D4"/>
    <w:rsid w:val="00206A07"/>
    <w:rsid w:val="00206C89"/>
    <w:rsid w:val="00206E7F"/>
    <w:rsid w:val="0020741B"/>
    <w:rsid w:val="00207CBF"/>
    <w:rsid w:val="00207CC0"/>
    <w:rsid w:val="00207E29"/>
    <w:rsid w:val="00207EA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111"/>
    <w:rsid w:val="002112B2"/>
    <w:rsid w:val="002112D7"/>
    <w:rsid w:val="00211319"/>
    <w:rsid w:val="0021135B"/>
    <w:rsid w:val="00211402"/>
    <w:rsid w:val="00211A48"/>
    <w:rsid w:val="00211B6D"/>
    <w:rsid w:val="00211D4F"/>
    <w:rsid w:val="00211FB4"/>
    <w:rsid w:val="00212311"/>
    <w:rsid w:val="0021266C"/>
    <w:rsid w:val="00212CFD"/>
    <w:rsid w:val="00212F27"/>
    <w:rsid w:val="00212F62"/>
    <w:rsid w:val="002132C2"/>
    <w:rsid w:val="0021343A"/>
    <w:rsid w:val="002137EB"/>
    <w:rsid w:val="002137F8"/>
    <w:rsid w:val="0021388A"/>
    <w:rsid w:val="00213A58"/>
    <w:rsid w:val="00213C72"/>
    <w:rsid w:val="00213EA7"/>
    <w:rsid w:val="00214153"/>
    <w:rsid w:val="002144DB"/>
    <w:rsid w:val="00214641"/>
    <w:rsid w:val="00214CE3"/>
    <w:rsid w:val="00214EC5"/>
    <w:rsid w:val="00214F39"/>
    <w:rsid w:val="0021506A"/>
    <w:rsid w:val="002150BF"/>
    <w:rsid w:val="0021533F"/>
    <w:rsid w:val="002153C9"/>
    <w:rsid w:val="00215704"/>
    <w:rsid w:val="00215822"/>
    <w:rsid w:val="002158F1"/>
    <w:rsid w:val="00215948"/>
    <w:rsid w:val="00215BED"/>
    <w:rsid w:val="00215C35"/>
    <w:rsid w:val="00215C51"/>
    <w:rsid w:val="00215DC4"/>
    <w:rsid w:val="00215E23"/>
    <w:rsid w:val="00215F1C"/>
    <w:rsid w:val="00216134"/>
    <w:rsid w:val="002164B0"/>
    <w:rsid w:val="0021657A"/>
    <w:rsid w:val="0021662C"/>
    <w:rsid w:val="00216832"/>
    <w:rsid w:val="002169D8"/>
    <w:rsid w:val="00216B7D"/>
    <w:rsid w:val="00216BC9"/>
    <w:rsid w:val="00216C3A"/>
    <w:rsid w:val="00216DC2"/>
    <w:rsid w:val="00216E90"/>
    <w:rsid w:val="00216EA5"/>
    <w:rsid w:val="00216ED9"/>
    <w:rsid w:val="00217069"/>
    <w:rsid w:val="0021716C"/>
    <w:rsid w:val="002171C2"/>
    <w:rsid w:val="002175AE"/>
    <w:rsid w:val="002176CC"/>
    <w:rsid w:val="00217701"/>
    <w:rsid w:val="00217B60"/>
    <w:rsid w:val="00217B78"/>
    <w:rsid w:val="00217E8B"/>
    <w:rsid w:val="00217EF5"/>
    <w:rsid w:val="00217FEE"/>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6D"/>
    <w:rsid w:val="00222AA6"/>
    <w:rsid w:val="00222AF5"/>
    <w:rsid w:val="00222B31"/>
    <w:rsid w:val="00222C1A"/>
    <w:rsid w:val="00222C7F"/>
    <w:rsid w:val="0022319D"/>
    <w:rsid w:val="00223256"/>
    <w:rsid w:val="002233E8"/>
    <w:rsid w:val="00223801"/>
    <w:rsid w:val="00223B0D"/>
    <w:rsid w:val="00224021"/>
    <w:rsid w:val="0022406C"/>
    <w:rsid w:val="00224252"/>
    <w:rsid w:val="0022425E"/>
    <w:rsid w:val="002246B4"/>
    <w:rsid w:val="00224956"/>
    <w:rsid w:val="00224A07"/>
    <w:rsid w:val="0022525B"/>
    <w:rsid w:val="00225791"/>
    <w:rsid w:val="00225846"/>
    <w:rsid w:val="002258A8"/>
    <w:rsid w:val="002258BB"/>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7EB"/>
    <w:rsid w:val="00227A8E"/>
    <w:rsid w:val="00227C16"/>
    <w:rsid w:val="00227C69"/>
    <w:rsid w:val="00227EF0"/>
    <w:rsid w:val="00227F58"/>
    <w:rsid w:val="00230088"/>
    <w:rsid w:val="002303D8"/>
    <w:rsid w:val="00230776"/>
    <w:rsid w:val="00230C6D"/>
    <w:rsid w:val="00230CC5"/>
    <w:rsid w:val="0023123D"/>
    <w:rsid w:val="00231490"/>
    <w:rsid w:val="002315CA"/>
    <w:rsid w:val="002317D6"/>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C43"/>
    <w:rsid w:val="00233F10"/>
    <w:rsid w:val="00233FF9"/>
    <w:rsid w:val="00234472"/>
    <w:rsid w:val="002344C6"/>
    <w:rsid w:val="00234A27"/>
    <w:rsid w:val="00234B94"/>
    <w:rsid w:val="00234BBD"/>
    <w:rsid w:val="00234C3C"/>
    <w:rsid w:val="00234FEA"/>
    <w:rsid w:val="00235082"/>
    <w:rsid w:val="002350C0"/>
    <w:rsid w:val="002352F7"/>
    <w:rsid w:val="00235663"/>
    <w:rsid w:val="00235833"/>
    <w:rsid w:val="00235850"/>
    <w:rsid w:val="002359BC"/>
    <w:rsid w:val="00235A5A"/>
    <w:rsid w:val="00235B22"/>
    <w:rsid w:val="00235BBF"/>
    <w:rsid w:val="00235D56"/>
    <w:rsid w:val="00235EA8"/>
    <w:rsid w:val="00235F57"/>
    <w:rsid w:val="00236239"/>
    <w:rsid w:val="00236276"/>
    <w:rsid w:val="00236438"/>
    <w:rsid w:val="0023649F"/>
    <w:rsid w:val="002366D4"/>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876"/>
    <w:rsid w:val="002409BB"/>
    <w:rsid w:val="00240BED"/>
    <w:rsid w:val="00240FEA"/>
    <w:rsid w:val="00241032"/>
    <w:rsid w:val="002410D2"/>
    <w:rsid w:val="00241159"/>
    <w:rsid w:val="00241356"/>
    <w:rsid w:val="002413A9"/>
    <w:rsid w:val="002416F3"/>
    <w:rsid w:val="00241767"/>
    <w:rsid w:val="002418B3"/>
    <w:rsid w:val="00241C52"/>
    <w:rsid w:val="00241D12"/>
    <w:rsid w:val="0024258D"/>
    <w:rsid w:val="002426C8"/>
    <w:rsid w:val="0024274E"/>
    <w:rsid w:val="0024287D"/>
    <w:rsid w:val="00242CF1"/>
    <w:rsid w:val="00242F96"/>
    <w:rsid w:val="00242FC8"/>
    <w:rsid w:val="00242FE9"/>
    <w:rsid w:val="00243135"/>
    <w:rsid w:val="0024319F"/>
    <w:rsid w:val="002431CC"/>
    <w:rsid w:val="002431E0"/>
    <w:rsid w:val="0024331B"/>
    <w:rsid w:val="00243485"/>
    <w:rsid w:val="0024387A"/>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5A8"/>
    <w:rsid w:val="00247757"/>
    <w:rsid w:val="00247C0B"/>
    <w:rsid w:val="00247C72"/>
    <w:rsid w:val="00247C9B"/>
    <w:rsid w:val="00247CC6"/>
    <w:rsid w:val="00250758"/>
    <w:rsid w:val="00250AB3"/>
    <w:rsid w:val="00250B8D"/>
    <w:rsid w:val="00250F01"/>
    <w:rsid w:val="00250F03"/>
    <w:rsid w:val="00250F35"/>
    <w:rsid w:val="00250FC2"/>
    <w:rsid w:val="002516D0"/>
    <w:rsid w:val="00251FAA"/>
    <w:rsid w:val="00252098"/>
    <w:rsid w:val="00252507"/>
    <w:rsid w:val="002527B3"/>
    <w:rsid w:val="0025294A"/>
    <w:rsid w:val="00252CD7"/>
    <w:rsid w:val="00252D90"/>
    <w:rsid w:val="00252EBE"/>
    <w:rsid w:val="002535A6"/>
    <w:rsid w:val="0025373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0F"/>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2D2"/>
    <w:rsid w:val="00256397"/>
    <w:rsid w:val="002564E8"/>
    <w:rsid w:val="0025667F"/>
    <w:rsid w:val="00256807"/>
    <w:rsid w:val="0025684D"/>
    <w:rsid w:val="00256929"/>
    <w:rsid w:val="00256DE0"/>
    <w:rsid w:val="00256E0F"/>
    <w:rsid w:val="00256E36"/>
    <w:rsid w:val="0025728C"/>
    <w:rsid w:val="0025737A"/>
    <w:rsid w:val="002573FC"/>
    <w:rsid w:val="00257496"/>
    <w:rsid w:val="002576CA"/>
    <w:rsid w:val="002579C2"/>
    <w:rsid w:val="00257C95"/>
    <w:rsid w:val="00257DC7"/>
    <w:rsid w:val="00257E49"/>
    <w:rsid w:val="00257E4B"/>
    <w:rsid w:val="00260583"/>
    <w:rsid w:val="0026073A"/>
    <w:rsid w:val="0026076B"/>
    <w:rsid w:val="00260904"/>
    <w:rsid w:val="00260B7A"/>
    <w:rsid w:val="00260CD9"/>
    <w:rsid w:val="00260D10"/>
    <w:rsid w:val="00260F30"/>
    <w:rsid w:val="00260FB8"/>
    <w:rsid w:val="00260FD6"/>
    <w:rsid w:val="002610ED"/>
    <w:rsid w:val="0026117F"/>
    <w:rsid w:val="0026124C"/>
    <w:rsid w:val="00261325"/>
    <w:rsid w:val="00261377"/>
    <w:rsid w:val="00261827"/>
    <w:rsid w:val="002618A6"/>
    <w:rsid w:val="002619E6"/>
    <w:rsid w:val="00261B01"/>
    <w:rsid w:val="00261B3B"/>
    <w:rsid w:val="00261CF4"/>
    <w:rsid w:val="00261ED2"/>
    <w:rsid w:val="0026218B"/>
    <w:rsid w:val="002621BA"/>
    <w:rsid w:val="00262220"/>
    <w:rsid w:val="00262541"/>
    <w:rsid w:val="002625CD"/>
    <w:rsid w:val="0026293B"/>
    <w:rsid w:val="00262944"/>
    <w:rsid w:val="00262BCB"/>
    <w:rsid w:val="00263052"/>
    <w:rsid w:val="00263268"/>
    <w:rsid w:val="0026333D"/>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913"/>
    <w:rsid w:val="00264AA4"/>
    <w:rsid w:val="00264D99"/>
    <w:rsid w:val="00264FF4"/>
    <w:rsid w:val="002650B7"/>
    <w:rsid w:val="00265136"/>
    <w:rsid w:val="0026519A"/>
    <w:rsid w:val="00265530"/>
    <w:rsid w:val="002656BD"/>
    <w:rsid w:val="002656D2"/>
    <w:rsid w:val="00265D48"/>
    <w:rsid w:val="00265EBC"/>
    <w:rsid w:val="002661A3"/>
    <w:rsid w:val="0026655B"/>
    <w:rsid w:val="00266567"/>
    <w:rsid w:val="00266A7F"/>
    <w:rsid w:val="00266BE1"/>
    <w:rsid w:val="00266D56"/>
    <w:rsid w:val="00266F69"/>
    <w:rsid w:val="002670B4"/>
    <w:rsid w:val="002670CA"/>
    <w:rsid w:val="00267312"/>
    <w:rsid w:val="00267726"/>
    <w:rsid w:val="00267909"/>
    <w:rsid w:val="002679D3"/>
    <w:rsid w:val="00267DF6"/>
    <w:rsid w:val="00267F8D"/>
    <w:rsid w:val="002700AB"/>
    <w:rsid w:val="002702A2"/>
    <w:rsid w:val="0027039A"/>
    <w:rsid w:val="0027046B"/>
    <w:rsid w:val="002705FA"/>
    <w:rsid w:val="002709C8"/>
    <w:rsid w:val="00270FD8"/>
    <w:rsid w:val="00271086"/>
    <w:rsid w:val="002711B5"/>
    <w:rsid w:val="00271376"/>
    <w:rsid w:val="00271521"/>
    <w:rsid w:val="00271576"/>
    <w:rsid w:val="00271681"/>
    <w:rsid w:val="002716D3"/>
    <w:rsid w:val="002716D6"/>
    <w:rsid w:val="00271B4D"/>
    <w:rsid w:val="00271BD5"/>
    <w:rsid w:val="00271CF9"/>
    <w:rsid w:val="00272129"/>
    <w:rsid w:val="00272145"/>
    <w:rsid w:val="00272255"/>
    <w:rsid w:val="00272265"/>
    <w:rsid w:val="00272409"/>
    <w:rsid w:val="0027246A"/>
    <w:rsid w:val="0027256B"/>
    <w:rsid w:val="00272671"/>
    <w:rsid w:val="0027275A"/>
    <w:rsid w:val="00272859"/>
    <w:rsid w:val="00272963"/>
    <w:rsid w:val="002729AB"/>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C6"/>
    <w:rsid w:val="00273FE0"/>
    <w:rsid w:val="002741FD"/>
    <w:rsid w:val="00274328"/>
    <w:rsid w:val="00274560"/>
    <w:rsid w:val="002746FD"/>
    <w:rsid w:val="002749CE"/>
    <w:rsid w:val="00274B18"/>
    <w:rsid w:val="0027501B"/>
    <w:rsid w:val="00275153"/>
    <w:rsid w:val="00275286"/>
    <w:rsid w:val="002753F9"/>
    <w:rsid w:val="002759FE"/>
    <w:rsid w:val="00275DEA"/>
    <w:rsid w:val="0027603F"/>
    <w:rsid w:val="00276079"/>
    <w:rsid w:val="002760FA"/>
    <w:rsid w:val="0027643C"/>
    <w:rsid w:val="002764F8"/>
    <w:rsid w:val="0027685C"/>
    <w:rsid w:val="00276AAA"/>
    <w:rsid w:val="00276D30"/>
    <w:rsid w:val="00276DC2"/>
    <w:rsid w:val="00276F56"/>
    <w:rsid w:val="0027746D"/>
    <w:rsid w:val="0027749E"/>
    <w:rsid w:val="00277B7A"/>
    <w:rsid w:val="00277BA2"/>
    <w:rsid w:val="00277D05"/>
    <w:rsid w:val="00277DCB"/>
    <w:rsid w:val="002803C5"/>
    <w:rsid w:val="002804F7"/>
    <w:rsid w:val="00280505"/>
    <w:rsid w:val="002806E0"/>
    <w:rsid w:val="002806F4"/>
    <w:rsid w:val="00280A2E"/>
    <w:rsid w:val="00280D77"/>
    <w:rsid w:val="00280DA1"/>
    <w:rsid w:val="00280E48"/>
    <w:rsid w:val="00281252"/>
    <w:rsid w:val="00281399"/>
    <w:rsid w:val="002815C0"/>
    <w:rsid w:val="0028177F"/>
    <w:rsid w:val="002817AF"/>
    <w:rsid w:val="002817F5"/>
    <w:rsid w:val="0028186D"/>
    <w:rsid w:val="002818C2"/>
    <w:rsid w:val="0028196E"/>
    <w:rsid w:val="00281A20"/>
    <w:rsid w:val="00281AE7"/>
    <w:rsid w:val="00281DCE"/>
    <w:rsid w:val="00281F81"/>
    <w:rsid w:val="00282032"/>
    <w:rsid w:val="002821DE"/>
    <w:rsid w:val="00282289"/>
    <w:rsid w:val="0028230D"/>
    <w:rsid w:val="002823AF"/>
    <w:rsid w:val="00282844"/>
    <w:rsid w:val="0028295D"/>
    <w:rsid w:val="00282DEC"/>
    <w:rsid w:val="00282F1F"/>
    <w:rsid w:val="0028301A"/>
    <w:rsid w:val="00283042"/>
    <w:rsid w:val="00283150"/>
    <w:rsid w:val="0028337B"/>
    <w:rsid w:val="002833B5"/>
    <w:rsid w:val="002833B8"/>
    <w:rsid w:val="00283425"/>
    <w:rsid w:val="002837D0"/>
    <w:rsid w:val="00283919"/>
    <w:rsid w:val="00283978"/>
    <w:rsid w:val="00283C2A"/>
    <w:rsid w:val="00283CDF"/>
    <w:rsid w:val="00283D25"/>
    <w:rsid w:val="00283E85"/>
    <w:rsid w:val="00283F66"/>
    <w:rsid w:val="00284227"/>
    <w:rsid w:val="002843A1"/>
    <w:rsid w:val="0028454F"/>
    <w:rsid w:val="00284BDC"/>
    <w:rsid w:val="00284E05"/>
    <w:rsid w:val="00284FB4"/>
    <w:rsid w:val="00284FDC"/>
    <w:rsid w:val="00285400"/>
    <w:rsid w:val="00285668"/>
    <w:rsid w:val="0028576C"/>
    <w:rsid w:val="002857A0"/>
    <w:rsid w:val="00285819"/>
    <w:rsid w:val="002858C1"/>
    <w:rsid w:val="00285B1B"/>
    <w:rsid w:val="00285CF9"/>
    <w:rsid w:val="00285D51"/>
    <w:rsid w:val="00285D63"/>
    <w:rsid w:val="00285DFF"/>
    <w:rsid w:val="002865F9"/>
    <w:rsid w:val="00286706"/>
    <w:rsid w:val="002868F6"/>
    <w:rsid w:val="0028696E"/>
    <w:rsid w:val="00286B02"/>
    <w:rsid w:val="00286C93"/>
    <w:rsid w:val="00286D6A"/>
    <w:rsid w:val="00286D7C"/>
    <w:rsid w:val="00286F05"/>
    <w:rsid w:val="00287167"/>
    <w:rsid w:val="0028727F"/>
    <w:rsid w:val="0028740C"/>
    <w:rsid w:val="00287509"/>
    <w:rsid w:val="002877B7"/>
    <w:rsid w:val="00287903"/>
    <w:rsid w:val="00287990"/>
    <w:rsid w:val="00287EA3"/>
    <w:rsid w:val="00290030"/>
    <w:rsid w:val="0029037C"/>
    <w:rsid w:val="00290568"/>
    <w:rsid w:val="00290659"/>
    <w:rsid w:val="00290980"/>
    <w:rsid w:val="00290B82"/>
    <w:rsid w:val="00290C8A"/>
    <w:rsid w:val="00290E69"/>
    <w:rsid w:val="00290E6E"/>
    <w:rsid w:val="0029116A"/>
    <w:rsid w:val="002911DF"/>
    <w:rsid w:val="002912CC"/>
    <w:rsid w:val="00291678"/>
    <w:rsid w:val="002916A9"/>
    <w:rsid w:val="00291756"/>
    <w:rsid w:val="00291A5C"/>
    <w:rsid w:val="00291C08"/>
    <w:rsid w:val="00292036"/>
    <w:rsid w:val="0029226E"/>
    <w:rsid w:val="0029228B"/>
    <w:rsid w:val="0029238E"/>
    <w:rsid w:val="00292650"/>
    <w:rsid w:val="00292715"/>
    <w:rsid w:val="0029274B"/>
    <w:rsid w:val="002928E4"/>
    <w:rsid w:val="00292A1E"/>
    <w:rsid w:val="00292A3C"/>
    <w:rsid w:val="00292C4D"/>
    <w:rsid w:val="00292C53"/>
    <w:rsid w:val="00292DB4"/>
    <w:rsid w:val="00292DCD"/>
    <w:rsid w:val="00292E37"/>
    <w:rsid w:val="00292EF4"/>
    <w:rsid w:val="00292FEF"/>
    <w:rsid w:val="00293034"/>
    <w:rsid w:val="00293045"/>
    <w:rsid w:val="00293233"/>
    <w:rsid w:val="002933AE"/>
    <w:rsid w:val="002934AD"/>
    <w:rsid w:val="0029355F"/>
    <w:rsid w:val="002935C3"/>
    <w:rsid w:val="002936A7"/>
    <w:rsid w:val="00293760"/>
    <w:rsid w:val="00293937"/>
    <w:rsid w:val="00293A4C"/>
    <w:rsid w:val="00293E29"/>
    <w:rsid w:val="00293E5E"/>
    <w:rsid w:val="00293F3A"/>
    <w:rsid w:val="00293F78"/>
    <w:rsid w:val="0029407C"/>
    <w:rsid w:val="00294087"/>
    <w:rsid w:val="002941CE"/>
    <w:rsid w:val="00294273"/>
    <w:rsid w:val="002942EB"/>
    <w:rsid w:val="0029471A"/>
    <w:rsid w:val="002947FA"/>
    <w:rsid w:val="00294A11"/>
    <w:rsid w:val="00294C3A"/>
    <w:rsid w:val="00294E82"/>
    <w:rsid w:val="00294EEE"/>
    <w:rsid w:val="00294EFA"/>
    <w:rsid w:val="002951F3"/>
    <w:rsid w:val="0029538A"/>
    <w:rsid w:val="002953F8"/>
    <w:rsid w:val="0029575C"/>
    <w:rsid w:val="00295C3B"/>
    <w:rsid w:val="00295D67"/>
    <w:rsid w:val="00295DA2"/>
    <w:rsid w:val="00295DBB"/>
    <w:rsid w:val="00295DF6"/>
    <w:rsid w:val="00295E8F"/>
    <w:rsid w:val="00296307"/>
    <w:rsid w:val="00296320"/>
    <w:rsid w:val="00296465"/>
    <w:rsid w:val="00296634"/>
    <w:rsid w:val="0029680D"/>
    <w:rsid w:val="00296864"/>
    <w:rsid w:val="00296C65"/>
    <w:rsid w:val="00296C9A"/>
    <w:rsid w:val="00296CC1"/>
    <w:rsid w:val="00296E85"/>
    <w:rsid w:val="00297092"/>
    <w:rsid w:val="002970B6"/>
    <w:rsid w:val="0029716F"/>
    <w:rsid w:val="00297209"/>
    <w:rsid w:val="00297264"/>
    <w:rsid w:val="00297ABC"/>
    <w:rsid w:val="00297B5E"/>
    <w:rsid w:val="00297B8F"/>
    <w:rsid w:val="00297D1F"/>
    <w:rsid w:val="00297E5F"/>
    <w:rsid w:val="00297FFE"/>
    <w:rsid w:val="002A00A1"/>
    <w:rsid w:val="002A0350"/>
    <w:rsid w:val="002A0422"/>
    <w:rsid w:val="002A05AA"/>
    <w:rsid w:val="002A0AF0"/>
    <w:rsid w:val="002A0D38"/>
    <w:rsid w:val="002A13EA"/>
    <w:rsid w:val="002A1665"/>
    <w:rsid w:val="002A1AB5"/>
    <w:rsid w:val="002A1F24"/>
    <w:rsid w:val="002A1FC9"/>
    <w:rsid w:val="002A2371"/>
    <w:rsid w:val="002A2452"/>
    <w:rsid w:val="002A248C"/>
    <w:rsid w:val="002A2526"/>
    <w:rsid w:val="002A2594"/>
    <w:rsid w:val="002A264A"/>
    <w:rsid w:val="002A28C4"/>
    <w:rsid w:val="002A28EA"/>
    <w:rsid w:val="002A2BD3"/>
    <w:rsid w:val="002A2E96"/>
    <w:rsid w:val="002A2FF0"/>
    <w:rsid w:val="002A32B1"/>
    <w:rsid w:val="002A3404"/>
    <w:rsid w:val="002A35D0"/>
    <w:rsid w:val="002A39A1"/>
    <w:rsid w:val="002A3D95"/>
    <w:rsid w:val="002A3E59"/>
    <w:rsid w:val="002A3E9A"/>
    <w:rsid w:val="002A4085"/>
    <w:rsid w:val="002A432B"/>
    <w:rsid w:val="002A438A"/>
    <w:rsid w:val="002A4A40"/>
    <w:rsid w:val="002A4A91"/>
    <w:rsid w:val="002A4B2C"/>
    <w:rsid w:val="002A4F7A"/>
    <w:rsid w:val="002A4FD5"/>
    <w:rsid w:val="002A5317"/>
    <w:rsid w:val="002A5434"/>
    <w:rsid w:val="002A56AF"/>
    <w:rsid w:val="002A590E"/>
    <w:rsid w:val="002A5A04"/>
    <w:rsid w:val="002A5C8E"/>
    <w:rsid w:val="002A5F65"/>
    <w:rsid w:val="002A60B3"/>
    <w:rsid w:val="002A62E5"/>
    <w:rsid w:val="002A6389"/>
    <w:rsid w:val="002A6529"/>
    <w:rsid w:val="002A666A"/>
    <w:rsid w:val="002A6754"/>
    <w:rsid w:val="002A6914"/>
    <w:rsid w:val="002A6B73"/>
    <w:rsid w:val="002A6C12"/>
    <w:rsid w:val="002A6E0F"/>
    <w:rsid w:val="002A7018"/>
    <w:rsid w:val="002A7291"/>
    <w:rsid w:val="002A73A0"/>
    <w:rsid w:val="002A73E0"/>
    <w:rsid w:val="002A755E"/>
    <w:rsid w:val="002A772F"/>
    <w:rsid w:val="002A7995"/>
    <w:rsid w:val="002A7B77"/>
    <w:rsid w:val="002A7B9E"/>
    <w:rsid w:val="002A7D35"/>
    <w:rsid w:val="002A7E80"/>
    <w:rsid w:val="002A7F29"/>
    <w:rsid w:val="002A7F87"/>
    <w:rsid w:val="002B02D9"/>
    <w:rsid w:val="002B0444"/>
    <w:rsid w:val="002B0461"/>
    <w:rsid w:val="002B0692"/>
    <w:rsid w:val="002B06E9"/>
    <w:rsid w:val="002B098F"/>
    <w:rsid w:val="002B0F15"/>
    <w:rsid w:val="002B14CD"/>
    <w:rsid w:val="002B19C2"/>
    <w:rsid w:val="002B1BCE"/>
    <w:rsid w:val="002B1BD7"/>
    <w:rsid w:val="002B1C6B"/>
    <w:rsid w:val="002B1D57"/>
    <w:rsid w:val="002B1D61"/>
    <w:rsid w:val="002B1D9C"/>
    <w:rsid w:val="002B1F02"/>
    <w:rsid w:val="002B240B"/>
    <w:rsid w:val="002B242A"/>
    <w:rsid w:val="002B253F"/>
    <w:rsid w:val="002B25CC"/>
    <w:rsid w:val="002B2916"/>
    <w:rsid w:val="002B29D8"/>
    <w:rsid w:val="002B2C17"/>
    <w:rsid w:val="002B302C"/>
    <w:rsid w:val="002B343F"/>
    <w:rsid w:val="002B378D"/>
    <w:rsid w:val="002B3859"/>
    <w:rsid w:val="002B385D"/>
    <w:rsid w:val="002B3BC7"/>
    <w:rsid w:val="002B3C4B"/>
    <w:rsid w:val="002B3CC3"/>
    <w:rsid w:val="002B3E10"/>
    <w:rsid w:val="002B3EF8"/>
    <w:rsid w:val="002B4209"/>
    <w:rsid w:val="002B45FF"/>
    <w:rsid w:val="002B472B"/>
    <w:rsid w:val="002B48A4"/>
    <w:rsid w:val="002B48A9"/>
    <w:rsid w:val="002B49A9"/>
    <w:rsid w:val="002B4B9F"/>
    <w:rsid w:val="002B4C5E"/>
    <w:rsid w:val="002B4DF5"/>
    <w:rsid w:val="002B50CD"/>
    <w:rsid w:val="002B5150"/>
    <w:rsid w:val="002B5378"/>
    <w:rsid w:val="002B546C"/>
    <w:rsid w:val="002B548E"/>
    <w:rsid w:val="002B54D4"/>
    <w:rsid w:val="002B5A13"/>
    <w:rsid w:val="002B5AD0"/>
    <w:rsid w:val="002B5D4C"/>
    <w:rsid w:val="002B5DD5"/>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B1"/>
    <w:rsid w:val="002B7104"/>
    <w:rsid w:val="002B74BA"/>
    <w:rsid w:val="002B77D4"/>
    <w:rsid w:val="002B7877"/>
    <w:rsid w:val="002B7981"/>
    <w:rsid w:val="002B7A33"/>
    <w:rsid w:val="002B7B0A"/>
    <w:rsid w:val="002B7B1B"/>
    <w:rsid w:val="002B7B50"/>
    <w:rsid w:val="002B7CF7"/>
    <w:rsid w:val="002B7FD8"/>
    <w:rsid w:val="002C0155"/>
    <w:rsid w:val="002C02B5"/>
    <w:rsid w:val="002C07EE"/>
    <w:rsid w:val="002C0828"/>
    <w:rsid w:val="002C0983"/>
    <w:rsid w:val="002C099F"/>
    <w:rsid w:val="002C0D3C"/>
    <w:rsid w:val="002C0EA8"/>
    <w:rsid w:val="002C1042"/>
    <w:rsid w:val="002C14C2"/>
    <w:rsid w:val="002C1549"/>
    <w:rsid w:val="002C162A"/>
    <w:rsid w:val="002C1699"/>
    <w:rsid w:val="002C191D"/>
    <w:rsid w:val="002C19F5"/>
    <w:rsid w:val="002C1C08"/>
    <w:rsid w:val="002C1CDF"/>
    <w:rsid w:val="002C1DE9"/>
    <w:rsid w:val="002C1EC1"/>
    <w:rsid w:val="002C1F0B"/>
    <w:rsid w:val="002C222D"/>
    <w:rsid w:val="002C2252"/>
    <w:rsid w:val="002C2269"/>
    <w:rsid w:val="002C232B"/>
    <w:rsid w:val="002C29D2"/>
    <w:rsid w:val="002C2AE3"/>
    <w:rsid w:val="002C2C9D"/>
    <w:rsid w:val="002C2E6E"/>
    <w:rsid w:val="002C2FF4"/>
    <w:rsid w:val="002C3232"/>
    <w:rsid w:val="002C3358"/>
    <w:rsid w:val="002C38D7"/>
    <w:rsid w:val="002C3A66"/>
    <w:rsid w:val="002C3B04"/>
    <w:rsid w:val="002C3B62"/>
    <w:rsid w:val="002C3E39"/>
    <w:rsid w:val="002C408F"/>
    <w:rsid w:val="002C422E"/>
    <w:rsid w:val="002C422F"/>
    <w:rsid w:val="002C4C2E"/>
    <w:rsid w:val="002C4C70"/>
    <w:rsid w:val="002C4D8F"/>
    <w:rsid w:val="002C4E2F"/>
    <w:rsid w:val="002C4E80"/>
    <w:rsid w:val="002C4F2A"/>
    <w:rsid w:val="002C4FCA"/>
    <w:rsid w:val="002C540D"/>
    <w:rsid w:val="002C57E9"/>
    <w:rsid w:val="002C5859"/>
    <w:rsid w:val="002C5E07"/>
    <w:rsid w:val="002C5FB1"/>
    <w:rsid w:val="002C6178"/>
    <w:rsid w:val="002C63A2"/>
    <w:rsid w:val="002C65E1"/>
    <w:rsid w:val="002C67C1"/>
    <w:rsid w:val="002C6895"/>
    <w:rsid w:val="002C6951"/>
    <w:rsid w:val="002C6ACF"/>
    <w:rsid w:val="002C6D9E"/>
    <w:rsid w:val="002C705E"/>
    <w:rsid w:val="002C721E"/>
    <w:rsid w:val="002C73B9"/>
    <w:rsid w:val="002C74A6"/>
    <w:rsid w:val="002C74CA"/>
    <w:rsid w:val="002C75D6"/>
    <w:rsid w:val="002C76EC"/>
    <w:rsid w:val="002C7BCD"/>
    <w:rsid w:val="002C7C37"/>
    <w:rsid w:val="002C7DE9"/>
    <w:rsid w:val="002C7E0B"/>
    <w:rsid w:val="002C7F34"/>
    <w:rsid w:val="002C7FF2"/>
    <w:rsid w:val="002D00D8"/>
    <w:rsid w:val="002D0101"/>
    <w:rsid w:val="002D03E3"/>
    <w:rsid w:val="002D04B2"/>
    <w:rsid w:val="002D0961"/>
    <w:rsid w:val="002D0A9E"/>
    <w:rsid w:val="002D1025"/>
    <w:rsid w:val="002D106C"/>
    <w:rsid w:val="002D1145"/>
    <w:rsid w:val="002D11E4"/>
    <w:rsid w:val="002D13A8"/>
    <w:rsid w:val="002D14F1"/>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516"/>
    <w:rsid w:val="002D268C"/>
    <w:rsid w:val="002D278A"/>
    <w:rsid w:val="002D2F20"/>
    <w:rsid w:val="002D2F45"/>
    <w:rsid w:val="002D2FD2"/>
    <w:rsid w:val="002D3165"/>
    <w:rsid w:val="002D3200"/>
    <w:rsid w:val="002D357C"/>
    <w:rsid w:val="002D35C9"/>
    <w:rsid w:val="002D3839"/>
    <w:rsid w:val="002D3890"/>
    <w:rsid w:val="002D39D1"/>
    <w:rsid w:val="002D3B52"/>
    <w:rsid w:val="002D3B9C"/>
    <w:rsid w:val="002D3CBF"/>
    <w:rsid w:val="002D3E7D"/>
    <w:rsid w:val="002D3E93"/>
    <w:rsid w:val="002D3EBF"/>
    <w:rsid w:val="002D3F39"/>
    <w:rsid w:val="002D3F93"/>
    <w:rsid w:val="002D4572"/>
    <w:rsid w:val="002D4672"/>
    <w:rsid w:val="002D48AB"/>
    <w:rsid w:val="002D4961"/>
    <w:rsid w:val="002D4AFC"/>
    <w:rsid w:val="002D4B83"/>
    <w:rsid w:val="002D4BEE"/>
    <w:rsid w:val="002D5019"/>
    <w:rsid w:val="002D507D"/>
    <w:rsid w:val="002D5168"/>
    <w:rsid w:val="002D5388"/>
    <w:rsid w:val="002D5662"/>
    <w:rsid w:val="002D5947"/>
    <w:rsid w:val="002D5A7D"/>
    <w:rsid w:val="002D5C65"/>
    <w:rsid w:val="002D5C6C"/>
    <w:rsid w:val="002D5D1C"/>
    <w:rsid w:val="002D6069"/>
    <w:rsid w:val="002D6080"/>
    <w:rsid w:val="002D6128"/>
    <w:rsid w:val="002D62A8"/>
    <w:rsid w:val="002D631D"/>
    <w:rsid w:val="002D63E1"/>
    <w:rsid w:val="002D6876"/>
    <w:rsid w:val="002D6A43"/>
    <w:rsid w:val="002D6B43"/>
    <w:rsid w:val="002D6C82"/>
    <w:rsid w:val="002D6DE0"/>
    <w:rsid w:val="002D6E98"/>
    <w:rsid w:val="002D70E2"/>
    <w:rsid w:val="002D7255"/>
    <w:rsid w:val="002D7334"/>
    <w:rsid w:val="002D7374"/>
    <w:rsid w:val="002D7392"/>
    <w:rsid w:val="002D73C2"/>
    <w:rsid w:val="002D73E0"/>
    <w:rsid w:val="002D7AB3"/>
    <w:rsid w:val="002D7ACA"/>
    <w:rsid w:val="002D7D62"/>
    <w:rsid w:val="002E04C9"/>
    <w:rsid w:val="002E056F"/>
    <w:rsid w:val="002E05C8"/>
    <w:rsid w:val="002E07AC"/>
    <w:rsid w:val="002E08DB"/>
    <w:rsid w:val="002E09EE"/>
    <w:rsid w:val="002E0B63"/>
    <w:rsid w:val="002E0C1A"/>
    <w:rsid w:val="002E0E52"/>
    <w:rsid w:val="002E146D"/>
    <w:rsid w:val="002E1485"/>
    <w:rsid w:val="002E174F"/>
    <w:rsid w:val="002E1752"/>
    <w:rsid w:val="002E19F9"/>
    <w:rsid w:val="002E1CD9"/>
    <w:rsid w:val="002E1D7D"/>
    <w:rsid w:val="002E2064"/>
    <w:rsid w:val="002E2065"/>
    <w:rsid w:val="002E2294"/>
    <w:rsid w:val="002E233A"/>
    <w:rsid w:val="002E281F"/>
    <w:rsid w:val="002E2949"/>
    <w:rsid w:val="002E29A0"/>
    <w:rsid w:val="002E2CC9"/>
    <w:rsid w:val="002E2EE6"/>
    <w:rsid w:val="002E311E"/>
    <w:rsid w:val="002E3379"/>
    <w:rsid w:val="002E33BA"/>
    <w:rsid w:val="002E340A"/>
    <w:rsid w:val="002E350A"/>
    <w:rsid w:val="002E37A1"/>
    <w:rsid w:val="002E3884"/>
    <w:rsid w:val="002E390D"/>
    <w:rsid w:val="002E391B"/>
    <w:rsid w:val="002E3950"/>
    <w:rsid w:val="002E398D"/>
    <w:rsid w:val="002E3E3A"/>
    <w:rsid w:val="002E412E"/>
    <w:rsid w:val="002E4326"/>
    <w:rsid w:val="002E43FD"/>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7B6"/>
    <w:rsid w:val="002E688B"/>
    <w:rsid w:val="002E6966"/>
    <w:rsid w:val="002E6AE3"/>
    <w:rsid w:val="002E6FB8"/>
    <w:rsid w:val="002E72F0"/>
    <w:rsid w:val="002E744D"/>
    <w:rsid w:val="002E75F2"/>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C76"/>
    <w:rsid w:val="002F0D53"/>
    <w:rsid w:val="002F0F6C"/>
    <w:rsid w:val="002F11CC"/>
    <w:rsid w:val="002F129A"/>
    <w:rsid w:val="002F12DB"/>
    <w:rsid w:val="002F1479"/>
    <w:rsid w:val="002F185E"/>
    <w:rsid w:val="002F1A13"/>
    <w:rsid w:val="002F1C56"/>
    <w:rsid w:val="002F1D88"/>
    <w:rsid w:val="002F2AE3"/>
    <w:rsid w:val="002F2B29"/>
    <w:rsid w:val="002F2BDB"/>
    <w:rsid w:val="002F2CAF"/>
    <w:rsid w:val="002F2D81"/>
    <w:rsid w:val="002F2E5C"/>
    <w:rsid w:val="002F378B"/>
    <w:rsid w:val="002F383D"/>
    <w:rsid w:val="002F3858"/>
    <w:rsid w:val="002F387C"/>
    <w:rsid w:val="002F39E7"/>
    <w:rsid w:val="002F3A17"/>
    <w:rsid w:val="002F3B27"/>
    <w:rsid w:val="002F3B48"/>
    <w:rsid w:val="002F3BA6"/>
    <w:rsid w:val="002F3C08"/>
    <w:rsid w:val="002F3F5E"/>
    <w:rsid w:val="002F4082"/>
    <w:rsid w:val="002F4555"/>
    <w:rsid w:val="002F4582"/>
    <w:rsid w:val="002F463E"/>
    <w:rsid w:val="002F4648"/>
    <w:rsid w:val="002F480B"/>
    <w:rsid w:val="002F4B47"/>
    <w:rsid w:val="002F4B60"/>
    <w:rsid w:val="002F4CEA"/>
    <w:rsid w:val="002F4D38"/>
    <w:rsid w:val="002F4D71"/>
    <w:rsid w:val="002F4E40"/>
    <w:rsid w:val="002F4E5C"/>
    <w:rsid w:val="002F4E9B"/>
    <w:rsid w:val="002F501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BE7"/>
    <w:rsid w:val="002F7C2A"/>
    <w:rsid w:val="002F7E09"/>
    <w:rsid w:val="0030007B"/>
    <w:rsid w:val="00300147"/>
    <w:rsid w:val="0030036A"/>
    <w:rsid w:val="003005F0"/>
    <w:rsid w:val="003008EC"/>
    <w:rsid w:val="00300AE5"/>
    <w:rsid w:val="00300C06"/>
    <w:rsid w:val="00300E89"/>
    <w:rsid w:val="00300F54"/>
    <w:rsid w:val="00301305"/>
    <w:rsid w:val="0030138A"/>
    <w:rsid w:val="003013CC"/>
    <w:rsid w:val="00301455"/>
    <w:rsid w:val="00301510"/>
    <w:rsid w:val="00301650"/>
    <w:rsid w:val="003016F2"/>
    <w:rsid w:val="0030186E"/>
    <w:rsid w:val="003018E4"/>
    <w:rsid w:val="00301987"/>
    <w:rsid w:val="00301A4A"/>
    <w:rsid w:val="00301AE0"/>
    <w:rsid w:val="00301B75"/>
    <w:rsid w:val="00301B8E"/>
    <w:rsid w:val="00301D03"/>
    <w:rsid w:val="003024C6"/>
    <w:rsid w:val="00302679"/>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63"/>
    <w:rsid w:val="0030418E"/>
    <w:rsid w:val="0030435F"/>
    <w:rsid w:val="0030447D"/>
    <w:rsid w:val="0030460D"/>
    <w:rsid w:val="003048BC"/>
    <w:rsid w:val="00304C7C"/>
    <w:rsid w:val="00304D22"/>
    <w:rsid w:val="00304F0F"/>
    <w:rsid w:val="00304F55"/>
    <w:rsid w:val="00305439"/>
    <w:rsid w:val="003054D4"/>
    <w:rsid w:val="00305732"/>
    <w:rsid w:val="00305901"/>
    <w:rsid w:val="00305CD5"/>
    <w:rsid w:val="00305EE3"/>
    <w:rsid w:val="00305F58"/>
    <w:rsid w:val="00306072"/>
    <w:rsid w:val="003060AA"/>
    <w:rsid w:val="00306209"/>
    <w:rsid w:val="0030633B"/>
    <w:rsid w:val="0030636D"/>
    <w:rsid w:val="00306524"/>
    <w:rsid w:val="00306751"/>
    <w:rsid w:val="003068D9"/>
    <w:rsid w:val="00306A33"/>
    <w:rsid w:val="00306B9D"/>
    <w:rsid w:val="003070D6"/>
    <w:rsid w:val="00307169"/>
    <w:rsid w:val="00307177"/>
    <w:rsid w:val="003071E9"/>
    <w:rsid w:val="0030720B"/>
    <w:rsid w:val="00307532"/>
    <w:rsid w:val="0030756B"/>
    <w:rsid w:val="0030764C"/>
    <w:rsid w:val="0030778F"/>
    <w:rsid w:val="003077F1"/>
    <w:rsid w:val="00307CF4"/>
    <w:rsid w:val="003100F7"/>
    <w:rsid w:val="00310107"/>
    <w:rsid w:val="0031021A"/>
    <w:rsid w:val="003102D5"/>
    <w:rsid w:val="0031052E"/>
    <w:rsid w:val="0031058E"/>
    <w:rsid w:val="00310694"/>
    <w:rsid w:val="003106CF"/>
    <w:rsid w:val="00310932"/>
    <w:rsid w:val="00310A10"/>
    <w:rsid w:val="00310AE3"/>
    <w:rsid w:val="00310BA6"/>
    <w:rsid w:val="00310C4C"/>
    <w:rsid w:val="00310C9B"/>
    <w:rsid w:val="00310DA1"/>
    <w:rsid w:val="00310DCE"/>
    <w:rsid w:val="00310F8D"/>
    <w:rsid w:val="00311366"/>
    <w:rsid w:val="003113EC"/>
    <w:rsid w:val="003115EB"/>
    <w:rsid w:val="00311741"/>
    <w:rsid w:val="0031174D"/>
    <w:rsid w:val="00311795"/>
    <w:rsid w:val="00311872"/>
    <w:rsid w:val="003118AA"/>
    <w:rsid w:val="00311E65"/>
    <w:rsid w:val="00311EEB"/>
    <w:rsid w:val="00312103"/>
    <w:rsid w:val="003121F5"/>
    <w:rsid w:val="003122DC"/>
    <w:rsid w:val="00312353"/>
    <w:rsid w:val="003124B3"/>
    <w:rsid w:val="003126F4"/>
    <w:rsid w:val="00312A7C"/>
    <w:rsid w:val="00312D49"/>
    <w:rsid w:val="00312DB4"/>
    <w:rsid w:val="00312F37"/>
    <w:rsid w:val="00313098"/>
    <w:rsid w:val="003130F0"/>
    <w:rsid w:val="003131EB"/>
    <w:rsid w:val="00313265"/>
    <w:rsid w:val="003132CE"/>
    <w:rsid w:val="0031330D"/>
    <w:rsid w:val="00313374"/>
    <w:rsid w:val="00313AE3"/>
    <w:rsid w:val="00313CCD"/>
    <w:rsid w:val="00313CE7"/>
    <w:rsid w:val="00313E1A"/>
    <w:rsid w:val="00313E5E"/>
    <w:rsid w:val="00314009"/>
    <w:rsid w:val="00314079"/>
    <w:rsid w:val="003140BA"/>
    <w:rsid w:val="0031433F"/>
    <w:rsid w:val="00314363"/>
    <w:rsid w:val="0031453A"/>
    <w:rsid w:val="003145C2"/>
    <w:rsid w:val="003146EB"/>
    <w:rsid w:val="00314740"/>
    <w:rsid w:val="003152C4"/>
    <w:rsid w:val="003153FC"/>
    <w:rsid w:val="00315505"/>
    <w:rsid w:val="00315DF1"/>
    <w:rsid w:val="00315EFC"/>
    <w:rsid w:val="003160DB"/>
    <w:rsid w:val="003163C5"/>
    <w:rsid w:val="00316513"/>
    <w:rsid w:val="0031658F"/>
    <w:rsid w:val="00316595"/>
    <w:rsid w:val="003167ED"/>
    <w:rsid w:val="00316864"/>
    <w:rsid w:val="00316874"/>
    <w:rsid w:val="00316947"/>
    <w:rsid w:val="00316A08"/>
    <w:rsid w:val="00316A97"/>
    <w:rsid w:val="00316CA0"/>
    <w:rsid w:val="00316D82"/>
    <w:rsid w:val="00316D89"/>
    <w:rsid w:val="00316FF1"/>
    <w:rsid w:val="0031708F"/>
    <w:rsid w:val="003170D7"/>
    <w:rsid w:val="0031725E"/>
    <w:rsid w:val="00317395"/>
    <w:rsid w:val="003173DF"/>
    <w:rsid w:val="003176E1"/>
    <w:rsid w:val="00317779"/>
    <w:rsid w:val="003179CE"/>
    <w:rsid w:val="00317ABB"/>
    <w:rsid w:val="00317AEE"/>
    <w:rsid w:val="00317DCE"/>
    <w:rsid w:val="00317DF2"/>
    <w:rsid w:val="00317E39"/>
    <w:rsid w:val="00317FC7"/>
    <w:rsid w:val="003202EE"/>
    <w:rsid w:val="0032039C"/>
    <w:rsid w:val="00320508"/>
    <w:rsid w:val="00320760"/>
    <w:rsid w:val="00320A6B"/>
    <w:rsid w:val="00320A8C"/>
    <w:rsid w:val="00320B61"/>
    <w:rsid w:val="00320DB5"/>
    <w:rsid w:val="00321803"/>
    <w:rsid w:val="003218F7"/>
    <w:rsid w:val="003219D1"/>
    <w:rsid w:val="00321B36"/>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79E"/>
    <w:rsid w:val="003248B3"/>
    <w:rsid w:val="00324913"/>
    <w:rsid w:val="00324D19"/>
    <w:rsid w:val="00324D4D"/>
    <w:rsid w:val="00324F29"/>
    <w:rsid w:val="0032573E"/>
    <w:rsid w:val="00325822"/>
    <w:rsid w:val="003259E4"/>
    <w:rsid w:val="00325C15"/>
    <w:rsid w:val="0032618C"/>
    <w:rsid w:val="00326298"/>
    <w:rsid w:val="00326476"/>
    <w:rsid w:val="00326581"/>
    <w:rsid w:val="0032666A"/>
    <w:rsid w:val="003266BF"/>
    <w:rsid w:val="00326705"/>
    <w:rsid w:val="003267AE"/>
    <w:rsid w:val="003267F2"/>
    <w:rsid w:val="003269AA"/>
    <w:rsid w:val="003273F4"/>
    <w:rsid w:val="00327725"/>
    <w:rsid w:val="0033065D"/>
    <w:rsid w:val="003306BF"/>
    <w:rsid w:val="00330AA0"/>
    <w:rsid w:val="00330CD8"/>
    <w:rsid w:val="00330D12"/>
    <w:rsid w:val="00330D26"/>
    <w:rsid w:val="00330E71"/>
    <w:rsid w:val="00330EE3"/>
    <w:rsid w:val="00331091"/>
    <w:rsid w:val="00331156"/>
    <w:rsid w:val="0033118B"/>
    <w:rsid w:val="003316A2"/>
    <w:rsid w:val="00331728"/>
    <w:rsid w:val="003317AC"/>
    <w:rsid w:val="00331869"/>
    <w:rsid w:val="0033191D"/>
    <w:rsid w:val="00331953"/>
    <w:rsid w:val="00331DB5"/>
    <w:rsid w:val="00331F49"/>
    <w:rsid w:val="00331F5E"/>
    <w:rsid w:val="00331FBA"/>
    <w:rsid w:val="003323ED"/>
    <w:rsid w:val="00332688"/>
    <w:rsid w:val="00332743"/>
    <w:rsid w:val="003329A7"/>
    <w:rsid w:val="00332ADC"/>
    <w:rsid w:val="00332EE6"/>
    <w:rsid w:val="00332F80"/>
    <w:rsid w:val="00333071"/>
    <w:rsid w:val="00333201"/>
    <w:rsid w:val="0033323E"/>
    <w:rsid w:val="00333244"/>
    <w:rsid w:val="00333342"/>
    <w:rsid w:val="003336DC"/>
    <w:rsid w:val="00333952"/>
    <w:rsid w:val="003339BB"/>
    <w:rsid w:val="00333B64"/>
    <w:rsid w:val="00333BB3"/>
    <w:rsid w:val="00333CB2"/>
    <w:rsid w:val="00333DF8"/>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5D5E"/>
    <w:rsid w:val="003362F3"/>
    <w:rsid w:val="003363DE"/>
    <w:rsid w:val="00336591"/>
    <w:rsid w:val="00336DDD"/>
    <w:rsid w:val="00336EDA"/>
    <w:rsid w:val="00336EE1"/>
    <w:rsid w:val="0033715E"/>
    <w:rsid w:val="003371F5"/>
    <w:rsid w:val="00337241"/>
    <w:rsid w:val="00337439"/>
    <w:rsid w:val="00337466"/>
    <w:rsid w:val="00337A00"/>
    <w:rsid w:val="00337A86"/>
    <w:rsid w:val="00337C4C"/>
    <w:rsid w:val="00337CC2"/>
    <w:rsid w:val="00337E2A"/>
    <w:rsid w:val="00337F50"/>
    <w:rsid w:val="0034031A"/>
    <w:rsid w:val="0034039C"/>
    <w:rsid w:val="003403AD"/>
    <w:rsid w:val="00340412"/>
    <w:rsid w:val="0034056F"/>
    <w:rsid w:val="0034070D"/>
    <w:rsid w:val="003407E9"/>
    <w:rsid w:val="00340860"/>
    <w:rsid w:val="00340AB0"/>
    <w:rsid w:val="00340B7B"/>
    <w:rsid w:val="00340BD9"/>
    <w:rsid w:val="00340E8D"/>
    <w:rsid w:val="00340E9A"/>
    <w:rsid w:val="00340F56"/>
    <w:rsid w:val="003410E0"/>
    <w:rsid w:val="003410FC"/>
    <w:rsid w:val="00341295"/>
    <w:rsid w:val="003415BE"/>
    <w:rsid w:val="00341782"/>
    <w:rsid w:val="00341A06"/>
    <w:rsid w:val="00341A29"/>
    <w:rsid w:val="00341A7B"/>
    <w:rsid w:val="00341A82"/>
    <w:rsid w:val="00341D9D"/>
    <w:rsid w:val="00341FCC"/>
    <w:rsid w:val="003420D1"/>
    <w:rsid w:val="003421A8"/>
    <w:rsid w:val="003424A6"/>
    <w:rsid w:val="0034262F"/>
    <w:rsid w:val="00342696"/>
    <w:rsid w:val="00342828"/>
    <w:rsid w:val="00342CB3"/>
    <w:rsid w:val="00342CC2"/>
    <w:rsid w:val="00342E98"/>
    <w:rsid w:val="00342E9C"/>
    <w:rsid w:val="00342FB1"/>
    <w:rsid w:val="0034369C"/>
    <w:rsid w:val="0034370B"/>
    <w:rsid w:val="0034381F"/>
    <w:rsid w:val="00343966"/>
    <w:rsid w:val="003439D6"/>
    <w:rsid w:val="00343DCC"/>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B0D"/>
    <w:rsid w:val="00345EA0"/>
    <w:rsid w:val="00345FB8"/>
    <w:rsid w:val="003462D8"/>
    <w:rsid w:val="003464BF"/>
    <w:rsid w:val="00346555"/>
    <w:rsid w:val="00346684"/>
    <w:rsid w:val="00346952"/>
    <w:rsid w:val="00346AC4"/>
    <w:rsid w:val="00346B15"/>
    <w:rsid w:val="00346BD2"/>
    <w:rsid w:val="00346D6B"/>
    <w:rsid w:val="00346D93"/>
    <w:rsid w:val="00346DB9"/>
    <w:rsid w:val="00346E5A"/>
    <w:rsid w:val="00346FD3"/>
    <w:rsid w:val="00347015"/>
    <w:rsid w:val="003471A8"/>
    <w:rsid w:val="003472BC"/>
    <w:rsid w:val="003473C3"/>
    <w:rsid w:val="00347585"/>
    <w:rsid w:val="00347678"/>
    <w:rsid w:val="003477E3"/>
    <w:rsid w:val="00347847"/>
    <w:rsid w:val="00347888"/>
    <w:rsid w:val="00347F39"/>
    <w:rsid w:val="00350005"/>
    <w:rsid w:val="003500C8"/>
    <w:rsid w:val="00350176"/>
    <w:rsid w:val="003502F9"/>
    <w:rsid w:val="0035032F"/>
    <w:rsid w:val="00350B05"/>
    <w:rsid w:val="00350D95"/>
    <w:rsid w:val="00350DA2"/>
    <w:rsid w:val="00350E0D"/>
    <w:rsid w:val="00350F0D"/>
    <w:rsid w:val="00351117"/>
    <w:rsid w:val="003512C5"/>
    <w:rsid w:val="003512D4"/>
    <w:rsid w:val="0035144A"/>
    <w:rsid w:val="00351594"/>
    <w:rsid w:val="0035160C"/>
    <w:rsid w:val="00351731"/>
    <w:rsid w:val="0035178A"/>
    <w:rsid w:val="00351A15"/>
    <w:rsid w:val="00351CB6"/>
    <w:rsid w:val="00351E78"/>
    <w:rsid w:val="00352095"/>
    <w:rsid w:val="0035230A"/>
    <w:rsid w:val="0035243B"/>
    <w:rsid w:val="003526B5"/>
    <w:rsid w:val="0035286B"/>
    <w:rsid w:val="00352E3F"/>
    <w:rsid w:val="0035306D"/>
    <w:rsid w:val="003534A6"/>
    <w:rsid w:val="00353881"/>
    <w:rsid w:val="0035399D"/>
    <w:rsid w:val="00353A32"/>
    <w:rsid w:val="00353BA1"/>
    <w:rsid w:val="00353DDA"/>
    <w:rsid w:val="003540DA"/>
    <w:rsid w:val="00354212"/>
    <w:rsid w:val="003544E4"/>
    <w:rsid w:val="0035481C"/>
    <w:rsid w:val="00354B7D"/>
    <w:rsid w:val="00354C6A"/>
    <w:rsid w:val="00354D8E"/>
    <w:rsid w:val="00354ED6"/>
    <w:rsid w:val="00355180"/>
    <w:rsid w:val="003551F1"/>
    <w:rsid w:val="0035531A"/>
    <w:rsid w:val="00355383"/>
    <w:rsid w:val="0035538F"/>
    <w:rsid w:val="00355460"/>
    <w:rsid w:val="00355495"/>
    <w:rsid w:val="00355578"/>
    <w:rsid w:val="003557D5"/>
    <w:rsid w:val="0035591B"/>
    <w:rsid w:val="003559CB"/>
    <w:rsid w:val="00355AC9"/>
    <w:rsid w:val="00355BCD"/>
    <w:rsid w:val="00355C30"/>
    <w:rsid w:val="003562E2"/>
    <w:rsid w:val="0035660C"/>
    <w:rsid w:val="00356884"/>
    <w:rsid w:val="00356C25"/>
    <w:rsid w:val="00356E40"/>
    <w:rsid w:val="003570FB"/>
    <w:rsid w:val="003571C2"/>
    <w:rsid w:val="0035796F"/>
    <w:rsid w:val="003579E7"/>
    <w:rsid w:val="00357A9D"/>
    <w:rsid w:val="00357C81"/>
    <w:rsid w:val="00357FB4"/>
    <w:rsid w:val="00360292"/>
    <w:rsid w:val="00360333"/>
    <w:rsid w:val="0036040A"/>
    <w:rsid w:val="00360626"/>
    <w:rsid w:val="003607BF"/>
    <w:rsid w:val="00360AAC"/>
    <w:rsid w:val="00360B23"/>
    <w:rsid w:val="00360D35"/>
    <w:rsid w:val="00360D74"/>
    <w:rsid w:val="00360E80"/>
    <w:rsid w:val="00360EB8"/>
    <w:rsid w:val="00360F6B"/>
    <w:rsid w:val="00361012"/>
    <w:rsid w:val="00361463"/>
    <w:rsid w:val="0036159F"/>
    <w:rsid w:val="00361647"/>
    <w:rsid w:val="003616BE"/>
    <w:rsid w:val="003618B5"/>
    <w:rsid w:val="00361B5F"/>
    <w:rsid w:val="00361B70"/>
    <w:rsid w:val="00361D32"/>
    <w:rsid w:val="00361E6E"/>
    <w:rsid w:val="00361EEA"/>
    <w:rsid w:val="00362002"/>
    <w:rsid w:val="00362041"/>
    <w:rsid w:val="003621D0"/>
    <w:rsid w:val="00362576"/>
    <w:rsid w:val="0036264A"/>
    <w:rsid w:val="00362988"/>
    <w:rsid w:val="00362C04"/>
    <w:rsid w:val="00362C2A"/>
    <w:rsid w:val="00362C7B"/>
    <w:rsid w:val="00362DDC"/>
    <w:rsid w:val="003630AD"/>
    <w:rsid w:val="003632D6"/>
    <w:rsid w:val="00363424"/>
    <w:rsid w:val="00363460"/>
    <w:rsid w:val="00363482"/>
    <w:rsid w:val="003637D9"/>
    <w:rsid w:val="00363848"/>
    <w:rsid w:val="00363AC0"/>
    <w:rsid w:val="00363BA7"/>
    <w:rsid w:val="00363BE7"/>
    <w:rsid w:val="00363CAA"/>
    <w:rsid w:val="00363D8D"/>
    <w:rsid w:val="00363EAB"/>
    <w:rsid w:val="003640C7"/>
    <w:rsid w:val="003641DE"/>
    <w:rsid w:val="003645A2"/>
    <w:rsid w:val="003645E1"/>
    <w:rsid w:val="00364903"/>
    <w:rsid w:val="00364999"/>
    <w:rsid w:val="00364D0F"/>
    <w:rsid w:val="003650BD"/>
    <w:rsid w:val="003650FC"/>
    <w:rsid w:val="00365474"/>
    <w:rsid w:val="00365476"/>
    <w:rsid w:val="003657F9"/>
    <w:rsid w:val="003658DA"/>
    <w:rsid w:val="00365B75"/>
    <w:rsid w:val="00365FB4"/>
    <w:rsid w:val="0036602D"/>
    <w:rsid w:val="0036606D"/>
    <w:rsid w:val="00366238"/>
    <w:rsid w:val="00366369"/>
    <w:rsid w:val="003666CB"/>
    <w:rsid w:val="003668E1"/>
    <w:rsid w:val="003669CD"/>
    <w:rsid w:val="00366CF2"/>
    <w:rsid w:val="00366EF6"/>
    <w:rsid w:val="00366F4C"/>
    <w:rsid w:val="00366F98"/>
    <w:rsid w:val="00367214"/>
    <w:rsid w:val="003672C4"/>
    <w:rsid w:val="003674D9"/>
    <w:rsid w:val="00367590"/>
    <w:rsid w:val="003678B0"/>
    <w:rsid w:val="003678E0"/>
    <w:rsid w:val="003678FE"/>
    <w:rsid w:val="00367A77"/>
    <w:rsid w:val="00367AF8"/>
    <w:rsid w:val="00367C0C"/>
    <w:rsid w:val="00367CD1"/>
    <w:rsid w:val="00367F11"/>
    <w:rsid w:val="0037006D"/>
    <w:rsid w:val="00370179"/>
    <w:rsid w:val="003701D1"/>
    <w:rsid w:val="003702B1"/>
    <w:rsid w:val="0037071E"/>
    <w:rsid w:val="00370874"/>
    <w:rsid w:val="0037098A"/>
    <w:rsid w:val="00370B63"/>
    <w:rsid w:val="00370DE5"/>
    <w:rsid w:val="00370FC7"/>
    <w:rsid w:val="00371046"/>
    <w:rsid w:val="0037152B"/>
    <w:rsid w:val="00371559"/>
    <w:rsid w:val="0037173B"/>
    <w:rsid w:val="0037187E"/>
    <w:rsid w:val="00371A80"/>
    <w:rsid w:val="00371B8E"/>
    <w:rsid w:val="00371CC0"/>
    <w:rsid w:val="00372170"/>
    <w:rsid w:val="00372190"/>
    <w:rsid w:val="003721E1"/>
    <w:rsid w:val="0037238E"/>
    <w:rsid w:val="003724D9"/>
    <w:rsid w:val="00372684"/>
    <w:rsid w:val="00372693"/>
    <w:rsid w:val="00372699"/>
    <w:rsid w:val="003727FD"/>
    <w:rsid w:val="0037292C"/>
    <w:rsid w:val="00372E45"/>
    <w:rsid w:val="00372F95"/>
    <w:rsid w:val="00373056"/>
    <w:rsid w:val="003734B1"/>
    <w:rsid w:val="003736D6"/>
    <w:rsid w:val="00373994"/>
    <w:rsid w:val="00373A80"/>
    <w:rsid w:val="00373B3C"/>
    <w:rsid w:val="00373CBE"/>
    <w:rsid w:val="00373D51"/>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7CC"/>
    <w:rsid w:val="0037587D"/>
    <w:rsid w:val="00375B17"/>
    <w:rsid w:val="00375CEC"/>
    <w:rsid w:val="00375D1B"/>
    <w:rsid w:val="00375E0A"/>
    <w:rsid w:val="0037625B"/>
    <w:rsid w:val="003763B6"/>
    <w:rsid w:val="00376681"/>
    <w:rsid w:val="00376710"/>
    <w:rsid w:val="003768AB"/>
    <w:rsid w:val="0037694F"/>
    <w:rsid w:val="00376AE7"/>
    <w:rsid w:val="00376B9B"/>
    <w:rsid w:val="00376CD9"/>
    <w:rsid w:val="00376CF7"/>
    <w:rsid w:val="00376D03"/>
    <w:rsid w:val="00377093"/>
    <w:rsid w:val="00377160"/>
    <w:rsid w:val="003774F9"/>
    <w:rsid w:val="00377669"/>
    <w:rsid w:val="003776B1"/>
    <w:rsid w:val="00377740"/>
    <w:rsid w:val="00377862"/>
    <w:rsid w:val="00377AE4"/>
    <w:rsid w:val="00377EE5"/>
    <w:rsid w:val="00377F6A"/>
    <w:rsid w:val="00380067"/>
    <w:rsid w:val="003800D5"/>
    <w:rsid w:val="003801BB"/>
    <w:rsid w:val="003801D0"/>
    <w:rsid w:val="003802AA"/>
    <w:rsid w:val="00380382"/>
    <w:rsid w:val="003805DD"/>
    <w:rsid w:val="00380B4B"/>
    <w:rsid w:val="00380C75"/>
    <w:rsid w:val="00380CA1"/>
    <w:rsid w:val="00381009"/>
    <w:rsid w:val="00381020"/>
    <w:rsid w:val="00381111"/>
    <w:rsid w:val="003814F0"/>
    <w:rsid w:val="00381A59"/>
    <w:rsid w:val="0038258E"/>
    <w:rsid w:val="00382665"/>
    <w:rsid w:val="00382929"/>
    <w:rsid w:val="00382A69"/>
    <w:rsid w:val="00382AD0"/>
    <w:rsid w:val="00382BBC"/>
    <w:rsid w:val="00382C33"/>
    <w:rsid w:val="00382C52"/>
    <w:rsid w:val="00382E28"/>
    <w:rsid w:val="00382EF1"/>
    <w:rsid w:val="00382F17"/>
    <w:rsid w:val="00382F5A"/>
    <w:rsid w:val="00383125"/>
    <w:rsid w:val="00383337"/>
    <w:rsid w:val="00383523"/>
    <w:rsid w:val="003839BF"/>
    <w:rsid w:val="003839D4"/>
    <w:rsid w:val="00383ACD"/>
    <w:rsid w:val="00383C67"/>
    <w:rsid w:val="00383E12"/>
    <w:rsid w:val="00383F04"/>
    <w:rsid w:val="0038403B"/>
    <w:rsid w:val="0038411A"/>
    <w:rsid w:val="00384142"/>
    <w:rsid w:val="003844C9"/>
    <w:rsid w:val="0038450B"/>
    <w:rsid w:val="00384642"/>
    <w:rsid w:val="003849B5"/>
    <w:rsid w:val="00384B79"/>
    <w:rsid w:val="00384C8B"/>
    <w:rsid w:val="00384D5B"/>
    <w:rsid w:val="00384DD2"/>
    <w:rsid w:val="00384EA0"/>
    <w:rsid w:val="003851AB"/>
    <w:rsid w:val="003851AD"/>
    <w:rsid w:val="003851D4"/>
    <w:rsid w:val="00385239"/>
    <w:rsid w:val="0038524B"/>
    <w:rsid w:val="003854DB"/>
    <w:rsid w:val="0038562C"/>
    <w:rsid w:val="00385679"/>
    <w:rsid w:val="003856E1"/>
    <w:rsid w:val="00385744"/>
    <w:rsid w:val="0038578C"/>
    <w:rsid w:val="00385953"/>
    <w:rsid w:val="00385A13"/>
    <w:rsid w:val="00385C75"/>
    <w:rsid w:val="00385D03"/>
    <w:rsid w:val="00385DC1"/>
    <w:rsid w:val="00385F1D"/>
    <w:rsid w:val="00386322"/>
    <w:rsid w:val="003866F7"/>
    <w:rsid w:val="00386766"/>
    <w:rsid w:val="00386920"/>
    <w:rsid w:val="00386949"/>
    <w:rsid w:val="00386BDE"/>
    <w:rsid w:val="00386CC7"/>
    <w:rsid w:val="00386CE4"/>
    <w:rsid w:val="00386E94"/>
    <w:rsid w:val="00386EF7"/>
    <w:rsid w:val="00386F88"/>
    <w:rsid w:val="003872A1"/>
    <w:rsid w:val="00387317"/>
    <w:rsid w:val="003873CB"/>
    <w:rsid w:val="00387698"/>
    <w:rsid w:val="003878FE"/>
    <w:rsid w:val="00387B3E"/>
    <w:rsid w:val="00387BAB"/>
    <w:rsid w:val="00387CF1"/>
    <w:rsid w:val="00387D02"/>
    <w:rsid w:val="00387F69"/>
    <w:rsid w:val="003900C7"/>
    <w:rsid w:val="003901EF"/>
    <w:rsid w:val="00390212"/>
    <w:rsid w:val="003903B8"/>
    <w:rsid w:val="00390462"/>
    <w:rsid w:val="003905B0"/>
    <w:rsid w:val="003906A5"/>
    <w:rsid w:val="0039070D"/>
    <w:rsid w:val="0039108A"/>
    <w:rsid w:val="0039163D"/>
    <w:rsid w:val="00391872"/>
    <w:rsid w:val="00391D39"/>
    <w:rsid w:val="00391DD4"/>
    <w:rsid w:val="00391E63"/>
    <w:rsid w:val="00391F4E"/>
    <w:rsid w:val="00392323"/>
    <w:rsid w:val="00392815"/>
    <w:rsid w:val="00392D42"/>
    <w:rsid w:val="00392E30"/>
    <w:rsid w:val="00392F4F"/>
    <w:rsid w:val="00392FA7"/>
    <w:rsid w:val="00393076"/>
    <w:rsid w:val="003935E7"/>
    <w:rsid w:val="0039369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8E5"/>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1DC"/>
    <w:rsid w:val="003A03A8"/>
    <w:rsid w:val="003A03F0"/>
    <w:rsid w:val="003A0501"/>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0C4"/>
    <w:rsid w:val="003A219C"/>
    <w:rsid w:val="003A219D"/>
    <w:rsid w:val="003A239D"/>
    <w:rsid w:val="003A24C9"/>
    <w:rsid w:val="003A2559"/>
    <w:rsid w:val="003A2562"/>
    <w:rsid w:val="003A2815"/>
    <w:rsid w:val="003A29B9"/>
    <w:rsid w:val="003A29E2"/>
    <w:rsid w:val="003A2AF0"/>
    <w:rsid w:val="003A2B0A"/>
    <w:rsid w:val="003A2C75"/>
    <w:rsid w:val="003A2ED2"/>
    <w:rsid w:val="003A2F10"/>
    <w:rsid w:val="003A31C0"/>
    <w:rsid w:val="003A330F"/>
    <w:rsid w:val="003A348B"/>
    <w:rsid w:val="003A3549"/>
    <w:rsid w:val="003A3675"/>
    <w:rsid w:val="003A3747"/>
    <w:rsid w:val="003A37A0"/>
    <w:rsid w:val="003A3A90"/>
    <w:rsid w:val="003A3AC9"/>
    <w:rsid w:val="003A3B3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732"/>
    <w:rsid w:val="003A59D4"/>
    <w:rsid w:val="003A5DA8"/>
    <w:rsid w:val="003A5E45"/>
    <w:rsid w:val="003A5FCE"/>
    <w:rsid w:val="003A6122"/>
    <w:rsid w:val="003A652C"/>
    <w:rsid w:val="003A65AE"/>
    <w:rsid w:val="003A6987"/>
    <w:rsid w:val="003A69D1"/>
    <w:rsid w:val="003A6A9B"/>
    <w:rsid w:val="003A6C99"/>
    <w:rsid w:val="003A6CAC"/>
    <w:rsid w:val="003A70B4"/>
    <w:rsid w:val="003A710F"/>
    <w:rsid w:val="003A7197"/>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2C"/>
    <w:rsid w:val="003B13B2"/>
    <w:rsid w:val="003B1507"/>
    <w:rsid w:val="003B16D2"/>
    <w:rsid w:val="003B181A"/>
    <w:rsid w:val="003B1A25"/>
    <w:rsid w:val="003B1AED"/>
    <w:rsid w:val="003B1D61"/>
    <w:rsid w:val="003B1D70"/>
    <w:rsid w:val="003B1D87"/>
    <w:rsid w:val="003B1D8B"/>
    <w:rsid w:val="003B1E05"/>
    <w:rsid w:val="003B1F1C"/>
    <w:rsid w:val="003B22E5"/>
    <w:rsid w:val="003B26C6"/>
    <w:rsid w:val="003B26C7"/>
    <w:rsid w:val="003B2766"/>
    <w:rsid w:val="003B2AAB"/>
    <w:rsid w:val="003B2D53"/>
    <w:rsid w:val="003B2E9D"/>
    <w:rsid w:val="003B2F29"/>
    <w:rsid w:val="003B2F68"/>
    <w:rsid w:val="003B3003"/>
    <w:rsid w:val="003B3214"/>
    <w:rsid w:val="003B3300"/>
    <w:rsid w:val="003B334D"/>
    <w:rsid w:val="003B336C"/>
    <w:rsid w:val="003B3425"/>
    <w:rsid w:val="003B34CC"/>
    <w:rsid w:val="003B38E8"/>
    <w:rsid w:val="003B3918"/>
    <w:rsid w:val="003B3CF3"/>
    <w:rsid w:val="003B3E87"/>
    <w:rsid w:val="003B3F6A"/>
    <w:rsid w:val="003B4008"/>
    <w:rsid w:val="003B4283"/>
    <w:rsid w:val="003B443B"/>
    <w:rsid w:val="003B4601"/>
    <w:rsid w:val="003B47A7"/>
    <w:rsid w:val="003B49BD"/>
    <w:rsid w:val="003B4A42"/>
    <w:rsid w:val="003B4E89"/>
    <w:rsid w:val="003B50A8"/>
    <w:rsid w:val="003B5137"/>
    <w:rsid w:val="003B538A"/>
    <w:rsid w:val="003B53E0"/>
    <w:rsid w:val="003B5542"/>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634"/>
    <w:rsid w:val="003B6E1A"/>
    <w:rsid w:val="003B6E95"/>
    <w:rsid w:val="003B6F6E"/>
    <w:rsid w:val="003B6F7F"/>
    <w:rsid w:val="003B7027"/>
    <w:rsid w:val="003B7248"/>
    <w:rsid w:val="003B74CE"/>
    <w:rsid w:val="003B76BD"/>
    <w:rsid w:val="003B7B3F"/>
    <w:rsid w:val="003B7DD1"/>
    <w:rsid w:val="003B7F77"/>
    <w:rsid w:val="003C020F"/>
    <w:rsid w:val="003C0261"/>
    <w:rsid w:val="003C0478"/>
    <w:rsid w:val="003C0524"/>
    <w:rsid w:val="003C08E7"/>
    <w:rsid w:val="003C0905"/>
    <w:rsid w:val="003C0BD0"/>
    <w:rsid w:val="003C0DF9"/>
    <w:rsid w:val="003C0E03"/>
    <w:rsid w:val="003C0FC8"/>
    <w:rsid w:val="003C1081"/>
    <w:rsid w:val="003C154A"/>
    <w:rsid w:val="003C177B"/>
    <w:rsid w:val="003C19BF"/>
    <w:rsid w:val="003C1CC4"/>
    <w:rsid w:val="003C1DEB"/>
    <w:rsid w:val="003C1E20"/>
    <w:rsid w:val="003C1E52"/>
    <w:rsid w:val="003C1EBD"/>
    <w:rsid w:val="003C1F37"/>
    <w:rsid w:val="003C1FC7"/>
    <w:rsid w:val="003C20BC"/>
    <w:rsid w:val="003C22F9"/>
    <w:rsid w:val="003C27B9"/>
    <w:rsid w:val="003C2910"/>
    <w:rsid w:val="003C2B61"/>
    <w:rsid w:val="003C2BA8"/>
    <w:rsid w:val="003C2F1A"/>
    <w:rsid w:val="003C3482"/>
    <w:rsid w:val="003C3557"/>
    <w:rsid w:val="003C3682"/>
    <w:rsid w:val="003C3BA5"/>
    <w:rsid w:val="003C3C85"/>
    <w:rsid w:val="003C3E35"/>
    <w:rsid w:val="003C3E72"/>
    <w:rsid w:val="003C41BC"/>
    <w:rsid w:val="003C4538"/>
    <w:rsid w:val="003C4767"/>
    <w:rsid w:val="003C4BAA"/>
    <w:rsid w:val="003C4E10"/>
    <w:rsid w:val="003C508A"/>
    <w:rsid w:val="003C50FD"/>
    <w:rsid w:val="003C5273"/>
    <w:rsid w:val="003C5321"/>
    <w:rsid w:val="003C53F7"/>
    <w:rsid w:val="003C5524"/>
    <w:rsid w:val="003C5847"/>
    <w:rsid w:val="003C593B"/>
    <w:rsid w:val="003C5BCB"/>
    <w:rsid w:val="003C5E70"/>
    <w:rsid w:val="003C5F5F"/>
    <w:rsid w:val="003C61B3"/>
    <w:rsid w:val="003C6474"/>
    <w:rsid w:val="003C64D4"/>
    <w:rsid w:val="003C6594"/>
    <w:rsid w:val="003C669F"/>
    <w:rsid w:val="003C6A43"/>
    <w:rsid w:val="003C6B54"/>
    <w:rsid w:val="003C6BC7"/>
    <w:rsid w:val="003C6C35"/>
    <w:rsid w:val="003C6E42"/>
    <w:rsid w:val="003C7122"/>
    <w:rsid w:val="003C7209"/>
    <w:rsid w:val="003C7515"/>
    <w:rsid w:val="003C76F6"/>
    <w:rsid w:val="003C7800"/>
    <w:rsid w:val="003C7B12"/>
    <w:rsid w:val="003C7FBD"/>
    <w:rsid w:val="003D0140"/>
    <w:rsid w:val="003D0185"/>
    <w:rsid w:val="003D075E"/>
    <w:rsid w:val="003D080A"/>
    <w:rsid w:val="003D08F2"/>
    <w:rsid w:val="003D0988"/>
    <w:rsid w:val="003D0A07"/>
    <w:rsid w:val="003D0B87"/>
    <w:rsid w:val="003D0C18"/>
    <w:rsid w:val="003D0E34"/>
    <w:rsid w:val="003D0E91"/>
    <w:rsid w:val="003D0E9F"/>
    <w:rsid w:val="003D1001"/>
    <w:rsid w:val="003D12AE"/>
    <w:rsid w:val="003D1620"/>
    <w:rsid w:val="003D1628"/>
    <w:rsid w:val="003D16A4"/>
    <w:rsid w:val="003D179B"/>
    <w:rsid w:val="003D1919"/>
    <w:rsid w:val="003D1A25"/>
    <w:rsid w:val="003D1CE6"/>
    <w:rsid w:val="003D2228"/>
    <w:rsid w:val="003D23A7"/>
    <w:rsid w:val="003D263F"/>
    <w:rsid w:val="003D29D8"/>
    <w:rsid w:val="003D2C3F"/>
    <w:rsid w:val="003D2D8B"/>
    <w:rsid w:val="003D2F35"/>
    <w:rsid w:val="003D314E"/>
    <w:rsid w:val="003D32C8"/>
    <w:rsid w:val="003D3405"/>
    <w:rsid w:val="003D35F3"/>
    <w:rsid w:val="003D3738"/>
    <w:rsid w:val="003D3784"/>
    <w:rsid w:val="003D3F36"/>
    <w:rsid w:val="003D418A"/>
    <w:rsid w:val="003D4299"/>
    <w:rsid w:val="003D4325"/>
    <w:rsid w:val="003D4330"/>
    <w:rsid w:val="003D441A"/>
    <w:rsid w:val="003D470D"/>
    <w:rsid w:val="003D492D"/>
    <w:rsid w:val="003D492E"/>
    <w:rsid w:val="003D4A50"/>
    <w:rsid w:val="003D4E1C"/>
    <w:rsid w:val="003D4EC0"/>
    <w:rsid w:val="003D4F35"/>
    <w:rsid w:val="003D4FBA"/>
    <w:rsid w:val="003D51C8"/>
    <w:rsid w:val="003D52FB"/>
    <w:rsid w:val="003D551D"/>
    <w:rsid w:val="003D5640"/>
    <w:rsid w:val="003D568F"/>
    <w:rsid w:val="003D56AE"/>
    <w:rsid w:val="003D5813"/>
    <w:rsid w:val="003D5873"/>
    <w:rsid w:val="003D5878"/>
    <w:rsid w:val="003D5999"/>
    <w:rsid w:val="003D5AA5"/>
    <w:rsid w:val="003D5C65"/>
    <w:rsid w:val="003D5C87"/>
    <w:rsid w:val="003D5D8A"/>
    <w:rsid w:val="003D5DB7"/>
    <w:rsid w:val="003D5EDF"/>
    <w:rsid w:val="003D5FB9"/>
    <w:rsid w:val="003D6063"/>
    <w:rsid w:val="003D61E1"/>
    <w:rsid w:val="003D6305"/>
    <w:rsid w:val="003D646A"/>
    <w:rsid w:val="003D6661"/>
    <w:rsid w:val="003D6B41"/>
    <w:rsid w:val="003D6C6B"/>
    <w:rsid w:val="003D6CB6"/>
    <w:rsid w:val="003D6D12"/>
    <w:rsid w:val="003D6D9B"/>
    <w:rsid w:val="003D7061"/>
    <w:rsid w:val="003D71AF"/>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B86"/>
    <w:rsid w:val="003E0C0A"/>
    <w:rsid w:val="003E0EC5"/>
    <w:rsid w:val="003E1119"/>
    <w:rsid w:val="003E1266"/>
    <w:rsid w:val="003E127B"/>
    <w:rsid w:val="003E19B5"/>
    <w:rsid w:val="003E1BB7"/>
    <w:rsid w:val="003E1D22"/>
    <w:rsid w:val="003E1D4D"/>
    <w:rsid w:val="003E1F6E"/>
    <w:rsid w:val="003E1FE5"/>
    <w:rsid w:val="003E21C2"/>
    <w:rsid w:val="003E21CE"/>
    <w:rsid w:val="003E24E9"/>
    <w:rsid w:val="003E256F"/>
    <w:rsid w:val="003E26BA"/>
    <w:rsid w:val="003E2726"/>
    <w:rsid w:val="003E2BF4"/>
    <w:rsid w:val="003E2CA1"/>
    <w:rsid w:val="003E3004"/>
    <w:rsid w:val="003E344E"/>
    <w:rsid w:val="003E3476"/>
    <w:rsid w:val="003E359B"/>
    <w:rsid w:val="003E3913"/>
    <w:rsid w:val="003E3A92"/>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E9B"/>
    <w:rsid w:val="003E6FEA"/>
    <w:rsid w:val="003E70DA"/>
    <w:rsid w:val="003E70F7"/>
    <w:rsid w:val="003E72D6"/>
    <w:rsid w:val="003E7488"/>
    <w:rsid w:val="003E76B2"/>
    <w:rsid w:val="003E76D3"/>
    <w:rsid w:val="003E77ED"/>
    <w:rsid w:val="003E7D5F"/>
    <w:rsid w:val="003E7E69"/>
    <w:rsid w:val="003E7FC9"/>
    <w:rsid w:val="003F015E"/>
    <w:rsid w:val="003F06D5"/>
    <w:rsid w:val="003F07B8"/>
    <w:rsid w:val="003F0827"/>
    <w:rsid w:val="003F08D6"/>
    <w:rsid w:val="003F0ABC"/>
    <w:rsid w:val="003F0BE9"/>
    <w:rsid w:val="003F0CCC"/>
    <w:rsid w:val="003F0D36"/>
    <w:rsid w:val="003F0F87"/>
    <w:rsid w:val="003F13F1"/>
    <w:rsid w:val="003F17D5"/>
    <w:rsid w:val="003F182B"/>
    <w:rsid w:val="003F1E70"/>
    <w:rsid w:val="003F208B"/>
    <w:rsid w:val="003F22FA"/>
    <w:rsid w:val="003F23E1"/>
    <w:rsid w:val="003F27A7"/>
    <w:rsid w:val="003F2DDE"/>
    <w:rsid w:val="003F2EF5"/>
    <w:rsid w:val="003F30D1"/>
    <w:rsid w:val="003F357D"/>
    <w:rsid w:val="003F36CB"/>
    <w:rsid w:val="003F3A5F"/>
    <w:rsid w:val="003F3C08"/>
    <w:rsid w:val="003F3C16"/>
    <w:rsid w:val="003F3F46"/>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05"/>
    <w:rsid w:val="003F5D28"/>
    <w:rsid w:val="003F5E46"/>
    <w:rsid w:val="003F6209"/>
    <w:rsid w:val="003F642E"/>
    <w:rsid w:val="003F659B"/>
    <w:rsid w:val="003F65FD"/>
    <w:rsid w:val="003F6675"/>
    <w:rsid w:val="003F677A"/>
    <w:rsid w:val="003F679C"/>
    <w:rsid w:val="003F693C"/>
    <w:rsid w:val="003F722F"/>
    <w:rsid w:val="003F74AE"/>
    <w:rsid w:val="003F74D4"/>
    <w:rsid w:val="003F76F8"/>
    <w:rsid w:val="003F772D"/>
    <w:rsid w:val="003F7AD1"/>
    <w:rsid w:val="003F7BFB"/>
    <w:rsid w:val="003F7E4A"/>
    <w:rsid w:val="003F7FF4"/>
    <w:rsid w:val="0040007B"/>
    <w:rsid w:val="00400080"/>
    <w:rsid w:val="004001C2"/>
    <w:rsid w:val="004002CD"/>
    <w:rsid w:val="00400510"/>
    <w:rsid w:val="0040058B"/>
    <w:rsid w:val="00400863"/>
    <w:rsid w:val="00400D7E"/>
    <w:rsid w:val="00400D91"/>
    <w:rsid w:val="00400D96"/>
    <w:rsid w:val="00400E23"/>
    <w:rsid w:val="00401034"/>
    <w:rsid w:val="00401068"/>
    <w:rsid w:val="004010FB"/>
    <w:rsid w:val="0040111E"/>
    <w:rsid w:val="004015B1"/>
    <w:rsid w:val="0040177E"/>
    <w:rsid w:val="00401866"/>
    <w:rsid w:val="004019DB"/>
    <w:rsid w:val="00401AEC"/>
    <w:rsid w:val="00401B37"/>
    <w:rsid w:val="00401B75"/>
    <w:rsid w:val="00402313"/>
    <w:rsid w:val="00402396"/>
    <w:rsid w:val="00402478"/>
    <w:rsid w:val="0040248A"/>
    <w:rsid w:val="00402687"/>
    <w:rsid w:val="00402690"/>
    <w:rsid w:val="004028A6"/>
    <w:rsid w:val="004029A5"/>
    <w:rsid w:val="00402B1A"/>
    <w:rsid w:val="00402C1E"/>
    <w:rsid w:val="00402C87"/>
    <w:rsid w:val="004030FF"/>
    <w:rsid w:val="00403371"/>
    <w:rsid w:val="004037BB"/>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5BE8"/>
    <w:rsid w:val="00406140"/>
    <w:rsid w:val="0040646E"/>
    <w:rsid w:val="00406510"/>
    <w:rsid w:val="0040655E"/>
    <w:rsid w:val="004065CE"/>
    <w:rsid w:val="00406904"/>
    <w:rsid w:val="004069DE"/>
    <w:rsid w:val="00406A1A"/>
    <w:rsid w:val="00406D5E"/>
    <w:rsid w:val="00406E05"/>
    <w:rsid w:val="00406E74"/>
    <w:rsid w:val="00406F4F"/>
    <w:rsid w:val="00406F9F"/>
    <w:rsid w:val="00407195"/>
    <w:rsid w:val="004072A4"/>
    <w:rsid w:val="0040758C"/>
    <w:rsid w:val="004077E0"/>
    <w:rsid w:val="004079E7"/>
    <w:rsid w:val="00407A11"/>
    <w:rsid w:val="00407C72"/>
    <w:rsid w:val="00407D87"/>
    <w:rsid w:val="0041006F"/>
    <w:rsid w:val="0041016A"/>
    <w:rsid w:val="0041039A"/>
    <w:rsid w:val="00410426"/>
    <w:rsid w:val="00410723"/>
    <w:rsid w:val="0041094F"/>
    <w:rsid w:val="00410A96"/>
    <w:rsid w:val="00410B71"/>
    <w:rsid w:val="00410BC0"/>
    <w:rsid w:val="00410D1F"/>
    <w:rsid w:val="00410DB4"/>
    <w:rsid w:val="00411080"/>
    <w:rsid w:val="0041109D"/>
    <w:rsid w:val="00411831"/>
    <w:rsid w:val="00411B23"/>
    <w:rsid w:val="00411BB9"/>
    <w:rsid w:val="00411C6C"/>
    <w:rsid w:val="004121E9"/>
    <w:rsid w:val="00412230"/>
    <w:rsid w:val="0041242E"/>
    <w:rsid w:val="004125EE"/>
    <w:rsid w:val="004126C1"/>
    <w:rsid w:val="00412732"/>
    <w:rsid w:val="004127B7"/>
    <w:rsid w:val="00412866"/>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3DE"/>
    <w:rsid w:val="00414453"/>
    <w:rsid w:val="00414632"/>
    <w:rsid w:val="004147B2"/>
    <w:rsid w:val="00414A41"/>
    <w:rsid w:val="00414C5A"/>
    <w:rsid w:val="00414D05"/>
    <w:rsid w:val="00414EF0"/>
    <w:rsid w:val="00414FE6"/>
    <w:rsid w:val="00415175"/>
    <w:rsid w:val="004151EF"/>
    <w:rsid w:val="00415298"/>
    <w:rsid w:val="0041549D"/>
    <w:rsid w:val="0041571B"/>
    <w:rsid w:val="004157B2"/>
    <w:rsid w:val="00415817"/>
    <w:rsid w:val="00415E17"/>
    <w:rsid w:val="00416024"/>
    <w:rsid w:val="004160B2"/>
    <w:rsid w:val="0041675C"/>
    <w:rsid w:val="0041678A"/>
    <w:rsid w:val="00416994"/>
    <w:rsid w:val="00416A20"/>
    <w:rsid w:val="00416B8A"/>
    <w:rsid w:val="00417061"/>
    <w:rsid w:val="004170E5"/>
    <w:rsid w:val="0041722B"/>
    <w:rsid w:val="00417395"/>
    <w:rsid w:val="00417573"/>
    <w:rsid w:val="00417604"/>
    <w:rsid w:val="0041769B"/>
    <w:rsid w:val="0041775A"/>
    <w:rsid w:val="00417967"/>
    <w:rsid w:val="00417B40"/>
    <w:rsid w:val="00417B8B"/>
    <w:rsid w:val="00417D87"/>
    <w:rsid w:val="00417F51"/>
    <w:rsid w:val="0042042F"/>
    <w:rsid w:val="00420484"/>
    <w:rsid w:val="0042055D"/>
    <w:rsid w:val="004206CC"/>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9AA"/>
    <w:rsid w:val="00421C6E"/>
    <w:rsid w:val="00421D16"/>
    <w:rsid w:val="00421E56"/>
    <w:rsid w:val="00421E6C"/>
    <w:rsid w:val="00421EBB"/>
    <w:rsid w:val="00422039"/>
    <w:rsid w:val="00422165"/>
    <w:rsid w:val="0042225C"/>
    <w:rsid w:val="004223D3"/>
    <w:rsid w:val="00422504"/>
    <w:rsid w:val="004226F4"/>
    <w:rsid w:val="004227D9"/>
    <w:rsid w:val="0042295B"/>
    <w:rsid w:val="00422B99"/>
    <w:rsid w:val="00422ED6"/>
    <w:rsid w:val="00422F02"/>
    <w:rsid w:val="00422FB7"/>
    <w:rsid w:val="00423003"/>
    <w:rsid w:val="00423294"/>
    <w:rsid w:val="004232CE"/>
    <w:rsid w:val="0042338E"/>
    <w:rsid w:val="004233BA"/>
    <w:rsid w:val="004237A8"/>
    <w:rsid w:val="004238D2"/>
    <w:rsid w:val="00423970"/>
    <w:rsid w:val="00423A3D"/>
    <w:rsid w:val="00423AFD"/>
    <w:rsid w:val="00423C92"/>
    <w:rsid w:val="00423EB0"/>
    <w:rsid w:val="004245B5"/>
    <w:rsid w:val="004246CB"/>
    <w:rsid w:val="0042470B"/>
    <w:rsid w:val="004249A3"/>
    <w:rsid w:val="00424C26"/>
    <w:rsid w:val="00424E44"/>
    <w:rsid w:val="00424EAF"/>
    <w:rsid w:val="00424F69"/>
    <w:rsid w:val="00425064"/>
    <w:rsid w:val="00425217"/>
    <w:rsid w:val="004252F4"/>
    <w:rsid w:val="004253C2"/>
    <w:rsid w:val="0042542B"/>
    <w:rsid w:val="00425513"/>
    <w:rsid w:val="00425806"/>
    <w:rsid w:val="0042581A"/>
    <w:rsid w:val="0042597F"/>
    <w:rsid w:val="00425A25"/>
    <w:rsid w:val="00425D35"/>
    <w:rsid w:val="00425EB9"/>
    <w:rsid w:val="00425F8C"/>
    <w:rsid w:val="004261E4"/>
    <w:rsid w:val="00426221"/>
    <w:rsid w:val="00426412"/>
    <w:rsid w:val="0042646A"/>
    <w:rsid w:val="00426562"/>
    <w:rsid w:val="004265C7"/>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6F7"/>
    <w:rsid w:val="004307BB"/>
    <w:rsid w:val="004309AD"/>
    <w:rsid w:val="00430A73"/>
    <w:rsid w:val="00430B38"/>
    <w:rsid w:val="00430BF0"/>
    <w:rsid w:val="00430CF5"/>
    <w:rsid w:val="00430DD5"/>
    <w:rsid w:val="004311DA"/>
    <w:rsid w:val="0043149B"/>
    <w:rsid w:val="004316D4"/>
    <w:rsid w:val="00431774"/>
    <w:rsid w:val="00431D49"/>
    <w:rsid w:val="00431E0B"/>
    <w:rsid w:val="0043264E"/>
    <w:rsid w:val="00432937"/>
    <w:rsid w:val="0043299D"/>
    <w:rsid w:val="00432A9B"/>
    <w:rsid w:val="004332BF"/>
    <w:rsid w:val="004333D3"/>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4F89"/>
    <w:rsid w:val="0043547C"/>
    <w:rsid w:val="00435490"/>
    <w:rsid w:val="00435577"/>
    <w:rsid w:val="00435608"/>
    <w:rsid w:val="004357C1"/>
    <w:rsid w:val="004358FA"/>
    <w:rsid w:val="00435974"/>
    <w:rsid w:val="004359E2"/>
    <w:rsid w:val="00435B6C"/>
    <w:rsid w:val="00435B71"/>
    <w:rsid w:val="00435EBD"/>
    <w:rsid w:val="00436066"/>
    <w:rsid w:val="00436319"/>
    <w:rsid w:val="004363B6"/>
    <w:rsid w:val="00436652"/>
    <w:rsid w:val="00436687"/>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BE3"/>
    <w:rsid w:val="00440CB4"/>
    <w:rsid w:val="00440D77"/>
    <w:rsid w:val="00440F22"/>
    <w:rsid w:val="00440F2E"/>
    <w:rsid w:val="00440FE0"/>
    <w:rsid w:val="00441150"/>
    <w:rsid w:val="004412FF"/>
    <w:rsid w:val="00441390"/>
    <w:rsid w:val="004414F5"/>
    <w:rsid w:val="004415DC"/>
    <w:rsid w:val="0044169B"/>
    <w:rsid w:val="004418BB"/>
    <w:rsid w:val="004419CA"/>
    <w:rsid w:val="00441E91"/>
    <w:rsid w:val="00441F05"/>
    <w:rsid w:val="00441F11"/>
    <w:rsid w:val="00441F9C"/>
    <w:rsid w:val="00441FC9"/>
    <w:rsid w:val="00442002"/>
    <w:rsid w:val="0044201B"/>
    <w:rsid w:val="00442143"/>
    <w:rsid w:val="0044227D"/>
    <w:rsid w:val="00442335"/>
    <w:rsid w:val="0044238B"/>
    <w:rsid w:val="004423D8"/>
    <w:rsid w:val="00442551"/>
    <w:rsid w:val="00442611"/>
    <w:rsid w:val="004429FA"/>
    <w:rsid w:val="00442CF0"/>
    <w:rsid w:val="004431AA"/>
    <w:rsid w:val="0044321F"/>
    <w:rsid w:val="0044335C"/>
    <w:rsid w:val="0044342F"/>
    <w:rsid w:val="004434A5"/>
    <w:rsid w:val="00443540"/>
    <w:rsid w:val="00443661"/>
    <w:rsid w:val="00443689"/>
    <w:rsid w:val="00443943"/>
    <w:rsid w:val="00443E13"/>
    <w:rsid w:val="00443EDF"/>
    <w:rsid w:val="0044434A"/>
    <w:rsid w:val="0044458F"/>
    <w:rsid w:val="00444613"/>
    <w:rsid w:val="0044463E"/>
    <w:rsid w:val="00444A44"/>
    <w:rsid w:val="00444A65"/>
    <w:rsid w:val="00444A9D"/>
    <w:rsid w:val="00444AB6"/>
    <w:rsid w:val="00444B79"/>
    <w:rsid w:val="004455DE"/>
    <w:rsid w:val="0044564E"/>
    <w:rsid w:val="004459D2"/>
    <w:rsid w:val="00445C29"/>
    <w:rsid w:val="00445DD5"/>
    <w:rsid w:val="00445FDF"/>
    <w:rsid w:val="004460D6"/>
    <w:rsid w:val="004460FD"/>
    <w:rsid w:val="0044629E"/>
    <w:rsid w:val="00446334"/>
    <w:rsid w:val="004464F7"/>
    <w:rsid w:val="004468B5"/>
    <w:rsid w:val="00446F3D"/>
    <w:rsid w:val="00447343"/>
    <w:rsid w:val="004474AF"/>
    <w:rsid w:val="00447C22"/>
    <w:rsid w:val="00447C88"/>
    <w:rsid w:val="00447E87"/>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23"/>
    <w:rsid w:val="00451DA6"/>
    <w:rsid w:val="00452198"/>
    <w:rsid w:val="004521B7"/>
    <w:rsid w:val="004522E4"/>
    <w:rsid w:val="00452481"/>
    <w:rsid w:val="00452887"/>
    <w:rsid w:val="00452E1D"/>
    <w:rsid w:val="00452EB6"/>
    <w:rsid w:val="00452EC6"/>
    <w:rsid w:val="004530A8"/>
    <w:rsid w:val="0045333D"/>
    <w:rsid w:val="00453341"/>
    <w:rsid w:val="00453A43"/>
    <w:rsid w:val="00453B48"/>
    <w:rsid w:val="00453D1F"/>
    <w:rsid w:val="00453DBB"/>
    <w:rsid w:val="00454300"/>
    <w:rsid w:val="0045434E"/>
    <w:rsid w:val="0045485A"/>
    <w:rsid w:val="004548C0"/>
    <w:rsid w:val="004549AD"/>
    <w:rsid w:val="00454CDA"/>
    <w:rsid w:val="00454DDF"/>
    <w:rsid w:val="00454E0B"/>
    <w:rsid w:val="00454F2A"/>
    <w:rsid w:val="00454F53"/>
    <w:rsid w:val="00454F82"/>
    <w:rsid w:val="004553A5"/>
    <w:rsid w:val="004553BE"/>
    <w:rsid w:val="0045571D"/>
    <w:rsid w:val="004559BC"/>
    <w:rsid w:val="00455AD3"/>
    <w:rsid w:val="00455BA2"/>
    <w:rsid w:val="00455DB1"/>
    <w:rsid w:val="00455E63"/>
    <w:rsid w:val="004561BC"/>
    <w:rsid w:val="0045634C"/>
    <w:rsid w:val="004564A9"/>
    <w:rsid w:val="0045657B"/>
    <w:rsid w:val="00456588"/>
    <w:rsid w:val="00456716"/>
    <w:rsid w:val="00456AA7"/>
    <w:rsid w:val="00456B75"/>
    <w:rsid w:val="00456B8C"/>
    <w:rsid w:val="00456D6C"/>
    <w:rsid w:val="00456DDF"/>
    <w:rsid w:val="00456F07"/>
    <w:rsid w:val="0045707B"/>
    <w:rsid w:val="004573FE"/>
    <w:rsid w:val="00457438"/>
    <w:rsid w:val="004577C7"/>
    <w:rsid w:val="00457D7E"/>
    <w:rsid w:val="00457DA1"/>
    <w:rsid w:val="00457F90"/>
    <w:rsid w:val="0046029D"/>
    <w:rsid w:val="0046048B"/>
    <w:rsid w:val="004604DF"/>
    <w:rsid w:val="0046062E"/>
    <w:rsid w:val="004607FC"/>
    <w:rsid w:val="004609CC"/>
    <w:rsid w:val="00460A77"/>
    <w:rsid w:val="00460D3D"/>
    <w:rsid w:val="00460F7D"/>
    <w:rsid w:val="00460F84"/>
    <w:rsid w:val="00460FF6"/>
    <w:rsid w:val="00461474"/>
    <w:rsid w:val="00461507"/>
    <w:rsid w:val="0046172E"/>
    <w:rsid w:val="00461898"/>
    <w:rsid w:val="00461979"/>
    <w:rsid w:val="00461E50"/>
    <w:rsid w:val="00461E94"/>
    <w:rsid w:val="004620EE"/>
    <w:rsid w:val="004625E1"/>
    <w:rsid w:val="00462A9C"/>
    <w:rsid w:val="00462C21"/>
    <w:rsid w:val="00462EEE"/>
    <w:rsid w:val="00462FE9"/>
    <w:rsid w:val="0046317A"/>
    <w:rsid w:val="004631C7"/>
    <w:rsid w:val="004633DE"/>
    <w:rsid w:val="004633EB"/>
    <w:rsid w:val="0046349B"/>
    <w:rsid w:val="00463513"/>
    <w:rsid w:val="00463AEA"/>
    <w:rsid w:val="00463B0E"/>
    <w:rsid w:val="00463C6F"/>
    <w:rsid w:val="00463D5F"/>
    <w:rsid w:val="004641C8"/>
    <w:rsid w:val="00464209"/>
    <w:rsid w:val="00464279"/>
    <w:rsid w:val="00464497"/>
    <w:rsid w:val="004648B5"/>
    <w:rsid w:val="00464A81"/>
    <w:rsid w:val="00464D61"/>
    <w:rsid w:val="00464E59"/>
    <w:rsid w:val="00464F14"/>
    <w:rsid w:val="00464F2B"/>
    <w:rsid w:val="00464F8B"/>
    <w:rsid w:val="00465402"/>
    <w:rsid w:val="004655FE"/>
    <w:rsid w:val="00465B18"/>
    <w:rsid w:val="0046606A"/>
    <w:rsid w:val="0046647E"/>
    <w:rsid w:val="00466523"/>
    <w:rsid w:val="0046670A"/>
    <w:rsid w:val="004668AA"/>
    <w:rsid w:val="00466EA1"/>
    <w:rsid w:val="0046711F"/>
    <w:rsid w:val="0046755D"/>
    <w:rsid w:val="0046757D"/>
    <w:rsid w:val="00467633"/>
    <w:rsid w:val="00467699"/>
    <w:rsid w:val="00467739"/>
    <w:rsid w:val="00467B04"/>
    <w:rsid w:val="00467C84"/>
    <w:rsid w:val="00467D7A"/>
    <w:rsid w:val="00470046"/>
    <w:rsid w:val="00470206"/>
    <w:rsid w:val="00470422"/>
    <w:rsid w:val="0047056E"/>
    <w:rsid w:val="004706AE"/>
    <w:rsid w:val="004706E3"/>
    <w:rsid w:val="004707FD"/>
    <w:rsid w:val="004708ED"/>
    <w:rsid w:val="00470B59"/>
    <w:rsid w:val="00470D89"/>
    <w:rsid w:val="00471109"/>
    <w:rsid w:val="004713FC"/>
    <w:rsid w:val="0047140E"/>
    <w:rsid w:val="00471A18"/>
    <w:rsid w:val="00471C66"/>
    <w:rsid w:val="00471C74"/>
    <w:rsid w:val="00471CC6"/>
    <w:rsid w:val="00471EC7"/>
    <w:rsid w:val="00471F44"/>
    <w:rsid w:val="0047221C"/>
    <w:rsid w:val="00472247"/>
    <w:rsid w:val="00472662"/>
    <w:rsid w:val="004726CB"/>
    <w:rsid w:val="00472821"/>
    <w:rsid w:val="00472908"/>
    <w:rsid w:val="00472952"/>
    <w:rsid w:val="00472CD9"/>
    <w:rsid w:val="00472D56"/>
    <w:rsid w:val="004732AC"/>
    <w:rsid w:val="00473348"/>
    <w:rsid w:val="0047394E"/>
    <w:rsid w:val="00473983"/>
    <w:rsid w:val="00473A3F"/>
    <w:rsid w:val="00473BC3"/>
    <w:rsid w:val="00473BE6"/>
    <w:rsid w:val="00473C23"/>
    <w:rsid w:val="00473FDA"/>
    <w:rsid w:val="00474099"/>
    <w:rsid w:val="0047413E"/>
    <w:rsid w:val="004742A8"/>
    <w:rsid w:val="0047451D"/>
    <w:rsid w:val="00474537"/>
    <w:rsid w:val="00474887"/>
    <w:rsid w:val="004748E4"/>
    <w:rsid w:val="00474DC6"/>
    <w:rsid w:val="00474DF8"/>
    <w:rsid w:val="0047512C"/>
    <w:rsid w:val="00475609"/>
    <w:rsid w:val="0047565B"/>
    <w:rsid w:val="004756A7"/>
    <w:rsid w:val="004756E8"/>
    <w:rsid w:val="00475959"/>
    <w:rsid w:val="00475977"/>
    <w:rsid w:val="00475A5F"/>
    <w:rsid w:val="00475D6F"/>
    <w:rsid w:val="00475DA1"/>
    <w:rsid w:val="004760EC"/>
    <w:rsid w:val="00476234"/>
    <w:rsid w:val="004763F2"/>
    <w:rsid w:val="004766FC"/>
    <w:rsid w:val="004769E4"/>
    <w:rsid w:val="00476E83"/>
    <w:rsid w:val="0047723A"/>
    <w:rsid w:val="00477551"/>
    <w:rsid w:val="00477645"/>
    <w:rsid w:val="0047764B"/>
    <w:rsid w:val="0047770C"/>
    <w:rsid w:val="004777C9"/>
    <w:rsid w:val="004777EC"/>
    <w:rsid w:val="004778A4"/>
    <w:rsid w:val="004779B0"/>
    <w:rsid w:val="00477A3F"/>
    <w:rsid w:val="00477BE4"/>
    <w:rsid w:val="00477C86"/>
    <w:rsid w:val="00477D1B"/>
    <w:rsid w:val="00477E21"/>
    <w:rsid w:val="004806D2"/>
    <w:rsid w:val="004806E1"/>
    <w:rsid w:val="0048095A"/>
    <w:rsid w:val="00480C42"/>
    <w:rsid w:val="00480DF7"/>
    <w:rsid w:val="00481024"/>
    <w:rsid w:val="0048107A"/>
    <w:rsid w:val="00481092"/>
    <w:rsid w:val="00481187"/>
    <w:rsid w:val="0048131C"/>
    <w:rsid w:val="004814AD"/>
    <w:rsid w:val="00481513"/>
    <w:rsid w:val="00481A0F"/>
    <w:rsid w:val="00482237"/>
    <w:rsid w:val="004822B3"/>
    <w:rsid w:val="004823EA"/>
    <w:rsid w:val="0048240B"/>
    <w:rsid w:val="0048299E"/>
    <w:rsid w:val="00482A77"/>
    <w:rsid w:val="00482AB0"/>
    <w:rsid w:val="00482E43"/>
    <w:rsid w:val="00482EB9"/>
    <w:rsid w:val="00483049"/>
    <w:rsid w:val="004830CC"/>
    <w:rsid w:val="00483405"/>
    <w:rsid w:val="00483486"/>
    <w:rsid w:val="004835BD"/>
    <w:rsid w:val="0048363D"/>
    <w:rsid w:val="004836E4"/>
    <w:rsid w:val="00483907"/>
    <w:rsid w:val="004839F5"/>
    <w:rsid w:val="00483A60"/>
    <w:rsid w:val="00483C78"/>
    <w:rsid w:val="00483FB0"/>
    <w:rsid w:val="0048412C"/>
    <w:rsid w:val="004841B8"/>
    <w:rsid w:val="004842B0"/>
    <w:rsid w:val="00484B0A"/>
    <w:rsid w:val="00484BB8"/>
    <w:rsid w:val="00484C04"/>
    <w:rsid w:val="00484C57"/>
    <w:rsid w:val="00484C7B"/>
    <w:rsid w:val="00484E39"/>
    <w:rsid w:val="00484ED1"/>
    <w:rsid w:val="00485168"/>
    <w:rsid w:val="00485332"/>
    <w:rsid w:val="004858BE"/>
    <w:rsid w:val="004859FB"/>
    <w:rsid w:val="00485B21"/>
    <w:rsid w:val="004865A5"/>
    <w:rsid w:val="004865F1"/>
    <w:rsid w:val="00486889"/>
    <w:rsid w:val="0048694A"/>
    <w:rsid w:val="00486BF4"/>
    <w:rsid w:val="00486FB6"/>
    <w:rsid w:val="0048735A"/>
    <w:rsid w:val="00487493"/>
    <w:rsid w:val="004878D5"/>
    <w:rsid w:val="004879A7"/>
    <w:rsid w:val="00487D92"/>
    <w:rsid w:val="004903CA"/>
    <w:rsid w:val="00490414"/>
    <w:rsid w:val="00490799"/>
    <w:rsid w:val="00490A91"/>
    <w:rsid w:val="00490AB4"/>
    <w:rsid w:val="00490BD6"/>
    <w:rsid w:val="00491199"/>
    <w:rsid w:val="004914CE"/>
    <w:rsid w:val="00491DC8"/>
    <w:rsid w:val="00491F03"/>
    <w:rsid w:val="00491F12"/>
    <w:rsid w:val="00492101"/>
    <w:rsid w:val="0049249C"/>
    <w:rsid w:val="00492533"/>
    <w:rsid w:val="004926B6"/>
    <w:rsid w:val="00492823"/>
    <w:rsid w:val="00492B2C"/>
    <w:rsid w:val="00492C20"/>
    <w:rsid w:val="00492D69"/>
    <w:rsid w:val="00492F42"/>
    <w:rsid w:val="004931C6"/>
    <w:rsid w:val="00493276"/>
    <w:rsid w:val="00493286"/>
    <w:rsid w:val="004933DE"/>
    <w:rsid w:val="004934AE"/>
    <w:rsid w:val="00493724"/>
    <w:rsid w:val="00493989"/>
    <w:rsid w:val="00493B3C"/>
    <w:rsid w:val="00493C1E"/>
    <w:rsid w:val="00493DE4"/>
    <w:rsid w:val="004941D4"/>
    <w:rsid w:val="00494443"/>
    <w:rsid w:val="00494446"/>
    <w:rsid w:val="00494B15"/>
    <w:rsid w:val="00494B4E"/>
    <w:rsid w:val="00494CB5"/>
    <w:rsid w:val="00494DF5"/>
    <w:rsid w:val="00494E32"/>
    <w:rsid w:val="00494E48"/>
    <w:rsid w:val="00494F81"/>
    <w:rsid w:val="00495070"/>
    <w:rsid w:val="004951D4"/>
    <w:rsid w:val="00495754"/>
    <w:rsid w:val="004957C0"/>
    <w:rsid w:val="0049587E"/>
    <w:rsid w:val="0049593D"/>
    <w:rsid w:val="00495C1A"/>
    <w:rsid w:val="00495C5B"/>
    <w:rsid w:val="00496198"/>
    <w:rsid w:val="004962FC"/>
    <w:rsid w:val="0049632D"/>
    <w:rsid w:val="004967A1"/>
    <w:rsid w:val="00496908"/>
    <w:rsid w:val="00496924"/>
    <w:rsid w:val="00496A68"/>
    <w:rsid w:val="00496B53"/>
    <w:rsid w:val="00496C65"/>
    <w:rsid w:val="00496D5C"/>
    <w:rsid w:val="00496E09"/>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BB2"/>
    <w:rsid w:val="004A1BFA"/>
    <w:rsid w:val="004A1E9D"/>
    <w:rsid w:val="004A1EA5"/>
    <w:rsid w:val="004A1FC7"/>
    <w:rsid w:val="004A1FF2"/>
    <w:rsid w:val="004A205F"/>
    <w:rsid w:val="004A2364"/>
    <w:rsid w:val="004A23A6"/>
    <w:rsid w:val="004A23DB"/>
    <w:rsid w:val="004A2454"/>
    <w:rsid w:val="004A255D"/>
    <w:rsid w:val="004A267A"/>
    <w:rsid w:val="004A27CC"/>
    <w:rsid w:val="004A288B"/>
    <w:rsid w:val="004A2AE2"/>
    <w:rsid w:val="004A2CB5"/>
    <w:rsid w:val="004A2D32"/>
    <w:rsid w:val="004A2D67"/>
    <w:rsid w:val="004A2EA6"/>
    <w:rsid w:val="004A332C"/>
    <w:rsid w:val="004A34E9"/>
    <w:rsid w:val="004A37AB"/>
    <w:rsid w:val="004A3987"/>
    <w:rsid w:val="004A3B46"/>
    <w:rsid w:val="004A3BFE"/>
    <w:rsid w:val="004A3D51"/>
    <w:rsid w:val="004A3D81"/>
    <w:rsid w:val="004A4061"/>
    <w:rsid w:val="004A406C"/>
    <w:rsid w:val="004A41B3"/>
    <w:rsid w:val="004A45E5"/>
    <w:rsid w:val="004A465C"/>
    <w:rsid w:val="004A4675"/>
    <w:rsid w:val="004A467E"/>
    <w:rsid w:val="004A467F"/>
    <w:rsid w:val="004A46B3"/>
    <w:rsid w:val="004A4841"/>
    <w:rsid w:val="004A49C8"/>
    <w:rsid w:val="004A4DDF"/>
    <w:rsid w:val="004A4E19"/>
    <w:rsid w:val="004A4E63"/>
    <w:rsid w:val="004A5143"/>
    <w:rsid w:val="004A5152"/>
    <w:rsid w:val="004A5279"/>
    <w:rsid w:val="004A56E1"/>
    <w:rsid w:val="004A56F2"/>
    <w:rsid w:val="004A5B59"/>
    <w:rsid w:val="004A5BAA"/>
    <w:rsid w:val="004A5E3D"/>
    <w:rsid w:val="004A5F0A"/>
    <w:rsid w:val="004A6020"/>
    <w:rsid w:val="004A616E"/>
    <w:rsid w:val="004A621D"/>
    <w:rsid w:val="004A6357"/>
    <w:rsid w:val="004A638B"/>
    <w:rsid w:val="004A668C"/>
    <w:rsid w:val="004A66E0"/>
    <w:rsid w:val="004A69D3"/>
    <w:rsid w:val="004A6A13"/>
    <w:rsid w:val="004A6AFA"/>
    <w:rsid w:val="004A6D44"/>
    <w:rsid w:val="004A6DA5"/>
    <w:rsid w:val="004A6DB1"/>
    <w:rsid w:val="004A6E6E"/>
    <w:rsid w:val="004A700F"/>
    <w:rsid w:val="004A717F"/>
    <w:rsid w:val="004A73D1"/>
    <w:rsid w:val="004A74BF"/>
    <w:rsid w:val="004A7557"/>
    <w:rsid w:val="004A7812"/>
    <w:rsid w:val="004A795B"/>
    <w:rsid w:val="004A7D32"/>
    <w:rsid w:val="004A7F47"/>
    <w:rsid w:val="004B05DC"/>
    <w:rsid w:val="004B0737"/>
    <w:rsid w:val="004B0777"/>
    <w:rsid w:val="004B096A"/>
    <w:rsid w:val="004B0F54"/>
    <w:rsid w:val="004B178C"/>
    <w:rsid w:val="004B1839"/>
    <w:rsid w:val="004B1956"/>
    <w:rsid w:val="004B1985"/>
    <w:rsid w:val="004B1A04"/>
    <w:rsid w:val="004B1A52"/>
    <w:rsid w:val="004B1C6B"/>
    <w:rsid w:val="004B1D12"/>
    <w:rsid w:val="004B1F56"/>
    <w:rsid w:val="004B209B"/>
    <w:rsid w:val="004B2297"/>
    <w:rsid w:val="004B26A4"/>
    <w:rsid w:val="004B2A5F"/>
    <w:rsid w:val="004B2AE8"/>
    <w:rsid w:val="004B2FA1"/>
    <w:rsid w:val="004B31C0"/>
    <w:rsid w:val="004B3410"/>
    <w:rsid w:val="004B34F5"/>
    <w:rsid w:val="004B35E5"/>
    <w:rsid w:val="004B3610"/>
    <w:rsid w:val="004B368F"/>
    <w:rsid w:val="004B39A8"/>
    <w:rsid w:val="004B39BD"/>
    <w:rsid w:val="004B39EB"/>
    <w:rsid w:val="004B3BD8"/>
    <w:rsid w:val="004B3D57"/>
    <w:rsid w:val="004B409C"/>
    <w:rsid w:val="004B4140"/>
    <w:rsid w:val="004B4673"/>
    <w:rsid w:val="004B4B20"/>
    <w:rsid w:val="004B4BC4"/>
    <w:rsid w:val="004B4C78"/>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6BF"/>
    <w:rsid w:val="004B679F"/>
    <w:rsid w:val="004B69A7"/>
    <w:rsid w:val="004B6B51"/>
    <w:rsid w:val="004B6B95"/>
    <w:rsid w:val="004B6BA1"/>
    <w:rsid w:val="004B6D76"/>
    <w:rsid w:val="004B6D8D"/>
    <w:rsid w:val="004B6F78"/>
    <w:rsid w:val="004B7049"/>
    <w:rsid w:val="004B708E"/>
    <w:rsid w:val="004B7401"/>
    <w:rsid w:val="004B7510"/>
    <w:rsid w:val="004B7568"/>
    <w:rsid w:val="004B7A46"/>
    <w:rsid w:val="004B7C3C"/>
    <w:rsid w:val="004B7CF3"/>
    <w:rsid w:val="004B7EAC"/>
    <w:rsid w:val="004C03B1"/>
    <w:rsid w:val="004C05EC"/>
    <w:rsid w:val="004C0697"/>
    <w:rsid w:val="004C0AC9"/>
    <w:rsid w:val="004C0AE9"/>
    <w:rsid w:val="004C0B7D"/>
    <w:rsid w:val="004C0DC0"/>
    <w:rsid w:val="004C128F"/>
    <w:rsid w:val="004C131D"/>
    <w:rsid w:val="004C13EC"/>
    <w:rsid w:val="004C144E"/>
    <w:rsid w:val="004C1A36"/>
    <w:rsid w:val="004C1BB3"/>
    <w:rsid w:val="004C1BEB"/>
    <w:rsid w:val="004C1CB9"/>
    <w:rsid w:val="004C1E8D"/>
    <w:rsid w:val="004C1F58"/>
    <w:rsid w:val="004C2008"/>
    <w:rsid w:val="004C2168"/>
    <w:rsid w:val="004C2526"/>
    <w:rsid w:val="004C2735"/>
    <w:rsid w:val="004C27C8"/>
    <w:rsid w:val="004C2FF6"/>
    <w:rsid w:val="004C308D"/>
    <w:rsid w:val="004C33DE"/>
    <w:rsid w:val="004C35D7"/>
    <w:rsid w:val="004C3634"/>
    <w:rsid w:val="004C3979"/>
    <w:rsid w:val="004C3AE6"/>
    <w:rsid w:val="004C3CE8"/>
    <w:rsid w:val="004C3DB9"/>
    <w:rsid w:val="004C3E4C"/>
    <w:rsid w:val="004C3ED8"/>
    <w:rsid w:val="004C4232"/>
    <w:rsid w:val="004C4908"/>
    <w:rsid w:val="004C4B03"/>
    <w:rsid w:val="004C4B63"/>
    <w:rsid w:val="004C4ED7"/>
    <w:rsid w:val="004C4F34"/>
    <w:rsid w:val="004C50CB"/>
    <w:rsid w:val="004C521E"/>
    <w:rsid w:val="004C54B1"/>
    <w:rsid w:val="004C56B7"/>
    <w:rsid w:val="004C5911"/>
    <w:rsid w:val="004C595D"/>
    <w:rsid w:val="004C5D6E"/>
    <w:rsid w:val="004C5D80"/>
    <w:rsid w:val="004C5DE8"/>
    <w:rsid w:val="004C5E48"/>
    <w:rsid w:val="004C5E86"/>
    <w:rsid w:val="004C5E87"/>
    <w:rsid w:val="004C5FAE"/>
    <w:rsid w:val="004C6290"/>
    <w:rsid w:val="004C62A6"/>
    <w:rsid w:val="004C62AD"/>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B88"/>
    <w:rsid w:val="004C7CCA"/>
    <w:rsid w:val="004C7E3C"/>
    <w:rsid w:val="004D000B"/>
    <w:rsid w:val="004D00EE"/>
    <w:rsid w:val="004D012B"/>
    <w:rsid w:val="004D03B5"/>
    <w:rsid w:val="004D09DC"/>
    <w:rsid w:val="004D0B3E"/>
    <w:rsid w:val="004D0C76"/>
    <w:rsid w:val="004D0E28"/>
    <w:rsid w:val="004D0E55"/>
    <w:rsid w:val="004D0F55"/>
    <w:rsid w:val="004D0FAD"/>
    <w:rsid w:val="004D1210"/>
    <w:rsid w:val="004D1285"/>
    <w:rsid w:val="004D1331"/>
    <w:rsid w:val="004D14D0"/>
    <w:rsid w:val="004D17A7"/>
    <w:rsid w:val="004D194C"/>
    <w:rsid w:val="004D1D80"/>
    <w:rsid w:val="004D21AB"/>
    <w:rsid w:val="004D240D"/>
    <w:rsid w:val="004D2464"/>
    <w:rsid w:val="004D2710"/>
    <w:rsid w:val="004D2A2E"/>
    <w:rsid w:val="004D2B94"/>
    <w:rsid w:val="004D2C48"/>
    <w:rsid w:val="004D2C89"/>
    <w:rsid w:val="004D2E4C"/>
    <w:rsid w:val="004D3016"/>
    <w:rsid w:val="004D317A"/>
    <w:rsid w:val="004D32EA"/>
    <w:rsid w:val="004D3308"/>
    <w:rsid w:val="004D335B"/>
    <w:rsid w:val="004D3477"/>
    <w:rsid w:val="004D3666"/>
    <w:rsid w:val="004D3717"/>
    <w:rsid w:val="004D3778"/>
    <w:rsid w:val="004D3DF2"/>
    <w:rsid w:val="004D410B"/>
    <w:rsid w:val="004D42CC"/>
    <w:rsid w:val="004D438D"/>
    <w:rsid w:val="004D43A3"/>
    <w:rsid w:val="004D43FF"/>
    <w:rsid w:val="004D450D"/>
    <w:rsid w:val="004D4759"/>
    <w:rsid w:val="004D4EB3"/>
    <w:rsid w:val="004D4EEC"/>
    <w:rsid w:val="004D50F0"/>
    <w:rsid w:val="004D5301"/>
    <w:rsid w:val="004D537D"/>
    <w:rsid w:val="004D53BE"/>
    <w:rsid w:val="004D54DF"/>
    <w:rsid w:val="004D5769"/>
    <w:rsid w:val="004D57C2"/>
    <w:rsid w:val="004D59C3"/>
    <w:rsid w:val="004D5A39"/>
    <w:rsid w:val="004D6249"/>
    <w:rsid w:val="004D62A5"/>
    <w:rsid w:val="004D62EE"/>
    <w:rsid w:val="004D6309"/>
    <w:rsid w:val="004D6322"/>
    <w:rsid w:val="004D63B8"/>
    <w:rsid w:val="004D645F"/>
    <w:rsid w:val="004D694B"/>
    <w:rsid w:val="004D6AFF"/>
    <w:rsid w:val="004D6B54"/>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563"/>
    <w:rsid w:val="004E15C5"/>
    <w:rsid w:val="004E17E9"/>
    <w:rsid w:val="004E1949"/>
    <w:rsid w:val="004E1BF2"/>
    <w:rsid w:val="004E1DCC"/>
    <w:rsid w:val="004E1E3C"/>
    <w:rsid w:val="004E2144"/>
    <w:rsid w:val="004E21F7"/>
    <w:rsid w:val="004E226E"/>
    <w:rsid w:val="004E23D8"/>
    <w:rsid w:val="004E2699"/>
    <w:rsid w:val="004E26C1"/>
    <w:rsid w:val="004E27FD"/>
    <w:rsid w:val="004E2D01"/>
    <w:rsid w:val="004E2D64"/>
    <w:rsid w:val="004E2D77"/>
    <w:rsid w:val="004E2F1A"/>
    <w:rsid w:val="004E2F54"/>
    <w:rsid w:val="004E32AD"/>
    <w:rsid w:val="004E33B6"/>
    <w:rsid w:val="004E3442"/>
    <w:rsid w:val="004E35C6"/>
    <w:rsid w:val="004E3623"/>
    <w:rsid w:val="004E3679"/>
    <w:rsid w:val="004E373D"/>
    <w:rsid w:val="004E38C6"/>
    <w:rsid w:val="004E3A06"/>
    <w:rsid w:val="004E3B26"/>
    <w:rsid w:val="004E400B"/>
    <w:rsid w:val="004E4427"/>
    <w:rsid w:val="004E485B"/>
    <w:rsid w:val="004E4871"/>
    <w:rsid w:val="004E4D07"/>
    <w:rsid w:val="004E50A9"/>
    <w:rsid w:val="004E50B0"/>
    <w:rsid w:val="004E52FA"/>
    <w:rsid w:val="004E59A6"/>
    <w:rsid w:val="004E5CE0"/>
    <w:rsid w:val="004E5CF3"/>
    <w:rsid w:val="004E5DF1"/>
    <w:rsid w:val="004E65B6"/>
    <w:rsid w:val="004E68ED"/>
    <w:rsid w:val="004E6A84"/>
    <w:rsid w:val="004E71D3"/>
    <w:rsid w:val="004E72C2"/>
    <w:rsid w:val="004E744F"/>
    <w:rsid w:val="004E76E0"/>
    <w:rsid w:val="004E7734"/>
    <w:rsid w:val="004E779E"/>
    <w:rsid w:val="004E77E0"/>
    <w:rsid w:val="004E7811"/>
    <w:rsid w:val="004E783C"/>
    <w:rsid w:val="004E796B"/>
    <w:rsid w:val="004E7D43"/>
    <w:rsid w:val="004E7E73"/>
    <w:rsid w:val="004E7E88"/>
    <w:rsid w:val="004E7F11"/>
    <w:rsid w:val="004E7F4B"/>
    <w:rsid w:val="004E7F50"/>
    <w:rsid w:val="004F00D9"/>
    <w:rsid w:val="004F06CB"/>
    <w:rsid w:val="004F0925"/>
    <w:rsid w:val="004F0B97"/>
    <w:rsid w:val="004F0C9A"/>
    <w:rsid w:val="004F0D45"/>
    <w:rsid w:val="004F0E36"/>
    <w:rsid w:val="004F0ECB"/>
    <w:rsid w:val="004F1723"/>
    <w:rsid w:val="004F189A"/>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7EE"/>
    <w:rsid w:val="004F3AFF"/>
    <w:rsid w:val="004F3C68"/>
    <w:rsid w:val="004F3D87"/>
    <w:rsid w:val="004F3D9C"/>
    <w:rsid w:val="004F4050"/>
    <w:rsid w:val="004F40BB"/>
    <w:rsid w:val="004F452C"/>
    <w:rsid w:val="004F496C"/>
    <w:rsid w:val="004F49BE"/>
    <w:rsid w:val="004F49D7"/>
    <w:rsid w:val="004F4AEC"/>
    <w:rsid w:val="004F4B50"/>
    <w:rsid w:val="004F4C7B"/>
    <w:rsid w:val="004F4CBB"/>
    <w:rsid w:val="004F4D42"/>
    <w:rsid w:val="004F4ED8"/>
    <w:rsid w:val="004F4EF8"/>
    <w:rsid w:val="004F5213"/>
    <w:rsid w:val="004F5307"/>
    <w:rsid w:val="004F54AB"/>
    <w:rsid w:val="004F5574"/>
    <w:rsid w:val="004F594B"/>
    <w:rsid w:val="004F5A85"/>
    <w:rsid w:val="004F5C1E"/>
    <w:rsid w:val="004F5CC5"/>
    <w:rsid w:val="004F5E62"/>
    <w:rsid w:val="004F5ECE"/>
    <w:rsid w:val="004F6238"/>
    <w:rsid w:val="004F62B4"/>
    <w:rsid w:val="004F6E20"/>
    <w:rsid w:val="004F703B"/>
    <w:rsid w:val="004F70FA"/>
    <w:rsid w:val="004F71BE"/>
    <w:rsid w:val="004F7280"/>
    <w:rsid w:val="004F73E1"/>
    <w:rsid w:val="004F7699"/>
    <w:rsid w:val="004F78EB"/>
    <w:rsid w:val="004F79EC"/>
    <w:rsid w:val="004F79F9"/>
    <w:rsid w:val="004F7C2D"/>
    <w:rsid w:val="004F7F7E"/>
    <w:rsid w:val="00500120"/>
    <w:rsid w:val="00500251"/>
    <w:rsid w:val="005004B4"/>
    <w:rsid w:val="00500679"/>
    <w:rsid w:val="0050081B"/>
    <w:rsid w:val="00500ADE"/>
    <w:rsid w:val="00500D25"/>
    <w:rsid w:val="00500D53"/>
    <w:rsid w:val="00500E68"/>
    <w:rsid w:val="00500EFB"/>
    <w:rsid w:val="00501116"/>
    <w:rsid w:val="00501338"/>
    <w:rsid w:val="0050140F"/>
    <w:rsid w:val="00501533"/>
    <w:rsid w:val="0050173B"/>
    <w:rsid w:val="00501916"/>
    <w:rsid w:val="005019BF"/>
    <w:rsid w:val="00501B09"/>
    <w:rsid w:val="00501C4C"/>
    <w:rsid w:val="00501E41"/>
    <w:rsid w:val="00501F06"/>
    <w:rsid w:val="00501F86"/>
    <w:rsid w:val="00502145"/>
    <w:rsid w:val="00502256"/>
    <w:rsid w:val="005022A3"/>
    <w:rsid w:val="00502339"/>
    <w:rsid w:val="0050282D"/>
    <w:rsid w:val="00502A9E"/>
    <w:rsid w:val="00502E67"/>
    <w:rsid w:val="00502F98"/>
    <w:rsid w:val="00502FB6"/>
    <w:rsid w:val="0050310D"/>
    <w:rsid w:val="00503274"/>
    <w:rsid w:val="0050348F"/>
    <w:rsid w:val="00503613"/>
    <w:rsid w:val="00503784"/>
    <w:rsid w:val="00503929"/>
    <w:rsid w:val="00503B6F"/>
    <w:rsid w:val="00503BA1"/>
    <w:rsid w:val="00503BBD"/>
    <w:rsid w:val="00503C78"/>
    <w:rsid w:val="00503E88"/>
    <w:rsid w:val="00503F8F"/>
    <w:rsid w:val="0050410A"/>
    <w:rsid w:val="005042B9"/>
    <w:rsid w:val="00504470"/>
    <w:rsid w:val="005045D9"/>
    <w:rsid w:val="00504667"/>
    <w:rsid w:val="0050497F"/>
    <w:rsid w:val="00504C2A"/>
    <w:rsid w:val="00504EE2"/>
    <w:rsid w:val="00505038"/>
    <w:rsid w:val="00505276"/>
    <w:rsid w:val="00505315"/>
    <w:rsid w:val="005053E3"/>
    <w:rsid w:val="00505551"/>
    <w:rsid w:val="00505579"/>
    <w:rsid w:val="0050559F"/>
    <w:rsid w:val="0050592A"/>
    <w:rsid w:val="0050598E"/>
    <w:rsid w:val="005060BA"/>
    <w:rsid w:val="005064E6"/>
    <w:rsid w:val="005068B1"/>
    <w:rsid w:val="00506A95"/>
    <w:rsid w:val="00506FC2"/>
    <w:rsid w:val="00506FFE"/>
    <w:rsid w:val="00507133"/>
    <w:rsid w:val="005072C7"/>
    <w:rsid w:val="005076A4"/>
    <w:rsid w:val="005076E4"/>
    <w:rsid w:val="0050786C"/>
    <w:rsid w:val="00507B4F"/>
    <w:rsid w:val="00507BD5"/>
    <w:rsid w:val="00507BED"/>
    <w:rsid w:val="00507F86"/>
    <w:rsid w:val="0051006C"/>
    <w:rsid w:val="005106E3"/>
    <w:rsid w:val="00510745"/>
    <w:rsid w:val="0051085D"/>
    <w:rsid w:val="00510A6D"/>
    <w:rsid w:val="00510A9B"/>
    <w:rsid w:val="00510DB2"/>
    <w:rsid w:val="00510DC8"/>
    <w:rsid w:val="00510E2D"/>
    <w:rsid w:val="00510F17"/>
    <w:rsid w:val="00510F8A"/>
    <w:rsid w:val="0051102B"/>
    <w:rsid w:val="00511460"/>
    <w:rsid w:val="00511462"/>
    <w:rsid w:val="00511925"/>
    <w:rsid w:val="00511A06"/>
    <w:rsid w:val="0051209D"/>
    <w:rsid w:val="0051210C"/>
    <w:rsid w:val="00512177"/>
    <w:rsid w:val="005123B7"/>
    <w:rsid w:val="00512547"/>
    <w:rsid w:val="005125AE"/>
    <w:rsid w:val="0051288E"/>
    <w:rsid w:val="00512B25"/>
    <w:rsid w:val="00512B4A"/>
    <w:rsid w:val="00512DB0"/>
    <w:rsid w:val="00512E56"/>
    <w:rsid w:val="00513591"/>
    <w:rsid w:val="00513D25"/>
    <w:rsid w:val="00513D3D"/>
    <w:rsid w:val="00514084"/>
    <w:rsid w:val="005147AA"/>
    <w:rsid w:val="005149B3"/>
    <w:rsid w:val="00514C73"/>
    <w:rsid w:val="00514F8B"/>
    <w:rsid w:val="00515394"/>
    <w:rsid w:val="00515818"/>
    <w:rsid w:val="00515AFC"/>
    <w:rsid w:val="00515B64"/>
    <w:rsid w:val="00515B85"/>
    <w:rsid w:val="00515C25"/>
    <w:rsid w:val="00515C37"/>
    <w:rsid w:val="005161C5"/>
    <w:rsid w:val="005163DA"/>
    <w:rsid w:val="005164CE"/>
    <w:rsid w:val="00516640"/>
    <w:rsid w:val="005166A0"/>
    <w:rsid w:val="005167FF"/>
    <w:rsid w:val="00516825"/>
    <w:rsid w:val="00516905"/>
    <w:rsid w:val="00516BAA"/>
    <w:rsid w:val="0051714C"/>
    <w:rsid w:val="0051727F"/>
    <w:rsid w:val="00517440"/>
    <w:rsid w:val="00517455"/>
    <w:rsid w:val="00517509"/>
    <w:rsid w:val="00517684"/>
    <w:rsid w:val="005176EE"/>
    <w:rsid w:val="00517813"/>
    <w:rsid w:val="00517825"/>
    <w:rsid w:val="00517930"/>
    <w:rsid w:val="00517F90"/>
    <w:rsid w:val="00517FD5"/>
    <w:rsid w:val="005203ED"/>
    <w:rsid w:val="005206A3"/>
    <w:rsid w:val="00520736"/>
    <w:rsid w:val="00520784"/>
    <w:rsid w:val="0052086E"/>
    <w:rsid w:val="00520AB1"/>
    <w:rsid w:val="00520CA4"/>
    <w:rsid w:val="00520E53"/>
    <w:rsid w:val="00520F2C"/>
    <w:rsid w:val="00520FA4"/>
    <w:rsid w:val="00521072"/>
    <w:rsid w:val="0052117B"/>
    <w:rsid w:val="00521313"/>
    <w:rsid w:val="005214D1"/>
    <w:rsid w:val="005215BF"/>
    <w:rsid w:val="005215C7"/>
    <w:rsid w:val="0052167D"/>
    <w:rsid w:val="00521908"/>
    <w:rsid w:val="00521A3C"/>
    <w:rsid w:val="00521B0E"/>
    <w:rsid w:val="00521C3B"/>
    <w:rsid w:val="005225BE"/>
    <w:rsid w:val="00522615"/>
    <w:rsid w:val="0052277C"/>
    <w:rsid w:val="00522907"/>
    <w:rsid w:val="00523391"/>
    <w:rsid w:val="005233C4"/>
    <w:rsid w:val="005233EF"/>
    <w:rsid w:val="0052343F"/>
    <w:rsid w:val="00523598"/>
    <w:rsid w:val="00523852"/>
    <w:rsid w:val="00523A73"/>
    <w:rsid w:val="00523B40"/>
    <w:rsid w:val="00523BAB"/>
    <w:rsid w:val="00523F9D"/>
    <w:rsid w:val="005240F7"/>
    <w:rsid w:val="00524113"/>
    <w:rsid w:val="005243B9"/>
    <w:rsid w:val="00524456"/>
    <w:rsid w:val="005246FD"/>
    <w:rsid w:val="0052484B"/>
    <w:rsid w:val="00524BFB"/>
    <w:rsid w:val="00524D1F"/>
    <w:rsid w:val="00524EF5"/>
    <w:rsid w:val="00524F33"/>
    <w:rsid w:val="00525052"/>
    <w:rsid w:val="005250F0"/>
    <w:rsid w:val="005257AE"/>
    <w:rsid w:val="005258C0"/>
    <w:rsid w:val="00525941"/>
    <w:rsid w:val="00525CFC"/>
    <w:rsid w:val="0052623A"/>
    <w:rsid w:val="00526255"/>
    <w:rsid w:val="00526648"/>
    <w:rsid w:val="0052678D"/>
    <w:rsid w:val="005267B8"/>
    <w:rsid w:val="00526889"/>
    <w:rsid w:val="00526926"/>
    <w:rsid w:val="00526A99"/>
    <w:rsid w:val="00526C87"/>
    <w:rsid w:val="00526EB9"/>
    <w:rsid w:val="00527593"/>
    <w:rsid w:val="00527737"/>
    <w:rsid w:val="00527C06"/>
    <w:rsid w:val="00527F5A"/>
    <w:rsid w:val="00527F5D"/>
    <w:rsid w:val="0053002F"/>
    <w:rsid w:val="0053005C"/>
    <w:rsid w:val="00530154"/>
    <w:rsid w:val="00530238"/>
    <w:rsid w:val="0053045F"/>
    <w:rsid w:val="0053080A"/>
    <w:rsid w:val="0053086E"/>
    <w:rsid w:val="005309A0"/>
    <w:rsid w:val="00530CA7"/>
    <w:rsid w:val="00530DED"/>
    <w:rsid w:val="00530E62"/>
    <w:rsid w:val="00531190"/>
    <w:rsid w:val="00531791"/>
    <w:rsid w:val="00531C08"/>
    <w:rsid w:val="00531D91"/>
    <w:rsid w:val="00531DB3"/>
    <w:rsid w:val="00531E2C"/>
    <w:rsid w:val="00531EF2"/>
    <w:rsid w:val="0053201D"/>
    <w:rsid w:val="005321D5"/>
    <w:rsid w:val="005323AA"/>
    <w:rsid w:val="005323D1"/>
    <w:rsid w:val="005325DB"/>
    <w:rsid w:val="0053295C"/>
    <w:rsid w:val="00532987"/>
    <w:rsid w:val="00532D52"/>
    <w:rsid w:val="00532D9D"/>
    <w:rsid w:val="00532E68"/>
    <w:rsid w:val="0053318A"/>
    <w:rsid w:val="005332DE"/>
    <w:rsid w:val="005337D3"/>
    <w:rsid w:val="00533927"/>
    <w:rsid w:val="00533E70"/>
    <w:rsid w:val="00533F3E"/>
    <w:rsid w:val="00534074"/>
    <w:rsid w:val="00534169"/>
    <w:rsid w:val="0053418A"/>
    <w:rsid w:val="00534206"/>
    <w:rsid w:val="005342A4"/>
    <w:rsid w:val="005342E3"/>
    <w:rsid w:val="0053454D"/>
    <w:rsid w:val="005347B9"/>
    <w:rsid w:val="005348A4"/>
    <w:rsid w:val="00534991"/>
    <w:rsid w:val="00534A60"/>
    <w:rsid w:val="00534B79"/>
    <w:rsid w:val="00534E17"/>
    <w:rsid w:val="00534E22"/>
    <w:rsid w:val="005356A3"/>
    <w:rsid w:val="005358ED"/>
    <w:rsid w:val="0053593B"/>
    <w:rsid w:val="00535A57"/>
    <w:rsid w:val="00535DF3"/>
    <w:rsid w:val="00535F42"/>
    <w:rsid w:val="00536218"/>
    <w:rsid w:val="0053638F"/>
    <w:rsid w:val="005363B9"/>
    <w:rsid w:val="00536508"/>
    <w:rsid w:val="0053663E"/>
    <w:rsid w:val="00536669"/>
    <w:rsid w:val="0053666A"/>
    <w:rsid w:val="005367DC"/>
    <w:rsid w:val="00536DB0"/>
    <w:rsid w:val="00536FEA"/>
    <w:rsid w:val="00537188"/>
    <w:rsid w:val="0053726C"/>
    <w:rsid w:val="0053727F"/>
    <w:rsid w:val="00537843"/>
    <w:rsid w:val="00537EA6"/>
    <w:rsid w:val="00540402"/>
    <w:rsid w:val="00540906"/>
    <w:rsid w:val="00540CFB"/>
    <w:rsid w:val="00540F5D"/>
    <w:rsid w:val="00541781"/>
    <w:rsid w:val="00541908"/>
    <w:rsid w:val="00541B90"/>
    <w:rsid w:val="00541D63"/>
    <w:rsid w:val="00541D79"/>
    <w:rsid w:val="00541EC6"/>
    <w:rsid w:val="00542320"/>
    <w:rsid w:val="0054236D"/>
    <w:rsid w:val="005425AF"/>
    <w:rsid w:val="00542B39"/>
    <w:rsid w:val="00542BB6"/>
    <w:rsid w:val="00542D79"/>
    <w:rsid w:val="00542F22"/>
    <w:rsid w:val="005430E1"/>
    <w:rsid w:val="0054310F"/>
    <w:rsid w:val="00543220"/>
    <w:rsid w:val="005433E1"/>
    <w:rsid w:val="0054341D"/>
    <w:rsid w:val="005435F8"/>
    <w:rsid w:val="005437C8"/>
    <w:rsid w:val="005438AD"/>
    <w:rsid w:val="00543C4E"/>
    <w:rsid w:val="00543C55"/>
    <w:rsid w:val="00543F76"/>
    <w:rsid w:val="00544018"/>
    <w:rsid w:val="0054403C"/>
    <w:rsid w:val="0054414C"/>
    <w:rsid w:val="005446B4"/>
    <w:rsid w:val="0054477A"/>
    <w:rsid w:val="005448DE"/>
    <w:rsid w:val="0054494D"/>
    <w:rsid w:val="00544CFC"/>
    <w:rsid w:val="00545433"/>
    <w:rsid w:val="005454DA"/>
    <w:rsid w:val="005456D5"/>
    <w:rsid w:val="00545BEE"/>
    <w:rsid w:val="00546209"/>
    <w:rsid w:val="0054659B"/>
    <w:rsid w:val="005467D2"/>
    <w:rsid w:val="00546B18"/>
    <w:rsid w:val="00546CB8"/>
    <w:rsid w:val="0054731D"/>
    <w:rsid w:val="00547482"/>
    <w:rsid w:val="005475C4"/>
    <w:rsid w:val="005475F8"/>
    <w:rsid w:val="00547942"/>
    <w:rsid w:val="005479A3"/>
    <w:rsid w:val="00547A74"/>
    <w:rsid w:val="00547D87"/>
    <w:rsid w:val="00547F8B"/>
    <w:rsid w:val="00550062"/>
    <w:rsid w:val="0055022C"/>
    <w:rsid w:val="00550967"/>
    <w:rsid w:val="00550D11"/>
    <w:rsid w:val="005510C7"/>
    <w:rsid w:val="005511DB"/>
    <w:rsid w:val="00551216"/>
    <w:rsid w:val="00551229"/>
    <w:rsid w:val="00551317"/>
    <w:rsid w:val="00551543"/>
    <w:rsid w:val="005515CA"/>
    <w:rsid w:val="00551786"/>
    <w:rsid w:val="00551A0C"/>
    <w:rsid w:val="00551F52"/>
    <w:rsid w:val="00551FCC"/>
    <w:rsid w:val="00552836"/>
    <w:rsid w:val="0055299A"/>
    <w:rsid w:val="00552B4D"/>
    <w:rsid w:val="00552B64"/>
    <w:rsid w:val="00552BF9"/>
    <w:rsid w:val="00552C2F"/>
    <w:rsid w:val="00552EB0"/>
    <w:rsid w:val="00552F7B"/>
    <w:rsid w:val="00552FA3"/>
    <w:rsid w:val="00552FC3"/>
    <w:rsid w:val="00553190"/>
    <w:rsid w:val="0055333E"/>
    <w:rsid w:val="0055346A"/>
    <w:rsid w:val="0055358B"/>
    <w:rsid w:val="0055387F"/>
    <w:rsid w:val="00553959"/>
    <w:rsid w:val="00553DA1"/>
    <w:rsid w:val="005540B7"/>
    <w:rsid w:val="005540FE"/>
    <w:rsid w:val="0055430B"/>
    <w:rsid w:val="00554712"/>
    <w:rsid w:val="00554CE4"/>
    <w:rsid w:val="00554E9A"/>
    <w:rsid w:val="00554F74"/>
    <w:rsid w:val="00555010"/>
    <w:rsid w:val="005550B2"/>
    <w:rsid w:val="0055525D"/>
    <w:rsid w:val="00555332"/>
    <w:rsid w:val="00555492"/>
    <w:rsid w:val="00555607"/>
    <w:rsid w:val="00555F17"/>
    <w:rsid w:val="00555F62"/>
    <w:rsid w:val="005560D3"/>
    <w:rsid w:val="005561F7"/>
    <w:rsid w:val="00556307"/>
    <w:rsid w:val="00556508"/>
    <w:rsid w:val="00556A83"/>
    <w:rsid w:val="00556C32"/>
    <w:rsid w:val="00556CD7"/>
    <w:rsid w:val="00556E8C"/>
    <w:rsid w:val="0055735B"/>
    <w:rsid w:val="0055744B"/>
    <w:rsid w:val="005575B1"/>
    <w:rsid w:val="00557658"/>
    <w:rsid w:val="0055773C"/>
    <w:rsid w:val="00557969"/>
    <w:rsid w:val="00557B2F"/>
    <w:rsid w:val="00557D4E"/>
    <w:rsid w:val="00557F4C"/>
    <w:rsid w:val="0056015C"/>
    <w:rsid w:val="005602D8"/>
    <w:rsid w:val="005604E3"/>
    <w:rsid w:val="005604F6"/>
    <w:rsid w:val="00560608"/>
    <w:rsid w:val="00560610"/>
    <w:rsid w:val="00560669"/>
    <w:rsid w:val="0056138C"/>
    <w:rsid w:val="005617FC"/>
    <w:rsid w:val="00561B2D"/>
    <w:rsid w:val="00561C2A"/>
    <w:rsid w:val="00561C8B"/>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5B2"/>
    <w:rsid w:val="00564659"/>
    <w:rsid w:val="005646F6"/>
    <w:rsid w:val="005651BE"/>
    <w:rsid w:val="00565213"/>
    <w:rsid w:val="00565865"/>
    <w:rsid w:val="00565A12"/>
    <w:rsid w:val="00565AC3"/>
    <w:rsid w:val="00565D0F"/>
    <w:rsid w:val="00565EDB"/>
    <w:rsid w:val="0056646D"/>
    <w:rsid w:val="005664D4"/>
    <w:rsid w:val="00566506"/>
    <w:rsid w:val="0056667E"/>
    <w:rsid w:val="00566710"/>
    <w:rsid w:val="005669CF"/>
    <w:rsid w:val="00566A6F"/>
    <w:rsid w:val="00566BC6"/>
    <w:rsid w:val="005670B7"/>
    <w:rsid w:val="005671CF"/>
    <w:rsid w:val="005671D5"/>
    <w:rsid w:val="005671FA"/>
    <w:rsid w:val="0056745B"/>
    <w:rsid w:val="00567774"/>
    <w:rsid w:val="0056797C"/>
    <w:rsid w:val="00567B81"/>
    <w:rsid w:val="00567CDE"/>
    <w:rsid w:val="00567E8A"/>
    <w:rsid w:val="005701A1"/>
    <w:rsid w:val="005703B3"/>
    <w:rsid w:val="005703D7"/>
    <w:rsid w:val="00570D4B"/>
    <w:rsid w:val="00570E34"/>
    <w:rsid w:val="00571065"/>
    <w:rsid w:val="005717EC"/>
    <w:rsid w:val="00571894"/>
    <w:rsid w:val="00571D00"/>
    <w:rsid w:val="005721D3"/>
    <w:rsid w:val="0057238E"/>
    <w:rsid w:val="005724AA"/>
    <w:rsid w:val="005726BB"/>
    <w:rsid w:val="005727FF"/>
    <w:rsid w:val="005729DF"/>
    <w:rsid w:val="005729E9"/>
    <w:rsid w:val="00572A03"/>
    <w:rsid w:val="00572AA2"/>
    <w:rsid w:val="00572BCB"/>
    <w:rsid w:val="00572CCA"/>
    <w:rsid w:val="00572E99"/>
    <w:rsid w:val="00572FC7"/>
    <w:rsid w:val="005730E1"/>
    <w:rsid w:val="0057328D"/>
    <w:rsid w:val="005732C6"/>
    <w:rsid w:val="00573316"/>
    <w:rsid w:val="00573329"/>
    <w:rsid w:val="005733C1"/>
    <w:rsid w:val="005733DD"/>
    <w:rsid w:val="00573487"/>
    <w:rsid w:val="005734AA"/>
    <w:rsid w:val="00573505"/>
    <w:rsid w:val="005739CA"/>
    <w:rsid w:val="00573BA2"/>
    <w:rsid w:val="00573BB7"/>
    <w:rsid w:val="00573D4F"/>
    <w:rsid w:val="00573D78"/>
    <w:rsid w:val="00573FD9"/>
    <w:rsid w:val="0057410B"/>
    <w:rsid w:val="00574117"/>
    <w:rsid w:val="00574274"/>
    <w:rsid w:val="005743FB"/>
    <w:rsid w:val="00574711"/>
    <w:rsid w:val="0057495B"/>
    <w:rsid w:val="00574A1B"/>
    <w:rsid w:val="00574B3B"/>
    <w:rsid w:val="00574C4D"/>
    <w:rsid w:val="00574CAE"/>
    <w:rsid w:val="00574D48"/>
    <w:rsid w:val="00574DC8"/>
    <w:rsid w:val="00574E1E"/>
    <w:rsid w:val="0057500E"/>
    <w:rsid w:val="005751FB"/>
    <w:rsid w:val="0057542E"/>
    <w:rsid w:val="005755A5"/>
    <w:rsid w:val="005755AF"/>
    <w:rsid w:val="00575824"/>
    <w:rsid w:val="005758DB"/>
    <w:rsid w:val="00575A98"/>
    <w:rsid w:val="00575ACE"/>
    <w:rsid w:val="00575AF8"/>
    <w:rsid w:val="00575B00"/>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77D62"/>
    <w:rsid w:val="00580194"/>
    <w:rsid w:val="00580457"/>
    <w:rsid w:val="00580504"/>
    <w:rsid w:val="0058054B"/>
    <w:rsid w:val="0058078C"/>
    <w:rsid w:val="00580C07"/>
    <w:rsid w:val="00580D52"/>
    <w:rsid w:val="00580D73"/>
    <w:rsid w:val="00580D9D"/>
    <w:rsid w:val="00580FD8"/>
    <w:rsid w:val="00581014"/>
    <w:rsid w:val="00581065"/>
    <w:rsid w:val="00581069"/>
    <w:rsid w:val="00581380"/>
    <w:rsid w:val="005814CF"/>
    <w:rsid w:val="005814F2"/>
    <w:rsid w:val="0058172E"/>
    <w:rsid w:val="005818A7"/>
    <w:rsid w:val="00581A21"/>
    <w:rsid w:val="00581C00"/>
    <w:rsid w:val="00581CA9"/>
    <w:rsid w:val="00582099"/>
    <w:rsid w:val="005822E8"/>
    <w:rsid w:val="005822FA"/>
    <w:rsid w:val="005824C6"/>
    <w:rsid w:val="0058263F"/>
    <w:rsid w:val="00582718"/>
    <w:rsid w:val="005827B8"/>
    <w:rsid w:val="00582B27"/>
    <w:rsid w:val="005830AD"/>
    <w:rsid w:val="005832FF"/>
    <w:rsid w:val="0058340F"/>
    <w:rsid w:val="005834F1"/>
    <w:rsid w:val="00583954"/>
    <w:rsid w:val="00583C09"/>
    <w:rsid w:val="00583C48"/>
    <w:rsid w:val="00583FD3"/>
    <w:rsid w:val="00584133"/>
    <w:rsid w:val="005842DC"/>
    <w:rsid w:val="005843B5"/>
    <w:rsid w:val="005844DF"/>
    <w:rsid w:val="0058454E"/>
    <w:rsid w:val="005846B0"/>
    <w:rsid w:val="005847A8"/>
    <w:rsid w:val="00584931"/>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55B"/>
    <w:rsid w:val="0058681A"/>
    <w:rsid w:val="0058690B"/>
    <w:rsid w:val="00586A0A"/>
    <w:rsid w:val="00586AC1"/>
    <w:rsid w:val="00586D1A"/>
    <w:rsid w:val="00586D37"/>
    <w:rsid w:val="00586E59"/>
    <w:rsid w:val="005871C1"/>
    <w:rsid w:val="00587212"/>
    <w:rsid w:val="0058733B"/>
    <w:rsid w:val="0058746C"/>
    <w:rsid w:val="00587497"/>
    <w:rsid w:val="0058749B"/>
    <w:rsid w:val="00587684"/>
    <w:rsid w:val="0058770D"/>
    <w:rsid w:val="005877D7"/>
    <w:rsid w:val="005879D1"/>
    <w:rsid w:val="00587DBC"/>
    <w:rsid w:val="00587E6E"/>
    <w:rsid w:val="005900BA"/>
    <w:rsid w:val="00590346"/>
    <w:rsid w:val="005905F1"/>
    <w:rsid w:val="0059061E"/>
    <w:rsid w:val="0059068A"/>
    <w:rsid w:val="005906B3"/>
    <w:rsid w:val="00590755"/>
    <w:rsid w:val="0059087F"/>
    <w:rsid w:val="00590A02"/>
    <w:rsid w:val="00590A3D"/>
    <w:rsid w:val="00590B54"/>
    <w:rsid w:val="00590B64"/>
    <w:rsid w:val="00590C7A"/>
    <w:rsid w:val="00590CB2"/>
    <w:rsid w:val="00590D3A"/>
    <w:rsid w:val="00591013"/>
    <w:rsid w:val="00591036"/>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63D"/>
    <w:rsid w:val="0059477F"/>
    <w:rsid w:val="0059490B"/>
    <w:rsid w:val="005949D6"/>
    <w:rsid w:val="00594B91"/>
    <w:rsid w:val="00594BEA"/>
    <w:rsid w:val="00594C01"/>
    <w:rsid w:val="0059502C"/>
    <w:rsid w:val="00595193"/>
    <w:rsid w:val="005952DA"/>
    <w:rsid w:val="00595356"/>
    <w:rsid w:val="00595558"/>
    <w:rsid w:val="005955B5"/>
    <w:rsid w:val="005958A3"/>
    <w:rsid w:val="0059592A"/>
    <w:rsid w:val="0059596F"/>
    <w:rsid w:val="00595BC7"/>
    <w:rsid w:val="00595DD1"/>
    <w:rsid w:val="00595E4F"/>
    <w:rsid w:val="00596431"/>
    <w:rsid w:val="005966C9"/>
    <w:rsid w:val="005966D5"/>
    <w:rsid w:val="005969A4"/>
    <w:rsid w:val="00596A09"/>
    <w:rsid w:val="00596B71"/>
    <w:rsid w:val="00596C5F"/>
    <w:rsid w:val="00596DC0"/>
    <w:rsid w:val="005973ED"/>
    <w:rsid w:val="005976DF"/>
    <w:rsid w:val="005976ED"/>
    <w:rsid w:val="005977B7"/>
    <w:rsid w:val="00597801"/>
    <w:rsid w:val="00597952"/>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634"/>
    <w:rsid w:val="005A27F4"/>
    <w:rsid w:val="005A281A"/>
    <w:rsid w:val="005A31D6"/>
    <w:rsid w:val="005A3296"/>
    <w:rsid w:val="005A33BF"/>
    <w:rsid w:val="005A3602"/>
    <w:rsid w:val="005A3894"/>
    <w:rsid w:val="005A3B1F"/>
    <w:rsid w:val="005A4069"/>
    <w:rsid w:val="005A4251"/>
    <w:rsid w:val="005A437C"/>
    <w:rsid w:val="005A46BB"/>
    <w:rsid w:val="005A48C1"/>
    <w:rsid w:val="005A4A1D"/>
    <w:rsid w:val="005A4BD1"/>
    <w:rsid w:val="005A50BB"/>
    <w:rsid w:val="005A518B"/>
    <w:rsid w:val="005A5248"/>
    <w:rsid w:val="005A55ED"/>
    <w:rsid w:val="005A5880"/>
    <w:rsid w:val="005A58A0"/>
    <w:rsid w:val="005A5918"/>
    <w:rsid w:val="005A5A64"/>
    <w:rsid w:val="005A608A"/>
    <w:rsid w:val="005A61C6"/>
    <w:rsid w:val="005A6388"/>
    <w:rsid w:val="005A63AB"/>
    <w:rsid w:val="005A6442"/>
    <w:rsid w:val="005A6621"/>
    <w:rsid w:val="005A6655"/>
    <w:rsid w:val="005A6ADE"/>
    <w:rsid w:val="005A6B09"/>
    <w:rsid w:val="005A6BE0"/>
    <w:rsid w:val="005A6E1E"/>
    <w:rsid w:val="005A6F94"/>
    <w:rsid w:val="005A71B6"/>
    <w:rsid w:val="005A71C8"/>
    <w:rsid w:val="005A7AD4"/>
    <w:rsid w:val="005A7B69"/>
    <w:rsid w:val="005A7BFC"/>
    <w:rsid w:val="005A7C84"/>
    <w:rsid w:val="005A7F35"/>
    <w:rsid w:val="005A7FDB"/>
    <w:rsid w:val="005B0203"/>
    <w:rsid w:val="005B03F1"/>
    <w:rsid w:val="005B0740"/>
    <w:rsid w:val="005B07C2"/>
    <w:rsid w:val="005B09CD"/>
    <w:rsid w:val="005B0BAB"/>
    <w:rsid w:val="005B0BB0"/>
    <w:rsid w:val="005B0F8B"/>
    <w:rsid w:val="005B1145"/>
    <w:rsid w:val="005B12EA"/>
    <w:rsid w:val="005B13CB"/>
    <w:rsid w:val="005B1437"/>
    <w:rsid w:val="005B1524"/>
    <w:rsid w:val="005B1655"/>
    <w:rsid w:val="005B16CE"/>
    <w:rsid w:val="005B1846"/>
    <w:rsid w:val="005B1C42"/>
    <w:rsid w:val="005B1DF6"/>
    <w:rsid w:val="005B1EF3"/>
    <w:rsid w:val="005B1FF0"/>
    <w:rsid w:val="005B219D"/>
    <w:rsid w:val="005B23B0"/>
    <w:rsid w:val="005B2891"/>
    <w:rsid w:val="005B2A72"/>
    <w:rsid w:val="005B2C04"/>
    <w:rsid w:val="005B2EBF"/>
    <w:rsid w:val="005B309A"/>
    <w:rsid w:val="005B316E"/>
    <w:rsid w:val="005B3192"/>
    <w:rsid w:val="005B34B6"/>
    <w:rsid w:val="005B370D"/>
    <w:rsid w:val="005B3AA3"/>
    <w:rsid w:val="005B3B4B"/>
    <w:rsid w:val="005B3DEE"/>
    <w:rsid w:val="005B3FDB"/>
    <w:rsid w:val="005B4084"/>
    <w:rsid w:val="005B410E"/>
    <w:rsid w:val="005B4237"/>
    <w:rsid w:val="005B4438"/>
    <w:rsid w:val="005B4450"/>
    <w:rsid w:val="005B44BB"/>
    <w:rsid w:val="005B4609"/>
    <w:rsid w:val="005B4852"/>
    <w:rsid w:val="005B4A4D"/>
    <w:rsid w:val="005B4A8B"/>
    <w:rsid w:val="005B4A8D"/>
    <w:rsid w:val="005B4C49"/>
    <w:rsid w:val="005B4D53"/>
    <w:rsid w:val="005B4D72"/>
    <w:rsid w:val="005B4DAA"/>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6D3D"/>
    <w:rsid w:val="005B6DAD"/>
    <w:rsid w:val="005B6F08"/>
    <w:rsid w:val="005B6FF1"/>
    <w:rsid w:val="005B7111"/>
    <w:rsid w:val="005B714F"/>
    <w:rsid w:val="005B72B2"/>
    <w:rsid w:val="005B7463"/>
    <w:rsid w:val="005B7468"/>
    <w:rsid w:val="005B7848"/>
    <w:rsid w:val="005B7AC3"/>
    <w:rsid w:val="005B7F24"/>
    <w:rsid w:val="005C0116"/>
    <w:rsid w:val="005C02FE"/>
    <w:rsid w:val="005C050F"/>
    <w:rsid w:val="005C0595"/>
    <w:rsid w:val="005C06EB"/>
    <w:rsid w:val="005C085E"/>
    <w:rsid w:val="005C0B51"/>
    <w:rsid w:val="005C0B90"/>
    <w:rsid w:val="005C0D84"/>
    <w:rsid w:val="005C1289"/>
    <w:rsid w:val="005C1543"/>
    <w:rsid w:val="005C1668"/>
    <w:rsid w:val="005C16B6"/>
    <w:rsid w:val="005C18D4"/>
    <w:rsid w:val="005C1BB4"/>
    <w:rsid w:val="005C210B"/>
    <w:rsid w:val="005C218B"/>
    <w:rsid w:val="005C2361"/>
    <w:rsid w:val="005C23E9"/>
    <w:rsid w:val="005C2437"/>
    <w:rsid w:val="005C26A1"/>
    <w:rsid w:val="005C2861"/>
    <w:rsid w:val="005C2D3C"/>
    <w:rsid w:val="005C2DD6"/>
    <w:rsid w:val="005C2F45"/>
    <w:rsid w:val="005C2F93"/>
    <w:rsid w:val="005C3226"/>
    <w:rsid w:val="005C328C"/>
    <w:rsid w:val="005C33C0"/>
    <w:rsid w:val="005C3963"/>
    <w:rsid w:val="005C3C74"/>
    <w:rsid w:val="005C3E2C"/>
    <w:rsid w:val="005C3F6B"/>
    <w:rsid w:val="005C41A4"/>
    <w:rsid w:val="005C4402"/>
    <w:rsid w:val="005C4599"/>
    <w:rsid w:val="005C4660"/>
    <w:rsid w:val="005C4748"/>
    <w:rsid w:val="005C477E"/>
    <w:rsid w:val="005C4AB1"/>
    <w:rsid w:val="005C4D68"/>
    <w:rsid w:val="005C4E98"/>
    <w:rsid w:val="005C4EE1"/>
    <w:rsid w:val="005C4FC0"/>
    <w:rsid w:val="005C4FDA"/>
    <w:rsid w:val="005C5030"/>
    <w:rsid w:val="005C5238"/>
    <w:rsid w:val="005C55D1"/>
    <w:rsid w:val="005C5650"/>
    <w:rsid w:val="005C569D"/>
    <w:rsid w:val="005C5969"/>
    <w:rsid w:val="005C5ACF"/>
    <w:rsid w:val="005C5BB9"/>
    <w:rsid w:val="005C60EA"/>
    <w:rsid w:val="005C6199"/>
    <w:rsid w:val="005C6479"/>
    <w:rsid w:val="005C6539"/>
    <w:rsid w:val="005C6739"/>
    <w:rsid w:val="005C67E6"/>
    <w:rsid w:val="005C6AA2"/>
    <w:rsid w:val="005C6E67"/>
    <w:rsid w:val="005C6F66"/>
    <w:rsid w:val="005C7022"/>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D9"/>
    <w:rsid w:val="005D0B6A"/>
    <w:rsid w:val="005D0BEF"/>
    <w:rsid w:val="005D0C9B"/>
    <w:rsid w:val="005D0FAE"/>
    <w:rsid w:val="005D10B8"/>
    <w:rsid w:val="005D123C"/>
    <w:rsid w:val="005D1540"/>
    <w:rsid w:val="005D189E"/>
    <w:rsid w:val="005D18DB"/>
    <w:rsid w:val="005D19A4"/>
    <w:rsid w:val="005D1CE5"/>
    <w:rsid w:val="005D1CE6"/>
    <w:rsid w:val="005D1D6C"/>
    <w:rsid w:val="005D1D8C"/>
    <w:rsid w:val="005D201A"/>
    <w:rsid w:val="005D21D6"/>
    <w:rsid w:val="005D2554"/>
    <w:rsid w:val="005D2678"/>
    <w:rsid w:val="005D2794"/>
    <w:rsid w:val="005D27BA"/>
    <w:rsid w:val="005D297A"/>
    <w:rsid w:val="005D2A2B"/>
    <w:rsid w:val="005D2F5D"/>
    <w:rsid w:val="005D3143"/>
    <w:rsid w:val="005D31E8"/>
    <w:rsid w:val="005D3226"/>
    <w:rsid w:val="005D3256"/>
    <w:rsid w:val="005D335B"/>
    <w:rsid w:val="005D3703"/>
    <w:rsid w:val="005D3E2F"/>
    <w:rsid w:val="005D4100"/>
    <w:rsid w:val="005D41EF"/>
    <w:rsid w:val="005D4204"/>
    <w:rsid w:val="005D425E"/>
    <w:rsid w:val="005D43C2"/>
    <w:rsid w:val="005D45E9"/>
    <w:rsid w:val="005D4799"/>
    <w:rsid w:val="005D493F"/>
    <w:rsid w:val="005D4ADC"/>
    <w:rsid w:val="005D5039"/>
    <w:rsid w:val="005D50ED"/>
    <w:rsid w:val="005D51A5"/>
    <w:rsid w:val="005D5407"/>
    <w:rsid w:val="005D547B"/>
    <w:rsid w:val="005D5585"/>
    <w:rsid w:val="005D589C"/>
    <w:rsid w:val="005D5A0F"/>
    <w:rsid w:val="005D5AE2"/>
    <w:rsid w:val="005D5B0D"/>
    <w:rsid w:val="005D5B5D"/>
    <w:rsid w:val="005D5BC4"/>
    <w:rsid w:val="005D5C01"/>
    <w:rsid w:val="005D5CCC"/>
    <w:rsid w:val="005D5D72"/>
    <w:rsid w:val="005D5DBF"/>
    <w:rsid w:val="005D5E7C"/>
    <w:rsid w:val="005D64A0"/>
    <w:rsid w:val="005D668C"/>
    <w:rsid w:val="005D6706"/>
    <w:rsid w:val="005D678E"/>
    <w:rsid w:val="005D695E"/>
    <w:rsid w:val="005D6CD3"/>
    <w:rsid w:val="005D6DE2"/>
    <w:rsid w:val="005D703F"/>
    <w:rsid w:val="005D70C1"/>
    <w:rsid w:val="005D711D"/>
    <w:rsid w:val="005D7241"/>
    <w:rsid w:val="005D747D"/>
    <w:rsid w:val="005D7565"/>
    <w:rsid w:val="005D7BAC"/>
    <w:rsid w:val="005D7EB3"/>
    <w:rsid w:val="005D7F85"/>
    <w:rsid w:val="005D7FA3"/>
    <w:rsid w:val="005E011F"/>
    <w:rsid w:val="005E0139"/>
    <w:rsid w:val="005E021F"/>
    <w:rsid w:val="005E0272"/>
    <w:rsid w:val="005E097C"/>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5F0"/>
    <w:rsid w:val="005E263D"/>
    <w:rsid w:val="005E2793"/>
    <w:rsid w:val="005E282A"/>
    <w:rsid w:val="005E28EE"/>
    <w:rsid w:val="005E29F9"/>
    <w:rsid w:val="005E2C0E"/>
    <w:rsid w:val="005E2DC0"/>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281"/>
    <w:rsid w:val="005E640B"/>
    <w:rsid w:val="005E643C"/>
    <w:rsid w:val="005E643D"/>
    <w:rsid w:val="005E657F"/>
    <w:rsid w:val="005E6CDC"/>
    <w:rsid w:val="005E6E95"/>
    <w:rsid w:val="005E6FB6"/>
    <w:rsid w:val="005E702E"/>
    <w:rsid w:val="005E7314"/>
    <w:rsid w:val="005E7332"/>
    <w:rsid w:val="005E7444"/>
    <w:rsid w:val="005E7827"/>
    <w:rsid w:val="005E7CCB"/>
    <w:rsid w:val="005E7DC9"/>
    <w:rsid w:val="005E7DE4"/>
    <w:rsid w:val="005E7EAB"/>
    <w:rsid w:val="005F003B"/>
    <w:rsid w:val="005F01A7"/>
    <w:rsid w:val="005F0303"/>
    <w:rsid w:val="005F0378"/>
    <w:rsid w:val="005F037A"/>
    <w:rsid w:val="005F03E6"/>
    <w:rsid w:val="005F0599"/>
    <w:rsid w:val="005F06E7"/>
    <w:rsid w:val="005F077D"/>
    <w:rsid w:val="005F0847"/>
    <w:rsid w:val="005F09E2"/>
    <w:rsid w:val="005F0ABE"/>
    <w:rsid w:val="005F0B48"/>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B39"/>
    <w:rsid w:val="005F2F0C"/>
    <w:rsid w:val="005F300F"/>
    <w:rsid w:val="005F302E"/>
    <w:rsid w:val="005F35E1"/>
    <w:rsid w:val="005F3651"/>
    <w:rsid w:val="005F3984"/>
    <w:rsid w:val="005F398F"/>
    <w:rsid w:val="005F3BE8"/>
    <w:rsid w:val="005F3CEF"/>
    <w:rsid w:val="005F3F6E"/>
    <w:rsid w:val="005F409E"/>
    <w:rsid w:val="005F466B"/>
    <w:rsid w:val="005F46DE"/>
    <w:rsid w:val="005F4878"/>
    <w:rsid w:val="005F4914"/>
    <w:rsid w:val="005F4C7A"/>
    <w:rsid w:val="005F4C96"/>
    <w:rsid w:val="005F502C"/>
    <w:rsid w:val="005F50B0"/>
    <w:rsid w:val="005F52B1"/>
    <w:rsid w:val="005F53B6"/>
    <w:rsid w:val="005F56F1"/>
    <w:rsid w:val="005F5749"/>
    <w:rsid w:val="005F5804"/>
    <w:rsid w:val="005F591D"/>
    <w:rsid w:val="005F5DD5"/>
    <w:rsid w:val="005F5DED"/>
    <w:rsid w:val="005F5F76"/>
    <w:rsid w:val="005F601D"/>
    <w:rsid w:val="005F643C"/>
    <w:rsid w:val="005F669D"/>
    <w:rsid w:val="005F67A7"/>
    <w:rsid w:val="005F67D4"/>
    <w:rsid w:val="005F6945"/>
    <w:rsid w:val="005F6A51"/>
    <w:rsid w:val="005F6B20"/>
    <w:rsid w:val="005F6DAA"/>
    <w:rsid w:val="005F6DCF"/>
    <w:rsid w:val="005F6EB0"/>
    <w:rsid w:val="005F6FA2"/>
    <w:rsid w:val="005F70CF"/>
    <w:rsid w:val="005F7159"/>
    <w:rsid w:val="005F7B37"/>
    <w:rsid w:val="0060012C"/>
    <w:rsid w:val="006001D2"/>
    <w:rsid w:val="0060020A"/>
    <w:rsid w:val="0060026C"/>
    <w:rsid w:val="006003BD"/>
    <w:rsid w:val="006003C3"/>
    <w:rsid w:val="006003DF"/>
    <w:rsid w:val="00600673"/>
    <w:rsid w:val="0060080A"/>
    <w:rsid w:val="00600A00"/>
    <w:rsid w:val="00600D39"/>
    <w:rsid w:val="00600E78"/>
    <w:rsid w:val="006013AE"/>
    <w:rsid w:val="00601481"/>
    <w:rsid w:val="00601617"/>
    <w:rsid w:val="00601700"/>
    <w:rsid w:val="00601744"/>
    <w:rsid w:val="00601C07"/>
    <w:rsid w:val="00602434"/>
    <w:rsid w:val="0060269A"/>
    <w:rsid w:val="006028FF"/>
    <w:rsid w:val="00602E0C"/>
    <w:rsid w:val="0060318E"/>
    <w:rsid w:val="00603246"/>
    <w:rsid w:val="00603298"/>
    <w:rsid w:val="006035D3"/>
    <w:rsid w:val="006035EF"/>
    <w:rsid w:val="006036B0"/>
    <w:rsid w:val="006036EE"/>
    <w:rsid w:val="0060389C"/>
    <w:rsid w:val="00603B4E"/>
    <w:rsid w:val="00603C27"/>
    <w:rsid w:val="00603E09"/>
    <w:rsid w:val="00604095"/>
    <w:rsid w:val="006043E6"/>
    <w:rsid w:val="00604705"/>
    <w:rsid w:val="00604735"/>
    <w:rsid w:val="00604739"/>
    <w:rsid w:val="006049CB"/>
    <w:rsid w:val="00604A37"/>
    <w:rsid w:val="00604AEC"/>
    <w:rsid w:val="00604B83"/>
    <w:rsid w:val="00604BEA"/>
    <w:rsid w:val="00604CC6"/>
    <w:rsid w:val="00604D0B"/>
    <w:rsid w:val="00604E38"/>
    <w:rsid w:val="00605060"/>
    <w:rsid w:val="00605200"/>
    <w:rsid w:val="006054E5"/>
    <w:rsid w:val="00605559"/>
    <w:rsid w:val="00605AB6"/>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945"/>
    <w:rsid w:val="00607A4E"/>
    <w:rsid w:val="00607A79"/>
    <w:rsid w:val="00607B73"/>
    <w:rsid w:val="00607D31"/>
    <w:rsid w:val="00607DD1"/>
    <w:rsid w:val="00607DEA"/>
    <w:rsid w:val="00610794"/>
    <w:rsid w:val="00610B18"/>
    <w:rsid w:val="00610B92"/>
    <w:rsid w:val="00610BE4"/>
    <w:rsid w:val="00610BF9"/>
    <w:rsid w:val="00610CC2"/>
    <w:rsid w:val="00610D06"/>
    <w:rsid w:val="006110E7"/>
    <w:rsid w:val="00611323"/>
    <w:rsid w:val="006114A3"/>
    <w:rsid w:val="006114ED"/>
    <w:rsid w:val="006116CE"/>
    <w:rsid w:val="00611C86"/>
    <w:rsid w:val="00611DC4"/>
    <w:rsid w:val="00612490"/>
    <w:rsid w:val="006125FE"/>
    <w:rsid w:val="00612627"/>
    <w:rsid w:val="00612BC9"/>
    <w:rsid w:val="00612C2E"/>
    <w:rsid w:val="00612CC3"/>
    <w:rsid w:val="0061304B"/>
    <w:rsid w:val="00613083"/>
    <w:rsid w:val="006132D0"/>
    <w:rsid w:val="006132DE"/>
    <w:rsid w:val="006132E1"/>
    <w:rsid w:val="006133DB"/>
    <w:rsid w:val="006135EC"/>
    <w:rsid w:val="006136E0"/>
    <w:rsid w:val="0061396E"/>
    <w:rsid w:val="00613A01"/>
    <w:rsid w:val="00613DC2"/>
    <w:rsid w:val="00613E59"/>
    <w:rsid w:val="00613ED1"/>
    <w:rsid w:val="0061419B"/>
    <w:rsid w:val="0061426D"/>
    <w:rsid w:val="006142EB"/>
    <w:rsid w:val="00614301"/>
    <w:rsid w:val="00614453"/>
    <w:rsid w:val="006145F4"/>
    <w:rsid w:val="006146E5"/>
    <w:rsid w:val="0061475E"/>
    <w:rsid w:val="00614878"/>
    <w:rsid w:val="0061496E"/>
    <w:rsid w:val="00614AA9"/>
    <w:rsid w:val="00614F47"/>
    <w:rsid w:val="00615084"/>
    <w:rsid w:val="006152A4"/>
    <w:rsid w:val="006154DE"/>
    <w:rsid w:val="00615664"/>
    <w:rsid w:val="006156A3"/>
    <w:rsid w:val="006156A5"/>
    <w:rsid w:val="00615E1D"/>
    <w:rsid w:val="00615F63"/>
    <w:rsid w:val="00616176"/>
    <w:rsid w:val="0061653E"/>
    <w:rsid w:val="006166FA"/>
    <w:rsid w:val="00616825"/>
    <w:rsid w:val="00616A9B"/>
    <w:rsid w:val="00616D6B"/>
    <w:rsid w:val="00616D92"/>
    <w:rsid w:val="00616F60"/>
    <w:rsid w:val="0061715D"/>
    <w:rsid w:val="00617237"/>
    <w:rsid w:val="006176DB"/>
    <w:rsid w:val="006177E0"/>
    <w:rsid w:val="00617978"/>
    <w:rsid w:val="00617AC7"/>
    <w:rsid w:val="00617AC8"/>
    <w:rsid w:val="00617DC3"/>
    <w:rsid w:val="00617DEC"/>
    <w:rsid w:val="00617E9C"/>
    <w:rsid w:val="00617ECC"/>
    <w:rsid w:val="006201A9"/>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FFD"/>
    <w:rsid w:val="0062316E"/>
    <w:rsid w:val="0062322A"/>
    <w:rsid w:val="00623378"/>
    <w:rsid w:val="0062342A"/>
    <w:rsid w:val="00623516"/>
    <w:rsid w:val="00623567"/>
    <w:rsid w:val="00623669"/>
    <w:rsid w:val="006238F9"/>
    <w:rsid w:val="00623938"/>
    <w:rsid w:val="00623D97"/>
    <w:rsid w:val="00623DE1"/>
    <w:rsid w:val="00623DF2"/>
    <w:rsid w:val="00623EC4"/>
    <w:rsid w:val="00624111"/>
    <w:rsid w:val="00624297"/>
    <w:rsid w:val="006246CB"/>
    <w:rsid w:val="00624780"/>
    <w:rsid w:val="006248FA"/>
    <w:rsid w:val="00624A37"/>
    <w:rsid w:val="00624C49"/>
    <w:rsid w:val="00624E9D"/>
    <w:rsid w:val="0062532D"/>
    <w:rsid w:val="00625350"/>
    <w:rsid w:val="006253F7"/>
    <w:rsid w:val="006254BA"/>
    <w:rsid w:val="0062569F"/>
    <w:rsid w:val="00625786"/>
    <w:rsid w:val="0062598C"/>
    <w:rsid w:val="00625BA6"/>
    <w:rsid w:val="00625C15"/>
    <w:rsid w:val="00625DD6"/>
    <w:rsid w:val="00625DEF"/>
    <w:rsid w:val="00625E20"/>
    <w:rsid w:val="00625E5D"/>
    <w:rsid w:val="00625F6C"/>
    <w:rsid w:val="006262BE"/>
    <w:rsid w:val="0062671F"/>
    <w:rsid w:val="006267C1"/>
    <w:rsid w:val="006268C8"/>
    <w:rsid w:val="00626A0E"/>
    <w:rsid w:val="00626FF1"/>
    <w:rsid w:val="006271C8"/>
    <w:rsid w:val="006271E4"/>
    <w:rsid w:val="00627320"/>
    <w:rsid w:val="006274CD"/>
    <w:rsid w:val="00627F23"/>
    <w:rsid w:val="0063022C"/>
    <w:rsid w:val="006306AA"/>
    <w:rsid w:val="00630AFC"/>
    <w:rsid w:val="00630B68"/>
    <w:rsid w:val="00630FCF"/>
    <w:rsid w:val="006312B2"/>
    <w:rsid w:val="006314B2"/>
    <w:rsid w:val="0063178A"/>
    <w:rsid w:val="00631956"/>
    <w:rsid w:val="006319A6"/>
    <w:rsid w:val="00631B27"/>
    <w:rsid w:val="00631CF5"/>
    <w:rsid w:val="006323DC"/>
    <w:rsid w:val="0063246E"/>
    <w:rsid w:val="006327D0"/>
    <w:rsid w:val="00632D18"/>
    <w:rsid w:val="00632D24"/>
    <w:rsid w:val="0063326E"/>
    <w:rsid w:val="00633537"/>
    <w:rsid w:val="0063359D"/>
    <w:rsid w:val="006338CB"/>
    <w:rsid w:val="00633A57"/>
    <w:rsid w:val="00633A6E"/>
    <w:rsid w:val="00633C6E"/>
    <w:rsid w:val="00633CA8"/>
    <w:rsid w:val="00633CC3"/>
    <w:rsid w:val="00633F86"/>
    <w:rsid w:val="006340D8"/>
    <w:rsid w:val="00634188"/>
    <w:rsid w:val="00634288"/>
    <w:rsid w:val="006343D0"/>
    <w:rsid w:val="00634861"/>
    <w:rsid w:val="006348EE"/>
    <w:rsid w:val="006349A5"/>
    <w:rsid w:val="00634A68"/>
    <w:rsid w:val="00634A72"/>
    <w:rsid w:val="00634A8E"/>
    <w:rsid w:val="00634ADE"/>
    <w:rsid w:val="00634C55"/>
    <w:rsid w:val="00634D66"/>
    <w:rsid w:val="00634D6D"/>
    <w:rsid w:val="0063545E"/>
    <w:rsid w:val="00635818"/>
    <w:rsid w:val="006358C7"/>
    <w:rsid w:val="00635A67"/>
    <w:rsid w:val="00635B68"/>
    <w:rsid w:val="00635BA9"/>
    <w:rsid w:val="00635CB1"/>
    <w:rsid w:val="00635D4C"/>
    <w:rsid w:val="00635E77"/>
    <w:rsid w:val="00635FEE"/>
    <w:rsid w:val="006360C6"/>
    <w:rsid w:val="006360F7"/>
    <w:rsid w:val="00636106"/>
    <w:rsid w:val="0063639A"/>
    <w:rsid w:val="006364F2"/>
    <w:rsid w:val="006367A2"/>
    <w:rsid w:val="00636995"/>
    <w:rsid w:val="00636A61"/>
    <w:rsid w:val="00636D6A"/>
    <w:rsid w:val="00636E37"/>
    <w:rsid w:val="00637007"/>
    <w:rsid w:val="0063701C"/>
    <w:rsid w:val="00637045"/>
    <w:rsid w:val="00637130"/>
    <w:rsid w:val="006374C6"/>
    <w:rsid w:val="0063768A"/>
    <w:rsid w:val="00637CA9"/>
    <w:rsid w:val="00637D70"/>
    <w:rsid w:val="006400D1"/>
    <w:rsid w:val="00640339"/>
    <w:rsid w:val="006404CF"/>
    <w:rsid w:val="00640660"/>
    <w:rsid w:val="0064066A"/>
    <w:rsid w:val="00640F00"/>
    <w:rsid w:val="00640FBE"/>
    <w:rsid w:val="00640FE7"/>
    <w:rsid w:val="00641030"/>
    <w:rsid w:val="00641188"/>
    <w:rsid w:val="006411CB"/>
    <w:rsid w:val="0064156A"/>
    <w:rsid w:val="006415B9"/>
    <w:rsid w:val="0064178B"/>
    <w:rsid w:val="006417DC"/>
    <w:rsid w:val="00641ACD"/>
    <w:rsid w:val="00641D73"/>
    <w:rsid w:val="00641ECB"/>
    <w:rsid w:val="00642402"/>
    <w:rsid w:val="006425E5"/>
    <w:rsid w:val="00642686"/>
    <w:rsid w:val="006426AB"/>
    <w:rsid w:val="006426AE"/>
    <w:rsid w:val="0064291A"/>
    <w:rsid w:val="006429AC"/>
    <w:rsid w:val="00642BA2"/>
    <w:rsid w:val="00642CF2"/>
    <w:rsid w:val="006430EE"/>
    <w:rsid w:val="00643183"/>
    <w:rsid w:val="00643293"/>
    <w:rsid w:val="0064355F"/>
    <w:rsid w:val="00643830"/>
    <w:rsid w:val="00643967"/>
    <w:rsid w:val="00643A3B"/>
    <w:rsid w:val="00643AE5"/>
    <w:rsid w:val="00643BF6"/>
    <w:rsid w:val="00643CC1"/>
    <w:rsid w:val="00644019"/>
    <w:rsid w:val="00644515"/>
    <w:rsid w:val="006446C9"/>
    <w:rsid w:val="00644CE7"/>
    <w:rsid w:val="00644E92"/>
    <w:rsid w:val="0064522F"/>
    <w:rsid w:val="006452A7"/>
    <w:rsid w:val="00645475"/>
    <w:rsid w:val="006454E6"/>
    <w:rsid w:val="00645B13"/>
    <w:rsid w:val="00645C2B"/>
    <w:rsid w:val="00645EF7"/>
    <w:rsid w:val="00645F97"/>
    <w:rsid w:val="006463A4"/>
    <w:rsid w:val="006468A3"/>
    <w:rsid w:val="006468A6"/>
    <w:rsid w:val="00646B9F"/>
    <w:rsid w:val="0064735E"/>
    <w:rsid w:val="006473E4"/>
    <w:rsid w:val="006474BC"/>
    <w:rsid w:val="006475A0"/>
    <w:rsid w:val="0064771B"/>
    <w:rsid w:val="006477C3"/>
    <w:rsid w:val="006478C8"/>
    <w:rsid w:val="00647BAD"/>
    <w:rsid w:val="00647C25"/>
    <w:rsid w:val="00647E76"/>
    <w:rsid w:val="00647F20"/>
    <w:rsid w:val="0065034E"/>
    <w:rsid w:val="00650359"/>
    <w:rsid w:val="006504EE"/>
    <w:rsid w:val="006507ED"/>
    <w:rsid w:val="00650801"/>
    <w:rsid w:val="00650BD0"/>
    <w:rsid w:val="00650D64"/>
    <w:rsid w:val="0065115F"/>
    <w:rsid w:val="006511A6"/>
    <w:rsid w:val="00651315"/>
    <w:rsid w:val="006514DF"/>
    <w:rsid w:val="00651629"/>
    <w:rsid w:val="0065177E"/>
    <w:rsid w:val="00651A8E"/>
    <w:rsid w:val="00651BAA"/>
    <w:rsid w:val="006523B9"/>
    <w:rsid w:val="00652413"/>
    <w:rsid w:val="00652503"/>
    <w:rsid w:val="00652779"/>
    <w:rsid w:val="00652A5A"/>
    <w:rsid w:val="00652CB0"/>
    <w:rsid w:val="00652CC6"/>
    <w:rsid w:val="0065306D"/>
    <w:rsid w:val="00653177"/>
    <w:rsid w:val="006533C4"/>
    <w:rsid w:val="0065377B"/>
    <w:rsid w:val="006537C0"/>
    <w:rsid w:val="0065384A"/>
    <w:rsid w:val="00653D2A"/>
    <w:rsid w:val="00653E87"/>
    <w:rsid w:val="00653F3F"/>
    <w:rsid w:val="00653F5A"/>
    <w:rsid w:val="0065405C"/>
    <w:rsid w:val="006540CC"/>
    <w:rsid w:val="006541FA"/>
    <w:rsid w:val="006542B4"/>
    <w:rsid w:val="00654315"/>
    <w:rsid w:val="0065442C"/>
    <w:rsid w:val="006544ED"/>
    <w:rsid w:val="00654509"/>
    <w:rsid w:val="00654518"/>
    <w:rsid w:val="006545A9"/>
    <w:rsid w:val="006545C0"/>
    <w:rsid w:val="00654648"/>
    <w:rsid w:val="006547B6"/>
    <w:rsid w:val="00654989"/>
    <w:rsid w:val="00654C86"/>
    <w:rsid w:val="00654E04"/>
    <w:rsid w:val="006550A0"/>
    <w:rsid w:val="00655487"/>
    <w:rsid w:val="006558A9"/>
    <w:rsid w:val="00655919"/>
    <w:rsid w:val="00655C36"/>
    <w:rsid w:val="00655E75"/>
    <w:rsid w:val="00655F46"/>
    <w:rsid w:val="00656247"/>
    <w:rsid w:val="006569B3"/>
    <w:rsid w:val="00656B36"/>
    <w:rsid w:val="00657000"/>
    <w:rsid w:val="006570FD"/>
    <w:rsid w:val="00657527"/>
    <w:rsid w:val="00657750"/>
    <w:rsid w:val="006577A6"/>
    <w:rsid w:val="00657895"/>
    <w:rsid w:val="00657A99"/>
    <w:rsid w:val="00657B7B"/>
    <w:rsid w:val="00657C9D"/>
    <w:rsid w:val="00657E29"/>
    <w:rsid w:val="00657EB6"/>
    <w:rsid w:val="00660084"/>
    <w:rsid w:val="006602AE"/>
    <w:rsid w:val="0066034B"/>
    <w:rsid w:val="00660627"/>
    <w:rsid w:val="006606C1"/>
    <w:rsid w:val="0066075A"/>
    <w:rsid w:val="006608AC"/>
    <w:rsid w:val="00660A5F"/>
    <w:rsid w:val="00660B57"/>
    <w:rsid w:val="00660D1C"/>
    <w:rsid w:val="00660E8E"/>
    <w:rsid w:val="0066144C"/>
    <w:rsid w:val="00661469"/>
    <w:rsid w:val="006614E0"/>
    <w:rsid w:val="00661550"/>
    <w:rsid w:val="0066163F"/>
    <w:rsid w:val="00661B3D"/>
    <w:rsid w:val="006620D0"/>
    <w:rsid w:val="00662123"/>
    <w:rsid w:val="00662490"/>
    <w:rsid w:val="0066249F"/>
    <w:rsid w:val="006625E8"/>
    <w:rsid w:val="0066297E"/>
    <w:rsid w:val="00662C59"/>
    <w:rsid w:val="00662CF6"/>
    <w:rsid w:val="00662D65"/>
    <w:rsid w:val="00662E07"/>
    <w:rsid w:val="0066307E"/>
    <w:rsid w:val="0066323F"/>
    <w:rsid w:val="006632E6"/>
    <w:rsid w:val="0066396F"/>
    <w:rsid w:val="00663ABB"/>
    <w:rsid w:val="00663B07"/>
    <w:rsid w:val="00663B95"/>
    <w:rsid w:val="0066410F"/>
    <w:rsid w:val="006642F3"/>
    <w:rsid w:val="006643AC"/>
    <w:rsid w:val="00664481"/>
    <w:rsid w:val="00664534"/>
    <w:rsid w:val="006646C6"/>
    <w:rsid w:val="0066474B"/>
    <w:rsid w:val="006648DB"/>
    <w:rsid w:val="00664A62"/>
    <w:rsid w:val="00664B60"/>
    <w:rsid w:val="00664B6F"/>
    <w:rsid w:val="00664CF5"/>
    <w:rsid w:val="00664E28"/>
    <w:rsid w:val="00664E4E"/>
    <w:rsid w:val="00664FB8"/>
    <w:rsid w:val="00664FF9"/>
    <w:rsid w:val="0066528A"/>
    <w:rsid w:val="0066545F"/>
    <w:rsid w:val="006654AF"/>
    <w:rsid w:val="0066554A"/>
    <w:rsid w:val="006656BD"/>
    <w:rsid w:val="0066570E"/>
    <w:rsid w:val="00665B66"/>
    <w:rsid w:val="00665B87"/>
    <w:rsid w:val="00665E53"/>
    <w:rsid w:val="006666F3"/>
    <w:rsid w:val="00666744"/>
    <w:rsid w:val="00666A8F"/>
    <w:rsid w:val="00666AF1"/>
    <w:rsid w:val="00666D74"/>
    <w:rsid w:val="00666FDC"/>
    <w:rsid w:val="0066709E"/>
    <w:rsid w:val="0066715B"/>
    <w:rsid w:val="006672F9"/>
    <w:rsid w:val="006673EE"/>
    <w:rsid w:val="006675FC"/>
    <w:rsid w:val="00667775"/>
    <w:rsid w:val="006677A8"/>
    <w:rsid w:val="00667842"/>
    <w:rsid w:val="00667A38"/>
    <w:rsid w:val="00667BA6"/>
    <w:rsid w:val="00667BCB"/>
    <w:rsid w:val="00667CE9"/>
    <w:rsid w:val="00667D58"/>
    <w:rsid w:val="006703E4"/>
    <w:rsid w:val="00670482"/>
    <w:rsid w:val="006704FF"/>
    <w:rsid w:val="00670625"/>
    <w:rsid w:val="006706EB"/>
    <w:rsid w:val="00670856"/>
    <w:rsid w:val="00670986"/>
    <w:rsid w:val="00670B94"/>
    <w:rsid w:val="00670F36"/>
    <w:rsid w:val="00671045"/>
    <w:rsid w:val="00671063"/>
    <w:rsid w:val="0067185A"/>
    <w:rsid w:val="006718D4"/>
    <w:rsid w:val="0067192E"/>
    <w:rsid w:val="00671BC5"/>
    <w:rsid w:val="00671C06"/>
    <w:rsid w:val="00671C59"/>
    <w:rsid w:val="00671D18"/>
    <w:rsid w:val="00671DF0"/>
    <w:rsid w:val="00671E22"/>
    <w:rsid w:val="00671EF8"/>
    <w:rsid w:val="006722C1"/>
    <w:rsid w:val="00672346"/>
    <w:rsid w:val="0067262A"/>
    <w:rsid w:val="006726B8"/>
    <w:rsid w:val="006726F0"/>
    <w:rsid w:val="00672721"/>
    <w:rsid w:val="006729EB"/>
    <w:rsid w:val="00672FAC"/>
    <w:rsid w:val="0067327F"/>
    <w:rsid w:val="006737D1"/>
    <w:rsid w:val="0067380F"/>
    <w:rsid w:val="00673847"/>
    <w:rsid w:val="00673BCF"/>
    <w:rsid w:val="00673D04"/>
    <w:rsid w:val="00673F8A"/>
    <w:rsid w:val="006741BD"/>
    <w:rsid w:val="006744B5"/>
    <w:rsid w:val="0067453B"/>
    <w:rsid w:val="0067491B"/>
    <w:rsid w:val="00674967"/>
    <w:rsid w:val="00674A19"/>
    <w:rsid w:val="00674A47"/>
    <w:rsid w:val="00674BB1"/>
    <w:rsid w:val="00674D52"/>
    <w:rsid w:val="00674FC4"/>
    <w:rsid w:val="006750E1"/>
    <w:rsid w:val="00675179"/>
    <w:rsid w:val="0067543D"/>
    <w:rsid w:val="00675544"/>
    <w:rsid w:val="006756B2"/>
    <w:rsid w:val="0067597B"/>
    <w:rsid w:val="00675BE2"/>
    <w:rsid w:val="00675D3C"/>
    <w:rsid w:val="00675FA7"/>
    <w:rsid w:val="00676055"/>
    <w:rsid w:val="006763AE"/>
    <w:rsid w:val="006763E6"/>
    <w:rsid w:val="00676547"/>
    <w:rsid w:val="00676577"/>
    <w:rsid w:val="006766BA"/>
    <w:rsid w:val="00676BB5"/>
    <w:rsid w:val="00676F2B"/>
    <w:rsid w:val="00676F33"/>
    <w:rsid w:val="006770A5"/>
    <w:rsid w:val="006771E3"/>
    <w:rsid w:val="00677272"/>
    <w:rsid w:val="0067727E"/>
    <w:rsid w:val="0067737B"/>
    <w:rsid w:val="00677399"/>
    <w:rsid w:val="006774F4"/>
    <w:rsid w:val="00677919"/>
    <w:rsid w:val="00677986"/>
    <w:rsid w:val="006779ED"/>
    <w:rsid w:val="00677B83"/>
    <w:rsid w:val="006800CD"/>
    <w:rsid w:val="00680110"/>
    <w:rsid w:val="00680274"/>
    <w:rsid w:val="006803CA"/>
    <w:rsid w:val="00680528"/>
    <w:rsid w:val="006805BF"/>
    <w:rsid w:val="006806A7"/>
    <w:rsid w:val="006807C5"/>
    <w:rsid w:val="00680AA8"/>
    <w:rsid w:val="00680C0F"/>
    <w:rsid w:val="00680FF4"/>
    <w:rsid w:val="006812EE"/>
    <w:rsid w:val="00681304"/>
    <w:rsid w:val="006814D8"/>
    <w:rsid w:val="00681AD0"/>
    <w:rsid w:val="00681B34"/>
    <w:rsid w:val="00681BE3"/>
    <w:rsid w:val="00681C6E"/>
    <w:rsid w:val="00681D3B"/>
    <w:rsid w:val="00681FE3"/>
    <w:rsid w:val="00682160"/>
    <w:rsid w:val="00682212"/>
    <w:rsid w:val="006824DB"/>
    <w:rsid w:val="0068252C"/>
    <w:rsid w:val="00682627"/>
    <w:rsid w:val="0068268D"/>
    <w:rsid w:val="00682726"/>
    <w:rsid w:val="006827DC"/>
    <w:rsid w:val="006828DA"/>
    <w:rsid w:val="00682902"/>
    <w:rsid w:val="00682981"/>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7CC"/>
    <w:rsid w:val="00684E2A"/>
    <w:rsid w:val="00684F05"/>
    <w:rsid w:val="00684F47"/>
    <w:rsid w:val="00685052"/>
    <w:rsid w:val="006850B7"/>
    <w:rsid w:val="006851F1"/>
    <w:rsid w:val="0068536D"/>
    <w:rsid w:val="00685445"/>
    <w:rsid w:val="00685493"/>
    <w:rsid w:val="0068568B"/>
    <w:rsid w:val="00685B65"/>
    <w:rsid w:val="0068646A"/>
    <w:rsid w:val="006864F5"/>
    <w:rsid w:val="0068668B"/>
    <w:rsid w:val="00686A27"/>
    <w:rsid w:val="00686B29"/>
    <w:rsid w:val="00686DA2"/>
    <w:rsid w:val="00686DF5"/>
    <w:rsid w:val="00686FE3"/>
    <w:rsid w:val="0068756E"/>
    <w:rsid w:val="006875ED"/>
    <w:rsid w:val="00687605"/>
    <w:rsid w:val="00687645"/>
    <w:rsid w:val="006877A4"/>
    <w:rsid w:val="00687837"/>
    <w:rsid w:val="006878CB"/>
    <w:rsid w:val="00687E26"/>
    <w:rsid w:val="00687FA9"/>
    <w:rsid w:val="0069007F"/>
    <w:rsid w:val="006902B8"/>
    <w:rsid w:val="006902BE"/>
    <w:rsid w:val="0069069D"/>
    <w:rsid w:val="00690B2C"/>
    <w:rsid w:val="00690FEC"/>
    <w:rsid w:val="00691125"/>
    <w:rsid w:val="00691150"/>
    <w:rsid w:val="006916DD"/>
    <w:rsid w:val="006919A7"/>
    <w:rsid w:val="00691C6B"/>
    <w:rsid w:val="00691D9C"/>
    <w:rsid w:val="00691F25"/>
    <w:rsid w:val="00692140"/>
    <w:rsid w:val="006923F3"/>
    <w:rsid w:val="0069250E"/>
    <w:rsid w:val="006926E6"/>
    <w:rsid w:val="006927CA"/>
    <w:rsid w:val="00692ADD"/>
    <w:rsid w:val="00692C69"/>
    <w:rsid w:val="00692E30"/>
    <w:rsid w:val="006930E9"/>
    <w:rsid w:val="00693468"/>
    <w:rsid w:val="006935DB"/>
    <w:rsid w:val="006935EF"/>
    <w:rsid w:val="0069381B"/>
    <w:rsid w:val="0069393E"/>
    <w:rsid w:val="00693B2A"/>
    <w:rsid w:val="00693F25"/>
    <w:rsid w:val="00693FD4"/>
    <w:rsid w:val="00694138"/>
    <w:rsid w:val="006941B5"/>
    <w:rsid w:val="00694738"/>
    <w:rsid w:val="00694892"/>
    <w:rsid w:val="00694BD0"/>
    <w:rsid w:val="00694BEE"/>
    <w:rsid w:val="00694C45"/>
    <w:rsid w:val="00694C6C"/>
    <w:rsid w:val="006952E8"/>
    <w:rsid w:val="006953CE"/>
    <w:rsid w:val="00695423"/>
    <w:rsid w:val="0069559E"/>
    <w:rsid w:val="006958D0"/>
    <w:rsid w:val="00695B8D"/>
    <w:rsid w:val="00695D28"/>
    <w:rsid w:val="00695E24"/>
    <w:rsid w:val="00695F8A"/>
    <w:rsid w:val="0069698D"/>
    <w:rsid w:val="00696AD4"/>
    <w:rsid w:val="00696CBE"/>
    <w:rsid w:val="00696D41"/>
    <w:rsid w:val="00696D6F"/>
    <w:rsid w:val="00696DC9"/>
    <w:rsid w:val="00697046"/>
    <w:rsid w:val="00697102"/>
    <w:rsid w:val="00697121"/>
    <w:rsid w:val="006974C4"/>
    <w:rsid w:val="00697922"/>
    <w:rsid w:val="006979FE"/>
    <w:rsid w:val="00697B77"/>
    <w:rsid w:val="006A007E"/>
    <w:rsid w:val="006A03D1"/>
    <w:rsid w:val="006A046C"/>
    <w:rsid w:val="006A0489"/>
    <w:rsid w:val="006A0669"/>
    <w:rsid w:val="006A06E8"/>
    <w:rsid w:val="006A084A"/>
    <w:rsid w:val="006A087B"/>
    <w:rsid w:val="006A0904"/>
    <w:rsid w:val="006A0B21"/>
    <w:rsid w:val="006A0BCE"/>
    <w:rsid w:val="006A0DEF"/>
    <w:rsid w:val="006A0FAB"/>
    <w:rsid w:val="006A0FFB"/>
    <w:rsid w:val="006A1339"/>
    <w:rsid w:val="006A13B7"/>
    <w:rsid w:val="006A172F"/>
    <w:rsid w:val="006A17B5"/>
    <w:rsid w:val="006A187A"/>
    <w:rsid w:val="006A1A0C"/>
    <w:rsid w:val="006A1C7F"/>
    <w:rsid w:val="006A1E67"/>
    <w:rsid w:val="006A1E90"/>
    <w:rsid w:val="006A1EC5"/>
    <w:rsid w:val="006A2009"/>
    <w:rsid w:val="006A228A"/>
    <w:rsid w:val="006A232F"/>
    <w:rsid w:val="006A23B9"/>
    <w:rsid w:val="006A247E"/>
    <w:rsid w:val="006A2686"/>
    <w:rsid w:val="006A27FF"/>
    <w:rsid w:val="006A2D44"/>
    <w:rsid w:val="006A2D4F"/>
    <w:rsid w:val="006A305F"/>
    <w:rsid w:val="006A346F"/>
    <w:rsid w:val="006A3B71"/>
    <w:rsid w:val="006A3BF2"/>
    <w:rsid w:val="006A3F0A"/>
    <w:rsid w:val="006A404F"/>
    <w:rsid w:val="006A4327"/>
    <w:rsid w:val="006A46AB"/>
    <w:rsid w:val="006A48FA"/>
    <w:rsid w:val="006A4B17"/>
    <w:rsid w:val="006A4D03"/>
    <w:rsid w:val="006A4D31"/>
    <w:rsid w:val="006A5514"/>
    <w:rsid w:val="006A5A34"/>
    <w:rsid w:val="006A610C"/>
    <w:rsid w:val="006A61DB"/>
    <w:rsid w:val="006A6277"/>
    <w:rsid w:val="006A62D1"/>
    <w:rsid w:val="006A6578"/>
    <w:rsid w:val="006A6630"/>
    <w:rsid w:val="006A6812"/>
    <w:rsid w:val="006A68A7"/>
    <w:rsid w:val="006A6C60"/>
    <w:rsid w:val="006A6D37"/>
    <w:rsid w:val="006A6D9B"/>
    <w:rsid w:val="006A6EFB"/>
    <w:rsid w:val="006A6FC3"/>
    <w:rsid w:val="006A7305"/>
    <w:rsid w:val="006A73FA"/>
    <w:rsid w:val="006A750F"/>
    <w:rsid w:val="006A7A91"/>
    <w:rsid w:val="006A7D74"/>
    <w:rsid w:val="006A7E11"/>
    <w:rsid w:val="006B0037"/>
    <w:rsid w:val="006B00B7"/>
    <w:rsid w:val="006B016D"/>
    <w:rsid w:val="006B03F2"/>
    <w:rsid w:val="006B057B"/>
    <w:rsid w:val="006B0721"/>
    <w:rsid w:val="006B08A7"/>
    <w:rsid w:val="006B08E4"/>
    <w:rsid w:val="006B1327"/>
    <w:rsid w:val="006B13D5"/>
    <w:rsid w:val="006B13DC"/>
    <w:rsid w:val="006B1428"/>
    <w:rsid w:val="006B1525"/>
    <w:rsid w:val="006B1682"/>
    <w:rsid w:val="006B16CC"/>
    <w:rsid w:val="006B186C"/>
    <w:rsid w:val="006B190E"/>
    <w:rsid w:val="006B1981"/>
    <w:rsid w:val="006B1FE4"/>
    <w:rsid w:val="006B2106"/>
    <w:rsid w:val="006B225A"/>
    <w:rsid w:val="006B2426"/>
    <w:rsid w:val="006B28F2"/>
    <w:rsid w:val="006B2A5A"/>
    <w:rsid w:val="006B2A93"/>
    <w:rsid w:val="006B2B6E"/>
    <w:rsid w:val="006B2B8C"/>
    <w:rsid w:val="006B2C60"/>
    <w:rsid w:val="006B2D71"/>
    <w:rsid w:val="006B3273"/>
    <w:rsid w:val="006B3326"/>
    <w:rsid w:val="006B339E"/>
    <w:rsid w:val="006B36AD"/>
    <w:rsid w:val="006B3B23"/>
    <w:rsid w:val="006B3B6B"/>
    <w:rsid w:val="006B4A1B"/>
    <w:rsid w:val="006B4BD8"/>
    <w:rsid w:val="006B4F25"/>
    <w:rsid w:val="006B5029"/>
    <w:rsid w:val="006B5158"/>
    <w:rsid w:val="006B546E"/>
    <w:rsid w:val="006B5670"/>
    <w:rsid w:val="006B5849"/>
    <w:rsid w:val="006B5892"/>
    <w:rsid w:val="006B5CBC"/>
    <w:rsid w:val="006B5E08"/>
    <w:rsid w:val="006B5E4F"/>
    <w:rsid w:val="006B5E92"/>
    <w:rsid w:val="006B5EF6"/>
    <w:rsid w:val="006B6462"/>
    <w:rsid w:val="006B646F"/>
    <w:rsid w:val="006B653C"/>
    <w:rsid w:val="006B69EA"/>
    <w:rsid w:val="006B6A1A"/>
    <w:rsid w:val="006B6B3D"/>
    <w:rsid w:val="006B6D49"/>
    <w:rsid w:val="006B6E2D"/>
    <w:rsid w:val="006B6E6D"/>
    <w:rsid w:val="006B6ECF"/>
    <w:rsid w:val="006B71CC"/>
    <w:rsid w:val="006B7264"/>
    <w:rsid w:val="006B729D"/>
    <w:rsid w:val="006B74B2"/>
    <w:rsid w:val="006B7A6A"/>
    <w:rsid w:val="006B7C9A"/>
    <w:rsid w:val="006B7D11"/>
    <w:rsid w:val="006B7DFD"/>
    <w:rsid w:val="006B7EE9"/>
    <w:rsid w:val="006C0311"/>
    <w:rsid w:val="006C0594"/>
    <w:rsid w:val="006C0778"/>
    <w:rsid w:val="006C088A"/>
    <w:rsid w:val="006C091D"/>
    <w:rsid w:val="006C0A56"/>
    <w:rsid w:val="006C134F"/>
    <w:rsid w:val="006C1831"/>
    <w:rsid w:val="006C1878"/>
    <w:rsid w:val="006C1B66"/>
    <w:rsid w:val="006C1E35"/>
    <w:rsid w:val="006C1E49"/>
    <w:rsid w:val="006C259F"/>
    <w:rsid w:val="006C25BC"/>
    <w:rsid w:val="006C25DE"/>
    <w:rsid w:val="006C30D7"/>
    <w:rsid w:val="006C3165"/>
    <w:rsid w:val="006C3193"/>
    <w:rsid w:val="006C36C4"/>
    <w:rsid w:val="006C37DD"/>
    <w:rsid w:val="006C37EA"/>
    <w:rsid w:val="006C38F0"/>
    <w:rsid w:val="006C3E1C"/>
    <w:rsid w:val="006C3E66"/>
    <w:rsid w:val="006C4313"/>
    <w:rsid w:val="006C436B"/>
    <w:rsid w:val="006C4556"/>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5EC4"/>
    <w:rsid w:val="006C6300"/>
    <w:rsid w:val="006C6301"/>
    <w:rsid w:val="006C64A3"/>
    <w:rsid w:val="006C6741"/>
    <w:rsid w:val="006C6878"/>
    <w:rsid w:val="006C68C7"/>
    <w:rsid w:val="006C698D"/>
    <w:rsid w:val="006C69BF"/>
    <w:rsid w:val="006C69EC"/>
    <w:rsid w:val="006C6BD7"/>
    <w:rsid w:val="006C6EB5"/>
    <w:rsid w:val="006C6F78"/>
    <w:rsid w:val="006C7056"/>
    <w:rsid w:val="006C726A"/>
    <w:rsid w:val="006C7603"/>
    <w:rsid w:val="006C77A6"/>
    <w:rsid w:val="006C78E0"/>
    <w:rsid w:val="006C7AAB"/>
    <w:rsid w:val="006C7B23"/>
    <w:rsid w:val="006C7BA1"/>
    <w:rsid w:val="006C7C0F"/>
    <w:rsid w:val="006C7C9C"/>
    <w:rsid w:val="006C7D0E"/>
    <w:rsid w:val="006C7DDE"/>
    <w:rsid w:val="006C7E33"/>
    <w:rsid w:val="006C7EC4"/>
    <w:rsid w:val="006C7EEC"/>
    <w:rsid w:val="006C7EF6"/>
    <w:rsid w:val="006D03D1"/>
    <w:rsid w:val="006D0829"/>
    <w:rsid w:val="006D091E"/>
    <w:rsid w:val="006D0E18"/>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A0"/>
    <w:rsid w:val="006D1DC4"/>
    <w:rsid w:val="006D1E53"/>
    <w:rsid w:val="006D200B"/>
    <w:rsid w:val="006D204B"/>
    <w:rsid w:val="006D228B"/>
    <w:rsid w:val="006D23B7"/>
    <w:rsid w:val="006D263F"/>
    <w:rsid w:val="006D2647"/>
    <w:rsid w:val="006D26E9"/>
    <w:rsid w:val="006D2E1E"/>
    <w:rsid w:val="006D2E95"/>
    <w:rsid w:val="006D30F4"/>
    <w:rsid w:val="006D318E"/>
    <w:rsid w:val="006D343A"/>
    <w:rsid w:val="006D3502"/>
    <w:rsid w:val="006D3632"/>
    <w:rsid w:val="006D367D"/>
    <w:rsid w:val="006D3833"/>
    <w:rsid w:val="006D386F"/>
    <w:rsid w:val="006D3AEA"/>
    <w:rsid w:val="006D3B9B"/>
    <w:rsid w:val="006D3C4B"/>
    <w:rsid w:val="006D3E16"/>
    <w:rsid w:val="006D3ED9"/>
    <w:rsid w:val="006D3F62"/>
    <w:rsid w:val="006D4120"/>
    <w:rsid w:val="006D43AC"/>
    <w:rsid w:val="006D448A"/>
    <w:rsid w:val="006D4A10"/>
    <w:rsid w:val="006D4AF6"/>
    <w:rsid w:val="006D4B57"/>
    <w:rsid w:val="006D4BE2"/>
    <w:rsid w:val="006D4F0E"/>
    <w:rsid w:val="006D5018"/>
    <w:rsid w:val="006D5205"/>
    <w:rsid w:val="006D5495"/>
    <w:rsid w:val="006D5770"/>
    <w:rsid w:val="006D57AE"/>
    <w:rsid w:val="006D5853"/>
    <w:rsid w:val="006D5F98"/>
    <w:rsid w:val="006D61A2"/>
    <w:rsid w:val="006D6408"/>
    <w:rsid w:val="006D655D"/>
    <w:rsid w:val="006D65DD"/>
    <w:rsid w:val="006D6631"/>
    <w:rsid w:val="006D670C"/>
    <w:rsid w:val="006D6A89"/>
    <w:rsid w:val="006D6B4D"/>
    <w:rsid w:val="006D6BA8"/>
    <w:rsid w:val="006D702B"/>
    <w:rsid w:val="006D70AE"/>
    <w:rsid w:val="006D7121"/>
    <w:rsid w:val="006D7357"/>
    <w:rsid w:val="006D7369"/>
    <w:rsid w:val="006D78AB"/>
    <w:rsid w:val="006D79E6"/>
    <w:rsid w:val="006D7A61"/>
    <w:rsid w:val="006D7B81"/>
    <w:rsid w:val="006D7E73"/>
    <w:rsid w:val="006D7F8D"/>
    <w:rsid w:val="006E036B"/>
    <w:rsid w:val="006E0705"/>
    <w:rsid w:val="006E0740"/>
    <w:rsid w:val="006E07A7"/>
    <w:rsid w:val="006E0A6E"/>
    <w:rsid w:val="006E0BF8"/>
    <w:rsid w:val="006E10C2"/>
    <w:rsid w:val="006E11A2"/>
    <w:rsid w:val="006E11B4"/>
    <w:rsid w:val="006E12DB"/>
    <w:rsid w:val="006E12ED"/>
    <w:rsid w:val="006E134B"/>
    <w:rsid w:val="006E16EE"/>
    <w:rsid w:val="006E198E"/>
    <w:rsid w:val="006E1D8D"/>
    <w:rsid w:val="006E1DAC"/>
    <w:rsid w:val="006E2059"/>
    <w:rsid w:val="006E2290"/>
    <w:rsid w:val="006E23DD"/>
    <w:rsid w:val="006E24EB"/>
    <w:rsid w:val="006E2553"/>
    <w:rsid w:val="006E26C2"/>
    <w:rsid w:val="006E2854"/>
    <w:rsid w:val="006E2F1A"/>
    <w:rsid w:val="006E2F9B"/>
    <w:rsid w:val="006E30CF"/>
    <w:rsid w:val="006E3123"/>
    <w:rsid w:val="006E3202"/>
    <w:rsid w:val="006E3420"/>
    <w:rsid w:val="006E35B4"/>
    <w:rsid w:val="006E3710"/>
    <w:rsid w:val="006E397B"/>
    <w:rsid w:val="006E3AFE"/>
    <w:rsid w:val="006E4110"/>
    <w:rsid w:val="006E4176"/>
    <w:rsid w:val="006E4473"/>
    <w:rsid w:val="006E456D"/>
    <w:rsid w:val="006E48B8"/>
    <w:rsid w:val="006E48C8"/>
    <w:rsid w:val="006E4A56"/>
    <w:rsid w:val="006E4C41"/>
    <w:rsid w:val="006E4CC4"/>
    <w:rsid w:val="006E4CD3"/>
    <w:rsid w:val="006E507A"/>
    <w:rsid w:val="006E5506"/>
    <w:rsid w:val="006E56B7"/>
    <w:rsid w:val="006E57D1"/>
    <w:rsid w:val="006E5A3B"/>
    <w:rsid w:val="006E5A5F"/>
    <w:rsid w:val="006E5C7F"/>
    <w:rsid w:val="006E62C1"/>
    <w:rsid w:val="006E6368"/>
    <w:rsid w:val="006E64F8"/>
    <w:rsid w:val="006E660E"/>
    <w:rsid w:val="006E6618"/>
    <w:rsid w:val="006E6770"/>
    <w:rsid w:val="006E67E8"/>
    <w:rsid w:val="006E6A76"/>
    <w:rsid w:val="006E6C6F"/>
    <w:rsid w:val="006E6DB2"/>
    <w:rsid w:val="006E6DD7"/>
    <w:rsid w:val="006E74E9"/>
    <w:rsid w:val="006E7C81"/>
    <w:rsid w:val="006E7D1A"/>
    <w:rsid w:val="006E7DD4"/>
    <w:rsid w:val="006E7DFE"/>
    <w:rsid w:val="006F013B"/>
    <w:rsid w:val="006F043D"/>
    <w:rsid w:val="006F08EC"/>
    <w:rsid w:val="006F0D75"/>
    <w:rsid w:val="006F0E42"/>
    <w:rsid w:val="006F1134"/>
    <w:rsid w:val="006F1232"/>
    <w:rsid w:val="006F128C"/>
    <w:rsid w:val="006F1360"/>
    <w:rsid w:val="006F1411"/>
    <w:rsid w:val="006F19F3"/>
    <w:rsid w:val="006F1A41"/>
    <w:rsid w:val="006F1A5E"/>
    <w:rsid w:val="006F1C26"/>
    <w:rsid w:val="006F1D72"/>
    <w:rsid w:val="006F1D8E"/>
    <w:rsid w:val="006F1F2E"/>
    <w:rsid w:val="006F2033"/>
    <w:rsid w:val="006F222C"/>
    <w:rsid w:val="006F223F"/>
    <w:rsid w:val="006F241F"/>
    <w:rsid w:val="006F2725"/>
    <w:rsid w:val="006F276A"/>
    <w:rsid w:val="006F2BD6"/>
    <w:rsid w:val="006F2C50"/>
    <w:rsid w:val="006F2CD0"/>
    <w:rsid w:val="006F30E4"/>
    <w:rsid w:val="006F3158"/>
    <w:rsid w:val="006F3164"/>
    <w:rsid w:val="006F31A3"/>
    <w:rsid w:val="006F3221"/>
    <w:rsid w:val="006F3276"/>
    <w:rsid w:val="006F33F3"/>
    <w:rsid w:val="006F34B8"/>
    <w:rsid w:val="006F3C8F"/>
    <w:rsid w:val="006F3CD2"/>
    <w:rsid w:val="006F3E24"/>
    <w:rsid w:val="006F3F8D"/>
    <w:rsid w:val="006F42D6"/>
    <w:rsid w:val="006F434B"/>
    <w:rsid w:val="006F44AC"/>
    <w:rsid w:val="006F44D7"/>
    <w:rsid w:val="006F44F4"/>
    <w:rsid w:val="006F4991"/>
    <w:rsid w:val="006F4B30"/>
    <w:rsid w:val="006F4BA8"/>
    <w:rsid w:val="006F4C6B"/>
    <w:rsid w:val="006F4D47"/>
    <w:rsid w:val="006F4D9D"/>
    <w:rsid w:val="006F5047"/>
    <w:rsid w:val="006F5228"/>
    <w:rsid w:val="006F53C1"/>
    <w:rsid w:val="006F5442"/>
    <w:rsid w:val="006F556A"/>
    <w:rsid w:val="006F55E1"/>
    <w:rsid w:val="006F58A2"/>
    <w:rsid w:val="006F5968"/>
    <w:rsid w:val="006F5A9E"/>
    <w:rsid w:val="006F5E92"/>
    <w:rsid w:val="006F651A"/>
    <w:rsid w:val="006F6588"/>
    <w:rsid w:val="006F675C"/>
    <w:rsid w:val="006F6993"/>
    <w:rsid w:val="006F6994"/>
    <w:rsid w:val="006F6B3D"/>
    <w:rsid w:val="006F6B78"/>
    <w:rsid w:val="006F6D72"/>
    <w:rsid w:val="006F6E82"/>
    <w:rsid w:val="006F72E8"/>
    <w:rsid w:val="006F74F2"/>
    <w:rsid w:val="006F7770"/>
    <w:rsid w:val="006F79D2"/>
    <w:rsid w:val="006F7D68"/>
    <w:rsid w:val="006F7ED6"/>
    <w:rsid w:val="007002D7"/>
    <w:rsid w:val="007003DE"/>
    <w:rsid w:val="00700427"/>
    <w:rsid w:val="00700645"/>
    <w:rsid w:val="0070084C"/>
    <w:rsid w:val="00700AF1"/>
    <w:rsid w:val="00700E87"/>
    <w:rsid w:val="00700F00"/>
    <w:rsid w:val="00700F87"/>
    <w:rsid w:val="00701075"/>
    <w:rsid w:val="00701213"/>
    <w:rsid w:val="007012B6"/>
    <w:rsid w:val="007013CC"/>
    <w:rsid w:val="007013FB"/>
    <w:rsid w:val="00701614"/>
    <w:rsid w:val="0070189F"/>
    <w:rsid w:val="007018C4"/>
    <w:rsid w:val="00701DCF"/>
    <w:rsid w:val="00702082"/>
    <w:rsid w:val="007020B0"/>
    <w:rsid w:val="007022A0"/>
    <w:rsid w:val="007024A3"/>
    <w:rsid w:val="007024D5"/>
    <w:rsid w:val="00702767"/>
    <w:rsid w:val="007027CD"/>
    <w:rsid w:val="00702838"/>
    <w:rsid w:val="00702845"/>
    <w:rsid w:val="00702BAD"/>
    <w:rsid w:val="00702CBA"/>
    <w:rsid w:val="007030B3"/>
    <w:rsid w:val="007031A4"/>
    <w:rsid w:val="0070323D"/>
    <w:rsid w:val="007032FB"/>
    <w:rsid w:val="00703561"/>
    <w:rsid w:val="007036EA"/>
    <w:rsid w:val="00703B1E"/>
    <w:rsid w:val="00703C7B"/>
    <w:rsid w:val="00703C86"/>
    <w:rsid w:val="00703D3A"/>
    <w:rsid w:val="00703D6B"/>
    <w:rsid w:val="00703DC1"/>
    <w:rsid w:val="0070431C"/>
    <w:rsid w:val="007043D6"/>
    <w:rsid w:val="00704622"/>
    <w:rsid w:val="007046C1"/>
    <w:rsid w:val="00704A61"/>
    <w:rsid w:val="00704B3C"/>
    <w:rsid w:val="00704CEB"/>
    <w:rsid w:val="00704E54"/>
    <w:rsid w:val="00705025"/>
    <w:rsid w:val="007051E6"/>
    <w:rsid w:val="007052AC"/>
    <w:rsid w:val="00705372"/>
    <w:rsid w:val="007055FC"/>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6F13"/>
    <w:rsid w:val="00707314"/>
    <w:rsid w:val="00707677"/>
    <w:rsid w:val="00707769"/>
    <w:rsid w:val="0070776F"/>
    <w:rsid w:val="007077DA"/>
    <w:rsid w:val="007078FD"/>
    <w:rsid w:val="00707ACA"/>
    <w:rsid w:val="00707BDE"/>
    <w:rsid w:val="00707D8D"/>
    <w:rsid w:val="00707DA3"/>
    <w:rsid w:val="00707FC3"/>
    <w:rsid w:val="007100BF"/>
    <w:rsid w:val="007101F2"/>
    <w:rsid w:val="007102C5"/>
    <w:rsid w:val="007102FF"/>
    <w:rsid w:val="007103A2"/>
    <w:rsid w:val="007106DC"/>
    <w:rsid w:val="0071071B"/>
    <w:rsid w:val="00710867"/>
    <w:rsid w:val="00710923"/>
    <w:rsid w:val="00710A40"/>
    <w:rsid w:val="00710B5E"/>
    <w:rsid w:val="00710CDE"/>
    <w:rsid w:val="00710F47"/>
    <w:rsid w:val="0071103E"/>
    <w:rsid w:val="00711041"/>
    <w:rsid w:val="007110CA"/>
    <w:rsid w:val="00711132"/>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240"/>
    <w:rsid w:val="007147BD"/>
    <w:rsid w:val="00714D4F"/>
    <w:rsid w:val="00714DD1"/>
    <w:rsid w:val="00714F22"/>
    <w:rsid w:val="0071529A"/>
    <w:rsid w:val="0071529D"/>
    <w:rsid w:val="007152C3"/>
    <w:rsid w:val="0071568C"/>
    <w:rsid w:val="00715717"/>
    <w:rsid w:val="007157A0"/>
    <w:rsid w:val="00715ADC"/>
    <w:rsid w:val="00715F85"/>
    <w:rsid w:val="00716033"/>
    <w:rsid w:val="0071621D"/>
    <w:rsid w:val="007162B0"/>
    <w:rsid w:val="00716335"/>
    <w:rsid w:val="007164DC"/>
    <w:rsid w:val="007165AF"/>
    <w:rsid w:val="0071660C"/>
    <w:rsid w:val="00716751"/>
    <w:rsid w:val="007168E8"/>
    <w:rsid w:val="00716958"/>
    <w:rsid w:val="0071696C"/>
    <w:rsid w:val="00716AB1"/>
    <w:rsid w:val="00716F9D"/>
    <w:rsid w:val="00717170"/>
    <w:rsid w:val="00717293"/>
    <w:rsid w:val="00717345"/>
    <w:rsid w:val="00717470"/>
    <w:rsid w:val="0071757D"/>
    <w:rsid w:val="007175D6"/>
    <w:rsid w:val="00717967"/>
    <w:rsid w:val="00717C5D"/>
    <w:rsid w:val="00717D80"/>
    <w:rsid w:val="00720120"/>
    <w:rsid w:val="00720141"/>
    <w:rsid w:val="007204B5"/>
    <w:rsid w:val="00720855"/>
    <w:rsid w:val="007209B7"/>
    <w:rsid w:val="00720A06"/>
    <w:rsid w:val="00720A3C"/>
    <w:rsid w:val="00720ADB"/>
    <w:rsid w:val="00720BD3"/>
    <w:rsid w:val="00720CAB"/>
    <w:rsid w:val="00720E5E"/>
    <w:rsid w:val="00721042"/>
    <w:rsid w:val="0072110E"/>
    <w:rsid w:val="00721245"/>
    <w:rsid w:val="007212EF"/>
    <w:rsid w:val="007218D9"/>
    <w:rsid w:val="00721B4F"/>
    <w:rsid w:val="00721B8B"/>
    <w:rsid w:val="00721BC0"/>
    <w:rsid w:val="00721F1A"/>
    <w:rsid w:val="0072206B"/>
    <w:rsid w:val="00722165"/>
    <w:rsid w:val="007226FC"/>
    <w:rsid w:val="007227A6"/>
    <w:rsid w:val="007229B6"/>
    <w:rsid w:val="00722A05"/>
    <w:rsid w:val="00722BF0"/>
    <w:rsid w:val="00722CEF"/>
    <w:rsid w:val="00722E0A"/>
    <w:rsid w:val="00722FCD"/>
    <w:rsid w:val="0072300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3DFE"/>
    <w:rsid w:val="00723E79"/>
    <w:rsid w:val="0072404B"/>
    <w:rsid w:val="007240FB"/>
    <w:rsid w:val="00724155"/>
    <w:rsid w:val="00724316"/>
    <w:rsid w:val="00724729"/>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AF0"/>
    <w:rsid w:val="00726CA2"/>
    <w:rsid w:val="00726D23"/>
    <w:rsid w:val="00727316"/>
    <w:rsid w:val="007274F4"/>
    <w:rsid w:val="00727509"/>
    <w:rsid w:val="00727583"/>
    <w:rsid w:val="0072797E"/>
    <w:rsid w:val="00727A39"/>
    <w:rsid w:val="00727E26"/>
    <w:rsid w:val="00727E9F"/>
    <w:rsid w:val="007301E7"/>
    <w:rsid w:val="007302D9"/>
    <w:rsid w:val="00730540"/>
    <w:rsid w:val="00730543"/>
    <w:rsid w:val="00730817"/>
    <w:rsid w:val="00730A15"/>
    <w:rsid w:val="00730AFC"/>
    <w:rsid w:val="00730BF0"/>
    <w:rsid w:val="00730CB8"/>
    <w:rsid w:val="00730DD8"/>
    <w:rsid w:val="00730F13"/>
    <w:rsid w:val="00730F2E"/>
    <w:rsid w:val="00730F3C"/>
    <w:rsid w:val="00730FC1"/>
    <w:rsid w:val="007312E5"/>
    <w:rsid w:val="00731318"/>
    <w:rsid w:val="00731385"/>
    <w:rsid w:val="007313BB"/>
    <w:rsid w:val="0073161F"/>
    <w:rsid w:val="00731897"/>
    <w:rsid w:val="00731C1D"/>
    <w:rsid w:val="00731C67"/>
    <w:rsid w:val="00731E22"/>
    <w:rsid w:val="00731E47"/>
    <w:rsid w:val="00731F3E"/>
    <w:rsid w:val="00731F71"/>
    <w:rsid w:val="00731FBD"/>
    <w:rsid w:val="007321B9"/>
    <w:rsid w:val="00732241"/>
    <w:rsid w:val="0073236E"/>
    <w:rsid w:val="00732784"/>
    <w:rsid w:val="007327F0"/>
    <w:rsid w:val="00732AC3"/>
    <w:rsid w:val="00732AE6"/>
    <w:rsid w:val="00732AEE"/>
    <w:rsid w:val="00732D8A"/>
    <w:rsid w:val="00732FB6"/>
    <w:rsid w:val="00733273"/>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4F3E"/>
    <w:rsid w:val="007351B1"/>
    <w:rsid w:val="00735DC1"/>
    <w:rsid w:val="00736032"/>
    <w:rsid w:val="00736338"/>
    <w:rsid w:val="00736362"/>
    <w:rsid w:val="007365C5"/>
    <w:rsid w:val="00736AC8"/>
    <w:rsid w:val="00736B06"/>
    <w:rsid w:val="00736F23"/>
    <w:rsid w:val="00736FF6"/>
    <w:rsid w:val="00737014"/>
    <w:rsid w:val="00737114"/>
    <w:rsid w:val="007373DA"/>
    <w:rsid w:val="007373DC"/>
    <w:rsid w:val="007374A5"/>
    <w:rsid w:val="0073772C"/>
    <w:rsid w:val="007378F6"/>
    <w:rsid w:val="00737B25"/>
    <w:rsid w:val="00737D39"/>
    <w:rsid w:val="00737DA7"/>
    <w:rsid w:val="007401FA"/>
    <w:rsid w:val="007405E1"/>
    <w:rsid w:val="00740F6A"/>
    <w:rsid w:val="0074105B"/>
    <w:rsid w:val="0074124F"/>
    <w:rsid w:val="00741478"/>
    <w:rsid w:val="00741506"/>
    <w:rsid w:val="00741802"/>
    <w:rsid w:val="007418F4"/>
    <w:rsid w:val="00741D57"/>
    <w:rsid w:val="0074204B"/>
    <w:rsid w:val="007420B2"/>
    <w:rsid w:val="0074234E"/>
    <w:rsid w:val="007425D5"/>
    <w:rsid w:val="007425E3"/>
    <w:rsid w:val="0074266B"/>
    <w:rsid w:val="007426A8"/>
    <w:rsid w:val="0074280B"/>
    <w:rsid w:val="007428D8"/>
    <w:rsid w:val="007429B7"/>
    <w:rsid w:val="00742A43"/>
    <w:rsid w:val="00742ED5"/>
    <w:rsid w:val="00743587"/>
    <w:rsid w:val="0074366B"/>
    <w:rsid w:val="00743929"/>
    <w:rsid w:val="00743955"/>
    <w:rsid w:val="00743C4E"/>
    <w:rsid w:val="00743F3B"/>
    <w:rsid w:val="00743FC3"/>
    <w:rsid w:val="00744232"/>
    <w:rsid w:val="00744340"/>
    <w:rsid w:val="00744360"/>
    <w:rsid w:val="007444F5"/>
    <w:rsid w:val="007445FB"/>
    <w:rsid w:val="00744715"/>
    <w:rsid w:val="00744A3C"/>
    <w:rsid w:val="00744C81"/>
    <w:rsid w:val="00744DB8"/>
    <w:rsid w:val="00744DEE"/>
    <w:rsid w:val="00744E4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34E"/>
    <w:rsid w:val="00746599"/>
    <w:rsid w:val="00746CE5"/>
    <w:rsid w:val="00746DF8"/>
    <w:rsid w:val="00746E43"/>
    <w:rsid w:val="00746E59"/>
    <w:rsid w:val="00747003"/>
    <w:rsid w:val="007470BE"/>
    <w:rsid w:val="00747158"/>
    <w:rsid w:val="0074715E"/>
    <w:rsid w:val="00747160"/>
    <w:rsid w:val="00747211"/>
    <w:rsid w:val="00747511"/>
    <w:rsid w:val="00747841"/>
    <w:rsid w:val="0074784D"/>
    <w:rsid w:val="007478E2"/>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0ED4"/>
    <w:rsid w:val="00750FDF"/>
    <w:rsid w:val="00751047"/>
    <w:rsid w:val="007510FE"/>
    <w:rsid w:val="00751339"/>
    <w:rsid w:val="007518EE"/>
    <w:rsid w:val="00751960"/>
    <w:rsid w:val="00751C7D"/>
    <w:rsid w:val="00751DBC"/>
    <w:rsid w:val="00751E84"/>
    <w:rsid w:val="00752062"/>
    <w:rsid w:val="00752554"/>
    <w:rsid w:val="00752A3E"/>
    <w:rsid w:val="00752A44"/>
    <w:rsid w:val="00752C01"/>
    <w:rsid w:val="00752CEF"/>
    <w:rsid w:val="00753168"/>
    <w:rsid w:val="0075321E"/>
    <w:rsid w:val="0075326F"/>
    <w:rsid w:val="00753294"/>
    <w:rsid w:val="00753363"/>
    <w:rsid w:val="007533D7"/>
    <w:rsid w:val="0075340D"/>
    <w:rsid w:val="00753671"/>
    <w:rsid w:val="007537A1"/>
    <w:rsid w:val="0075399F"/>
    <w:rsid w:val="00753A7B"/>
    <w:rsid w:val="00753B23"/>
    <w:rsid w:val="00753C58"/>
    <w:rsid w:val="00753E94"/>
    <w:rsid w:val="007540A1"/>
    <w:rsid w:val="00754794"/>
    <w:rsid w:val="0075479E"/>
    <w:rsid w:val="0075484D"/>
    <w:rsid w:val="00754912"/>
    <w:rsid w:val="00754A8F"/>
    <w:rsid w:val="00754CA1"/>
    <w:rsid w:val="00754DD1"/>
    <w:rsid w:val="00754DEF"/>
    <w:rsid w:val="00754FCE"/>
    <w:rsid w:val="00754FD4"/>
    <w:rsid w:val="00755084"/>
    <w:rsid w:val="00755485"/>
    <w:rsid w:val="007555A4"/>
    <w:rsid w:val="0075564C"/>
    <w:rsid w:val="007556AB"/>
    <w:rsid w:val="00755745"/>
    <w:rsid w:val="007557BE"/>
    <w:rsid w:val="00755E69"/>
    <w:rsid w:val="00755F25"/>
    <w:rsid w:val="00755F70"/>
    <w:rsid w:val="00755F89"/>
    <w:rsid w:val="00756031"/>
    <w:rsid w:val="00756038"/>
    <w:rsid w:val="00756075"/>
    <w:rsid w:val="007560DE"/>
    <w:rsid w:val="007565B4"/>
    <w:rsid w:val="007566B5"/>
    <w:rsid w:val="00756700"/>
    <w:rsid w:val="00756723"/>
    <w:rsid w:val="00756A84"/>
    <w:rsid w:val="00756B5E"/>
    <w:rsid w:val="00756CBC"/>
    <w:rsid w:val="00757064"/>
    <w:rsid w:val="00757082"/>
    <w:rsid w:val="00757185"/>
    <w:rsid w:val="0075725D"/>
    <w:rsid w:val="007572F4"/>
    <w:rsid w:val="0075741D"/>
    <w:rsid w:val="00757772"/>
    <w:rsid w:val="0075784B"/>
    <w:rsid w:val="0075799F"/>
    <w:rsid w:val="00757B85"/>
    <w:rsid w:val="00757BD8"/>
    <w:rsid w:val="007602DA"/>
    <w:rsid w:val="00760375"/>
    <w:rsid w:val="00760582"/>
    <w:rsid w:val="00760768"/>
    <w:rsid w:val="00760B76"/>
    <w:rsid w:val="00760C1A"/>
    <w:rsid w:val="00760C51"/>
    <w:rsid w:val="00760EAD"/>
    <w:rsid w:val="007610C5"/>
    <w:rsid w:val="007614B0"/>
    <w:rsid w:val="0076181D"/>
    <w:rsid w:val="007618A3"/>
    <w:rsid w:val="007618E0"/>
    <w:rsid w:val="007619D2"/>
    <w:rsid w:val="00761BFC"/>
    <w:rsid w:val="007620CB"/>
    <w:rsid w:val="00762292"/>
    <w:rsid w:val="007622AD"/>
    <w:rsid w:val="00762446"/>
    <w:rsid w:val="0076248C"/>
    <w:rsid w:val="007624C2"/>
    <w:rsid w:val="007624DE"/>
    <w:rsid w:val="00762507"/>
    <w:rsid w:val="0076287C"/>
    <w:rsid w:val="0076293E"/>
    <w:rsid w:val="00762970"/>
    <w:rsid w:val="00762AE1"/>
    <w:rsid w:val="00762B8D"/>
    <w:rsid w:val="00762BBE"/>
    <w:rsid w:val="00762BEA"/>
    <w:rsid w:val="00762D8C"/>
    <w:rsid w:val="00762F82"/>
    <w:rsid w:val="0076307D"/>
    <w:rsid w:val="007631DF"/>
    <w:rsid w:val="0076339E"/>
    <w:rsid w:val="0076341A"/>
    <w:rsid w:val="00763504"/>
    <w:rsid w:val="007637B7"/>
    <w:rsid w:val="00763910"/>
    <w:rsid w:val="00763AA9"/>
    <w:rsid w:val="00763B4F"/>
    <w:rsid w:val="00763B6F"/>
    <w:rsid w:val="00764092"/>
    <w:rsid w:val="007640F6"/>
    <w:rsid w:val="007641A0"/>
    <w:rsid w:val="007642DC"/>
    <w:rsid w:val="0076446C"/>
    <w:rsid w:val="007644B1"/>
    <w:rsid w:val="007645C5"/>
    <w:rsid w:val="00764798"/>
    <w:rsid w:val="0076483E"/>
    <w:rsid w:val="007649C5"/>
    <w:rsid w:val="0076557F"/>
    <w:rsid w:val="007655EB"/>
    <w:rsid w:val="00765710"/>
    <w:rsid w:val="00765778"/>
    <w:rsid w:val="0076583D"/>
    <w:rsid w:val="00765C4B"/>
    <w:rsid w:val="00765E24"/>
    <w:rsid w:val="00766105"/>
    <w:rsid w:val="00766295"/>
    <w:rsid w:val="0076643C"/>
    <w:rsid w:val="007664CB"/>
    <w:rsid w:val="0076669C"/>
    <w:rsid w:val="00766DCC"/>
    <w:rsid w:val="00766E4A"/>
    <w:rsid w:val="00767006"/>
    <w:rsid w:val="0076704F"/>
    <w:rsid w:val="007673FC"/>
    <w:rsid w:val="0076750F"/>
    <w:rsid w:val="00767780"/>
    <w:rsid w:val="00767798"/>
    <w:rsid w:val="007679FD"/>
    <w:rsid w:val="00767D30"/>
    <w:rsid w:val="00767E3B"/>
    <w:rsid w:val="00767E58"/>
    <w:rsid w:val="00767E65"/>
    <w:rsid w:val="00770035"/>
    <w:rsid w:val="0077068C"/>
    <w:rsid w:val="007708B9"/>
    <w:rsid w:val="007708C1"/>
    <w:rsid w:val="00770AB8"/>
    <w:rsid w:val="00770B38"/>
    <w:rsid w:val="00770C08"/>
    <w:rsid w:val="00770F8D"/>
    <w:rsid w:val="007710AE"/>
    <w:rsid w:val="007710B5"/>
    <w:rsid w:val="00771153"/>
    <w:rsid w:val="0077125B"/>
    <w:rsid w:val="0077126C"/>
    <w:rsid w:val="007712E9"/>
    <w:rsid w:val="007713E3"/>
    <w:rsid w:val="007714C2"/>
    <w:rsid w:val="007716E6"/>
    <w:rsid w:val="007717BF"/>
    <w:rsid w:val="0077196A"/>
    <w:rsid w:val="00771B71"/>
    <w:rsid w:val="00771BF5"/>
    <w:rsid w:val="00771D06"/>
    <w:rsid w:val="00771E35"/>
    <w:rsid w:val="00771EBE"/>
    <w:rsid w:val="00771F8D"/>
    <w:rsid w:val="0077213E"/>
    <w:rsid w:val="00772189"/>
    <w:rsid w:val="007722B8"/>
    <w:rsid w:val="007722C0"/>
    <w:rsid w:val="007722F4"/>
    <w:rsid w:val="007724D5"/>
    <w:rsid w:val="0077255B"/>
    <w:rsid w:val="007729D3"/>
    <w:rsid w:val="00772B22"/>
    <w:rsid w:val="00772C0D"/>
    <w:rsid w:val="00772E54"/>
    <w:rsid w:val="00773298"/>
    <w:rsid w:val="007734FA"/>
    <w:rsid w:val="007735C4"/>
    <w:rsid w:val="007735EA"/>
    <w:rsid w:val="0077378A"/>
    <w:rsid w:val="00773A27"/>
    <w:rsid w:val="00773BB3"/>
    <w:rsid w:val="00773DDA"/>
    <w:rsid w:val="00773F1A"/>
    <w:rsid w:val="00773F90"/>
    <w:rsid w:val="0077411A"/>
    <w:rsid w:val="007742A0"/>
    <w:rsid w:val="00774662"/>
    <w:rsid w:val="00774A91"/>
    <w:rsid w:val="00774BCE"/>
    <w:rsid w:val="00774D3B"/>
    <w:rsid w:val="00774DA5"/>
    <w:rsid w:val="00774DDE"/>
    <w:rsid w:val="00774E20"/>
    <w:rsid w:val="00774F73"/>
    <w:rsid w:val="00774FF2"/>
    <w:rsid w:val="007755FE"/>
    <w:rsid w:val="00775B86"/>
    <w:rsid w:val="007760D9"/>
    <w:rsid w:val="00776157"/>
    <w:rsid w:val="007763B9"/>
    <w:rsid w:val="00776548"/>
    <w:rsid w:val="00776733"/>
    <w:rsid w:val="007767D2"/>
    <w:rsid w:val="007768F3"/>
    <w:rsid w:val="00776E1F"/>
    <w:rsid w:val="00776F94"/>
    <w:rsid w:val="00777247"/>
    <w:rsid w:val="007772EA"/>
    <w:rsid w:val="0077731E"/>
    <w:rsid w:val="007773AE"/>
    <w:rsid w:val="0077745B"/>
    <w:rsid w:val="00777981"/>
    <w:rsid w:val="00777C64"/>
    <w:rsid w:val="00777D5A"/>
    <w:rsid w:val="007801DE"/>
    <w:rsid w:val="00780271"/>
    <w:rsid w:val="0078035D"/>
    <w:rsid w:val="00780491"/>
    <w:rsid w:val="007806F7"/>
    <w:rsid w:val="007808A6"/>
    <w:rsid w:val="0078095C"/>
    <w:rsid w:val="00780A66"/>
    <w:rsid w:val="00780A71"/>
    <w:rsid w:val="00780B5A"/>
    <w:rsid w:val="00780BAA"/>
    <w:rsid w:val="00780D0E"/>
    <w:rsid w:val="007810B4"/>
    <w:rsid w:val="0078118D"/>
    <w:rsid w:val="00781407"/>
    <w:rsid w:val="00781416"/>
    <w:rsid w:val="0078142F"/>
    <w:rsid w:val="00781570"/>
    <w:rsid w:val="007818AB"/>
    <w:rsid w:val="00781B62"/>
    <w:rsid w:val="00781D6E"/>
    <w:rsid w:val="0078220B"/>
    <w:rsid w:val="00782474"/>
    <w:rsid w:val="00782494"/>
    <w:rsid w:val="0078279A"/>
    <w:rsid w:val="007827AD"/>
    <w:rsid w:val="007828B7"/>
    <w:rsid w:val="00782936"/>
    <w:rsid w:val="007829E5"/>
    <w:rsid w:val="00782C99"/>
    <w:rsid w:val="00782F2C"/>
    <w:rsid w:val="00783118"/>
    <w:rsid w:val="00783173"/>
    <w:rsid w:val="00783554"/>
    <w:rsid w:val="00783980"/>
    <w:rsid w:val="00783A35"/>
    <w:rsid w:val="00783F94"/>
    <w:rsid w:val="007841A0"/>
    <w:rsid w:val="007842C8"/>
    <w:rsid w:val="007844BF"/>
    <w:rsid w:val="007846D8"/>
    <w:rsid w:val="00784869"/>
    <w:rsid w:val="00784918"/>
    <w:rsid w:val="0078497C"/>
    <w:rsid w:val="00784A3E"/>
    <w:rsid w:val="00784F7A"/>
    <w:rsid w:val="0078507E"/>
    <w:rsid w:val="0078520B"/>
    <w:rsid w:val="007853B4"/>
    <w:rsid w:val="007853D4"/>
    <w:rsid w:val="00785405"/>
    <w:rsid w:val="00785459"/>
    <w:rsid w:val="0078550E"/>
    <w:rsid w:val="0078554B"/>
    <w:rsid w:val="0078581A"/>
    <w:rsid w:val="00785836"/>
    <w:rsid w:val="00785857"/>
    <w:rsid w:val="007859A8"/>
    <w:rsid w:val="00785DA3"/>
    <w:rsid w:val="00785E8E"/>
    <w:rsid w:val="007860A8"/>
    <w:rsid w:val="00786123"/>
    <w:rsid w:val="00786386"/>
    <w:rsid w:val="0078643A"/>
    <w:rsid w:val="0078658E"/>
    <w:rsid w:val="00786852"/>
    <w:rsid w:val="007868C5"/>
    <w:rsid w:val="00786A94"/>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DBE"/>
    <w:rsid w:val="00790EE8"/>
    <w:rsid w:val="00790F3F"/>
    <w:rsid w:val="00790F68"/>
    <w:rsid w:val="007911BC"/>
    <w:rsid w:val="0079126D"/>
    <w:rsid w:val="0079146D"/>
    <w:rsid w:val="00791AB2"/>
    <w:rsid w:val="00791B48"/>
    <w:rsid w:val="00791BD7"/>
    <w:rsid w:val="00791DB8"/>
    <w:rsid w:val="00792323"/>
    <w:rsid w:val="007923F3"/>
    <w:rsid w:val="00792465"/>
    <w:rsid w:val="00792620"/>
    <w:rsid w:val="00792739"/>
    <w:rsid w:val="0079274F"/>
    <w:rsid w:val="007927C4"/>
    <w:rsid w:val="0079287B"/>
    <w:rsid w:val="00792BA3"/>
    <w:rsid w:val="00792BDF"/>
    <w:rsid w:val="00792C74"/>
    <w:rsid w:val="00793282"/>
    <w:rsid w:val="00793515"/>
    <w:rsid w:val="007935B1"/>
    <w:rsid w:val="0079390A"/>
    <w:rsid w:val="00793A1F"/>
    <w:rsid w:val="00793B98"/>
    <w:rsid w:val="00793C93"/>
    <w:rsid w:val="00793CA3"/>
    <w:rsid w:val="00793EDD"/>
    <w:rsid w:val="00793EE9"/>
    <w:rsid w:val="00793F14"/>
    <w:rsid w:val="007941D7"/>
    <w:rsid w:val="00794220"/>
    <w:rsid w:val="0079422D"/>
    <w:rsid w:val="0079447C"/>
    <w:rsid w:val="0079449B"/>
    <w:rsid w:val="00794755"/>
    <w:rsid w:val="00794767"/>
    <w:rsid w:val="007947DC"/>
    <w:rsid w:val="00794C9D"/>
    <w:rsid w:val="007955F7"/>
    <w:rsid w:val="00795637"/>
    <w:rsid w:val="0079569E"/>
    <w:rsid w:val="007956B9"/>
    <w:rsid w:val="007957D3"/>
    <w:rsid w:val="007965C6"/>
    <w:rsid w:val="007967F1"/>
    <w:rsid w:val="0079690F"/>
    <w:rsid w:val="00796EB5"/>
    <w:rsid w:val="00797017"/>
    <w:rsid w:val="00797063"/>
    <w:rsid w:val="0079717E"/>
    <w:rsid w:val="007973E7"/>
    <w:rsid w:val="00797C96"/>
    <w:rsid w:val="00797D05"/>
    <w:rsid w:val="00797E7C"/>
    <w:rsid w:val="00797F40"/>
    <w:rsid w:val="007A0018"/>
    <w:rsid w:val="007A0254"/>
    <w:rsid w:val="007A0363"/>
    <w:rsid w:val="007A0414"/>
    <w:rsid w:val="007A0553"/>
    <w:rsid w:val="007A0757"/>
    <w:rsid w:val="007A0A81"/>
    <w:rsid w:val="007A0C26"/>
    <w:rsid w:val="007A0E30"/>
    <w:rsid w:val="007A0F1E"/>
    <w:rsid w:val="007A0F83"/>
    <w:rsid w:val="007A107D"/>
    <w:rsid w:val="007A124D"/>
    <w:rsid w:val="007A1347"/>
    <w:rsid w:val="007A15FA"/>
    <w:rsid w:val="007A174B"/>
    <w:rsid w:val="007A190D"/>
    <w:rsid w:val="007A1E9B"/>
    <w:rsid w:val="007A1F1C"/>
    <w:rsid w:val="007A200D"/>
    <w:rsid w:val="007A21AD"/>
    <w:rsid w:val="007A21DC"/>
    <w:rsid w:val="007A231E"/>
    <w:rsid w:val="007A2563"/>
    <w:rsid w:val="007A2C08"/>
    <w:rsid w:val="007A2E10"/>
    <w:rsid w:val="007A2E37"/>
    <w:rsid w:val="007A31BD"/>
    <w:rsid w:val="007A31EA"/>
    <w:rsid w:val="007A33BA"/>
    <w:rsid w:val="007A3645"/>
    <w:rsid w:val="007A3A0B"/>
    <w:rsid w:val="007A4220"/>
    <w:rsid w:val="007A436C"/>
    <w:rsid w:val="007A4665"/>
    <w:rsid w:val="007A46B2"/>
    <w:rsid w:val="007A4C6B"/>
    <w:rsid w:val="007A4D34"/>
    <w:rsid w:val="007A4D67"/>
    <w:rsid w:val="007A4E07"/>
    <w:rsid w:val="007A500F"/>
    <w:rsid w:val="007A5153"/>
    <w:rsid w:val="007A5202"/>
    <w:rsid w:val="007A52EE"/>
    <w:rsid w:val="007A54D2"/>
    <w:rsid w:val="007A565B"/>
    <w:rsid w:val="007A56E1"/>
    <w:rsid w:val="007A5878"/>
    <w:rsid w:val="007A58D4"/>
    <w:rsid w:val="007A58E9"/>
    <w:rsid w:val="007A5C33"/>
    <w:rsid w:val="007A5C5F"/>
    <w:rsid w:val="007A5FD9"/>
    <w:rsid w:val="007A6056"/>
    <w:rsid w:val="007A6370"/>
    <w:rsid w:val="007A645C"/>
    <w:rsid w:val="007A64BB"/>
    <w:rsid w:val="007A664B"/>
    <w:rsid w:val="007A6863"/>
    <w:rsid w:val="007A6B72"/>
    <w:rsid w:val="007A6B7D"/>
    <w:rsid w:val="007A6BC5"/>
    <w:rsid w:val="007A6C3E"/>
    <w:rsid w:val="007A6E37"/>
    <w:rsid w:val="007A726B"/>
    <w:rsid w:val="007A7334"/>
    <w:rsid w:val="007A7869"/>
    <w:rsid w:val="007A79EB"/>
    <w:rsid w:val="007A7A12"/>
    <w:rsid w:val="007A7A8B"/>
    <w:rsid w:val="007A7B06"/>
    <w:rsid w:val="007A7B1E"/>
    <w:rsid w:val="007A7F58"/>
    <w:rsid w:val="007B0172"/>
    <w:rsid w:val="007B03F1"/>
    <w:rsid w:val="007B05C5"/>
    <w:rsid w:val="007B0682"/>
    <w:rsid w:val="007B0974"/>
    <w:rsid w:val="007B0B01"/>
    <w:rsid w:val="007B0B94"/>
    <w:rsid w:val="007B0F06"/>
    <w:rsid w:val="007B0F18"/>
    <w:rsid w:val="007B10DC"/>
    <w:rsid w:val="007B1185"/>
    <w:rsid w:val="007B1195"/>
    <w:rsid w:val="007B1341"/>
    <w:rsid w:val="007B138C"/>
    <w:rsid w:val="007B14B8"/>
    <w:rsid w:val="007B14CE"/>
    <w:rsid w:val="007B1507"/>
    <w:rsid w:val="007B157F"/>
    <w:rsid w:val="007B165F"/>
    <w:rsid w:val="007B1CB0"/>
    <w:rsid w:val="007B1CF6"/>
    <w:rsid w:val="007B1E72"/>
    <w:rsid w:val="007B1EDA"/>
    <w:rsid w:val="007B2137"/>
    <w:rsid w:val="007B2182"/>
    <w:rsid w:val="007B2265"/>
    <w:rsid w:val="007B2320"/>
    <w:rsid w:val="007B273D"/>
    <w:rsid w:val="007B29EC"/>
    <w:rsid w:val="007B2A47"/>
    <w:rsid w:val="007B2A90"/>
    <w:rsid w:val="007B2B2A"/>
    <w:rsid w:val="007B2B6F"/>
    <w:rsid w:val="007B2C8E"/>
    <w:rsid w:val="007B2EF0"/>
    <w:rsid w:val="007B2FA1"/>
    <w:rsid w:val="007B302C"/>
    <w:rsid w:val="007B3250"/>
    <w:rsid w:val="007B37D7"/>
    <w:rsid w:val="007B38AD"/>
    <w:rsid w:val="007B38C4"/>
    <w:rsid w:val="007B3911"/>
    <w:rsid w:val="007B3A20"/>
    <w:rsid w:val="007B3BFB"/>
    <w:rsid w:val="007B3CB5"/>
    <w:rsid w:val="007B3E8D"/>
    <w:rsid w:val="007B4123"/>
    <w:rsid w:val="007B428B"/>
    <w:rsid w:val="007B437C"/>
    <w:rsid w:val="007B44C1"/>
    <w:rsid w:val="007B472E"/>
    <w:rsid w:val="007B4A18"/>
    <w:rsid w:val="007B4B28"/>
    <w:rsid w:val="007B4C7A"/>
    <w:rsid w:val="007B4C8D"/>
    <w:rsid w:val="007B4CA4"/>
    <w:rsid w:val="007B4E8A"/>
    <w:rsid w:val="007B51BE"/>
    <w:rsid w:val="007B51FB"/>
    <w:rsid w:val="007B547D"/>
    <w:rsid w:val="007B54D6"/>
    <w:rsid w:val="007B55F4"/>
    <w:rsid w:val="007B5702"/>
    <w:rsid w:val="007B57A2"/>
    <w:rsid w:val="007B5C3D"/>
    <w:rsid w:val="007B601E"/>
    <w:rsid w:val="007B66ED"/>
    <w:rsid w:val="007B695E"/>
    <w:rsid w:val="007B6C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0E4F"/>
    <w:rsid w:val="007C1093"/>
    <w:rsid w:val="007C1346"/>
    <w:rsid w:val="007C13D9"/>
    <w:rsid w:val="007C1425"/>
    <w:rsid w:val="007C1449"/>
    <w:rsid w:val="007C147A"/>
    <w:rsid w:val="007C1671"/>
    <w:rsid w:val="007C168C"/>
    <w:rsid w:val="007C190F"/>
    <w:rsid w:val="007C1972"/>
    <w:rsid w:val="007C1F39"/>
    <w:rsid w:val="007C2028"/>
    <w:rsid w:val="007C236A"/>
    <w:rsid w:val="007C2534"/>
    <w:rsid w:val="007C26C2"/>
    <w:rsid w:val="007C26D9"/>
    <w:rsid w:val="007C2A40"/>
    <w:rsid w:val="007C2CFD"/>
    <w:rsid w:val="007C2DAA"/>
    <w:rsid w:val="007C2FD5"/>
    <w:rsid w:val="007C33DC"/>
    <w:rsid w:val="007C3416"/>
    <w:rsid w:val="007C3469"/>
    <w:rsid w:val="007C3535"/>
    <w:rsid w:val="007C3666"/>
    <w:rsid w:val="007C3986"/>
    <w:rsid w:val="007C39E9"/>
    <w:rsid w:val="007C3BBF"/>
    <w:rsid w:val="007C3C84"/>
    <w:rsid w:val="007C3D8D"/>
    <w:rsid w:val="007C4097"/>
    <w:rsid w:val="007C417B"/>
    <w:rsid w:val="007C4307"/>
    <w:rsid w:val="007C4308"/>
    <w:rsid w:val="007C4487"/>
    <w:rsid w:val="007C44A1"/>
    <w:rsid w:val="007C4668"/>
    <w:rsid w:val="007C47AC"/>
    <w:rsid w:val="007C47AF"/>
    <w:rsid w:val="007C48D2"/>
    <w:rsid w:val="007C490D"/>
    <w:rsid w:val="007C4935"/>
    <w:rsid w:val="007C4BE1"/>
    <w:rsid w:val="007C4DA4"/>
    <w:rsid w:val="007C5133"/>
    <w:rsid w:val="007C52E9"/>
    <w:rsid w:val="007C5409"/>
    <w:rsid w:val="007C568B"/>
    <w:rsid w:val="007C5835"/>
    <w:rsid w:val="007C5A7D"/>
    <w:rsid w:val="007C5AB9"/>
    <w:rsid w:val="007C5AC9"/>
    <w:rsid w:val="007C5AEF"/>
    <w:rsid w:val="007C5E04"/>
    <w:rsid w:val="007C6190"/>
    <w:rsid w:val="007C6394"/>
    <w:rsid w:val="007C64B6"/>
    <w:rsid w:val="007C65C5"/>
    <w:rsid w:val="007C6851"/>
    <w:rsid w:val="007C6A25"/>
    <w:rsid w:val="007C6CD0"/>
    <w:rsid w:val="007C6D34"/>
    <w:rsid w:val="007C6DB1"/>
    <w:rsid w:val="007C713C"/>
    <w:rsid w:val="007C71CD"/>
    <w:rsid w:val="007C7200"/>
    <w:rsid w:val="007C78F5"/>
    <w:rsid w:val="007C7938"/>
    <w:rsid w:val="007C7C9C"/>
    <w:rsid w:val="007C7CBE"/>
    <w:rsid w:val="007C7CF8"/>
    <w:rsid w:val="007C7DB0"/>
    <w:rsid w:val="007C7E10"/>
    <w:rsid w:val="007D013D"/>
    <w:rsid w:val="007D01E8"/>
    <w:rsid w:val="007D020D"/>
    <w:rsid w:val="007D035F"/>
    <w:rsid w:val="007D0393"/>
    <w:rsid w:val="007D051E"/>
    <w:rsid w:val="007D0544"/>
    <w:rsid w:val="007D06B8"/>
    <w:rsid w:val="007D0742"/>
    <w:rsid w:val="007D07B1"/>
    <w:rsid w:val="007D09AC"/>
    <w:rsid w:val="007D0A55"/>
    <w:rsid w:val="007D0C12"/>
    <w:rsid w:val="007D0C47"/>
    <w:rsid w:val="007D0E07"/>
    <w:rsid w:val="007D110B"/>
    <w:rsid w:val="007D121C"/>
    <w:rsid w:val="007D1246"/>
    <w:rsid w:val="007D1467"/>
    <w:rsid w:val="007D14CA"/>
    <w:rsid w:val="007D1504"/>
    <w:rsid w:val="007D153A"/>
    <w:rsid w:val="007D166C"/>
    <w:rsid w:val="007D1821"/>
    <w:rsid w:val="007D18FD"/>
    <w:rsid w:val="007D1B0E"/>
    <w:rsid w:val="007D2008"/>
    <w:rsid w:val="007D21A2"/>
    <w:rsid w:val="007D2597"/>
    <w:rsid w:val="007D2A67"/>
    <w:rsid w:val="007D2C2B"/>
    <w:rsid w:val="007D2C33"/>
    <w:rsid w:val="007D3017"/>
    <w:rsid w:val="007D30C7"/>
    <w:rsid w:val="007D322A"/>
    <w:rsid w:val="007D345A"/>
    <w:rsid w:val="007D3468"/>
    <w:rsid w:val="007D36CA"/>
    <w:rsid w:val="007D37A1"/>
    <w:rsid w:val="007D38CE"/>
    <w:rsid w:val="007D3A89"/>
    <w:rsid w:val="007D3C89"/>
    <w:rsid w:val="007D4038"/>
    <w:rsid w:val="007D415E"/>
    <w:rsid w:val="007D4235"/>
    <w:rsid w:val="007D4277"/>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A89"/>
    <w:rsid w:val="007D5F50"/>
    <w:rsid w:val="007D603A"/>
    <w:rsid w:val="007D6451"/>
    <w:rsid w:val="007D645A"/>
    <w:rsid w:val="007D6556"/>
    <w:rsid w:val="007D66E7"/>
    <w:rsid w:val="007D683F"/>
    <w:rsid w:val="007D6A59"/>
    <w:rsid w:val="007D6B2F"/>
    <w:rsid w:val="007D6CBD"/>
    <w:rsid w:val="007D6E08"/>
    <w:rsid w:val="007D6E64"/>
    <w:rsid w:val="007D7381"/>
    <w:rsid w:val="007D751F"/>
    <w:rsid w:val="007D76F2"/>
    <w:rsid w:val="007D7D29"/>
    <w:rsid w:val="007D7D99"/>
    <w:rsid w:val="007D7F1B"/>
    <w:rsid w:val="007E07CB"/>
    <w:rsid w:val="007E091A"/>
    <w:rsid w:val="007E0D4D"/>
    <w:rsid w:val="007E0FD4"/>
    <w:rsid w:val="007E1807"/>
    <w:rsid w:val="007E199C"/>
    <w:rsid w:val="007E1BE4"/>
    <w:rsid w:val="007E1E83"/>
    <w:rsid w:val="007E22B8"/>
    <w:rsid w:val="007E24BC"/>
    <w:rsid w:val="007E259E"/>
    <w:rsid w:val="007E27EA"/>
    <w:rsid w:val="007E27F0"/>
    <w:rsid w:val="007E2C09"/>
    <w:rsid w:val="007E2CA9"/>
    <w:rsid w:val="007E2D27"/>
    <w:rsid w:val="007E2E6D"/>
    <w:rsid w:val="007E2F4D"/>
    <w:rsid w:val="007E309A"/>
    <w:rsid w:val="007E30B2"/>
    <w:rsid w:val="007E31B1"/>
    <w:rsid w:val="007E31C8"/>
    <w:rsid w:val="007E31D4"/>
    <w:rsid w:val="007E353D"/>
    <w:rsid w:val="007E3543"/>
    <w:rsid w:val="007E3C1B"/>
    <w:rsid w:val="007E3CE5"/>
    <w:rsid w:val="007E3D13"/>
    <w:rsid w:val="007E3ED6"/>
    <w:rsid w:val="007E4345"/>
    <w:rsid w:val="007E4536"/>
    <w:rsid w:val="007E4639"/>
    <w:rsid w:val="007E47AC"/>
    <w:rsid w:val="007E47DA"/>
    <w:rsid w:val="007E50E9"/>
    <w:rsid w:val="007E51F4"/>
    <w:rsid w:val="007E5309"/>
    <w:rsid w:val="007E54FA"/>
    <w:rsid w:val="007E5559"/>
    <w:rsid w:val="007E5750"/>
    <w:rsid w:val="007E5782"/>
    <w:rsid w:val="007E59DC"/>
    <w:rsid w:val="007E5D7F"/>
    <w:rsid w:val="007E5E74"/>
    <w:rsid w:val="007E60E7"/>
    <w:rsid w:val="007E632B"/>
    <w:rsid w:val="007E65CE"/>
    <w:rsid w:val="007E66AD"/>
    <w:rsid w:val="007E6A3C"/>
    <w:rsid w:val="007E6B10"/>
    <w:rsid w:val="007E6B84"/>
    <w:rsid w:val="007E6CB0"/>
    <w:rsid w:val="007E7027"/>
    <w:rsid w:val="007E7445"/>
    <w:rsid w:val="007E747D"/>
    <w:rsid w:val="007E7706"/>
    <w:rsid w:val="007E77C4"/>
    <w:rsid w:val="007E79E1"/>
    <w:rsid w:val="007E7BD5"/>
    <w:rsid w:val="007E7CC9"/>
    <w:rsid w:val="007E7ED8"/>
    <w:rsid w:val="007F061C"/>
    <w:rsid w:val="007F0722"/>
    <w:rsid w:val="007F08ED"/>
    <w:rsid w:val="007F0A4A"/>
    <w:rsid w:val="007F0C50"/>
    <w:rsid w:val="007F0D7E"/>
    <w:rsid w:val="007F0F1E"/>
    <w:rsid w:val="007F0F2B"/>
    <w:rsid w:val="007F1179"/>
    <w:rsid w:val="007F125A"/>
    <w:rsid w:val="007F128D"/>
    <w:rsid w:val="007F141C"/>
    <w:rsid w:val="007F18DF"/>
    <w:rsid w:val="007F2700"/>
    <w:rsid w:val="007F277E"/>
    <w:rsid w:val="007F2B8B"/>
    <w:rsid w:val="007F2CD1"/>
    <w:rsid w:val="007F2EBE"/>
    <w:rsid w:val="007F2FA2"/>
    <w:rsid w:val="007F358F"/>
    <w:rsid w:val="007F38B0"/>
    <w:rsid w:val="007F3A3E"/>
    <w:rsid w:val="007F3AB0"/>
    <w:rsid w:val="007F3EAC"/>
    <w:rsid w:val="007F3F68"/>
    <w:rsid w:val="007F430B"/>
    <w:rsid w:val="007F47D3"/>
    <w:rsid w:val="007F4956"/>
    <w:rsid w:val="007F4967"/>
    <w:rsid w:val="007F49AD"/>
    <w:rsid w:val="007F49DE"/>
    <w:rsid w:val="007F525A"/>
    <w:rsid w:val="007F52C8"/>
    <w:rsid w:val="007F5517"/>
    <w:rsid w:val="007F584D"/>
    <w:rsid w:val="007F58F0"/>
    <w:rsid w:val="007F59A9"/>
    <w:rsid w:val="007F5A39"/>
    <w:rsid w:val="007F5A68"/>
    <w:rsid w:val="007F5AA2"/>
    <w:rsid w:val="007F5BC5"/>
    <w:rsid w:val="007F5C0B"/>
    <w:rsid w:val="007F5D4A"/>
    <w:rsid w:val="007F5D88"/>
    <w:rsid w:val="007F653F"/>
    <w:rsid w:val="007F6680"/>
    <w:rsid w:val="007F668F"/>
    <w:rsid w:val="007F66EC"/>
    <w:rsid w:val="007F66F2"/>
    <w:rsid w:val="007F672F"/>
    <w:rsid w:val="007F684D"/>
    <w:rsid w:val="007F6994"/>
    <w:rsid w:val="007F6997"/>
    <w:rsid w:val="007F6C0B"/>
    <w:rsid w:val="007F6E8D"/>
    <w:rsid w:val="007F6F9B"/>
    <w:rsid w:val="007F7496"/>
    <w:rsid w:val="007F769E"/>
    <w:rsid w:val="007F779B"/>
    <w:rsid w:val="007F780E"/>
    <w:rsid w:val="007F7A80"/>
    <w:rsid w:val="007F7E69"/>
    <w:rsid w:val="007F7F74"/>
    <w:rsid w:val="0080012A"/>
    <w:rsid w:val="00800308"/>
    <w:rsid w:val="00800320"/>
    <w:rsid w:val="0080032E"/>
    <w:rsid w:val="00800340"/>
    <w:rsid w:val="008005EC"/>
    <w:rsid w:val="00800634"/>
    <w:rsid w:val="00800928"/>
    <w:rsid w:val="008009BB"/>
    <w:rsid w:val="00800AB4"/>
    <w:rsid w:val="00800EE7"/>
    <w:rsid w:val="00800F36"/>
    <w:rsid w:val="0080125A"/>
    <w:rsid w:val="008018EB"/>
    <w:rsid w:val="008019FC"/>
    <w:rsid w:val="00801CD5"/>
    <w:rsid w:val="00801D00"/>
    <w:rsid w:val="0080211E"/>
    <w:rsid w:val="00802380"/>
    <w:rsid w:val="0080238B"/>
    <w:rsid w:val="008024B2"/>
    <w:rsid w:val="008024D0"/>
    <w:rsid w:val="00802552"/>
    <w:rsid w:val="0080271B"/>
    <w:rsid w:val="00802870"/>
    <w:rsid w:val="008029B5"/>
    <w:rsid w:val="00802A5C"/>
    <w:rsid w:val="00802CBA"/>
    <w:rsid w:val="00802D55"/>
    <w:rsid w:val="00802EC7"/>
    <w:rsid w:val="00802F5A"/>
    <w:rsid w:val="00803010"/>
    <w:rsid w:val="0080340A"/>
    <w:rsid w:val="00803618"/>
    <w:rsid w:val="0080366B"/>
    <w:rsid w:val="008037FC"/>
    <w:rsid w:val="0080399A"/>
    <w:rsid w:val="00803B5E"/>
    <w:rsid w:val="00803EDD"/>
    <w:rsid w:val="008041FC"/>
    <w:rsid w:val="00804369"/>
    <w:rsid w:val="008046DF"/>
    <w:rsid w:val="008047D7"/>
    <w:rsid w:val="008048AA"/>
    <w:rsid w:val="008048DF"/>
    <w:rsid w:val="00804AA6"/>
    <w:rsid w:val="00804B85"/>
    <w:rsid w:val="00804C8E"/>
    <w:rsid w:val="00804D1B"/>
    <w:rsid w:val="00804DC1"/>
    <w:rsid w:val="00804E4C"/>
    <w:rsid w:val="00804E59"/>
    <w:rsid w:val="00804EEB"/>
    <w:rsid w:val="00805425"/>
    <w:rsid w:val="00805450"/>
    <w:rsid w:val="00805589"/>
    <w:rsid w:val="008055E7"/>
    <w:rsid w:val="00805742"/>
    <w:rsid w:val="00805B75"/>
    <w:rsid w:val="00805DAF"/>
    <w:rsid w:val="00805F8B"/>
    <w:rsid w:val="00806264"/>
    <w:rsid w:val="008062BF"/>
    <w:rsid w:val="00806782"/>
    <w:rsid w:val="008067FB"/>
    <w:rsid w:val="008069DD"/>
    <w:rsid w:val="008069EB"/>
    <w:rsid w:val="00806AA2"/>
    <w:rsid w:val="00806E48"/>
    <w:rsid w:val="008072D5"/>
    <w:rsid w:val="00807342"/>
    <w:rsid w:val="008074AD"/>
    <w:rsid w:val="008074C5"/>
    <w:rsid w:val="008074DF"/>
    <w:rsid w:val="008078B7"/>
    <w:rsid w:val="00807A3F"/>
    <w:rsid w:val="00807A48"/>
    <w:rsid w:val="00807DBB"/>
    <w:rsid w:val="00810280"/>
    <w:rsid w:val="00810323"/>
    <w:rsid w:val="0081069E"/>
    <w:rsid w:val="0081079E"/>
    <w:rsid w:val="00810A43"/>
    <w:rsid w:val="00810C39"/>
    <w:rsid w:val="00810C76"/>
    <w:rsid w:val="00810FBE"/>
    <w:rsid w:val="00811382"/>
    <w:rsid w:val="00811383"/>
    <w:rsid w:val="008114BE"/>
    <w:rsid w:val="0081174C"/>
    <w:rsid w:val="00811803"/>
    <w:rsid w:val="00811CB0"/>
    <w:rsid w:val="008122BF"/>
    <w:rsid w:val="008122DB"/>
    <w:rsid w:val="0081231A"/>
    <w:rsid w:val="0081260B"/>
    <w:rsid w:val="0081280A"/>
    <w:rsid w:val="00812912"/>
    <w:rsid w:val="00812BDB"/>
    <w:rsid w:val="00812C3D"/>
    <w:rsid w:val="00812C85"/>
    <w:rsid w:val="00812D19"/>
    <w:rsid w:val="00813275"/>
    <w:rsid w:val="00813780"/>
    <w:rsid w:val="00813868"/>
    <w:rsid w:val="0081390C"/>
    <w:rsid w:val="0081390F"/>
    <w:rsid w:val="00813A73"/>
    <w:rsid w:val="00813AB2"/>
    <w:rsid w:val="00813DE6"/>
    <w:rsid w:val="008140A9"/>
    <w:rsid w:val="008140D4"/>
    <w:rsid w:val="008141C8"/>
    <w:rsid w:val="0081422C"/>
    <w:rsid w:val="0081429A"/>
    <w:rsid w:val="0081453F"/>
    <w:rsid w:val="008147AA"/>
    <w:rsid w:val="0081488F"/>
    <w:rsid w:val="00814B22"/>
    <w:rsid w:val="00814BD8"/>
    <w:rsid w:val="00814D82"/>
    <w:rsid w:val="00814F36"/>
    <w:rsid w:val="008155DC"/>
    <w:rsid w:val="008155EE"/>
    <w:rsid w:val="008156AF"/>
    <w:rsid w:val="00815798"/>
    <w:rsid w:val="00815800"/>
    <w:rsid w:val="00815BFC"/>
    <w:rsid w:val="00815D0D"/>
    <w:rsid w:val="00815FB5"/>
    <w:rsid w:val="0081603B"/>
    <w:rsid w:val="0081666C"/>
    <w:rsid w:val="0081706A"/>
    <w:rsid w:val="00817173"/>
    <w:rsid w:val="00817415"/>
    <w:rsid w:val="0081752D"/>
    <w:rsid w:val="008178E2"/>
    <w:rsid w:val="00817A11"/>
    <w:rsid w:val="00817D7D"/>
    <w:rsid w:val="008204E8"/>
    <w:rsid w:val="00820BE1"/>
    <w:rsid w:val="00820D99"/>
    <w:rsid w:val="00821035"/>
    <w:rsid w:val="0082107A"/>
    <w:rsid w:val="008211C2"/>
    <w:rsid w:val="00821494"/>
    <w:rsid w:val="008216C5"/>
    <w:rsid w:val="00821A55"/>
    <w:rsid w:val="00821C98"/>
    <w:rsid w:val="00821EDF"/>
    <w:rsid w:val="00822023"/>
    <w:rsid w:val="008222CC"/>
    <w:rsid w:val="00822370"/>
    <w:rsid w:val="0082271D"/>
    <w:rsid w:val="00822A42"/>
    <w:rsid w:val="00822B81"/>
    <w:rsid w:val="00823225"/>
    <w:rsid w:val="008234BD"/>
    <w:rsid w:val="008235B3"/>
    <w:rsid w:val="00823706"/>
    <w:rsid w:val="00823793"/>
    <w:rsid w:val="0082388F"/>
    <w:rsid w:val="008240E2"/>
    <w:rsid w:val="008241A7"/>
    <w:rsid w:val="0082430A"/>
    <w:rsid w:val="00824373"/>
    <w:rsid w:val="00824542"/>
    <w:rsid w:val="0082455B"/>
    <w:rsid w:val="008245E6"/>
    <w:rsid w:val="008247F2"/>
    <w:rsid w:val="008248CE"/>
    <w:rsid w:val="008249BD"/>
    <w:rsid w:val="00824A3F"/>
    <w:rsid w:val="00824A5B"/>
    <w:rsid w:val="00824C24"/>
    <w:rsid w:val="00824E2F"/>
    <w:rsid w:val="00824E80"/>
    <w:rsid w:val="00824F15"/>
    <w:rsid w:val="00825390"/>
    <w:rsid w:val="008254C2"/>
    <w:rsid w:val="0082550A"/>
    <w:rsid w:val="0082557B"/>
    <w:rsid w:val="008255F4"/>
    <w:rsid w:val="008257EE"/>
    <w:rsid w:val="00825A6C"/>
    <w:rsid w:val="00825D83"/>
    <w:rsid w:val="00825DF6"/>
    <w:rsid w:val="00825FC5"/>
    <w:rsid w:val="00826061"/>
    <w:rsid w:val="0082623C"/>
    <w:rsid w:val="008262EB"/>
    <w:rsid w:val="00826547"/>
    <w:rsid w:val="00826621"/>
    <w:rsid w:val="008268CD"/>
    <w:rsid w:val="00826934"/>
    <w:rsid w:val="008269FD"/>
    <w:rsid w:val="00826A5F"/>
    <w:rsid w:val="00826D5B"/>
    <w:rsid w:val="00826DFD"/>
    <w:rsid w:val="0082706B"/>
    <w:rsid w:val="008270A8"/>
    <w:rsid w:val="0082762E"/>
    <w:rsid w:val="0082775B"/>
    <w:rsid w:val="00827956"/>
    <w:rsid w:val="00827995"/>
    <w:rsid w:val="008279C0"/>
    <w:rsid w:val="00827A44"/>
    <w:rsid w:val="00827C74"/>
    <w:rsid w:val="00827D04"/>
    <w:rsid w:val="00827FC7"/>
    <w:rsid w:val="008302B9"/>
    <w:rsid w:val="0083068F"/>
    <w:rsid w:val="008306D1"/>
    <w:rsid w:val="00830731"/>
    <w:rsid w:val="0083079D"/>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891"/>
    <w:rsid w:val="008329B8"/>
    <w:rsid w:val="0083302E"/>
    <w:rsid w:val="00833110"/>
    <w:rsid w:val="0083331A"/>
    <w:rsid w:val="0083363A"/>
    <w:rsid w:val="00833779"/>
    <w:rsid w:val="00833A6E"/>
    <w:rsid w:val="00833C00"/>
    <w:rsid w:val="00833C86"/>
    <w:rsid w:val="00833CC9"/>
    <w:rsid w:val="00833F1D"/>
    <w:rsid w:val="00834266"/>
    <w:rsid w:val="00834DF9"/>
    <w:rsid w:val="00835093"/>
    <w:rsid w:val="008350C8"/>
    <w:rsid w:val="0083558A"/>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7F0"/>
    <w:rsid w:val="0083688D"/>
    <w:rsid w:val="00836D92"/>
    <w:rsid w:val="0083708F"/>
    <w:rsid w:val="008371AE"/>
    <w:rsid w:val="0083740E"/>
    <w:rsid w:val="00837952"/>
    <w:rsid w:val="00837AD6"/>
    <w:rsid w:val="00837B36"/>
    <w:rsid w:val="00837BCD"/>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19"/>
    <w:rsid w:val="00841148"/>
    <w:rsid w:val="00841215"/>
    <w:rsid w:val="008412EF"/>
    <w:rsid w:val="0084131F"/>
    <w:rsid w:val="008414B8"/>
    <w:rsid w:val="0084179B"/>
    <w:rsid w:val="008417FC"/>
    <w:rsid w:val="008418F5"/>
    <w:rsid w:val="00841914"/>
    <w:rsid w:val="00841994"/>
    <w:rsid w:val="00841BB5"/>
    <w:rsid w:val="00841EAD"/>
    <w:rsid w:val="00842095"/>
    <w:rsid w:val="0084220C"/>
    <w:rsid w:val="008422CD"/>
    <w:rsid w:val="00842419"/>
    <w:rsid w:val="00842573"/>
    <w:rsid w:val="0084294D"/>
    <w:rsid w:val="00842B44"/>
    <w:rsid w:val="00842B77"/>
    <w:rsid w:val="00842C86"/>
    <w:rsid w:val="00842CA9"/>
    <w:rsid w:val="00842F72"/>
    <w:rsid w:val="00843175"/>
    <w:rsid w:val="008431F6"/>
    <w:rsid w:val="00843609"/>
    <w:rsid w:val="008437DA"/>
    <w:rsid w:val="00843AAA"/>
    <w:rsid w:val="00843E3E"/>
    <w:rsid w:val="00843E8E"/>
    <w:rsid w:val="00843EA7"/>
    <w:rsid w:val="00843ED8"/>
    <w:rsid w:val="00843F63"/>
    <w:rsid w:val="00843FBB"/>
    <w:rsid w:val="0084414C"/>
    <w:rsid w:val="0084471F"/>
    <w:rsid w:val="00844B81"/>
    <w:rsid w:val="00844C79"/>
    <w:rsid w:val="00844CCF"/>
    <w:rsid w:val="00844CD2"/>
    <w:rsid w:val="00844D81"/>
    <w:rsid w:val="00844DDD"/>
    <w:rsid w:val="00844E54"/>
    <w:rsid w:val="00844ECD"/>
    <w:rsid w:val="00844F2F"/>
    <w:rsid w:val="008450D7"/>
    <w:rsid w:val="0084537E"/>
    <w:rsid w:val="008457AB"/>
    <w:rsid w:val="00845B5F"/>
    <w:rsid w:val="00845BA9"/>
    <w:rsid w:val="00845F0C"/>
    <w:rsid w:val="008461B1"/>
    <w:rsid w:val="008461BD"/>
    <w:rsid w:val="00846260"/>
    <w:rsid w:val="0084630C"/>
    <w:rsid w:val="008463DC"/>
    <w:rsid w:val="008463E5"/>
    <w:rsid w:val="008464F6"/>
    <w:rsid w:val="00846734"/>
    <w:rsid w:val="0084674F"/>
    <w:rsid w:val="00846795"/>
    <w:rsid w:val="008467AA"/>
    <w:rsid w:val="0084683F"/>
    <w:rsid w:val="00846909"/>
    <w:rsid w:val="00846A0A"/>
    <w:rsid w:val="00846A55"/>
    <w:rsid w:val="00846BF8"/>
    <w:rsid w:val="0084711C"/>
    <w:rsid w:val="0084719C"/>
    <w:rsid w:val="00847556"/>
    <w:rsid w:val="00847673"/>
    <w:rsid w:val="0084768E"/>
    <w:rsid w:val="00847B52"/>
    <w:rsid w:val="00847BDA"/>
    <w:rsid w:val="00847C33"/>
    <w:rsid w:val="00847D95"/>
    <w:rsid w:val="0085002C"/>
    <w:rsid w:val="00850059"/>
    <w:rsid w:val="0085009F"/>
    <w:rsid w:val="008505D0"/>
    <w:rsid w:val="00850AF0"/>
    <w:rsid w:val="00850B69"/>
    <w:rsid w:val="00850BBE"/>
    <w:rsid w:val="00850CD0"/>
    <w:rsid w:val="00850FBB"/>
    <w:rsid w:val="00851151"/>
    <w:rsid w:val="008512D7"/>
    <w:rsid w:val="00851376"/>
    <w:rsid w:val="00851458"/>
    <w:rsid w:val="00851DDE"/>
    <w:rsid w:val="00851EDB"/>
    <w:rsid w:val="00851F25"/>
    <w:rsid w:val="00852046"/>
    <w:rsid w:val="00852100"/>
    <w:rsid w:val="008528CD"/>
    <w:rsid w:val="00852C05"/>
    <w:rsid w:val="00852D43"/>
    <w:rsid w:val="00852F24"/>
    <w:rsid w:val="00852F85"/>
    <w:rsid w:val="0085327F"/>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09D"/>
    <w:rsid w:val="00855191"/>
    <w:rsid w:val="00855193"/>
    <w:rsid w:val="008554BC"/>
    <w:rsid w:val="00855684"/>
    <w:rsid w:val="00855685"/>
    <w:rsid w:val="0085586B"/>
    <w:rsid w:val="00855973"/>
    <w:rsid w:val="00855DF5"/>
    <w:rsid w:val="00855F7E"/>
    <w:rsid w:val="008561FE"/>
    <w:rsid w:val="008565A5"/>
    <w:rsid w:val="00856761"/>
    <w:rsid w:val="00856A6C"/>
    <w:rsid w:val="00856ABF"/>
    <w:rsid w:val="00856AC5"/>
    <w:rsid w:val="00856B17"/>
    <w:rsid w:val="00856D02"/>
    <w:rsid w:val="00856D3A"/>
    <w:rsid w:val="00856F0C"/>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3EF"/>
    <w:rsid w:val="00860551"/>
    <w:rsid w:val="00860857"/>
    <w:rsid w:val="00860935"/>
    <w:rsid w:val="00860A62"/>
    <w:rsid w:val="00860B13"/>
    <w:rsid w:val="008611BC"/>
    <w:rsid w:val="008612E5"/>
    <w:rsid w:val="008614F7"/>
    <w:rsid w:val="008617ED"/>
    <w:rsid w:val="00861A98"/>
    <w:rsid w:val="00861E30"/>
    <w:rsid w:val="00861FA8"/>
    <w:rsid w:val="0086210F"/>
    <w:rsid w:val="008621F4"/>
    <w:rsid w:val="00862510"/>
    <w:rsid w:val="0086255A"/>
    <w:rsid w:val="00862926"/>
    <w:rsid w:val="00862E67"/>
    <w:rsid w:val="00862EB6"/>
    <w:rsid w:val="00862F0C"/>
    <w:rsid w:val="008630CF"/>
    <w:rsid w:val="008630F0"/>
    <w:rsid w:val="00863261"/>
    <w:rsid w:val="00863565"/>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89D"/>
    <w:rsid w:val="00864952"/>
    <w:rsid w:val="00864ABE"/>
    <w:rsid w:val="00864EFB"/>
    <w:rsid w:val="00864F4E"/>
    <w:rsid w:val="00865049"/>
    <w:rsid w:val="008650C2"/>
    <w:rsid w:val="0086583E"/>
    <w:rsid w:val="00865AA6"/>
    <w:rsid w:val="00865DD1"/>
    <w:rsid w:val="00865E96"/>
    <w:rsid w:val="00866021"/>
    <w:rsid w:val="0086611D"/>
    <w:rsid w:val="00866138"/>
    <w:rsid w:val="00866255"/>
    <w:rsid w:val="00866499"/>
    <w:rsid w:val="008665BB"/>
    <w:rsid w:val="00866677"/>
    <w:rsid w:val="0086697E"/>
    <w:rsid w:val="00866A86"/>
    <w:rsid w:val="00866AD0"/>
    <w:rsid w:val="00866B81"/>
    <w:rsid w:val="008671DD"/>
    <w:rsid w:val="0086727F"/>
    <w:rsid w:val="008674ED"/>
    <w:rsid w:val="00867706"/>
    <w:rsid w:val="00867709"/>
    <w:rsid w:val="00867A46"/>
    <w:rsid w:val="00867CCF"/>
    <w:rsid w:val="00867D3C"/>
    <w:rsid w:val="00867EF8"/>
    <w:rsid w:val="008700A7"/>
    <w:rsid w:val="008701DE"/>
    <w:rsid w:val="008704EC"/>
    <w:rsid w:val="008706B5"/>
    <w:rsid w:val="008707B9"/>
    <w:rsid w:val="008709BC"/>
    <w:rsid w:val="00870A57"/>
    <w:rsid w:val="00870C0E"/>
    <w:rsid w:val="00870F88"/>
    <w:rsid w:val="00871072"/>
    <w:rsid w:val="008710E7"/>
    <w:rsid w:val="00871173"/>
    <w:rsid w:val="008711A8"/>
    <w:rsid w:val="00871409"/>
    <w:rsid w:val="008716D6"/>
    <w:rsid w:val="0087176D"/>
    <w:rsid w:val="00871775"/>
    <w:rsid w:val="008717DC"/>
    <w:rsid w:val="00871838"/>
    <w:rsid w:val="00871BD7"/>
    <w:rsid w:val="00871D1F"/>
    <w:rsid w:val="00871D7A"/>
    <w:rsid w:val="00871F28"/>
    <w:rsid w:val="0087213A"/>
    <w:rsid w:val="008722B1"/>
    <w:rsid w:val="008726AC"/>
    <w:rsid w:val="0087276B"/>
    <w:rsid w:val="008727BA"/>
    <w:rsid w:val="00872C1C"/>
    <w:rsid w:val="00872D77"/>
    <w:rsid w:val="00872EE1"/>
    <w:rsid w:val="00872F13"/>
    <w:rsid w:val="008730D1"/>
    <w:rsid w:val="00873276"/>
    <w:rsid w:val="008734AD"/>
    <w:rsid w:val="008737CD"/>
    <w:rsid w:val="00873851"/>
    <w:rsid w:val="008739D3"/>
    <w:rsid w:val="00873D4D"/>
    <w:rsid w:val="00873E6F"/>
    <w:rsid w:val="0087409B"/>
    <w:rsid w:val="008742E8"/>
    <w:rsid w:val="00874403"/>
    <w:rsid w:val="0087452B"/>
    <w:rsid w:val="00874548"/>
    <w:rsid w:val="008747D1"/>
    <w:rsid w:val="00874A9C"/>
    <w:rsid w:val="00874BF4"/>
    <w:rsid w:val="00874CF1"/>
    <w:rsid w:val="00875061"/>
    <w:rsid w:val="008750DA"/>
    <w:rsid w:val="008756CD"/>
    <w:rsid w:val="008757AA"/>
    <w:rsid w:val="008757E8"/>
    <w:rsid w:val="008757EE"/>
    <w:rsid w:val="00875979"/>
    <w:rsid w:val="00875AAA"/>
    <w:rsid w:val="00875B43"/>
    <w:rsid w:val="00875BFC"/>
    <w:rsid w:val="00876065"/>
    <w:rsid w:val="0087611F"/>
    <w:rsid w:val="00876254"/>
    <w:rsid w:val="0087627F"/>
    <w:rsid w:val="00876302"/>
    <w:rsid w:val="00876460"/>
    <w:rsid w:val="00876569"/>
    <w:rsid w:val="008765C1"/>
    <w:rsid w:val="008766DB"/>
    <w:rsid w:val="0087705F"/>
    <w:rsid w:val="008770AC"/>
    <w:rsid w:val="0087725B"/>
    <w:rsid w:val="008773BA"/>
    <w:rsid w:val="00877665"/>
    <w:rsid w:val="008776B9"/>
    <w:rsid w:val="008776C7"/>
    <w:rsid w:val="00877B45"/>
    <w:rsid w:val="00877C29"/>
    <w:rsid w:val="00877D3C"/>
    <w:rsid w:val="00877E90"/>
    <w:rsid w:val="0088016E"/>
    <w:rsid w:val="0088024B"/>
    <w:rsid w:val="008802D5"/>
    <w:rsid w:val="0088037A"/>
    <w:rsid w:val="008804FE"/>
    <w:rsid w:val="00880989"/>
    <w:rsid w:val="008809CB"/>
    <w:rsid w:val="00880B73"/>
    <w:rsid w:val="00880CD5"/>
    <w:rsid w:val="00880DC7"/>
    <w:rsid w:val="0088108F"/>
    <w:rsid w:val="008810EA"/>
    <w:rsid w:val="008814A9"/>
    <w:rsid w:val="008817C2"/>
    <w:rsid w:val="00881939"/>
    <w:rsid w:val="00881ECC"/>
    <w:rsid w:val="00881EEF"/>
    <w:rsid w:val="00882034"/>
    <w:rsid w:val="0088222B"/>
    <w:rsid w:val="0088272B"/>
    <w:rsid w:val="00882822"/>
    <w:rsid w:val="008828CD"/>
    <w:rsid w:val="00882D8C"/>
    <w:rsid w:val="00882EB5"/>
    <w:rsid w:val="00882F8E"/>
    <w:rsid w:val="0088315A"/>
    <w:rsid w:val="0088333E"/>
    <w:rsid w:val="00883410"/>
    <w:rsid w:val="0088343D"/>
    <w:rsid w:val="00883603"/>
    <w:rsid w:val="008836DB"/>
    <w:rsid w:val="00883725"/>
    <w:rsid w:val="00883874"/>
    <w:rsid w:val="00883A30"/>
    <w:rsid w:val="00883A51"/>
    <w:rsid w:val="00883C00"/>
    <w:rsid w:val="00883C5F"/>
    <w:rsid w:val="00883E12"/>
    <w:rsid w:val="00883E3D"/>
    <w:rsid w:val="00884162"/>
    <w:rsid w:val="00884294"/>
    <w:rsid w:val="008842B9"/>
    <w:rsid w:val="00884308"/>
    <w:rsid w:val="008847F6"/>
    <w:rsid w:val="00884853"/>
    <w:rsid w:val="00884A2D"/>
    <w:rsid w:val="00884A30"/>
    <w:rsid w:val="00884B5C"/>
    <w:rsid w:val="008852A5"/>
    <w:rsid w:val="008856B5"/>
    <w:rsid w:val="0088570E"/>
    <w:rsid w:val="0088581A"/>
    <w:rsid w:val="00885A00"/>
    <w:rsid w:val="00885A22"/>
    <w:rsid w:val="00885E35"/>
    <w:rsid w:val="00885ECA"/>
    <w:rsid w:val="00885FD7"/>
    <w:rsid w:val="00886C00"/>
    <w:rsid w:val="00886D51"/>
    <w:rsid w:val="00886F8C"/>
    <w:rsid w:val="008874FB"/>
    <w:rsid w:val="0088750B"/>
    <w:rsid w:val="00887694"/>
    <w:rsid w:val="00887779"/>
    <w:rsid w:val="00887A14"/>
    <w:rsid w:val="00887AF4"/>
    <w:rsid w:val="008907A0"/>
    <w:rsid w:val="00890B5B"/>
    <w:rsid w:val="00890BA7"/>
    <w:rsid w:val="00890C79"/>
    <w:rsid w:val="00890CE8"/>
    <w:rsid w:val="008912B4"/>
    <w:rsid w:val="008912D0"/>
    <w:rsid w:val="00891408"/>
    <w:rsid w:val="008915D9"/>
    <w:rsid w:val="00891981"/>
    <w:rsid w:val="00891C25"/>
    <w:rsid w:val="00891C26"/>
    <w:rsid w:val="00891C8A"/>
    <w:rsid w:val="00891D79"/>
    <w:rsid w:val="00891ED8"/>
    <w:rsid w:val="00892044"/>
    <w:rsid w:val="008923E3"/>
    <w:rsid w:val="008924C2"/>
    <w:rsid w:val="008926E3"/>
    <w:rsid w:val="00892839"/>
    <w:rsid w:val="00892947"/>
    <w:rsid w:val="0089299C"/>
    <w:rsid w:val="008929A5"/>
    <w:rsid w:val="008929D3"/>
    <w:rsid w:val="00892AB1"/>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EC4"/>
    <w:rsid w:val="00895FC0"/>
    <w:rsid w:val="0089613E"/>
    <w:rsid w:val="0089635C"/>
    <w:rsid w:val="00896420"/>
    <w:rsid w:val="0089651E"/>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012"/>
    <w:rsid w:val="008A014A"/>
    <w:rsid w:val="008A03E5"/>
    <w:rsid w:val="008A049A"/>
    <w:rsid w:val="008A05A8"/>
    <w:rsid w:val="008A069E"/>
    <w:rsid w:val="008A107C"/>
    <w:rsid w:val="008A11F5"/>
    <w:rsid w:val="008A138F"/>
    <w:rsid w:val="008A13F7"/>
    <w:rsid w:val="008A1400"/>
    <w:rsid w:val="008A14FE"/>
    <w:rsid w:val="008A1680"/>
    <w:rsid w:val="008A18AC"/>
    <w:rsid w:val="008A19FA"/>
    <w:rsid w:val="008A24A3"/>
    <w:rsid w:val="008A24C6"/>
    <w:rsid w:val="008A2685"/>
    <w:rsid w:val="008A2939"/>
    <w:rsid w:val="008A2CC5"/>
    <w:rsid w:val="008A2D98"/>
    <w:rsid w:val="008A2E7C"/>
    <w:rsid w:val="008A2E9C"/>
    <w:rsid w:val="008A3062"/>
    <w:rsid w:val="008A3258"/>
    <w:rsid w:val="008A32D5"/>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527"/>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A8F"/>
    <w:rsid w:val="008A7B4B"/>
    <w:rsid w:val="008A7B8E"/>
    <w:rsid w:val="008A7C33"/>
    <w:rsid w:val="008A7EC0"/>
    <w:rsid w:val="008B06AD"/>
    <w:rsid w:val="008B0D58"/>
    <w:rsid w:val="008B0F70"/>
    <w:rsid w:val="008B10A2"/>
    <w:rsid w:val="008B1168"/>
    <w:rsid w:val="008B1329"/>
    <w:rsid w:val="008B1356"/>
    <w:rsid w:val="008B13C2"/>
    <w:rsid w:val="008B13C4"/>
    <w:rsid w:val="008B169B"/>
    <w:rsid w:val="008B1747"/>
    <w:rsid w:val="008B1B0E"/>
    <w:rsid w:val="008B1CF9"/>
    <w:rsid w:val="008B218F"/>
    <w:rsid w:val="008B220B"/>
    <w:rsid w:val="008B22CD"/>
    <w:rsid w:val="008B2317"/>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FE4"/>
    <w:rsid w:val="008B4633"/>
    <w:rsid w:val="008B4708"/>
    <w:rsid w:val="008B474F"/>
    <w:rsid w:val="008B4765"/>
    <w:rsid w:val="008B4882"/>
    <w:rsid w:val="008B4978"/>
    <w:rsid w:val="008B499A"/>
    <w:rsid w:val="008B49BA"/>
    <w:rsid w:val="008B4C14"/>
    <w:rsid w:val="008B4EB6"/>
    <w:rsid w:val="008B4FF6"/>
    <w:rsid w:val="008B5046"/>
    <w:rsid w:val="008B51F7"/>
    <w:rsid w:val="008B5527"/>
    <w:rsid w:val="008B589A"/>
    <w:rsid w:val="008B5963"/>
    <w:rsid w:val="008B5A42"/>
    <w:rsid w:val="008B5C7F"/>
    <w:rsid w:val="008B5DC4"/>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0FA2"/>
    <w:rsid w:val="008C10D5"/>
    <w:rsid w:val="008C13B7"/>
    <w:rsid w:val="008C15F2"/>
    <w:rsid w:val="008C1749"/>
    <w:rsid w:val="008C17F6"/>
    <w:rsid w:val="008C1A6A"/>
    <w:rsid w:val="008C1B31"/>
    <w:rsid w:val="008C1D0A"/>
    <w:rsid w:val="008C1E03"/>
    <w:rsid w:val="008C1ED6"/>
    <w:rsid w:val="008C2113"/>
    <w:rsid w:val="008C2194"/>
    <w:rsid w:val="008C2247"/>
    <w:rsid w:val="008C2256"/>
    <w:rsid w:val="008C249C"/>
    <w:rsid w:val="008C25DE"/>
    <w:rsid w:val="008C2A32"/>
    <w:rsid w:val="008C2CC5"/>
    <w:rsid w:val="008C2D20"/>
    <w:rsid w:val="008C2D4A"/>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F9"/>
    <w:rsid w:val="008C4D1E"/>
    <w:rsid w:val="008C4FE1"/>
    <w:rsid w:val="008C511C"/>
    <w:rsid w:val="008C5632"/>
    <w:rsid w:val="008C573D"/>
    <w:rsid w:val="008C573F"/>
    <w:rsid w:val="008C58E3"/>
    <w:rsid w:val="008C58F3"/>
    <w:rsid w:val="008C5A74"/>
    <w:rsid w:val="008C5C45"/>
    <w:rsid w:val="008C5D04"/>
    <w:rsid w:val="008C5D6A"/>
    <w:rsid w:val="008C5ED3"/>
    <w:rsid w:val="008C60AE"/>
    <w:rsid w:val="008C61C0"/>
    <w:rsid w:val="008C641D"/>
    <w:rsid w:val="008C642C"/>
    <w:rsid w:val="008C6465"/>
    <w:rsid w:val="008C6552"/>
    <w:rsid w:val="008C65C2"/>
    <w:rsid w:val="008C67C2"/>
    <w:rsid w:val="008C67C6"/>
    <w:rsid w:val="008C68D4"/>
    <w:rsid w:val="008C6A1E"/>
    <w:rsid w:val="008C6A31"/>
    <w:rsid w:val="008C6AA6"/>
    <w:rsid w:val="008C70AA"/>
    <w:rsid w:val="008C7120"/>
    <w:rsid w:val="008C724C"/>
    <w:rsid w:val="008C726D"/>
    <w:rsid w:val="008C72CA"/>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4F7"/>
    <w:rsid w:val="008D0937"/>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5F8"/>
    <w:rsid w:val="008D2C42"/>
    <w:rsid w:val="008D2CA6"/>
    <w:rsid w:val="008D2E75"/>
    <w:rsid w:val="008D2EF6"/>
    <w:rsid w:val="008D2F31"/>
    <w:rsid w:val="008D2FD2"/>
    <w:rsid w:val="008D3370"/>
    <w:rsid w:val="008D33FF"/>
    <w:rsid w:val="008D340F"/>
    <w:rsid w:val="008D3451"/>
    <w:rsid w:val="008D3491"/>
    <w:rsid w:val="008D3594"/>
    <w:rsid w:val="008D35BC"/>
    <w:rsid w:val="008D35D5"/>
    <w:rsid w:val="008D3696"/>
    <w:rsid w:val="008D3C74"/>
    <w:rsid w:val="008D3CF3"/>
    <w:rsid w:val="008D3D3D"/>
    <w:rsid w:val="008D3D95"/>
    <w:rsid w:val="008D40AD"/>
    <w:rsid w:val="008D4287"/>
    <w:rsid w:val="008D440A"/>
    <w:rsid w:val="008D46C2"/>
    <w:rsid w:val="008D4CF5"/>
    <w:rsid w:val="008D4DAC"/>
    <w:rsid w:val="008D4E78"/>
    <w:rsid w:val="008D54E8"/>
    <w:rsid w:val="008D5521"/>
    <w:rsid w:val="008D565D"/>
    <w:rsid w:val="008D5750"/>
    <w:rsid w:val="008D5828"/>
    <w:rsid w:val="008D5889"/>
    <w:rsid w:val="008D5A7E"/>
    <w:rsid w:val="008D5AD9"/>
    <w:rsid w:val="008D5B5D"/>
    <w:rsid w:val="008D5E00"/>
    <w:rsid w:val="008D5E4E"/>
    <w:rsid w:val="008D62C9"/>
    <w:rsid w:val="008D6C61"/>
    <w:rsid w:val="008D6EAF"/>
    <w:rsid w:val="008D6EBC"/>
    <w:rsid w:val="008D6F82"/>
    <w:rsid w:val="008D737B"/>
    <w:rsid w:val="008D73D4"/>
    <w:rsid w:val="008D744E"/>
    <w:rsid w:val="008D745B"/>
    <w:rsid w:val="008D74D2"/>
    <w:rsid w:val="008D76A3"/>
    <w:rsid w:val="008D7986"/>
    <w:rsid w:val="008D7B2B"/>
    <w:rsid w:val="008D7E70"/>
    <w:rsid w:val="008D7ED7"/>
    <w:rsid w:val="008D7F86"/>
    <w:rsid w:val="008E0090"/>
    <w:rsid w:val="008E01D7"/>
    <w:rsid w:val="008E072B"/>
    <w:rsid w:val="008E095E"/>
    <w:rsid w:val="008E096C"/>
    <w:rsid w:val="008E0B51"/>
    <w:rsid w:val="008E0BC4"/>
    <w:rsid w:val="008E0E7C"/>
    <w:rsid w:val="008E0E9A"/>
    <w:rsid w:val="008E1034"/>
    <w:rsid w:val="008E10C0"/>
    <w:rsid w:val="008E1140"/>
    <w:rsid w:val="008E122F"/>
    <w:rsid w:val="008E13B2"/>
    <w:rsid w:val="008E13C2"/>
    <w:rsid w:val="008E13F4"/>
    <w:rsid w:val="008E1802"/>
    <w:rsid w:val="008E1B70"/>
    <w:rsid w:val="008E1F46"/>
    <w:rsid w:val="008E1FE1"/>
    <w:rsid w:val="008E2480"/>
    <w:rsid w:val="008E24F5"/>
    <w:rsid w:val="008E2630"/>
    <w:rsid w:val="008E2639"/>
    <w:rsid w:val="008E26B3"/>
    <w:rsid w:val="008E2963"/>
    <w:rsid w:val="008E2971"/>
    <w:rsid w:val="008E2ACA"/>
    <w:rsid w:val="008E2BE6"/>
    <w:rsid w:val="008E2C57"/>
    <w:rsid w:val="008E2E9B"/>
    <w:rsid w:val="008E2EAD"/>
    <w:rsid w:val="008E2F01"/>
    <w:rsid w:val="008E2F68"/>
    <w:rsid w:val="008E2FED"/>
    <w:rsid w:val="008E3148"/>
    <w:rsid w:val="008E316A"/>
    <w:rsid w:val="008E327B"/>
    <w:rsid w:val="008E333D"/>
    <w:rsid w:val="008E33D2"/>
    <w:rsid w:val="008E381D"/>
    <w:rsid w:val="008E387B"/>
    <w:rsid w:val="008E3A47"/>
    <w:rsid w:val="008E3E86"/>
    <w:rsid w:val="008E3E9D"/>
    <w:rsid w:val="008E3F0A"/>
    <w:rsid w:val="008E4037"/>
    <w:rsid w:val="008E418E"/>
    <w:rsid w:val="008E4195"/>
    <w:rsid w:val="008E41A2"/>
    <w:rsid w:val="008E432F"/>
    <w:rsid w:val="008E453B"/>
    <w:rsid w:val="008E4684"/>
    <w:rsid w:val="008E47AA"/>
    <w:rsid w:val="008E492D"/>
    <w:rsid w:val="008E4B41"/>
    <w:rsid w:val="008E4EC0"/>
    <w:rsid w:val="008E4FA3"/>
    <w:rsid w:val="008E510D"/>
    <w:rsid w:val="008E5365"/>
    <w:rsid w:val="008E5625"/>
    <w:rsid w:val="008E5660"/>
    <w:rsid w:val="008E58F2"/>
    <w:rsid w:val="008E5A2C"/>
    <w:rsid w:val="008E5A64"/>
    <w:rsid w:val="008E5ABB"/>
    <w:rsid w:val="008E5CD7"/>
    <w:rsid w:val="008E5D98"/>
    <w:rsid w:val="008E619A"/>
    <w:rsid w:val="008E626A"/>
    <w:rsid w:val="008E6590"/>
    <w:rsid w:val="008E65E7"/>
    <w:rsid w:val="008E66DF"/>
    <w:rsid w:val="008E675D"/>
    <w:rsid w:val="008E67F5"/>
    <w:rsid w:val="008E6815"/>
    <w:rsid w:val="008E6AA1"/>
    <w:rsid w:val="008E6B7A"/>
    <w:rsid w:val="008E6F00"/>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7B9"/>
    <w:rsid w:val="008F183A"/>
    <w:rsid w:val="008F1870"/>
    <w:rsid w:val="008F1954"/>
    <w:rsid w:val="008F19EA"/>
    <w:rsid w:val="008F1CA0"/>
    <w:rsid w:val="008F1CEA"/>
    <w:rsid w:val="008F1E38"/>
    <w:rsid w:val="008F1E71"/>
    <w:rsid w:val="008F1FC6"/>
    <w:rsid w:val="008F1FDD"/>
    <w:rsid w:val="008F22AF"/>
    <w:rsid w:val="008F239B"/>
    <w:rsid w:val="008F2458"/>
    <w:rsid w:val="008F24D9"/>
    <w:rsid w:val="008F2C4B"/>
    <w:rsid w:val="008F2D09"/>
    <w:rsid w:val="008F2D15"/>
    <w:rsid w:val="008F2D47"/>
    <w:rsid w:val="008F3083"/>
    <w:rsid w:val="008F30FE"/>
    <w:rsid w:val="008F31EC"/>
    <w:rsid w:val="008F32B4"/>
    <w:rsid w:val="008F331C"/>
    <w:rsid w:val="008F3383"/>
    <w:rsid w:val="008F340D"/>
    <w:rsid w:val="008F349E"/>
    <w:rsid w:val="008F3550"/>
    <w:rsid w:val="008F36BD"/>
    <w:rsid w:val="008F3807"/>
    <w:rsid w:val="008F3D76"/>
    <w:rsid w:val="008F4052"/>
    <w:rsid w:val="008F4316"/>
    <w:rsid w:val="008F43C7"/>
    <w:rsid w:val="008F440D"/>
    <w:rsid w:val="008F4953"/>
    <w:rsid w:val="008F4AA3"/>
    <w:rsid w:val="008F4B29"/>
    <w:rsid w:val="008F4B76"/>
    <w:rsid w:val="008F4CA1"/>
    <w:rsid w:val="008F4DCA"/>
    <w:rsid w:val="008F52B8"/>
    <w:rsid w:val="008F55C8"/>
    <w:rsid w:val="008F5652"/>
    <w:rsid w:val="008F58D9"/>
    <w:rsid w:val="008F5902"/>
    <w:rsid w:val="008F5937"/>
    <w:rsid w:val="008F59B6"/>
    <w:rsid w:val="008F5A82"/>
    <w:rsid w:val="008F5BCB"/>
    <w:rsid w:val="008F5C59"/>
    <w:rsid w:val="008F679A"/>
    <w:rsid w:val="008F6F1D"/>
    <w:rsid w:val="008F708F"/>
    <w:rsid w:val="008F7364"/>
    <w:rsid w:val="008F7405"/>
    <w:rsid w:val="008F7552"/>
    <w:rsid w:val="008F7730"/>
    <w:rsid w:val="008F7919"/>
    <w:rsid w:val="008F7BE3"/>
    <w:rsid w:val="008F7D23"/>
    <w:rsid w:val="00900101"/>
    <w:rsid w:val="009001B8"/>
    <w:rsid w:val="0090030B"/>
    <w:rsid w:val="00900452"/>
    <w:rsid w:val="00900553"/>
    <w:rsid w:val="009005A7"/>
    <w:rsid w:val="009005AF"/>
    <w:rsid w:val="00900975"/>
    <w:rsid w:val="0090099A"/>
    <w:rsid w:val="00900A0D"/>
    <w:rsid w:val="00900AB3"/>
    <w:rsid w:val="00900E19"/>
    <w:rsid w:val="00901116"/>
    <w:rsid w:val="00901134"/>
    <w:rsid w:val="00901702"/>
    <w:rsid w:val="00901837"/>
    <w:rsid w:val="00901C54"/>
    <w:rsid w:val="00901CFE"/>
    <w:rsid w:val="00901DAB"/>
    <w:rsid w:val="00901F3F"/>
    <w:rsid w:val="009022CD"/>
    <w:rsid w:val="00902474"/>
    <w:rsid w:val="0090254C"/>
    <w:rsid w:val="009025CA"/>
    <w:rsid w:val="009025CF"/>
    <w:rsid w:val="0090267E"/>
    <w:rsid w:val="00902913"/>
    <w:rsid w:val="00902CAB"/>
    <w:rsid w:val="00902E0F"/>
    <w:rsid w:val="00903182"/>
    <w:rsid w:val="009035A4"/>
    <w:rsid w:val="009035EA"/>
    <w:rsid w:val="009037EE"/>
    <w:rsid w:val="0090393F"/>
    <w:rsid w:val="00903AFD"/>
    <w:rsid w:val="00903C78"/>
    <w:rsid w:val="00903DD8"/>
    <w:rsid w:val="00903E10"/>
    <w:rsid w:val="00903EF2"/>
    <w:rsid w:val="00903F30"/>
    <w:rsid w:val="00903F4C"/>
    <w:rsid w:val="009040F0"/>
    <w:rsid w:val="00904192"/>
    <w:rsid w:val="009041EA"/>
    <w:rsid w:val="0090430E"/>
    <w:rsid w:val="009043D9"/>
    <w:rsid w:val="00904426"/>
    <w:rsid w:val="009046F9"/>
    <w:rsid w:val="00904717"/>
    <w:rsid w:val="00904830"/>
    <w:rsid w:val="00904BF1"/>
    <w:rsid w:val="00904C16"/>
    <w:rsid w:val="00904E3E"/>
    <w:rsid w:val="00905058"/>
    <w:rsid w:val="0090532D"/>
    <w:rsid w:val="0090535B"/>
    <w:rsid w:val="00905870"/>
    <w:rsid w:val="00905DA6"/>
    <w:rsid w:val="00905E10"/>
    <w:rsid w:val="00905EA1"/>
    <w:rsid w:val="00905F7B"/>
    <w:rsid w:val="0090621C"/>
    <w:rsid w:val="009063CD"/>
    <w:rsid w:val="00906915"/>
    <w:rsid w:val="00907387"/>
    <w:rsid w:val="00907463"/>
    <w:rsid w:val="009075C8"/>
    <w:rsid w:val="00907D3F"/>
    <w:rsid w:val="00907D81"/>
    <w:rsid w:val="00907DE6"/>
    <w:rsid w:val="00907E1D"/>
    <w:rsid w:val="00907FE6"/>
    <w:rsid w:val="009102BA"/>
    <w:rsid w:val="0091093E"/>
    <w:rsid w:val="0091098B"/>
    <w:rsid w:val="009109E8"/>
    <w:rsid w:val="00910A68"/>
    <w:rsid w:val="00910AD8"/>
    <w:rsid w:val="00910CB8"/>
    <w:rsid w:val="00911387"/>
    <w:rsid w:val="00911481"/>
    <w:rsid w:val="009114BA"/>
    <w:rsid w:val="00911660"/>
    <w:rsid w:val="00911692"/>
    <w:rsid w:val="00911877"/>
    <w:rsid w:val="0091188E"/>
    <w:rsid w:val="00911AB3"/>
    <w:rsid w:val="00911CAE"/>
    <w:rsid w:val="00911CF1"/>
    <w:rsid w:val="00911E20"/>
    <w:rsid w:val="00912072"/>
    <w:rsid w:val="009122F5"/>
    <w:rsid w:val="00912457"/>
    <w:rsid w:val="009124BA"/>
    <w:rsid w:val="009126BE"/>
    <w:rsid w:val="00912711"/>
    <w:rsid w:val="0091274E"/>
    <w:rsid w:val="00912937"/>
    <w:rsid w:val="00912B90"/>
    <w:rsid w:val="00912B9E"/>
    <w:rsid w:val="00912C8B"/>
    <w:rsid w:val="00912DAB"/>
    <w:rsid w:val="00912DE5"/>
    <w:rsid w:val="00912F5A"/>
    <w:rsid w:val="009130C4"/>
    <w:rsid w:val="0091321B"/>
    <w:rsid w:val="00913256"/>
    <w:rsid w:val="00913269"/>
    <w:rsid w:val="00913581"/>
    <w:rsid w:val="0091399D"/>
    <w:rsid w:val="00913C37"/>
    <w:rsid w:val="009142A5"/>
    <w:rsid w:val="00914496"/>
    <w:rsid w:val="0091477E"/>
    <w:rsid w:val="0091482F"/>
    <w:rsid w:val="009148A8"/>
    <w:rsid w:val="009148D1"/>
    <w:rsid w:val="00914A50"/>
    <w:rsid w:val="00914B7A"/>
    <w:rsid w:val="00914DF9"/>
    <w:rsid w:val="00914E1D"/>
    <w:rsid w:val="0091508C"/>
    <w:rsid w:val="00915092"/>
    <w:rsid w:val="00915129"/>
    <w:rsid w:val="00915204"/>
    <w:rsid w:val="009152C1"/>
    <w:rsid w:val="0091560D"/>
    <w:rsid w:val="009158C7"/>
    <w:rsid w:val="009159B6"/>
    <w:rsid w:val="00915BF0"/>
    <w:rsid w:val="00915D28"/>
    <w:rsid w:val="00915DAD"/>
    <w:rsid w:val="00915E38"/>
    <w:rsid w:val="00915E9A"/>
    <w:rsid w:val="00915F42"/>
    <w:rsid w:val="00915F93"/>
    <w:rsid w:val="00916040"/>
    <w:rsid w:val="00916173"/>
    <w:rsid w:val="0091656B"/>
    <w:rsid w:val="009165C2"/>
    <w:rsid w:val="009166AA"/>
    <w:rsid w:val="00916A7C"/>
    <w:rsid w:val="00916AAB"/>
    <w:rsid w:val="00916BF5"/>
    <w:rsid w:val="00916CCB"/>
    <w:rsid w:val="00916E44"/>
    <w:rsid w:val="00916F60"/>
    <w:rsid w:val="00917650"/>
    <w:rsid w:val="009176AF"/>
    <w:rsid w:val="009176E3"/>
    <w:rsid w:val="00917A5D"/>
    <w:rsid w:val="00920267"/>
    <w:rsid w:val="0092059E"/>
    <w:rsid w:val="009207C5"/>
    <w:rsid w:val="00920875"/>
    <w:rsid w:val="00920992"/>
    <w:rsid w:val="00920B5A"/>
    <w:rsid w:val="00920B9C"/>
    <w:rsid w:val="00920F30"/>
    <w:rsid w:val="009214D4"/>
    <w:rsid w:val="009215F0"/>
    <w:rsid w:val="009216D9"/>
    <w:rsid w:val="00921823"/>
    <w:rsid w:val="00921CE6"/>
    <w:rsid w:val="00921DE5"/>
    <w:rsid w:val="00922040"/>
    <w:rsid w:val="009223C1"/>
    <w:rsid w:val="009223EA"/>
    <w:rsid w:val="00922412"/>
    <w:rsid w:val="00922644"/>
    <w:rsid w:val="009229E9"/>
    <w:rsid w:val="00922BB0"/>
    <w:rsid w:val="00922BEE"/>
    <w:rsid w:val="00923128"/>
    <w:rsid w:val="00923889"/>
    <w:rsid w:val="00923A1F"/>
    <w:rsid w:val="00923E73"/>
    <w:rsid w:val="00924137"/>
    <w:rsid w:val="009244BF"/>
    <w:rsid w:val="009246F4"/>
    <w:rsid w:val="0092475F"/>
    <w:rsid w:val="00924E1D"/>
    <w:rsid w:val="00924EE6"/>
    <w:rsid w:val="00924FB7"/>
    <w:rsid w:val="0092529A"/>
    <w:rsid w:val="0092532C"/>
    <w:rsid w:val="0092533E"/>
    <w:rsid w:val="0092557C"/>
    <w:rsid w:val="0092571F"/>
    <w:rsid w:val="0092593A"/>
    <w:rsid w:val="00925A06"/>
    <w:rsid w:val="00925B48"/>
    <w:rsid w:val="00925CBB"/>
    <w:rsid w:val="00925F98"/>
    <w:rsid w:val="009261DD"/>
    <w:rsid w:val="0092648B"/>
    <w:rsid w:val="0092655A"/>
    <w:rsid w:val="009268BB"/>
    <w:rsid w:val="00926A17"/>
    <w:rsid w:val="00926A20"/>
    <w:rsid w:val="00926A9D"/>
    <w:rsid w:val="00926D39"/>
    <w:rsid w:val="0092705F"/>
    <w:rsid w:val="0092717A"/>
    <w:rsid w:val="0092721D"/>
    <w:rsid w:val="009272C6"/>
    <w:rsid w:val="00927350"/>
    <w:rsid w:val="009276B5"/>
    <w:rsid w:val="009279D3"/>
    <w:rsid w:val="00927A17"/>
    <w:rsid w:val="00927D2E"/>
    <w:rsid w:val="00927E3F"/>
    <w:rsid w:val="00927ED3"/>
    <w:rsid w:val="00927F45"/>
    <w:rsid w:val="00930454"/>
    <w:rsid w:val="00930583"/>
    <w:rsid w:val="00930989"/>
    <w:rsid w:val="00930A50"/>
    <w:rsid w:val="00930B9E"/>
    <w:rsid w:val="00930F7D"/>
    <w:rsid w:val="0093115F"/>
    <w:rsid w:val="009313F3"/>
    <w:rsid w:val="0093146D"/>
    <w:rsid w:val="00931711"/>
    <w:rsid w:val="00931921"/>
    <w:rsid w:val="00931922"/>
    <w:rsid w:val="00931996"/>
    <w:rsid w:val="00931BB5"/>
    <w:rsid w:val="00931C82"/>
    <w:rsid w:val="00931E80"/>
    <w:rsid w:val="00932309"/>
    <w:rsid w:val="0093235A"/>
    <w:rsid w:val="00932415"/>
    <w:rsid w:val="009325AE"/>
    <w:rsid w:val="009325CC"/>
    <w:rsid w:val="009328EB"/>
    <w:rsid w:val="009329C0"/>
    <w:rsid w:val="009329D4"/>
    <w:rsid w:val="00932D47"/>
    <w:rsid w:val="00932E00"/>
    <w:rsid w:val="00932F1B"/>
    <w:rsid w:val="00932F84"/>
    <w:rsid w:val="00933271"/>
    <w:rsid w:val="009333B8"/>
    <w:rsid w:val="00933486"/>
    <w:rsid w:val="009336FA"/>
    <w:rsid w:val="00933855"/>
    <w:rsid w:val="00933AD1"/>
    <w:rsid w:val="00933CFE"/>
    <w:rsid w:val="00933FBE"/>
    <w:rsid w:val="00934405"/>
    <w:rsid w:val="009346A8"/>
    <w:rsid w:val="009346CF"/>
    <w:rsid w:val="00934A7E"/>
    <w:rsid w:val="00934ABD"/>
    <w:rsid w:val="00934D88"/>
    <w:rsid w:val="00934DA4"/>
    <w:rsid w:val="00934FEA"/>
    <w:rsid w:val="0093500E"/>
    <w:rsid w:val="009351F0"/>
    <w:rsid w:val="009353BC"/>
    <w:rsid w:val="009353E0"/>
    <w:rsid w:val="0093571C"/>
    <w:rsid w:val="0093588F"/>
    <w:rsid w:val="009359EB"/>
    <w:rsid w:val="00935C29"/>
    <w:rsid w:val="00935DD7"/>
    <w:rsid w:val="00935EDB"/>
    <w:rsid w:val="00935F25"/>
    <w:rsid w:val="009363DA"/>
    <w:rsid w:val="009364EC"/>
    <w:rsid w:val="0093659A"/>
    <w:rsid w:val="009366A4"/>
    <w:rsid w:val="00936A24"/>
    <w:rsid w:val="00936A6C"/>
    <w:rsid w:val="00936A9B"/>
    <w:rsid w:val="00936B92"/>
    <w:rsid w:val="00936CE0"/>
    <w:rsid w:val="00936EB0"/>
    <w:rsid w:val="009371FB"/>
    <w:rsid w:val="00937253"/>
    <w:rsid w:val="00937274"/>
    <w:rsid w:val="00937345"/>
    <w:rsid w:val="00937346"/>
    <w:rsid w:val="009376B0"/>
    <w:rsid w:val="00937E58"/>
    <w:rsid w:val="00937E6C"/>
    <w:rsid w:val="00937F82"/>
    <w:rsid w:val="009401D1"/>
    <w:rsid w:val="00940299"/>
    <w:rsid w:val="0094044C"/>
    <w:rsid w:val="00940731"/>
    <w:rsid w:val="0094074C"/>
    <w:rsid w:val="00940778"/>
    <w:rsid w:val="009409DD"/>
    <w:rsid w:val="00940B18"/>
    <w:rsid w:val="00940BC6"/>
    <w:rsid w:val="00940BF6"/>
    <w:rsid w:val="00940E31"/>
    <w:rsid w:val="00940E67"/>
    <w:rsid w:val="00940FD9"/>
    <w:rsid w:val="009412A5"/>
    <w:rsid w:val="0094148A"/>
    <w:rsid w:val="00941684"/>
    <w:rsid w:val="009417E6"/>
    <w:rsid w:val="00941901"/>
    <w:rsid w:val="00941AA3"/>
    <w:rsid w:val="00941AE2"/>
    <w:rsid w:val="00941C1E"/>
    <w:rsid w:val="00941C44"/>
    <w:rsid w:val="00941CF8"/>
    <w:rsid w:val="00941DB4"/>
    <w:rsid w:val="00941E76"/>
    <w:rsid w:val="00941FAA"/>
    <w:rsid w:val="00942077"/>
    <w:rsid w:val="009420F8"/>
    <w:rsid w:val="00942177"/>
    <w:rsid w:val="00942180"/>
    <w:rsid w:val="0094242F"/>
    <w:rsid w:val="00942555"/>
    <w:rsid w:val="00942877"/>
    <w:rsid w:val="00942AB4"/>
    <w:rsid w:val="00942C4E"/>
    <w:rsid w:val="00943109"/>
    <w:rsid w:val="00943252"/>
    <w:rsid w:val="009432CB"/>
    <w:rsid w:val="009432CF"/>
    <w:rsid w:val="0094346D"/>
    <w:rsid w:val="00943543"/>
    <w:rsid w:val="00943A13"/>
    <w:rsid w:val="00943D91"/>
    <w:rsid w:val="00943E8F"/>
    <w:rsid w:val="00944066"/>
    <w:rsid w:val="00944088"/>
    <w:rsid w:val="009440D1"/>
    <w:rsid w:val="00944157"/>
    <w:rsid w:val="00944AE1"/>
    <w:rsid w:val="00944BDB"/>
    <w:rsid w:val="00944D5E"/>
    <w:rsid w:val="00945113"/>
    <w:rsid w:val="00945495"/>
    <w:rsid w:val="00945527"/>
    <w:rsid w:val="009457B9"/>
    <w:rsid w:val="009457EF"/>
    <w:rsid w:val="0094581D"/>
    <w:rsid w:val="00945862"/>
    <w:rsid w:val="00945A0F"/>
    <w:rsid w:val="00945A42"/>
    <w:rsid w:val="00945B60"/>
    <w:rsid w:val="00945C84"/>
    <w:rsid w:val="00946082"/>
    <w:rsid w:val="009461D4"/>
    <w:rsid w:val="009465BC"/>
    <w:rsid w:val="009469A0"/>
    <w:rsid w:val="00946B89"/>
    <w:rsid w:val="00946E17"/>
    <w:rsid w:val="00946E7E"/>
    <w:rsid w:val="00946F03"/>
    <w:rsid w:val="00947039"/>
    <w:rsid w:val="0094703B"/>
    <w:rsid w:val="00947111"/>
    <w:rsid w:val="00947116"/>
    <w:rsid w:val="009471E4"/>
    <w:rsid w:val="009471F0"/>
    <w:rsid w:val="009471F5"/>
    <w:rsid w:val="0094723B"/>
    <w:rsid w:val="00947ABE"/>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7C9"/>
    <w:rsid w:val="0095291C"/>
    <w:rsid w:val="00952A61"/>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1A"/>
    <w:rsid w:val="0095487C"/>
    <w:rsid w:val="009548FB"/>
    <w:rsid w:val="00954AB8"/>
    <w:rsid w:val="00954B19"/>
    <w:rsid w:val="00954B36"/>
    <w:rsid w:val="00954BFF"/>
    <w:rsid w:val="00954C42"/>
    <w:rsid w:val="00954E5A"/>
    <w:rsid w:val="00954EF4"/>
    <w:rsid w:val="009550E7"/>
    <w:rsid w:val="009553ED"/>
    <w:rsid w:val="009555A7"/>
    <w:rsid w:val="009557CC"/>
    <w:rsid w:val="009559BC"/>
    <w:rsid w:val="00955A99"/>
    <w:rsid w:val="00955AF9"/>
    <w:rsid w:val="00955B52"/>
    <w:rsid w:val="00955DD8"/>
    <w:rsid w:val="00955E67"/>
    <w:rsid w:val="00955ED5"/>
    <w:rsid w:val="009560A4"/>
    <w:rsid w:val="009563B7"/>
    <w:rsid w:val="009563D4"/>
    <w:rsid w:val="00956516"/>
    <w:rsid w:val="00956558"/>
    <w:rsid w:val="009567D7"/>
    <w:rsid w:val="009569F4"/>
    <w:rsid w:val="00956A63"/>
    <w:rsid w:val="00956A75"/>
    <w:rsid w:val="00956AC8"/>
    <w:rsid w:val="00956B6D"/>
    <w:rsid w:val="00957090"/>
    <w:rsid w:val="009572F8"/>
    <w:rsid w:val="00957391"/>
    <w:rsid w:val="00957675"/>
    <w:rsid w:val="00957BAC"/>
    <w:rsid w:val="00957D60"/>
    <w:rsid w:val="00957E51"/>
    <w:rsid w:val="009600FB"/>
    <w:rsid w:val="009601CA"/>
    <w:rsid w:val="009601EA"/>
    <w:rsid w:val="00960565"/>
    <w:rsid w:val="00960690"/>
    <w:rsid w:val="0096072A"/>
    <w:rsid w:val="0096076A"/>
    <w:rsid w:val="00960BFF"/>
    <w:rsid w:val="00960D16"/>
    <w:rsid w:val="00960D81"/>
    <w:rsid w:val="00960E59"/>
    <w:rsid w:val="009611F8"/>
    <w:rsid w:val="009613E4"/>
    <w:rsid w:val="009616AC"/>
    <w:rsid w:val="009616E9"/>
    <w:rsid w:val="00961AE9"/>
    <w:rsid w:val="00961C71"/>
    <w:rsid w:val="00961EEB"/>
    <w:rsid w:val="00961F02"/>
    <w:rsid w:val="00962156"/>
    <w:rsid w:val="009625BE"/>
    <w:rsid w:val="0096283A"/>
    <w:rsid w:val="00962863"/>
    <w:rsid w:val="009629B8"/>
    <w:rsid w:val="00962A85"/>
    <w:rsid w:val="00962A99"/>
    <w:rsid w:val="00962CC4"/>
    <w:rsid w:val="009630A8"/>
    <w:rsid w:val="009630D1"/>
    <w:rsid w:val="00963104"/>
    <w:rsid w:val="0096313F"/>
    <w:rsid w:val="0096318F"/>
    <w:rsid w:val="00963199"/>
    <w:rsid w:val="0096337F"/>
    <w:rsid w:val="00963445"/>
    <w:rsid w:val="00963716"/>
    <w:rsid w:val="009637DA"/>
    <w:rsid w:val="0096390A"/>
    <w:rsid w:val="00963DBD"/>
    <w:rsid w:val="00963EF1"/>
    <w:rsid w:val="009642DC"/>
    <w:rsid w:val="00964560"/>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CA6"/>
    <w:rsid w:val="00965CE6"/>
    <w:rsid w:val="00965CE8"/>
    <w:rsid w:val="00965E80"/>
    <w:rsid w:val="00965FDC"/>
    <w:rsid w:val="009662BC"/>
    <w:rsid w:val="009663F8"/>
    <w:rsid w:val="00966646"/>
    <w:rsid w:val="00966764"/>
    <w:rsid w:val="009667BA"/>
    <w:rsid w:val="009667F3"/>
    <w:rsid w:val="0096681A"/>
    <w:rsid w:val="00966C7B"/>
    <w:rsid w:val="00966D5B"/>
    <w:rsid w:val="00966EBE"/>
    <w:rsid w:val="00966FC5"/>
    <w:rsid w:val="00966FFA"/>
    <w:rsid w:val="0096709D"/>
    <w:rsid w:val="009671E2"/>
    <w:rsid w:val="00967271"/>
    <w:rsid w:val="009673DB"/>
    <w:rsid w:val="009673E5"/>
    <w:rsid w:val="00967498"/>
    <w:rsid w:val="009674AC"/>
    <w:rsid w:val="00967649"/>
    <w:rsid w:val="00967854"/>
    <w:rsid w:val="0096788F"/>
    <w:rsid w:val="00967DA3"/>
    <w:rsid w:val="00967DEB"/>
    <w:rsid w:val="00967E0D"/>
    <w:rsid w:val="0097017C"/>
    <w:rsid w:val="009701D2"/>
    <w:rsid w:val="00970780"/>
    <w:rsid w:val="0097087A"/>
    <w:rsid w:val="009709CD"/>
    <w:rsid w:val="009714C8"/>
    <w:rsid w:val="009715C8"/>
    <w:rsid w:val="009717EC"/>
    <w:rsid w:val="00971852"/>
    <w:rsid w:val="0097229B"/>
    <w:rsid w:val="009722A8"/>
    <w:rsid w:val="00972477"/>
    <w:rsid w:val="00972563"/>
    <w:rsid w:val="00972734"/>
    <w:rsid w:val="009727D8"/>
    <w:rsid w:val="00972AE8"/>
    <w:rsid w:val="00972B83"/>
    <w:rsid w:val="00972BA5"/>
    <w:rsid w:val="00972C7F"/>
    <w:rsid w:val="00972DB1"/>
    <w:rsid w:val="00972F81"/>
    <w:rsid w:val="00973156"/>
    <w:rsid w:val="00973174"/>
    <w:rsid w:val="009731DC"/>
    <w:rsid w:val="00973605"/>
    <w:rsid w:val="00973727"/>
    <w:rsid w:val="00973CD8"/>
    <w:rsid w:val="00973D53"/>
    <w:rsid w:val="00973E6B"/>
    <w:rsid w:val="00973F1F"/>
    <w:rsid w:val="009740A5"/>
    <w:rsid w:val="00974468"/>
    <w:rsid w:val="009745C1"/>
    <w:rsid w:val="00974700"/>
    <w:rsid w:val="00974A64"/>
    <w:rsid w:val="00974B36"/>
    <w:rsid w:val="00974EEB"/>
    <w:rsid w:val="00975034"/>
    <w:rsid w:val="00975085"/>
    <w:rsid w:val="00975178"/>
    <w:rsid w:val="00975289"/>
    <w:rsid w:val="00975377"/>
    <w:rsid w:val="00975497"/>
    <w:rsid w:val="009757D3"/>
    <w:rsid w:val="00975AE7"/>
    <w:rsid w:val="00975C80"/>
    <w:rsid w:val="00975D7A"/>
    <w:rsid w:val="00975DFE"/>
    <w:rsid w:val="009763EB"/>
    <w:rsid w:val="00976467"/>
    <w:rsid w:val="00976519"/>
    <w:rsid w:val="00976561"/>
    <w:rsid w:val="009765EB"/>
    <w:rsid w:val="00976650"/>
    <w:rsid w:val="00976957"/>
    <w:rsid w:val="00976B01"/>
    <w:rsid w:val="00976EE9"/>
    <w:rsid w:val="00976F31"/>
    <w:rsid w:val="009770A7"/>
    <w:rsid w:val="009771DA"/>
    <w:rsid w:val="009773D4"/>
    <w:rsid w:val="00977853"/>
    <w:rsid w:val="00977887"/>
    <w:rsid w:val="00977A50"/>
    <w:rsid w:val="00977AC6"/>
    <w:rsid w:val="00977AE0"/>
    <w:rsid w:val="00977B55"/>
    <w:rsid w:val="00977B9A"/>
    <w:rsid w:val="00977E41"/>
    <w:rsid w:val="00977E68"/>
    <w:rsid w:val="009801B9"/>
    <w:rsid w:val="009804C0"/>
    <w:rsid w:val="00980758"/>
    <w:rsid w:val="0098078F"/>
    <w:rsid w:val="00980B2F"/>
    <w:rsid w:val="00980B8D"/>
    <w:rsid w:val="00980CFE"/>
    <w:rsid w:val="00980DA6"/>
    <w:rsid w:val="00980FC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2B3B"/>
    <w:rsid w:val="0098306D"/>
    <w:rsid w:val="0098343D"/>
    <w:rsid w:val="009839F2"/>
    <w:rsid w:val="00983BDF"/>
    <w:rsid w:val="009840C6"/>
    <w:rsid w:val="009843E8"/>
    <w:rsid w:val="0098442A"/>
    <w:rsid w:val="009845B6"/>
    <w:rsid w:val="0098463A"/>
    <w:rsid w:val="009846DC"/>
    <w:rsid w:val="0098521B"/>
    <w:rsid w:val="0098538E"/>
    <w:rsid w:val="0098541C"/>
    <w:rsid w:val="009855F2"/>
    <w:rsid w:val="00985A1F"/>
    <w:rsid w:val="00985B0D"/>
    <w:rsid w:val="00985DCE"/>
    <w:rsid w:val="00985E2B"/>
    <w:rsid w:val="00985E3E"/>
    <w:rsid w:val="00985E58"/>
    <w:rsid w:val="00985E6A"/>
    <w:rsid w:val="00986168"/>
    <w:rsid w:val="009861AB"/>
    <w:rsid w:val="00986207"/>
    <w:rsid w:val="009863D3"/>
    <w:rsid w:val="00986517"/>
    <w:rsid w:val="00986582"/>
    <w:rsid w:val="009866D7"/>
    <w:rsid w:val="0098696D"/>
    <w:rsid w:val="00986B44"/>
    <w:rsid w:val="00986B51"/>
    <w:rsid w:val="00987180"/>
    <w:rsid w:val="00987347"/>
    <w:rsid w:val="00987402"/>
    <w:rsid w:val="00987493"/>
    <w:rsid w:val="009874E9"/>
    <w:rsid w:val="009876EB"/>
    <w:rsid w:val="0098771E"/>
    <w:rsid w:val="00987C59"/>
    <w:rsid w:val="00987CB3"/>
    <w:rsid w:val="00987CC3"/>
    <w:rsid w:val="00987D10"/>
    <w:rsid w:val="00990015"/>
    <w:rsid w:val="00990105"/>
    <w:rsid w:val="00990128"/>
    <w:rsid w:val="009901DF"/>
    <w:rsid w:val="0099028C"/>
    <w:rsid w:val="009903D4"/>
    <w:rsid w:val="0099040E"/>
    <w:rsid w:val="0099045B"/>
    <w:rsid w:val="009905C8"/>
    <w:rsid w:val="009908B0"/>
    <w:rsid w:val="00990A76"/>
    <w:rsid w:val="00991341"/>
    <w:rsid w:val="009913F1"/>
    <w:rsid w:val="00991524"/>
    <w:rsid w:val="0099161B"/>
    <w:rsid w:val="00991882"/>
    <w:rsid w:val="00991E25"/>
    <w:rsid w:val="009920CF"/>
    <w:rsid w:val="009922EA"/>
    <w:rsid w:val="009925A0"/>
    <w:rsid w:val="0099264D"/>
    <w:rsid w:val="009927EB"/>
    <w:rsid w:val="00992904"/>
    <w:rsid w:val="00992930"/>
    <w:rsid w:val="00992A9B"/>
    <w:rsid w:val="00992D20"/>
    <w:rsid w:val="00992D5C"/>
    <w:rsid w:val="00992DB1"/>
    <w:rsid w:val="00992EBD"/>
    <w:rsid w:val="00992ED6"/>
    <w:rsid w:val="00992F07"/>
    <w:rsid w:val="009930B4"/>
    <w:rsid w:val="00993502"/>
    <w:rsid w:val="00993706"/>
    <w:rsid w:val="00993940"/>
    <w:rsid w:val="00993A88"/>
    <w:rsid w:val="00993B25"/>
    <w:rsid w:val="00993C67"/>
    <w:rsid w:val="00993CE8"/>
    <w:rsid w:val="00993D47"/>
    <w:rsid w:val="0099405B"/>
    <w:rsid w:val="0099434F"/>
    <w:rsid w:val="009944EB"/>
    <w:rsid w:val="009946FF"/>
    <w:rsid w:val="00994810"/>
    <w:rsid w:val="00994DAE"/>
    <w:rsid w:val="00995345"/>
    <w:rsid w:val="0099538B"/>
    <w:rsid w:val="00995809"/>
    <w:rsid w:val="009958F7"/>
    <w:rsid w:val="00995962"/>
    <w:rsid w:val="009963C5"/>
    <w:rsid w:val="0099679B"/>
    <w:rsid w:val="00996BB8"/>
    <w:rsid w:val="00996FD9"/>
    <w:rsid w:val="009974DC"/>
    <w:rsid w:val="009975FD"/>
    <w:rsid w:val="00997841"/>
    <w:rsid w:val="00997FF0"/>
    <w:rsid w:val="009A01E8"/>
    <w:rsid w:val="009A0364"/>
    <w:rsid w:val="009A039B"/>
    <w:rsid w:val="009A0BCA"/>
    <w:rsid w:val="009A0CCE"/>
    <w:rsid w:val="009A0E73"/>
    <w:rsid w:val="009A1159"/>
    <w:rsid w:val="009A11CD"/>
    <w:rsid w:val="009A12C6"/>
    <w:rsid w:val="009A1549"/>
    <w:rsid w:val="009A21D2"/>
    <w:rsid w:val="009A2467"/>
    <w:rsid w:val="009A2650"/>
    <w:rsid w:val="009A26C4"/>
    <w:rsid w:val="009A2868"/>
    <w:rsid w:val="009A2B4D"/>
    <w:rsid w:val="009A2BA2"/>
    <w:rsid w:val="009A2C4C"/>
    <w:rsid w:val="009A2DD6"/>
    <w:rsid w:val="009A3040"/>
    <w:rsid w:val="009A30BF"/>
    <w:rsid w:val="009A3135"/>
    <w:rsid w:val="009A313D"/>
    <w:rsid w:val="009A3146"/>
    <w:rsid w:val="009A3184"/>
    <w:rsid w:val="009A36D2"/>
    <w:rsid w:val="009A3A26"/>
    <w:rsid w:val="009A3B27"/>
    <w:rsid w:val="009A3BA2"/>
    <w:rsid w:val="009A3C78"/>
    <w:rsid w:val="009A3C9A"/>
    <w:rsid w:val="009A4365"/>
    <w:rsid w:val="009A4394"/>
    <w:rsid w:val="009A4970"/>
    <w:rsid w:val="009A49BF"/>
    <w:rsid w:val="009A4A4C"/>
    <w:rsid w:val="009A4BB4"/>
    <w:rsid w:val="009A4C64"/>
    <w:rsid w:val="009A5124"/>
    <w:rsid w:val="009A5193"/>
    <w:rsid w:val="009A541E"/>
    <w:rsid w:val="009A5664"/>
    <w:rsid w:val="009A56B1"/>
    <w:rsid w:val="009A5715"/>
    <w:rsid w:val="009A573D"/>
    <w:rsid w:val="009A57EC"/>
    <w:rsid w:val="009A58A7"/>
    <w:rsid w:val="009A5AD0"/>
    <w:rsid w:val="009A5DE6"/>
    <w:rsid w:val="009A629F"/>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74C"/>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39F"/>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BF6"/>
    <w:rsid w:val="009B2E46"/>
    <w:rsid w:val="009B345A"/>
    <w:rsid w:val="009B35D3"/>
    <w:rsid w:val="009B35F9"/>
    <w:rsid w:val="009B3817"/>
    <w:rsid w:val="009B3893"/>
    <w:rsid w:val="009B3967"/>
    <w:rsid w:val="009B3E65"/>
    <w:rsid w:val="009B3F8F"/>
    <w:rsid w:val="009B3FAF"/>
    <w:rsid w:val="009B4159"/>
    <w:rsid w:val="009B415A"/>
    <w:rsid w:val="009B441F"/>
    <w:rsid w:val="009B44DF"/>
    <w:rsid w:val="009B46FE"/>
    <w:rsid w:val="009B47CB"/>
    <w:rsid w:val="009B4A04"/>
    <w:rsid w:val="009B4AC0"/>
    <w:rsid w:val="009B4DC9"/>
    <w:rsid w:val="009B4E8D"/>
    <w:rsid w:val="009B5328"/>
    <w:rsid w:val="009B53BD"/>
    <w:rsid w:val="009B545F"/>
    <w:rsid w:val="009B55D2"/>
    <w:rsid w:val="009B590F"/>
    <w:rsid w:val="009B663C"/>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9BA"/>
    <w:rsid w:val="009B7CB6"/>
    <w:rsid w:val="009C07FC"/>
    <w:rsid w:val="009C0A04"/>
    <w:rsid w:val="009C0DAC"/>
    <w:rsid w:val="009C0F28"/>
    <w:rsid w:val="009C1000"/>
    <w:rsid w:val="009C12FD"/>
    <w:rsid w:val="009C1345"/>
    <w:rsid w:val="009C13FC"/>
    <w:rsid w:val="009C1744"/>
    <w:rsid w:val="009C1866"/>
    <w:rsid w:val="009C188E"/>
    <w:rsid w:val="009C1E05"/>
    <w:rsid w:val="009C1F71"/>
    <w:rsid w:val="009C20CB"/>
    <w:rsid w:val="009C214A"/>
    <w:rsid w:val="009C2179"/>
    <w:rsid w:val="009C21EE"/>
    <w:rsid w:val="009C241A"/>
    <w:rsid w:val="009C242F"/>
    <w:rsid w:val="009C2662"/>
    <w:rsid w:val="009C2D38"/>
    <w:rsid w:val="009C3244"/>
    <w:rsid w:val="009C331C"/>
    <w:rsid w:val="009C348E"/>
    <w:rsid w:val="009C3524"/>
    <w:rsid w:val="009C375B"/>
    <w:rsid w:val="009C3971"/>
    <w:rsid w:val="009C3AD7"/>
    <w:rsid w:val="009C3EF8"/>
    <w:rsid w:val="009C40B2"/>
    <w:rsid w:val="009C4721"/>
    <w:rsid w:val="009C484F"/>
    <w:rsid w:val="009C4863"/>
    <w:rsid w:val="009C48BC"/>
    <w:rsid w:val="009C4A49"/>
    <w:rsid w:val="009C5008"/>
    <w:rsid w:val="009C514D"/>
    <w:rsid w:val="009C5159"/>
    <w:rsid w:val="009C5311"/>
    <w:rsid w:val="009C577C"/>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60"/>
    <w:rsid w:val="009C6BE6"/>
    <w:rsid w:val="009C7023"/>
    <w:rsid w:val="009C7078"/>
    <w:rsid w:val="009C72ED"/>
    <w:rsid w:val="009C72FF"/>
    <w:rsid w:val="009C73FE"/>
    <w:rsid w:val="009C799F"/>
    <w:rsid w:val="009C7A9F"/>
    <w:rsid w:val="009C7D3B"/>
    <w:rsid w:val="009C7E6B"/>
    <w:rsid w:val="009C7EAD"/>
    <w:rsid w:val="009D0069"/>
    <w:rsid w:val="009D0078"/>
    <w:rsid w:val="009D019D"/>
    <w:rsid w:val="009D054A"/>
    <w:rsid w:val="009D0584"/>
    <w:rsid w:val="009D08CE"/>
    <w:rsid w:val="009D0B98"/>
    <w:rsid w:val="009D113B"/>
    <w:rsid w:val="009D1513"/>
    <w:rsid w:val="009D1755"/>
    <w:rsid w:val="009D1809"/>
    <w:rsid w:val="009D18BF"/>
    <w:rsid w:val="009D19EC"/>
    <w:rsid w:val="009D1B6E"/>
    <w:rsid w:val="009D1EF7"/>
    <w:rsid w:val="009D2020"/>
    <w:rsid w:val="009D211D"/>
    <w:rsid w:val="009D2183"/>
    <w:rsid w:val="009D2A0D"/>
    <w:rsid w:val="009D2D5C"/>
    <w:rsid w:val="009D2F6F"/>
    <w:rsid w:val="009D311F"/>
    <w:rsid w:val="009D31F8"/>
    <w:rsid w:val="009D32D4"/>
    <w:rsid w:val="009D36F9"/>
    <w:rsid w:val="009D3700"/>
    <w:rsid w:val="009D3801"/>
    <w:rsid w:val="009D390C"/>
    <w:rsid w:val="009D394A"/>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CAD"/>
    <w:rsid w:val="009D5D03"/>
    <w:rsid w:val="009D5D04"/>
    <w:rsid w:val="009D6025"/>
    <w:rsid w:val="009D62A0"/>
    <w:rsid w:val="009D63A4"/>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D7F50"/>
    <w:rsid w:val="009E00EC"/>
    <w:rsid w:val="009E023C"/>
    <w:rsid w:val="009E0248"/>
    <w:rsid w:val="009E02A5"/>
    <w:rsid w:val="009E0348"/>
    <w:rsid w:val="009E0386"/>
    <w:rsid w:val="009E0402"/>
    <w:rsid w:val="009E0594"/>
    <w:rsid w:val="009E0631"/>
    <w:rsid w:val="009E07A8"/>
    <w:rsid w:val="009E07D8"/>
    <w:rsid w:val="009E09CD"/>
    <w:rsid w:val="009E0F9D"/>
    <w:rsid w:val="009E1066"/>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38"/>
    <w:rsid w:val="009E2FBF"/>
    <w:rsid w:val="009E30F2"/>
    <w:rsid w:val="009E334E"/>
    <w:rsid w:val="009E3408"/>
    <w:rsid w:val="009E3B41"/>
    <w:rsid w:val="009E3BAD"/>
    <w:rsid w:val="009E3BFB"/>
    <w:rsid w:val="009E3C03"/>
    <w:rsid w:val="009E3CAC"/>
    <w:rsid w:val="009E3E16"/>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3B0"/>
    <w:rsid w:val="009E6517"/>
    <w:rsid w:val="009E6B1B"/>
    <w:rsid w:val="009E6C76"/>
    <w:rsid w:val="009E6D2D"/>
    <w:rsid w:val="009E6DA4"/>
    <w:rsid w:val="009E7226"/>
    <w:rsid w:val="009E7340"/>
    <w:rsid w:val="009E740E"/>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B92"/>
    <w:rsid w:val="009F0DB0"/>
    <w:rsid w:val="009F0FE5"/>
    <w:rsid w:val="009F106D"/>
    <w:rsid w:val="009F10CD"/>
    <w:rsid w:val="009F10F5"/>
    <w:rsid w:val="009F11BF"/>
    <w:rsid w:val="009F1347"/>
    <w:rsid w:val="009F1607"/>
    <w:rsid w:val="009F162E"/>
    <w:rsid w:val="009F16FE"/>
    <w:rsid w:val="009F1746"/>
    <w:rsid w:val="009F17CA"/>
    <w:rsid w:val="009F1817"/>
    <w:rsid w:val="009F1856"/>
    <w:rsid w:val="009F193A"/>
    <w:rsid w:val="009F1A9D"/>
    <w:rsid w:val="009F1BB9"/>
    <w:rsid w:val="009F1F31"/>
    <w:rsid w:val="009F1F87"/>
    <w:rsid w:val="009F2105"/>
    <w:rsid w:val="009F238A"/>
    <w:rsid w:val="009F23C6"/>
    <w:rsid w:val="009F23CB"/>
    <w:rsid w:val="009F24C4"/>
    <w:rsid w:val="009F266B"/>
    <w:rsid w:val="009F2928"/>
    <w:rsid w:val="009F29CE"/>
    <w:rsid w:val="009F2A9E"/>
    <w:rsid w:val="009F2EC2"/>
    <w:rsid w:val="009F2F89"/>
    <w:rsid w:val="009F3157"/>
    <w:rsid w:val="009F315C"/>
    <w:rsid w:val="009F31A4"/>
    <w:rsid w:val="009F31EA"/>
    <w:rsid w:val="009F321A"/>
    <w:rsid w:val="009F3246"/>
    <w:rsid w:val="009F3318"/>
    <w:rsid w:val="009F334F"/>
    <w:rsid w:val="009F38E5"/>
    <w:rsid w:val="009F395E"/>
    <w:rsid w:val="009F398A"/>
    <w:rsid w:val="009F39CF"/>
    <w:rsid w:val="009F39FD"/>
    <w:rsid w:val="009F3AA9"/>
    <w:rsid w:val="009F3CB0"/>
    <w:rsid w:val="009F3CC0"/>
    <w:rsid w:val="009F3E2E"/>
    <w:rsid w:val="009F3F05"/>
    <w:rsid w:val="009F3FC1"/>
    <w:rsid w:val="009F44ED"/>
    <w:rsid w:val="009F456D"/>
    <w:rsid w:val="009F458B"/>
    <w:rsid w:val="009F45B4"/>
    <w:rsid w:val="009F48BC"/>
    <w:rsid w:val="009F49D8"/>
    <w:rsid w:val="009F4A45"/>
    <w:rsid w:val="009F4D00"/>
    <w:rsid w:val="009F4D15"/>
    <w:rsid w:val="009F4DF6"/>
    <w:rsid w:val="009F501E"/>
    <w:rsid w:val="009F541B"/>
    <w:rsid w:val="009F5422"/>
    <w:rsid w:val="009F5674"/>
    <w:rsid w:val="009F59B9"/>
    <w:rsid w:val="009F59D3"/>
    <w:rsid w:val="009F5A4E"/>
    <w:rsid w:val="009F5B3A"/>
    <w:rsid w:val="009F5E68"/>
    <w:rsid w:val="009F626C"/>
    <w:rsid w:val="009F6404"/>
    <w:rsid w:val="009F6463"/>
    <w:rsid w:val="009F6490"/>
    <w:rsid w:val="009F6803"/>
    <w:rsid w:val="009F684B"/>
    <w:rsid w:val="009F6868"/>
    <w:rsid w:val="009F6BB1"/>
    <w:rsid w:val="009F6F8A"/>
    <w:rsid w:val="009F6FFE"/>
    <w:rsid w:val="009F703F"/>
    <w:rsid w:val="009F70E4"/>
    <w:rsid w:val="009F724F"/>
    <w:rsid w:val="009F7531"/>
    <w:rsid w:val="009F75E0"/>
    <w:rsid w:val="009F776E"/>
    <w:rsid w:val="009F7A12"/>
    <w:rsid w:val="009F7AE7"/>
    <w:rsid w:val="009F7CAD"/>
    <w:rsid w:val="009F7D40"/>
    <w:rsid w:val="009F7D8E"/>
    <w:rsid w:val="009F7FDF"/>
    <w:rsid w:val="00A00018"/>
    <w:rsid w:val="00A000C3"/>
    <w:rsid w:val="00A001B5"/>
    <w:rsid w:val="00A00796"/>
    <w:rsid w:val="00A0079E"/>
    <w:rsid w:val="00A008CE"/>
    <w:rsid w:val="00A00E76"/>
    <w:rsid w:val="00A00E80"/>
    <w:rsid w:val="00A00E8C"/>
    <w:rsid w:val="00A0116E"/>
    <w:rsid w:val="00A01301"/>
    <w:rsid w:val="00A01333"/>
    <w:rsid w:val="00A0165A"/>
    <w:rsid w:val="00A01A2B"/>
    <w:rsid w:val="00A01B59"/>
    <w:rsid w:val="00A01C7A"/>
    <w:rsid w:val="00A01D0B"/>
    <w:rsid w:val="00A01E33"/>
    <w:rsid w:val="00A01F49"/>
    <w:rsid w:val="00A020AC"/>
    <w:rsid w:val="00A02298"/>
    <w:rsid w:val="00A0241D"/>
    <w:rsid w:val="00A027A1"/>
    <w:rsid w:val="00A0290D"/>
    <w:rsid w:val="00A029BF"/>
    <w:rsid w:val="00A02A57"/>
    <w:rsid w:val="00A02C52"/>
    <w:rsid w:val="00A02C88"/>
    <w:rsid w:val="00A02DC2"/>
    <w:rsid w:val="00A02FA6"/>
    <w:rsid w:val="00A03129"/>
    <w:rsid w:val="00A0366C"/>
    <w:rsid w:val="00A036EB"/>
    <w:rsid w:val="00A03724"/>
    <w:rsid w:val="00A03AAB"/>
    <w:rsid w:val="00A04161"/>
    <w:rsid w:val="00A04B46"/>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90"/>
    <w:rsid w:val="00A071FE"/>
    <w:rsid w:val="00A0732D"/>
    <w:rsid w:val="00A07503"/>
    <w:rsid w:val="00A075EE"/>
    <w:rsid w:val="00A078EC"/>
    <w:rsid w:val="00A07925"/>
    <w:rsid w:val="00A07A2F"/>
    <w:rsid w:val="00A07AC3"/>
    <w:rsid w:val="00A07B31"/>
    <w:rsid w:val="00A07EA4"/>
    <w:rsid w:val="00A1013C"/>
    <w:rsid w:val="00A102A4"/>
    <w:rsid w:val="00A10535"/>
    <w:rsid w:val="00A10964"/>
    <w:rsid w:val="00A10AE0"/>
    <w:rsid w:val="00A10CE0"/>
    <w:rsid w:val="00A10E45"/>
    <w:rsid w:val="00A10F2F"/>
    <w:rsid w:val="00A11038"/>
    <w:rsid w:val="00A11238"/>
    <w:rsid w:val="00A113F0"/>
    <w:rsid w:val="00A114A8"/>
    <w:rsid w:val="00A116CD"/>
    <w:rsid w:val="00A116D2"/>
    <w:rsid w:val="00A11769"/>
    <w:rsid w:val="00A11980"/>
    <w:rsid w:val="00A11A27"/>
    <w:rsid w:val="00A11C1B"/>
    <w:rsid w:val="00A11DC6"/>
    <w:rsid w:val="00A11F01"/>
    <w:rsid w:val="00A123B4"/>
    <w:rsid w:val="00A123C9"/>
    <w:rsid w:val="00A127E0"/>
    <w:rsid w:val="00A12A6D"/>
    <w:rsid w:val="00A12ABA"/>
    <w:rsid w:val="00A12B83"/>
    <w:rsid w:val="00A12BA7"/>
    <w:rsid w:val="00A12C51"/>
    <w:rsid w:val="00A12EA5"/>
    <w:rsid w:val="00A12ED3"/>
    <w:rsid w:val="00A12F62"/>
    <w:rsid w:val="00A13063"/>
    <w:rsid w:val="00A130A1"/>
    <w:rsid w:val="00A130CC"/>
    <w:rsid w:val="00A1335B"/>
    <w:rsid w:val="00A133DF"/>
    <w:rsid w:val="00A135C2"/>
    <w:rsid w:val="00A135C6"/>
    <w:rsid w:val="00A13670"/>
    <w:rsid w:val="00A136B2"/>
    <w:rsid w:val="00A13771"/>
    <w:rsid w:val="00A13AB1"/>
    <w:rsid w:val="00A13B3E"/>
    <w:rsid w:val="00A13C8A"/>
    <w:rsid w:val="00A13D7B"/>
    <w:rsid w:val="00A13DC7"/>
    <w:rsid w:val="00A13F62"/>
    <w:rsid w:val="00A140E5"/>
    <w:rsid w:val="00A1448E"/>
    <w:rsid w:val="00A14B3C"/>
    <w:rsid w:val="00A14D4D"/>
    <w:rsid w:val="00A14D53"/>
    <w:rsid w:val="00A14D81"/>
    <w:rsid w:val="00A151A2"/>
    <w:rsid w:val="00A1521F"/>
    <w:rsid w:val="00A1529F"/>
    <w:rsid w:val="00A15447"/>
    <w:rsid w:val="00A15488"/>
    <w:rsid w:val="00A156DB"/>
    <w:rsid w:val="00A1577F"/>
    <w:rsid w:val="00A1593D"/>
    <w:rsid w:val="00A15954"/>
    <w:rsid w:val="00A15983"/>
    <w:rsid w:val="00A15F5D"/>
    <w:rsid w:val="00A1604D"/>
    <w:rsid w:val="00A16122"/>
    <w:rsid w:val="00A1638A"/>
    <w:rsid w:val="00A1638D"/>
    <w:rsid w:val="00A16433"/>
    <w:rsid w:val="00A164D5"/>
    <w:rsid w:val="00A16798"/>
    <w:rsid w:val="00A16870"/>
    <w:rsid w:val="00A168D4"/>
    <w:rsid w:val="00A16E25"/>
    <w:rsid w:val="00A16EFE"/>
    <w:rsid w:val="00A1707B"/>
    <w:rsid w:val="00A1727C"/>
    <w:rsid w:val="00A17690"/>
    <w:rsid w:val="00A176D9"/>
    <w:rsid w:val="00A1790E"/>
    <w:rsid w:val="00A1793C"/>
    <w:rsid w:val="00A179F3"/>
    <w:rsid w:val="00A17B60"/>
    <w:rsid w:val="00A17B96"/>
    <w:rsid w:val="00A17C22"/>
    <w:rsid w:val="00A17D0A"/>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17C"/>
    <w:rsid w:val="00A222CE"/>
    <w:rsid w:val="00A225D7"/>
    <w:rsid w:val="00A229A7"/>
    <w:rsid w:val="00A22A18"/>
    <w:rsid w:val="00A22A93"/>
    <w:rsid w:val="00A22B35"/>
    <w:rsid w:val="00A22E51"/>
    <w:rsid w:val="00A23567"/>
    <w:rsid w:val="00A236AE"/>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BEF"/>
    <w:rsid w:val="00A25FEF"/>
    <w:rsid w:val="00A26211"/>
    <w:rsid w:val="00A26565"/>
    <w:rsid w:val="00A26824"/>
    <w:rsid w:val="00A269D1"/>
    <w:rsid w:val="00A26B2D"/>
    <w:rsid w:val="00A26F06"/>
    <w:rsid w:val="00A26FF7"/>
    <w:rsid w:val="00A27064"/>
    <w:rsid w:val="00A27381"/>
    <w:rsid w:val="00A274F4"/>
    <w:rsid w:val="00A2789B"/>
    <w:rsid w:val="00A27A06"/>
    <w:rsid w:val="00A27A6E"/>
    <w:rsid w:val="00A27B59"/>
    <w:rsid w:val="00A27BA4"/>
    <w:rsid w:val="00A300C3"/>
    <w:rsid w:val="00A302A6"/>
    <w:rsid w:val="00A3059C"/>
    <w:rsid w:val="00A3088B"/>
    <w:rsid w:val="00A30D71"/>
    <w:rsid w:val="00A30E55"/>
    <w:rsid w:val="00A30E90"/>
    <w:rsid w:val="00A30F45"/>
    <w:rsid w:val="00A30FFA"/>
    <w:rsid w:val="00A31029"/>
    <w:rsid w:val="00A311EB"/>
    <w:rsid w:val="00A314D6"/>
    <w:rsid w:val="00A31970"/>
    <w:rsid w:val="00A31976"/>
    <w:rsid w:val="00A31BC6"/>
    <w:rsid w:val="00A31BC7"/>
    <w:rsid w:val="00A31E11"/>
    <w:rsid w:val="00A32057"/>
    <w:rsid w:val="00A320D5"/>
    <w:rsid w:val="00A32115"/>
    <w:rsid w:val="00A32328"/>
    <w:rsid w:val="00A32670"/>
    <w:rsid w:val="00A3287A"/>
    <w:rsid w:val="00A328C8"/>
    <w:rsid w:val="00A32A7A"/>
    <w:rsid w:val="00A32DA6"/>
    <w:rsid w:val="00A32E71"/>
    <w:rsid w:val="00A32F0D"/>
    <w:rsid w:val="00A332F3"/>
    <w:rsid w:val="00A333BC"/>
    <w:rsid w:val="00A33896"/>
    <w:rsid w:val="00A3438A"/>
    <w:rsid w:val="00A34596"/>
    <w:rsid w:val="00A34664"/>
    <w:rsid w:val="00A3495A"/>
    <w:rsid w:val="00A349DE"/>
    <w:rsid w:val="00A34AEC"/>
    <w:rsid w:val="00A34DAA"/>
    <w:rsid w:val="00A34DDB"/>
    <w:rsid w:val="00A34E60"/>
    <w:rsid w:val="00A34F38"/>
    <w:rsid w:val="00A34F53"/>
    <w:rsid w:val="00A3500D"/>
    <w:rsid w:val="00A35269"/>
    <w:rsid w:val="00A352CC"/>
    <w:rsid w:val="00A35302"/>
    <w:rsid w:val="00A359D9"/>
    <w:rsid w:val="00A35B35"/>
    <w:rsid w:val="00A35B97"/>
    <w:rsid w:val="00A35EFE"/>
    <w:rsid w:val="00A3602A"/>
    <w:rsid w:val="00A361D7"/>
    <w:rsid w:val="00A362B3"/>
    <w:rsid w:val="00A3634F"/>
    <w:rsid w:val="00A366D2"/>
    <w:rsid w:val="00A36821"/>
    <w:rsid w:val="00A36A06"/>
    <w:rsid w:val="00A36B82"/>
    <w:rsid w:val="00A36C63"/>
    <w:rsid w:val="00A37530"/>
    <w:rsid w:val="00A3753F"/>
    <w:rsid w:val="00A375D3"/>
    <w:rsid w:val="00A375EC"/>
    <w:rsid w:val="00A3799E"/>
    <w:rsid w:val="00A379CF"/>
    <w:rsid w:val="00A37AE5"/>
    <w:rsid w:val="00A37F71"/>
    <w:rsid w:val="00A4042B"/>
    <w:rsid w:val="00A4089B"/>
    <w:rsid w:val="00A40C68"/>
    <w:rsid w:val="00A40FCB"/>
    <w:rsid w:val="00A410EA"/>
    <w:rsid w:val="00A4133A"/>
    <w:rsid w:val="00A41575"/>
    <w:rsid w:val="00A41592"/>
    <w:rsid w:val="00A41686"/>
    <w:rsid w:val="00A41707"/>
    <w:rsid w:val="00A41A41"/>
    <w:rsid w:val="00A41EDE"/>
    <w:rsid w:val="00A41F07"/>
    <w:rsid w:val="00A420CC"/>
    <w:rsid w:val="00A4237D"/>
    <w:rsid w:val="00A423AC"/>
    <w:rsid w:val="00A4295B"/>
    <w:rsid w:val="00A42A6E"/>
    <w:rsid w:val="00A42B68"/>
    <w:rsid w:val="00A42D8B"/>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36A"/>
    <w:rsid w:val="00A454FC"/>
    <w:rsid w:val="00A458C9"/>
    <w:rsid w:val="00A45B57"/>
    <w:rsid w:val="00A45CA7"/>
    <w:rsid w:val="00A45D3D"/>
    <w:rsid w:val="00A45E13"/>
    <w:rsid w:val="00A45FA2"/>
    <w:rsid w:val="00A464B1"/>
    <w:rsid w:val="00A469D8"/>
    <w:rsid w:val="00A46B03"/>
    <w:rsid w:val="00A46B2B"/>
    <w:rsid w:val="00A46B89"/>
    <w:rsid w:val="00A46F4A"/>
    <w:rsid w:val="00A46FB0"/>
    <w:rsid w:val="00A471FF"/>
    <w:rsid w:val="00A47397"/>
    <w:rsid w:val="00A47A74"/>
    <w:rsid w:val="00A47B6C"/>
    <w:rsid w:val="00A47DC5"/>
    <w:rsid w:val="00A47E94"/>
    <w:rsid w:val="00A47ECE"/>
    <w:rsid w:val="00A50144"/>
    <w:rsid w:val="00A501B1"/>
    <w:rsid w:val="00A502BE"/>
    <w:rsid w:val="00A509D4"/>
    <w:rsid w:val="00A50B24"/>
    <w:rsid w:val="00A50B48"/>
    <w:rsid w:val="00A50D17"/>
    <w:rsid w:val="00A50D55"/>
    <w:rsid w:val="00A50FC8"/>
    <w:rsid w:val="00A51043"/>
    <w:rsid w:val="00A51164"/>
    <w:rsid w:val="00A514BB"/>
    <w:rsid w:val="00A51505"/>
    <w:rsid w:val="00A51792"/>
    <w:rsid w:val="00A51793"/>
    <w:rsid w:val="00A518C7"/>
    <w:rsid w:val="00A51ABB"/>
    <w:rsid w:val="00A52182"/>
    <w:rsid w:val="00A52233"/>
    <w:rsid w:val="00A523C4"/>
    <w:rsid w:val="00A52460"/>
    <w:rsid w:val="00A5246E"/>
    <w:rsid w:val="00A524C0"/>
    <w:rsid w:val="00A5263C"/>
    <w:rsid w:val="00A527BF"/>
    <w:rsid w:val="00A52899"/>
    <w:rsid w:val="00A52977"/>
    <w:rsid w:val="00A52AA6"/>
    <w:rsid w:val="00A52C00"/>
    <w:rsid w:val="00A52C64"/>
    <w:rsid w:val="00A52D8E"/>
    <w:rsid w:val="00A530D9"/>
    <w:rsid w:val="00A5310E"/>
    <w:rsid w:val="00A53184"/>
    <w:rsid w:val="00A53311"/>
    <w:rsid w:val="00A53A1E"/>
    <w:rsid w:val="00A53EF5"/>
    <w:rsid w:val="00A547EB"/>
    <w:rsid w:val="00A54891"/>
    <w:rsid w:val="00A54E9B"/>
    <w:rsid w:val="00A54FB7"/>
    <w:rsid w:val="00A55005"/>
    <w:rsid w:val="00A552DE"/>
    <w:rsid w:val="00A55386"/>
    <w:rsid w:val="00A555C1"/>
    <w:rsid w:val="00A55863"/>
    <w:rsid w:val="00A55875"/>
    <w:rsid w:val="00A55991"/>
    <w:rsid w:val="00A559DF"/>
    <w:rsid w:val="00A55C01"/>
    <w:rsid w:val="00A55CC0"/>
    <w:rsid w:val="00A55DEF"/>
    <w:rsid w:val="00A55E82"/>
    <w:rsid w:val="00A55EBE"/>
    <w:rsid w:val="00A566A4"/>
    <w:rsid w:val="00A5673C"/>
    <w:rsid w:val="00A569DC"/>
    <w:rsid w:val="00A56F90"/>
    <w:rsid w:val="00A5700E"/>
    <w:rsid w:val="00A57100"/>
    <w:rsid w:val="00A5765A"/>
    <w:rsid w:val="00A5792A"/>
    <w:rsid w:val="00A579A2"/>
    <w:rsid w:val="00A57EF7"/>
    <w:rsid w:val="00A57F68"/>
    <w:rsid w:val="00A60121"/>
    <w:rsid w:val="00A601F0"/>
    <w:rsid w:val="00A601FE"/>
    <w:rsid w:val="00A6061D"/>
    <w:rsid w:val="00A609AF"/>
    <w:rsid w:val="00A60ADD"/>
    <w:rsid w:val="00A60B04"/>
    <w:rsid w:val="00A60BB9"/>
    <w:rsid w:val="00A60C55"/>
    <w:rsid w:val="00A60CC6"/>
    <w:rsid w:val="00A60D22"/>
    <w:rsid w:val="00A61135"/>
    <w:rsid w:val="00A61137"/>
    <w:rsid w:val="00A613E7"/>
    <w:rsid w:val="00A61458"/>
    <w:rsid w:val="00A6152D"/>
    <w:rsid w:val="00A615DB"/>
    <w:rsid w:val="00A6191F"/>
    <w:rsid w:val="00A619D3"/>
    <w:rsid w:val="00A61BF9"/>
    <w:rsid w:val="00A61C0A"/>
    <w:rsid w:val="00A61D11"/>
    <w:rsid w:val="00A61EB0"/>
    <w:rsid w:val="00A61EB4"/>
    <w:rsid w:val="00A62067"/>
    <w:rsid w:val="00A62164"/>
    <w:rsid w:val="00A6229C"/>
    <w:rsid w:val="00A62306"/>
    <w:rsid w:val="00A6233F"/>
    <w:rsid w:val="00A6236A"/>
    <w:rsid w:val="00A6244B"/>
    <w:rsid w:val="00A624AE"/>
    <w:rsid w:val="00A6278C"/>
    <w:rsid w:val="00A63145"/>
    <w:rsid w:val="00A63158"/>
    <w:rsid w:val="00A63311"/>
    <w:rsid w:val="00A63B82"/>
    <w:rsid w:val="00A63EBF"/>
    <w:rsid w:val="00A63EDC"/>
    <w:rsid w:val="00A63F26"/>
    <w:rsid w:val="00A64128"/>
    <w:rsid w:val="00A64191"/>
    <w:rsid w:val="00A641C6"/>
    <w:rsid w:val="00A64519"/>
    <w:rsid w:val="00A64522"/>
    <w:rsid w:val="00A64ACC"/>
    <w:rsid w:val="00A64BA0"/>
    <w:rsid w:val="00A64FBC"/>
    <w:rsid w:val="00A655CD"/>
    <w:rsid w:val="00A65683"/>
    <w:rsid w:val="00A6588A"/>
    <w:rsid w:val="00A65A69"/>
    <w:rsid w:val="00A66185"/>
    <w:rsid w:val="00A66196"/>
    <w:rsid w:val="00A661B8"/>
    <w:rsid w:val="00A662E2"/>
    <w:rsid w:val="00A66323"/>
    <w:rsid w:val="00A66451"/>
    <w:rsid w:val="00A665FF"/>
    <w:rsid w:val="00A66911"/>
    <w:rsid w:val="00A66995"/>
    <w:rsid w:val="00A66BD8"/>
    <w:rsid w:val="00A66C08"/>
    <w:rsid w:val="00A66E27"/>
    <w:rsid w:val="00A672A1"/>
    <w:rsid w:val="00A674C0"/>
    <w:rsid w:val="00A6770C"/>
    <w:rsid w:val="00A677AA"/>
    <w:rsid w:val="00A67834"/>
    <w:rsid w:val="00A67AAF"/>
    <w:rsid w:val="00A67B9D"/>
    <w:rsid w:val="00A67C13"/>
    <w:rsid w:val="00A67C6A"/>
    <w:rsid w:val="00A700E9"/>
    <w:rsid w:val="00A70567"/>
    <w:rsid w:val="00A70A77"/>
    <w:rsid w:val="00A7120E"/>
    <w:rsid w:val="00A712A0"/>
    <w:rsid w:val="00A71431"/>
    <w:rsid w:val="00A714F4"/>
    <w:rsid w:val="00A71604"/>
    <w:rsid w:val="00A71DEB"/>
    <w:rsid w:val="00A71E1F"/>
    <w:rsid w:val="00A71E3A"/>
    <w:rsid w:val="00A71F8C"/>
    <w:rsid w:val="00A72093"/>
    <w:rsid w:val="00A720C3"/>
    <w:rsid w:val="00A7219A"/>
    <w:rsid w:val="00A72358"/>
    <w:rsid w:val="00A7242E"/>
    <w:rsid w:val="00A72469"/>
    <w:rsid w:val="00A7250A"/>
    <w:rsid w:val="00A726D9"/>
    <w:rsid w:val="00A72787"/>
    <w:rsid w:val="00A727EA"/>
    <w:rsid w:val="00A7289A"/>
    <w:rsid w:val="00A728C1"/>
    <w:rsid w:val="00A728ED"/>
    <w:rsid w:val="00A72A42"/>
    <w:rsid w:val="00A72BDB"/>
    <w:rsid w:val="00A72DF4"/>
    <w:rsid w:val="00A73162"/>
    <w:rsid w:val="00A73167"/>
    <w:rsid w:val="00A731A4"/>
    <w:rsid w:val="00A7338A"/>
    <w:rsid w:val="00A739ED"/>
    <w:rsid w:val="00A73D48"/>
    <w:rsid w:val="00A74310"/>
    <w:rsid w:val="00A743A7"/>
    <w:rsid w:val="00A74469"/>
    <w:rsid w:val="00A7457E"/>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45B"/>
    <w:rsid w:val="00A766EC"/>
    <w:rsid w:val="00A768B7"/>
    <w:rsid w:val="00A7697A"/>
    <w:rsid w:val="00A76B0F"/>
    <w:rsid w:val="00A76B56"/>
    <w:rsid w:val="00A76D62"/>
    <w:rsid w:val="00A76FAA"/>
    <w:rsid w:val="00A7717D"/>
    <w:rsid w:val="00A77316"/>
    <w:rsid w:val="00A7731E"/>
    <w:rsid w:val="00A773BB"/>
    <w:rsid w:val="00A77637"/>
    <w:rsid w:val="00A776EE"/>
    <w:rsid w:val="00A7778B"/>
    <w:rsid w:val="00A77899"/>
    <w:rsid w:val="00A77961"/>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292"/>
    <w:rsid w:val="00A81331"/>
    <w:rsid w:val="00A814E8"/>
    <w:rsid w:val="00A81624"/>
    <w:rsid w:val="00A8167E"/>
    <w:rsid w:val="00A816AC"/>
    <w:rsid w:val="00A816AD"/>
    <w:rsid w:val="00A81728"/>
    <w:rsid w:val="00A81D25"/>
    <w:rsid w:val="00A81DEF"/>
    <w:rsid w:val="00A82164"/>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BF"/>
    <w:rsid w:val="00A83A09"/>
    <w:rsid w:val="00A83A80"/>
    <w:rsid w:val="00A83A99"/>
    <w:rsid w:val="00A83C4B"/>
    <w:rsid w:val="00A841C4"/>
    <w:rsid w:val="00A842FF"/>
    <w:rsid w:val="00A84B1D"/>
    <w:rsid w:val="00A84B8E"/>
    <w:rsid w:val="00A84BE8"/>
    <w:rsid w:val="00A84D60"/>
    <w:rsid w:val="00A84DB1"/>
    <w:rsid w:val="00A84DD7"/>
    <w:rsid w:val="00A8529D"/>
    <w:rsid w:val="00A852DD"/>
    <w:rsid w:val="00A8557B"/>
    <w:rsid w:val="00A85731"/>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7AF"/>
    <w:rsid w:val="00A86997"/>
    <w:rsid w:val="00A86BAD"/>
    <w:rsid w:val="00A86CD9"/>
    <w:rsid w:val="00A86D40"/>
    <w:rsid w:val="00A86D80"/>
    <w:rsid w:val="00A870D1"/>
    <w:rsid w:val="00A870E0"/>
    <w:rsid w:val="00A8722A"/>
    <w:rsid w:val="00A872BE"/>
    <w:rsid w:val="00A87466"/>
    <w:rsid w:val="00A874D2"/>
    <w:rsid w:val="00A87575"/>
    <w:rsid w:val="00A879D8"/>
    <w:rsid w:val="00A87BD0"/>
    <w:rsid w:val="00A87C4F"/>
    <w:rsid w:val="00A87D8C"/>
    <w:rsid w:val="00A87E2F"/>
    <w:rsid w:val="00A90143"/>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AEF"/>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559"/>
    <w:rsid w:val="00A97653"/>
    <w:rsid w:val="00A9768A"/>
    <w:rsid w:val="00A9787B"/>
    <w:rsid w:val="00A97C09"/>
    <w:rsid w:val="00A97C4C"/>
    <w:rsid w:val="00AA018A"/>
    <w:rsid w:val="00AA0207"/>
    <w:rsid w:val="00AA023F"/>
    <w:rsid w:val="00AA0362"/>
    <w:rsid w:val="00AA03BB"/>
    <w:rsid w:val="00AA0466"/>
    <w:rsid w:val="00AA0487"/>
    <w:rsid w:val="00AA05E0"/>
    <w:rsid w:val="00AA0664"/>
    <w:rsid w:val="00AA066D"/>
    <w:rsid w:val="00AA0762"/>
    <w:rsid w:val="00AA0CBE"/>
    <w:rsid w:val="00AA0E04"/>
    <w:rsid w:val="00AA11AE"/>
    <w:rsid w:val="00AA14C4"/>
    <w:rsid w:val="00AA14D3"/>
    <w:rsid w:val="00AA1650"/>
    <w:rsid w:val="00AA1678"/>
    <w:rsid w:val="00AA190E"/>
    <w:rsid w:val="00AA1966"/>
    <w:rsid w:val="00AA1A63"/>
    <w:rsid w:val="00AA214D"/>
    <w:rsid w:val="00AA24DF"/>
    <w:rsid w:val="00AA2669"/>
    <w:rsid w:val="00AA26AB"/>
    <w:rsid w:val="00AA2A28"/>
    <w:rsid w:val="00AA2B5F"/>
    <w:rsid w:val="00AA2C64"/>
    <w:rsid w:val="00AA2F4D"/>
    <w:rsid w:val="00AA2F94"/>
    <w:rsid w:val="00AA320F"/>
    <w:rsid w:val="00AA3278"/>
    <w:rsid w:val="00AA3837"/>
    <w:rsid w:val="00AA38AE"/>
    <w:rsid w:val="00AA38CD"/>
    <w:rsid w:val="00AA3C78"/>
    <w:rsid w:val="00AA3CA6"/>
    <w:rsid w:val="00AA3D08"/>
    <w:rsid w:val="00AA4187"/>
    <w:rsid w:val="00AA425B"/>
    <w:rsid w:val="00AA4310"/>
    <w:rsid w:val="00AA4590"/>
    <w:rsid w:val="00AA4779"/>
    <w:rsid w:val="00AA4BB2"/>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7F"/>
    <w:rsid w:val="00AA6B85"/>
    <w:rsid w:val="00AA6E5E"/>
    <w:rsid w:val="00AA6F40"/>
    <w:rsid w:val="00AA720D"/>
    <w:rsid w:val="00AA74C0"/>
    <w:rsid w:val="00AA77CD"/>
    <w:rsid w:val="00AA7C24"/>
    <w:rsid w:val="00AA7D04"/>
    <w:rsid w:val="00AA7DAB"/>
    <w:rsid w:val="00AB0035"/>
    <w:rsid w:val="00AB0251"/>
    <w:rsid w:val="00AB033E"/>
    <w:rsid w:val="00AB0625"/>
    <w:rsid w:val="00AB0ABE"/>
    <w:rsid w:val="00AB0B23"/>
    <w:rsid w:val="00AB0E38"/>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3BA5"/>
    <w:rsid w:val="00AB3E0F"/>
    <w:rsid w:val="00AB3F5D"/>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25"/>
    <w:rsid w:val="00AC0487"/>
    <w:rsid w:val="00AC049D"/>
    <w:rsid w:val="00AC062F"/>
    <w:rsid w:val="00AC08C7"/>
    <w:rsid w:val="00AC0BC2"/>
    <w:rsid w:val="00AC0D0F"/>
    <w:rsid w:val="00AC0EC0"/>
    <w:rsid w:val="00AC1209"/>
    <w:rsid w:val="00AC1339"/>
    <w:rsid w:val="00AC147D"/>
    <w:rsid w:val="00AC14A2"/>
    <w:rsid w:val="00AC1705"/>
    <w:rsid w:val="00AC1D07"/>
    <w:rsid w:val="00AC21E6"/>
    <w:rsid w:val="00AC257E"/>
    <w:rsid w:val="00AC25AB"/>
    <w:rsid w:val="00AC2671"/>
    <w:rsid w:val="00AC284B"/>
    <w:rsid w:val="00AC2882"/>
    <w:rsid w:val="00AC28CB"/>
    <w:rsid w:val="00AC292E"/>
    <w:rsid w:val="00AC2AC3"/>
    <w:rsid w:val="00AC2B43"/>
    <w:rsid w:val="00AC2D58"/>
    <w:rsid w:val="00AC2F7F"/>
    <w:rsid w:val="00AC329E"/>
    <w:rsid w:val="00AC389E"/>
    <w:rsid w:val="00AC3A4F"/>
    <w:rsid w:val="00AC3C9E"/>
    <w:rsid w:val="00AC3E58"/>
    <w:rsid w:val="00AC4025"/>
    <w:rsid w:val="00AC420E"/>
    <w:rsid w:val="00AC431E"/>
    <w:rsid w:val="00AC4341"/>
    <w:rsid w:val="00AC4586"/>
    <w:rsid w:val="00AC4843"/>
    <w:rsid w:val="00AC4C48"/>
    <w:rsid w:val="00AC4E19"/>
    <w:rsid w:val="00AC51F2"/>
    <w:rsid w:val="00AC5667"/>
    <w:rsid w:val="00AC569E"/>
    <w:rsid w:val="00AC57B5"/>
    <w:rsid w:val="00AC5856"/>
    <w:rsid w:val="00AC5A06"/>
    <w:rsid w:val="00AC5C7D"/>
    <w:rsid w:val="00AC5E45"/>
    <w:rsid w:val="00AC649C"/>
    <w:rsid w:val="00AC64BC"/>
    <w:rsid w:val="00AC6959"/>
    <w:rsid w:val="00AC6A70"/>
    <w:rsid w:val="00AC6B36"/>
    <w:rsid w:val="00AC6C66"/>
    <w:rsid w:val="00AC6E2C"/>
    <w:rsid w:val="00AC6FC9"/>
    <w:rsid w:val="00AC7070"/>
    <w:rsid w:val="00AC71DA"/>
    <w:rsid w:val="00AC7316"/>
    <w:rsid w:val="00AC76A9"/>
    <w:rsid w:val="00AC78BC"/>
    <w:rsid w:val="00AC78D1"/>
    <w:rsid w:val="00AC79AA"/>
    <w:rsid w:val="00AC7A96"/>
    <w:rsid w:val="00AC7A9A"/>
    <w:rsid w:val="00AC7BDA"/>
    <w:rsid w:val="00AC7C25"/>
    <w:rsid w:val="00AC7C28"/>
    <w:rsid w:val="00AC7D2B"/>
    <w:rsid w:val="00AC7E93"/>
    <w:rsid w:val="00AC7FB6"/>
    <w:rsid w:val="00AD01DA"/>
    <w:rsid w:val="00AD0217"/>
    <w:rsid w:val="00AD02AD"/>
    <w:rsid w:val="00AD0453"/>
    <w:rsid w:val="00AD06DD"/>
    <w:rsid w:val="00AD0743"/>
    <w:rsid w:val="00AD082E"/>
    <w:rsid w:val="00AD087A"/>
    <w:rsid w:val="00AD0A46"/>
    <w:rsid w:val="00AD0E0F"/>
    <w:rsid w:val="00AD10DB"/>
    <w:rsid w:val="00AD11BD"/>
    <w:rsid w:val="00AD1320"/>
    <w:rsid w:val="00AD1A0A"/>
    <w:rsid w:val="00AD1B0D"/>
    <w:rsid w:val="00AD1B87"/>
    <w:rsid w:val="00AD1DA4"/>
    <w:rsid w:val="00AD1EC7"/>
    <w:rsid w:val="00AD1F10"/>
    <w:rsid w:val="00AD229E"/>
    <w:rsid w:val="00AD24B8"/>
    <w:rsid w:val="00AD25DE"/>
    <w:rsid w:val="00AD2609"/>
    <w:rsid w:val="00AD27B6"/>
    <w:rsid w:val="00AD292F"/>
    <w:rsid w:val="00AD2A9D"/>
    <w:rsid w:val="00AD2C4F"/>
    <w:rsid w:val="00AD2C8D"/>
    <w:rsid w:val="00AD2EB1"/>
    <w:rsid w:val="00AD2F9C"/>
    <w:rsid w:val="00AD3287"/>
    <w:rsid w:val="00AD3398"/>
    <w:rsid w:val="00AD342D"/>
    <w:rsid w:val="00AD3510"/>
    <w:rsid w:val="00AD361D"/>
    <w:rsid w:val="00AD3E1F"/>
    <w:rsid w:val="00AD3E75"/>
    <w:rsid w:val="00AD416B"/>
    <w:rsid w:val="00AD4232"/>
    <w:rsid w:val="00AD44D0"/>
    <w:rsid w:val="00AD4C20"/>
    <w:rsid w:val="00AD4FCF"/>
    <w:rsid w:val="00AD50AC"/>
    <w:rsid w:val="00AD5594"/>
    <w:rsid w:val="00AD5742"/>
    <w:rsid w:val="00AD5773"/>
    <w:rsid w:val="00AD5946"/>
    <w:rsid w:val="00AD5A16"/>
    <w:rsid w:val="00AD5B39"/>
    <w:rsid w:val="00AD5B9E"/>
    <w:rsid w:val="00AD5C8A"/>
    <w:rsid w:val="00AD5CE7"/>
    <w:rsid w:val="00AD5D13"/>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2F8"/>
    <w:rsid w:val="00AE0308"/>
    <w:rsid w:val="00AE058A"/>
    <w:rsid w:val="00AE0707"/>
    <w:rsid w:val="00AE0982"/>
    <w:rsid w:val="00AE098C"/>
    <w:rsid w:val="00AE0E2F"/>
    <w:rsid w:val="00AE12EE"/>
    <w:rsid w:val="00AE1356"/>
    <w:rsid w:val="00AE1507"/>
    <w:rsid w:val="00AE1561"/>
    <w:rsid w:val="00AE1723"/>
    <w:rsid w:val="00AE1808"/>
    <w:rsid w:val="00AE1924"/>
    <w:rsid w:val="00AE1A84"/>
    <w:rsid w:val="00AE2025"/>
    <w:rsid w:val="00AE2170"/>
    <w:rsid w:val="00AE2217"/>
    <w:rsid w:val="00AE2321"/>
    <w:rsid w:val="00AE2355"/>
    <w:rsid w:val="00AE2544"/>
    <w:rsid w:val="00AE2579"/>
    <w:rsid w:val="00AE287F"/>
    <w:rsid w:val="00AE28A1"/>
    <w:rsid w:val="00AE2A96"/>
    <w:rsid w:val="00AE2B91"/>
    <w:rsid w:val="00AE2C3A"/>
    <w:rsid w:val="00AE2E5E"/>
    <w:rsid w:val="00AE3157"/>
    <w:rsid w:val="00AE3163"/>
    <w:rsid w:val="00AE33C5"/>
    <w:rsid w:val="00AE3D1D"/>
    <w:rsid w:val="00AE3EE7"/>
    <w:rsid w:val="00AE4179"/>
    <w:rsid w:val="00AE4188"/>
    <w:rsid w:val="00AE43E9"/>
    <w:rsid w:val="00AE4459"/>
    <w:rsid w:val="00AE4684"/>
    <w:rsid w:val="00AE46BF"/>
    <w:rsid w:val="00AE4736"/>
    <w:rsid w:val="00AE477D"/>
    <w:rsid w:val="00AE489F"/>
    <w:rsid w:val="00AE4A5F"/>
    <w:rsid w:val="00AE4AF5"/>
    <w:rsid w:val="00AE4C87"/>
    <w:rsid w:val="00AE4C9D"/>
    <w:rsid w:val="00AE4DE6"/>
    <w:rsid w:val="00AE4F45"/>
    <w:rsid w:val="00AE502A"/>
    <w:rsid w:val="00AE5502"/>
    <w:rsid w:val="00AE554C"/>
    <w:rsid w:val="00AE5855"/>
    <w:rsid w:val="00AE5948"/>
    <w:rsid w:val="00AE5A9D"/>
    <w:rsid w:val="00AE5D28"/>
    <w:rsid w:val="00AE5E40"/>
    <w:rsid w:val="00AE5FE1"/>
    <w:rsid w:val="00AE61DD"/>
    <w:rsid w:val="00AE66A9"/>
    <w:rsid w:val="00AE68A4"/>
    <w:rsid w:val="00AE68F9"/>
    <w:rsid w:val="00AE6A55"/>
    <w:rsid w:val="00AE6C47"/>
    <w:rsid w:val="00AE6CB8"/>
    <w:rsid w:val="00AE7032"/>
    <w:rsid w:val="00AE7080"/>
    <w:rsid w:val="00AE73DE"/>
    <w:rsid w:val="00AE7572"/>
    <w:rsid w:val="00AE7656"/>
    <w:rsid w:val="00AE7811"/>
    <w:rsid w:val="00AE7821"/>
    <w:rsid w:val="00AE7A35"/>
    <w:rsid w:val="00AE7BBF"/>
    <w:rsid w:val="00AE7CA4"/>
    <w:rsid w:val="00AE7D72"/>
    <w:rsid w:val="00AF010F"/>
    <w:rsid w:val="00AF0246"/>
    <w:rsid w:val="00AF0252"/>
    <w:rsid w:val="00AF043B"/>
    <w:rsid w:val="00AF05C4"/>
    <w:rsid w:val="00AF068F"/>
    <w:rsid w:val="00AF0763"/>
    <w:rsid w:val="00AF0CA3"/>
    <w:rsid w:val="00AF0DF9"/>
    <w:rsid w:val="00AF0FE2"/>
    <w:rsid w:val="00AF10EE"/>
    <w:rsid w:val="00AF1391"/>
    <w:rsid w:val="00AF152D"/>
    <w:rsid w:val="00AF18FC"/>
    <w:rsid w:val="00AF1C19"/>
    <w:rsid w:val="00AF22A5"/>
    <w:rsid w:val="00AF24B0"/>
    <w:rsid w:val="00AF2710"/>
    <w:rsid w:val="00AF29BE"/>
    <w:rsid w:val="00AF2B1C"/>
    <w:rsid w:val="00AF2CBB"/>
    <w:rsid w:val="00AF2DFB"/>
    <w:rsid w:val="00AF2EA8"/>
    <w:rsid w:val="00AF2F87"/>
    <w:rsid w:val="00AF300D"/>
    <w:rsid w:val="00AF30CA"/>
    <w:rsid w:val="00AF31CA"/>
    <w:rsid w:val="00AF32F2"/>
    <w:rsid w:val="00AF33C6"/>
    <w:rsid w:val="00AF34D6"/>
    <w:rsid w:val="00AF354F"/>
    <w:rsid w:val="00AF358C"/>
    <w:rsid w:val="00AF372E"/>
    <w:rsid w:val="00AF3C76"/>
    <w:rsid w:val="00AF40A3"/>
    <w:rsid w:val="00AF40A8"/>
    <w:rsid w:val="00AF4111"/>
    <w:rsid w:val="00AF4139"/>
    <w:rsid w:val="00AF4184"/>
    <w:rsid w:val="00AF42E0"/>
    <w:rsid w:val="00AF459A"/>
    <w:rsid w:val="00AF45C2"/>
    <w:rsid w:val="00AF45C5"/>
    <w:rsid w:val="00AF46DF"/>
    <w:rsid w:val="00AF4F5E"/>
    <w:rsid w:val="00AF501D"/>
    <w:rsid w:val="00AF5375"/>
    <w:rsid w:val="00AF58B8"/>
    <w:rsid w:val="00AF58F9"/>
    <w:rsid w:val="00AF5948"/>
    <w:rsid w:val="00AF60EF"/>
    <w:rsid w:val="00AF628F"/>
    <w:rsid w:val="00AF62CE"/>
    <w:rsid w:val="00AF65EA"/>
    <w:rsid w:val="00AF664B"/>
    <w:rsid w:val="00AF6A13"/>
    <w:rsid w:val="00AF6C8F"/>
    <w:rsid w:val="00AF6CC7"/>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AF7F85"/>
    <w:rsid w:val="00B0011A"/>
    <w:rsid w:val="00B00225"/>
    <w:rsid w:val="00B00284"/>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C86"/>
    <w:rsid w:val="00B01DDA"/>
    <w:rsid w:val="00B01F8E"/>
    <w:rsid w:val="00B02002"/>
    <w:rsid w:val="00B02122"/>
    <w:rsid w:val="00B0233F"/>
    <w:rsid w:val="00B02702"/>
    <w:rsid w:val="00B02D6D"/>
    <w:rsid w:val="00B02E6D"/>
    <w:rsid w:val="00B032C5"/>
    <w:rsid w:val="00B03354"/>
    <w:rsid w:val="00B03475"/>
    <w:rsid w:val="00B03595"/>
    <w:rsid w:val="00B03681"/>
    <w:rsid w:val="00B03C9C"/>
    <w:rsid w:val="00B03DEA"/>
    <w:rsid w:val="00B03EC4"/>
    <w:rsid w:val="00B0435E"/>
    <w:rsid w:val="00B0437D"/>
    <w:rsid w:val="00B04587"/>
    <w:rsid w:val="00B0495F"/>
    <w:rsid w:val="00B04BFE"/>
    <w:rsid w:val="00B04E84"/>
    <w:rsid w:val="00B04F21"/>
    <w:rsid w:val="00B05263"/>
    <w:rsid w:val="00B05288"/>
    <w:rsid w:val="00B05322"/>
    <w:rsid w:val="00B054F9"/>
    <w:rsid w:val="00B0592B"/>
    <w:rsid w:val="00B05A0A"/>
    <w:rsid w:val="00B05B3A"/>
    <w:rsid w:val="00B05DA5"/>
    <w:rsid w:val="00B05F43"/>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07E20"/>
    <w:rsid w:val="00B07FEE"/>
    <w:rsid w:val="00B10214"/>
    <w:rsid w:val="00B10858"/>
    <w:rsid w:val="00B109F1"/>
    <w:rsid w:val="00B10AD1"/>
    <w:rsid w:val="00B10C5B"/>
    <w:rsid w:val="00B10C5E"/>
    <w:rsid w:val="00B10C84"/>
    <w:rsid w:val="00B10F41"/>
    <w:rsid w:val="00B10F7C"/>
    <w:rsid w:val="00B10FA5"/>
    <w:rsid w:val="00B1101E"/>
    <w:rsid w:val="00B11120"/>
    <w:rsid w:val="00B11129"/>
    <w:rsid w:val="00B11167"/>
    <w:rsid w:val="00B11254"/>
    <w:rsid w:val="00B113E3"/>
    <w:rsid w:val="00B1143B"/>
    <w:rsid w:val="00B114FA"/>
    <w:rsid w:val="00B1194F"/>
    <w:rsid w:val="00B119E3"/>
    <w:rsid w:val="00B119FC"/>
    <w:rsid w:val="00B11B46"/>
    <w:rsid w:val="00B11BF9"/>
    <w:rsid w:val="00B11C38"/>
    <w:rsid w:val="00B11CDE"/>
    <w:rsid w:val="00B12076"/>
    <w:rsid w:val="00B120EE"/>
    <w:rsid w:val="00B12297"/>
    <w:rsid w:val="00B123F9"/>
    <w:rsid w:val="00B12730"/>
    <w:rsid w:val="00B12862"/>
    <w:rsid w:val="00B12A12"/>
    <w:rsid w:val="00B12EA2"/>
    <w:rsid w:val="00B131CE"/>
    <w:rsid w:val="00B1320D"/>
    <w:rsid w:val="00B13415"/>
    <w:rsid w:val="00B1387E"/>
    <w:rsid w:val="00B13A0B"/>
    <w:rsid w:val="00B13D8A"/>
    <w:rsid w:val="00B13E5F"/>
    <w:rsid w:val="00B13E7D"/>
    <w:rsid w:val="00B13EE8"/>
    <w:rsid w:val="00B13F3E"/>
    <w:rsid w:val="00B142AE"/>
    <w:rsid w:val="00B14610"/>
    <w:rsid w:val="00B146CA"/>
    <w:rsid w:val="00B1480F"/>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EAD"/>
    <w:rsid w:val="00B17FD2"/>
    <w:rsid w:val="00B20029"/>
    <w:rsid w:val="00B20045"/>
    <w:rsid w:val="00B20121"/>
    <w:rsid w:val="00B2041C"/>
    <w:rsid w:val="00B204F2"/>
    <w:rsid w:val="00B2082F"/>
    <w:rsid w:val="00B209BD"/>
    <w:rsid w:val="00B20A34"/>
    <w:rsid w:val="00B20C75"/>
    <w:rsid w:val="00B20C7D"/>
    <w:rsid w:val="00B20DCE"/>
    <w:rsid w:val="00B21047"/>
    <w:rsid w:val="00B2106A"/>
    <w:rsid w:val="00B210A3"/>
    <w:rsid w:val="00B212ED"/>
    <w:rsid w:val="00B2152E"/>
    <w:rsid w:val="00B21555"/>
    <w:rsid w:val="00B219CF"/>
    <w:rsid w:val="00B21EB8"/>
    <w:rsid w:val="00B220DF"/>
    <w:rsid w:val="00B221BD"/>
    <w:rsid w:val="00B22234"/>
    <w:rsid w:val="00B222A2"/>
    <w:rsid w:val="00B223E5"/>
    <w:rsid w:val="00B2252B"/>
    <w:rsid w:val="00B22577"/>
    <w:rsid w:val="00B2269E"/>
    <w:rsid w:val="00B22824"/>
    <w:rsid w:val="00B22970"/>
    <w:rsid w:val="00B22A79"/>
    <w:rsid w:val="00B22B80"/>
    <w:rsid w:val="00B22C2A"/>
    <w:rsid w:val="00B22C3D"/>
    <w:rsid w:val="00B230C2"/>
    <w:rsid w:val="00B23434"/>
    <w:rsid w:val="00B23485"/>
    <w:rsid w:val="00B23497"/>
    <w:rsid w:val="00B234F2"/>
    <w:rsid w:val="00B23506"/>
    <w:rsid w:val="00B23507"/>
    <w:rsid w:val="00B2355A"/>
    <w:rsid w:val="00B236EE"/>
    <w:rsid w:val="00B23737"/>
    <w:rsid w:val="00B23839"/>
    <w:rsid w:val="00B23932"/>
    <w:rsid w:val="00B23A46"/>
    <w:rsid w:val="00B23B3C"/>
    <w:rsid w:val="00B23CBF"/>
    <w:rsid w:val="00B23E41"/>
    <w:rsid w:val="00B2405D"/>
    <w:rsid w:val="00B241B9"/>
    <w:rsid w:val="00B24370"/>
    <w:rsid w:val="00B24391"/>
    <w:rsid w:val="00B243F6"/>
    <w:rsid w:val="00B245A2"/>
    <w:rsid w:val="00B24822"/>
    <w:rsid w:val="00B2496E"/>
    <w:rsid w:val="00B24B8E"/>
    <w:rsid w:val="00B24C3B"/>
    <w:rsid w:val="00B24E54"/>
    <w:rsid w:val="00B24FEE"/>
    <w:rsid w:val="00B2523C"/>
    <w:rsid w:val="00B253AA"/>
    <w:rsid w:val="00B256C8"/>
    <w:rsid w:val="00B25A0D"/>
    <w:rsid w:val="00B25BEA"/>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D72"/>
    <w:rsid w:val="00B27EE8"/>
    <w:rsid w:val="00B27FF1"/>
    <w:rsid w:val="00B3068C"/>
    <w:rsid w:val="00B306FA"/>
    <w:rsid w:val="00B30794"/>
    <w:rsid w:val="00B30878"/>
    <w:rsid w:val="00B30B8D"/>
    <w:rsid w:val="00B30BEC"/>
    <w:rsid w:val="00B30CF1"/>
    <w:rsid w:val="00B31203"/>
    <w:rsid w:val="00B3130F"/>
    <w:rsid w:val="00B315A7"/>
    <w:rsid w:val="00B31715"/>
    <w:rsid w:val="00B3188D"/>
    <w:rsid w:val="00B31965"/>
    <w:rsid w:val="00B319E9"/>
    <w:rsid w:val="00B31A79"/>
    <w:rsid w:val="00B31B38"/>
    <w:rsid w:val="00B31DA8"/>
    <w:rsid w:val="00B320B6"/>
    <w:rsid w:val="00B3214E"/>
    <w:rsid w:val="00B324D0"/>
    <w:rsid w:val="00B32BA1"/>
    <w:rsid w:val="00B32CD5"/>
    <w:rsid w:val="00B32E2B"/>
    <w:rsid w:val="00B3317F"/>
    <w:rsid w:val="00B33258"/>
    <w:rsid w:val="00B332E3"/>
    <w:rsid w:val="00B33C2F"/>
    <w:rsid w:val="00B33C9F"/>
    <w:rsid w:val="00B33CF8"/>
    <w:rsid w:val="00B33E43"/>
    <w:rsid w:val="00B34498"/>
    <w:rsid w:val="00B348CB"/>
    <w:rsid w:val="00B34920"/>
    <w:rsid w:val="00B34B75"/>
    <w:rsid w:val="00B34F92"/>
    <w:rsid w:val="00B35341"/>
    <w:rsid w:val="00B35A5A"/>
    <w:rsid w:val="00B35AA2"/>
    <w:rsid w:val="00B35BE5"/>
    <w:rsid w:val="00B35D9D"/>
    <w:rsid w:val="00B35ED2"/>
    <w:rsid w:val="00B3678B"/>
    <w:rsid w:val="00B369F1"/>
    <w:rsid w:val="00B36BAA"/>
    <w:rsid w:val="00B36ECA"/>
    <w:rsid w:val="00B37063"/>
    <w:rsid w:val="00B37646"/>
    <w:rsid w:val="00B37E14"/>
    <w:rsid w:val="00B402B4"/>
    <w:rsid w:val="00B402FA"/>
    <w:rsid w:val="00B40C8B"/>
    <w:rsid w:val="00B41327"/>
    <w:rsid w:val="00B41BA3"/>
    <w:rsid w:val="00B4205A"/>
    <w:rsid w:val="00B422C4"/>
    <w:rsid w:val="00B4244A"/>
    <w:rsid w:val="00B42523"/>
    <w:rsid w:val="00B42997"/>
    <w:rsid w:val="00B42E60"/>
    <w:rsid w:val="00B42FE0"/>
    <w:rsid w:val="00B43115"/>
    <w:rsid w:val="00B4319C"/>
    <w:rsid w:val="00B436BC"/>
    <w:rsid w:val="00B43858"/>
    <w:rsid w:val="00B4392B"/>
    <w:rsid w:val="00B43B93"/>
    <w:rsid w:val="00B43D98"/>
    <w:rsid w:val="00B43FE2"/>
    <w:rsid w:val="00B442D0"/>
    <w:rsid w:val="00B44319"/>
    <w:rsid w:val="00B44691"/>
    <w:rsid w:val="00B4474C"/>
    <w:rsid w:val="00B44B18"/>
    <w:rsid w:val="00B44DDB"/>
    <w:rsid w:val="00B44EF8"/>
    <w:rsid w:val="00B44F81"/>
    <w:rsid w:val="00B4517D"/>
    <w:rsid w:val="00B4593D"/>
    <w:rsid w:val="00B459BE"/>
    <w:rsid w:val="00B45B3D"/>
    <w:rsid w:val="00B45B9A"/>
    <w:rsid w:val="00B45F03"/>
    <w:rsid w:val="00B46026"/>
    <w:rsid w:val="00B46084"/>
    <w:rsid w:val="00B4608D"/>
    <w:rsid w:val="00B461C6"/>
    <w:rsid w:val="00B46282"/>
    <w:rsid w:val="00B4639A"/>
    <w:rsid w:val="00B4648E"/>
    <w:rsid w:val="00B464C1"/>
    <w:rsid w:val="00B467CB"/>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794"/>
    <w:rsid w:val="00B50AFD"/>
    <w:rsid w:val="00B50D82"/>
    <w:rsid w:val="00B510AB"/>
    <w:rsid w:val="00B5117A"/>
    <w:rsid w:val="00B51380"/>
    <w:rsid w:val="00B51434"/>
    <w:rsid w:val="00B51473"/>
    <w:rsid w:val="00B5152A"/>
    <w:rsid w:val="00B515E1"/>
    <w:rsid w:val="00B51749"/>
    <w:rsid w:val="00B51857"/>
    <w:rsid w:val="00B51951"/>
    <w:rsid w:val="00B519E5"/>
    <w:rsid w:val="00B51F95"/>
    <w:rsid w:val="00B5227A"/>
    <w:rsid w:val="00B525C3"/>
    <w:rsid w:val="00B525E6"/>
    <w:rsid w:val="00B52935"/>
    <w:rsid w:val="00B529BD"/>
    <w:rsid w:val="00B52AED"/>
    <w:rsid w:val="00B52B9C"/>
    <w:rsid w:val="00B52E35"/>
    <w:rsid w:val="00B52EC9"/>
    <w:rsid w:val="00B53104"/>
    <w:rsid w:val="00B53244"/>
    <w:rsid w:val="00B537CC"/>
    <w:rsid w:val="00B538E5"/>
    <w:rsid w:val="00B53A3F"/>
    <w:rsid w:val="00B53FCE"/>
    <w:rsid w:val="00B54036"/>
    <w:rsid w:val="00B54A87"/>
    <w:rsid w:val="00B54BD0"/>
    <w:rsid w:val="00B54D19"/>
    <w:rsid w:val="00B54D54"/>
    <w:rsid w:val="00B550C3"/>
    <w:rsid w:val="00B550F4"/>
    <w:rsid w:val="00B553AB"/>
    <w:rsid w:val="00B5556A"/>
    <w:rsid w:val="00B5565B"/>
    <w:rsid w:val="00B5572B"/>
    <w:rsid w:val="00B558C9"/>
    <w:rsid w:val="00B5592C"/>
    <w:rsid w:val="00B559B2"/>
    <w:rsid w:val="00B55ABF"/>
    <w:rsid w:val="00B55BE2"/>
    <w:rsid w:val="00B55CCF"/>
    <w:rsid w:val="00B56055"/>
    <w:rsid w:val="00B56076"/>
    <w:rsid w:val="00B56300"/>
    <w:rsid w:val="00B56427"/>
    <w:rsid w:val="00B56DB0"/>
    <w:rsid w:val="00B56E05"/>
    <w:rsid w:val="00B56E4A"/>
    <w:rsid w:val="00B56EB8"/>
    <w:rsid w:val="00B56EC1"/>
    <w:rsid w:val="00B5721B"/>
    <w:rsid w:val="00B5730C"/>
    <w:rsid w:val="00B573AB"/>
    <w:rsid w:val="00B57556"/>
    <w:rsid w:val="00B5784E"/>
    <w:rsid w:val="00B57914"/>
    <w:rsid w:val="00B57A7A"/>
    <w:rsid w:val="00B57A9D"/>
    <w:rsid w:val="00B57D2A"/>
    <w:rsid w:val="00B60011"/>
    <w:rsid w:val="00B600F9"/>
    <w:rsid w:val="00B60152"/>
    <w:rsid w:val="00B60368"/>
    <w:rsid w:val="00B603AB"/>
    <w:rsid w:val="00B604C4"/>
    <w:rsid w:val="00B60590"/>
    <w:rsid w:val="00B6064A"/>
    <w:rsid w:val="00B60661"/>
    <w:rsid w:val="00B60662"/>
    <w:rsid w:val="00B6093C"/>
    <w:rsid w:val="00B609F2"/>
    <w:rsid w:val="00B60BD4"/>
    <w:rsid w:val="00B60E5D"/>
    <w:rsid w:val="00B60E61"/>
    <w:rsid w:val="00B60EA9"/>
    <w:rsid w:val="00B60ED4"/>
    <w:rsid w:val="00B61000"/>
    <w:rsid w:val="00B61349"/>
    <w:rsid w:val="00B61AA6"/>
    <w:rsid w:val="00B61B99"/>
    <w:rsid w:val="00B61C5F"/>
    <w:rsid w:val="00B61DB7"/>
    <w:rsid w:val="00B61EF8"/>
    <w:rsid w:val="00B61F6C"/>
    <w:rsid w:val="00B61FD9"/>
    <w:rsid w:val="00B623DB"/>
    <w:rsid w:val="00B625A7"/>
    <w:rsid w:val="00B62846"/>
    <w:rsid w:val="00B62A85"/>
    <w:rsid w:val="00B635FF"/>
    <w:rsid w:val="00B63780"/>
    <w:rsid w:val="00B637F1"/>
    <w:rsid w:val="00B63824"/>
    <w:rsid w:val="00B638AE"/>
    <w:rsid w:val="00B639AB"/>
    <w:rsid w:val="00B63ADE"/>
    <w:rsid w:val="00B63B6A"/>
    <w:rsid w:val="00B63C88"/>
    <w:rsid w:val="00B63EF7"/>
    <w:rsid w:val="00B64000"/>
    <w:rsid w:val="00B64385"/>
    <w:rsid w:val="00B648BA"/>
    <w:rsid w:val="00B649ED"/>
    <w:rsid w:val="00B64C0F"/>
    <w:rsid w:val="00B64CBE"/>
    <w:rsid w:val="00B6508E"/>
    <w:rsid w:val="00B6520D"/>
    <w:rsid w:val="00B65380"/>
    <w:rsid w:val="00B6542C"/>
    <w:rsid w:val="00B65732"/>
    <w:rsid w:val="00B657AB"/>
    <w:rsid w:val="00B65885"/>
    <w:rsid w:val="00B65B3A"/>
    <w:rsid w:val="00B65BB6"/>
    <w:rsid w:val="00B65FF6"/>
    <w:rsid w:val="00B66027"/>
    <w:rsid w:val="00B6616A"/>
    <w:rsid w:val="00B662A0"/>
    <w:rsid w:val="00B662C8"/>
    <w:rsid w:val="00B662F8"/>
    <w:rsid w:val="00B6655F"/>
    <w:rsid w:val="00B6691C"/>
    <w:rsid w:val="00B669A3"/>
    <w:rsid w:val="00B674C2"/>
    <w:rsid w:val="00B6766D"/>
    <w:rsid w:val="00B6789F"/>
    <w:rsid w:val="00B679E6"/>
    <w:rsid w:val="00B679FA"/>
    <w:rsid w:val="00B67C48"/>
    <w:rsid w:val="00B67CCD"/>
    <w:rsid w:val="00B67E98"/>
    <w:rsid w:val="00B702C3"/>
    <w:rsid w:val="00B708D9"/>
    <w:rsid w:val="00B70BAC"/>
    <w:rsid w:val="00B70D60"/>
    <w:rsid w:val="00B70DF8"/>
    <w:rsid w:val="00B713B0"/>
    <w:rsid w:val="00B7149C"/>
    <w:rsid w:val="00B716DE"/>
    <w:rsid w:val="00B7196A"/>
    <w:rsid w:val="00B71BB9"/>
    <w:rsid w:val="00B71C1F"/>
    <w:rsid w:val="00B71FC8"/>
    <w:rsid w:val="00B72220"/>
    <w:rsid w:val="00B7223B"/>
    <w:rsid w:val="00B724C9"/>
    <w:rsid w:val="00B7262C"/>
    <w:rsid w:val="00B726AA"/>
    <w:rsid w:val="00B7279E"/>
    <w:rsid w:val="00B7284D"/>
    <w:rsid w:val="00B72A06"/>
    <w:rsid w:val="00B72A32"/>
    <w:rsid w:val="00B72BDB"/>
    <w:rsid w:val="00B72D22"/>
    <w:rsid w:val="00B72D39"/>
    <w:rsid w:val="00B72E3F"/>
    <w:rsid w:val="00B72E92"/>
    <w:rsid w:val="00B72F48"/>
    <w:rsid w:val="00B72F68"/>
    <w:rsid w:val="00B72FF8"/>
    <w:rsid w:val="00B73187"/>
    <w:rsid w:val="00B7326D"/>
    <w:rsid w:val="00B735A0"/>
    <w:rsid w:val="00B73810"/>
    <w:rsid w:val="00B739EE"/>
    <w:rsid w:val="00B73BBC"/>
    <w:rsid w:val="00B73C16"/>
    <w:rsid w:val="00B73F2A"/>
    <w:rsid w:val="00B7425A"/>
    <w:rsid w:val="00B7433B"/>
    <w:rsid w:val="00B746DD"/>
    <w:rsid w:val="00B746EC"/>
    <w:rsid w:val="00B748BE"/>
    <w:rsid w:val="00B749D0"/>
    <w:rsid w:val="00B74E7D"/>
    <w:rsid w:val="00B74EEA"/>
    <w:rsid w:val="00B74F19"/>
    <w:rsid w:val="00B74FFE"/>
    <w:rsid w:val="00B751DE"/>
    <w:rsid w:val="00B754EF"/>
    <w:rsid w:val="00B7555A"/>
    <w:rsid w:val="00B757E8"/>
    <w:rsid w:val="00B75898"/>
    <w:rsid w:val="00B75924"/>
    <w:rsid w:val="00B75A31"/>
    <w:rsid w:val="00B75B7A"/>
    <w:rsid w:val="00B75C51"/>
    <w:rsid w:val="00B75CCE"/>
    <w:rsid w:val="00B75EB2"/>
    <w:rsid w:val="00B7608D"/>
    <w:rsid w:val="00B76519"/>
    <w:rsid w:val="00B76623"/>
    <w:rsid w:val="00B76837"/>
    <w:rsid w:val="00B76843"/>
    <w:rsid w:val="00B768F0"/>
    <w:rsid w:val="00B76D81"/>
    <w:rsid w:val="00B76DA8"/>
    <w:rsid w:val="00B76DAE"/>
    <w:rsid w:val="00B76F7A"/>
    <w:rsid w:val="00B77176"/>
    <w:rsid w:val="00B771E1"/>
    <w:rsid w:val="00B7726F"/>
    <w:rsid w:val="00B773AC"/>
    <w:rsid w:val="00B776E6"/>
    <w:rsid w:val="00B7792D"/>
    <w:rsid w:val="00B77C15"/>
    <w:rsid w:val="00B77FA9"/>
    <w:rsid w:val="00B8001A"/>
    <w:rsid w:val="00B80865"/>
    <w:rsid w:val="00B808E0"/>
    <w:rsid w:val="00B808F8"/>
    <w:rsid w:val="00B80CF5"/>
    <w:rsid w:val="00B80D6C"/>
    <w:rsid w:val="00B80E9B"/>
    <w:rsid w:val="00B80EF0"/>
    <w:rsid w:val="00B80F25"/>
    <w:rsid w:val="00B80F58"/>
    <w:rsid w:val="00B80FF6"/>
    <w:rsid w:val="00B817F2"/>
    <w:rsid w:val="00B8185F"/>
    <w:rsid w:val="00B81924"/>
    <w:rsid w:val="00B81957"/>
    <w:rsid w:val="00B81D85"/>
    <w:rsid w:val="00B81EB6"/>
    <w:rsid w:val="00B822F7"/>
    <w:rsid w:val="00B826CA"/>
    <w:rsid w:val="00B82729"/>
    <w:rsid w:val="00B827A0"/>
    <w:rsid w:val="00B82856"/>
    <w:rsid w:val="00B8292A"/>
    <w:rsid w:val="00B82A40"/>
    <w:rsid w:val="00B82A50"/>
    <w:rsid w:val="00B82B83"/>
    <w:rsid w:val="00B82C8D"/>
    <w:rsid w:val="00B82F9A"/>
    <w:rsid w:val="00B830D7"/>
    <w:rsid w:val="00B831C3"/>
    <w:rsid w:val="00B83368"/>
    <w:rsid w:val="00B834F9"/>
    <w:rsid w:val="00B83627"/>
    <w:rsid w:val="00B83686"/>
    <w:rsid w:val="00B838A6"/>
    <w:rsid w:val="00B83B14"/>
    <w:rsid w:val="00B83F52"/>
    <w:rsid w:val="00B83FB3"/>
    <w:rsid w:val="00B840AE"/>
    <w:rsid w:val="00B842C9"/>
    <w:rsid w:val="00B84383"/>
    <w:rsid w:val="00B84452"/>
    <w:rsid w:val="00B84655"/>
    <w:rsid w:val="00B84A42"/>
    <w:rsid w:val="00B84AEA"/>
    <w:rsid w:val="00B84DA2"/>
    <w:rsid w:val="00B84DC6"/>
    <w:rsid w:val="00B84F0B"/>
    <w:rsid w:val="00B84F34"/>
    <w:rsid w:val="00B850C0"/>
    <w:rsid w:val="00B853CB"/>
    <w:rsid w:val="00B85532"/>
    <w:rsid w:val="00B855FB"/>
    <w:rsid w:val="00B85626"/>
    <w:rsid w:val="00B8582A"/>
    <w:rsid w:val="00B858DC"/>
    <w:rsid w:val="00B85A3A"/>
    <w:rsid w:val="00B85BAD"/>
    <w:rsid w:val="00B85F84"/>
    <w:rsid w:val="00B85FEF"/>
    <w:rsid w:val="00B86014"/>
    <w:rsid w:val="00B861F1"/>
    <w:rsid w:val="00B86388"/>
    <w:rsid w:val="00B864E9"/>
    <w:rsid w:val="00B86540"/>
    <w:rsid w:val="00B86A64"/>
    <w:rsid w:val="00B86CEA"/>
    <w:rsid w:val="00B8703C"/>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D3F"/>
    <w:rsid w:val="00B90EB5"/>
    <w:rsid w:val="00B90F52"/>
    <w:rsid w:val="00B90F8B"/>
    <w:rsid w:val="00B910CC"/>
    <w:rsid w:val="00B911CD"/>
    <w:rsid w:val="00B913F9"/>
    <w:rsid w:val="00B91561"/>
    <w:rsid w:val="00B915F8"/>
    <w:rsid w:val="00B91982"/>
    <w:rsid w:val="00B91AD1"/>
    <w:rsid w:val="00B91B33"/>
    <w:rsid w:val="00B92068"/>
    <w:rsid w:val="00B9209B"/>
    <w:rsid w:val="00B920C7"/>
    <w:rsid w:val="00B92155"/>
    <w:rsid w:val="00B921FB"/>
    <w:rsid w:val="00B924C7"/>
    <w:rsid w:val="00B92707"/>
    <w:rsid w:val="00B928EF"/>
    <w:rsid w:val="00B92A3D"/>
    <w:rsid w:val="00B92A43"/>
    <w:rsid w:val="00B92F4F"/>
    <w:rsid w:val="00B931C2"/>
    <w:rsid w:val="00B9336F"/>
    <w:rsid w:val="00B93514"/>
    <w:rsid w:val="00B93549"/>
    <w:rsid w:val="00B93674"/>
    <w:rsid w:val="00B93688"/>
    <w:rsid w:val="00B9369E"/>
    <w:rsid w:val="00B93CB8"/>
    <w:rsid w:val="00B94213"/>
    <w:rsid w:val="00B94250"/>
    <w:rsid w:val="00B9437E"/>
    <w:rsid w:val="00B94397"/>
    <w:rsid w:val="00B94633"/>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4FD"/>
    <w:rsid w:val="00B95664"/>
    <w:rsid w:val="00B9571A"/>
    <w:rsid w:val="00B95729"/>
    <w:rsid w:val="00B95888"/>
    <w:rsid w:val="00B959EA"/>
    <w:rsid w:val="00B95A17"/>
    <w:rsid w:val="00B95CC8"/>
    <w:rsid w:val="00B95EAB"/>
    <w:rsid w:val="00B95EC4"/>
    <w:rsid w:val="00B95FCE"/>
    <w:rsid w:val="00B96165"/>
    <w:rsid w:val="00B9639B"/>
    <w:rsid w:val="00B96466"/>
    <w:rsid w:val="00B966D8"/>
    <w:rsid w:val="00B96765"/>
    <w:rsid w:val="00B969D9"/>
    <w:rsid w:val="00B96A44"/>
    <w:rsid w:val="00B96B59"/>
    <w:rsid w:val="00B96B9C"/>
    <w:rsid w:val="00B96BAE"/>
    <w:rsid w:val="00B96E27"/>
    <w:rsid w:val="00B96F9E"/>
    <w:rsid w:val="00B970F1"/>
    <w:rsid w:val="00B97192"/>
    <w:rsid w:val="00B971C0"/>
    <w:rsid w:val="00B9736C"/>
    <w:rsid w:val="00B97706"/>
    <w:rsid w:val="00B97F45"/>
    <w:rsid w:val="00BA0059"/>
    <w:rsid w:val="00BA0072"/>
    <w:rsid w:val="00BA0E41"/>
    <w:rsid w:val="00BA0F3B"/>
    <w:rsid w:val="00BA100F"/>
    <w:rsid w:val="00BA1113"/>
    <w:rsid w:val="00BA1217"/>
    <w:rsid w:val="00BA1232"/>
    <w:rsid w:val="00BA136B"/>
    <w:rsid w:val="00BA1466"/>
    <w:rsid w:val="00BA1537"/>
    <w:rsid w:val="00BA17AD"/>
    <w:rsid w:val="00BA1C32"/>
    <w:rsid w:val="00BA1C7A"/>
    <w:rsid w:val="00BA1D40"/>
    <w:rsid w:val="00BA2070"/>
    <w:rsid w:val="00BA29DD"/>
    <w:rsid w:val="00BA2AB0"/>
    <w:rsid w:val="00BA2C25"/>
    <w:rsid w:val="00BA2E4E"/>
    <w:rsid w:val="00BA30A9"/>
    <w:rsid w:val="00BA3154"/>
    <w:rsid w:val="00BA31DF"/>
    <w:rsid w:val="00BA36C3"/>
    <w:rsid w:val="00BA3914"/>
    <w:rsid w:val="00BA3938"/>
    <w:rsid w:val="00BA3B73"/>
    <w:rsid w:val="00BA3D5F"/>
    <w:rsid w:val="00BA3DC0"/>
    <w:rsid w:val="00BA3DF6"/>
    <w:rsid w:val="00BA3F73"/>
    <w:rsid w:val="00BA44AF"/>
    <w:rsid w:val="00BA44BA"/>
    <w:rsid w:val="00BA44D6"/>
    <w:rsid w:val="00BA44FB"/>
    <w:rsid w:val="00BA4583"/>
    <w:rsid w:val="00BA472F"/>
    <w:rsid w:val="00BA4839"/>
    <w:rsid w:val="00BA483F"/>
    <w:rsid w:val="00BA4B2D"/>
    <w:rsid w:val="00BA4E1B"/>
    <w:rsid w:val="00BA503C"/>
    <w:rsid w:val="00BA52D2"/>
    <w:rsid w:val="00BA52EC"/>
    <w:rsid w:val="00BA54AA"/>
    <w:rsid w:val="00BA5B3D"/>
    <w:rsid w:val="00BA5C18"/>
    <w:rsid w:val="00BA5DA6"/>
    <w:rsid w:val="00BA5EB3"/>
    <w:rsid w:val="00BA62C1"/>
    <w:rsid w:val="00BA6486"/>
    <w:rsid w:val="00BA661A"/>
    <w:rsid w:val="00BA6736"/>
    <w:rsid w:val="00BA6811"/>
    <w:rsid w:val="00BA6858"/>
    <w:rsid w:val="00BA6945"/>
    <w:rsid w:val="00BA6B18"/>
    <w:rsid w:val="00BA6B64"/>
    <w:rsid w:val="00BA6D10"/>
    <w:rsid w:val="00BA6DC3"/>
    <w:rsid w:val="00BA743C"/>
    <w:rsid w:val="00BA757F"/>
    <w:rsid w:val="00BA7623"/>
    <w:rsid w:val="00BA76E6"/>
    <w:rsid w:val="00BA77BD"/>
    <w:rsid w:val="00BA79AB"/>
    <w:rsid w:val="00BA7A7F"/>
    <w:rsid w:val="00BA7C9D"/>
    <w:rsid w:val="00BA7CC9"/>
    <w:rsid w:val="00BA7D4A"/>
    <w:rsid w:val="00BA7DA3"/>
    <w:rsid w:val="00BA7EA1"/>
    <w:rsid w:val="00BB02F8"/>
    <w:rsid w:val="00BB030B"/>
    <w:rsid w:val="00BB04CB"/>
    <w:rsid w:val="00BB06E1"/>
    <w:rsid w:val="00BB0B43"/>
    <w:rsid w:val="00BB0E31"/>
    <w:rsid w:val="00BB0E34"/>
    <w:rsid w:val="00BB0FF9"/>
    <w:rsid w:val="00BB11BD"/>
    <w:rsid w:val="00BB12E6"/>
    <w:rsid w:val="00BB157F"/>
    <w:rsid w:val="00BB1721"/>
    <w:rsid w:val="00BB179B"/>
    <w:rsid w:val="00BB1B07"/>
    <w:rsid w:val="00BB1EEB"/>
    <w:rsid w:val="00BB207A"/>
    <w:rsid w:val="00BB21DD"/>
    <w:rsid w:val="00BB2241"/>
    <w:rsid w:val="00BB239B"/>
    <w:rsid w:val="00BB2524"/>
    <w:rsid w:val="00BB2931"/>
    <w:rsid w:val="00BB2BD3"/>
    <w:rsid w:val="00BB2D39"/>
    <w:rsid w:val="00BB2DF8"/>
    <w:rsid w:val="00BB2F68"/>
    <w:rsid w:val="00BB305E"/>
    <w:rsid w:val="00BB32BB"/>
    <w:rsid w:val="00BB3445"/>
    <w:rsid w:val="00BB37C1"/>
    <w:rsid w:val="00BB3896"/>
    <w:rsid w:val="00BB38CF"/>
    <w:rsid w:val="00BB401D"/>
    <w:rsid w:val="00BB41A5"/>
    <w:rsid w:val="00BB4239"/>
    <w:rsid w:val="00BB4478"/>
    <w:rsid w:val="00BB466E"/>
    <w:rsid w:val="00BB4832"/>
    <w:rsid w:val="00BB4AEA"/>
    <w:rsid w:val="00BB4CE8"/>
    <w:rsid w:val="00BB4DBB"/>
    <w:rsid w:val="00BB4F29"/>
    <w:rsid w:val="00BB50B9"/>
    <w:rsid w:val="00BB513B"/>
    <w:rsid w:val="00BB539B"/>
    <w:rsid w:val="00BB5442"/>
    <w:rsid w:val="00BB54F0"/>
    <w:rsid w:val="00BB5523"/>
    <w:rsid w:val="00BB556B"/>
    <w:rsid w:val="00BB5753"/>
    <w:rsid w:val="00BB599D"/>
    <w:rsid w:val="00BB5AE2"/>
    <w:rsid w:val="00BB5CA7"/>
    <w:rsid w:val="00BB6046"/>
    <w:rsid w:val="00BB609C"/>
    <w:rsid w:val="00BB6174"/>
    <w:rsid w:val="00BB61FA"/>
    <w:rsid w:val="00BB62EE"/>
    <w:rsid w:val="00BB667B"/>
    <w:rsid w:val="00BB674B"/>
    <w:rsid w:val="00BB689E"/>
    <w:rsid w:val="00BB69FC"/>
    <w:rsid w:val="00BB6BE4"/>
    <w:rsid w:val="00BB6D4A"/>
    <w:rsid w:val="00BB6DA8"/>
    <w:rsid w:val="00BB6E2A"/>
    <w:rsid w:val="00BB6E2C"/>
    <w:rsid w:val="00BB6FD9"/>
    <w:rsid w:val="00BB720A"/>
    <w:rsid w:val="00BB79BB"/>
    <w:rsid w:val="00BB7B3C"/>
    <w:rsid w:val="00BB7BDC"/>
    <w:rsid w:val="00BC0094"/>
    <w:rsid w:val="00BC0232"/>
    <w:rsid w:val="00BC03A8"/>
    <w:rsid w:val="00BC0403"/>
    <w:rsid w:val="00BC0557"/>
    <w:rsid w:val="00BC05E8"/>
    <w:rsid w:val="00BC0679"/>
    <w:rsid w:val="00BC0710"/>
    <w:rsid w:val="00BC0C3F"/>
    <w:rsid w:val="00BC0E96"/>
    <w:rsid w:val="00BC0EF7"/>
    <w:rsid w:val="00BC14CE"/>
    <w:rsid w:val="00BC1790"/>
    <w:rsid w:val="00BC1C7C"/>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B"/>
    <w:rsid w:val="00BC3E4C"/>
    <w:rsid w:val="00BC3FBA"/>
    <w:rsid w:val="00BC4180"/>
    <w:rsid w:val="00BC4589"/>
    <w:rsid w:val="00BC46C7"/>
    <w:rsid w:val="00BC4979"/>
    <w:rsid w:val="00BC4A2C"/>
    <w:rsid w:val="00BC4BCB"/>
    <w:rsid w:val="00BC4CB2"/>
    <w:rsid w:val="00BC4D7E"/>
    <w:rsid w:val="00BC4F00"/>
    <w:rsid w:val="00BC53BA"/>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70AD"/>
    <w:rsid w:val="00BC731F"/>
    <w:rsid w:val="00BC73B8"/>
    <w:rsid w:val="00BC75A8"/>
    <w:rsid w:val="00BC77C3"/>
    <w:rsid w:val="00BC77C8"/>
    <w:rsid w:val="00BC7CB6"/>
    <w:rsid w:val="00BD03A2"/>
    <w:rsid w:val="00BD03B1"/>
    <w:rsid w:val="00BD040E"/>
    <w:rsid w:val="00BD05A1"/>
    <w:rsid w:val="00BD08E7"/>
    <w:rsid w:val="00BD0B55"/>
    <w:rsid w:val="00BD0F2F"/>
    <w:rsid w:val="00BD1078"/>
    <w:rsid w:val="00BD14AA"/>
    <w:rsid w:val="00BD16D5"/>
    <w:rsid w:val="00BD1722"/>
    <w:rsid w:val="00BD173E"/>
    <w:rsid w:val="00BD1759"/>
    <w:rsid w:val="00BD17BF"/>
    <w:rsid w:val="00BD193E"/>
    <w:rsid w:val="00BD1967"/>
    <w:rsid w:val="00BD1AE4"/>
    <w:rsid w:val="00BD1B92"/>
    <w:rsid w:val="00BD1C5C"/>
    <w:rsid w:val="00BD1CB0"/>
    <w:rsid w:val="00BD2028"/>
    <w:rsid w:val="00BD22D6"/>
    <w:rsid w:val="00BD2651"/>
    <w:rsid w:val="00BD281F"/>
    <w:rsid w:val="00BD2904"/>
    <w:rsid w:val="00BD29C7"/>
    <w:rsid w:val="00BD2F62"/>
    <w:rsid w:val="00BD2FAB"/>
    <w:rsid w:val="00BD301D"/>
    <w:rsid w:val="00BD3093"/>
    <w:rsid w:val="00BD31ED"/>
    <w:rsid w:val="00BD33E6"/>
    <w:rsid w:val="00BD33FF"/>
    <w:rsid w:val="00BD3419"/>
    <w:rsid w:val="00BD390E"/>
    <w:rsid w:val="00BD3AB2"/>
    <w:rsid w:val="00BD3AD9"/>
    <w:rsid w:val="00BD3CCA"/>
    <w:rsid w:val="00BD3D66"/>
    <w:rsid w:val="00BD3E2A"/>
    <w:rsid w:val="00BD3EEA"/>
    <w:rsid w:val="00BD4162"/>
    <w:rsid w:val="00BD423C"/>
    <w:rsid w:val="00BD42B8"/>
    <w:rsid w:val="00BD4513"/>
    <w:rsid w:val="00BD47A7"/>
    <w:rsid w:val="00BD47B8"/>
    <w:rsid w:val="00BD4C1D"/>
    <w:rsid w:val="00BD4CA7"/>
    <w:rsid w:val="00BD4F38"/>
    <w:rsid w:val="00BD4F40"/>
    <w:rsid w:val="00BD524A"/>
    <w:rsid w:val="00BD52C4"/>
    <w:rsid w:val="00BD5337"/>
    <w:rsid w:val="00BD5422"/>
    <w:rsid w:val="00BD5673"/>
    <w:rsid w:val="00BD58B7"/>
    <w:rsid w:val="00BD5AD9"/>
    <w:rsid w:val="00BD5B89"/>
    <w:rsid w:val="00BD5F2A"/>
    <w:rsid w:val="00BD615B"/>
    <w:rsid w:val="00BD6176"/>
    <w:rsid w:val="00BD6428"/>
    <w:rsid w:val="00BD66C7"/>
    <w:rsid w:val="00BD6E71"/>
    <w:rsid w:val="00BD6EA2"/>
    <w:rsid w:val="00BD6FF9"/>
    <w:rsid w:val="00BD7112"/>
    <w:rsid w:val="00BD7130"/>
    <w:rsid w:val="00BD7185"/>
    <w:rsid w:val="00BD7A67"/>
    <w:rsid w:val="00BD7C54"/>
    <w:rsid w:val="00BD7D6F"/>
    <w:rsid w:val="00BD7EC4"/>
    <w:rsid w:val="00BD7ECA"/>
    <w:rsid w:val="00BE02D0"/>
    <w:rsid w:val="00BE02D9"/>
    <w:rsid w:val="00BE03F9"/>
    <w:rsid w:val="00BE068F"/>
    <w:rsid w:val="00BE0D35"/>
    <w:rsid w:val="00BE0E73"/>
    <w:rsid w:val="00BE0FAE"/>
    <w:rsid w:val="00BE1062"/>
    <w:rsid w:val="00BE1190"/>
    <w:rsid w:val="00BE11BE"/>
    <w:rsid w:val="00BE12B0"/>
    <w:rsid w:val="00BE12DB"/>
    <w:rsid w:val="00BE141C"/>
    <w:rsid w:val="00BE153D"/>
    <w:rsid w:val="00BE16CE"/>
    <w:rsid w:val="00BE1717"/>
    <w:rsid w:val="00BE1989"/>
    <w:rsid w:val="00BE1AF6"/>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C6C"/>
    <w:rsid w:val="00BE2C79"/>
    <w:rsid w:val="00BE2F55"/>
    <w:rsid w:val="00BE30C9"/>
    <w:rsid w:val="00BE3132"/>
    <w:rsid w:val="00BE32DF"/>
    <w:rsid w:val="00BE335B"/>
    <w:rsid w:val="00BE3543"/>
    <w:rsid w:val="00BE371F"/>
    <w:rsid w:val="00BE3733"/>
    <w:rsid w:val="00BE37B2"/>
    <w:rsid w:val="00BE3981"/>
    <w:rsid w:val="00BE39AC"/>
    <w:rsid w:val="00BE3AB7"/>
    <w:rsid w:val="00BE3C26"/>
    <w:rsid w:val="00BE3CF4"/>
    <w:rsid w:val="00BE446A"/>
    <w:rsid w:val="00BE4AD9"/>
    <w:rsid w:val="00BE4B04"/>
    <w:rsid w:val="00BE4BC8"/>
    <w:rsid w:val="00BE550F"/>
    <w:rsid w:val="00BE568D"/>
    <w:rsid w:val="00BE57AD"/>
    <w:rsid w:val="00BE57E2"/>
    <w:rsid w:val="00BE5AC2"/>
    <w:rsid w:val="00BE5D1E"/>
    <w:rsid w:val="00BE5FD0"/>
    <w:rsid w:val="00BE61C1"/>
    <w:rsid w:val="00BE641B"/>
    <w:rsid w:val="00BE65F6"/>
    <w:rsid w:val="00BE6886"/>
    <w:rsid w:val="00BE6C2C"/>
    <w:rsid w:val="00BE6C2F"/>
    <w:rsid w:val="00BE6CE8"/>
    <w:rsid w:val="00BE6D08"/>
    <w:rsid w:val="00BE7182"/>
    <w:rsid w:val="00BE7206"/>
    <w:rsid w:val="00BE7297"/>
    <w:rsid w:val="00BE7390"/>
    <w:rsid w:val="00BE73CB"/>
    <w:rsid w:val="00BE76E4"/>
    <w:rsid w:val="00BE7702"/>
    <w:rsid w:val="00BE7816"/>
    <w:rsid w:val="00BE7817"/>
    <w:rsid w:val="00BE7D79"/>
    <w:rsid w:val="00BF015F"/>
    <w:rsid w:val="00BF03EA"/>
    <w:rsid w:val="00BF0668"/>
    <w:rsid w:val="00BF09CD"/>
    <w:rsid w:val="00BF0AC1"/>
    <w:rsid w:val="00BF0B21"/>
    <w:rsid w:val="00BF0B5A"/>
    <w:rsid w:val="00BF0DA3"/>
    <w:rsid w:val="00BF0E86"/>
    <w:rsid w:val="00BF1046"/>
    <w:rsid w:val="00BF17AD"/>
    <w:rsid w:val="00BF195E"/>
    <w:rsid w:val="00BF1E0B"/>
    <w:rsid w:val="00BF1EF8"/>
    <w:rsid w:val="00BF1FEB"/>
    <w:rsid w:val="00BF213E"/>
    <w:rsid w:val="00BF21C5"/>
    <w:rsid w:val="00BF2427"/>
    <w:rsid w:val="00BF243F"/>
    <w:rsid w:val="00BF29B6"/>
    <w:rsid w:val="00BF2A56"/>
    <w:rsid w:val="00BF2CB5"/>
    <w:rsid w:val="00BF2CD2"/>
    <w:rsid w:val="00BF2D0B"/>
    <w:rsid w:val="00BF2DB3"/>
    <w:rsid w:val="00BF3A66"/>
    <w:rsid w:val="00BF3D48"/>
    <w:rsid w:val="00BF3DFD"/>
    <w:rsid w:val="00BF4061"/>
    <w:rsid w:val="00BF418C"/>
    <w:rsid w:val="00BF4257"/>
    <w:rsid w:val="00BF4585"/>
    <w:rsid w:val="00BF4857"/>
    <w:rsid w:val="00BF4924"/>
    <w:rsid w:val="00BF4DBE"/>
    <w:rsid w:val="00BF4F97"/>
    <w:rsid w:val="00BF518B"/>
    <w:rsid w:val="00BF51C3"/>
    <w:rsid w:val="00BF5242"/>
    <w:rsid w:val="00BF52BC"/>
    <w:rsid w:val="00BF56D6"/>
    <w:rsid w:val="00BF5CD8"/>
    <w:rsid w:val="00BF5D22"/>
    <w:rsid w:val="00BF5DE3"/>
    <w:rsid w:val="00BF5EBE"/>
    <w:rsid w:val="00BF5F9E"/>
    <w:rsid w:val="00BF6326"/>
    <w:rsid w:val="00BF65C8"/>
    <w:rsid w:val="00BF69F5"/>
    <w:rsid w:val="00BF6C10"/>
    <w:rsid w:val="00BF72DF"/>
    <w:rsid w:val="00BF749B"/>
    <w:rsid w:val="00BF74CE"/>
    <w:rsid w:val="00BF74F8"/>
    <w:rsid w:val="00BF7892"/>
    <w:rsid w:val="00BF7A0E"/>
    <w:rsid w:val="00BF7AD0"/>
    <w:rsid w:val="00BF7AFF"/>
    <w:rsid w:val="00BF7E1A"/>
    <w:rsid w:val="00BF7EDC"/>
    <w:rsid w:val="00BF7EEC"/>
    <w:rsid w:val="00C000BA"/>
    <w:rsid w:val="00C0036C"/>
    <w:rsid w:val="00C009B1"/>
    <w:rsid w:val="00C00AA1"/>
    <w:rsid w:val="00C01119"/>
    <w:rsid w:val="00C016A3"/>
    <w:rsid w:val="00C0198B"/>
    <w:rsid w:val="00C01B18"/>
    <w:rsid w:val="00C01DD9"/>
    <w:rsid w:val="00C01F85"/>
    <w:rsid w:val="00C0209B"/>
    <w:rsid w:val="00C021AA"/>
    <w:rsid w:val="00C0220C"/>
    <w:rsid w:val="00C02294"/>
    <w:rsid w:val="00C0253D"/>
    <w:rsid w:val="00C02607"/>
    <w:rsid w:val="00C0277C"/>
    <w:rsid w:val="00C02BA2"/>
    <w:rsid w:val="00C02BF2"/>
    <w:rsid w:val="00C02F36"/>
    <w:rsid w:val="00C02F4B"/>
    <w:rsid w:val="00C03029"/>
    <w:rsid w:val="00C0348A"/>
    <w:rsid w:val="00C036E6"/>
    <w:rsid w:val="00C03778"/>
    <w:rsid w:val="00C0383F"/>
    <w:rsid w:val="00C03884"/>
    <w:rsid w:val="00C039BD"/>
    <w:rsid w:val="00C03B4D"/>
    <w:rsid w:val="00C03DB7"/>
    <w:rsid w:val="00C03E39"/>
    <w:rsid w:val="00C03E55"/>
    <w:rsid w:val="00C03F2D"/>
    <w:rsid w:val="00C04151"/>
    <w:rsid w:val="00C0417E"/>
    <w:rsid w:val="00C041E2"/>
    <w:rsid w:val="00C04384"/>
    <w:rsid w:val="00C0478A"/>
    <w:rsid w:val="00C04A44"/>
    <w:rsid w:val="00C04BEF"/>
    <w:rsid w:val="00C04D47"/>
    <w:rsid w:val="00C0515F"/>
    <w:rsid w:val="00C052D9"/>
    <w:rsid w:val="00C0530E"/>
    <w:rsid w:val="00C05414"/>
    <w:rsid w:val="00C054AF"/>
    <w:rsid w:val="00C057CF"/>
    <w:rsid w:val="00C05B59"/>
    <w:rsid w:val="00C05BCA"/>
    <w:rsid w:val="00C05C3F"/>
    <w:rsid w:val="00C05D12"/>
    <w:rsid w:val="00C06017"/>
    <w:rsid w:val="00C06155"/>
    <w:rsid w:val="00C06267"/>
    <w:rsid w:val="00C06642"/>
    <w:rsid w:val="00C0669E"/>
    <w:rsid w:val="00C0687E"/>
    <w:rsid w:val="00C07176"/>
    <w:rsid w:val="00C071D8"/>
    <w:rsid w:val="00C07219"/>
    <w:rsid w:val="00C07313"/>
    <w:rsid w:val="00C07692"/>
    <w:rsid w:val="00C07F66"/>
    <w:rsid w:val="00C07F69"/>
    <w:rsid w:val="00C07F6E"/>
    <w:rsid w:val="00C1033D"/>
    <w:rsid w:val="00C10596"/>
    <w:rsid w:val="00C1097D"/>
    <w:rsid w:val="00C10A18"/>
    <w:rsid w:val="00C10B2D"/>
    <w:rsid w:val="00C10BB4"/>
    <w:rsid w:val="00C10D1E"/>
    <w:rsid w:val="00C10E44"/>
    <w:rsid w:val="00C10F45"/>
    <w:rsid w:val="00C11013"/>
    <w:rsid w:val="00C111E9"/>
    <w:rsid w:val="00C111FA"/>
    <w:rsid w:val="00C116A3"/>
    <w:rsid w:val="00C11AE5"/>
    <w:rsid w:val="00C11D00"/>
    <w:rsid w:val="00C11DD0"/>
    <w:rsid w:val="00C1201B"/>
    <w:rsid w:val="00C12054"/>
    <w:rsid w:val="00C121B9"/>
    <w:rsid w:val="00C12386"/>
    <w:rsid w:val="00C12392"/>
    <w:rsid w:val="00C1247E"/>
    <w:rsid w:val="00C124FD"/>
    <w:rsid w:val="00C127E8"/>
    <w:rsid w:val="00C128CA"/>
    <w:rsid w:val="00C12975"/>
    <w:rsid w:val="00C12AAF"/>
    <w:rsid w:val="00C12EEA"/>
    <w:rsid w:val="00C131CB"/>
    <w:rsid w:val="00C13493"/>
    <w:rsid w:val="00C1386F"/>
    <w:rsid w:val="00C1389F"/>
    <w:rsid w:val="00C1391E"/>
    <w:rsid w:val="00C139A9"/>
    <w:rsid w:val="00C13DA8"/>
    <w:rsid w:val="00C13E03"/>
    <w:rsid w:val="00C13E73"/>
    <w:rsid w:val="00C13F34"/>
    <w:rsid w:val="00C13F95"/>
    <w:rsid w:val="00C143B0"/>
    <w:rsid w:val="00C14557"/>
    <w:rsid w:val="00C146EB"/>
    <w:rsid w:val="00C14C0E"/>
    <w:rsid w:val="00C14E97"/>
    <w:rsid w:val="00C14EBC"/>
    <w:rsid w:val="00C14F57"/>
    <w:rsid w:val="00C1517D"/>
    <w:rsid w:val="00C1547F"/>
    <w:rsid w:val="00C15535"/>
    <w:rsid w:val="00C15623"/>
    <w:rsid w:val="00C15676"/>
    <w:rsid w:val="00C15829"/>
    <w:rsid w:val="00C1584A"/>
    <w:rsid w:val="00C158DA"/>
    <w:rsid w:val="00C158F0"/>
    <w:rsid w:val="00C15A25"/>
    <w:rsid w:val="00C15AC3"/>
    <w:rsid w:val="00C15B2F"/>
    <w:rsid w:val="00C15D48"/>
    <w:rsid w:val="00C15ECF"/>
    <w:rsid w:val="00C15F85"/>
    <w:rsid w:val="00C16117"/>
    <w:rsid w:val="00C1615A"/>
    <w:rsid w:val="00C161EE"/>
    <w:rsid w:val="00C16327"/>
    <w:rsid w:val="00C1632C"/>
    <w:rsid w:val="00C164D4"/>
    <w:rsid w:val="00C164F0"/>
    <w:rsid w:val="00C16658"/>
    <w:rsid w:val="00C1674C"/>
    <w:rsid w:val="00C16767"/>
    <w:rsid w:val="00C16AC7"/>
    <w:rsid w:val="00C16B0A"/>
    <w:rsid w:val="00C16BA7"/>
    <w:rsid w:val="00C16C32"/>
    <w:rsid w:val="00C16C6A"/>
    <w:rsid w:val="00C1714B"/>
    <w:rsid w:val="00C174C0"/>
    <w:rsid w:val="00C17544"/>
    <w:rsid w:val="00C1756A"/>
    <w:rsid w:val="00C1759F"/>
    <w:rsid w:val="00C176BC"/>
    <w:rsid w:val="00C17A8F"/>
    <w:rsid w:val="00C17AF2"/>
    <w:rsid w:val="00C17B3C"/>
    <w:rsid w:val="00C17B9C"/>
    <w:rsid w:val="00C17CAB"/>
    <w:rsid w:val="00C17E75"/>
    <w:rsid w:val="00C2028A"/>
    <w:rsid w:val="00C202F3"/>
    <w:rsid w:val="00C205B8"/>
    <w:rsid w:val="00C2072C"/>
    <w:rsid w:val="00C2072F"/>
    <w:rsid w:val="00C2078D"/>
    <w:rsid w:val="00C20984"/>
    <w:rsid w:val="00C20CC4"/>
    <w:rsid w:val="00C20D03"/>
    <w:rsid w:val="00C20F1B"/>
    <w:rsid w:val="00C20F38"/>
    <w:rsid w:val="00C20F5B"/>
    <w:rsid w:val="00C21170"/>
    <w:rsid w:val="00C2134A"/>
    <w:rsid w:val="00C213BF"/>
    <w:rsid w:val="00C213F8"/>
    <w:rsid w:val="00C2164A"/>
    <w:rsid w:val="00C216A6"/>
    <w:rsid w:val="00C217BA"/>
    <w:rsid w:val="00C21A45"/>
    <w:rsid w:val="00C21C71"/>
    <w:rsid w:val="00C21D9F"/>
    <w:rsid w:val="00C21DE8"/>
    <w:rsid w:val="00C22087"/>
    <w:rsid w:val="00C220AE"/>
    <w:rsid w:val="00C22343"/>
    <w:rsid w:val="00C224AF"/>
    <w:rsid w:val="00C22534"/>
    <w:rsid w:val="00C22553"/>
    <w:rsid w:val="00C22749"/>
    <w:rsid w:val="00C227C6"/>
    <w:rsid w:val="00C22926"/>
    <w:rsid w:val="00C229DF"/>
    <w:rsid w:val="00C22A16"/>
    <w:rsid w:val="00C22EA4"/>
    <w:rsid w:val="00C22EEF"/>
    <w:rsid w:val="00C22F90"/>
    <w:rsid w:val="00C22FE3"/>
    <w:rsid w:val="00C23219"/>
    <w:rsid w:val="00C23398"/>
    <w:rsid w:val="00C23423"/>
    <w:rsid w:val="00C2359E"/>
    <w:rsid w:val="00C235B5"/>
    <w:rsid w:val="00C23606"/>
    <w:rsid w:val="00C236A5"/>
    <w:rsid w:val="00C23767"/>
    <w:rsid w:val="00C23793"/>
    <w:rsid w:val="00C237AE"/>
    <w:rsid w:val="00C23883"/>
    <w:rsid w:val="00C239EF"/>
    <w:rsid w:val="00C23D5D"/>
    <w:rsid w:val="00C23F51"/>
    <w:rsid w:val="00C24107"/>
    <w:rsid w:val="00C244D0"/>
    <w:rsid w:val="00C24576"/>
    <w:rsid w:val="00C249C4"/>
    <w:rsid w:val="00C24A79"/>
    <w:rsid w:val="00C24AD4"/>
    <w:rsid w:val="00C24CB7"/>
    <w:rsid w:val="00C25038"/>
    <w:rsid w:val="00C2505F"/>
    <w:rsid w:val="00C25257"/>
    <w:rsid w:val="00C25272"/>
    <w:rsid w:val="00C25323"/>
    <w:rsid w:val="00C255F9"/>
    <w:rsid w:val="00C2591C"/>
    <w:rsid w:val="00C25C2A"/>
    <w:rsid w:val="00C25DF0"/>
    <w:rsid w:val="00C26240"/>
    <w:rsid w:val="00C267B4"/>
    <w:rsid w:val="00C26870"/>
    <w:rsid w:val="00C26923"/>
    <w:rsid w:val="00C26AB5"/>
    <w:rsid w:val="00C26C96"/>
    <w:rsid w:val="00C26C97"/>
    <w:rsid w:val="00C26C9C"/>
    <w:rsid w:val="00C270A4"/>
    <w:rsid w:val="00C2716A"/>
    <w:rsid w:val="00C274EF"/>
    <w:rsid w:val="00C276BF"/>
    <w:rsid w:val="00C2783F"/>
    <w:rsid w:val="00C278E8"/>
    <w:rsid w:val="00C27A61"/>
    <w:rsid w:val="00C27D6E"/>
    <w:rsid w:val="00C30352"/>
    <w:rsid w:val="00C303B0"/>
    <w:rsid w:val="00C3043C"/>
    <w:rsid w:val="00C305A3"/>
    <w:rsid w:val="00C30725"/>
    <w:rsid w:val="00C309E6"/>
    <w:rsid w:val="00C309FE"/>
    <w:rsid w:val="00C30D74"/>
    <w:rsid w:val="00C31245"/>
    <w:rsid w:val="00C3132B"/>
    <w:rsid w:val="00C317EE"/>
    <w:rsid w:val="00C31814"/>
    <w:rsid w:val="00C3186B"/>
    <w:rsid w:val="00C31B68"/>
    <w:rsid w:val="00C31BAE"/>
    <w:rsid w:val="00C31C95"/>
    <w:rsid w:val="00C31F4F"/>
    <w:rsid w:val="00C31FCF"/>
    <w:rsid w:val="00C3209C"/>
    <w:rsid w:val="00C3219F"/>
    <w:rsid w:val="00C322DA"/>
    <w:rsid w:val="00C32351"/>
    <w:rsid w:val="00C32904"/>
    <w:rsid w:val="00C32925"/>
    <w:rsid w:val="00C32E09"/>
    <w:rsid w:val="00C32E67"/>
    <w:rsid w:val="00C32F5D"/>
    <w:rsid w:val="00C33108"/>
    <w:rsid w:val="00C33397"/>
    <w:rsid w:val="00C33496"/>
    <w:rsid w:val="00C335DA"/>
    <w:rsid w:val="00C33A81"/>
    <w:rsid w:val="00C33BAB"/>
    <w:rsid w:val="00C33E1A"/>
    <w:rsid w:val="00C34276"/>
    <w:rsid w:val="00C342BE"/>
    <w:rsid w:val="00C343D9"/>
    <w:rsid w:val="00C34579"/>
    <w:rsid w:val="00C3464F"/>
    <w:rsid w:val="00C34707"/>
    <w:rsid w:val="00C34780"/>
    <w:rsid w:val="00C34BAF"/>
    <w:rsid w:val="00C34E28"/>
    <w:rsid w:val="00C34F22"/>
    <w:rsid w:val="00C35357"/>
    <w:rsid w:val="00C3540F"/>
    <w:rsid w:val="00C354CB"/>
    <w:rsid w:val="00C356CC"/>
    <w:rsid w:val="00C35894"/>
    <w:rsid w:val="00C358A1"/>
    <w:rsid w:val="00C35B22"/>
    <w:rsid w:val="00C35B2E"/>
    <w:rsid w:val="00C35E1B"/>
    <w:rsid w:val="00C36031"/>
    <w:rsid w:val="00C360FA"/>
    <w:rsid w:val="00C362E7"/>
    <w:rsid w:val="00C3634F"/>
    <w:rsid w:val="00C365E3"/>
    <w:rsid w:val="00C366A1"/>
    <w:rsid w:val="00C36719"/>
    <w:rsid w:val="00C368D5"/>
    <w:rsid w:val="00C36990"/>
    <w:rsid w:val="00C36D33"/>
    <w:rsid w:val="00C36E48"/>
    <w:rsid w:val="00C36E5E"/>
    <w:rsid w:val="00C36E83"/>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1FDC"/>
    <w:rsid w:val="00C424C5"/>
    <w:rsid w:val="00C424C9"/>
    <w:rsid w:val="00C425A9"/>
    <w:rsid w:val="00C42710"/>
    <w:rsid w:val="00C4282D"/>
    <w:rsid w:val="00C42851"/>
    <w:rsid w:val="00C428D8"/>
    <w:rsid w:val="00C42A60"/>
    <w:rsid w:val="00C42B8A"/>
    <w:rsid w:val="00C42D40"/>
    <w:rsid w:val="00C431FD"/>
    <w:rsid w:val="00C4340B"/>
    <w:rsid w:val="00C434B6"/>
    <w:rsid w:val="00C435EA"/>
    <w:rsid w:val="00C4361D"/>
    <w:rsid w:val="00C4365F"/>
    <w:rsid w:val="00C43990"/>
    <w:rsid w:val="00C44006"/>
    <w:rsid w:val="00C441D3"/>
    <w:rsid w:val="00C4423E"/>
    <w:rsid w:val="00C44243"/>
    <w:rsid w:val="00C44290"/>
    <w:rsid w:val="00C44404"/>
    <w:rsid w:val="00C444CD"/>
    <w:rsid w:val="00C445FE"/>
    <w:rsid w:val="00C44776"/>
    <w:rsid w:val="00C45049"/>
    <w:rsid w:val="00C450BF"/>
    <w:rsid w:val="00C45786"/>
    <w:rsid w:val="00C45B1E"/>
    <w:rsid w:val="00C45B47"/>
    <w:rsid w:val="00C45DC2"/>
    <w:rsid w:val="00C45E87"/>
    <w:rsid w:val="00C45FEC"/>
    <w:rsid w:val="00C462E1"/>
    <w:rsid w:val="00C462FA"/>
    <w:rsid w:val="00C4665C"/>
    <w:rsid w:val="00C46660"/>
    <w:rsid w:val="00C46B18"/>
    <w:rsid w:val="00C46C9C"/>
    <w:rsid w:val="00C46EA8"/>
    <w:rsid w:val="00C46F0B"/>
    <w:rsid w:val="00C470CD"/>
    <w:rsid w:val="00C47512"/>
    <w:rsid w:val="00C47778"/>
    <w:rsid w:val="00C47865"/>
    <w:rsid w:val="00C4791D"/>
    <w:rsid w:val="00C47948"/>
    <w:rsid w:val="00C47A31"/>
    <w:rsid w:val="00C47A7A"/>
    <w:rsid w:val="00C47C0A"/>
    <w:rsid w:val="00C47C9C"/>
    <w:rsid w:val="00C47EB9"/>
    <w:rsid w:val="00C50046"/>
    <w:rsid w:val="00C506AF"/>
    <w:rsid w:val="00C509E4"/>
    <w:rsid w:val="00C50A7E"/>
    <w:rsid w:val="00C50AA4"/>
    <w:rsid w:val="00C50C03"/>
    <w:rsid w:val="00C50E5D"/>
    <w:rsid w:val="00C50EA8"/>
    <w:rsid w:val="00C50EEC"/>
    <w:rsid w:val="00C51095"/>
    <w:rsid w:val="00C513BB"/>
    <w:rsid w:val="00C51B1B"/>
    <w:rsid w:val="00C51B78"/>
    <w:rsid w:val="00C51BA1"/>
    <w:rsid w:val="00C51ED8"/>
    <w:rsid w:val="00C51F70"/>
    <w:rsid w:val="00C5214D"/>
    <w:rsid w:val="00C5227D"/>
    <w:rsid w:val="00C5229A"/>
    <w:rsid w:val="00C52305"/>
    <w:rsid w:val="00C5233A"/>
    <w:rsid w:val="00C5242A"/>
    <w:rsid w:val="00C5263F"/>
    <w:rsid w:val="00C52B64"/>
    <w:rsid w:val="00C52BA2"/>
    <w:rsid w:val="00C52EDF"/>
    <w:rsid w:val="00C52F5B"/>
    <w:rsid w:val="00C52FEE"/>
    <w:rsid w:val="00C530C6"/>
    <w:rsid w:val="00C53390"/>
    <w:rsid w:val="00C533A9"/>
    <w:rsid w:val="00C534DD"/>
    <w:rsid w:val="00C5357B"/>
    <w:rsid w:val="00C53645"/>
    <w:rsid w:val="00C537D7"/>
    <w:rsid w:val="00C53878"/>
    <w:rsid w:val="00C53924"/>
    <w:rsid w:val="00C53950"/>
    <w:rsid w:val="00C53B26"/>
    <w:rsid w:val="00C53CED"/>
    <w:rsid w:val="00C53D3B"/>
    <w:rsid w:val="00C53E97"/>
    <w:rsid w:val="00C53EB5"/>
    <w:rsid w:val="00C53FDE"/>
    <w:rsid w:val="00C54244"/>
    <w:rsid w:val="00C54492"/>
    <w:rsid w:val="00C54607"/>
    <w:rsid w:val="00C54717"/>
    <w:rsid w:val="00C548EC"/>
    <w:rsid w:val="00C549E4"/>
    <w:rsid w:val="00C549F2"/>
    <w:rsid w:val="00C54BBC"/>
    <w:rsid w:val="00C54EB6"/>
    <w:rsid w:val="00C54F1E"/>
    <w:rsid w:val="00C55068"/>
    <w:rsid w:val="00C55127"/>
    <w:rsid w:val="00C5516E"/>
    <w:rsid w:val="00C55190"/>
    <w:rsid w:val="00C551F8"/>
    <w:rsid w:val="00C555BC"/>
    <w:rsid w:val="00C556B2"/>
    <w:rsid w:val="00C556C4"/>
    <w:rsid w:val="00C5584E"/>
    <w:rsid w:val="00C55974"/>
    <w:rsid w:val="00C55B01"/>
    <w:rsid w:val="00C55C9A"/>
    <w:rsid w:val="00C55EAE"/>
    <w:rsid w:val="00C560AA"/>
    <w:rsid w:val="00C560C2"/>
    <w:rsid w:val="00C5621A"/>
    <w:rsid w:val="00C5621F"/>
    <w:rsid w:val="00C5623D"/>
    <w:rsid w:val="00C56561"/>
    <w:rsid w:val="00C565EC"/>
    <w:rsid w:val="00C56726"/>
    <w:rsid w:val="00C56733"/>
    <w:rsid w:val="00C56952"/>
    <w:rsid w:val="00C5696C"/>
    <w:rsid w:val="00C56A53"/>
    <w:rsid w:val="00C56C63"/>
    <w:rsid w:val="00C56D4E"/>
    <w:rsid w:val="00C5702B"/>
    <w:rsid w:val="00C5735C"/>
    <w:rsid w:val="00C5756E"/>
    <w:rsid w:val="00C5761B"/>
    <w:rsid w:val="00C57682"/>
    <w:rsid w:val="00C579E2"/>
    <w:rsid w:val="00C57D8A"/>
    <w:rsid w:val="00C6012D"/>
    <w:rsid w:val="00C60351"/>
    <w:rsid w:val="00C60382"/>
    <w:rsid w:val="00C60890"/>
    <w:rsid w:val="00C60B50"/>
    <w:rsid w:val="00C60DA1"/>
    <w:rsid w:val="00C60E93"/>
    <w:rsid w:val="00C60FD3"/>
    <w:rsid w:val="00C61207"/>
    <w:rsid w:val="00C612CF"/>
    <w:rsid w:val="00C61402"/>
    <w:rsid w:val="00C61530"/>
    <w:rsid w:val="00C61957"/>
    <w:rsid w:val="00C619BC"/>
    <w:rsid w:val="00C61A48"/>
    <w:rsid w:val="00C61B2F"/>
    <w:rsid w:val="00C61C17"/>
    <w:rsid w:val="00C61CE6"/>
    <w:rsid w:val="00C61D07"/>
    <w:rsid w:val="00C61ECF"/>
    <w:rsid w:val="00C61F21"/>
    <w:rsid w:val="00C622BE"/>
    <w:rsid w:val="00C62793"/>
    <w:rsid w:val="00C62AB9"/>
    <w:rsid w:val="00C62AD7"/>
    <w:rsid w:val="00C63160"/>
    <w:rsid w:val="00C6322E"/>
    <w:rsid w:val="00C63272"/>
    <w:rsid w:val="00C63349"/>
    <w:rsid w:val="00C6354A"/>
    <w:rsid w:val="00C63713"/>
    <w:rsid w:val="00C63891"/>
    <w:rsid w:val="00C63AFE"/>
    <w:rsid w:val="00C6411D"/>
    <w:rsid w:val="00C644D5"/>
    <w:rsid w:val="00C64543"/>
    <w:rsid w:val="00C64B57"/>
    <w:rsid w:val="00C64BBB"/>
    <w:rsid w:val="00C64F5A"/>
    <w:rsid w:val="00C64F5D"/>
    <w:rsid w:val="00C650AE"/>
    <w:rsid w:val="00C6518B"/>
    <w:rsid w:val="00C65244"/>
    <w:rsid w:val="00C653E9"/>
    <w:rsid w:val="00C6541D"/>
    <w:rsid w:val="00C6559F"/>
    <w:rsid w:val="00C65681"/>
    <w:rsid w:val="00C6577A"/>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BCE"/>
    <w:rsid w:val="00C71C33"/>
    <w:rsid w:val="00C71C55"/>
    <w:rsid w:val="00C71D2A"/>
    <w:rsid w:val="00C71E3E"/>
    <w:rsid w:val="00C7262F"/>
    <w:rsid w:val="00C72631"/>
    <w:rsid w:val="00C72750"/>
    <w:rsid w:val="00C727D9"/>
    <w:rsid w:val="00C72864"/>
    <w:rsid w:val="00C728FA"/>
    <w:rsid w:val="00C734C7"/>
    <w:rsid w:val="00C735C2"/>
    <w:rsid w:val="00C73BCD"/>
    <w:rsid w:val="00C740ED"/>
    <w:rsid w:val="00C7418F"/>
    <w:rsid w:val="00C7479B"/>
    <w:rsid w:val="00C7495F"/>
    <w:rsid w:val="00C74AE2"/>
    <w:rsid w:val="00C74D7A"/>
    <w:rsid w:val="00C74EBE"/>
    <w:rsid w:val="00C7511F"/>
    <w:rsid w:val="00C753AF"/>
    <w:rsid w:val="00C7556B"/>
    <w:rsid w:val="00C75918"/>
    <w:rsid w:val="00C75920"/>
    <w:rsid w:val="00C75940"/>
    <w:rsid w:val="00C75AFC"/>
    <w:rsid w:val="00C75B5F"/>
    <w:rsid w:val="00C75D2B"/>
    <w:rsid w:val="00C75D3C"/>
    <w:rsid w:val="00C75DCF"/>
    <w:rsid w:val="00C75F5E"/>
    <w:rsid w:val="00C75FDF"/>
    <w:rsid w:val="00C7604A"/>
    <w:rsid w:val="00C7605D"/>
    <w:rsid w:val="00C7623B"/>
    <w:rsid w:val="00C7623D"/>
    <w:rsid w:val="00C762B7"/>
    <w:rsid w:val="00C762E5"/>
    <w:rsid w:val="00C768FF"/>
    <w:rsid w:val="00C76C65"/>
    <w:rsid w:val="00C76CCB"/>
    <w:rsid w:val="00C77233"/>
    <w:rsid w:val="00C77684"/>
    <w:rsid w:val="00C7779E"/>
    <w:rsid w:val="00C7792C"/>
    <w:rsid w:val="00C77BCF"/>
    <w:rsid w:val="00C77BF1"/>
    <w:rsid w:val="00C77C55"/>
    <w:rsid w:val="00C77D1A"/>
    <w:rsid w:val="00C80076"/>
    <w:rsid w:val="00C80146"/>
    <w:rsid w:val="00C802B9"/>
    <w:rsid w:val="00C804B5"/>
    <w:rsid w:val="00C804DD"/>
    <w:rsid w:val="00C80501"/>
    <w:rsid w:val="00C8083F"/>
    <w:rsid w:val="00C80991"/>
    <w:rsid w:val="00C81060"/>
    <w:rsid w:val="00C812FD"/>
    <w:rsid w:val="00C8162A"/>
    <w:rsid w:val="00C8166B"/>
    <w:rsid w:val="00C816B5"/>
    <w:rsid w:val="00C81774"/>
    <w:rsid w:val="00C8188D"/>
    <w:rsid w:val="00C81AD3"/>
    <w:rsid w:val="00C81AD4"/>
    <w:rsid w:val="00C81FDD"/>
    <w:rsid w:val="00C82093"/>
    <w:rsid w:val="00C82336"/>
    <w:rsid w:val="00C82371"/>
    <w:rsid w:val="00C825B5"/>
    <w:rsid w:val="00C828B9"/>
    <w:rsid w:val="00C8292D"/>
    <w:rsid w:val="00C82939"/>
    <w:rsid w:val="00C82A08"/>
    <w:rsid w:val="00C82AE9"/>
    <w:rsid w:val="00C82E4F"/>
    <w:rsid w:val="00C82FAC"/>
    <w:rsid w:val="00C83139"/>
    <w:rsid w:val="00C831C6"/>
    <w:rsid w:val="00C83365"/>
    <w:rsid w:val="00C833C1"/>
    <w:rsid w:val="00C83514"/>
    <w:rsid w:val="00C8353A"/>
    <w:rsid w:val="00C8353C"/>
    <w:rsid w:val="00C83C7E"/>
    <w:rsid w:val="00C842ED"/>
    <w:rsid w:val="00C84378"/>
    <w:rsid w:val="00C84384"/>
    <w:rsid w:val="00C84533"/>
    <w:rsid w:val="00C845E1"/>
    <w:rsid w:val="00C84B73"/>
    <w:rsid w:val="00C84F5D"/>
    <w:rsid w:val="00C84F62"/>
    <w:rsid w:val="00C85037"/>
    <w:rsid w:val="00C8516F"/>
    <w:rsid w:val="00C854B1"/>
    <w:rsid w:val="00C85D7F"/>
    <w:rsid w:val="00C85F29"/>
    <w:rsid w:val="00C86161"/>
    <w:rsid w:val="00C862AE"/>
    <w:rsid w:val="00C86368"/>
    <w:rsid w:val="00C86793"/>
    <w:rsid w:val="00C8691A"/>
    <w:rsid w:val="00C86942"/>
    <w:rsid w:val="00C869C8"/>
    <w:rsid w:val="00C86B3B"/>
    <w:rsid w:val="00C86B52"/>
    <w:rsid w:val="00C86DC3"/>
    <w:rsid w:val="00C87062"/>
    <w:rsid w:val="00C8713F"/>
    <w:rsid w:val="00C873FF"/>
    <w:rsid w:val="00C87604"/>
    <w:rsid w:val="00C87636"/>
    <w:rsid w:val="00C878E1"/>
    <w:rsid w:val="00C87AD6"/>
    <w:rsid w:val="00C87CF4"/>
    <w:rsid w:val="00C87DE7"/>
    <w:rsid w:val="00C87F3C"/>
    <w:rsid w:val="00C9008D"/>
    <w:rsid w:val="00C90215"/>
    <w:rsid w:val="00C9024C"/>
    <w:rsid w:val="00C90310"/>
    <w:rsid w:val="00C903A5"/>
    <w:rsid w:val="00C905EC"/>
    <w:rsid w:val="00C90736"/>
    <w:rsid w:val="00C90857"/>
    <w:rsid w:val="00C90ACA"/>
    <w:rsid w:val="00C90CEC"/>
    <w:rsid w:val="00C91348"/>
    <w:rsid w:val="00C914E9"/>
    <w:rsid w:val="00C91565"/>
    <w:rsid w:val="00C916B9"/>
    <w:rsid w:val="00C9192C"/>
    <w:rsid w:val="00C9199D"/>
    <w:rsid w:val="00C91E30"/>
    <w:rsid w:val="00C91ED4"/>
    <w:rsid w:val="00C91FC4"/>
    <w:rsid w:val="00C91FE2"/>
    <w:rsid w:val="00C92085"/>
    <w:rsid w:val="00C920D7"/>
    <w:rsid w:val="00C921BA"/>
    <w:rsid w:val="00C9234D"/>
    <w:rsid w:val="00C92C08"/>
    <w:rsid w:val="00C92D5E"/>
    <w:rsid w:val="00C92F7E"/>
    <w:rsid w:val="00C9315B"/>
    <w:rsid w:val="00C9358B"/>
    <w:rsid w:val="00C935C3"/>
    <w:rsid w:val="00C93D30"/>
    <w:rsid w:val="00C93D52"/>
    <w:rsid w:val="00C93E96"/>
    <w:rsid w:val="00C93F6A"/>
    <w:rsid w:val="00C946E3"/>
    <w:rsid w:val="00C950C5"/>
    <w:rsid w:val="00C95212"/>
    <w:rsid w:val="00C9526D"/>
    <w:rsid w:val="00C9538E"/>
    <w:rsid w:val="00C9555F"/>
    <w:rsid w:val="00C955DA"/>
    <w:rsid w:val="00C956B0"/>
    <w:rsid w:val="00C95811"/>
    <w:rsid w:val="00C95895"/>
    <w:rsid w:val="00C959BA"/>
    <w:rsid w:val="00C95BCE"/>
    <w:rsid w:val="00C95C21"/>
    <w:rsid w:val="00C95DB4"/>
    <w:rsid w:val="00C960F1"/>
    <w:rsid w:val="00C9637F"/>
    <w:rsid w:val="00C963D8"/>
    <w:rsid w:val="00C965A9"/>
    <w:rsid w:val="00C9677E"/>
    <w:rsid w:val="00C96839"/>
    <w:rsid w:val="00C96A5E"/>
    <w:rsid w:val="00C96A8B"/>
    <w:rsid w:val="00C96ABF"/>
    <w:rsid w:val="00C96B0A"/>
    <w:rsid w:val="00C96C9E"/>
    <w:rsid w:val="00C96CB0"/>
    <w:rsid w:val="00C96D4F"/>
    <w:rsid w:val="00C96D88"/>
    <w:rsid w:val="00C96EB2"/>
    <w:rsid w:val="00C9723F"/>
    <w:rsid w:val="00C972F4"/>
    <w:rsid w:val="00C9761E"/>
    <w:rsid w:val="00C97660"/>
    <w:rsid w:val="00C9787A"/>
    <w:rsid w:val="00C979F6"/>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4E"/>
    <w:rsid w:val="00CA0E84"/>
    <w:rsid w:val="00CA0F6E"/>
    <w:rsid w:val="00CA1328"/>
    <w:rsid w:val="00CA14B6"/>
    <w:rsid w:val="00CA1659"/>
    <w:rsid w:val="00CA1689"/>
    <w:rsid w:val="00CA169B"/>
    <w:rsid w:val="00CA1A72"/>
    <w:rsid w:val="00CA1D73"/>
    <w:rsid w:val="00CA2004"/>
    <w:rsid w:val="00CA2030"/>
    <w:rsid w:val="00CA2127"/>
    <w:rsid w:val="00CA237D"/>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043"/>
    <w:rsid w:val="00CA40B6"/>
    <w:rsid w:val="00CA4116"/>
    <w:rsid w:val="00CA4191"/>
    <w:rsid w:val="00CA44B8"/>
    <w:rsid w:val="00CA4688"/>
    <w:rsid w:val="00CA4774"/>
    <w:rsid w:val="00CA4820"/>
    <w:rsid w:val="00CA4AE8"/>
    <w:rsid w:val="00CA4B4E"/>
    <w:rsid w:val="00CA4BE2"/>
    <w:rsid w:val="00CA4C49"/>
    <w:rsid w:val="00CA4DCE"/>
    <w:rsid w:val="00CA4E2E"/>
    <w:rsid w:val="00CA4E55"/>
    <w:rsid w:val="00CA4EC1"/>
    <w:rsid w:val="00CA5424"/>
    <w:rsid w:val="00CA548D"/>
    <w:rsid w:val="00CA54C9"/>
    <w:rsid w:val="00CA552B"/>
    <w:rsid w:val="00CA5B4C"/>
    <w:rsid w:val="00CA5CFC"/>
    <w:rsid w:val="00CA5FC7"/>
    <w:rsid w:val="00CA5FFC"/>
    <w:rsid w:val="00CA63C4"/>
    <w:rsid w:val="00CA6481"/>
    <w:rsid w:val="00CA6850"/>
    <w:rsid w:val="00CA6861"/>
    <w:rsid w:val="00CA69B0"/>
    <w:rsid w:val="00CA6A13"/>
    <w:rsid w:val="00CA6C15"/>
    <w:rsid w:val="00CA6D4F"/>
    <w:rsid w:val="00CA6D61"/>
    <w:rsid w:val="00CA6E64"/>
    <w:rsid w:val="00CA7411"/>
    <w:rsid w:val="00CA7541"/>
    <w:rsid w:val="00CA79A5"/>
    <w:rsid w:val="00CA7A19"/>
    <w:rsid w:val="00CA7ACA"/>
    <w:rsid w:val="00CA7B5D"/>
    <w:rsid w:val="00CA7BE7"/>
    <w:rsid w:val="00CA7EA7"/>
    <w:rsid w:val="00CA7FD2"/>
    <w:rsid w:val="00CB01E0"/>
    <w:rsid w:val="00CB02BA"/>
    <w:rsid w:val="00CB0399"/>
    <w:rsid w:val="00CB0550"/>
    <w:rsid w:val="00CB07B6"/>
    <w:rsid w:val="00CB080B"/>
    <w:rsid w:val="00CB08F3"/>
    <w:rsid w:val="00CB09DB"/>
    <w:rsid w:val="00CB0AD6"/>
    <w:rsid w:val="00CB0C70"/>
    <w:rsid w:val="00CB0F62"/>
    <w:rsid w:val="00CB0FB5"/>
    <w:rsid w:val="00CB0FD8"/>
    <w:rsid w:val="00CB0FFD"/>
    <w:rsid w:val="00CB100D"/>
    <w:rsid w:val="00CB10BF"/>
    <w:rsid w:val="00CB12D1"/>
    <w:rsid w:val="00CB18CC"/>
    <w:rsid w:val="00CB1A02"/>
    <w:rsid w:val="00CB1A4C"/>
    <w:rsid w:val="00CB1C04"/>
    <w:rsid w:val="00CB1CAF"/>
    <w:rsid w:val="00CB1F11"/>
    <w:rsid w:val="00CB2066"/>
    <w:rsid w:val="00CB214D"/>
    <w:rsid w:val="00CB2173"/>
    <w:rsid w:val="00CB2303"/>
    <w:rsid w:val="00CB25B9"/>
    <w:rsid w:val="00CB2622"/>
    <w:rsid w:val="00CB26D7"/>
    <w:rsid w:val="00CB2B3E"/>
    <w:rsid w:val="00CB2DAE"/>
    <w:rsid w:val="00CB2EE5"/>
    <w:rsid w:val="00CB33BB"/>
    <w:rsid w:val="00CB3616"/>
    <w:rsid w:val="00CB3839"/>
    <w:rsid w:val="00CB394F"/>
    <w:rsid w:val="00CB3A2B"/>
    <w:rsid w:val="00CB3A3C"/>
    <w:rsid w:val="00CB3CA6"/>
    <w:rsid w:val="00CB3D00"/>
    <w:rsid w:val="00CB3D72"/>
    <w:rsid w:val="00CB3D7B"/>
    <w:rsid w:val="00CB41B7"/>
    <w:rsid w:val="00CB424E"/>
    <w:rsid w:val="00CB42A7"/>
    <w:rsid w:val="00CB432A"/>
    <w:rsid w:val="00CB4A4B"/>
    <w:rsid w:val="00CB4A55"/>
    <w:rsid w:val="00CB4F5A"/>
    <w:rsid w:val="00CB50B8"/>
    <w:rsid w:val="00CB522C"/>
    <w:rsid w:val="00CB53FF"/>
    <w:rsid w:val="00CB5449"/>
    <w:rsid w:val="00CB5528"/>
    <w:rsid w:val="00CB5564"/>
    <w:rsid w:val="00CB55B9"/>
    <w:rsid w:val="00CB57EA"/>
    <w:rsid w:val="00CB5B56"/>
    <w:rsid w:val="00CB5BBD"/>
    <w:rsid w:val="00CB5C79"/>
    <w:rsid w:val="00CB5E44"/>
    <w:rsid w:val="00CB5FFC"/>
    <w:rsid w:val="00CB6005"/>
    <w:rsid w:val="00CB6183"/>
    <w:rsid w:val="00CB6518"/>
    <w:rsid w:val="00CB65AF"/>
    <w:rsid w:val="00CB67B8"/>
    <w:rsid w:val="00CB67F7"/>
    <w:rsid w:val="00CB68F0"/>
    <w:rsid w:val="00CB751B"/>
    <w:rsid w:val="00CB7909"/>
    <w:rsid w:val="00CB79C0"/>
    <w:rsid w:val="00CB7FF3"/>
    <w:rsid w:val="00CC01A9"/>
    <w:rsid w:val="00CC0301"/>
    <w:rsid w:val="00CC03E4"/>
    <w:rsid w:val="00CC0613"/>
    <w:rsid w:val="00CC06A0"/>
    <w:rsid w:val="00CC0774"/>
    <w:rsid w:val="00CC082D"/>
    <w:rsid w:val="00CC09F3"/>
    <w:rsid w:val="00CC0BF4"/>
    <w:rsid w:val="00CC0CDD"/>
    <w:rsid w:val="00CC0F71"/>
    <w:rsid w:val="00CC1244"/>
    <w:rsid w:val="00CC1534"/>
    <w:rsid w:val="00CC1692"/>
    <w:rsid w:val="00CC1ACD"/>
    <w:rsid w:val="00CC1C50"/>
    <w:rsid w:val="00CC1D90"/>
    <w:rsid w:val="00CC1FE0"/>
    <w:rsid w:val="00CC209F"/>
    <w:rsid w:val="00CC2127"/>
    <w:rsid w:val="00CC246F"/>
    <w:rsid w:val="00CC279B"/>
    <w:rsid w:val="00CC2873"/>
    <w:rsid w:val="00CC2894"/>
    <w:rsid w:val="00CC2A8D"/>
    <w:rsid w:val="00CC2D37"/>
    <w:rsid w:val="00CC2FBD"/>
    <w:rsid w:val="00CC2FD7"/>
    <w:rsid w:val="00CC31D7"/>
    <w:rsid w:val="00CC33F2"/>
    <w:rsid w:val="00CC3519"/>
    <w:rsid w:val="00CC3551"/>
    <w:rsid w:val="00CC35BB"/>
    <w:rsid w:val="00CC3889"/>
    <w:rsid w:val="00CC3AC7"/>
    <w:rsid w:val="00CC3ADF"/>
    <w:rsid w:val="00CC3C92"/>
    <w:rsid w:val="00CC4095"/>
    <w:rsid w:val="00CC40F4"/>
    <w:rsid w:val="00CC429F"/>
    <w:rsid w:val="00CC43AF"/>
    <w:rsid w:val="00CC4726"/>
    <w:rsid w:val="00CC476D"/>
    <w:rsid w:val="00CC484C"/>
    <w:rsid w:val="00CC48EB"/>
    <w:rsid w:val="00CC4991"/>
    <w:rsid w:val="00CC4A03"/>
    <w:rsid w:val="00CC4A2E"/>
    <w:rsid w:val="00CC4BB5"/>
    <w:rsid w:val="00CC4CD6"/>
    <w:rsid w:val="00CC4DBF"/>
    <w:rsid w:val="00CC4DCB"/>
    <w:rsid w:val="00CC5225"/>
    <w:rsid w:val="00CC526E"/>
    <w:rsid w:val="00CC531E"/>
    <w:rsid w:val="00CC5634"/>
    <w:rsid w:val="00CC5652"/>
    <w:rsid w:val="00CC5696"/>
    <w:rsid w:val="00CC572F"/>
    <w:rsid w:val="00CC5829"/>
    <w:rsid w:val="00CC596C"/>
    <w:rsid w:val="00CC5B97"/>
    <w:rsid w:val="00CC5F36"/>
    <w:rsid w:val="00CC5F50"/>
    <w:rsid w:val="00CC6291"/>
    <w:rsid w:val="00CC6552"/>
    <w:rsid w:val="00CC6673"/>
    <w:rsid w:val="00CC667C"/>
    <w:rsid w:val="00CC66BE"/>
    <w:rsid w:val="00CC66DD"/>
    <w:rsid w:val="00CC6760"/>
    <w:rsid w:val="00CC69F2"/>
    <w:rsid w:val="00CC6A5E"/>
    <w:rsid w:val="00CC6A67"/>
    <w:rsid w:val="00CC6C73"/>
    <w:rsid w:val="00CC6EB6"/>
    <w:rsid w:val="00CC6ED7"/>
    <w:rsid w:val="00CC6F48"/>
    <w:rsid w:val="00CC72CD"/>
    <w:rsid w:val="00CC78D1"/>
    <w:rsid w:val="00CC7931"/>
    <w:rsid w:val="00CC7AB9"/>
    <w:rsid w:val="00CC7AE3"/>
    <w:rsid w:val="00CD01C0"/>
    <w:rsid w:val="00CD02A6"/>
    <w:rsid w:val="00CD0353"/>
    <w:rsid w:val="00CD03D5"/>
    <w:rsid w:val="00CD047E"/>
    <w:rsid w:val="00CD066D"/>
    <w:rsid w:val="00CD0860"/>
    <w:rsid w:val="00CD086B"/>
    <w:rsid w:val="00CD08BE"/>
    <w:rsid w:val="00CD092E"/>
    <w:rsid w:val="00CD09C8"/>
    <w:rsid w:val="00CD0AB3"/>
    <w:rsid w:val="00CD0C6B"/>
    <w:rsid w:val="00CD0D80"/>
    <w:rsid w:val="00CD0D9F"/>
    <w:rsid w:val="00CD10D6"/>
    <w:rsid w:val="00CD1152"/>
    <w:rsid w:val="00CD1159"/>
    <w:rsid w:val="00CD1631"/>
    <w:rsid w:val="00CD1651"/>
    <w:rsid w:val="00CD17F0"/>
    <w:rsid w:val="00CD1821"/>
    <w:rsid w:val="00CD1995"/>
    <w:rsid w:val="00CD1AD1"/>
    <w:rsid w:val="00CD1CB7"/>
    <w:rsid w:val="00CD1DE2"/>
    <w:rsid w:val="00CD1F98"/>
    <w:rsid w:val="00CD224D"/>
    <w:rsid w:val="00CD2730"/>
    <w:rsid w:val="00CD2792"/>
    <w:rsid w:val="00CD29F7"/>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847"/>
    <w:rsid w:val="00CD4912"/>
    <w:rsid w:val="00CD4943"/>
    <w:rsid w:val="00CD4A4A"/>
    <w:rsid w:val="00CD4A95"/>
    <w:rsid w:val="00CD4B85"/>
    <w:rsid w:val="00CD4BFF"/>
    <w:rsid w:val="00CD4CDB"/>
    <w:rsid w:val="00CD534E"/>
    <w:rsid w:val="00CD53BA"/>
    <w:rsid w:val="00CD5468"/>
    <w:rsid w:val="00CD5511"/>
    <w:rsid w:val="00CD5A69"/>
    <w:rsid w:val="00CD5B79"/>
    <w:rsid w:val="00CD5CAF"/>
    <w:rsid w:val="00CD5CB0"/>
    <w:rsid w:val="00CD61AD"/>
    <w:rsid w:val="00CD6558"/>
    <w:rsid w:val="00CD663E"/>
    <w:rsid w:val="00CD67B8"/>
    <w:rsid w:val="00CD6959"/>
    <w:rsid w:val="00CD6A3E"/>
    <w:rsid w:val="00CD6B25"/>
    <w:rsid w:val="00CD6EBC"/>
    <w:rsid w:val="00CD6EC5"/>
    <w:rsid w:val="00CD6EFE"/>
    <w:rsid w:val="00CD6F5B"/>
    <w:rsid w:val="00CD726E"/>
    <w:rsid w:val="00CD7303"/>
    <w:rsid w:val="00CD758C"/>
    <w:rsid w:val="00CD78CB"/>
    <w:rsid w:val="00CD7D67"/>
    <w:rsid w:val="00CD7F56"/>
    <w:rsid w:val="00CE082F"/>
    <w:rsid w:val="00CE0D53"/>
    <w:rsid w:val="00CE0FDD"/>
    <w:rsid w:val="00CE1049"/>
    <w:rsid w:val="00CE10F6"/>
    <w:rsid w:val="00CE1106"/>
    <w:rsid w:val="00CE1277"/>
    <w:rsid w:val="00CE12BF"/>
    <w:rsid w:val="00CE18BF"/>
    <w:rsid w:val="00CE1B19"/>
    <w:rsid w:val="00CE1C62"/>
    <w:rsid w:val="00CE1CA2"/>
    <w:rsid w:val="00CE1DBB"/>
    <w:rsid w:val="00CE1EAB"/>
    <w:rsid w:val="00CE1ED8"/>
    <w:rsid w:val="00CE2280"/>
    <w:rsid w:val="00CE22AD"/>
    <w:rsid w:val="00CE23C1"/>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AF4"/>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023"/>
    <w:rsid w:val="00CE63B5"/>
    <w:rsid w:val="00CE6849"/>
    <w:rsid w:val="00CE691B"/>
    <w:rsid w:val="00CE6956"/>
    <w:rsid w:val="00CE6B3E"/>
    <w:rsid w:val="00CE6DBA"/>
    <w:rsid w:val="00CE6DD0"/>
    <w:rsid w:val="00CE6EF1"/>
    <w:rsid w:val="00CE73C5"/>
    <w:rsid w:val="00CE74D2"/>
    <w:rsid w:val="00CE7A36"/>
    <w:rsid w:val="00CF02BE"/>
    <w:rsid w:val="00CF037B"/>
    <w:rsid w:val="00CF052A"/>
    <w:rsid w:val="00CF061E"/>
    <w:rsid w:val="00CF0753"/>
    <w:rsid w:val="00CF08AE"/>
    <w:rsid w:val="00CF0DE4"/>
    <w:rsid w:val="00CF0EC2"/>
    <w:rsid w:val="00CF112A"/>
    <w:rsid w:val="00CF1245"/>
    <w:rsid w:val="00CF1290"/>
    <w:rsid w:val="00CF192F"/>
    <w:rsid w:val="00CF1952"/>
    <w:rsid w:val="00CF1E54"/>
    <w:rsid w:val="00CF2150"/>
    <w:rsid w:val="00CF2160"/>
    <w:rsid w:val="00CF242A"/>
    <w:rsid w:val="00CF252C"/>
    <w:rsid w:val="00CF2551"/>
    <w:rsid w:val="00CF272B"/>
    <w:rsid w:val="00CF30D0"/>
    <w:rsid w:val="00CF312E"/>
    <w:rsid w:val="00CF322D"/>
    <w:rsid w:val="00CF3609"/>
    <w:rsid w:val="00CF3716"/>
    <w:rsid w:val="00CF37C7"/>
    <w:rsid w:val="00CF3C98"/>
    <w:rsid w:val="00CF3DCA"/>
    <w:rsid w:val="00CF4288"/>
    <w:rsid w:val="00CF46CB"/>
    <w:rsid w:val="00CF4880"/>
    <w:rsid w:val="00CF4BE0"/>
    <w:rsid w:val="00CF4C0B"/>
    <w:rsid w:val="00CF4D8E"/>
    <w:rsid w:val="00CF4DF7"/>
    <w:rsid w:val="00CF4EC1"/>
    <w:rsid w:val="00CF5017"/>
    <w:rsid w:val="00CF509A"/>
    <w:rsid w:val="00CF5B53"/>
    <w:rsid w:val="00CF5C58"/>
    <w:rsid w:val="00CF5C6D"/>
    <w:rsid w:val="00CF5DE1"/>
    <w:rsid w:val="00CF6163"/>
    <w:rsid w:val="00CF6407"/>
    <w:rsid w:val="00CF65EA"/>
    <w:rsid w:val="00CF66F4"/>
    <w:rsid w:val="00CF68E9"/>
    <w:rsid w:val="00CF6947"/>
    <w:rsid w:val="00CF699F"/>
    <w:rsid w:val="00CF6A5A"/>
    <w:rsid w:val="00CF6B94"/>
    <w:rsid w:val="00CF6D54"/>
    <w:rsid w:val="00CF6DF3"/>
    <w:rsid w:val="00CF6FC6"/>
    <w:rsid w:val="00CF7146"/>
    <w:rsid w:val="00CF7190"/>
    <w:rsid w:val="00CF724B"/>
    <w:rsid w:val="00CF74D7"/>
    <w:rsid w:val="00CF7703"/>
    <w:rsid w:val="00CF7972"/>
    <w:rsid w:val="00CF798A"/>
    <w:rsid w:val="00CF7D5E"/>
    <w:rsid w:val="00CF7E0E"/>
    <w:rsid w:val="00CF7F64"/>
    <w:rsid w:val="00CF7FBD"/>
    <w:rsid w:val="00D0004D"/>
    <w:rsid w:val="00D0020D"/>
    <w:rsid w:val="00D0038B"/>
    <w:rsid w:val="00D0045C"/>
    <w:rsid w:val="00D004D1"/>
    <w:rsid w:val="00D005BA"/>
    <w:rsid w:val="00D00BC0"/>
    <w:rsid w:val="00D00BD9"/>
    <w:rsid w:val="00D00E93"/>
    <w:rsid w:val="00D0110B"/>
    <w:rsid w:val="00D01556"/>
    <w:rsid w:val="00D01842"/>
    <w:rsid w:val="00D0195F"/>
    <w:rsid w:val="00D019F5"/>
    <w:rsid w:val="00D01BD6"/>
    <w:rsid w:val="00D01BF4"/>
    <w:rsid w:val="00D01BF5"/>
    <w:rsid w:val="00D01D39"/>
    <w:rsid w:val="00D01E0D"/>
    <w:rsid w:val="00D01F03"/>
    <w:rsid w:val="00D01F24"/>
    <w:rsid w:val="00D020E6"/>
    <w:rsid w:val="00D02192"/>
    <w:rsid w:val="00D02205"/>
    <w:rsid w:val="00D02338"/>
    <w:rsid w:val="00D024C7"/>
    <w:rsid w:val="00D02673"/>
    <w:rsid w:val="00D02691"/>
    <w:rsid w:val="00D02856"/>
    <w:rsid w:val="00D02C64"/>
    <w:rsid w:val="00D02CBD"/>
    <w:rsid w:val="00D03096"/>
    <w:rsid w:val="00D030C7"/>
    <w:rsid w:val="00D032D4"/>
    <w:rsid w:val="00D038CD"/>
    <w:rsid w:val="00D039EF"/>
    <w:rsid w:val="00D03BD3"/>
    <w:rsid w:val="00D03CA0"/>
    <w:rsid w:val="00D03DA9"/>
    <w:rsid w:val="00D03E45"/>
    <w:rsid w:val="00D04009"/>
    <w:rsid w:val="00D04050"/>
    <w:rsid w:val="00D04558"/>
    <w:rsid w:val="00D04712"/>
    <w:rsid w:val="00D04DE4"/>
    <w:rsid w:val="00D04FC7"/>
    <w:rsid w:val="00D05351"/>
    <w:rsid w:val="00D05395"/>
    <w:rsid w:val="00D057C7"/>
    <w:rsid w:val="00D05A71"/>
    <w:rsid w:val="00D05B24"/>
    <w:rsid w:val="00D05E66"/>
    <w:rsid w:val="00D05EB5"/>
    <w:rsid w:val="00D06265"/>
    <w:rsid w:val="00D066BC"/>
    <w:rsid w:val="00D06707"/>
    <w:rsid w:val="00D067A0"/>
    <w:rsid w:val="00D06806"/>
    <w:rsid w:val="00D069A8"/>
    <w:rsid w:val="00D069F2"/>
    <w:rsid w:val="00D06A53"/>
    <w:rsid w:val="00D06A74"/>
    <w:rsid w:val="00D06D12"/>
    <w:rsid w:val="00D06E81"/>
    <w:rsid w:val="00D06F47"/>
    <w:rsid w:val="00D07172"/>
    <w:rsid w:val="00D07359"/>
    <w:rsid w:val="00D076D4"/>
    <w:rsid w:val="00D07826"/>
    <w:rsid w:val="00D078CD"/>
    <w:rsid w:val="00D07C4C"/>
    <w:rsid w:val="00D07E00"/>
    <w:rsid w:val="00D07E67"/>
    <w:rsid w:val="00D07FD1"/>
    <w:rsid w:val="00D1007F"/>
    <w:rsid w:val="00D10107"/>
    <w:rsid w:val="00D1021A"/>
    <w:rsid w:val="00D1025D"/>
    <w:rsid w:val="00D1049A"/>
    <w:rsid w:val="00D10637"/>
    <w:rsid w:val="00D106F2"/>
    <w:rsid w:val="00D107E4"/>
    <w:rsid w:val="00D109AA"/>
    <w:rsid w:val="00D10B8D"/>
    <w:rsid w:val="00D10C6F"/>
    <w:rsid w:val="00D1122B"/>
    <w:rsid w:val="00D112BA"/>
    <w:rsid w:val="00D117B0"/>
    <w:rsid w:val="00D11920"/>
    <w:rsid w:val="00D11AC1"/>
    <w:rsid w:val="00D11C0A"/>
    <w:rsid w:val="00D11D33"/>
    <w:rsid w:val="00D1213B"/>
    <w:rsid w:val="00D121D0"/>
    <w:rsid w:val="00D12263"/>
    <w:rsid w:val="00D122E7"/>
    <w:rsid w:val="00D1230D"/>
    <w:rsid w:val="00D124F2"/>
    <w:rsid w:val="00D12516"/>
    <w:rsid w:val="00D12B8B"/>
    <w:rsid w:val="00D12C55"/>
    <w:rsid w:val="00D12FD5"/>
    <w:rsid w:val="00D1331F"/>
    <w:rsid w:val="00D13362"/>
    <w:rsid w:val="00D13509"/>
    <w:rsid w:val="00D135B9"/>
    <w:rsid w:val="00D13846"/>
    <w:rsid w:val="00D138B7"/>
    <w:rsid w:val="00D1396C"/>
    <w:rsid w:val="00D139CB"/>
    <w:rsid w:val="00D13E1B"/>
    <w:rsid w:val="00D13E27"/>
    <w:rsid w:val="00D1409A"/>
    <w:rsid w:val="00D144F6"/>
    <w:rsid w:val="00D14537"/>
    <w:rsid w:val="00D14847"/>
    <w:rsid w:val="00D1484B"/>
    <w:rsid w:val="00D14A77"/>
    <w:rsid w:val="00D14A8C"/>
    <w:rsid w:val="00D14B05"/>
    <w:rsid w:val="00D14DDE"/>
    <w:rsid w:val="00D15101"/>
    <w:rsid w:val="00D15427"/>
    <w:rsid w:val="00D155F5"/>
    <w:rsid w:val="00D15A37"/>
    <w:rsid w:val="00D15EF3"/>
    <w:rsid w:val="00D1619C"/>
    <w:rsid w:val="00D161CF"/>
    <w:rsid w:val="00D16229"/>
    <w:rsid w:val="00D16241"/>
    <w:rsid w:val="00D16594"/>
    <w:rsid w:val="00D1662B"/>
    <w:rsid w:val="00D16A65"/>
    <w:rsid w:val="00D16D56"/>
    <w:rsid w:val="00D16EB6"/>
    <w:rsid w:val="00D17044"/>
    <w:rsid w:val="00D170B5"/>
    <w:rsid w:val="00D17189"/>
    <w:rsid w:val="00D171B1"/>
    <w:rsid w:val="00D17227"/>
    <w:rsid w:val="00D1737B"/>
    <w:rsid w:val="00D173DF"/>
    <w:rsid w:val="00D174A0"/>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7A1"/>
    <w:rsid w:val="00D208D3"/>
    <w:rsid w:val="00D20A76"/>
    <w:rsid w:val="00D20A8F"/>
    <w:rsid w:val="00D20CC1"/>
    <w:rsid w:val="00D20D38"/>
    <w:rsid w:val="00D20D43"/>
    <w:rsid w:val="00D20FB3"/>
    <w:rsid w:val="00D210D0"/>
    <w:rsid w:val="00D212E8"/>
    <w:rsid w:val="00D214EE"/>
    <w:rsid w:val="00D2162B"/>
    <w:rsid w:val="00D216DC"/>
    <w:rsid w:val="00D2171C"/>
    <w:rsid w:val="00D2180A"/>
    <w:rsid w:val="00D21879"/>
    <w:rsid w:val="00D21AB6"/>
    <w:rsid w:val="00D21ACF"/>
    <w:rsid w:val="00D21E29"/>
    <w:rsid w:val="00D21E4A"/>
    <w:rsid w:val="00D21EA4"/>
    <w:rsid w:val="00D21F4F"/>
    <w:rsid w:val="00D220C6"/>
    <w:rsid w:val="00D220FB"/>
    <w:rsid w:val="00D22534"/>
    <w:rsid w:val="00D226EA"/>
    <w:rsid w:val="00D22802"/>
    <w:rsid w:val="00D22AC3"/>
    <w:rsid w:val="00D22C6E"/>
    <w:rsid w:val="00D2324B"/>
    <w:rsid w:val="00D23363"/>
    <w:rsid w:val="00D2337C"/>
    <w:rsid w:val="00D23501"/>
    <w:rsid w:val="00D237D5"/>
    <w:rsid w:val="00D2387D"/>
    <w:rsid w:val="00D23919"/>
    <w:rsid w:val="00D23ADC"/>
    <w:rsid w:val="00D23DFA"/>
    <w:rsid w:val="00D23E53"/>
    <w:rsid w:val="00D23F72"/>
    <w:rsid w:val="00D241A2"/>
    <w:rsid w:val="00D241E9"/>
    <w:rsid w:val="00D243CA"/>
    <w:rsid w:val="00D246ED"/>
    <w:rsid w:val="00D24A6D"/>
    <w:rsid w:val="00D24EF9"/>
    <w:rsid w:val="00D254EC"/>
    <w:rsid w:val="00D255D1"/>
    <w:rsid w:val="00D25605"/>
    <w:rsid w:val="00D25F63"/>
    <w:rsid w:val="00D25F6D"/>
    <w:rsid w:val="00D264A2"/>
    <w:rsid w:val="00D26590"/>
    <w:rsid w:val="00D265C6"/>
    <w:rsid w:val="00D26612"/>
    <w:rsid w:val="00D269C7"/>
    <w:rsid w:val="00D26B2C"/>
    <w:rsid w:val="00D26EDC"/>
    <w:rsid w:val="00D276B0"/>
    <w:rsid w:val="00D276BD"/>
    <w:rsid w:val="00D27727"/>
    <w:rsid w:val="00D278E6"/>
    <w:rsid w:val="00D278F3"/>
    <w:rsid w:val="00D27915"/>
    <w:rsid w:val="00D27A41"/>
    <w:rsid w:val="00D27B3B"/>
    <w:rsid w:val="00D27BC1"/>
    <w:rsid w:val="00D27CD3"/>
    <w:rsid w:val="00D27D8F"/>
    <w:rsid w:val="00D27E42"/>
    <w:rsid w:val="00D27FBB"/>
    <w:rsid w:val="00D27FD8"/>
    <w:rsid w:val="00D3007A"/>
    <w:rsid w:val="00D3021D"/>
    <w:rsid w:val="00D3023B"/>
    <w:rsid w:val="00D3038A"/>
    <w:rsid w:val="00D3040D"/>
    <w:rsid w:val="00D30532"/>
    <w:rsid w:val="00D305FB"/>
    <w:rsid w:val="00D3061A"/>
    <w:rsid w:val="00D30823"/>
    <w:rsid w:val="00D308C9"/>
    <w:rsid w:val="00D30912"/>
    <w:rsid w:val="00D30B7D"/>
    <w:rsid w:val="00D30C17"/>
    <w:rsid w:val="00D30CC8"/>
    <w:rsid w:val="00D30D51"/>
    <w:rsid w:val="00D30FF2"/>
    <w:rsid w:val="00D311DD"/>
    <w:rsid w:val="00D31283"/>
    <w:rsid w:val="00D31360"/>
    <w:rsid w:val="00D31389"/>
    <w:rsid w:val="00D316A1"/>
    <w:rsid w:val="00D31B82"/>
    <w:rsid w:val="00D323B7"/>
    <w:rsid w:val="00D328AD"/>
    <w:rsid w:val="00D3297D"/>
    <w:rsid w:val="00D32E76"/>
    <w:rsid w:val="00D32FE4"/>
    <w:rsid w:val="00D33126"/>
    <w:rsid w:val="00D331B7"/>
    <w:rsid w:val="00D33878"/>
    <w:rsid w:val="00D338CB"/>
    <w:rsid w:val="00D338E8"/>
    <w:rsid w:val="00D33D80"/>
    <w:rsid w:val="00D33FE5"/>
    <w:rsid w:val="00D34044"/>
    <w:rsid w:val="00D3421E"/>
    <w:rsid w:val="00D34244"/>
    <w:rsid w:val="00D342F1"/>
    <w:rsid w:val="00D34679"/>
    <w:rsid w:val="00D34790"/>
    <w:rsid w:val="00D347B7"/>
    <w:rsid w:val="00D34A70"/>
    <w:rsid w:val="00D34B8D"/>
    <w:rsid w:val="00D34B95"/>
    <w:rsid w:val="00D34F6D"/>
    <w:rsid w:val="00D3549F"/>
    <w:rsid w:val="00D354E6"/>
    <w:rsid w:val="00D35645"/>
    <w:rsid w:val="00D3571A"/>
    <w:rsid w:val="00D357A6"/>
    <w:rsid w:val="00D35A27"/>
    <w:rsid w:val="00D35CE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B0D"/>
    <w:rsid w:val="00D37D91"/>
    <w:rsid w:val="00D401A1"/>
    <w:rsid w:val="00D40430"/>
    <w:rsid w:val="00D4043D"/>
    <w:rsid w:val="00D40737"/>
    <w:rsid w:val="00D407DC"/>
    <w:rsid w:val="00D40926"/>
    <w:rsid w:val="00D4096D"/>
    <w:rsid w:val="00D40B95"/>
    <w:rsid w:val="00D41080"/>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EBA"/>
    <w:rsid w:val="00D42F18"/>
    <w:rsid w:val="00D43455"/>
    <w:rsid w:val="00D434CA"/>
    <w:rsid w:val="00D434CD"/>
    <w:rsid w:val="00D43789"/>
    <w:rsid w:val="00D43F04"/>
    <w:rsid w:val="00D4430F"/>
    <w:rsid w:val="00D443E6"/>
    <w:rsid w:val="00D44728"/>
    <w:rsid w:val="00D448C1"/>
    <w:rsid w:val="00D44F22"/>
    <w:rsid w:val="00D45021"/>
    <w:rsid w:val="00D454D2"/>
    <w:rsid w:val="00D45640"/>
    <w:rsid w:val="00D456BD"/>
    <w:rsid w:val="00D45B66"/>
    <w:rsid w:val="00D45C81"/>
    <w:rsid w:val="00D45D41"/>
    <w:rsid w:val="00D45ECA"/>
    <w:rsid w:val="00D45FB7"/>
    <w:rsid w:val="00D45FFE"/>
    <w:rsid w:val="00D460E7"/>
    <w:rsid w:val="00D462DB"/>
    <w:rsid w:val="00D462DC"/>
    <w:rsid w:val="00D46791"/>
    <w:rsid w:val="00D469B8"/>
    <w:rsid w:val="00D46A59"/>
    <w:rsid w:val="00D46ADE"/>
    <w:rsid w:val="00D46DA0"/>
    <w:rsid w:val="00D46FC3"/>
    <w:rsid w:val="00D473EB"/>
    <w:rsid w:val="00D475B4"/>
    <w:rsid w:val="00D4775C"/>
    <w:rsid w:val="00D47B3E"/>
    <w:rsid w:val="00D50310"/>
    <w:rsid w:val="00D5041B"/>
    <w:rsid w:val="00D5067C"/>
    <w:rsid w:val="00D507C6"/>
    <w:rsid w:val="00D50967"/>
    <w:rsid w:val="00D50DB6"/>
    <w:rsid w:val="00D50FCD"/>
    <w:rsid w:val="00D51364"/>
    <w:rsid w:val="00D51880"/>
    <w:rsid w:val="00D51C68"/>
    <w:rsid w:val="00D51CF9"/>
    <w:rsid w:val="00D51DF7"/>
    <w:rsid w:val="00D51E79"/>
    <w:rsid w:val="00D51F00"/>
    <w:rsid w:val="00D52077"/>
    <w:rsid w:val="00D5218C"/>
    <w:rsid w:val="00D52645"/>
    <w:rsid w:val="00D52738"/>
    <w:rsid w:val="00D528EA"/>
    <w:rsid w:val="00D5291C"/>
    <w:rsid w:val="00D52A74"/>
    <w:rsid w:val="00D52B95"/>
    <w:rsid w:val="00D52BC6"/>
    <w:rsid w:val="00D52EC6"/>
    <w:rsid w:val="00D530C2"/>
    <w:rsid w:val="00D5351A"/>
    <w:rsid w:val="00D5353B"/>
    <w:rsid w:val="00D53555"/>
    <w:rsid w:val="00D53C9D"/>
    <w:rsid w:val="00D53D33"/>
    <w:rsid w:val="00D53F01"/>
    <w:rsid w:val="00D54057"/>
    <w:rsid w:val="00D54458"/>
    <w:rsid w:val="00D54667"/>
    <w:rsid w:val="00D5487A"/>
    <w:rsid w:val="00D54B1F"/>
    <w:rsid w:val="00D54E46"/>
    <w:rsid w:val="00D5511F"/>
    <w:rsid w:val="00D55250"/>
    <w:rsid w:val="00D553E2"/>
    <w:rsid w:val="00D556DE"/>
    <w:rsid w:val="00D556FA"/>
    <w:rsid w:val="00D5586E"/>
    <w:rsid w:val="00D55B6D"/>
    <w:rsid w:val="00D55E69"/>
    <w:rsid w:val="00D55EC4"/>
    <w:rsid w:val="00D56737"/>
    <w:rsid w:val="00D567DE"/>
    <w:rsid w:val="00D5699E"/>
    <w:rsid w:val="00D56D48"/>
    <w:rsid w:val="00D56D6E"/>
    <w:rsid w:val="00D56FB2"/>
    <w:rsid w:val="00D5728D"/>
    <w:rsid w:val="00D576F2"/>
    <w:rsid w:val="00D578E1"/>
    <w:rsid w:val="00D5793B"/>
    <w:rsid w:val="00D5793E"/>
    <w:rsid w:val="00D579C4"/>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3D"/>
    <w:rsid w:val="00D61354"/>
    <w:rsid w:val="00D61578"/>
    <w:rsid w:val="00D61C9E"/>
    <w:rsid w:val="00D61EBB"/>
    <w:rsid w:val="00D61ED5"/>
    <w:rsid w:val="00D6209D"/>
    <w:rsid w:val="00D62743"/>
    <w:rsid w:val="00D6282C"/>
    <w:rsid w:val="00D62ABB"/>
    <w:rsid w:val="00D62D20"/>
    <w:rsid w:val="00D63456"/>
    <w:rsid w:val="00D6349C"/>
    <w:rsid w:val="00D634C2"/>
    <w:rsid w:val="00D63710"/>
    <w:rsid w:val="00D63769"/>
    <w:rsid w:val="00D63A62"/>
    <w:rsid w:val="00D63AE7"/>
    <w:rsid w:val="00D63C85"/>
    <w:rsid w:val="00D64090"/>
    <w:rsid w:val="00D6415A"/>
    <w:rsid w:val="00D644E9"/>
    <w:rsid w:val="00D64999"/>
    <w:rsid w:val="00D64A37"/>
    <w:rsid w:val="00D64CC8"/>
    <w:rsid w:val="00D64EA4"/>
    <w:rsid w:val="00D65022"/>
    <w:rsid w:val="00D650E1"/>
    <w:rsid w:val="00D6530E"/>
    <w:rsid w:val="00D65481"/>
    <w:rsid w:val="00D65482"/>
    <w:rsid w:val="00D65660"/>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125"/>
    <w:rsid w:val="00D67684"/>
    <w:rsid w:val="00D67826"/>
    <w:rsid w:val="00D67861"/>
    <w:rsid w:val="00D67879"/>
    <w:rsid w:val="00D678FE"/>
    <w:rsid w:val="00D67A33"/>
    <w:rsid w:val="00D67AE8"/>
    <w:rsid w:val="00D67B3F"/>
    <w:rsid w:val="00D67C6C"/>
    <w:rsid w:val="00D67E60"/>
    <w:rsid w:val="00D702E8"/>
    <w:rsid w:val="00D70609"/>
    <w:rsid w:val="00D7076A"/>
    <w:rsid w:val="00D70D75"/>
    <w:rsid w:val="00D70DE3"/>
    <w:rsid w:val="00D71081"/>
    <w:rsid w:val="00D712AE"/>
    <w:rsid w:val="00D712D3"/>
    <w:rsid w:val="00D715D6"/>
    <w:rsid w:val="00D716C5"/>
    <w:rsid w:val="00D716D9"/>
    <w:rsid w:val="00D71D52"/>
    <w:rsid w:val="00D71E47"/>
    <w:rsid w:val="00D71EF1"/>
    <w:rsid w:val="00D7236F"/>
    <w:rsid w:val="00D72535"/>
    <w:rsid w:val="00D726D1"/>
    <w:rsid w:val="00D7290D"/>
    <w:rsid w:val="00D72B59"/>
    <w:rsid w:val="00D72CDA"/>
    <w:rsid w:val="00D72F12"/>
    <w:rsid w:val="00D72FCE"/>
    <w:rsid w:val="00D7325D"/>
    <w:rsid w:val="00D73300"/>
    <w:rsid w:val="00D7330F"/>
    <w:rsid w:val="00D7333C"/>
    <w:rsid w:val="00D7347F"/>
    <w:rsid w:val="00D735BE"/>
    <w:rsid w:val="00D73709"/>
    <w:rsid w:val="00D738F4"/>
    <w:rsid w:val="00D73A06"/>
    <w:rsid w:val="00D73A9F"/>
    <w:rsid w:val="00D73D3C"/>
    <w:rsid w:val="00D742E8"/>
    <w:rsid w:val="00D7469F"/>
    <w:rsid w:val="00D748E2"/>
    <w:rsid w:val="00D7494A"/>
    <w:rsid w:val="00D74B71"/>
    <w:rsid w:val="00D74D07"/>
    <w:rsid w:val="00D75178"/>
    <w:rsid w:val="00D75256"/>
    <w:rsid w:val="00D752ED"/>
    <w:rsid w:val="00D757AA"/>
    <w:rsid w:val="00D75BEC"/>
    <w:rsid w:val="00D760F2"/>
    <w:rsid w:val="00D761B4"/>
    <w:rsid w:val="00D7636E"/>
    <w:rsid w:val="00D76466"/>
    <w:rsid w:val="00D764E3"/>
    <w:rsid w:val="00D7651C"/>
    <w:rsid w:val="00D765BD"/>
    <w:rsid w:val="00D7688C"/>
    <w:rsid w:val="00D769F1"/>
    <w:rsid w:val="00D76A5B"/>
    <w:rsid w:val="00D76AAC"/>
    <w:rsid w:val="00D77264"/>
    <w:rsid w:val="00D77317"/>
    <w:rsid w:val="00D77420"/>
    <w:rsid w:val="00D77AC1"/>
    <w:rsid w:val="00D77E21"/>
    <w:rsid w:val="00D77F68"/>
    <w:rsid w:val="00D80267"/>
    <w:rsid w:val="00D80CEB"/>
    <w:rsid w:val="00D80FB6"/>
    <w:rsid w:val="00D81127"/>
    <w:rsid w:val="00D8112E"/>
    <w:rsid w:val="00D813F7"/>
    <w:rsid w:val="00D815E0"/>
    <w:rsid w:val="00D81845"/>
    <w:rsid w:val="00D81D21"/>
    <w:rsid w:val="00D81D2E"/>
    <w:rsid w:val="00D81DE6"/>
    <w:rsid w:val="00D81F0F"/>
    <w:rsid w:val="00D81FDF"/>
    <w:rsid w:val="00D82071"/>
    <w:rsid w:val="00D82207"/>
    <w:rsid w:val="00D82216"/>
    <w:rsid w:val="00D8237B"/>
    <w:rsid w:val="00D82591"/>
    <w:rsid w:val="00D828C8"/>
    <w:rsid w:val="00D82A9C"/>
    <w:rsid w:val="00D82B05"/>
    <w:rsid w:val="00D82ECC"/>
    <w:rsid w:val="00D831CA"/>
    <w:rsid w:val="00D8328B"/>
    <w:rsid w:val="00D836D9"/>
    <w:rsid w:val="00D83839"/>
    <w:rsid w:val="00D83925"/>
    <w:rsid w:val="00D83999"/>
    <w:rsid w:val="00D83C1D"/>
    <w:rsid w:val="00D84157"/>
    <w:rsid w:val="00D84546"/>
    <w:rsid w:val="00D8456B"/>
    <w:rsid w:val="00D8466B"/>
    <w:rsid w:val="00D84764"/>
    <w:rsid w:val="00D8485D"/>
    <w:rsid w:val="00D848CF"/>
    <w:rsid w:val="00D84B69"/>
    <w:rsid w:val="00D84B75"/>
    <w:rsid w:val="00D84C4B"/>
    <w:rsid w:val="00D84F96"/>
    <w:rsid w:val="00D84FA8"/>
    <w:rsid w:val="00D85087"/>
    <w:rsid w:val="00D8509E"/>
    <w:rsid w:val="00D8511B"/>
    <w:rsid w:val="00D85289"/>
    <w:rsid w:val="00D857B9"/>
    <w:rsid w:val="00D85938"/>
    <w:rsid w:val="00D8595F"/>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92F"/>
    <w:rsid w:val="00D87FEC"/>
    <w:rsid w:val="00D9021F"/>
    <w:rsid w:val="00D904DB"/>
    <w:rsid w:val="00D90552"/>
    <w:rsid w:val="00D90647"/>
    <w:rsid w:val="00D90CF8"/>
    <w:rsid w:val="00D90F10"/>
    <w:rsid w:val="00D90F42"/>
    <w:rsid w:val="00D90FEB"/>
    <w:rsid w:val="00D911CF"/>
    <w:rsid w:val="00D91242"/>
    <w:rsid w:val="00D913FF"/>
    <w:rsid w:val="00D915EC"/>
    <w:rsid w:val="00D91862"/>
    <w:rsid w:val="00D91BBE"/>
    <w:rsid w:val="00D91BE4"/>
    <w:rsid w:val="00D91F28"/>
    <w:rsid w:val="00D9210A"/>
    <w:rsid w:val="00D9223A"/>
    <w:rsid w:val="00D92436"/>
    <w:rsid w:val="00D924B8"/>
    <w:rsid w:val="00D924FD"/>
    <w:rsid w:val="00D9252D"/>
    <w:rsid w:val="00D92550"/>
    <w:rsid w:val="00D927A6"/>
    <w:rsid w:val="00D9286A"/>
    <w:rsid w:val="00D92982"/>
    <w:rsid w:val="00D92AF2"/>
    <w:rsid w:val="00D92C1D"/>
    <w:rsid w:val="00D92E8B"/>
    <w:rsid w:val="00D931F9"/>
    <w:rsid w:val="00D93333"/>
    <w:rsid w:val="00D93391"/>
    <w:rsid w:val="00D937DD"/>
    <w:rsid w:val="00D93916"/>
    <w:rsid w:val="00D93918"/>
    <w:rsid w:val="00D93C21"/>
    <w:rsid w:val="00D93DCB"/>
    <w:rsid w:val="00D93E7B"/>
    <w:rsid w:val="00D93E84"/>
    <w:rsid w:val="00D93E88"/>
    <w:rsid w:val="00D93EF6"/>
    <w:rsid w:val="00D93F2F"/>
    <w:rsid w:val="00D94333"/>
    <w:rsid w:val="00D94433"/>
    <w:rsid w:val="00D944AF"/>
    <w:rsid w:val="00D9467C"/>
    <w:rsid w:val="00D9497C"/>
    <w:rsid w:val="00D94AAB"/>
    <w:rsid w:val="00D94CB4"/>
    <w:rsid w:val="00D94D87"/>
    <w:rsid w:val="00D94DAB"/>
    <w:rsid w:val="00D950D0"/>
    <w:rsid w:val="00D95216"/>
    <w:rsid w:val="00D9528D"/>
    <w:rsid w:val="00D95893"/>
    <w:rsid w:val="00D958EA"/>
    <w:rsid w:val="00D958FF"/>
    <w:rsid w:val="00D95CF1"/>
    <w:rsid w:val="00D95EC5"/>
    <w:rsid w:val="00D960CF"/>
    <w:rsid w:val="00D9660B"/>
    <w:rsid w:val="00D96811"/>
    <w:rsid w:val="00D96CB2"/>
    <w:rsid w:val="00D96FD8"/>
    <w:rsid w:val="00D96FDD"/>
    <w:rsid w:val="00D9708C"/>
    <w:rsid w:val="00D970DE"/>
    <w:rsid w:val="00D973BA"/>
    <w:rsid w:val="00D9759C"/>
    <w:rsid w:val="00D977F4"/>
    <w:rsid w:val="00D9797E"/>
    <w:rsid w:val="00D97D9F"/>
    <w:rsid w:val="00D97F38"/>
    <w:rsid w:val="00DA0028"/>
    <w:rsid w:val="00DA0379"/>
    <w:rsid w:val="00DA04BF"/>
    <w:rsid w:val="00DA0620"/>
    <w:rsid w:val="00DA0701"/>
    <w:rsid w:val="00DA0A93"/>
    <w:rsid w:val="00DA0C93"/>
    <w:rsid w:val="00DA11BB"/>
    <w:rsid w:val="00DA127C"/>
    <w:rsid w:val="00DA15B3"/>
    <w:rsid w:val="00DA16BE"/>
    <w:rsid w:val="00DA190B"/>
    <w:rsid w:val="00DA19CC"/>
    <w:rsid w:val="00DA1A8B"/>
    <w:rsid w:val="00DA1F81"/>
    <w:rsid w:val="00DA205D"/>
    <w:rsid w:val="00DA217E"/>
    <w:rsid w:val="00DA22E7"/>
    <w:rsid w:val="00DA2A40"/>
    <w:rsid w:val="00DA2C8E"/>
    <w:rsid w:val="00DA2F7A"/>
    <w:rsid w:val="00DA2FD9"/>
    <w:rsid w:val="00DA3029"/>
    <w:rsid w:val="00DA3170"/>
    <w:rsid w:val="00DA32C4"/>
    <w:rsid w:val="00DA33A5"/>
    <w:rsid w:val="00DA3836"/>
    <w:rsid w:val="00DA39C9"/>
    <w:rsid w:val="00DA3ADD"/>
    <w:rsid w:val="00DA3C60"/>
    <w:rsid w:val="00DA3E4F"/>
    <w:rsid w:val="00DA3E5D"/>
    <w:rsid w:val="00DA4251"/>
    <w:rsid w:val="00DA434A"/>
    <w:rsid w:val="00DA49AE"/>
    <w:rsid w:val="00DA49B5"/>
    <w:rsid w:val="00DA4C64"/>
    <w:rsid w:val="00DA4D3C"/>
    <w:rsid w:val="00DA4F62"/>
    <w:rsid w:val="00DA4FC1"/>
    <w:rsid w:val="00DA50B3"/>
    <w:rsid w:val="00DA5167"/>
    <w:rsid w:val="00DA520B"/>
    <w:rsid w:val="00DA52CC"/>
    <w:rsid w:val="00DA547A"/>
    <w:rsid w:val="00DA5585"/>
    <w:rsid w:val="00DA572C"/>
    <w:rsid w:val="00DA58A4"/>
    <w:rsid w:val="00DA5968"/>
    <w:rsid w:val="00DA5AD0"/>
    <w:rsid w:val="00DA5B47"/>
    <w:rsid w:val="00DA5BD4"/>
    <w:rsid w:val="00DA5DE1"/>
    <w:rsid w:val="00DA5EB1"/>
    <w:rsid w:val="00DA6093"/>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1A7"/>
    <w:rsid w:val="00DB1238"/>
    <w:rsid w:val="00DB187A"/>
    <w:rsid w:val="00DB19CD"/>
    <w:rsid w:val="00DB1BC5"/>
    <w:rsid w:val="00DB1CEB"/>
    <w:rsid w:val="00DB20D3"/>
    <w:rsid w:val="00DB21DF"/>
    <w:rsid w:val="00DB2337"/>
    <w:rsid w:val="00DB236F"/>
    <w:rsid w:val="00DB26BF"/>
    <w:rsid w:val="00DB2C59"/>
    <w:rsid w:val="00DB2CA0"/>
    <w:rsid w:val="00DB3151"/>
    <w:rsid w:val="00DB3199"/>
    <w:rsid w:val="00DB32F7"/>
    <w:rsid w:val="00DB35F0"/>
    <w:rsid w:val="00DB3722"/>
    <w:rsid w:val="00DB3A44"/>
    <w:rsid w:val="00DB3AAB"/>
    <w:rsid w:val="00DB3BA8"/>
    <w:rsid w:val="00DB3BDC"/>
    <w:rsid w:val="00DB415D"/>
    <w:rsid w:val="00DB42A9"/>
    <w:rsid w:val="00DB450D"/>
    <w:rsid w:val="00DB4527"/>
    <w:rsid w:val="00DB4534"/>
    <w:rsid w:val="00DB4773"/>
    <w:rsid w:val="00DB48DA"/>
    <w:rsid w:val="00DB4AC1"/>
    <w:rsid w:val="00DB4AD8"/>
    <w:rsid w:val="00DB4B6E"/>
    <w:rsid w:val="00DB4C5A"/>
    <w:rsid w:val="00DB4E41"/>
    <w:rsid w:val="00DB4E92"/>
    <w:rsid w:val="00DB50D2"/>
    <w:rsid w:val="00DB518F"/>
    <w:rsid w:val="00DB5444"/>
    <w:rsid w:val="00DB5464"/>
    <w:rsid w:val="00DB556B"/>
    <w:rsid w:val="00DB587D"/>
    <w:rsid w:val="00DB5D79"/>
    <w:rsid w:val="00DB5E16"/>
    <w:rsid w:val="00DB5E2C"/>
    <w:rsid w:val="00DB5E82"/>
    <w:rsid w:val="00DB6116"/>
    <w:rsid w:val="00DB6142"/>
    <w:rsid w:val="00DB62B2"/>
    <w:rsid w:val="00DB63D5"/>
    <w:rsid w:val="00DB6490"/>
    <w:rsid w:val="00DB64B9"/>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32A"/>
    <w:rsid w:val="00DC0EC4"/>
    <w:rsid w:val="00DC0F87"/>
    <w:rsid w:val="00DC108C"/>
    <w:rsid w:val="00DC1437"/>
    <w:rsid w:val="00DC168F"/>
    <w:rsid w:val="00DC193A"/>
    <w:rsid w:val="00DC1BF0"/>
    <w:rsid w:val="00DC1C54"/>
    <w:rsid w:val="00DC20B9"/>
    <w:rsid w:val="00DC2185"/>
    <w:rsid w:val="00DC2241"/>
    <w:rsid w:val="00DC23EC"/>
    <w:rsid w:val="00DC257F"/>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4CD"/>
    <w:rsid w:val="00DC579A"/>
    <w:rsid w:val="00DC59EC"/>
    <w:rsid w:val="00DC5AF1"/>
    <w:rsid w:val="00DC5C11"/>
    <w:rsid w:val="00DC5C52"/>
    <w:rsid w:val="00DC5CBC"/>
    <w:rsid w:val="00DC5EA2"/>
    <w:rsid w:val="00DC5EA8"/>
    <w:rsid w:val="00DC5FA0"/>
    <w:rsid w:val="00DC6142"/>
    <w:rsid w:val="00DC6934"/>
    <w:rsid w:val="00DC6BD8"/>
    <w:rsid w:val="00DC6D41"/>
    <w:rsid w:val="00DC6E2C"/>
    <w:rsid w:val="00DC6E6F"/>
    <w:rsid w:val="00DC72E2"/>
    <w:rsid w:val="00DC7594"/>
    <w:rsid w:val="00DC7724"/>
    <w:rsid w:val="00DC79AE"/>
    <w:rsid w:val="00DC79F9"/>
    <w:rsid w:val="00DC7BC2"/>
    <w:rsid w:val="00DC7E6A"/>
    <w:rsid w:val="00DC7E97"/>
    <w:rsid w:val="00DC7FE8"/>
    <w:rsid w:val="00DD00C2"/>
    <w:rsid w:val="00DD0136"/>
    <w:rsid w:val="00DD01EC"/>
    <w:rsid w:val="00DD052C"/>
    <w:rsid w:val="00DD0621"/>
    <w:rsid w:val="00DD0658"/>
    <w:rsid w:val="00DD077E"/>
    <w:rsid w:val="00DD0814"/>
    <w:rsid w:val="00DD0A4D"/>
    <w:rsid w:val="00DD0C64"/>
    <w:rsid w:val="00DD0C99"/>
    <w:rsid w:val="00DD0D81"/>
    <w:rsid w:val="00DD0F69"/>
    <w:rsid w:val="00DD1253"/>
    <w:rsid w:val="00DD12A0"/>
    <w:rsid w:val="00DD1301"/>
    <w:rsid w:val="00DD1366"/>
    <w:rsid w:val="00DD147E"/>
    <w:rsid w:val="00DD16EB"/>
    <w:rsid w:val="00DD186B"/>
    <w:rsid w:val="00DD187A"/>
    <w:rsid w:val="00DD189D"/>
    <w:rsid w:val="00DD1BED"/>
    <w:rsid w:val="00DD1EED"/>
    <w:rsid w:val="00DD1FA5"/>
    <w:rsid w:val="00DD1FFD"/>
    <w:rsid w:val="00DD2263"/>
    <w:rsid w:val="00DD2542"/>
    <w:rsid w:val="00DD2838"/>
    <w:rsid w:val="00DD2A74"/>
    <w:rsid w:val="00DD2D79"/>
    <w:rsid w:val="00DD3028"/>
    <w:rsid w:val="00DD3356"/>
    <w:rsid w:val="00DD348E"/>
    <w:rsid w:val="00DD3864"/>
    <w:rsid w:val="00DD38A2"/>
    <w:rsid w:val="00DD3995"/>
    <w:rsid w:val="00DD3BF7"/>
    <w:rsid w:val="00DD3C8C"/>
    <w:rsid w:val="00DD3CB4"/>
    <w:rsid w:val="00DD3D98"/>
    <w:rsid w:val="00DD3E82"/>
    <w:rsid w:val="00DD3E99"/>
    <w:rsid w:val="00DD3EA7"/>
    <w:rsid w:val="00DD3F8F"/>
    <w:rsid w:val="00DD4223"/>
    <w:rsid w:val="00DD435C"/>
    <w:rsid w:val="00DD45EA"/>
    <w:rsid w:val="00DD4645"/>
    <w:rsid w:val="00DD47ED"/>
    <w:rsid w:val="00DD49DB"/>
    <w:rsid w:val="00DD4B4A"/>
    <w:rsid w:val="00DD4CF4"/>
    <w:rsid w:val="00DD4D2A"/>
    <w:rsid w:val="00DD4D74"/>
    <w:rsid w:val="00DD4E88"/>
    <w:rsid w:val="00DD4FDE"/>
    <w:rsid w:val="00DD52A5"/>
    <w:rsid w:val="00DD5361"/>
    <w:rsid w:val="00DD53AD"/>
    <w:rsid w:val="00DD541B"/>
    <w:rsid w:val="00DD5610"/>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071"/>
    <w:rsid w:val="00DD7368"/>
    <w:rsid w:val="00DD752B"/>
    <w:rsid w:val="00DD7655"/>
    <w:rsid w:val="00DD76BD"/>
    <w:rsid w:val="00DD785F"/>
    <w:rsid w:val="00DD78DE"/>
    <w:rsid w:val="00DD7E41"/>
    <w:rsid w:val="00DD7E4A"/>
    <w:rsid w:val="00DE0027"/>
    <w:rsid w:val="00DE05A4"/>
    <w:rsid w:val="00DE0602"/>
    <w:rsid w:val="00DE0C1F"/>
    <w:rsid w:val="00DE0E54"/>
    <w:rsid w:val="00DE12D1"/>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E88"/>
    <w:rsid w:val="00DE2FE3"/>
    <w:rsid w:val="00DE31C9"/>
    <w:rsid w:val="00DE3277"/>
    <w:rsid w:val="00DE330B"/>
    <w:rsid w:val="00DE3531"/>
    <w:rsid w:val="00DE38E0"/>
    <w:rsid w:val="00DE3952"/>
    <w:rsid w:val="00DE3B82"/>
    <w:rsid w:val="00DE3D23"/>
    <w:rsid w:val="00DE3E00"/>
    <w:rsid w:val="00DE3E78"/>
    <w:rsid w:val="00DE3EB3"/>
    <w:rsid w:val="00DE49F8"/>
    <w:rsid w:val="00DE4AFD"/>
    <w:rsid w:val="00DE4D19"/>
    <w:rsid w:val="00DE4E1E"/>
    <w:rsid w:val="00DE4ECC"/>
    <w:rsid w:val="00DE4F40"/>
    <w:rsid w:val="00DE52EE"/>
    <w:rsid w:val="00DE5323"/>
    <w:rsid w:val="00DE5465"/>
    <w:rsid w:val="00DE5771"/>
    <w:rsid w:val="00DE5AC8"/>
    <w:rsid w:val="00DE5ADB"/>
    <w:rsid w:val="00DE5FCF"/>
    <w:rsid w:val="00DE6006"/>
    <w:rsid w:val="00DE600A"/>
    <w:rsid w:val="00DE65A4"/>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6E6"/>
    <w:rsid w:val="00DE78A5"/>
    <w:rsid w:val="00DE7C2F"/>
    <w:rsid w:val="00DF0134"/>
    <w:rsid w:val="00DF0177"/>
    <w:rsid w:val="00DF02D1"/>
    <w:rsid w:val="00DF04D7"/>
    <w:rsid w:val="00DF06B4"/>
    <w:rsid w:val="00DF074B"/>
    <w:rsid w:val="00DF0750"/>
    <w:rsid w:val="00DF07BE"/>
    <w:rsid w:val="00DF081E"/>
    <w:rsid w:val="00DF086A"/>
    <w:rsid w:val="00DF09DA"/>
    <w:rsid w:val="00DF0A27"/>
    <w:rsid w:val="00DF0A47"/>
    <w:rsid w:val="00DF0F28"/>
    <w:rsid w:val="00DF1278"/>
    <w:rsid w:val="00DF12C2"/>
    <w:rsid w:val="00DF13A4"/>
    <w:rsid w:val="00DF13EF"/>
    <w:rsid w:val="00DF14CB"/>
    <w:rsid w:val="00DF150E"/>
    <w:rsid w:val="00DF15EB"/>
    <w:rsid w:val="00DF1964"/>
    <w:rsid w:val="00DF1DA5"/>
    <w:rsid w:val="00DF2761"/>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8A5"/>
    <w:rsid w:val="00DF4917"/>
    <w:rsid w:val="00DF4B2E"/>
    <w:rsid w:val="00DF4D7A"/>
    <w:rsid w:val="00DF4D81"/>
    <w:rsid w:val="00DF4DD8"/>
    <w:rsid w:val="00DF4FA4"/>
    <w:rsid w:val="00DF516E"/>
    <w:rsid w:val="00DF52C1"/>
    <w:rsid w:val="00DF5416"/>
    <w:rsid w:val="00DF5425"/>
    <w:rsid w:val="00DF552C"/>
    <w:rsid w:val="00DF5565"/>
    <w:rsid w:val="00DF55E1"/>
    <w:rsid w:val="00DF56AB"/>
    <w:rsid w:val="00DF56CD"/>
    <w:rsid w:val="00DF5A3D"/>
    <w:rsid w:val="00DF5A7C"/>
    <w:rsid w:val="00DF5B18"/>
    <w:rsid w:val="00DF5B94"/>
    <w:rsid w:val="00DF5C5C"/>
    <w:rsid w:val="00DF5CBF"/>
    <w:rsid w:val="00DF5E96"/>
    <w:rsid w:val="00DF5EF8"/>
    <w:rsid w:val="00DF6106"/>
    <w:rsid w:val="00DF678E"/>
    <w:rsid w:val="00DF6978"/>
    <w:rsid w:val="00DF6AE5"/>
    <w:rsid w:val="00DF6B4C"/>
    <w:rsid w:val="00DF6B61"/>
    <w:rsid w:val="00DF6C7C"/>
    <w:rsid w:val="00DF6CA2"/>
    <w:rsid w:val="00DF6D4F"/>
    <w:rsid w:val="00DF6EE1"/>
    <w:rsid w:val="00DF7156"/>
    <w:rsid w:val="00DF720B"/>
    <w:rsid w:val="00DF72D8"/>
    <w:rsid w:val="00DF736A"/>
    <w:rsid w:val="00DF74CC"/>
    <w:rsid w:val="00DF760F"/>
    <w:rsid w:val="00DF76E9"/>
    <w:rsid w:val="00DF7897"/>
    <w:rsid w:val="00DF7A6E"/>
    <w:rsid w:val="00DF7CC5"/>
    <w:rsid w:val="00DF7EE5"/>
    <w:rsid w:val="00DF7F94"/>
    <w:rsid w:val="00E00014"/>
    <w:rsid w:val="00E0010A"/>
    <w:rsid w:val="00E00263"/>
    <w:rsid w:val="00E0032E"/>
    <w:rsid w:val="00E00700"/>
    <w:rsid w:val="00E0071D"/>
    <w:rsid w:val="00E008A2"/>
    <w:rsid w:val="00E00AC1"/>
    <w:rsid w:val="00E00BDA"/>
    <w:rsid w:val="00E00C23"/>
    <w:rsid w:val="00E00C60"/>
    <w:rsid w:val="00E00E37"/>
    <w:rsid w:val="00E00EA5"/>
    <w:rsid w:val="00E01370"/>
    <w:rsid w:val="00E016CD"/>
    <w:rsid w:val="00E016DC"/>
    <w:rsid w:val="00E01711"/>
    <w:rsid w:val="00E019EE"/>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3114"/>
    <w:rsid w:val="00E03269"/>
    <w:rsid w:val="00E032A9"/>
    <w:rsid w:val="00E033C1"/>
    <w:rsid w:val="00E03451"/>
    <w:rsid w:val="00E03592"/>
    <w:rsid w:val="00E035E3"/>
    <w:rsid w:val="00E039E0"/>
    <w:rsid w:val="00E03A5C"/>
    <w:rsid w:val="00E03C61"/>
    <w:rsid w:val="00E03D37"/>
    <w:rsid w:val="00E03DA5"/>
    <w:rsid w:val="00E03DE0"/>
    <w:rsid w:val="00E040CA"/>
    <w:rsid w:val="00E04338"/>
    <w:rsid w:val="00E043D6"/>
    <w:rsid w:val="00E04512"/>
    <w:rsid w:val="00E04577"/>
    <w:rsid w:val="00E0457A"/>
    <w:rsid w:val="00E04A3B"/>
    <w:rsid w:val="00E04C7D"/>
    <w:rsid w:val="00E04E81"/>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AD0"/>
    <w:rsid w:val="00E06C37"/>
    <w:rsid w:val="00E071F1"/>
    <w:rsid w:val="00E07226"/>
    <w:rsid w:val="00E074C3"/>
    <w:rsid w:val="00E07590"/>
    <w:rsid w:val="00E07BBF"/>
    <w:rsid w:val="00E10090"/>
    <w:rsid w:val="00E101E0"/>
    <w:rsid w:val="00E10208"/>
    <w:rsid w:val="00E103AC"/>
    <w:rsid w:val="00E103FB"/>
    <w:rsid w:val="00E10417"/>
    <w:rsid w:val="00E10450"/>
    <w:rsid w:val="00E1047A"/>
    <w:rsid w:val="00E10761"/>
    <w:rsid w:val="00E10EED"/>
    <w:rsid w:val="00E110A1"/>
    <w:rsid w:val="00E114C2"/>
    <w:rsid w:val="00E11743"/>
    <w:rsid w:val="00E1176B"/>
    <w:rsid w:val="00E119EA"/>
    <w:rsid w:val="00E11BD3"/>
    <w:rsid w:val="00E11D7F"/>
    <w:rsid w:val="00E123AE"/>
    <w:rsid w:val="00E12C32"/>
    <w:rsid w:val="00E135EA"/>
    <w:rsid w:val="00E1383F"/>
    <w:rsid w:val="00E13846"/>
    <w:rsid w:val="00E1391D"/>
    <w:rsid w:val="00E13A41"/>
    <w:rsid w:val="00E13B38"/>
    <w:rsid w:val="00E13CE6"/>
    <w:rsid w:val="00E13E06"/>
    <w:rsid w:val="00E14084"/>
    <w:rsid w:val="00E141C3"/>
    <w:rsid w:val="00E14382"/>
    <w:rsid w:val="00E145C6"/>
    <w:rsid w:val="00E14C09"/>
    <w:rsid w:val="00E14C48"/>
    <w:rsid w:val="00E14F1C"/>
    <w:rsid w:val="00E151A0"/>
    <w:rsid w:val="00E15982"/>
    <w:rsid w:val="00E15A1A"/>
    <w:rsid w:val="00E15DE7"/>
    <w:rsid w:val="00E16069"/>
    <w:rsid w:val="00E1608C"/>
    <w:rsid w:val="00E16195"/>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17DA3"/>
    <w:rsid w:val="00E17F9A"/>
    <w:rsid w:val="00E20156"/>
    <w:rsid w:val="00E20414"/>
    <w:rsid w:val="00E20658"/>
    <w:rsid w:val="00E20807"/>
    <w:rsid w:val="00E20900"/>
    <w:rsid w:val="00E20A0F"/>
    <w:rsid w:val="00E20A99"/>
    <w:rsid w:val="00E20B3E"/>
    <w:rsid w:val="00E20BAD"/>
    <w:rsid w:val="00E20BB7"/>
    <w:rsid w:val="00E20BC6"/>
    <w:rsid w:val="00E20C42"/>
    <w:rsid w:val="00E20F68"/>
    <w:rsid w:val="00E21139"/>
    <w:rsid w:val="00E21260"/>
    <w:rsid w:val="00E212E9"/>
    <w:rsid w:val="00E21546"/>
    <w:rsid w:val="00E21783"/>
    <w:rsid w:val="00E2184D"/>
    <w:rsid w:val="00E218B5"/>
    <w:rsid w:val="00E21984"/>
    <w:rsid w:val="00E21ABF"/>
    <w:rsid w:val="00E21AF6"/>
    <w:rsid w:val="00E21B28"/>
    <w:rsid w:val="00E21C02"/>
    <w:rsid w:val="00E21EA0"/>
    <w:rsid w:val="00E21F34"/>
    <w:rsid w:val="00E21F74"/>
    <w:rsid w:val="00E21FBA"/>
    <w:rsid w:val="00E21FD5"/>
    <w:rsid w:val="00E2212A"/>
    <w:rsid w:val="00E22624"/>
    <w:rsid w:val="00E2285F"/>
    <w:rsid w:val="00E22B24"/>
    <w:rsid w:val="00E22D66"/>
    <w:rsid w:val="00E22E5E"/>
    <w:rsid w:val="00E22F66"/>
    <w:rsid w:val="00E2311C"/>
    <w:rsid w:val="00E2350B"/>
    <w:rsid w:val="00E23B79"/>
    <w:rsid w:val="00E23D2F"/>
    <w:rsid w:val="00E23E5D"/>
    <w:rsid w:val="00E23EF5"/>
    <w:rsid w:val="00E23F73"/>
    <w:rsid w:val="00E240AF"/>
    <w:rsid w:val="00E246AC"/>
    <w:rsid w:val="00E24904"/>
    <w:rsid w:val="00E24A8B"/>
    <w:rsid w:val="00E24D8D"/>
    <w:rsid w:val="00E24EEE"/>
    <w:rsid w:val="00E2511F"/>
    <w:rsid w:val="00E2529C"/>
    <w:rsid w:val="00E25327"/>
    <w:rsid w:val="00E2538B"/>
    <w:rsid w:val="00E255B2"/>
    <w:rsid w:val="00E25A32"/>
    <w:rsid w:val="00E25E88"/>
    <w:rsid w:val="00E2603D"/>
    <w:rsid w:val="00E26150"/>
    <w:rsid w:val="00E26273"/>
    <w:rsid w:val="00E26504"/>
    <w:rsid w:val="00E2665E"/>
    <w:rsid w:val="00E26893"/>
    <w:rsid w:val="00E26A0A"/>
    <w:rsid w:val="00E26CD9"/>
    <w:rsid w:val="00E26E5C"/>
    <w:rsid w:val="00E26F71"/>
    <w:rsid w:val="00E27604"/>
    <w:rsid w:val="00E277A0"/>
    <w:rsid w:val="00E27889"/>
    <w:rsid w:val="00E27B93"/>
    <w:rsid w:val="00E27CED"/>
    <w:rsid w:val="00E3015C"/>
    <w:rsid w:val="00E305A1"/>
    <w:rsid w:val="00E30714"/>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2F6B"/>
    <w:rsid w:val="00E3303A"/>
    <w:rsid w:val="00E338E7"/>
    <w:rsid w:val="00E33C95"/>
    <w:rsid w:val="00E33E57"/>
    <w:rsid w:val="00E33E96"/>
    <w:rsid w:val="00E33F87"/>
    <w:rsid w:val="00E34189"/>
    <w:rsid w:val="00E34290"/>
    <w:rsid w:val="00E344A0"/>
    <w:rsid w:val="00E344CD"/>
    <w:rsid w:val="00E344F0"/>
    <w:rsid w:val="00E34E58"/>
    <w:rsid w:val="00E35297"/>
    <w:rsid w:val="00E353A0"/>
    <w:rsid w:val="00E354E5"/>
    <w:rsid w:val="00E357C0"/>
    <w:rsid w:val="00E3595B"/>
    <w:rsid w:val="00E35963"/>
    <w:rsid w:val="00E35A11"/>
    <w:rsid w:val="00E35A1F"/>
    <w:rsid w:val="00E35B70"/>
    <w:rsid w:val="00E36070"/>
    <w:rsid w:val="00E3610D"/>
    <w:rsid w:val="00E36293"/>
    <w:rsid w:val="00E362F6"/>
    <w:rsid w:val="00E36352"/>
    <w:rsid w:val="00E36668"/>
    <w:rsid w:val="00E366AC"/>
    <w:rsid w:val="00E36785"/>
    <w:rsid w:val="00E368FA"/>
    <w:rsid w:val="00E36B69"/>
    <w:rsid w:val="00E36EFB"/>
    <w:rsid w:val="00E37100"/>
    <w:rsid w:val="00E374D5"/>
    <w:rsid w:val="00E37771"/>
    <w:rsid w:val="00E37983"/>
    <w:rsid w:val="00E379CD"/>
    <w:rsid w:val="00E37A7F"/>
    <w:rsid w:val="00E37AD1"/>
    <w:rsid w:val="00E37AD9"/>
    <w:rsid w:val="00E37B94"/>
    <w:rsid w:val="00E37E33"/>
    <w:rsid w:val="00E402E1"/>
    <w:rsid w:val="00E402FB"/>
    <w:rsid w:val="00E40535"/>
    <w:rsid w:val="00E40548"/>
    <w:rsid w:val="00E40566"/>
    <w:rsid w:val="00E4073A"/>
    <w:rsid w:val="00E40894"/>
    <w:rsid w:val="00E408E4"/>
    <w:rsid w:val="00E409D8"/>
    <w:rsid w:val="00E40BE3"/>
    <w:rsid w:val="00E40D36"/>
    <w:rsid w:val="00E40E6B"/>
    <w:rsid w:val="00E40FD7"/>
    <w:rsid w:val="00E4121F"/>
    <w:rsid w:val="00E412B7"/>
    <w:rsid w:val="00E41371"/>
    <w:rsid w:val="00E413D0"/>
    <w:rsid w:val="00E41AB6"/>
    <w:rsid w:val="00E41B63"/>
    <w:rsid w:val="00E41B7C"/>
    <w:rsid w:val="00E41DF8"/>
    <w:rsid w:val="00E41EA4"/>
    <w:rsid w:val="00E421FA"/>
    <w:rsid w:val="00E42317"/>
    <w:rsid w:val="00E4247F"/>
    <w:rsid w:val="00E42643"/>
    <w:rsid w:val="00E426C1"/>
    <w:rsid w:val="00E426C7"/>
    <w:rsid w:val="00E42A7F"/>
    <w:rsid w:val="00E43330"/>
    <w:rsid w:val="00E434C1"/>
    <w:rsid w:val="00E43768"/>
    <w:rsid w:val="00E43779"/>
    <w:rsid w:val="00E43C1E"/>
    <w:rsid w:val="00E43DB7"/>
    <w:rsid w:val="00E43E37"/>
    <w:rsid w:val="00E44253"/>
    <w:rsid w:val="00E445F9"/>
    <w:rsid w:val="00E44B05"/>
    <w:rsid w:val="00E44E1A"/>
    <w:rsid w:val="00E4507A"/>
    <w:rsid w:val="00E450E9"/>
    <w:rsid w:val="00E451CB"/>
    <w:rsid w:val="00E4535B"/>
    <w:rsid w:val="00E454F5"/>
    <w:rsid w:val="00E45581"/>
    <w:rsid w:val="00E4569D"/>
    <w:rsid w:val="00E4571C"/>
    <w:rsid w:val="00E45779"/>
    <w:rsid w:val="00E45A80"/>
    <w:rsid w:val="00E45B12"/>
    <w:rsid w:val="00E45B1C"/>
    <w:rsid w:val="00E45C4F"/>
    <w:rsid w:val="00E45C75"/>
    <w:rsid w:val="00E45CD2"/>
    <w:rsid w:val="00E45E03"/>
    <w:rsid w:val="00E45E85"/>
    <w:rsid w:val="00E45F99"/>
    <w:rsid w:val="00E46073"/>
    <w:rsid w:val="00E462D3"/>
    <w:rsid w:val="00E4640F"/>
    <w:rsid w:val="00E464B3"/>
    <w:rsid w:val="00E46616"/>
    <w:rsid w:val="00E46711"/>
    <w:rsid w:val="00E4678B"/>
    <w:rsid w:val="00E46F6A"/>
    <w:rsid w:val="00E4711F"/>
    <w:rsid w:val="00E4720E"/>
    <w:rsid w:val="00E47410"/>
    <w:rsid w:val="00E4742E"/>
    <w:rsid w:val="00E47563"/>
    <w:rsid w:val="00E47596"/>
    <w:rsid w:val="00E478F0"/>
    <w:rsid w:val="00E47964"/>
    <w:rsid w:val="00E502DA"/>
    <w:rsid w:val="00E503CA"/>
    <w:rsid w:val="00E5044B"/>
    <w:rsid w:val="00E507C8"/>
    <w:rsid w:val="00E509A5"/>
    <w:rsid w:val="00E50A3E"/>
    <w:rsid w:val="00E512AB"/>
    <w:rsid w:val="00E51415"/>
    <w:rsid w:val="00E51752"/>
    <w:rsid w:val="00E517A5"/>
    <w:rsid w:val="00E51BB1"/>
    <w:rsid w:val="00E51C3E"/>
    <w:rsid w:val="00E51E78"/>
    <w:rsid w:val="00E52291"/>
    <w:rsid w:val="00E52532"/>
    <w:rsid w:val="00E5258F"/>
    <w:rsid w:val="00E5269C"/>
    <w:rsid w:val="00E52836"/>
    <w:rsid w:val="00E528FE"/>
    <w:rsid w:val="00E52A2E"/>
    <w:rsid w:val="00E52A73"/>
    <w:rsid w:val="00E52C06"/>
    <w:rsid w:val="00E52C37"/>
    <w:rsid w:val="00E52ED2"/>
    <w:rsid w:val="00E531A4"/>
    <w:rsid w:val="00E5347A"/>
    <w:rsid w:val="00E536B3"/>
    <w:rsid w:val="00E536CF"/>
    <w:rsid w:val="00E5395E"/>
    <w:rsid w:val="00E53D5A"/>
    <w:rsid w:val="00E53E4A"/>
    <w:rsid w:val="00E54196"/>
    <w:rsid w:val="00E542BE"/>
    <w:rsid w:val="00E54793"/>
    <w:rsid w:val="00E54AF8"/>
    <w:rsid w:val="00E54DBB"/>
    <w:rsid w:val="00E54E24"/>
    <w:rsid w:val="00E55174"/>
    <w:rsid w:val="00E551AD"/>
    <w:rsid w:val="00E55233"/>
    <w:rsid w:val="00E55392"/>
    <w:rsid w:val="00E55486"/>
    <w:rsid w:val="00E55612"/>
    <w:rsid w:val="00E55702"/>
    <w:rsid w:val="00E557D0"/>
    <w:rsid w:val="00E55984"/>
    <w:rsid w:val="00E55E5B"/>
    <w:rsid w:val="00E560CC"/>
    <w:rsid w:val="00E560DB"/>
    <w:rsid w:val="00E56456"/>
    <w:rsid w:val="00E5647B"/>
    <w:rsid w:val="00E56673"/>
    <w:rsid w:val="00E566E2"/>
    <w:rsid w:val="00E567C0"/>
    <w:rsid w:val="00E56839"/>
    <w:rsid w:val="00E5686F"/>
    <w:rsid w:val="00E569BD"/>
    <w:rsid w:val="00E56DFF"/>
    <w:rsid w:val="00E57546"/>
    <w:rsid w:val="00E5765F"/>
    <w:rsid w:val="00E576B4"/>
    <w:rsid w:val="00E57D49"/>
    <w:rsid w:val="00E57DF3"/>
    <w:rsid w:val="00E57FAB"/>
    <w:rsid w:val="00E60083"/>
    <w:rsid w:val="00E6031C"/>
    <w:rsid w:val="00E6034F"/>
    <w:rsid w:val="00E60384"/>
    <w:rsid w:val="00E60451"/>
    <w:rsid w:val="00E6055A"/>
    <w:rsid w:val="00E605A7"/>
    <w:rsid w:val="00E606D0"/>
    <w:rsid w:val="00E609A9"/>
    <w:rsid w:val="00E60C65"/>
    <w:rsid w:val="00E60F9D"/>
    <w:rsid w:val="00E6135C"/>
    <w:rsid w:val="00E6146D"/>
    <w:rsid w:val="00E616DD"/>
    <w:rsid w:val="00E61847"/>
    <w:rsid w:val="00E61864"/>
    <w:rsid w:val="00E61969"/>
    <w:rsid w:val="00E619CE"/>
    <w:rsid w:val="00E61AD7"/>
    <w:rsid w:val="00E61CE8"/>
    <w:rsid w:val="00E61D61"/>
    <w:rsid w:val="00E61DD0"/>
    <w:rsid w:val="00E61DE0"/>
    <w:rsid w:val="00E61F60"/>
    <w:rsid w:val="00E62019"/>
    <w:rsid w:val="00E620CB"/>
    <w:rsid w:val="00E622B8"/>
    <w:rsid w:val="00E622F9"/>
    <w:rsid w:val="00E62330"/>
    <w:rsid w:val="00E62591"/>
    <w:rsid w:val="00E62608"/>
    <w:rsid w:val="00E626F4"/>
    <w:rsid w:val="00E62838"/>
    <w:rsid w:val="00E62B9A"/>
    <w:rsid w:val="00E62DE7"/>
    <w:rsid w:val="00E634BD"/>
    <w:rsid w:val="00E638B0"/>
    <w:rsid w:val="00E63905"/>
    <w:rsid w:val="00E63965"/>
    <w:rsid w:val="00E63B28"/>
    <w:rsid w:val="00E63D01"/>
    <w:rsid w:val="00E63DC7"/>
    <w:rsid w:val="00E63DD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B29"/>
    <w:rsid w:val="00E65CEB"/>
    <w:rsid w:val="00E65DF0"/>
    <w:rsid w:val="00E661C5"/>
    <w:rsid w:val="00E66275"/>
    <w:rsid w:val="00E6641C"/>
    <w:rsid w:val="00E6684F"/>
    <w:rsid w:val="00E668C7"/>
    <w:rsid w:val="00E669D6"/>
    <w:rsid w:val="00E66B26"/>
    <w:rsid w:val="00E66B29"/>
    <w:rsid w:val="00E66BFA"/>
    <w:rsid w:val="00E66E66"/>
    <w:rsid w:val="00E66F50"/>
    <w:rsid w:val="00E670B2"/>
    <w:rsid w:val="00E6712C"/>
    <w:rsid w:val="00E6722A"/>
    <w:rsid w:val="00E672FA"/>
    <w:rsid w:val="00E67359"/>
    <w:rsid w:val="00E6745A"/>
    <w:rsid w:val="00E67483"/>
    <w:rsid w:val="00E67CBF"/>
    <w:rsid w:val="00E67D88"/>
    <w:rsid w:val="00E67EBE"/>
    <w:rsid w:val="00E7018D"/>
    <w:rsid w:val="00E703B6"/>
    <w:rsid w:val="00E7047F"/>
    <w:rsid w:val="00E70963"/>
    <w:rsid w:val="00E70F9E"/>
    <w:rsid w:val="00E70FC9"/>
    <w:rsid w:val="00E70FE5"/>
    <w:rsid w:val="00E7133F"/>
    <w:rsid w:val="00E71590"/>
    <w:rsid w:val="00E715D6"/>
    <w:rsid w:val="00E71664"/>
    <w:rsid w:val="00E717E0"/>
    <w:rsid w:val="00E7188A"/>
    <w:rsid w:val="00E71980"/>
    <w:rsid w:val="00E71A6B"/>
    <w:rsid w:val="00E71A81"/>
    <w:rsid w:val="00E71B1E"/>
    <w:rsid w:val="00E71CEC"/>
    <w:rsid w:val="00E71D88"/>
    <w:rsid w:val="00E71DDE"/>
    <w:rsid w:val="00E723CA"/>
    <w:rsid w:val="00E723D6"/>
    <w:rsid w:val="00E72611"/>
    <w:rsid w:val="00E726E2"/>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555"/>
    <w:rsid w:val="00E74623"/>
    <w:rsid w:val="00E74650"/>
    <w:rsid w:val="00E74C99"/>
    <w:rsid w:val="00E74D55"/>
    <w:rsid w:val="00E74E3E"/>
    <w:rsid w:val="00E74E99"/>
    <w:rsid w:val="00E74EA4"/>
    <w:rsid w:val="00E74F55"/>
    <w:rsid w:val="00E7514D"/>
    <w:rsid w:val="00E7515A"/>
    <w:rsid w:val="00E75248"/>
    <w:rsid w:val="00E75276"/>
    <w:rsid w:val="00E752FE"/>
    <w:rsid w:val="00E755BC"/>
    <w:rsid w:val="00E75C17"/>
    <w:rsid w:val="00E75C7C"/>
    <w:rsid w:val="00E75CC7"/>
    <w:rsid w:val="00E76211"/>
    <w:rsid w:val="00E76320"/>
    <w:rsid w:val="00E7635A"/>
    <w:rsid w:val="00E764E4"/>
    <w:rsid w:val="00E76749"/>
    <w:rsid w:val="00E768D6"/>
    <w:rsid w:val="00E76C50"/>
    <w:rsid w:val="00E76F1A"/>
    <w:rsid w:val="00E770FA"/>
    <w:rsid w:val="00E7710C"/>
    <w:rsid w:val="00E77120"/>
    <w:rsid w:val="00E772BF"/>
    <w:rsid w:val="00E775BE"/>
    <w:rsid w:val="00E775E6"/>
    <w:rsid w:val="00E7769A"/>
    <w:rsid w:val="00E77989"/>
    <w:rsid w:val="00E77A69"/>
    <w:rsid w:val="00E77DC5"/>
    <w:rsid w:val="00E77FC9"/>
    <w:rsid w:val="00E8000B"/>
    <w:rsid w:val="00E80114"/>
    <w:rsid w:val="00E80225"/>
    <w:rsid w:val="00E8027C"/>
    <w:rsid w:val="00E8049A"/>
    <w:rsid w:val="00E80509"/>
    <w:rsid w:val="00E807EF"/>
    <w:rsid w:val="00E80AD3"/>
    <w:rsid w:val="00E80F39"/>
    <w:rsid w:val="00E8108B"/>
    <w:rsid w:val="00E810CD"/>
    <w:rsid w:val="00E811F6"/>
    <w:rsid w:val="00E813A1"/>
    <w:rsid w:val="00E81465"/>
    <w:rsid w:val="00E81A5E"/>
    <w:rsid w:val="00E81A8E"/>
    <w:rsid w:val="00E81E5C"/>
    <w:rsid w:val="00E81EA0"/>
    <w:rsid w:val="00E82561"/>
    <w:rsid w:val="00E827C2"/>
    <w:rsid w:val="00E82909"/>
    <w:rsid w:val="00E82E33"/>
    <w:rsid w:val="00E82E93"/>
    <w:rsid w:val="00E83344"/>
    <w:rsid w:val="00E836A4"/>
    <w:rsid w:val="00E836F6"/>
    <w:rsid w:val="00E83740"/>
    <w:rsid w:val="00E83CA1"/>
    <w:rsid w:val="00E841DD"/>
    <w:rsid w:val="00E84587"/>
    <w:rsid w:val="00E845A9"/>
    <w:rsid w:val="00E84698"/>
    <w:rsid w:val="00E84706"/>
    <w:rsid w:val="00E8485C"/>
    <w:rsid w:val="00E84F87"/>
    <w:rsid w:val="00E85128"/>
    <w:rsid w:val="00E85141"/>
    <w:rsid w:val="00E8529D"/>
    <w:rsid w:val="00E85395"/>
    <w:rsid w:val="00E854B4"/>
    <w:rsid w:val="00E85566"/>
    <w:rsid w:val="00E85AED"/>
    <w:rsid w:val="00E85B56"/>
    <w:rsid w:val="00E85E5E"/>
    <w:rsid w:val="00E85F66"/>
    <w:rsid w:val="00E860FA"/>
    <w:rsid w:val="00E8635D"/>
    <w:rsid w:val="00E86677"/>
    <w:rsid w:val="00E866D1"/>
    <w:rsid w:val="00E86760"/>
    <w:rsid w:val="00E86A8F"/>
    <w:rsid w:val="00E86BDD"/>
    <w:rsid w:val="00E86C7C"/>
    <w:rsid w:val="00E86E5F"/>
    <w:rsid w:val="00E87466"/>
    <w:rsid w:val="00E87552"/>
    <w:rsid w:val="00E87659"/>
    <w:rsid w:val="00E8776A"/>
    <w:rsid w:val="00E877B7"/>
    <w:rsid w:val="00E87822"/>
    <w:rsid w:val="00E878A7"/>
    <w:rsid w:val="00E8794C"/>
    <w:rsid w:val="00E87A82"/>
    <w:rsid w:val="00E87D06"/>
    <w:rsid w:val="00E9009D"/>
    <w:rsid w:val="00E9018F"/>
    <w:rsid w:val="00E9027B"/>
    <w:rsid w:val="00E902D3"/>
    <w:rsid w:val="00E902F8"/>
    <w:rsid w:val="00E9046F"/>
    <w:rsid w:val="00E904F5"/>
    <w:rsid w:val="00E906BC"/>
    <w:rsid w:val="00E90A6A"/>
    <w:rsid w:val="00E90B9A"/>
    <w:rsid w:val="00E90BDD"/>
    <w:rsid w:val="00E90BDE"/>
    <w:rsid w:val="00E90E11"/>
    <w:rsid w:val="00E91124"/>
    <w:rsid w:val="00E91152"/>
    <w:rsid w:val="00E91297"/>
    <w:rsid w:val="00E91644"/>
    <w:rsid w:val="00E91C7C"/>
    <w:rsid w:val="00E9210B"/>
    <w:rsid w:val="00E9247F"/>
    <w:rsid w:val="00E92620"/>
    <w:rsid w:val="00E927F5"/>
    <w:rsid w:val="00E92882"/>
    <w:rsid w:val="00E9296E"/>
    <w:rsid w:val="00E929BC"/>
    <w:rsid w:val="00E92ACD"/>
    <w:rsid w:val="00E92E32"/>
    <w:rsid w:val="00E92E58"/>
    <w:rsid w:val="00E93247"/>
    <w:rsid w:val="00E9328B"/>
    <w:rsid w:val="00E9342B"/>
    <w:rsid w:val="00E936C7"/>
    <w:rsid w:val="00E93B0E"/>
    <w:rsid w:val="00E93CF8"/>
    <w:rsid w:val="00E93DCE"/>
    <w:rsid w:val="00E93EA8"/>
    <w:rsid w:val="00E941FF"/>
    <w:rsid w:val="00E942F1"/>
    <w:rsid w:val="00E94769"/>
    <w:rsid w:val="00E94979"/>
    <w:rsid w:val="00E94A1E"/>
    <w:rsid w:val="00E94A5F"/>
    <w:rsid w:val="00E94B34"/>
    <w:rsid w:val="00E94BA7"/>
    <w:rsid w:val="00E94BB6"/>
    <w:rsid w:val="00E94BEF"/>
    <w:rsid w:val="00E94D9C"/>
    <w:rsid w:val="00E94DF9"/>
    <w:rsid w:val="00E94F7A"/>
    <w:rsid w:val="00E9526E"/>
    <w:rsid w:val="00E957DE"/>
    <w:rsid w:val="00E95AC2"/>
    <w:rsid w:val="00E95AFB"/>
    <w:rsid w:val="00E95DA6"/>
    <w:rsid w:val="00E95F3D"/>
    <w:rsid w:val="00E95FB0"/>
    <w:rsid w:val="00E96017"/>
    <w:rsid w:val="00E96061"/>
    <w:rsid w:val="00E960DC"/>
    <w:rsid w:val="00E9662B"/>
    <w:rsid w:val="00E9681A"/>
    <w:rsid w:val="00E96A97"/>
    <w:rsid w:val="00E970CE"/>
    <w:rsid w:val="00E9719A"/>
    <w:rsid w:val="00E974C2"/>
    <w:rsid w:val="00E97562"/>
    <w:rsid w:val="00E977A1"/>
    <w:rsid w:val="00E97827"/>
    <w:rsid w:val="00E97862"/>
    <w:rsid w:val="00E978BB"/>
    <w:rsid w:val="00E97902"/>
    <w:rsid w:val="00E97A45"/>
    <w:rsid w:val="00E97B59"/>
    <w:rsid w:val="00E97E74"/>
    <w:rsid w:val="00EA0718"/>
    <w:rsid w:val="00EA086D"/>
    <w:rsid w:val="00EA0AC9"/>
    <w:rsid w:val="00EA0C56"/>
    <w:rsid w:val="00EA0E68"/>
    <w:rsid w:val="00EA0F7D"/>
    <w:rsid w:val="00EA10B3"/>
    <w:rsid w:val="00EA116D"/>
    <w:rsid w:val="00EA141D"/>
    <w:rsid w:val="00EA1600"/>
    <w:rsid w:val="00EA16BD"/>
    <w:rsid w:val="00EA1A84"/>
    <w:rsid w:val="00EA1AFC"/>
    <w:rsid w:val="00EA1EE2"/>
    <w:rsid w:val="00EA2053"/>
    <w:rsid w:val="00EA2269"/>
    <w:rsid w:val="00EA24ED"/>
    <w:rsid w:val="00EA25F2"/>
    <w:rsid w:val="00EA27DE"/>
    <w:rsid w:val="00EA2A03"/>
    <w:rsid w:val="00EA2B4F"/>
    <w:rsid w:val="00EA2C34"/>
    <w:rsid w:val="00EA2C43"/>
    <w:rsid w:val="00EA31BD"/>
    <w:rsid w:val="00EA32C0"/>
    <w:rsid w:val="00EA3584"/>
    <w:rsid w:val="00EA35B4"/>
    <w:rsid w:val="00EA36A1"/>
    <w:rsid w:val="00EA3874"/>
    <w:rsid w:val="00EA38C3"/>
    <w:rsid w:val="00EA38CE"/>
    <w:rsid w:val="00EA3917"/>
    <w:rsid w:val="00EA3B70"/>
    <w:rsid w:val="00EA3BAE"/>
    <w:rsid w:val="00EA3C0D"/>
    <w:rsid w:val="00EA3E02"/>
    <w:rsid w:val="00EA3E6E"/>
    <w:rsid w:val="00EA3F95"/>
    <w:rsid w:val="00EA4122"/>
    <w:rsid w:val="00EA4235"/>
    <w:rsid w:val="00EA424C"/>
    <w:rsid w:val="00EA429C"/>
    <w:rsid w:val="00EA429D"/>
    <w:rsid w:val="00EA436F"/>
    <w:rsid w:val="00EA4399"/>
    <w:rsid w:val="00EA45EF"/>
    <w:rsid w:val="00EA46BC"/>
    <w:rsid w:val="00EA479A"/>
    <w:rsid w:val="00EA490C"/>
    <w:rsid w:val="00EA4A78"/>
    <w:rsid w:val="00EA4ECA"/>
    <w:rsid w:val="00EA535D"/>
    <w:rsid w:val="00EA5756"/>
    <w:rsid w:val="00EA5877"/>
    <w:rsid w:val="00EA5A07"/>
    <w:rsid w:val="00EA5A16"/>
    <w:rsid w:val="00EA5AB9"/>
    <w:rsid w:val="00EA5CFC"/>
    <w:rsid w:val="00EA5D2A"/>
    <w:rsid w:val="00EA5F9E"/>
    <w:rsid w:val="00EA611B"/>
    <w:rsid w:val="00EA61EE"/>
    <w:rsid w:val="00EA62E1"/>
    <w:rsid w:val="00EA630D"/>
    <w:rsid w:val="00EA65E4"/>
    <w:rsid w:val="00EA664C"/>
    <w:rsid w:val="00EA68C2"/>
    <w:rsid w:val="00EA6AA4"/>
    <w:rsid w:val="00EA6B8A"/>
    <w:rsid w:val="00EA6E27"/>
    <w:rsid w:val="00EA707A"/>
    <w:rsid w:val="00EA7193"/>
    <w:rsid w:val="00EA72C9"/>
    <w:rsid w:val="00EA72D4"/>
    <w:rsid w:val="00EA744E"/>
    <w:rsid w:val="00EA7701"/>
    <w:rsid w:val="00EA782C"/>
    <w:rsid w:val="00EA7A12"/>
    <w:rsid w:val="00EA7C2E"/>
    <w:rsid w:val="00EB0051"/>
    <w:rsid w:val="00EB00D5"/>
    <w:rsid w:val="00EB06A2"/>
    <w:rsid w:val="00EB09C9"/>
    <w:rsid w:val="00EB0A27"/>
    <w:rsid w:val="00EB0AAA"/>
    <w:rsid w:val="00EB0AE4"/>
    <w:rsid w:val="00EB0CB5"/>
    <w:rsid w:val="00EB0E87"/>
    <w:rsid w:val="00EB0F82"/>
    <w:rsid w:val="00EB1395"/>
    <w:rsid w:val="00EB1739"/>
    <w:rsid w:val="00EB177D"/>
    <w:rsid w:val="00EB17B1"/>
    <w:rsid w:val="00EB1827"/>
    <w:rsid w:val="00EB1913"/>
    <w:rsid w:val="00EB1A0A"/>
    <w:rsid w:val="00EB1CEA"/>
    <w:rsid w:val="00EB2273"/>
    <w:rsid w:val="00EB2461"/>
    <w:rsid w:val="00EB26A8"/>
    <w:rsid w:val="00EB2988"/>
    <w:rsid w:val="00EB2A2C"/>
    <w:rsid w:val="00EB30B2"/>
    <w:rsid w:val="00EB3108"/>
    <w:rsid w:val="00EB326D"/>
    <w:rsid w:val="00EB33AA"/>
    <w:rsid w:val="00EB35B2"/>
    <w:rsid w:val="00EB3826"/>
    <w:rsid w:val="00EB3871"/>
    <w:rsid w:val="00EB3886"/>
    <w:rsid w:val="00EB3A7C"/>
    <w:rsid w:val="00EB3B4F"/>
    <w:rsid w:val="00EB3D14"/>
    <w:rsid w:val="00EB3EAA"/>
    <w:rsid w:val="00EB3FAD"/>
    <w:rsid w:val="00EB425E"/>
    <w:rsid w:val="00EB45C4"/>
    <w:rsid w:val="00EB485E"/>
    <w:rsid w:val="00EB49F2"/>
    <w:rsid w:val="00EB4AE8"/>
    <w:rsid w:val="00EB4C0A"/>
    <w:rsid w:val="00EB4C8C"/>
    <w:rsid w:val="00EB4D15"/>
    <w:rsid w:val="00EB50B6"/>
    <w:rsid w:val="00EB513C"/>
    <w:rsid w:val="00EB5148"/>
    <w:rsid w:val="00EB5475"/>
    <w:rsid w:val="00EB5693"/>
    <w:rsid w:val="00EB58CC"/>
    <w:rsid w:val="00EB5A2E"/>
    <w:rsid w:val="00EB5DC7"/>
    <w:rsid w:val="00EB5E0F"/>
    <w:rsid w:val="00EB5EEA"/>
    <w:rsid w:val="00EB6227"/>
    <w:rsid w:val="00EB62AD"/>
    <w:rsid w:val="00EB62F3"/>
    <w:rsid w:val="00EB635E"/>
    <w:rsid w:val="00EB63F8"/>
    <w:rsid w:val="00EB6461"/>
    <w:rsid w:val="00EB670C"/>
    <w:rsid w:val="00EB68AE"/>
    <w:rsid w:val="00EB6DE5"/>
    <w:rsid w:val="00EB7199"/>
    <w:rsid w:val="00EB7206"/>
    <w:rsid w:val="00EB7219"/>
    <w:rsid w:val="00EB7399"/>
    <w:rsid w:val="00EB769D"/>
    <w:rsid w:val="00EB789D"/>
    <w:rsid w:val="00EB7942"/>
    <w:rsid w:val="00EB7A8F"/>
    <w:rsid w:val="00EB7AFB"/>
    <w:rsid w:val="00EB7B58"/>
    <w:rsid w:val="00EB7BB9"/>
    <w:rsid w:val="00EB7C13"/>
    <w:rsid w:val="00EB7D60"/>
    <w:rsid w:val="00EC01D5"/>
    <w:rsid w:val="00EC02A2"/>
    <w:rsid w:val="00EC02F9"/>
    <w:rsid w:val="00EC08AD"/>
    <w:rsid w:val="00EC0954"/>
    <w:rsid w:val="00EC0996"/>
    <w:rsid w:val="00EC09ED"/>
    <w:rsid w:val="00EC0E7A"/>
    <w:rsid w:val="00EC0F96"/>
    <w:rsid w:val="00EC1497"/>
    <w:rsid w:val="00EC1540"/>
    <w:rsid w:val="00EC1550"/>
    <w:rsid w:val="00EC1780"/>
    <w:rsid w:val="00EC17A5"/>
    <w:rsid w:val="00EC19C5"/>
    <w:rsid w:val="00EC19CE"/>
    <w:rsid w:val="00EC1B22"/>
    <w:rsid w:val="00EC1C49"/>
    <w:rsid w:val="00EC23BD"/>
    <w:rsid w:val="00EC2CEF"/>
    <w:rsid w:val="00EC2D8F"/>
    <w:rsid w:val="00EC2DAC"/>
    <w:rsid w:val="00EC3069"/>
    <w:rsid w:val="00EC30F3"/>
    <w:rsid w:val="00EC313C"/>
    <w:rsid w:val="00EC3346"/>
    <w:rsid w:val="00EC3354"/>
    <w:rsid w:val="00EC3B60"/>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311"/>
    <w:rsid w:val="00EC6510"/>
    <w:rsid w:val="00EC6749"/>
    <w:rsid w:val="00EC68AD"/>
    <w:rsid w:val="00EC68D3"/>
    <w:rsid w:val="00EC6B25"/>
    <w:rsid w:val="00EC6B52"/>
    <w:rsid w:val="00EC70EE"/>
    <w:rsid w:val="00EC727F"/>
    <w:rsid w:val="00EC7362"/>
    <w:rsid w:val="00EC73BB"/>
    <w:rsid w:val="00EC75EC"/>
    <w:rsid w:val="00EC7A3D"/>
    <w:rsid w:val="00EC7AE9"/>
    <w:rsid w:val="00ED00B2"/>
    <w:rsid w:val="00ED0586"/>
    <w:rsid w:val="00ED05ED"/>
    <w:rsid w:val="00ED09A0"/>
    <w:rsid w:val="00ED09FC"/>
    <w:rsid w:val="00ED0A75"/>
    <w:rsid w:val="00ED11E7"/>
    <w:rsid w:val="00ED1262"/>
    <w:rsid w:val="00ED1499"/>
    <w:rsid w:val="00ED150C"/>
    <w:rsid w:val="00ED1771"/>
    <w:rsid w:val="00ED1923"/>
    <w:rsid w:val="00ED194A"/>
    <w:rsid w:val="00ED1AD4"/>
    <w:rsid w:val="00ED1B7A"/>
    <w:rsid w:val="00ED1F96"/>
    <w:rsid w:val="00ED223A"/>
    <w:rsid w:val="00ED2337"/>
    <w:rsid w:val="00ED233D"/>
    <w:rsid w:val="00ED2442"/>
    <w:rsid w:val="00ED2707"/>
    <w:rsid w:val="00ED281C"/>
    <w:rsid w:val="00ED2839"/>
    <w:rsid w:val="00ED2843"/>
    <w:rsid w:val="00ED2D11"/>
    <w:rsid w:val="00ED2ECD"/>
    <w:rsid w:val="00ED304E"/>
    <w:rsid w:val="00ED32B7"/>
    <w:rsid w:val="00ED33B6"/>
    <w:rsid w:val="00ED34F8"/>
    <w:rsid w:val="00ED385A"/>
    <w:rsid w:val="00ED3B77"/>
    <w:rsid w:val="00ED3D73"/>
    <w:rsid w:val="00ED3D8B"/>
    <w:rsid w:val="00ED3E77"/>
    <w:rsid w:val="00ED402C"/>
    <w:rsid w:val="00ED4193"/>
    <w:rsid w:val="00ED43EC"/>
    <w:rsid w:val="00ED47D7"/>
    <w:rsid w:val="00ED47DA"/>
    <w:rsid w:val="00ED4AA4"/>
    <w:rsid w:val="00ED4B8A"/>
    <w:rsid w:val="00ED4D49"/>
    <w:rsid w:val="00ED4E2C"/>
    <w:rsid w:val="00ED500E"/>
    <w:rsid w:val="00ED50FA"/>
    <w:rsid w:val="00ED5206"/>
    <w:rsid w:val="00ED5270"/>
    <w:rsid w:val="00ED541D"/>
    <w:rsid w:val="00ED57BA"/>
    <w:rsid w:val="00ED57EE"/>
    <w:rsid w:val="00ED58C9"/>
    <w:rsid w:val="00ED5A25"/>
    <w:rsid w:val="00ED5DB2"/>
    <w:rsid w:val="00ED5ECA"/>
    <w:rsid w:val="00ED600E"/>
    <w:rsid w:val="00ED6335"/>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3DD"/>
    <w:rsid w:val="00EE065C"/>
    <w:rsid w:val="00EE08A3"/>
    <w:rsid w:val="00EE091B"/>
    <w:rsid w:val="00EE0B1A"/>
    <w:rsid w:val="00EE0E2A"/>
    <w:rsid w:val="00EE13B7"/>
    <w:rsid w:val="00EE1404"/>
    <w:rsid w:val="00EE14DD"/>
    <w:rsid w:val="00EE168F"/>
    <w:rsid w:val="00EE16A6"/>
    <w:rsid w:val="00EE18BC"/>
    <w:rsid w:val="00EE19A6"/>
    <w:rsid w:val="00EE1E66"/>
    <w:rsid w:val="00EE208F"/>
    <w:rsid w:val="00EE217F"/>
    <w:rsid w:val="00EE22BF"/>
    <w:rsid w:val="00EE246C"/>
    <w:rsid w:val="00EE25E3"/>
    <w:rsid w:val="00EE2756"/>
    <w:rsid w:val="00EE2AB2"/>
    <w:rsid w:val="00EE2AD4"/>
    <w:rsid w:val="00EE2B78"/>
    <w:rsid w:val="00EE2C16"/>
    <w:rsid w:val="00EE2D87"/>
    <w:rsid w:val="00EE2F91"/>
    <w:rsid w:val="00EE3178"/>
    <w:rsid w:val="00EE31F5"/>
    <w:rsid w:val="00EE3221"/>
    <w:rsid w:val="00EE3626"/>
    <w:rsid w:val="00EE3683"/>
    <w:rsid w:val="00EE382A"/>
    <w:rsid w:val="00EE4076"/>
    <w:rsid w:val="00EE4085"/>
    <w:rsid w:val="00EE40DD"/>
    <w:rsid w:val="00EE4113"/>
    <w:rsid w:val="00EE41A1"/>
    <w:rsid w:val="00EE42B9"/>
    <w:rsid w:val="00EE42D5"/>
    <w:rsid w:val="00EE4525"/>
    <w:rsid w:val="00EE45A4"/>
    <w:rsid w:val="00EE4693"/>
    <w:rsid w:val="00EE4850"/>
    <w:rsid w:val="00EE4B2B"/>
    <w:rsid w:val="00EE4C2B"/>
    <w:rsid w:val="00EE4C3F"/>
    <w:rsid w:val="00EE4D71"/>
    <w:rsid w:val="00EE50D0"/>
    <w:rsid w:val="00EE524A"/>
    <w:rsid w:val="00EE5312"/>
    <w:rsid w:val="00EE580D"/>
    <w:rsid w:val="00EE596F"/>
    <w:rsid w:val="00EE59EF"/>
    <w:rsid w:val="00EE5AA4"/>
    <w:rsid w:val="00EE5B78"/>
    <w:rsid w:val="00EE5BA8"/>
    <w:rsid w:val="00EE5C9F"/>
    <w:rsid w:val="00EE5D9F"/>
    <w:rsid w:val="00EE5E97"/>
    <w:rsid w:val="00EE5FA7"/>
    <w:rsid w:val="00EE644C"/>
    <w:rsid w:val="00EE6B9A"/>
    <w:rsid w:val="00EE6CD0"/>
    <w:rsid w:val="00EE6F69"/>
    <w:rsid w:val="00EE70CA"/>
    <w:rsid w:val="00EE712D"/>
    <w:rsid w:val="00EE7544"/>
    <w:rsid w:val="00EE79E9"/>
    <w:rsid w:val="00EE7E09"/>
    <w:rsid w:val="00EE7F2E"/>
    <w:rsid w:val="00EF0041"/>
    <w:rsid w:val="00EF060C"/>
    <w:rsid w:val="00EF0853"/>
    <w:rsid w:val="00EF0A6C"/>
    <w:rsid w:val="00EF0C08"/>
    <w:rsid w:val="00EF0EBB"/>
    <w:rsid w:val="00EF102B"/>
    <w:rsid w:val="00EF14B3"/>
    <w:rsid w:val="00EF1629"/>
    <w:rsid w:val="00EF1637"/>
    <w:rsid w:val="00EF1645"/>
    <w:rsid w:val="00EF191B"/>
    <w:rsid w:val="00EF1C35"/>
    <w:rsid w:val="00EF1DE9"/>
    <w:rsid w:val="00EF1E28"/>
    <w:rsid w:val="00EF1ED0"/>
    <w:rsid w:val="00EF1F2B"/>
    <w:rsid w:val="00EF1F2C"/>
    <w:rsid w:val="00EF1F3C"/>
    <w:rsid w:val="00EF1F47"/>
    <w:rsid w:val="00EF2176"/>
    <w:rsid w:val="00EF21FF"/>
    <w:rsid w:val="00EF2393"/>
    <w:rsid w:val="00EF2408"/>
    <w:rsid w:val="00EF268B"/>
    <w:rsid w:val="00EF270D"/>
    <w:rsid w:val="00EF2724"/>
    <w:rsid w:val="00EF2C2A"/>
    <w:rsid w:val="00EF304B"/>
    <w:rsid w:val="00EF3138"/>
    <w:rsid w:val="00EF3446"/>
    <w:rsid w:val="00EF37AB"/>
    <w:rsid w:val="00EF38C0"/>
    <w:rsid w:val="00EF3979"/>
    <w:rsid w:val="00EF3C31"/>
    <w:rsid w:val="00EF3D11"/>
    <w:rsid w:val="00EF44A9"/>
    <w:rsid w:val="00EF4869"/>
    <w:rsid w:val="00EF48C8"/>
    <w:rsid w:val="00EF4AC6"/>
    <w:rsid w:val="00EF4C76"/>
    <w:rsid w:val="00EF501E"/>
    <w:rsid w:val="00EF519B"/>
    <w:rsid w:val="00EF519C"/>
    <w:rsid w:val="00EF5637"/>
    <w:rsid w:val="00EF58CC"/>
    <w:rsid w:val="00EF5BF7"/>
    <w:rsid w:val="00EF5CB7"/>
    <w:rsid w:val="00EF5E76"/>
    <w:rsid w:val="00EF5EF4"/>
    <w:rsid w:val="00EF603F"/>
    <w:rsid w:val="00EF636C"/>
    <w:rsid w:val="00EF6646"/>
    <w:rsid w:val="00EF67F8"/>
    <w:rsid w:val="00EF6980"/>
    <w:rsid w:val="00EF69FC"/>
    <w:rsid w:val="00EF6A6F"/>
    <w:rsid w:val="00EF6C79"/>
    <w:rsid w:val="00EF6DFC"/>
    <w:rsid w:val="00EF6F30"/>
    <w:rsid w:val="00EF703E"/>
    <w:rsid w:val="00EF7128"/>
    <w:rsid w:val="00EF71D0"/>
    <w:rsid w:val="00EF741E"/>
    <w:rsid w:val="00EF75C1"/>
    <w:rsid w:val="00EF76D8"/>
    <w:rsid w:val="00EF7C19"/>
    <w:rsid w:val="00EF7FE2"/>
    <w:rsid w:val="00F000A0"/>
    <w:rsid w:val="00F00132"/>
    <w:rsid w:val="00F004BC"/>
    <w:rsid w:val="00F00586"/>
    <w:rsid w:val="00F005DE"/>
    <w:rsid w:val="00F006D5"/>
    <w:rsid w:val="00F0093C"/>
    <w:rsid w:val="00F00BE9"/>
    <w:rsid w:val="00F00FA0"/>
    <w:rsid w:val="00F0109D"/>
    <w:rsid w:val="00F011AF"/>
    <w:rsid w:val="00F01245"/>
    <w:rsid w:val="00F0125C"/>
    <w:rsid w:val="00F012FF"/>
    <w:rsid w:val="00F01386"/>
    <w:rsid w:val="00F015A0"/>
    <w:rsid w:val="00F018CD"/>
    <w:rsid w:val="00F0191D"/>
    <w:rsid w:val="00F01A70"/>
    <w:rsid w:val="00F02192"/>
    <w:rsid w:val="00F021CA"/>
    <w:rsid w:val="00F02288"/>
    <w:rsid w:val="00F023CC"/>
    <w:rsid w:val="00F02492"/>
    <w:rsid w:val="00F02520"/>
    <w:rsid w:val="00F02584"/>
    <w:rsid w:val="00F0283E"/>
    <w:rsid w:val="00F02A57"/>
    <w:rsid w:val="00F02ABC"/>
    <w:rsid w:val="00F02C10"/>
    <w:rsid w:val="00F02C1E"/>
    <w:rsid w:val="00F02C85"/>
    <w:rsid w:val="00F02DA6"/>
    <w:rsid w:val="00F02E78"/>
    <w:rsid w:val="00F02F29"/>
    <w:rsid w:val="00F02FF0"/>
    <w:rsid w:val="00F03003"/>
    <w:rsid w:val="00F030E3"/>
    <w:rsid w:val="00F030EE"/>
    <w:rsid w:val="00F030FD"/>
    <w:rsid w:val="00F03175"/>
    <w:rsid w:val="00F0324B"/>
    <w:rsid w:val="00F0331C"/>
    <w:rsid w:val="00F03434"/>
    <w:rsid w:val="00F03458"/>
    <w:rsid w:val="00F03561"/>
    <w:rsid w:val="00F0357F"/>
    <w:rsid w:val="00F03C2C"/>
    <w:rsid w:val="00F03C68"/>
    <w:rsid w:val="00F04171"/>
    <w:rsid w:val="00F041C6"/>
    <w:rsid w:val="00F0421E"/>
    <w:rsid w:val="00F043B5"/>
    <w:rsid w:val="00F045C3"/>
    <w:rsid w:val="00F04E71"/>
    <w:rsid w:val="00F05532"/>
    <w:rsid w:val="00F05540"/>
    <w:rsid w:val="00F05593"/>
    <w:rsid w:val="00F055F3"/>
    <w:rsid w:val="00F05ACF"/>
    <w:rsid w:val="00F05B25"/>
    <w:rsid w:val="00F05D1F"/>
    <w:rsid w:val="00F05FC2"/>
    <w:rsid w:val="00F06107"/>
    <w:rsid w:val="00F0624D"/>
    <w:rsid w:val="00F0633E"/>
    <w:rsid w:val="00F0636A"/>
    <w:rsid w:val="00F06563"/>
    <w:rsid w:val="00F065F5"/>
    <w:rsid w:val="00F066F1"/>
    <w:rsid w:val="00F068E6"/>
    <w:rsid w:val="00F06903"/>
    <w:rsid w:val="00F06A4D"/>
    <w:rsid w:val="00F06F23"/>
    <w:rsid w:val="00F071D9"/>
    <w:rsid w:val="00F07402"/>
    <w:rsid w:val="00F075BD"/>
    <w:rsid w:val="00F077BA"/>
    <w:rsid w:val="00F07811"/>
    <w:rsid w:val="00F07C8D"/>
    <w:rsid w:val="00F07CB5"/>
    <w:rsid w:val="00F07E07"/>
    <w:rsid w:val="00F07E18"/>
    <w:rsid w:val="00F100BD"/>
    <w:rsid w:val="00F1010E"/>
    <w:rsid w:val="00F10971"/>
    <w:rsid w:val="00F10A97"/>
    <w:rsid w:val="00F10BF8"/>
    <w:rsid w:val="00F11620"/>
    <w:rsid w:val="00F1191A"/>
    <w:rsid w:val="00F11A00"/>
    <w:rsid w:val="00F11EF2"/>
    <w:rsid w:val="00F12000"/>
    <w:rsid w:val="00F1220A"/>
    <w:rsid w:val="00F1223D"/>
    <w:rsid w:val="00F125C3"/>
    <w:rsid w:val="00F12A3A"/>
    <w:rsid w:val="00F12C9A"/>
    <w:rsid w:val="00F12E84"/>
    <w:rsid w:val="00F12FC2"/>
    <w:rsid w:val="00F13095"/>
    <w:rsid w:val="00F130D9"/>
    <w:rsid w:val="00F1318D"/>
    <w:rsid w:val="00F131AB"/>
    <w:rsid w:val="00F132E6"/>
    <w:rsid w:val="00F13CC9"/>
    <w:rsid w:val="00F13CF3"/>
    <w:rsid w:val="00F14013"/>
    <w:rsid w:val="00F1428C"/>
    <w:rsid w:val="00F14443"/>
    <w:rsid w:val="00F144DB"/>
    <w:rsid w:val="00F1464B"/>
    <w:rsid w:val="00F146C9"/>
    <w:rsid w:val="00F1483D"/>
    <w:rsid w:val="00F14A1B"/>
    <w:rsid w:val="00F14A63"/>
    <w:rsid w:val="00F14A8E"/>
    <w:rsid w:val="00F14BDE"/>
    <w:rsid w:val="00F14D05"/>
    <w:rsid w:val="00F14F07"/>
    <w:rsid w:val="00F14FCD"/>
    <w:rsid w:val="00F14FE5"/>
    <w:rsid w:val="00F150C7"/>
    <w:rsid w:val="00F150CA"/>
    <w:rsid w:val="00F150F0"/>
    <w:rsid w:val="00F153CC"/>
    <w:rsid w:val="00F1543F"/>
    <w:rsid w:val="00F155B7"/>
    <w:rsid w:val="00F15D47"/>
    <w:rsid w:val="00F15EAC"/>
    <w:rsid w:val="00F1604A"/>
    <w:rsid w:val="00F163A2"/>
    <w:rsid w:val="00F16566"/>
    <w:rsid w:val="00F1695A"/>
    <w:rsid w:val="00F169B2"/>
    <w:rsid w:val="00F16B26"/>
    <w:rsid w:val="00F16C59"/>
    <w:rsid w:val="00F16E3D"/>
    <w:rsid w:val="00F16E86"/>
    <w:rsid w:val="00F16F86"/>
    <w:rsid w:val="00F170EF"/>
    <w:rsid w:val="00F17146"/>
    <w:rsid w:val="00F17197"/>
    <w:rsid w:val="00F171CE"/>
    <w:rsid w:val="00F171D0"/>
    <w:rsid w:val="00F17436"/>
    <w:rsid w:val="00F176F2"/>
    <w:rsid w:val="00F17A54"/>
    <w:rsid w:val="00F17BCC"/>
    <w:rsid w:val="00F17C7C"/>
    <w:rsid w:val="00F17CB6"/>
    <w:rsid w:val="00F17CBA"/>
    <w:rsid w:val="00F17D83"/>
    <w:rsid w:val="00F2008F"/>
    <w:rsid w:val="00F200BA"/>
    <w:rsid w:val="00F2012F"/>
    <w:rsid w:val="00F201FE"/>
    <w:rsid w:val="00F20349"/>
    <w:rsid w:val="00F2038C"/>
    <w:rsid w:val="00F203E0"/>
    <w:rsid w:val="00F203F1"/>
    <w:rsid w:val="00F20468"/>
    <w:rsid w:val="00F204F6"/>
    <w:rsid w:val="00F208F4"/>
    <w:rsid w:val="00F2094E"/>
    <w:rsid w:val="00F20964"/>
    <w:rsid w:val="00F20BD1"/>
    <w:rsid w:val="00F20CA2"/>
    <w:rsid w:val="00F20DB7"/>
    <w:rsid w:val="00F20E70"/>
    <w:rsid w:val="00F21062"/>
    <w:rsid w:val="00F2133A"/>
    <w:rsid w:val="00F215A8"/>
    <w:rsid w:val="00F2174E"/>
    <w:rsid w:val="00F21834"/>
    <w:rsid w:val="00F2188F"/>
    <w:rsid w:val="00F2194E"/>
    <w:rsid w:val="00F21CB7"/>
    <w:rsid w:val="00F21DF6"/>
    <w:rsid w:val="00F21F1B"/>
    <w:rsid w:val="00F22039"/>
    <w:rsid w:val="00F2242C"/>
    <w:rsid w:val="00F22751"/>
    <w:rsid w:val="00F2293F"/>
    <w:rsid w:val="00F22950"/>
    <w:rsid w:val="00F229C7"/>
    <w:rsid w:val="00F22C71"/>
    <w:rsid w:val="00F232BD"/>
    <w:rsid w:val="00F23359"/>
    <w:rsid w:val="00F23536"/>
    <w:rsid w:val="00F237BD"/>
    <w:rsid w:val="00F2383A"/>
    <w:rsid w:val="00F23A47"/>
    <w:rsid w:val="00F23A63"/>
    <w:rsid w:val="00F23AB9"/>
    <w:rsid w:val="00F23B85"/>
    <w:rsid w:val="00F23C59"/>
    <w:rsid w:val="00F23C69"/>
    <w:rsid w:val="00F23CC1"/>
    <w:rsid w:val="00F240C5"/>
    <w:rsid w:val="00F24440"/>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526"/>
    <w:rsid w:val="00F2661E"/>
    <w:rsid w:val="00F2667B"/>
    <w:rsid w:val="00F266D6"/>
    <w:rsid w:val="00F26888"/>
    <w:rsid w:val="00F2692E"/>
    <w:rsid w:val="00F26BCA"/>
    <w:rsid w:val="00F26D91"/>
    <w:rsid w:val="00F27284"/>
    <w:rsid w:val="00F2733D"/>
    <w:rsid w:val="00F273C6"/>
    <w:rsid w:val="00F274CE"/>
    <w:rsid w:val="00F274F5"/>
    <w:rsid w:val="00F275FF"/>
    <w:rsid w:val="00F27933"/>
    <w:rsid w:val="00F2799B"/>
    <w:rsid w:val="00F27B02"/>
    <w:rsid w:val="00F27B61"/>
    <w:rsid w:val="00F27D1E"/>
    <w:rsid w:val="00F27D42"/>
    <w:rsid w:val="00F27EB1"/>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C57"/>
    <w:rsid w:val="00F31E5D"/>
    <w:rsid w:val="00F32346"/>
    <w:rsid w:val="00F324B8"/>
    <w:rsid w:val="00F328D9"/>
    <w:rsid w:val="00F329CB"/>
    <w:rsid w:val="00F32F1B"/>
    <w:rsid w:val="00F32F2E"/>
    <w:rsid w:val="00F32F80"/>
    <w:rsid w:val="00F33199"/>
    <w:rsid w:val="00F33348"/>
    <w:rsid w:val="00F33726"/>
    <w:rsid w:val="00F3379E"/>
    <w:rsid w:val="00F337B7"/>
    <w:rsid w:val="00F339EF"/>
    <w:rsid w:val="00F33C7B"/>
    <w:rsid w:val="00F33CFF"/>
    <w:rsid w:val="00F33E70"/>
    <w:rsid w:val="00F33EDD"/>
    <w:rsid w:val="00F34032"/>
    <w:rsid w:val="00F340AF"/>
    <w:rsid w:val="00F341EA"/>
    <w:rsid w:val="00F342FA"/>
    <w:rsid w:val="00F34746"/>
    <w:rsid w:val="00F348AC"/>
    <w:rsid w:val="00F34D26"/>
    <w:rsid w:val="00F34FCA"/>
    <w:rsid w:val="00F35105"/>
    <w:rsid w:val="00F351C8"/>
    <w:rsid w:val="00F35329"/>
    <w:rsid w:val="00F3569B"/>
    <w:rsid w:val="00F357D4"/>
    <w:rsid w:val="00F35B11"/>
    <w:rsid w:val="00F362B2"/>
    <w:rsid w:val="00F364AD"/>
    <w:rsid w:val="00F36535"/>
    <w:rsid w:val="00F36555"/>
    <w:rsid w:val="00F36C69"/>
    <w:rsid w:val="00F36D53"/>
    <w:rsid w:val="00F36FA8"/>
    <w:rsid w:val="00F370B7"/>
    <w:rsid w:val="00F3717D"/>
    <w:rsid w:val="00F373CC"/>
    <w:rsid w:val="00F375C0"/>
    <w:rsid w:val="00F377FF"/>
    <w:rsid w:val="00F37AFD"/>
    <w:rsid w:val="00F37B1E"/>
    <w:rsid w:val="00F37B7E"/>
    <w:rsid w:val="00F37BEC"/>
    <w:rsid w:val="00F37CC0"/>
    <w:rsid w:val="00F37D4B"/>
    <w:rsid w:val="00F37EE9"/>
    <w:rsid w:val="00F4001C"/>
    <w:rsid w:val="00F400FE"/>
    <w:rsid w:val="00F4025D"/>
    <w:rsid w:val="00F409B0"/>
    <w:rsid w:val="00F40B12"/>
    <w:rsid w:val="00F40CC7"/>
    <w:rsid w:val="00F40D73"/>
    <w:rsid w:val="00F40D77"/>
    <w:rsid w:val="00F40F6D"/>
    <w:rsid w:val="00F4106A"/>
    <w:rsid w:val="00F4156A"/>
    <w:rsid w:val="00F41803"/>
    <w:rsid w:val="00F419AE"/>
    <w:rsid w:val="00F41A0C"/>
    <w:rsid w:val="00F41C0D"/>
    <w:rsid w:val="00F41C13"/>
    <w:rsid w:val="00F420DE"/>
    <w:rsid w:val="00F422DD"/>
    <w:rsid w:val="00F4237A"/>
    <w:rsid w:val="00F42A3C"/>
    <w:rsid w:val="00F42B0E"/>
    <w:rsid w:val="00F42BF3"/>
    <w:rsid w:val="00F42CDC"/>
    <w:rsid w:val="00F42E31"/>
    <w:rsid w:val="00F42F0A"/>
    <w:rsid w:val="00F42F97"/>
    <w:rsid w:val="00F42FE6"/>
    <w:rsid w:val="00F4313B"/>
    <w:rsid w:val="00F43142"/>
    <w:rsid w:val="00F431AA"/>
    <w:rsid w:val="00F431FF"/>
    <w:rsid w:val="00F43334"/>
    <w:rsid w:val="00F436EE"/>
    <w:rsid w:val="00F43721"/>
    <w:rsid w:val="00F4377E"/>
    <w:rsid w:val="00F438BB"/>
    <w:rsid w:val="00F439CD"/>
    <w:rsid w:val="00F43AB6"/>
    <w:rsid w:val="00F43B16"/>
    <w:rsid w:val="00F43F38"/>
    <w:rsid w:val="00F44038"/>
    <w:rsid w:val="00F442A3"/>
    <w:rsid w:val="00F44315"/>
    <w:rsid w:val="00F443DB"/>
    <w:rsid w:val="00F4446A"/>
    <w:rsid w:val="00F446EC"/>
    <w:rsid w:val="00F44760"/>
    <w:rsid w:val="00F44DB6"/>
    <w:rsid w:val="00F45054"/>
    <w:rsid w:val="00F452F5"/>
    <w:rsid w:val="00F45313"/>
    <w:rsid w:val="00F455E5"/>
    <w:rsid w:val="00F45739"/>
    <w:rsid w:val="00F45A25"/>
    <w:rsid w:val="00F45AA9"/>
    <w:rsid w:val="00F45B9C"/>
    <w:rsid w:val="00F45D57"/>
    <w:rsid w:val="00F45D5C"/>
    <w:rsid w:val="00F461D5"/>
    <w:rsid w:val="00F462EF"/>
    <w:rsid w:val="00F465E0"/>
    <w:rsid w:val="00F46610"/>
    <w:rsid w:val="00F467A5"/>
    <w:rsid w:val="00F467C0"/>
    <w:rsid w:val="00F468B7"/>
    <w:rsid w:val="00F46964"/>
    <w:rsid w:val="00F46A49"/>
    <w:rsid w:val="00F46B33"/>
    <w:rsid w:val="00F46F8A"/>
    <w:rsid w:val="00F47072"/>
    <w:rsid w:val="00F475CB"/>
    <w:rsid w:val="00F4785D"/>
    <w:rsid w:val="00F47B03"/>
    <w:rsid w:val="00F47D6E"/>
    <w:rsid w:val="00F47E57"/>
    <w:rsid w:val="00F500DA"/>
    <w:rsid w:val="00F5023A"/>
    <w:rsid w:val="00F50345"/>
    <w:rsid w:val="00F50546"/>
    <w:rsid w:val="00F50809"/>
    <w:rsid w:val="00F50A4D"/>
    <w:rsid w:val="00F50C4D"/>
    <w:rsid w:val="00F50D8B"/>
    <w:rsid w:val="00F510C9"/>
    <w:rsid w:val="00F51376"/>
    <w:rsid w:val="00F5171B"/>
    <w:rsid w:val="00F51926"/>
    <w:rsid w:val="00F51943"/>
    <w:rsid w:val="00F51AF4"/>
    <w:rsid w:val="00F51B6A"/>
    <w:rsid w:val="00F522CD"/>
    <w:rsid w:val="00F52653"/>
    <w:rsid w:val="00F52664"/>
    <w:rsid w:val="00F526D7"/>
    <w:rsid w:val="00F52866"/>
    <w:rsid w:val="00F5289B"/>
    <w:rsid w:val="00F52A9D"/>
    <w:rsid w:val="00F52ACC"/>
    <w:rsid w:val="00F52B1E"/>
    <w:rsid w:val="00F52C3B"/>
    <w:rsid w:val="00F52F19"/>
    <w:rsid w:val="00F53101"/>
    <w:rsid w:val="00F5311D"/>
    <w:rsid w:val="00F533D4"/>
    <w:rsid w:val="00F5352C"/>
    <w:rsid w:val="00F53652"/>
    <w:rsid w:val="00F53856"/>
    <w:rsid w:val="00F53A95"/>
    <w:rsid w:val="00F53CC5"/>
    <w:rsid w:val="00F53D11"/>
    <w:rsid w:val="00F53E08"/>
    <w:rsid w:val="00F53EDC"/>
    <w:rsid w:val="00F53FEF"/>
    <w:rsid w:val="00F54244"/>
    <w:rsid w:val="00F543E4"/>
    <w:rsid w:val="00F547C9"/>
    <w:rsid w:val="00F5491E"/>
    <w:rsid w:val="00F54C64"/>
    <w:rsid w:val="00F54D74"/>
    <w:rsid w:val="00F54E4F"/>
    <w:rsid w:val="00F54FC1"/>
    <w:rsid w:val="00F54FDA"/>
    <w:rsid w:val="00F54FDD"/>
    <w:rsid w:val="00F5504E"/>
    <w:rsid w:val="00F552E4"/>
    <w:rsid w:val="00F552FB"/>
    <w:rsid w:val="00F55767"/>
    <w:rsid w:val="00F559A2"/>
    <w:rsid w:val="00F55CBE"/>
    <w:rsid w:val="00F55E70"/>
    <w:rsid w:val="00F5627B"/>
    <w:rsid w:val="00F56361"/>
    <w:rsid w:val="00F56877"/>
    <w:rsid w:val="00F568DE"/>
    <w:rsid w:val="00F56A16"/>
    <w:rsid w:val="00F56B97"/>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B0"/>
    <w:rsid w:val="00F57CE5"/>
    <w:rsid w:val="00F57EBF"/>
    <w:rsid w:val="00F6002C"/>
    <w:rsid w:val="00F600A4"/>
    <w:rsid w:val="00F600BB"/>
    <w:rsid w:val="00F601BD"/>
    <w:rsid w:val="00F60400"/>
    <w:rsid w:val="00F60413"/>
    <w:rsid w:val="00F6044E"/>
    <w:rsid w:val="00F6054E"/>
    <w:rsid w:val="00F60569"/>
    <w:rsid w:val="00F60A0E"/>
    <w:rsid w:val="00F60A1C"/>
    <w:rsid w:val="00F60C28"/>
    <w:rsid w:val="00F60D4F"/>
    <w:rsid w:val="00F60E11"/>
    <w:rsid w:val="00F60F8E"/>
    <w:rsid w:val="00F61099"/>
    <w:rsid w:val="00F61179"/>
    <w:rsid w:val="00F611FC"/>
    <w:rsid w:val="00F613FC"/>
    <w:rsid w:val="00F6162D"/>
    <w:rsid w:val="00F61646"/>
    <w:rsid w:val="00F61675"/>
    <w:rsid w:val="00F61695"/>
    <w:rsid w:val="00F616BD"/>
    <w:rsid w:val="00F616DB"/>
    <w:rsid w:val="00F6180E"/>
    <w:rsid w:val="00F61E89"/>
    <w:rsid w:val="00F62068"/>
    <w:rsid w:val="00F62185"/>
    <w:rsid w:val="00F6225E"/>
    <w:rsid w:val="00F626F5"/>
    <w:rsid w:val="00F627AF"/>
    <w:rsid w:val="00F62884"/>
    <w:rsid w:val="00F6289D"/>
    <w:rsid w:val="00F62E29"/>
    <w:rsid w:val="00F62E69"/>
    <w:rsid w:val="00F62EBA"/>
    <w:rsid w:val="00F62F50"/>
    <w:rsid w:val="00F631B2"/>
    <w:rsid w:val="00F6331D"/>
    <w:rsid w:val="00F633BB"/>
    <w:rsid w:val="00F63432"/>
    <w:rsid w:val="00F634C7"/>
    <w:rsid w:val="00F634E0"/>
    <w:rsid w:val="00F634F6"/>
    <w:rsid w:val="00F637E5"/>
    <w:rsid w:val="00F63AE5"/>
    <w:rsid w:val="00F63C0C"/>
    <w:rsid w:val="00F63C80"/>
    <w:rsid w:val="00F63D90"/>
    <w:rsid w:val="00F63DA6"/>
    <w:rsid w:val="00F6437C"/>
    <w:rsid w:val="00F64778"/>
    <w:rsid w:val="00F6490B"/>
    <w:rsid w:val="00F64CD9"/>
    <w:rsid w:val="00F64CF9"/>
    <w:rsid w:val="00F64D02"/>
    <w:rsid w:val="00F64F73"/>
    <w:rsid w:val="00F650DC"/>
    <w:rsid w:val="00F656A3"/>
    <w:rsid w:val="00F656B1"/>
    <w:rsid w:val="00F657BF"/>
    <w:rsid w:val="00F65CED"/>
    <w:rsid w:val="00F660BD"/>
    <w:rsid w:val="00F66391"/>
    <w:rsid w:val="00F66442"/>
    <w:rsid w:val="00F66942"/>
    <w:rsid w:val="00F66A85"/>
    <w:rsid w:val="00F66AFB"/>
    <w:rsid w:val="00F66D46"/>
    <w:rsid w:val="00F66E2E"/>
    <w:rsid w:val="00F672B6"/>
    <w:rsid w:val="00F673B0"/>
    <w:rsid w:val="00F678B9"/>
    <w:rsid w:val="00F67AAF"/>
    <w:rsid w:val="00F67AF0"/>
    <w:rsid w:val="00F67B0F"/>
    <w:rsid w:val="00F67C0B"/>
    <w:rsid w:val="00F67E8F"/>
    <w:rsid w:val="00F700D0"/>
    <w:rsid w:val="00F7011E"/>
    <w:rsid w:val="00F70220"/>
    <w:rsid w:val="00F702F8"/>
    <w:rsid w:val="00F70330"/>
    <w:rsid w:val="00F703F2"/>
    <w:rsid w:val="00F70416"/>
    <w:rsid w:val="00F705B8"/>
    <w:rsid w:val="00F70720"/>
    <w:rsid w:val="00F70896"/>
    <w:rsid w:val="00F70A03"/>
    <w:rsid w:val="00F70AE9"/>
    <w:rsid w:val="00F70C1E"/>
    <w:rsid w:val="00F70CF2"/>
    <w:rsid w:val="00F70DFF"/>
    <w:rsid w:val="00F70F67"/>
    <w:rsid w:val="00F710AB"/>
    <w:rsid w:val="00F7141B"/>
    <w:rsid w:val="00F714F5"/>
    <w:rsid w:val="00F716C6"/>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84C"/>
    <w:rsid w:val="00F73A3C"/>
    <w:rsid w:val="00F73C2E"/>
    <w:rsid w:val="00F73DC3"/>
    <w:rsid w:val="00F740A5"/>
    <w:rsid w:val="00F74202"/>
    <w:rsid w:val="00F7433D"/>
    <w:rsid w:val="00F746BB"/>
    <w:rsid w:val="00F74B32"/>
    <w:rsid w:val="00F74B44"/>
    <w:rsid w:val="00F74C2D"/>
    <w:rsid w:val="00F74DCB"/>
    <w:rsid w:val="00F74F50"/>
    <w:rsid w:val="00F75102"/>
    <w:rsid w:val="00F75324"/>
    <w:rsid w:val="00F75326"/>
    <w:rsid w:val="00F757F0"/>
    <w:rsid w:val="00F75882"/>
    <w:rsid w:val="00F759B1"/>
    <w:rsid w:val="00F75D79"/>
    <w:rsid w:val="00F75E30"/>
    <w:rsid w:val="00F75E75"/>
    <w:rsid w:val="00F765D4"/>
    <w:rsid w:val="00F76C6A"/>
    <w:rsid w:val="00F76FB1"/>
    <w:rsid w:val="00F770F0"/>
    <w:rsid w:val="00F77147"/>
    <w:rsid w:val="00F7736F"/>
    <w:rsid w:val="00F773FB"/>
    <w:rsid w:val="00F773FF"/>
    <w:rsid w:val="00F77665"/>
    <w:rsid w:val="00F779B4"/>
    <w:rsid w:val="00F77B15"/>
    <w:rsid w:val="00F77D5D"/>
    <w:rsid w:val="00F77DA9"/>
    <w:rsid w:val="00F77F8A"/>
    <w:rsid w:val="00F802B6"/>
    <w:rsid w:val="00F802C7"/>
    <w:rsid w:val="00F805A1"/>
    <w:rsid w:val="00F80625"/>
    <w:rsid w:val="00F80694"/>
    <w:rsid w:val="00F807C5"/>
    <w:rsid w:val="00F80842"/>
    <w:rsid w:val="00F809FF"/>
    <w:rsid w:val="00F80A10"/>
    <w:rsid w:val="00F80E04"/>
    <w:rsid w:val="00F80E43"/>
    <w:rsid w:val="00F8107D"/>
    <w:rsid w:val="00F810BD"/>
    <w:rsid w:val="00F8128F"/>
    <w:rsid w:val="00F815B7"/>
    <w:rsid w:val="00F8169E"/>
    <w:rsid w:val="00F81A9A"/>
    <w:rsid w:val="00F81C51"/>
    <w:rsid w:val="00F81C78"/>
    <w:rsid w:val="00F81E6F"/>
    <w:rsid w:val="00F82040"/>
    <w:rsid w:val="00F82166"/>
    <w:rsid w:val="00F82443"/>
    <w:rsid w:val="00F829DD"/>
    <w:rsid w:val="00F82BB5"/>
    <w:rsid w:val="00F82F5A"/>
    <w:rsid w:val="00F833F5"/>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AF3"/>
    <w:rsid w:val="00F85C58"/>
    <w:rsid w:val="00F85DA2"/>
    <w:rsid w:val="00F85ED5"/>
    <w:rsid w:val="00F85F99"/>
    <w:rsid w:val="00F860BD"/>
    <w:rsid w:val="00F86114"/>
    <w:rsid w:val="00F863C1"/>
    <w:rsid w:val="00F867DC"/>
    <w:rsid w:val="00F86A07"/>
    <w:rsid w:val="00F86CB5"/>
    <w:rsid w:val="00F87148"/>
    <w:rsid w:val="00F871C6"/>
    <w:rsid w:val="00F8739E"/>
    <w:rsid w:val="00F8749C"/>
    <w:rsid w:val="00F87659"/>
    <w:rsid w:val="00F87740"/>
    <w:rsid w:val="00F8782D"/>
    <w:rsid w:val="00F87863"/>
    <w:rsid w:val="00F8786A"/>
    <w:rsid w:val="00F8786E"/>
    <w:rsid w:val="00F87A2E"/>
    <w:rsid w:val="00F87A4D"/>
    <w:rsid w:val="00F87A54"/>
    <w:rsid w:val="00F87B15"/>
    <w:rsid w:val="00F87BD5"/>
    <w:rsid w:val="00F90325"/>
    <w:rsid w:val="00F90573"/>
    <w:rsid w:val="00F90636"/>
    <w:rsid w:val="00F90731"/>
    <w:rsid w:val="00F90975"/>
    <w:rsid w:val="00F90B97"/>
    <w:rsid w:val="00F90D5C"/>
    <w:rsid w:val="00F90DE8"/>
    <w:rsid w:val="00F90E60"/>
    <w:rsid w:val="00F90F9B"/>
    <w:rsid w:val="00F91125"/>
    <w:rsid w:val="00F91439"/>
    <w:rsid w:val="00F91990"/>
    <w:rsid w:val="00F91BDD"/>
    <w:rsid w:val="00F91DBB"/>
    <w:rsid w:val="00F91F4C"/>
    <w:rsid w:val="00F91F58"/>
    <w:rsid w:val="00F91FD8"/>
    <w:rsid w:val="00F920BC"/>
    <w:rsid w:val="00F92C39"/>
    <w:rsid w:val="00F92CEF"/>
    <w:rsid w:val="00F92D2F"/>
    <w:rsid w:val="00F930A4"/>
    <w:rsid w:val="00F930CD"/>
    <w:rsid w:val="00F93152"/>
    <w:rsid w:val="00F9317B"/>
    <w:rsid w:val="00F9325D"/>
    <w:rsid w:val="00F93456"/>
    <w:rsid w:val="00F934C4"/>
    <w:rsid w:val="00F935D6"/>
    <w:rsid w:val="00F935D8"/>
    <w:rsid w:val="00F93841"/>
    <w:rsid w:val="00F93A83"/>
    <w:rsid w:val="00F93B8A"/>
    <w:rsid w:val="00F93CEA"/>
    <w:rsid w:val="00F93EC1"/>
    <w:rsid w:val="00F94163"/>
    <w:rsid w:val="00F94336"/>
    <w:rsid w:val="00F944BA"/>
    <w:rsid w:val="00F944EE"/>
    <w:rsid w:val="00F945F2"/>
    <w:rsid w:val="00F9477A"/>
    <w:rsid w:val="00F94899"/>
    <w:rsid w:val="00F94D52"/>
    <w:rsid w:val="00F94E35"/>
    <w:rsid w:val="00F94F44"/>
    <w:rsid w:val="00F94FE3"/>
    <w:rsid w:val="00F95361"/>
    <w:rsid w:val="00F955DD"/>
    <w:rsid w:val="00F9574D"/>
    <w:rsid w:val="00F95D8B"/>
    <w:rsid w:val="00F95E78"/>
    <w:rsid w:val="00F95F5A"/>
    <w:rsid w:val="00F95FEE"/>
    <w:rsid w:val="00F9606C"/>
    <w:rsid w:val="00F9616E"/>
    <w:rsid w:val="00F96673"/>
    <w:rsid w:val="00F96D26"/>
    <w:rsid w:val="00F96DB8"/>
    <w:rsid w:val="00F96ECE"/>
    <w:rsid w:val="00F96F2A"/>
    <w:rsid w:val="00F97214"/>
    <w:rsid w:val="00F9790C"/>
    <w:rsid w:val="00F9796D"/>
    <w:rsid w:val="00F97B62"/>
    <w:rsid w:val="00F97BF9"/>
    <w:rsid w:val="00F97C47"/>
    <w:rsid w:val="00FA0518"/>
    <w:rsid w:val="00FA064E"/>
    <w:rsid w:val="00FA075C"/>
    <w:rsid w:val="00FA08AA"/>
    <w:rsid w:val="00FA0973"/>
    <w:rsid w:val="00FA099C"/>
    <w:rsid w:val="00FA09F8"/>
    <w:rsid w:val="00FA0D7A"/>
    <w:rsid w:val="00FA10CF"/>
    <w:rsid w:val="00FA11B2"/>
    <w:rsid w:val="00FA11C6"/>
    <w:rsid w:val="00FA120F"/>
    <w:rsid w:val="00FA1388"/>
    <w:rsid w:val="00FA19C2"/>
    <w:rsid w:val="00FA1BD3"/>
    <w:rsid w:val="00FA20EA"/>
    <w:rsid w:val="00FA219F"/>
    <w:rsid w:val="00FA237F"/>
    <w:rsid w:val="00FA2543"/>
    <w:rsid w:val="00FA273C"/>
    <w:rsid w:val="00FA27F3"/>
    <w:rsid w:val="00FA2823"/>
    <w:rsid w:val="00FA2954"/>
    <w:rsid w:val="00FA2B1D"/>
    <w:rsid w:val="00FA2CBC"/>
    <w:rsid w:val="00FA2E7C"/>
    <w:rsid w:val="00FA333A"/>
    <w:rsid w:val="00FA338F"/>
    <w:rsid w:val="00FA3509"/>
    <w:rsid w:val="00FA3911"/>
    <w:rsid w:val="00FA39B2"/>
    <w:rsid w:val="00FA3B2F"/>
    <w:rsid w:val="00FA3C92"/>
    <w:rsid w:val="00FA3DC7"/>
    <w:rsid w:val="00FA3DF5"/>
    <w:rsid w:val="00FA3EC7"/>
    <w:rsid w:val="00FA42C8"/>
    <w:rsid w:val="00FA449A"/>
    <w:rsid w:val="00FA4502"/>
    <w:rsid w:val="00FA4577"/>
    <w:rsid w:val="00FA469A"/>
    <w:rsid w:val="00FA489A"/>
    <w:rsid w:val="00FA496B"/>
    <w:rsid w:val="00FA4B38"/>
    <w:rsid w:val="00FA4CD3"/>
    <w:rsid w:val="00FA4EF2"/>
    <w:rsid w:val="00FA4F36"/>
    <w:rsid w:val="00FA5149"/>
    <w:rsid w:val="00FA516C"/>
    <w:rsid w:val="00FA536F"/>
    <w:rsid w:val="00FA54AB"/>
    <w:rsid w:val="00FA5539"/>
    <w:rsid w:val="00FA5656"/>
    <w:rsid w:val="00FA5A9C"/>
    <w:rsid w:val="00FA5BD6"/>
    <w:rsid w:val="00FA5C5C"/>
    <w:rsid w:val="00FA5D77"/>
    <w:rsid w:val="00FA5E2B"/>
    <w:rsid w:val="00FA60B7"/>
    <w:rsid w:val="00FA6191"/>
    <w:rsid w:val="00FA62A1"/>
    <w:rsid w:val="00FA6374"/>
    <w:rsid w:val="00FA659B"/>
    <w:rsid w:val="00FA6ACC"/>
    <w:rsid w:val="00FA6E36"/>
    <w:rsid w:val="00FA708E"/>
    <w:rsid w:val="00FA7284"/>
    <w:rsid w:val="00FA72C9"/>
    <w:rsid w:val="00FA72D9"/>
    <w:rsid w:val="00FA74D0"/>
    <w:rsid w:val="00FA75A8"/>
    <w:rsid w:val="00FA76E5"/>
    <w:rsid w:val="00FA7712"/>
    <w:rsid w:val="00FA7718"/>
    <w:rsid w:val="00FA781C"/>
    <w:rsid w:val="00FA787D"/>
    <w:rsid w:val="00FA7A2E"/>
    <w:rsid w:val="00FA7B30"/>
    <w:rsid w:val="00FB00C8"/>
    <w:rsid w:val="00FB0533"/>
    <w:rsid w:val="00FB06C8"/>
    <w:rsid w:val="00FB095A"/>
    <w:rsid w:val="00FB0A44"/>
    <w:rsid w:val="00FB0DE4"/>
    <w:rsid w:val="00FB0E2A"/>
    <w:rsid w:val="00FB1123"/>
    <w:rsid w:val="00FB14D0"/>
    <w:rsid w:val="00FB1677"/>
    <w:rsid w:val="00FB1FBC"/>
    <w:rsid w:val="00FB20CC"/>
    <w:rsid w:val="00FB2120"/>
    <w:rsid w:val="00FB21AE"/>
    <w:rsid w:val="00FB2362"/>
    <w:rsid w:val="00FB252C"/>
    <w:rsid w:val="00FB2B65"/>
    <w:rsid w:val="00FB2D58"/>
    <w:rsid w:val="00FB2D6F"/>
    <w:rsid w:val="00FB2F2E"/>
    <w:rsid w:val="00FB3017"/>
    <w:rsid w:val="00FB3084"/>
    <w:rsid w:val="00FB3474"/>
    <w:rsid w:val="00FB356F"/>
    <w:rsid w:val="00FB386C"/>
    <w:rsid w:val="00FB38BA"/>
    <w:rsid w:val="00FB39A9"/>
    <w:rsid w:val="00FB3B1C"/>
    <w:rsid w:val="00FB3D17"/>
    <w:rsid w:val="00FB3DD8"/>
    <w:rsid w:val="00FB3F60"/>
    <w:rsid w:val="00FB410A"/>
    <w:rsid w:val="00FB4362"/>
    <w:rsid w:val="00FB4389"/>
    <w:rsid w:val="00FB4797"/>
    <w:rsid w:val="00FB4817"/>
    <w:rsid w:val="00FB49BC"/>
    <w:rsid w:val="00FB4DF3"/>
    <w:rsid w:val="00FB4EDA"/>
    <w:rsid w:val="00FB5235"/>
    <w:rsid w:val="00FB53A6"/>
    <w:rsid w:val="00FB541B"/>
    <w:rsid w:val="00FB571A"/>
    <w:rsid w:val="00FB59D6"/>
    <w:rsid w:val="00FB5B50"/>
    <w:rsid w:val="00FB5BD1"/>
    <w:rsid w:val="00FB5CD9"/>
    <w:rsid w:val="00FB5E0F"/>
    <w:rsid w:val="00FB6120"/>
    <w:rsid w:val="00FB6192"/>
    <w:rsid w:val="00FB62D9"/>
    <w:rsid w:val="00FB6452"/>
    <w:rsid w:val="00FB6A7E"/>
    <w:rsid w:val="00FB6B2B"/>
    <w:rsid w:val="00FB6EE2"/>
    <w:rsid w:val="00FB714B"/>
    <w:rsid w:val="00FB73FA"/>
    <w:rsid w:val="00FB74FA"/>
    <w:rsid w:val="00FB76AD"/>
    <w:rsid w:val="00FB775C"/>
    <w:rsid w:val="00FB7877"/>
    <w:rsid w:val="00FB799F"/>
    <w:rsid w:val="00FB79A1"/>
    <w:rsid w:val="00FB7E9C"/>
    <w:rsid w:val="00FB7EF0"/>
    <w:rsid w:val="00FC01A7"/>
    <w:rsid w:val="00FC033E"/>
    <w:rsid w:val="00FC0352"/>
    <w:rsid w:val="00FC06FA"/>
    <w:rsid w:val="00FC0B79"/>
    <w:rsid w:val="00FC0EF5"/>
    <w:rsid w:val="00FC1031"/>
    <w:rsid w:val="00FC1084"/>
    <w:rsid w:val="00FC11FF"/>
    <w:rsid w:val="00FC182A"/>
    <w:rsid w:val="00FC18FC"/>
    <w:rsid w:val="00FC1A69"/>
    <w:rsid w:val="00FC1C39"/>
    <w:rsid w:val="00FC1CC2"/>
    <w:rsid w:val="00FC1EE1"/>
    <w:rsid w:val="00FC200E"/>
    <w:rsid w:val="00FC2417"/>
    <w:rsid w:val="00FC2421"/>
    <w:rsid w:val="00FC27DF"/>
    <w:rsid w:val="00FC2A76"/>
    <w:rsid w:val="00FC2D22"/>
    <w:rsid w:val="00FC2D41"/>
    <w:rsid w:val="00FC2EBB"/>
    <w:rsid w:val="00FC31A3"/>
    <w:rsid w:val="00FC3440"/>
    <w:rsid w:val="00FC3493"/>
    <w:rsid w:val="00FC35BF"/>
    <w:rsid w:val="00FC35EA"/>
    <w:rsid w:val="00FC3727"/>
    <w:rsid w:val="00FC37C5"/>
    <w:rsid w:val="00FC37E7"/>
    <w:rsid w:val="00FC382E"/>
    <w:rsid w:val="00FC3953"/>
    <w:rsid w:val="00FC3C78"/>
    <w:rsid w:val="00FC3F20"/>
    <w:rsid w:val="00FC41B6"/>
    <w:rsid w:val="00FC42FD"/>
    <w:rsid w:val="00FC4834"/>
    <w:rsid w:val="00FC4840"/>
    <w:rsid w:val="00FC4B14"/>
    <w:rsid w:val="00FC4C9D"/>
    <w:rsid w:val="00FC4D7C"/>
    <w:rsid w:val="00FC4FDF"/>
    <w:rsid w:val="00FC517B"/>
    <w:rsid w:val="00FC522B"/>
    <w:rsid w:val="00FC538B"/>
    <w:rsid w:val="00FC5970"/>
    <w:rsid w:val="00FC59D8"/>
    <w:rsid w:val="00FC5B93"/>
    <w:rsid w:val="00FC5D4D"/>
    <w:rsid w:val="00FC5EF7"/>
    <w:rsid w:val="00FC5FA8"/>
    <w:rsid w:val="00FC6010"/>
    <w:rsid w:val="00FC6025"/>
    <w:rsid w:val="00FC6170"/>
    <w:rsid w:val="00FC6354"/>
    <w:rsid w:val="00FC6551"/>
    <w:rsid w:val="00FC6678"/>
    <w:rsid w:val="00FC6956"/>
    <w:rsid w:val="00FC6C3D"/>
    <w:rsid w:val="00FC6E33"/>
    <w:rsid w:val="00FC70D6"/>
    <w:rsid w:val="00FC720B"/>
    <w:rsid w:val="00FC7287"/>
    <w:rsid w:val="00FC72DB"/>
    <w:rsid w:val="00FC7390"/>
    <w:rsid w:val="00FC7398"/>
    <w:rsid w:val="00FC740D"/>
    <w:rsid w:val="00FC7747"/>
    <w:rsid w:val="00FC799D"/>
    <w:rsid w:val="00FC7CBD"/>
    <w:rsid w:val="00FD00AA"/>
    <w:rsid w:val="00FD06AE"/>
    <w:rsid w:val="00FD06C3"/>
    <w:rsid w:val="00FD0830"/>
    <w:rsid w:val="00FD0843"/>
    <w:rsid w:val="00FD0A11"/>
    <w:rsid w:val="00FD0A24"/>
    <w:rsid w:val="00FD0C20"/>
    <w:rsid w:val="00FD0DA6"/>
    <w:rsid w:val="00FD1129"/>
    <w:rsid w:val="00FD11AE"/>
    <w:rsid w:val="00FD11ED"/>
    <w:rsid w:val="00FD1327"/>
    <w:rsid w:val="00FD13DE"/>
    <w:rsid w:val="00FD1DD3"/>
    <w:rsid w:val="00FD1DDF"/>
    <w:rsid w:val="00FD2026"/>
    <w:rsid w:val="00FD2035"/>
    <w:rsid w:val="00FD20AC"/>
    <w:rsid w:val="00FD24BC"/>
    <w:rsid w:val="00FD2AD1"/>
    <w:rsid w:val="00FD2B53"/>
    <w:rsid w:val="00FD3081"/>
    <w:rsid w:val="00FD30B1"/>
    <w:rsid w:val="00FD32A8"/>
    <w:rsid w:val="00FD3338"/>
    <w:rsid w:val="00FD3399"/>
    <w:rsid w:val="00FD3DBB"/>
    <w:rsid w:val="00FD3F4C"/>
    <w:rsid w:val="00FD3FBE"/>
    <w:rsid w:val="00FD4241"/>
    <w:rsid w:val="00FD43D0"/>
    <w:rsid w:val="00FD4499"/>
    <w:rsid w:val="00FD47B9"/>
    <w:rsid w:val="00FD4921"/>
    <w:rsid w:val="00FD494D"/>
    <w:rsid w:val="00FD4998"/>
    <w:rsid w:val="00FD4E01"/>
    <w:rsid w:val="00FD4E40"/>
    <w:rsid w:val="00FD5190"/>
    <w:rsid w:val="00FD52E4"/>
    <w:rsid w:val="00FD562D"/>
    <w:rsid w:val="00FD5666"/>
    <w:rsid w:val="00FD5982"/>
    <w:rsid w:val="00FD5ADC"/>
    <w:rsid w:val="00FD5B63"/>
    <w:rsid w:val="00FD5DF5"/>
    <w:rsid w:val="00FD5E4F"/>
    <w:rsid w:val="00FD61A3"/>
    <w:rsid w:val="00FD62EB"/>
    <w:rsid w:val="00FD6332"/>
    <w:rsid w:val="00FD63DC"/>
    <w:rsid w:val="00FD65EF"/>
    <w:rsid w:val="00FD6755"/>
    <w:rsid w:val="00FD69D5"/>
    <w:rsid w:val="00FD6A44"/>
    <w:rsid w:val="00FD6B4C"/>
    <w:rsid w:val="00FD6B8F"/>
    <w:rsid w:val="00FD6F1F"/>
    <w:rsid w:val="00FD6F6E"/>
    <w:rsid w:val="00FD7128"/>
    <w:rsid w:val="00FD7198"/>
    <w:rsid w:val="00FD72F8"/>
    <w:rsid w:val="00FD7489"/>
    <w:rsid w:val="00FD766A"/>
    <w:rsid w:val="00FD7787"/>
    <w:rsid w:val="00FD7866"/>
    <w:rsid w:val="00FD7B79"/>
    <w:rsid w:val="00FD7BF4"/>
    <w:rsid w:val="00FD7C1C"/>
    <w:rsid w:val="00FD7E1A"/>
    <w:rsid w:val="00FD7E8C"/>
    <w:rsid w:val="00FD7F08"/>
    <w:rsid w:val="00FE0049"/>
    <w:rsid w:val="00FE0110"/>
    <w:rsid w:val="00FE0212"/>
    <w:rsid w:val="00FE0971"/>
    <w:rsid w:val="00FE0C65"/>
    <w:rsid w:val="00FE0DE5"/>
    <w:rsid w:val="00FE0E03"/>
    <w:rsid w:val="00FE0EAA"/>
    <w:rsid w:val="00FE0F44"/>
    <w:rsid w:val="00FE0F5E"/>
    <w:rsid w:val="00FE116A"/>
    <w:rsid w:val="00FE139F"/>
    <w:rsid w:val="00FE1576"/>
    <w:rsid w:val="00FE1A07"/>
    <w:rsid w:val="00FE1EBF"/>
    <w:rsid w:val="00FE2033"/>
    <w:rsid w:val="00FE22DE"/>
    <w:rsid w:val="00FE236F"/>
    <w:rsid w:val="00FE245B"/>
    <w:rsid w:val="00FE265D"/>
    <w:rsid w:val="00FE29AD"/>
    <w:rsid w:val="00FE312A"/>
    <w:rsid w:val="00FE32C6"/>
    <w:rsid w:val="00FE34C8"/>
    <w:rsid w:val="00FE3706"/>
    <w:rsid w:val="00FE38A2"/>
    <w:rsid w:val="00FE3930"/>
    <w:rsid w:val="00FE3946"/>
    <w:rsid w:val="00FE3B62"/>
    <w:rsid w:val="00FE3BA1"/>
    <w:rsid w:val="00FE3BF0"/>
    <w:rsid w:val="00FE3F77"/>
    <w:rsid w:val="00FE4060"/>
    <w:rsid w:val="00FE42EB"/>
    <w:rsid w:val="00FE443A"/>
    <w:rsid w:val="00FE44E0"/>
    <w:rsid w:val="00FE4597"/>
    <w:rsid w:val="00FE471F"/>
    <w:rsid w:val="00FE47ED"/>
    <w:rsid w:val="00FE47F4"/>
    <w:rsid w:val="00FE49D6"/>
    <w:rsid w:val="00FE4E6D"/>
    <w:rsid w:val="00FE50D5"/>
    <w:rsid w:val="00FE55A2"/>
    <w:rsid w:val="00FE5709"/>
    <w:rsid w:val="00FE58AF"/>
    <w:rsid w:val="00FE58F7"/>
    <w:rsid w:val="00FE5CCD"/>
    <w:rsid w:val="00FE5E80"/>
    <w:rsid w:val="00FE5EF1"/>
    <w:rsid w:val="00FE6054"/>
    <w:rsid w:val="00FE613F"/>
    <w:rsid w:val="00FE6306"/>
    <w:rsid w:val="00FE669F"/>
    <w:rsid w:val="00FE684B"/>
    <w:rsid w:val="00FE685F"/>
    <w:rsid w:val="00FE6AE4"/>
    <w:rsid w:val="00FE6B1D"/>
    <w:rsid w:val="00FE6E36"/>
    <w:rsid w:val="00FE6EAD"/>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0A1"/>
    <w:rsid w:val="00FF167C"/>
    <w:rsid w:val="00FF1781"/>
    <w:rsid w:val="00FF1B65"/>
    <w:rsid w:val="00FF1F2B"/>
    <w:rsid w:val="00FF2012"/>
    <w:rsid w:val="00FF2A77"/>
    <w:rsid w:val="00FF2E24"/>
    <w:rsid w:val="00FF2E40"/>
    <w:rsid w:val="00FF2E74"/>
    <w:rsid w:val="00FF3122"/>
    <w:rsid w:val="00FF3303"/>
    <w:rsid w:val="00FF379B"/>
    <w:rsid w:val="00FF39C8"/>
    <w:rsid w:val="00FF3B43"/>
    <w:rsid w:val="00FF3CE3"/>
    <w:rsid w:val="00FF40B9"/>
    <w:rsid w:val="00FF42E4"/>
    <w:rsid w:val="00FF4774"/>
    <w:rsid w:val="00FF47F4"/>
    <w:rsid w:val="00FF493F"/>
    <w:rsid w:val="00FF4CF9"/>
    <w:rsid w:val="00FF506A"/>
    <w:rsid w:val="00FF51D1"/>
    <w:rsid w:val="00FF51D8"/>
    <w:rsid w:val="00FF542C"/>
    <w:rsid w:val="00FF55BD"/>
    <w:rsid w:val="00FF5BFA"/>
    <w:rsid w:val="00FF5D09"/>
    <w:rsid w:val="00FF6110"/>
    <w:rsid w:val="00FF630F"/>
    <w:rsid w:val="00FF6310"/>
    <w:rsid w:val="00FF66EA"/>
    <w:rsid w:val="00FF6734"/>
    <w:rsid w:val="00FF68E6"/>
    <w:rsid w:val="00FF698F"/>
    <w:rsid w:val="00FF6C2F"/>
    <w:rsid w:val="00FF71A1"/>
    <w:rsid w:val="00FF758E"/>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568A98F-DF98-4221-808E-24E85C18B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D6"/>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4F7F7E"/>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4F7F7E"/>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4F7F7E"/>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DefaultParagraphFont">
    <w:name w:val="Default Paragraph Font"/>
    <w:uiPriority w:val="1"/>
    <w:semiHidden/>
    <w:unhideWhenUsed/>
    <w:rsid w:val="002317D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317D6"/>
  </w:style>
  <w:style w:type="character" w:customStyle="1" w:styleId="Heading1Char">
    <w:name w:val="Heading 1 Char"/>
    <w:basedOn w:val="DefaultParagraphFont"/>
    <w:link w:val="Heading1"/>
    <w:uiPriority w:val="9"/>
    <w:rsid w:val="004F7F7E"/>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4F7F7E"/>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4F7F7E"/>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22"/>
    <w:qFormat/>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customStyle="1" w:styleId="UnresolvedMention3">
    <w:name w:val="Unresolved Mention3"/>
    <w:basedOn w:val="DefaultParagraphFont"/>
    <w:uiPriority w:val="99"/>
    <w:semiHidden/>
    <w:unhideWhenUsed/>
    <w:rsid w:val="00F54FDD"/>
    <w:rPr>
      <w:color w:val="605E5C"/>
      <w:shd w:val="clear" w:color="auto" w:fill="E1DFDD"/>
    </w:rPr>
  </w:style>
  <w:style w:type="character" w:customStyle="1" w:styleId="Heading5Char">
    <w:name w:val="Heading 5 Char"/>
    <w:basedOn w:val="DefaultParagraphFont"/>
    <w:link w:val="Heading5"/>
    <w:uiPriority w:val="9"/>
    <w:semiHidden/>
    <w:rsid w:val="002F4E5C"/>
    <w:rPr>
      <w:rFonts w:asciiTheme="majorHAnsi" w:eastAsiaTheme="majorEastAsia" w:hAnsiTheme="majorHAnsi" w:cstheme="majorBidi"/>
      <w:color w:val="000000" w:themeColor="accent1" w:themeShade="BF"/>
      <w:sz w:val="24"/>
      <w:szCs w:val="24"/>
      <w:lang w:val="en-SE"/>
    </w:rPr>
  </w:style>
  <w:style w:type="character" w:styleId="UnresolvedMention">
    <w:name w:val="Unresolved Mention"/>
    <w:basedOn w:val="DefaultParagraphFont"/>
    <w:uiPriority w:val="99"/>
    <w:semiHidden/>
    <w:unhideWhenUsed/>
    <w:rsid w:val="006429AC"/>
    <w:rPr>
      <w:color w:val="605E5C"/>
      <w:shd w:val="clear" w:color="auto" w:fill="E1DFDD"/>
    </w:rPr>
  </w:style>
  <w:style w:type="character" w:styleId="LineNumber">
    <w:name w:val="line number"/>
    <w:basedOn w:val="DefaultParagraphFont"/>
    <w:uiPriority w:val="99"/>
    <w:semiHidden/>
    <w:unhideWhenUsed/>
    <w:rsid w:val="00D22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14507173">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5969173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mailto:max.lindmark@slu.se"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yperlink" Target="https://github.com/maxlindmark/scal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729A1ED3-E3FE-4E1E-AE0C-4A6AA814B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32</Pages>
  <Words>64211</Words>
  <Characters>366007</Characters>
  <Application>Microsoft Office Word</Application>
  <DocSecurity>0</DocSecurity>
  <Lines>3050</Lines>
  <Paragraphs>858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429360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1687</cp:revision>
  <cp:lastPrinted>2020-01-31T14:37:00Z</cp:lastPrinted>
  <dcterms:created xsi:type="dcterms:W3CDTF">2020-09-10T12:12:00Z</dcterms:created>
  <dcterms:modified xsi:type="dcterms:W3CDTF">2020-09-13T15:51:00Z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zotero-version="5.0.90"&gt;&lt;session id="kre1J3Go"/&gt;&lt;style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