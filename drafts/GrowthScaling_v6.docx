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DCA22" w14:textId="3AF76B20" w:rsidR="00F0624D" w:rsidRPr="00F0624D" w:rsidRDefault="00F0624D" w:rsidP="002E3379">
      <w:pPr>
        <w:spacing w:line="480" w:lineRule="auto"/>
        <w:contextualSpacing/>
        <w:jc w:val="both"/>
        <w:rPr>
          <w:rFonts w:cstheme="minorHAnsi"/>
          <w:b/>
          <w:bCs/>
          <w:iCs/>
          <w:sz w:val="28"/>
          <w:szCs w:val="44"/>
          <w:lang w:val="en-GB"/>
        </w:rPr>
      </w:pPr>
      <w:r w:rsidRPr="00F0624D">
        <w:rPr>
          <w:rFonts w:cstheme="minorHAnsi"/>
          <w:b/>
          <w:bCs/>
          <w:iCs/>
          <w:sz w:val="28"/>
          <w:szCs w:val="44"/>
          <w:lang w:val="en-GB"/>
        </w:rPr>
        <w:t>Title Page</w:t>
      </w:r>
    </w:p>
    <w:p w14:paraId="443823DE" w14:textId="3D0A2F88" w:rsidR="00660D1C" w:rsidRPr="00205EE2" w:rsidRDefault="00660D1C" w:rsidP="002E3379">
      <w:pPr>
        <w:spacing w:line="480" w:lineRule="auto"/>
        <w:contextualSpacing/>
        <w:jc w:val="both"/>
        <w:rPr>
          <w:rFonts w:cstheme="minorHAnsi"/>
          <w:iCs/>
          <w:sz w:val="28"/>
          <w:szCs w:val="28"/>
        </w:rPr>
      </w:pPr>
      <w:commentRangeStart w:id="0"/>
      <w:commentRangeStart w:id="1"/>
      <w:commentRangeStart w:id="2"/>
      <w:commentRangeStart w:id="3"/>
      <w:commentRangeStart w:id="4"/>
      <w:commentRangeStart w:id="5"/>
      <w:del w:id="6" w:author="Max Lindmark" w:date="2020-07-27T11:56:00Z">
        <w:r w:rsidRPr="00205EE2" w:rsidDel="00205EE2">
          <w:rPr>
            <w:rFonts w:cstheme="minorHAnsi"/>
            <w:iCs/>
            <w:sz w:val="28"/>
            <w:szCs w:val="28"/>
            <w:lang w:val="en-GB"/>
          </w:rPr>
          <w:delText>Intraspecific scaling of individual growth, consumption and metabolism with temperature and body mass across fishes</w:delText>
        </w:r>
        <w:commentRangeEnd w:id="0"/>
        <w:r w:rsidR="00AD3E75" w:rsidRPr="00205EE2" w:rsidDel="00205EE2">
          <w:rPr>
            <w:rStyle w:val="CommentReference"/>
            <w:iCs/>
            <w:sz w:val="28"/>
            <w:szCs w:val="28"/>
            <w:rPrChange w:id="7" w:author="Max Lindmark" w:date="2020-07-27T11:56:00Z">
              <w:rPr>
                <w:rStyle w:val="CommentReference"/>
                <w:iCs/>
              </w:rPr>
            </w:rPrChange>
          </w:rPr>
          <w:commentReference w:id="0"/>
        </w:r>
        <w:commentRangeEnd w:id="1"/>
        <w:r w:rsidR="00465B18" w:rsidRPr="00205EE2" w:rsidDel="00205EE2">
          <w:rPr>
            <w:rStyle w:val="CommentReference"/>
            <w:iCs/>
            <w:sz w:val="28"/>
            <w:szCs w:val="28"/>
            <w:rPrChange w:id="8" w:author="Max Lindmark" w:date="2020-07-27T11:56:00Z">
              <w:rPr>
                <w:rStyle w:val="CommentReference"/>
                <w:iCs/>
              </w:rPr>
            </w:rPrChange>
          </w:rPr>
          <w:commentReference w:id="1"/>
        </w:r>
        <w:commentRangeEnd w:id="2"/>
        <w:r w:rsidR="00603B4E" w:rsidRPr="00205EE2" w:rsidDel="00205EE2">
          <w:rPr>
            <w:rStyle w:val="CommentReference"/>
            <w:iCs/>
            <w:sz w:val="28"/>
            <w:szCs w:val="28"/>
            <w:rPrChange w:id="9" w:author="Max Lindmark" w:date="2020-07-27T11:56:00Z">
              <w:rPr>
                <w:rStyle w:val="CommentReference"/>
                <w:iCs/>
              </w:rPr>
            </w:rPrChange>
          </w:rPr>
          <w:commentReference w:id="2"/>
        </w:r>
        <w:commentRangeEnd w:id="3"/>
        <w:r w:rsidR="00AE4A5F" w:rsidRPr="00205EE2" w:rsidDel="00205EE2">
          <w:rPr>
            <w:rStyle w:val="CommentReference"/>
            <w:iCs/>
            <w:sz w:val="28"/>
            <w:szCs w:val="28"/>
            <w:rPrChange w:id="10" w:author="Max Lindmark" w:date="2020-07-27T11:56:00Z">
              <w:rPr>
                <w:rStyle w:val="CommentReference"/>
                <w:iCs/>
              </w:rPr>
            </w:rPrChange>
          </w:rPr>
          <w:commentReference w:id="3"/>
        </w:r>
        <w:commentRangeEnd w:id="4"/>
        <w:r w:rsidR="005F601D" w:rsidRPr="00205EE2" w:rsidDel="00205EE2">
          <w:rPr>
            <w:rStyle w:val="CommentReference"/>
            <w:iCs/>
            <w:sz w:val="28"/>
            <w:szCs w:val="28"/>
            <w:rPrChange w:id="11" w:author="Max Lindmark" w:date="2020-07-27T11:56:00Z">
              <w:rPr>
                <w:rStyle w:val="CommentReference"/>
                <w:iCs/>
              </w:rPr>
            </w:rPrChange>
          </w:rPr>
          <w:commentReference w:id="4"/>
        </w:r>
      </w:del>
      <w:ins w:id="12" w:author="Max Lindmark" w:date="2020-07-27T11:56:00Z">
        <w:r w:rsidR="00205EE2" w:rsidRPr="00F82BB5">
          <w:rPr>
            <w:iCs/>
            <w:sz w:val="28"/>
            <w:szCs w:val="28"/>
            <w:lang w:val="en-GB"/>
          </w:rPr>
          <w:t>Optimum growth temperature declines with body size in fishe</w:t>
        </w:r>
        <w:r w:rsidR="00205EE2" w:rsidRPr="00205EE2">
          <w:rPr>
            <w:rFonts w:cstheme="minorHAnsi"/>
            <w:iCs/>
            <w:sz w:val="28"/>
            <w:szCs w:val="28"/>
            <w:lang w:val="en-GB"/>
          </w:rPr>
          <w:t>s</w:t>
        </w:r>
        <w:commentRangeStart w:id="13"/>
        <w:commentRangeEnd w:id="13"/>
        <w:r w:rsidR="00205EE2" w:rsidRPr="00F82BB5">
          <w:rPr>
            <w:rStyle w:val="CommentReference"/>
            <w:iCs/>
            <w:sz w:val="28"/>
            <w:szCs w:val="28"/>
          </w:rPr>
          <w:commentReference w:id="13"/>
        </w:r>
        <w:commentRangeStart w:id="14"/>
        <w:commentRangeEnd w:id="14"/>
        <w:r w:rsidR="00205EE2" w:rsidRPr="00F82BB5">
          <w:rPr>
            <w:rStyle w:val="CommentReference"/>
            <w:iCs/>
            <w:sz w:val="28"/>
            <w:szCs w:val="28"/>
          </w:rPr>
          <w:commentReference w:id="14"/>
        </w:r>
        <w:commentRangeStart w:id="15"/>
        <w:commentRangeEnd w:id="15"/>
        <w:r w:rsidR="00205EE2" w:rsidRPr="00F82BB5">
          <w:rPr>
            <w:rStyle w:val="CommentReference"/>
            <w:iCs/>
            <w:sz w:val="28"/>
            <w:szCs w:val="28"/>
          </w:rPr>
          <w:commentReference w:id="15"/>
        </w:r>
        <w:commentRangeStart w:id="16"/>
        <w:commentRangeEnd w:id="16"/>
        <w:r w:rsidR="00205EE2" w:rsidRPr="00F82BB5">
          <w:rPr>
            <w:rStyle w:val="CommentReference"/>
            <w:iCs/>
            <w:sz w:val="28"/>
            <w:szCs w:val="28"/>
          </w:rPr>
          <w:commentReference w:id="16"/>
        </w:r>
        <w:commentRangeStart w:id="17"/>
        <w:commentRangeEnd w:id="17"/>
        <w:r w:rsidR="00205EE2" w:rsidRPr="00F82BB5">
          <w:rPr>
            <w:rStyle w:val="CommentReference"/>
            <w:iCs/>
            <w:sz w:val="28"/>
            <w:szCs w:val="28"/>
          </w:rPr>
          <w:commentReference w:id="17"/>
        </w:r>
      </w:ins>
      <w:commentRangeEnd w:id="5"/>
      <w:ins w:id="18" w:author="Max Lindmark" w:date="2020-07-28T10:12:00Z">
        <w:r w:rsidR="00153F6D">
          <w:rPr>
            <w:rStyle w:val="CommentReference"/>
          </w:rPr>
          <w:commentReference w:id="5"/>
        </w:r>
      </w:ins>
    </w:p>
    <w:p w14:paraId="1AA2AE04" w14:textId="77777777" w:rsidR="00B662F8" w:rsidRDefault="00B662F8" w:rsidP="002E3379">
      <w:pPr>
        <w:spacing w:line="480" w:lineRule="auto"/>
        <w:contextualSpacing/>
        <w:jc w:val="both"/>
        <w:rPr>
          <w:rFonts w:cstheme="minorHAnsi"/>
        </w:rPr>
      </w:pPr>
    </w:p>
    <w:p w14:paraId="07BE3285" w14:textId="0C866378"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3941538D" w14:textId="77777777" w:rsidR="00B662F8" w:rsidRPr="00667BA6" w:rsidRDefault="00B662F8" w:rsidP="002E3379">
      <w:pPr>
        <w:spacing w:line="480" w:lineRule="auto"/>
        <w:contextualSpacing/>
        <w:jc w:val="both"/>
        <w:rPr>
          <w:rFonts w:cstheme="minorHAnsi"/>
          <w:vertAlign w:val="superscript"/>
          <w:lang w:val="sv-SE"/>
        </w:rPr>
      </w:pPr>
    </w:p>
    <w:p w14:paraId="26A4BCA9" w14:textId="7AEB8B06"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4BF63069" w14:textId="77777777" w:rsidR="00667BA6" w:rsidRDefault="00667BA6" w:rsidP="002E3379">
      <w:pPr>
        <w:spacing w:line="480" w:lineRule="auto"/>
        <w:contextualSpacing/>
        <w:jc w:val="both"/>
        <w:rPr>
          <w:rFonts w:cstheme="minorHAnsi"/>
          <w:vertAlign w:val="superscript"/>
          <w:lang w:val="en-GB"/>
        </w:rPr>
      </w:pPr>
    </w:p>
    <w:p w14:paraId="38B5859B" w14:textId="78BED4CA"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06912538"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w:t>
      </w:r>
      <w:r w:rsidR="00792C74" w:rsidRPr="00647D43">
        <w:rPr>
          <w:rFonts w:cstheme="minorHAnsi"/>
          <w:lang w:val="en-GB"/>
        </w:rPr>
        <w:t xml:space="preserve">Institute of </w:t>
      </w:r>
      <w:commentRangeStart w:id="19"/>
      <w:r w:rsidR="00792C74">
        <w:rPr>
          <w:rFonts w:cstheme="minorHAnsi"/>
          <w:lang w:val="en-GB"/>
        </w:rPr>
        <w:t>Marine</w:t>
      </w:r>
      <w:r w:rsidR="00792C74" w:rsidRPr="00647D43">
        <w:rPr>
          <w:rFonts w:cstheme="minorHAnsi"/>
          <w:lang w:val="en-GB"/>
        </w:rPr>
        <w:t xml:space="preserve"> Research, </w:t>
      </w:r>
      <w:proofErr w:type="spellStart"/>
      <w:r w:rsidR="00792C74">
        <w:rPr>
          <w:rFonts w:cstheme="minorHAnsi"/>
          <w:lang w:val="en-GB"/>
        </w:rPr>
        <w:t>Turistgatan</w:t>
      </w:r>
      <w:proofErr w:type="spellEnd"/>
      <w:r w:rsidR="00792C74" w:rsidRPr="00647D43">
        <w:rPr>
          <w:rFonts w:cstheme="minorHAnsi"/>
          <w:lang w:val="en-GB"/>
        </w:rPr>
        <w:t xml:space="preserve"> </w:t>
      </w:r>
      <w:r w:rsidR="00792C74">
        <w:rPr>
          <w:rFonts w:cstheme="minorHAnsi"/>
          <w:lang w:val="en-GB"/>
        </w:rPr>
        <w:t>5</w:t>
      </w:r>
      <w:r w:rsidR="00792C74" w:rsidRPr="00647D43">
        <w:rPr>
          <w:rFonts w:cstheme="minorHAnsi"/>
          <w:lang w:val="en-GB"/>
        </w:rPr>
        <w:t xml:space="preserve">, </w:t>
      </w:r>
      <w:proofErr w:type="spellStart"/>
      <w:r w:rsidR="00792C74">
        <w:rPr>
          <w:rFonts w:cstheme="minorHAnsi"/>
          <w:lang w:val="en-GB"/>
        </w:rPr>
        <w:t>Lysekil</w:t>
      </w:r>
      <w:proofErr w:type="spellEnd"/>
      <w:r w:rsidR="00792C74" w:rsidRPr="00647D43">
        <w:rPr>
          <w:rFonts w:cstheme="minorHAnsi"/>
          <w:lang w:val="en-GB"/>
        </w:rPr>
        <w:t xml:space="preserve"> </w:t>
      </w:r>
      <w:commentRangeEnd w:id="19"/>
      <w:r w:rsidR="00792C74">
        <w:rPr>
          <w:rStyle w:val="CommentReference"/>
        </w:rPr>
        <w:commentReference w:id="19"/>
      </w:r>
      <w:r w:rsidR="00792C74" w:rsidRPr="00D7608A">
        <w:t xml:space="preserve"> </w:t>
      </w:r>
      <w:r w:rsidR="00792C74" w:rsidRPr="00D7608A">
        <w:rPr>
          <w:rFonts w:cstheme="minorHAnsi"/>
          <w:lang w:val="en-GB"/>
        </w:rPr>
        <w:t>453 30</w:t>
      </w:r>
      <w:r w:rsidRPr="00972C7F">
        <w:rPr>
          <w:rFonts w:cstheme="minorHAnsi"/>
          <w:lang w:val="en-GB"/>
        </w:rPr>
        <w:t xml:space="preserve">, Sweden, Tel.: +46(0)104784137, </w:t>
      </w:r>
      <w:r w:rsidRPr="00F6289D">
        <w:rPr>
          <w:rFonts w:cstheme="minorHAnsi"/>
          <w:b/>
          <w:bCs/>
          <w:lang w:val="en-GB"/>
        </w:rPr>
        <w:t>email</w:t>
      </w:r>
      <w:r w:rsidRPr="00972C7F">
        <w:rPr>
          <w:rFonts w:cstheme="minorHAnsi"/>
          <w:lang w:val="en-GB"/>
        </w:rPr>
        <w:t xml:space="preserve">: </w:t>
      </w:r>
      <w:hyperlink r:id="rId16" w:history="1">
        <w:r w:rsidRPr="00972C7F">
          <w:rPr>
            <w:rStyle w:val="Hyperlink"/>
            <w:rFonts w:cstheme="minorHAnsi"/>
            <w:lang w:val="en-GB"/>
          </w:rPr>
          <w:t>max.lindmark@slu.se</w:t>
        </w:r>
      </w:hyperlink>
    </w:p>
    <w:p w14:paraId="78420087" w14:textId="1B99885E" w:rsidR="002105CB" w:rsidRDefault="002105CB" w:rsidP="002E3379">
      <w:pPr>
        <w:tabs>
          <w:tab w:val="left" w:pos="6690"/>
        </w:tabs>
        <w:spacing w:line="480" w:lineRule="auto"/>
        <w:contextualSpacing/>
        <w:jc w:val="both"/>
        <w:rPr>
          <w:rFonts w:cstheme="minorHAnsi"/>
          <w:b/>
          <w:color w:val="333333"/>
          <w:shd w:val="clear" w:color="auto" w:fill="FFFFFF"/>
          <w:lang w:val="en-GB"/>
        </w:rPr>
      </w:pPr>
    </w:p>
    <w:p w14:paraId="6E3363BF" w14:textId="77777777" w:rsidR="00643CC1" w:rsidRPr="00972C7F" w:rsidRDefault="00643CC1" w:rsidP="00643CC1">
      <w:pPr>
        <w:tabs>
          <w:tab w:val="left" w:pos="6690"/>
        </w:tabs>
        <w:spacing w:line="480" w:lineRule="auto"/>
        <w:contextualSpacing/>
        <w:jc w:val="both"/>
        <w:rPr>
          <w:ins w:id="20" w:author="Max Lindmark" w:date="2020-07-27T11:57:00Z"/>
          <w:rFonts w:cstheme="minorHAnsi"/>
          <w:color w:val="333333"/>
          <w:shd w:val="clear" w:color="auto" w:fill="FFFFFF"/>
          <w:lang w:val="en-GB"/>
        </w:rPr>
      </w:pPr>
      <w:ins w:id="21" w:author="Max Lindmark" w:date="2020-07-27T11:57:00Z">
        <w:r>
          <w:rPr>
            <w:rFonts w:cstheme="minorHAnsi"/>
            <w:b/>
            <w:color w:val="333333"/>
            <w:shd w:val="clear" w:color="auto" w:fill="FFFFFF"/>
            <w:lang w:val="en-GB"/>
          </w:rPr>
          <w:t>Classification</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commentRangeStart w:id="22"/>
        <w:r w:rsidRPr="0091098B">
          <w:rPr>
            <w:rFonts w:cstheme="minorHAnsi"/>
            <w:color w:val="333333"/>
            <w:shd w:val="clear" w:color="auto" w:fill="FFFFFF"/>
            <w:lang w:val="en-GB"/>
          </w:rPr>
          <w:t>BIOLOGICAL SCIENCES</w:t>
        </w:r>
        <w:commentRangeEnd w:id="22"/>
        <w:r>
          <w:rPr>
            <w:rStyle w:val="CommentReference"/>
          </w:rPr>
          <w:commentReference w:id="22"/>
        </w:r>
        <w:r>
          <w:rPr>
            <w:rFonts w:cstheme="minorHAnsi"/>
            <w:color w:val="333333"/>
            <w:shd w:val="clear" w:color="auto" w:fill="FFFFFF"/>
            <w:lang w:val="en-GB"/>
          </w:rPr>
          <w:t>, Ecology</w:t>
        </w:r>
      </w:ins>
    </w:p>
    <w:p w14:paraId="448679F7" w14:textId="77777777" w:rsidR="00643CC1" w:rsidRDefault="00643CC1" w:rsidP="00643CC1">
      <w:pPr>
        <w:tabs>
          <w:tab w:val="left" w:pos="6690"/>
        </w:tabs>
        <w:spacing w:line="480" w:lineRule="auto"/>
        <w:contextualSpacing/>
        <w:jc w:val="both"/>
        <w:rPr>
          <w:ins w:id="23" w:author="Max Lindmark" w:date="2020-07-27T11:57:00Z"/>
          <w:rFonts w:cstheme="minorHAnsi"/>
          <w:b/>
          <w:color w:val="333333"/>
          <w:shd w:val="clear" w:color="auto" w:fill="FFFFFF"/>
          <w:lang w:val="en-GB"/>
        </w:rPr>
      </w:pPr>
    </w:p>
    <w:p w14:paraId="7601E200" w14:textId="77777777" w:rsidR="00643CC1" w:rsidRPr="00972C7F" w:rsidRDefault="00643CC1" w:rsidP="00643CC1">
      <w:pPr>
        <w:tabs>
          <w:tab w:val="left" w:pos="6690"/>
        </w:tabs>
        <w:spacing w:line="480" w:lineRule="auto"/>
        <w:contextualSpacing/>
        <w:jc w:val="both"/>
        <w:rPr>
          <w:ins w:id="24" w:author="Max Lindmark" w:date="2020-07-27T11:57:00Z"/>
          <w:rFonts w:cstheme="minorHAnsi"/>
          <w:color w:val="333333"/>
          <w:shd w:val="clear" w:color="auto" w:fill="FFFFFF"/>
          <w:lang w:val="en-GB"/>
        </w:rPr>
      </w:pPr>
      <w:ins w:id="25" w:author="Max Lindmark" w:date="2020-07-27T11:57:00Z">
        <w:r w:rsidRPr="00972C7F">
          <w:rPr>
            <w:rFonts w:cstheme="minorHAnsi"/>
            <w:b/>
            <w:color w:val="333333"/>
            <w:shd w:val="clear" w:color="auto" w:fill="FFFFFF"/>
            <w:lang w:val="en-GB"/>
          </w:rPr>
          <w:t>Keywords</w:t>
        </w:r>
        <w:r w:rsidRPr="00972C7F">
          <w:rPr>
            <w:rFonts w:cstheme="minorHAnsi"/>
            <w:color w:val="333333"/>
            <w:shd w:val="clear" w:color="auto" w:fill="FFFFFF"/>
            <w:lang w:val="en-GB"/>
          </w:rPr>
          <w:t>:</w:t>
        </w:r>
        <w:r>
          <w:rPr>
            <w:rFonts w:cstheme="minorHAnsi"/>
            <w:color w:val="333333"/>
            <w:shd w:val="clear" w:color="auto" w:fill="FFFFFF"/>
            <w:lang w:val="en-GB"/>
          </w:rPr>
          <w:t xml:space="preserve"> body growth, optimum, metabolic rate, feeding rate, bioenergetics, body size, temperature allometry, metabolic theory of ecology </w:t>
        </w:r>
        <w:r w:rsidRPr="00972C7F">
          <w:rPr>
            <w:rFonts w:cstheme="minorHAnsi"/>
            <w:color w:val="333333"/>
            <w:shd w:val="clear" w:color="auto" w:fill="FFFFFF"/>
            <w:lang w:val="en-GB"/>
          </w:rPr>
          <w:tab/>
        </w:r>
      </w:ins>
    </w:p>
    <w:p w14:paraId="68949B81" w14:textId="7C21BDCD" w:rsidR="00EF519B" w:rsidRDefault="00EF519B" w:rsidP="002E3379">
      <w:pPr>
        <w:spacing w:line="480" w:lineRule="auto"/>
        <w:contextualSpacing/>
        <w:jc w:val="both"/>
        <w:rPr>
          <w:rFonts w:cstheme="minorHAnsi"/>
          <w:color w:val="333333"/>
          <w:shd w:val="clear" w:color="auto" w:fill="FFFFFF"/>
          <w:lang w:val="en-GB"/>
        </w:rPr>
      </w:pPr>
    </w:p>
    <w:p w14:paraId="357B638D" w14:textId="10F52B20" w:rsidR="00C24AD4" w:rsidRDefault="00C24AD4" w:rsidP="002E3379">
      <w:pPr>
        <w:spacing w:line="480" w:lineRule="auto"/>
        <w:contextualSpacing/>
        <w:jc w:val="both"/>
        <w:rPr>
          <w:rFonts w:cstheme="minorHAnsi"/>
          <w:color w:val="333333"/>
          <w:shd w:val="clear" w:color="auto" w:fill="FFFFFF"/>
          <w:lang w:val="en-GB"/>
        </w:rPr>
      </w:pPr>
    </w:p>
    <w:p w14:paraId="288427B1" w14:textId="77777777" w:rsidR="00C24AD4" w:rsidRPr="00972C7F" w:rsidRDefault="00C24AD4"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commentRangeStart w:id="26"/>
      <w:r w:rsidRPr="004559BC">
        <w:rPr>
          <w:rFonts w:cstheme="minorHAnsi"/>
          <w:b/>
          <w:lang w:val="en-GB"/>
        </w:rPr>
        <w:lastRenderedPageBreak/>
        <w:t>Abstract</w:t>
      </w:r>
      <w:commentRangeEnd w:id="26"/>
      <w:r w:rsidR="00B1101E">
        <w:rPr>
          <w:rStyle w:val="CommentReference"/>
        </w:rPr>
        <w:commentReference w:id="26"/>
      </w:r>
    </w:p>
    <w:p w14:paraId="7E99AF2C" w14:textId="73102200" w:rsidR="00B73BBC" w:rsidRPr="00695423" w:rsidRDefault="007560DE" w:rsidP="004559BC">
      <w:pPr>
        <w:pStyle w:val="ListParagraph"/>
        <w:spacing w:line="480" w:lineRule="auto"/>
        <w:ind w:left="0"/>
        <w:jc w:val="both"/>
        <w:rPr>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 xml:space="preserve">of </w:t>
      </w:r>
      <w:r w:rsidR="00710923">
        <w:rPr>
          <w:rFonts w:cstheme="minorHAnsi"/>
          <w:lang w:val="en-GB"/>
        </w:rPr>
        <w:t xml:space="preserve">how </w:t>
      </w:r>
      <w:r w:rsidR="009E3FEF" w:rsidRPr="006C7603">
        <w:rPr>
          <w:rFonts w:cstheme="minorHAnsi"/>
          <w:lang w:val="en-GB"/>
        </w:rPr>
        <w:t>growth</w:t>
      </w:r>
      <w:r w:rsidR="009D408E" w:rsidRPr="006C7603">
        <w:rPr>
          <w:rFonts w:cstheme="minorHAnsi"/>
          <w:lang w:val="en-GB"/>
        </w:rPr>
        <w:t xml:space="preserve"> and </w:t>
      </w:r>
      <w:r w:rsidR="006478C8" w:rsidRPr="006C7603">
        <w:rPr>
          <w:rFonts w:cstheme="minorHAnsi"/>
          <w:lang w:val="en-GB"/>
        </w:rPr>
        <w:t xml:space="preserve">key processes affecting it </w:t>
      </w:r>
      <w:r w:rsidR="006478C8" w:rsidRPr="006C7603">
        <w:rPr>
          <w:lang w:val="en-GB"/>
        </w:rPr>
        <w:t xml:space="preserve">(e.g., metabolism and consumption) </w:t>
      </w:r>
      <w:r w:rsidR="00710923">
        <w:rPr>
          <w:rFonts w:cstheme="minorHAnsi"/>
          <w:lang w:val="en-GB"/>
        </w:rPr>
        <w:t xml:space="preserve">depend on </w:t>
      </w:r>
      <w:r w:rsidR="00E04C7D">
        <w:rPr>
          <w:rFonts w:cstheme="minorHAnsi"/>
          <w:lang w:val="en-GB"/>
        </w:rPr>
        <w:t xml:space="preserve">both </w:t>
      </w:r>
      <w:commentRangeStart w:id="27"/>
      <w:commentRangeStart w:id="28"/>
      <w:r w:rsidR="009E3FEF" w:rsidRPr="006C7603">
        <w:rPr>
          <w:rFonts w:cstheme="minorHAnsi"/>
          <w:lang w:val="en-GB"/>
        </w:rPr>
        <w:t xml:space="preserve">body mass </w:t>
      </w:r>
      <w:commentRangeEnd w:id="27"/>
      <w:r w:rsidR="005475C4">
        <w:rPr>
          <w:rStyle w:val="CommentReference"/>
        </w:rPr>
        <w:commentReference w:id="27"/>
      </w:r>
      <w:commentRangeEnd w:id="28"/>
      <w:r w:rsidR="00FF758E">
        <w:rPr>
          <w:rStyle w:val="CommentReference"/>
        </w:rPr>
        <w:commentReference w:id="28"/>
      </w:r>
      <w:r w:rsidR="009E3FEF" w:rsidRPr="006C7603">
        <w:rPr>
          <w:rFonts w:cstheme="minorHAnsi"/>
          <w:lang w:val="en-GB"/>
        </w:rPr>
        <w:t xml:space="preserve">and </w:t>
      </w:r>
      <w:r w:rsidR="00F568DE" w:rsidRPr="006C7603">
        <w:rPr>
          <w:rFonts w:cstheme="minorHAnsi"/>
          <w:lang w:val="en-GB"/>
        </w:rPr>
        <w:t>temperature</w:t>
      </w:r>
      <w:r w:rsidR="00FF758E">
        <w:rPr>
          <w:rFonts w:cstheme="minorHAnsi"/>
          <w:lang w:val="en-GB"/>
        </w:rPr>
        <w:t xml:space="preserve"> </w:t>
      </w:r>
      <w:r w:rsidR="00B913F9">
        <w:rPr>
          <w:rFonts w:cstheme="minorHAnsi"/>
          <w:lang w:val="en-GB"/>
        </w:rPr>
        <w:t>within species</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w:t>
      </w:r>
      <w:r w:rsidR="006E7C81" w:rsidRPr="006C7603">
        <w:rPr>
          <w:rFonts w:cstheme="minorHAnsi"/>
          <w:lang w:val="en-GB"/>
        </w:rPr>
        <w:t xml:space="preserve">growth </w:t>
      </w:r>
      <w:r w:rsidR="00A10964" w:rsidRPr="006C7603">
        <w:rPr>
          <w:rFonts w:cstheme="minorHAnsi"/>
          <w:lang w:val="en-GB"/>
        </w:rPr>
        <w:t>patterns</w:t>
      </w:r>
      <w:r w:rsidR="00624297">
        <w:rPr>
          <w:rFonts w:cstheme="minorHAnsi"/>
          <w:lang w:val="en-GB"/>
        </w:rPr>
        <w:t>,</w:t>
      </w:r>
      <w:r w:rsidR="00A10964" w:rsidRPr="006C7603">
        <w:rPr>
          <w:rFonts w:cstheme="minorHAnsi"/>
          <w:lang w:val="en-GB"/>
        </w:rPr>
        <w:t xml:space="preserve"> </w:t>
      </w:r>
      <w:r w:rsidR="00713311" w:rsidRPr="006C7603">
        <w:rPr>
          <w:rFonts w:cstheme="minorHAnsi"/>
          <w:lang w:val="en-GB"/>
        </w:rPr>
        <w:t>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66528A">
        <w:rPr>
          <w:rFonts w:cstheme="minorHAnsi"/>
          <w:lang w:val="en-GB"/>
        </w:rPr>
        <w:t>resolve</w:t>
      </w:r>
      <w:r w:rsidR="0066528A" w:rsidRPr="00C34579">
        <w:rPr>
          <w:rFonts w:cstheme="minorHAnsi"/>
          <w:lang w:val="en-GB"/>
        </w:rPr>
        <w:t xml:space="preserve"> </w:t>
      </w:r>
      <w:r w:rsidR="00A80603" w:rsidRPr="00C34579">
        <w:rPr>
          <w:rFonts w:cstheme="minorHAnsi"/>
          <w:lang w:val="en-GB"/>
        </w:rPr>
        <w:t xml:space="preserve">the </w:t>
      </w:r>
      <w:r w:rsidR="00BB2D39">
        <w:rPr>
          <w:rFonts w:cstheme="minorHAnsi"/>
          <w:lang w:val="en-GB"/>
        </w:rPr>
        <w:t xml:space="preserve">combined </w:t>
      </w:r>
      <w:r w:rsidR="00B537CC" w:rsidRPr="00C34579">
        <w:rPr>
          <w:rFonts w:cstheme="minorHAnsi"/>
          <w:lang w:val="en-GB"/>
        </w:rPr>
        <w:t>effect</w:t>
      </w:r>
      <w:r w:rsidR="00C66A35">
        <w:rPr>
          <w:rFonts w:cstheme="minorHAnsi"/>
          <w:lang w:val="en-GB"/>
        </w:rPr>
        <w:t>s</w:t>
      </w:r>
      <w:r w:rsidR="00B537CC" w:rsidRPr="00C34579">
        <w:rPr>
          <w:rFonts w:cstheme="minorHAnsi"/>
          <w:lang w:val="en-GB"/>
        </w:rPr>
        <w:t xml:space="preserve">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717293" w:rsidRPr="00C34579">
        <w:rPr>
          <w:rFonts w:cstheme="minorHAnsi"/>
          <w:lang w:val="en-GB"/>
        </w:rPr>
        <w:t xml:space="preserve">examine </w:t>
      </w:r>
      <w:r w:rsidR="00303480" w:rsidRPr="00C34579">
        <w:rPr>
          <w:rFonts w:cstheme="minorHAnsi"/>
          <w:lang w:val="en-GB"/>
        </w:rPr>
        <w:t>the link between</w:t>
      </w:r>
      <w:r w:rsidR="00D177B4">
        <w:rPr>
          <w:rFonts w:cstheme="minorHAnsi"/>
          <w:lang w:val="en-GB"/>
        </w:rPr>
        <w:t xml:space="preserve"> </w:t>
      </w:r>
      <w:r w:rsidR="001E496D" w:rsidRPr="00C34579">
        <w:rPr>
          <w:rFonts w:cstheme="minorHAnsi"/>
          <w:lang w:val="en-GB"/>
        </w:rPr>
        <w:t>metaboli</w:t>
      </w:r>
      <w:r w:rsidR="00AD3E75" w:rsidRPr="00C34579">
        <w:rPr>
          <w:rFonts w:cstheme="minorHAnsi"/>
          <w:lang w:val="en-GB"/>
        </w:rPr>
        <w:t>sm</w:t>
      </w:r>
      <w:r w:rsidR="00BB2D39">
        <w:rPr>
          <w:rFonts w:cstheme="minorHAnsi"/>
          <w:lang w:val="en-GB"/>
        </w:rPr>
        <w:t>,</w:t>
      </w:r>
      <w:r w:rsidR="001E496D" w:rsidRPr="00C34579">
        <w:rPr>
          <w:rFonts w:cstheme="minorHAnsi"/>
          <w:lang w:val="en-GB"/>
        </w:rPr>
        <w:t xml:space="preserve"> </w:t>
      </w:r>
      <w:r w:rsidR="0066528A">
        <w:rPr>
          <w:rFonts w:cstheme="minorHAnsi"/>
          <w:lang w:val="en-GB"/>
        </w:rPr>
        <w:t xml:space="preserve">maximum </w:t>
      </w:r>
      <w:r w:rsidR="001E496D" w:rsidRPr="00C34579">
        <w:rPr>
          <w:rFonts w:cstheme="minorHAnsi"/>
          <w:lang w:val="en-GB"/>
        </w:rPr>
        <w:t>consumption</w:t>
      </w:r>
      <w:r w:rsidR="00BB2D39">
        <w:rPr>
          <w:rFonts w:cstheme="minorHAnsi"/>
          <w:lang w:val="en-GB"/>
        </w:rPr>
        <w:t xml:space="preserve"> and body growth</w:t>
      </w:r>
      <w:r w:rsidR="0087276B" w:rsidRPr="00C34579">
        <w:rPr>
          <w:rFonts w:cstheme="minorHAnsi"/>
          <w:lang w:val="en-GB"/>
        </w:rPr>
        <w:t>,</w:t>
      </w:r>
      <w:r w:rsidR="008B60E2" w:rsidRPr="00C34579">
        <w:rPr>
          <w:rFonts w:cstheme="minorHAnsi"/>
          <w:lang w:val="en-GB"/>
        </w:rPr>
        <w:t xml:space="preserve"> we </w:t>
      </w:r>
      <w:r w:rsidR="00960E59">
        <w:rPr>
          <w:rFonts w:cstheme="minorHAnsi"/>
          <w:lang w:val="en-GB"/>
        </w:rPr>
        <w:t>compiled a large dataset of</w:t>
      </w:r>
      <w:r w:rsidR="00960E59" w:rsidRPr="00C34579">
        <w:rPr>
          <w:rFonts w:cstheme="minorHAnsi"/>
          <w:lang w:val="en-GB"/>
        </w:rPr>
        <w:t xml:space="preserve"> </w:t>
      </w:r>
      <w:r w:rsidR="002D16E3" w:rsidRPr="00C34579">
        <w:rPr>
          <w:rFonts w:cstheme="minorHAnsi"/>
          <w:lang w:val="en-GB"/>
        </w:rPr>
        <w:t xml:space="preserve">experimental </w:t>
      </w:r>
      <w:r w:rsidR="00960E59">
        <w:rPr>
          <w:rFonts w:cstheme="minorHAnsi"/>
          <w:lang w:val="en-GB"/>
        </w:rPr>
        <w:t xml:space="preserve">results from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66528A">
        <w:rPr>
          <w:rFonts w:cstheme="minorHAnsi"/>
          <w:lang w:val="en-GB"/>
        </w:rPr>
        <w:t>. We</w:t>
      </w:r>
      <w:r w:rsidR="002F1479" w:rsidRPr="004559BC">
        <w:rPr>
          <w:rFonts w:cstheme="minorHAnsi"/>
          <w:lang w:val="en-GB"/>
        </w:rPr>
        <w:t xml:space="preserve"> </w:t>
      </w:r>
      <w:r w:rsidR="006E0740">
        <w:rPr>
          <w:rFonts w:cstheme="minorHAnsi"/>
          <w:lang w:val="en-GB"/>
        </w:rPr>
        <w:t>estimate</w:t>
      </w:r>
      <w:r w:rsidR="006E0740"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66528A">
        <w:rPr>
          <w:rFonts w:cstheme="minorHAnsi"/>
          <w:lang w:val="en-GB"/>
        </w:rPr>
        <w:t xml:space="preserve">these three processes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temperature </w:t>
      </w:r>
      <w:r w:rsidR="005475C4">
        <w:rPr>
          <w:rFonts w:cstheme="minorHAnsi"/>
          <w:lang w:val="en-GB"/>
        </w:rPr>
        <w:t xml:space="preserve">and </w:t>
      </w:r>
      <w:r w:rsidR="005475C4" w:rsidRPr="00C34579">
        <w:rPr>
          <w:rFonts w:cstheme="minorHAnsi"/>
          <w:lang w:val="en-GB"/>
        </w:rPr>
        <w:t>within</w:t>
      </w:r>
      <w:r w:rsidR="005475C4">
        <w:rPr>
          <w:rFonts w:cstheme="minorHAnsi"/>
          <w:lang w:val="en-GB"/>
        </w:rPr>
        <w:t>-</w:t>
      </w:r>
      <w:commentRangeStart w:id="29"/>
      <w:commentRangeEnd w:id="29"/>
      <w:r w:rsidR="005475C4">
        <w:rPr>
          <w:rStyle w:val="CommentReference"/>
        </w:rPr>
        <w:commentReference w:id="29"/>
      </w:r>
      <w:r w:rsidR="003526B5" w:rsidRPr="00C34579">
        <w:rPr>
          <w:rFonts w:cstheme="minorHAnsi"/>
          <w:lang w:val="en-GB"/>
        </w:rPr>
        <w:t>species</w:t>
      </w:r>
      <w:r w:rsidR="005475C4">
        <w:rPr>
          <w:rFonts w:cstheme="minorHAnsi"/>
          <w:lang w:val="en-GB"/>
        </w:rPr>
        <w:t xml:space="preserve"> body mass</w:t>
      </w:r>
      <w:r w:rsidR="00C205B8" w:rsidRPr="00C34579">
        <w:rPr>
          <w:rFonts w:cstheme="minorHAnsi"/>
          <w:lang w:val="en-GB"/>
        </w:rPr>
        <w:t>,</w:t>
      </w:r>
      <w:r w:rsidR="003526B5" w:rsidRPr="00C34579">
        <w:rPr>
          <w:rFonts w:cstheme="minorHAnsi"/>
          <w:lang w:val="en-GB"/>
        </w:rPr>
        <w:t xml:space="preserve"> </w:t>
      </w:r>
      <w:r w:rsidR="005475C4">
        <w:rPr>
          <w:rFonts w:cstheme="minorHAnsi"/>
          <w:lang w:val="en-GB"/>
        </w:rPr>
        <w:t xml:space="preserve">by fitting hierarchical models </w:t>
      </w:r>
      <w:r w:rsidR="003526B5" w:rsidRPr="00C34579">
        <w:rPr>
          <w:rFonts w:cstheme="minorHAnsi"/>
          <w:lang w:val="en-GB"/>
        </w:rPr>
        <w:t>while accounting for variation between species.</w:t>
      </w:r>
      <w:r w:rsidR="00CC5B97" w:rsidRPr="00C34579">
        <w:rPr>
          <w:rFonts w:cstheme="minorHAnsi"/>
          <w:lang w:val="en-GB"/>
        </w:rPr>
        <w:t xml:space="preserve"> </w:t>
      </w:r>
      <w:r w:rsidR="00695423">
        <w:rPr>
          <w:lang w:val="en-GB"/>
        </w:rPr>
        <w:t>M</w:t>
      </w:r>
      <w:r w:rsidR="00126EF2" w:rsidRPr="004559BC">
        <w:rPr>
          <w:lang w:val="en-GB"/>
        </w:rPr>
        <w:t xml:space="preserve">aximum consumption </w:t>
      </w:r>
      <w:r w:rsidR="00695423">
        <w:rPr>
          <w:lang w:val="en-GB"/>
        </w:rPr>
        <w:t>rate scale</w:t>
      </w:r>
      <w:r w:rsidR="00960E59">
        <w:rPr>
          <w:lang w:val="en-GB"/>
        </w:rPr>
        <w:t>d</w:t>
      </w:r>
      <w:r w:rsidR="00695423">
        <w:rPr>
          <w:lang w:val="en-GB"/>
        </w:rPr>
        <w:t xml:space="preserve"> with </w:t>
      </w:r>
      <w:r w:rsidR="001B71C2">
        <w:rPr>
          <w:lang w:val="en-GB"/>
        </w:rPr>
        <w:t xml:space="preserve">a </w:t>
      </w:r>
      <w:r w:rsidR="00695423">
        <w:rPr>
          <w:lang w:val="en-GB"/>
        </w:rPr>
        <w:t xml:space="preserve">mass exponent smaller than </w:t>
      </w:r>
      <w:r w:rsidR="005475C4">
        <w:rPr>
          <w:lang w:val="en-GB"/>
        </w:rPr>
        <w:t xml:space="preserve">for </w:t>
      </w:r>
      <w:proofErr w:type="gramStart"/>
      <w:r w:rsidR="00763B4F">
        <w:rPr>
          <w:lang w:val="en-GB"/>
        </w:rPr>
        <w:t>metabolism</w:t>
      </w:r>
      <w:r w:rsidR="00523391">
        <w:rPr>
          <w:rFonts w:cstheme="minorHAnsi"/>
          <w:lang w:val="en-GB"/>
        </w:rPr>
        <w:t xml:space="preserve">, </w:t>
      </w:r>
      <w:r w:rsidR="00960E59">
        <w:rPr>
          <w:rFonts w:cstheme="minorHAnsi"/>
          <w:lang w:val="en-GB"/>
        </w:rPr>
        <w:t>and</w:t>
      </w:r>
      <w:proofErr w:type="gramEnd"/>
      <w:r w:rsidR="00960E59">
        <w:rPr>
          <w:rFonts w:cstheme="minorHAnsi"/>
          <w:lang w:val="en-GB"/>
        </w:rPr>
        <w:t xml:space="preserve"> was</w:t>
      </w:r>
      <w:r w:rsidR="004C2526">
        <w:rPr>
          <w:rFonts w:cstheme="minorHAnsi"/>
          <w:lang w:val="en-GB"/>
        </w:rPr>
        <w:t xml:space="preserve"> </w:t>
      </w:r>
      <w:r w:rsidR="00885FD7" w:rsidRPr="004559BC">
        <w:rPr>
          <w:rFonts w:cstheme="minorHAnsi"/>
          <w:lang w:val="en-GB"/>
        </w:rPr>
        <w:t xml:space="preserve">unimodal over the full temperature range. </w:t>
      </w:r>
      <w:r w:rsidR="00896FCB" w:rsidRPr="004559BC">
        <w:rPr>
          <w:rFonts w:cstheme="minorHAnsi"/>
          <w:lang w:val="en-GB"/>
        </w:rPr>
        <w:t>Th</w:t>
      </w:r>
      <w:r w:rsidR="005D0B6A">
        <w:rPr>
          <w:rFonts w:cstheme="minorHAnsi"/>
          <w:lang w:val="en-GB"/>
        </w:rPr>
        <w:t>e</w:t>
      </w:r>
      <w:r w:rsidR="00896FCB" w:rsidRPr="004559BC">
        <w:rPr>
          <w:rFonts w:cstheme="minorHAnsi"/>
          <w:lang w:val="en-GB"/>
        </w:rPr>
        <w:t>s</w:t>
      </w:r>
      <w:r w:rsidR="005D0B6A">
        <w:rPr>
          <w:rFonts w:cstheme="minorHAnsi"/>
          <w:lang w:val="en-GB"/>
        </w:rPr>
        <w:t xml:space="preserve">e features </w:t>
      </w:r>
      <w:r w:rsidR="00896FCB" w:rsidRPr="004559BC">
        <w:rPr>
          <w:rFonts w:cstheme="minorHAnsi"/>
          <w:lang w:val="en-GB"/>
        </w:rPr>
        <w:t xml:space="preserve">contribute to unimodal </w:t>
      </w:r>
      <w:r w:rsidR="00003C71" w:rsidRPr="004559BC">
        <w:rPr>
          <w:rFonts w:cstheme="minorHAnsi"/>
          <w:lang w:val="en-GB"/>
        </w:rPr>
        <w:t>thermal responses of growth</w:t>
      </w:r>
      <w:r w:rsidR="00751339">
        <w:rPr>
          <w:rFonts w:cstheme="minorHAnsi"/>
          <w:lang w:val="en-GB"/>
        </w:rPr>
        <w:t xml:space="preserve">, </w:t>
      </w:r>
      <w:r w:rsidR="00805F8B" w:rsidRPr="004559BC">
        <w:rPr>
          <w:rFonts w:cstheme="minorHAnsi"/>
          <w:lang w:val="en-GB"/>
        </w:rPr>
        <w:t xml:space="preserve">characterized by </w:t>
      </w:r>
      <w:commentRangeStart w:id="30"/>
      <w:commentRangeStart w:id="31"/>
      <w:r w:rsidR="005D0B6A">
        <w:rPr>
          <w:rFonts w:cstheme="minorHAnsi"/>
          <w:lang w:val="en-GB"/>
        </w:rPr>
        <w:t>peak</w:t>
      </w:r>
      <w:r w:rsidR="005D0B6A" w:rsidRPr="004559BC">
        <w:rPr>
          <w:rFonts w:cstheme="minorHAnsi"/>
          <w:lang w:val="en-GB"/>
        </w:rPr>
        <w:t xml:space="preserve"> </w:t>
      </w:r>
      <w:commentRangeEnd w:id="30"/>
      <w:r w:rsidR="006E7C81">
        <w:rPr>
          <w:rStyle w:val="CommentReference"/>
        </w:rPr>
        <w:commentReference w:id="30"/>
      </w:r>
      <w:commentRangeEnd w:id="31"/>
      <w:r w:rsidR="00966EBE">
        <w:rPr>
          <w:rStyle w:val="CommentReference"/>
        </w:rPr>
        <w:commentReference w:id="31"/>
      </w:r>
      <w:r w:rsidR="00805F8B" w:rsidRPr="004559BC">
        <w:rPr>
          <w:rFonts w:cstheme="minorHAnsi"/>
          <w:lang w:val="en-GB"/>
        </w:rPr>
        <w:t>temperatures for growth</w:t>
      </w:r>
      <w:r w:rsidR="00BB2D39">
        <w:rPr>
          <w:rFonts w:cstheme="minorHAnsi"/>
          <w:lang w:val="en-GB"/>
        </w:rPr>
        <w:t xml:space="preserve"> declining </w:t>
      </w:r>
      <w:r w:rsidR="00BB2D39" w:rsidRPr="00B56300">
        <w:rPr>
          <w:rFonts w:cstheme="minorHAnsi"/>
          <w:iCs/>
          <w:lang w:val="en-GB"/>
        </w:rPr>
        <w:t>within</w:t>
      </w:r>
      <w:r w:rsidR="00BB2D39">
        <w:rPr>
          <w:rFonts w:cstheme="minorHAnsi"/>
          <w:lang w:val="en-GB"/>
        </w:rPr>
        <w:t xml:space="preserve"> species</w:t>
      </w:r>
      <w:r w:rsidR="005D0B6A">
        <w:rPr>
          <w:rFonts w:cstheme="minorHAnsi"/>
          <w:lang w:val="en-GB"/>
        </w:rPr>
        <w:t xml:space="preserve"> with </w:t>
      </w:r>
      <w:commentRangeStart w:id="32"/>
      <w:commentRangeEnd w:id="32"/>
      <w:r w:rsidR="005475C4">
        <w:rPr>
          <w:rStyle w:val="CommentReference"/>
        </w:rPr>
        <w:commentReference w:id="32"/>
      </w:r>
      <w:r w:rsidR="005D0B6A">
        <w:rPr>
          <w:rFonts w:cstheme="minorHAnsi"/>
          <w:lang w:val="en-GB"/>
        </w:rPr>
        <w:t>body mass</w:t>
      </w:r>
      <w:r w:rsidR="00710B5E">
        <w:rPr>
          <w:rFonts w:cstheme="minorHAnsi"/>
          <w:lang w:val="en-GB"/>
        </w:rPr>
        <w:t>.</w:t>
      </w:r>
      <w:r w:rsidR="003C1CC4">
        <w:rPr>
          <w:rFonts w:cstheme="minorHAnsi"/>
          <w:lang w:val="en-GB"/>
        </w:rPr>
        <w:t xml:space="preserve"> </w:t>
      </w:r>
      <w:r w:rsidR="00BB2D39">
        <w:rPr>
          <w:rFonts w:cstheme="minorHAnsi"/>
          <w:lang w:val="en-GB"/>
        </w:rPr>
        <w:t>S</w:t>
      </w:r>
      <w:r w:rsidR="000E594F" w:rsidRPr="00C34579">
        <w:rPr>
          <w:rFonts w:cstheme="minorHAnsi"/>
          <w:lang w:val="en-GB"/>
        </w:rPr>
        <w:t xml:space="preserve">mall </w:t>
      </w:r>
      <w:r w:rsidR="00912DE5" w:rsidRPr="00C34579">
        <w:rPr>
          <w:rFonts w:cstheme="minorHAnsi"/>
          <w:lang w:val="en-GB"/>
        </w:rPr>
        <w:t xml:space="preserve">individuals </w:t>
      </w:r>
      <w:r w:rsidR="000E594F" w:rsidRPr="00C34579">
        <w:rPr>
          <w:rFonts w:cstheme="minorHAnsi"/>
          <w:lang w:val="en-GB"/>
        </w:rPr>
        <w:t xml:space="preserve">will </w:t>
      </w:r>
      <w:r w:rsidR="00BB2D39">
        <w:rPr>
          <w:rFonts w:cstheme="minorHAnsi"/>
          <w:lang w:val="en-GB"/>
        </w:rPr>
        <w:t xml:space="preserve">therefore </w:t>
      </w:r>
      <w:r w:rsidR="000E594F" w:rsidRPr="00C34579">
        <w:rPr>
          <w:rFonts w:cstheme="minorHAnsi"/>
          <w:lang w:val="en-GB"/>
        </w:rPr>
        <w:t>likely be able to increase their growth rates with initial warming</w:t>
      </w:r>
      <w:r w:rsidR="00BB2D39">
        <w:rPr>
          <w:rFonts w:cstheme="minorHAnsi"/>
          <w:lang w:val="en-GB"/>
        </w:rPr>
        <w:t>,</w:t>
      </w:r>
      <w:r w:rsidR="005D7FA3" w:rsidRPr="004559BC">
        <w:rPr>
          <w:rFonts w:cstheme="minorHAnsi"/>
          <w:lang w:val="en-GB"/>
        </w:rPr>
        <w:t xml:space="preserve"> </w:t>
      </w:r>
      <w:r w:rsidR="00BB2D39">
        <w:rPr>
          <w:rFonts w:cstheme="minorHAnsi"/>
          <w:lang w:val="en-GB"/>
        </w:rPr>
        <w:t>whereas</w:t>
      </w:r>
      <w:r w:rsidR="00BB2D39" w:rsidRPr="004559BC">
        <w:rPr>
          <w:rFonts w:cstheme="minorHAnsi"/>
          <w:lang w:val="en-GB"/>
        </w:rPr>
        <w:t xml:space="preserve"> </w:t>
      </w:r>
      <w:r w:rsidR="005D7FA3" w:rsidRPr="004559BC">
        <w:rPr>
          <w:rFonts w:cstheme="minorHAnsi"/>
          <w:lang w:val="en-GB"/>
        </w:rPr>
        <w:t>l</w:t>
      </w:r>
      <w:r w:rsidR="000E594F" w:rsidRPr="00C34579">
        <w:rPr>
          <w:rFonts w:cstheme="minorHAnsi"/>
          <w:lang w:val="en-GB"/>
        </w:rPr>
        <w:t xml:space="preserve">arger individuals </w:t>
      </w:r>
      <w:r w:rsidR="00BB2D39">
        <w:rPr>
          <w:rFonts w:cstheme="minorHAnsi"/>
          <w:lang w:val="en-GB"/>
        </w:rPr>
        <w:t xml:space="preserve">of the same species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0E7B4C">
        <w:rPr>
          <w:rFonts w:cstheme="minorHAnsi"/>
          <w:lang w:val="en-GB"/>
        </w:rPr>
        <w:t>S</w:t>
      </w:r>
      <w:r w:rsidR="00B73BBC" w:rsidRPr="00C34579">
        <w:rPr>
          <w:rFonts w:cstheme="minorHAnsi"/>
          <w:lang w:val="en-GB"/>
        </w:rPr>
        <w:t>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7326BB6B" w:rsidR="00C205B8" w:rsidRDefault="00C205B8" w:rsidP="00B73BBC">
      <w:pPr>
        <w:pStyle w:val="ListParagraph"/>
        <w:spacing w:line="480" w:lineRule="auto"/>
        <w:ind w:left="360"/>
        <w:jc w:val="both"/>
        <w:rPr>
          <w:rFonts w:cstheme="minorHAnsi"/>
          <w:lang w:val="en-GB"/>
        </w:rPr>
      </w:pPr>
    </w:p>
    <w:p w14:paraId="09EB8FA9" w14:textId="77777777" w:rsidR="002105CB" w:rsidRDefault="002105CB" w:rsidP="002105CB">
      <w:pPr>
        <w:spacing w:line="480" w:lineRule="auto"/>
        <w:contextualSpacing/>
        <w:jc w:val="both"/>
        <w:rPr>
          <w:rFonts w:cstheme="minorHAnsi"/>
          <w:b/>
          <w:lang w:val="en-GB"/>
        </w:rPr>
      </w:pPr>
    </w:p>
    <w:p w14:paraId="01B062F2" w14:textId="77777777" w:rsidR="002105CB" w:rsidRDefault="002105CB" w:rsidP="002105CB">
      <w:pPr>
        <w:spacing w:line="480" w:lineRule="auto"/>
        <w:contextualSpacing/>
        <w:jc w:val="both"/>
        <w:rPr>
          <w:rFonts w:cstheme="minorHAnsi"/>
          <w:b/>
          <w:lang w:val="en-GB"/>
        </w:rPr>
      </w:pPr>
    </w:p>
    <w:p w14:paraId="2CCA6CEE" w14:textId="77777777" w:rsidR="002105CB" w:rsidRDefault="002105CB" w:rsidP="002105CB">
      <w:pPr>
        <w:spacing w:line="480" w:lineRule="auto"/>
        <w:contextualSpacing/>
        <w:jc w:val="both"/>
        <w:rPr>
          <w:rFonts w:cstheme="minorHAnsi"/>
          <w:b/>
          <w:lang w:val="en-GB"/>
        </w:rPr>
      </w:pPr>
    </w:p>
    <w:p w14:paraId="5193ACEF" w14:textId="77777777" w:rsidR="002105CB" w:rsidRDefault="002105CB" w:rsidP="002105CB">
      <w:pPr>
        <w:spacing w:line="480" w:lineRule="auto"/>
        <w:contextualSpacing/>
        <w:jc w:val="both"/>
        <w:rPr>
          <w:rFonts w:cstheme="minorHAnsi"/>
          <w:b/>
          <w:lang w:val="en-GB"/>
        </w:rPr>
      </w:pPr>
    </w:p>
    <w:p w14:paraId="13D95014" w14:textId="56C87A91" w:rsidR="00A61137" w:rsidRPr="00972C7F" w:rsidRDefault="00A61137" w:rsidP="002E3379">
      <w:pPr>
        <w:spacing w:line="480" w:lineRule="auto"/>
        <w:contextualSpacing/>
        <w:jc w:val="both"/>
        <w:rPr>
          <w:rFonts w:cstheme="minorHAnsi"/>
          <w:b/>
          <w:lang w:val="en-GB"/>
        </w:rPr>
      </w:pPr>
      <w:commentRangeStart w:id="33"/>
      <w:commentRangeStart w:id="34"/>
      <w:r w:rsidRPr="00972C7F">
        <w:rPr>
          <w:rFonts w:cstheme="minorHAnsi"/>
          <w:b/>
          <w:lang w:val="en-GB"/>
        </w:rPr>
        <w:lastRenderedPageBreak/>
        <w:t>Introduction</w:t>
      </w:r>
      <w:commentRangeEnd w:id="33"/>
      <w:r w:rsidR="0074280B">
        <w:rPr>
          <w:rStyle w:val="CommentReference"/>
        </w:rPr>
        <w:commentReference w:id="33"/>
      </w:r>
      <w:commentRangeEnd w:id="34"/>
      <w:r w:rsidR="00B56300">
        <w:rPr>
          <w:rStyle w:val="CommentReference"/>
        </w:rPr>
        <w:commentReference w:id="34"/>
      </w:r>
    </w:p>
    <w:p w14:paraId="7C5A97BD" w14:textId="45DF7439"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422B99">
        <w:rPr>
          <w:rFonts w:eastAsiaTheme="minorEastAsia" w:cstheme="minorHAnsi"/>
          <w:lang w:val="en-GB"/>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lang w:val="en-GB"/>
        </w:rPr>
        <w:t xml:space="preserve">(Brown </w:t>
      </w:r>
      <w:r w:rsidR="009C66FD" w:rsidRPr="009C66FD">
        <w:rPr>
          <w:i/>
          <w:iCs/>
          <w:lang w:val="en-GB"/>
        </w:rPr>
        <w:t>et al.</w:t>
      </w:r>
      <w:r w:rsidR="009C66FD" w:rsidRPr="009C66FD">
        <w:rPr>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422B99">
        <w:rPr>
          <w:rFonts w:eastAsiaTheme="minorEastAsia" w:cstheme="minorHAnsi"/>
          <w:lang w:val="en-GB"/>
        </w:rPr>
        <w:instrText xml:space="preserve"> ADDIN ZOTERO_ITEM CSL_CITATION {"citationID":"hNb1pqTJ","properties":{"formattedCitation":"(Savage {\\i{}et al.} 2004)","plainCitation":"(Savage et al. 2004)","noteIndex":0},"citationItems":[{"id":"ARwAgdoO/zUQNQ5IX","uris":["http://zotero.org/users/local/FTg3Qpza/items/5EKRHGLR"],"uri":["http://zotero.org/users/local/FTg3Qpza/items/5EKRHGLR"],"itemData":{"id":914,"type":"article-journal","title":"Effects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422B99">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ARwAgdoO/MMmkPz11","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lang w:val="en-GB"/>
        </w:rPr>
        <w:t xml:space="preserve">(Andersen </w:t>
      </w:r>
      <w:r w:rsidR="008F2D15" w:rsidRPr="008F2D15">
        <w:rPr>
          <w:i/>
          <w:iCs/>
          <w:lang w:val="en-GB"/>
        </w:rPr>
        <w:t>et al.</w:t>
      </w:r>
      <w:r w:rsidR="008F2D15" w:rsidRPr="008F2D15">
        <w:rPr>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r w:rsidR="00FA72C9" w:rsidRPr="004559BC">
        <w:rPr>
          <w:rFonts w:eastAsiaTheme="minorEastAsia" w:cstheme="minorHAnsi"/>
          <w:lang w:val="en-GB"/>
        </w:rPr>
        <w:t>u</w:t>
      </w:r>
      <w:r w:rsidR="00062810" w:rsidRPr="00972C7F">
        <w:rPr>
          <w:rFonts w:eastAsiaTheme="minorEastAsia" w:cstheme="minorHAnsi"/>
          <w:lang w:val="en-GB"/>
        </w:rPr>
        <w:t>nderstanding</w:t>
      </w:r>
      <w:r w:rsidR="0012082A" w:rsidRPr="00972C7F">
        <w:rPr>
          <w:rFonts w:eastAsiaTheme="minorEastAsia" w:cstheme="minorHAnsi"/>
          <w:lang w:val="en-GB"/>
        </w:rPr>
        <w:t xml:space="preserve"> how</w:t>
      </w:r>
      <w:r w:rsidR="00A01333">
        <w:rPr>
          <w:rFonts w:eastAsiaTheme="minorEastAsia" w:cstheme="minorHAnsi"/>
          <w:lang w:val="en-GB"/>
        </w:rPr>
        <w:t xml:space="preserve"> growth</w:t>
      </w:r>
      <w:r w:rsidR="00E616DD" w:rsidRPr="004559BC">
        <w:rPr>
          <w:rFonts w:eastAsiaTheme="minorEastAsia" w:cstheme="minorHAnsi"/>
          <w:lang w:val="en-GB"/>
        </w:rPr>
        <w:t xml:space="preserve">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1751168C" w14:textId="4E6BBCE2" w:rsidR="006A7E11" w:rsidRDefault="00FE7846" w:rsidP="002E3379">
      <w:pPr>
        <w:spacing w:line="480" w:lineRule="auto"/>
        <w:ind w:firstLine="284"/>
        <w:contextualSpacing/>
        <w:jc w:val="both"/>
        <w:rPr>
          <w:rFonts w:eastAsiaTheme="minorEastAsia" w:cstheme="minorHAnsi"/>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lead to declin</w:t>
      </w:r>
      <w:r w:rsidR="00591E94">
        <w:rPr>
          <w:rFonts w:eastAsiaTheme="minorEastAsia" w:cstheme="minorHAnsi"/>
          <w:lang w:val="en-GB"/>
        </w:rPr>
        <w:t>ing</w:t>
      </w:r>
      <w:r w:rsidR="005C06EB" w:rsidRPr="00972C7F">
        <w:rPr>
          <w:rFonts w:eastAsiaTheme="minorEastAsia" w:cstheme="minorHAnsi"/>
          <w:lang w:val="en-GB"/>
        </w:rPr>
        <w:t xml:space="preserve"> </w:t>
      </w:r>
      <w:r w:rsidRPr="00972C7F">
        <w:rPr>
          <w:rFonts w:eastAsiaTheme="minorEastAsia" w:cstheme="minorHAnsi"/>
          <w:lang w:val="en-GB"/>
        </w:rPr>
        <w:t>body size</w:t>
      </w:r>
      <w:r w:rsidR="00591E94">
        <w:rPr>
          <w:rFonts w:eastAsiaTheme="minorEastAsia" w:cstheme="minorHAnsi"/>
          <w:lang w:val="en-GB"/>
        </w:rPr>
        <w:t>s</w:t>
      </w:r>
      <w:r w:rsidRPr="00972C7F">
        <w:rPr>
          <w:rFonts w:eastAsiaTheme="minorEastAsia" w:cstheme="minorHAnsi"/>
          <w:lang w:val="en-GB"/>
        </w:rPr>
        <w:t xml:space="preserv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422B99">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422B99">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4B4EFD">
        <w:rPr>
          <w:rFonts w:eastAsiaTheme="minorEastAsia" w:cstheme="minorHAnsi"/>
        </w:rPr>
        <w:fldChar w:fldCharType="separate"/>
      </w:r>
      <w:r w:rsidR="00FF40B9" w:rsidRPr="00FF40B9">
        <w:rPr>
          <w:lang w:val="en-GB"/>
        </w:rPr>
        <w:t>(Atkinson 1994; Ohlberger 2013)</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422B99">
        <w:rPr>
          <w:rFonts w:eastAsiaTheme="minorEastAsia" w:cstheme="minorHAnsi"/>
          <w:lang w:val="en-GB"/>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422B99">
        <w:rPr>
          <w:rFonts w:eastAsiaTheme="minorEastAsia" w:cstheme="minorHAnsi"/>
          <w:lang w:val="en-GB"/>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422B99">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422B99">
        <w:rPr>
          <w:rFonts w:ascii="Cambria Math" w:eastAsiaTheme="minorEastAsia" w:hAnsi="Cambria Math" w:cs="Cambria Math"/>
          <w:lang w:val="en-GB"/>
        </w:rPr>
        <w:instrText>∼</w:instrText>
      </w:r>
      <w:r w:rsidR="00422B99">
        <w:rPr>
          <w:rFonts w:eastAsiaTheme="minorEastAsia" w:cstheme="minorHAnsi"/>
          <w:lang w:val="en-GB"/>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lang w:val="en-GB"/>
        </w:rPr>
        <w:t xml:space="preserve">(Forster </w:t>
      </w:r>
      <w:r w:rsidR="00E10450" w:rsidRPr="00E10450">
        <w:rPr>
          <w:i/>
          <w:iCs/>
          <w:lang w:val="en-GB"/>
        </w:rPr>
        <w:t>et al.</w:t>
      </w:r>
      <w:r w:rsidR="00E10450" w:rsidRPr="00E10450">
        <w:rPr>
          <w:lang w:val="en-GB"/>
        </w:rPr>
        <w:t xml:space="preserve"> 2012; Horne </w:t>
      </w:r>
      <w:r w:rsidR="00E10450" w:rsidRPr="00E10450">
        <w:rPr>
          <w:i/>
          <w:iCs/>
          <w:lang w:val="en-GB"/>
        </w:rPr>
        <w:t>et al.</w:t>
      </w:r>
      <w:r w:rsidR="00E10450" w:rsidRPr="00E10450">
        <w:rPr>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963445">
        <w:rPr>
          <w:rFonts w:eastAsiaTheme="minorEastAsia" w:cstheme="minorHAnsi"/>
          <w:lang w:val="en-GB"/>
        </w:rPr>
        <w:t>In fishes, r</w:t>
      </w:r>
      <w:r w:rsidR="00E413D0" w:rsidRPr="00972C7F">
        <w:rPr>
          <w:rFonts w:eastAsiaTheme="minorEastAsia" w:cstheme="minorHAnsi"/>
          <w:lang w:val="en-GB"/>
        </w:rPr>
        <w:t xml:space="preserve">econstructed </w:t>
      </w:r>
      <w:r w:rsidR="008739D3">
        <w:rPr>
          <w:rFonts w:eastAsiaTheme="minorEastAsia" w:cstheme="minorHAnsi"/>
          <w:lang w:val="en-GB"/>
        </w:rPr>
        <w:t xml:space="preserve">individual </w:t>
      </w:r>
      <w:r w:rsidR="007A54D2" w:rsidRPr="00972C7F">
        <w:rPr>
          <w:rFonts w:eastAsiaTheme="minorEastAsia" w:cstheme="minorHAnsi"/>
          <w:lang w:val="en-GB"/>
        </w:rPr>
        <w:t xml:space="preserve">growth histories </w:t>
      </w:r>
      <w:r w:rsidR="00245899" w:rsidRPr="00972C7F">
        <w:rPr>
          <w:rFonts w:eastAsiaTheme="minorEastAsia" w:cstheme="minorHAnsi"/>
          <w:lang w:val="en-GB"/>
        </w:rPr>
        <w:t xml:space="preserve">often </w:t>
      </w:r>
      <w:r w:rsidR="00963445">
        <w:rPr>
          <w:rFonts w:eastAsiaTheme="minorEastAsia" w:cstheme="minorHAnsi"/>
          <w:lang w:val="en-GB"/>
        </w:rPr>
        <w:t>reveal</w:t>
      </w:r>
      <w:r w:rsidR="00963445" w:rsidRPr="00972C7F">
        <w:rPr>
          <w:rFonts w:eastAsiaTheme="minorEastAsia" w:cstheme="minorHAnsi"/>
          <w:lang w:val="en-GB"/>
        </w:rPr>
        <w:t xml:space="preserve"> </w:t>
      </w:r>
      <w:r w:rsidR="00245899" w:rsidRPr="00972C7F">
        <w:rPr>
          <w:rFonts w:eastAsiaTheme="minorEastAsia" w:cstheme="minorHAnsi"/>
          <w:lang w:val="en-GB"/>
        </w:rPr>
        <w:t xml:space="preserve">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temperature</w:t>
      </w:r>
      <w:r w:rsidR="00BD5F2A">
        <w:rPr>
          <w:rFonts w:eastAsiaTheme="minorEastAsia" w:cstheme="minorHAnsi"/>
          <w:lang w:val="en-GB"/>
        </w:rPr>
        <w:t xml:space="preserve"> in natural systems</w:t>
      </w:r>
      <w:ins w:id="35" w:author="Max Lindmark" w:date="2020-07-27T12:40:00Z">
        <w:r w:rsidR="0024387A" w:rsidRPr="0024387A">
          <w:rPr>
            <w:rFonts w:eastAsiaTheme="minorEastAsia" w:cstheme="minorHAnsi"/>
            <w:lang w:val="en-US"/>
          </w:rPr>
          <w:t xml:space="preserve">, in </w:t>
        </w:r>
        <w:r w:rsidR="0024387A">
          <w:rPr>
            <w:rFonts w:eastAsiaTheme="minorEastAsia" w:cstheme="minorHAnsi"/>
            <w:lang w:val="en-US"/>
          </w:rPr>
          <w:t>particular in young fish</w:t>
        </w:r>
      </w:ins>
      <w:r w:rsidR="006D4B57" w:rsidRPr="00972C7F">
        <w:rPr>
          <w:rFonts w:eastAsiaTheme="minorEastAsia" w:cstheme="minorHAnsi"/>
          <w:lang w:val="en-GB"/>
        </w:rPr>
        <w:t xml:space="preserve"> </w:t>
      </w:r>
      <w:r w:rsidR="00F14FCD" w:rsidRPr="004B4EFD">
        <w:rPr>
          <w:rFonts w:eastAsiaTheme="minorEastAsia" w:cstheme="minorHAnsi"/>
        </w:rPr>
        <w:fldChar w:fldCharType="begin"/>
      </w:r>
      <w:r w:rsidR="00422B99">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T"}],"issued":{"date-parts":[["2014"]]}}},{"id":"ARwAgdoO/TAqoOHJ0","uris":["http://zotero.org/users/6116610/items/3XTZM82V"],"uri":["http://zotero.org/users/6116610/items/3XTZM82V"],"itemData":{"id":607,"type":"article-journal","abstract":"A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422B99" w:rsidRPr="00422B99">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del w:id="36" w:author="Max Lindmark" w:date="2020-07-27T12:40:00Z">
        <w:r w:rsidR="009B545F" w:rsidRPr="008A24A3" w:rsidDel="00637130">
          <w:rPr>
            <w:rFonts w:eastAsiaTheme="minorEastAsia" w:cstheme="minorHAnsi"/>
          </w:rPr>
          <w:delText xml:space="preserve"> </w:delText>
        </w:r>
        <w:r w:rsidR="004A2364" w:rsidRPr="00D41080" w:rsidDel="00637130">
          <w:rPr>
            <w:rFonts w:eastAsiaTheme="minorEastAsia" w:cstheme="minorHAnsi"/>
          </w:rPr>
          <w:delText xml:space="preserve">This is in line with predictions, </w:delText>
        </w:r>
        <w:r w:rsidR="007D3A89" w:rsidRPr="00637130" w:rsidDel="00637130">
          <w:rPr>
            <w:rFonts w:eastAsiaTheme="minorEastAsia" w:cstheme="minorHAnsi"/>
            <w:lang w:val="sv-SE"/>
            <w:rPrChange w:id="37" w:author="Max Lindmark" w:date="2020-07-27T12:40:00Z">
              <w:rPr>
                <w:rFonts w:eastAsiaTheme="minorEastAsia" w:cstheme="minorHAnsi"/>
                <w:lang w:val="en-GB"/>
              </w:rPr>
            </w:rPrChange>
          </w:rPr>
          <w:delText xml:space="preserve">as growth rates </w:delText>
        </w:r>
        <w:r w:rsidR="00723111" w:rsidRPr="00637130" w:rsidDel="00637130">
          <w:rPr>
            <w:rFonts w:eastAsiaTheme="minorEastAsia" w:cstheme="minorHAnsi"/>
            <w:lang w:val="sv-SE"/>
            <w:rPrChange w:id="38" w:author="Max Lindmark" w:date="2020-07-27T12:40:00Z">
              <w:rPr>
                <w:rFonts w:eastAsiaTheme="minorEastAsia" w:cstheme="minorHAnsi"/>
                <w:lang w:val="en-GB"/>
              </w:rPr>
            </w:rPrChange>
          </w:rPr>
          <w:delText>increase with temperature until a peak is reached</w:delText>
        </w:r>
        <w:r w:rsidR="007D3A89" w:rsidRPr="00637130" w:rsidDel="00637130">
          <w:rPr>
            <w:rFonts w:eastAsiaTheme="minorEastAsia" w:cstheme="minorHAnsi"/>
            <w:lang w:val="sv-SE"/>
            <w:rPrChange w:id="39" w:author="Max Lindmark" w:date="2020-07-27T12:40:00Z">
              <w:rPr>
                <w:rFonts w:eastAsiaTheme="minorEastAsia" w:cstheme="minorHAnsi"/>
                <w:lang w:val="en-GB"/>
              </w:rPr>
            </w:rPrChange>
          </w:rPr>
          <w:delText xml:space="preserve">, and species </w:delText>
        </w:r>
        <w:r w:rsidR="00A26F06" w:rsidRPr="00637130" w:rsidDel="00637130">
          <w:rPr>
            <w:rFonts w:eastAsiaTheme="minorEastAsia" w:cstheme="minorHAnsi"/>
            <w:lang w:val="sv-SE"/>
            <w:rPrChange w:id="40" w:author="Max Lindmark" w:date="2020-07-27T12:40:00Z">
              <w:rPr>
                <w:rFonts w:eastAsiaTheme="minorEastAsia" w:cstheme="minorHAnsi"/>
                <w:lang w:val="en-GB"/>
              </w:rPr>
            </w:rPrChange>
          </w:rPr>
          <w:delText xml:space="preserve">in general </w:delText>
        </w:r>
        <w:r w:rsidR="007D3A89" w:rsidRPr="00637130" w:rsidDel="00637130">
          <w:rPr>
            <w:rFonts w:eastAsiaTheme="minorEastAsia" w:cstheme="minorHAnsi"/>
            <w:lang w:val="sv-SE"/>
            <w:rPrChange w:id="41" w:author="Max Lindmark" w:date="2020-07-27T12:40:00Z">
              <w:rPr>
                <w:rFonts w:eastAsiaTheme="minorEastAsia" w:cstheme="minorHAnsi"/>
                <w:lang w:val="en-GB"/>
              </w:rPr>
            </w:rPrChange>
          </w:rPr>
          <w:delText xml:space="preserve">occupy habitats </w:delText>
        </w:r>
        <w:r w:rsidR="00B223E5" w:rsidRPr="00637130" w:rsidDel="00637130">
          <w:rPr>
            <w:rFonts w:eastAsiaTheme="minorEastAsia" w:cstheme="minorHAnsi"/>
            <w:lang w:val="sv-SE"/>
            <w:rPrChange w:id="42" w:author="Max Lindmark" w:date="2020-07-27T12:40:00Z">
              <w:rPr>
                <w:rFonts w:eastAsiaTheme="minorEastAsia" w:cstheme="minorHAnsi"/>
                <w:lang w:val="en-GB"/>
              </w:rPr>
            </w:rPrChange>
          </w:rPr>
          <w:delText xml:space="preserve">with average temperatures </w:delText>
        </w:r>
        <w:r w:rsidR="007D3A89" w:rsidRPr="00637130" w:rsidDel="00637130">
          <w:rPr>
            <w:rFonts w:eastAsiaTheme="minorEastAsia" w:cstheme="minorHAnsi"/>
            <w:lang w:val="sv-SE"/>
            <w:rPrChange w:id="43" w:author="Max Lindmark" w:date="2020-07-27T12:40:00Z">
              <w:rPr>
                <w:rFonts w:eastAsiaTheme="minorEastAsia" w:cstheme="minorHAnsi"/>
                <w:lang w:val="en-GB"/>
              </w:rPr>
            </w:rPrChange>
          </w:rPr>
          <w:delText xml:space="preserve">below their peak growth temperature </w:delText>
        </w:r>
        <w:r w:rsidR="00723111" w:rsidRPr="004B4EFD" w:rsidDel="00637130">
          <w:rPr>
            <w:rFonts w:eastAsiaTheme="minorEastAsia" w:cstheme="minorHAnsi"/>
          </w:rPr>
          <w:fldChar w:fldCharType="begin"/>
        </w:r>
        <w:r w:rsidR="00FF40B9" w:rsidRPr="00637130" w:rsidDel="00637130">
          <w:rPr>
            <w:rFonts w:eastAsiaTheme="minorEastAsia" w:cstheme="minorHAnsi"/>
            <w:lang w:val="sv-SE"/>
            <w:rPrChange w:id="44" w:author="Max Lindmark" w:date="2020-07-27T12:40:00Z">
              <w:rPr>
                <w:rFonts w:eastAsiaTheme="minorEastAsia" w:cstheme="minorHAnsi"/>
                <w:lang w:val="en-GB"/>
              </w:rPr>
            </w:rPrChange>
          </w:rPr>
          <w:del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w:delInstrText>
        </w:r>
        <w:r w:rsidR="00FF40B9" w:rsidRPr="007947DC" w:rsidDel="00637130">
          <w:rPr>
            <w:rFonts w:eastAsiaTheme="minorEastAsia" w:cstheme="minorHAnsi"/>
            <w:lang w:val="sv-SE"/>
            <w:rPrChange w:id="45" w:author="Max Lindmark" w:date="2020-07-29T07:48:00Z">
              <w:rPr>
                <w:rFonts w:eastAsiaTheme="minorEastAsia" w:cstheme="minorHAnsi"/>
                <w:lang w:val="en-GB"/>
              </w:rPr>
            </w:rPrChange>
          </w:rPr>
          <w:delInstrText>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w:delInstrText>
        </w:r>
        <w:r w:rsidR="00FF40B9" w:rsidRPr="009E740E" w:rsidDel="00637130">
          <w:rPr>
            <w:rFonts w:eastAsiaTheme="minorEastAsia" w:cstheme="minorHAnsi"/>
            <w:lang w:val="en-US"/>
            <w:rPrChange w:id="46" w:author="Max Lindmark" w:date="2020-09-09T10:23:00Z">
              <w:rPr>
                <w:rFonts w:eastAsiaTheme="minorEastAsia" w:cstheme="minorHAnsi"/>
                <w:lang w:val="en-GB"/>
              </w:rPr>
            </w:rPrChange>
          </w:rPr>
          <w:delInstrText xml:space="preserve">"family":"Hurley","given":"M.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delInstrText>
        </w:r>
        <w:r w:rsidR="00723111" w:rsidRPr="004B4EFD" w:rsidDel="00637130">
          <w:rPr>
            <w:rFonts w:eastAsiaTheme="minorEastAsia" w:cstheme="minorHAnsi"/>
          </w:rPr>
          <w:fldChar w:fldCharType="separate"/>
        </w:r>
        <w:r w:rsidR="00FF40B9" w:rsidRPr="009E740E" w:rsidDel="00637130">
          <w:rPr>
            <w:lang w:val="en-US"/>
            <w:rPrChange w:id="47" w:author="Max Lindmark" w:date="2020-09-09T10:23:00Z">
              <w:rPr>
                <w:lang w:val="en-GB"/>
              </w:rPr>
            </w:rPrChange>
          </w:rPr>
          <w:delText xml:space="preserve">(Brett </w:delText>
        </w:r>
        <w:r w:rsidR="00FF40B9" w:rsidRPr="009E740E" w:rsidDel="00637130">
          <w:rPr>
            <w:i/>
            <w:iCs/>
            <w:lang w:val="en-US"/>
            <w:rPrChange w:id="48" w:author="Max Lindmark" w:date="2020-09-09T10:23:00Z">
              <w:rPr>
                <w:i/>
                <w:iCs/>
                <w:lang w:val="en-GB"/>
              </w:rPr>
            </w:rPrChange>
          </w:rPr>
          <w:delText>et al.</w:delText>
        </w:r>
        <w:r w:rsidR="00FF40B9" w:rsidRPr="009E740E" w:rsidDel="00637130">
          <w:rPr>
            <w:lang w:val="en-US"/>
            <w:rPrChange w:id="49" w:author="Max Lindmark" w:date="2020-09-09T10:23:00Z">
              <w:rPr>
                <w:lang w:val="en-GB"/>
              </w:rPr>
            </w:rPrChange>
          </w:rPr>
          <w:delText xml:space="preserve"> 1969; Elliott &amp; Hurley 1995; Jobling 1997; Neuheimer </w:delText>
        </w:r>
        <w:r w:rsidR="00FF40B9" w:rsidRPr="009E740E" w:rsidDel="00637130">
          <w:rPr>
            <w:i/>
            <w:iCs/>
            <w:lang w:val="en-US"/>
            <w:rPrChange w:id="50" w:author="Max Lindmark" w:date="2020-09-09T10:23:00Z">
              <w:rPr>
                <w:i/>
                <w:iCs/>
                <w:lang w:val="en-GB"/>
              </w:rPr>
            </w:rPrChange>
          </w:rPr>
          <w:delText>et al.</w:delText>
        </w:r>
        <w:r w:rsidR="00FF40B9" w:rsidRPr="009E740E" w:rsidDel="00637130">
          <w:rPr>
            <w:lang w:val="en-US"/>
            <w:rPrChange w:id="51" w:author="Max Lindmark" w:date="2020-09-09T10:23:00Z">
              <w:rPr>
                <w:lang w:val="en-GB"/>
              </w:rPr>
            </w:rPrChange>
          </w:rPr>
          <w:delText xml:space="preserve"> 2011)</w:delText>
        </w:r>
        <w:r w:rsidR="00723111" w:rsidRPr="004B4EFD" w:rsidDel="00637130">
          <w:rPr>
            <w:rFonts w:eastAsiaTheme="minorEastAsia" w:cstheme="minorHAnsi"/>
          </w:rPr>
          <w:fldChar w:fldCharType="end"/>
        </w:r>
        <w:r w:rsidR="00723111" w:rsidRPr="00D41080" w:rsidDel="00637130">
          <w:rPr>
            <w:rFonts w:eastAsiaTheme="minorEastAsia" w:cstheme="minorHAnsi"/>
          </w:rPr>
          <w:delText>.</w:delText>
        </w:r>
      </w:del>
      <w:r w:rsidR="00DD4FDE" w:rsidRPr="00D41080">
        <w:rPr>
          <w:rFonts w:eastAsiaTheme="minorEastAsia" w:cstheme="minorHAnsi"/>
        </w:rPr>
        <w:t xml:space="preserve"> </w:t>
      </w:r>
      <w:commentRangeStart w:id="52"/>
      <w:commentRangeStart w:id="53"/>
      <w:r w:rsidR="00C15ECF" w:rsidRPr="00D41080">
        <w:rPr>
          <w:rFonts w:eastAsiaTheme="minorEastAsia" w:cstheme="minorHAnsi"/>
        </w:rPr>
        <w:t xml:space="preserve">However, </w:t>
      </w:r>
      <w:ins w:id="54" w:author="Max Lindmark" w:date="2020-07-27T12:37:00Z">
        <w:r w:rsidR="00224021" w:rsidRPr="00394B38">
          <w:rPr>
            <w:rFonts w:eastAsiaTheme="minorEastAsia" w:cstheme="minorHAnsi"/>
            <w:lang w:val="en-US"/>
          </w:rPr>
          <w:t xml:space="preserve">it is </w:t>
        </w:r>
      </w:ins>
      <w:r w:rsidR="00C15ECF" w:rsidRPr="00D41080">
        <w:rPr>
          <w:rFonts w:eastAsiaTheme="minorEastAsia" w:cstheme="minorHAnsi"/>
        </w:rPr>
        <w:t>l</w:t>
      </w:r>
      <w:proofErr w:type="spellStart"/>
      <w:r w:rsidR="001E5CA8" w:rsidRPr="00972C7F">
        <w:rPr>
          <w:rFonts w:eastAsiaTheme="minorEastAsia" w:cstheme="minorHAnsi"/>
          <w:lang w:val="en-GB"/>
        </w:rPr>
        <w:t>ess</w:t>
      </w:r>
      <w:proofErr w:type="spellEnd"/>
      <w:r w:rsidR="001E5CA8" w:rsidRPr="00972C7F">
        <w:rPr>
          <w:rFonts w:eastAsiaTheme="minorEastAsia" w:cstheme="minorHAnsi"/>
          <w:lang w:val="en-GB"/>
        </w:rPr>
        <w:t xml:space="preserve"> clear</w:t>
      </w:r>
      <w:r w:rsidR="00DF15EB">
        <w:rPr>
          <w:rFonts w:eastAsiaTheme="minorEastAsia" w:cstheme="minorHAnsi"/>
          <w:lang w:val="en-GB"/>
        </w:rPr>
        <w:t xml:space="preserve"> </w:t>
      </w:r>
      <w:ins w:id="55" w:author="Max Lindmark" w:date="2020-07-27T12:38:00Z">
        <w:r w:rsidR="00224021">
          <w:rPr>
            <w:rFonts w:eastAsiaTheme="minorEastAsia" w:cstheme="minorHAnsi"/>
            <w:lang w:val="en-GB"/>
          </w:rPr>
          <w:t>if</w:t>
        </w:r>
      </w:ins>
      <w:ins w:id="56" w:author="Max Lindmark" w:date="2020-07-27T12:41:00Z">
        <w:r w:rsidR="003D2C3F">
          <w:rPr>
            <w:rFonts w:eastAsiaTheme="minorEastAsia" w:cstheme="minorHAnsi"/>
            <w:lang w:val="en-GB"/>
          </w:rPr>
          <w:t xml:space="preserve"> the positive effect of warming on </w:t>
        </w:r>
      </w:ins>
      <w:ins w:id="57" w:author="Max Lindmark" w:date="2020-07-27T12:38:00Z">
        <w:r w:rsidR="00224021">
          <w:rPr>
            <w:rFonts w:eastAsiaTheme="minorEastAsia" w:cstheme="minorHAnsi"/>
            <w:lang w:val="en-GB"/>
          </w:rPr>
          <w:t xml:space="preserve">growth </w:t>
        </w:r>
      </w:ins>
      <w:ins w:id="58" w:author="Max Lindmark" w:date="2020-07-27T12:41:00Z">
        <w:r w:rsidR="003D2C3F">
          <w:rPr>
            <w:rFonts w:eastAsiaTheme="minorEastAsia" w:cstheme="minorHAnsi"/>
            <w:lang w:val="en-GB"/>
          </w:rPr>
          <w:t xml:space="preserve">is limited to small individuals </w:t>
        </w:r>
      </w:ins>
      <w:ins w:id="59" w:author="Max Lindmark" w:date="2020-07-27T12:38:00Z">
        <w:r w:rsidR="00224021">
          <w:rPr>
            <w:rFonts w:eastAsiaTheme="minorEastAsia" w:cstheme="minorHAnsi"/>
            <w:lang w:val="en-GB"/>
          </w:rPr>
          <w:t>within a species</w:t>
        </w:r>
      </w:ins>
      <w:del w:id="60" w:author="Max Lindmark" w:date="2020-07-27T12:41:00Z">
        <w:r w:rsidR="001E5CA8" w:rsidRPr="00972C7F" w:rsidDel="00E16195">
          <w:rPr>
            <w:rFonts w:eastAsiaTheme="minorEastAsia" w:cstheme="minorHAnsi"/>
            <w:lang w:val="en-GB"/>
          </w:rPr>
          <w:delText xml:space="preserve">is </w:delText>
        </w:r>
      </w:del>
      <w:del w:id="61" w:author="Max Lindmark" w:date="2020-07-27T12:38:00Z">
        <w:r w:rsidR="001E5CA8" w:rsidRPr="00972C7F" w:rsidDel="00224021">
          <w:rPr>
            <w:rFonts w:eastAsiaTheme="minorEastAsia" w:cstheme="minorHAnsi"/>
            <w:lang w:val="en-GB"/>
          </w:rPr>
          <w:delText xml:space="preserve">the </w:delText>
        </w:r>
      </w:del>
      <w:del w:id="62" w:author="Max Lindmark" w:date="2020-07-27T12:41:00Z">
        <w:r w:rsidR="001E5CA8" w:rsidRPr="00972C7F" w:rsidDel="003D2C3F">
          <w:rPr>
            <w:rFonts w:eastAsiaTheme="minorEastAsia" w:cstheme="minorHAnsi"/>
            <w:lang w:val="en-GB"/>
          </w:rPr>
          <w:delText xml:space="preserve">negative effect of warming on </w:delText>
        </w:r>
        <w:r w:rsidR="00C52EDF" w:rsidRPr="00972C7F" w:rsidDel="003D2C3F">
          <w:rPr>
            <w:rFonts w:eastAsiaTheme="minorEastAsia" w:cstheme="minorHAnsi"/>
            <w:lang w:val="en-GB"/>
          </w:rPr>
          <w:delText xml:space="preserve">the growth </w:delText>
        </w:r>
        <w:r w:rsidR="000E2AC2" w:rsidDel="003D2C3F">
          <w:rPr>
            <w:rFonts w:eastAsiaTheme="minorEastAsia" w:cstheme="minorHAnsi"/>
            <w:lang w:val="en-GB"/>
          </w:rPr>
          <w:delText xml:space="preserve">or size </w:delText>
        </w:r>
        <w:r w:rsidR="00C52EDF" w:rsidRPr="00972C7F" w:rsidDel="003D2C3F">
          <w:rPr>
            <w:rFonts w:eastAsiaTheme="minorEastAsia" w:cstheme="minorHAnsi"/>
            <w:lang w:val="en-GB"/>
          </w:rPr>
          <w:delText>of large fish</w:delText>
        </w:r>
        <w:r w:rsidR="00473FDA" w:rsidRPr="00972C7F" w:rsidDel="003D2C3F">
          <w:rPr>
            <w:rFonts w:eastAsiaTheme="minorEastAsia" w:cstheme="minorHAnsi"/>
            <w:lang w:val="en-GB"/>
          </w:rPr>
          <w:delText xml:space="preserve"> within populations</w:delText>
        </w:r>
      </w:del>
      <w:r w:rsidR="007351B1" w:rsidRPr="004559BC">
        <w:rPr>
          <w:rFonts w:eastAsiaTheme="minorEastAsia" w:cstheme="minorHAnsi"/>
          <w:lang w:val="en-GB"/>
        </w:rPr>
        <w:t xml:space="preserve">, as </w:t>
      </w:r>
      <w:del w:id="63" w:author="Max Lindmark" w:date="2020-07-27T12:43:00Z">
        <w:r w:rsidR="007351B1" w:rsidRPr="004559BC" w:rsidDel="00C10F45">
          <w:rPr>
            <w:rFonts w:eastAsiaTheme="minorEastAsia" w:cstheme="minorHAnsi"/>
            <w:lang w:val="en-GB"/>
          </w:rPr>
          <w:delText xml:space="preserve">would be </w:delText>
        </w:r>
      </w:del>
      <w:r w:rsidR="007351B1" w:rsidRPr="004559BC">
        <w:rPr>
          <w:rFonts w:eastAsiaTheme="minorEastAsia" w:cstheme="minorHAnsi"/>
          <w:lang w:val="en-GB"/>
        </w:rPr>
        <w:t>predicted f</w:t>
      </w:r>
      <w:r w:rsidR="0074280B">
        <w:rPr>
          <w:rFonts w:eastAsiaTheme="minorEastAsia" w:cstheme="minorHAnsi"/>
          <w:lang w:val="en-GB"/>
        </w:rPr>
        <w:t>r</w:t>
      </w:r>
      <w:r w:rsidR="007351B1" w:rsidRPr="004559BC">
        <w:rPr>
          <w:rFonts w:eastAsiaTheme="minorEastAsia" w:cstheme="minorHAnsi"/>
          <w:lang w:val="en-GB"/>
        </w:rPr>
        <w:t>om the temperature size-rule</w:t>
      </w:r>
      <w:commentRangeEnd w:id="52"/>
      <w:r w:rsidR="00605AB6">
        <w:rPr>
          <w:rStyle w:val="CommentReference"/>
        </w:rPr>
        <w:commentReference w:id="52"/>
      </w:r>
      <w:commentRangeEnd w:id="53"/>
      <w:r w:rsidR="00947039">
        <w:rPr>
          <w:rStyle w:val="CommentReference"/>
        </w:rPr>
        <w:commentReference w:id="53"/>
      </w:r>
      <w:r w:rsidR="00F14A63" w:rsidRPr="00972C7F">
        <w:rPr>
          <w:rFonts w:eastAsiaTheme="minorEastAsia" w:cstheme="minorHAnsi"/>
          <w:lang w:val="en-GB"/>
        </w:rPr>
        <w:t>.</w:t>
      </w:r>
      <w:r w:rsidR="00E10450" w:rsidRPr="00972C7F">
        <w:rPr>
          <w:lang w:val="en-GB"/>
        </w:rPr>
        <w:t xml:space="preserve"> </w:t>
      </w:r>
      <w:del w:id="64" w:author="Max Lindmark" w:date="2020-07-27T12:43:00Z">
        <w:r w:rsidR="006803CA" w:rsidRPr="004559BC" w:rsidDel="008F1FDD">
          <w:rPr>
            <w:lang w:val="en-GB"/>
          </w:rPr>
          <w:delText>S</w:delText>
        </w:r>
        <w:r w:rsidR="00E10450" w:rsidRPr="00972C7F" w:rsidDel="008F1FDD">
          <w:rPr>
            <w:lang w:val="en-GB"/>
          </w:rPr>
          <w:delText>ome studies have found n</w:delText>
        </w:r>
      </w:del>
      <w:ins w:id="65" w:author="Max Lindmark" w:date="2020-07-27T12:43:00Z">
        <w:r w:rsidR="008F1FDD">
          <w:rPr>
            <w:lang w:val="en-GB"/>
          </w:rPr>
          <w:t>N</w:t>
        </w:r>
      </w:ins>
      <w:r w:rsidR="00E10450" w:rsidRPr="00972C7F">
        <w:rPr>
          <w:lang w:val="en-GB"/>
        </w:rPr>
        <w:t>egative correlations</w:t>
      </w:r>
      <w:r w:rsidR="00F303C9" w:rsidRPr="004559BC">
        <w:rPr>
          <w:lang w:val="en-GB"/>
        </w:rPr>
        <w:t xml:space="preserve"> between maximum or asymptotic body size and temperature</w:t>
      </w:r>
      <w:r w:rsidR="00DA3836" w:rsidRPr="004559BC">
        <w:rPr>
          <w:lang w:val="en-GB"/>
        </w:rPr>
        <w:t xml:space="preserve"> </w:t>
      </w:r>
      <w:ins w:id="66" w:author="Max Lindmark" w:date="2020-07-27T12:43:00Z">
        <w:r w:rsidR="00FD52E4">
          <w:rPr>
            <w:lang w:val="en-GB"/>
          </w:rPr>
          <w:t xml:space="preserve">have been found </w:t>
        </w:r>
      </w:ins>
      <w:r w:rsidR="00DA3836" w:rsidRPr="004559BC">
        <w:rPr>
          <w:lang w:val="en-GB"/>
        </w:rPr>
        <w:t>in commercially exploited fish species</w:t>
      </w:r>
      <w:r w:rsidR="00896A69" w:rsidRPr="004559BC">
        <w:rPr>
          <w:lang w:val="en-GB"/>
        </w:rPr>
        <w:t xml:space="preserve"> </w:t>
      </w:r>
      <w:r w:rsidR="00896A69" w:rsidRPr="004B4EFD">
        <w:rPr>
          <w:rFonts w:eastAsiaTheme="minorEastAsia" w:cstheme="minorHAnsi"/>
        </w:rPr>
        <w:fldChar w:fldCharType="begin"/>
      </w:r>
      <w:r w:rsidR="00422B99">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905DA6">
        <w:rPr>
          <w:lang w:val="en-GB"/>
        </w:rPr>
        <w:t>. However</w:t>
      </w:r>
      <w:r w:rsidR="00DD4FDE">
        <w:rPr>
          <w:lang w:val="en-GB"/>
        </w:rPr>
        <w:t>, other studies</w:t>
      </w:r>
      <w:r w:rsidR="00E10450" w:rsidRPr="002D70E2">
        <w:rPr>
          <w:lang w:val="en-GB"/>
        </w:rPr>
        <w:t xml:space="preserve">,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ins w:id="67" w:author="Max Lindmark" w:date="2020-07-27T12:44:00Z">
        <w:r w:rsidR="00EC6B52">
          <w:rPr>
            <w:lang w:val="en-GB"/>
          </w:rPr>
          <w:t xml:space="preserve">negative </w:t>
        </w:r>
      </w:ins>
      <w:del w:id="68" w:author="Max Lindmark" w:date="2020-07-27T12:44:00Z">
        <w:r w:rsidR="00563D4D" w:rsidRPr="004559BC" w:rsidDel="00EC6B52">
          <w:rPr>
            <w:lang w:val="en-GB"/>
          </w:rPr>
          <w:delText xml:space="preserve">this </w:delText>
        </w:r>
      </w:del>
      <w:r w:rsidR="00E10450" w:rsidRPr="002D70E2">
        <w:rPr>
          <w:lang w:val="en-GB"/>
        </w:rPr>
        <w:t>relationship</w:t>
      </w:r>
      <w:ins w:id="69" w:author="Max Lindmark" w:date="2020-07-27T12:44:00Z">
        <w:r w:rsidR="00EC6B52">
          <w:rPr>
            <w:lang w:val="en-GB"/>
          </w:rPr>
          <w:t>s</w:t>
        </w:r>
      </w:ins>
      <w:r w:rsidR="00E10450" w:rsidRPr="002D70E2">
        <w:rPr>
          <w:lang w:val="en-GB"/>
        </w:rPr>
        <w:t xml:space="preserve"> between maximum size</w:t>
      </w:r>
      <w:ins w:id="70" w:author="Max Lindmark" w:date="2020-07-27T12:44:00Z">
        <w:r w:rsidR="00EC6B52">
          <w:rPr>
            <w:lang w:val="en-GB"/>
          </w:rPr>
          <w:t xml:space="preserve"> </w:t>
        </w:r>
        <w:commentRangeStart w:id="71"/>
        <w:r w:rsidR="00EC6B52">
          <w:rPr>
            <w:lang w:val="en-GB"/>
          </w:rPr>
          <w:t>or growth</w:t>
        </w:r>
      </w:ins>
      <w:r w:rsidR="006F53C1" w:rsidRPr="004559BC">
        <w:rPr>
          <w:lang w:val="en-GB"/>
        </w:rPr>
        <w:t xml:space="preserve"> </w:t>
      </w:r>
      <w:ins w:id="72" w:author="Max Lindmark" w:date="2020-07-27T12:44:00Z">
        <w:r w:rsidR="00EC6B52">
          <w:rPr>
            <w:lang w:val="en-GB"/>
          </w:rPr>
          <w:t xml:space="preserve">of old fish </w:t>
        </w:r>
      </w:ins>
      <w:commentRangeEnd w:id="71"/>
      <w:ins w:id="73" w:author="Max Lindmark" w:date="2020-07-27T13:52:00Z">
        <w:r w:rsidR="00637CA9">
          <w:rPr>
            <w:rStyle w:val="CommentReference"/>
          </w:rPr>
          <w:commentReference w:id="71"/>
        </w:r>
      </w:ins>
      <w:r w:rsidR="00F802C7" w:rsidRPr="004559BC">
        <w:rPr>
          <w:lang w:val="en-GB"/>
        </w:rPr>
        <w:t xml:space="preserve">and temperature </w:t>
      </w:r>
      <w:r w:rsidR="003354C8">
        <w:fldChar w:fldCharType="begin"/>
      </w:r>
      <w:r w:rsidR="00422B99">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ARwAgdoO/TAqoOHJ0","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937,"uris":["http://zotero.org/users/6116610/items/3RY2N2II"],"uri":["http://zotero.org/users/6116610/items/3RY2N2II"],"itemData":{"id":937,"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422B99" w:rsidRPr="00422B99">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t xml:space="preserve">(Barneche </w:t>
      </w:r>
      <w:r w:rsidR="009D6C25" w:rsidRPr="009D6C25">
        <w:rPr>
          <w:i/>
          <w:iCs/>
        </w:rPr>
        <w:t>et al.</w:t>
      </w:r>
      <w:r w:rsidR="009D6C25" w:rsidRPr="009D6C25">
        <w:t xml:space="preserve"> 2019; Huss </w:t>
      </w:r>
      <w:r w:rsidR="009D6C25" w:rsidRPr="009D6C25">
        <w:rPr>
          <w:i/>
          <w:iCs/>
        </w:rPr>
        <w:t>et al.</w:t>
      </w:r>
      <w:r w:rsidR="009D6C25" w:rsidRPr="009D6C25">
        <w:t xml:space="preserve"> 2019; van Denderen </w:t>
      </w:r>
      <w:r w:rsidR="009D6C25" w:rsidRPr="009D6C25">
        <w:rPr>
          <w:i/>
          <w:iCs/>
        </w:rPr>
        <w:t>et al.</w:t>
      </w:r>
      <w:r w:rsidR="009D6C25" w:rsidRPr="009D6C25">
        <w:t xml:space="preserve"> 2019; van Dorst </w:t>
      </w:r>
      <w:r w:rsidR="009D6C25" w:rsidRPr="009D6C25">
        <w:rPr>
          <w:i/>
          <w:iCs/>
        </w:rPr>
        <w:t>et al.</w:t>
      </w:r>
      <w:r w:rsidR="009D6C25" w:rsidRPr="009D6C25">
        <w:t xml:space="preserve"> 2019)</w:t>
      </w:r>
      <w:r w:rsidR="003354C8">
        <w:fldChar w:fldCharType="end"/>
      </w:r>
      <w:r w:rsidR="00726D23" w:rsidRPr="003354C8">
        <w:t>.</w:t>
      </w:r>
      <w:r w:rsidR="00C7262F">
        <w:rPr>
          <w:rFonts w:eastAsiaTheme="minorEastAsia" w:cstheme="minorHAnsi"/>
        </w:rPr>
        <w:t xml:space="preserve"> </w:t>
      </w:r>
    </w:p>
    <w:p w14:paraId="003F9BB3" w14:textId="74775367" w:rsidR="00B11CDE" w:rsidRPr="00C87062" w:rsidRDefault="00C25DF0" w:rsidP="002E3379">
      <w:pPr>
        <w:spacing w:line="480" w:lineRule="auto"/>
        <w:ind w:firstLine="284"/>
        <w:contextualSpacing/>
        <w:jc w:val="both"/>
        <w:rPr>
          <w:rFonts w:eastAsiaTheme="minorEastAsia"/>
          <w:lang w:val="en-GB"/>
        </w:rPr>
      </w:pPr>
      <w:r>
        <w:rPr>
          <w:rFonts w:eastAsiaTheme="minorEastAsia" w:cstheme="minorHAnsi"/>
          <w:lang w:val="en-GB"/>
        </w:rPr>
        <w:t xml:space="preserve">While </w:t>
      </w:r>
      <w:r w:rsidR="006A7E11">
        <w:rPr>
          <w:rFonts w:eastAsiaTheme="minorEastAsia" w:cstheme="minorHAnsi"/>
          <w:lang w:val="en-GB"/>
        </w:rPr>
        <w:t>t</w:t>
      </w:r>
      <w:r w:rsidR="006A7E11" w:rsidRPr="00972C7F">
        <w:rPr>
          <w:rFonts w:eastAsiaTheme="minorEastAsia" w:cstheme="minorHAnsi"/>
          <w:lang w:val="en-GB"/>
        </w:rPr>
        <w:t xml:space="preserve">he underlying mechanisms </w:t>
      </w:r>
      <w:r w:rsidR="006A7E11">
        <w:rPr>
          <w:rFonts w:eastAsiaTheme="minorEastAsia" w:cstheme="minorHAnsi"/>
          <w:lang w:val="en-GB"/>
        </w:rPr>
        <w:t xml:space="preserve">of the TSR </w:t>
      </w:r>
      <w:r w:rsidR="006A7E11" w:rsidRPr="00972C7F">
        <w:rPr>
          <w:rFonts w:eastAsiaTheme="minorEastAsia" w:cstheme="minorHAnsi"/>
          <w:lang w:val="en-GB"/>
        </w:rPr>
        <w:t>are not well understood</w:t>
      </w:r>
      <w:r>
        <w:rPr>
          <w:rFonts w:eastAsiaTheme="minorEastAsia" w:cstheme="minorHAnsi"/>
          <w:lang w:val="en-GB"/>
        </w:rPr>
        <w:t xml:space="preserve"> </w:t>
      </w:r>
      <w:r w:rsidR="006A7E11" w:rsidRPr="004B4EFD">
        <w:rPr>
          <w:rFonts w:eastAsiaTheme="minorEastAsia"/>
        </w:rPr>
        <w:fldChar w:fldCharType="begin"/>
      </w:r>
      <w:r w:rsidR="00422B99">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6A7E11" w:rsidRPr="004B4EFD">
        <w:rPr>
          <w:rFonts w:eastAsiaTheme="minorEastAsia"/>
        </w:rPr>
        <w:fldChar w:fldCharType="separate"/>
      </w:r>
      <w:r w:rsidR="006A7E11" w:rsidRPr="0044238B">
        <w:rPr>
          <w:lang w:val="en-GB"/>
        </w:rPr>
        <w:t xml:space="preserve">(Ohlberger 2013; Audzijonyte </w:t>
      </w:r>
      <w:r w:rsidR="006A7E11" w:rsidRPr="0044238B">
        <w:rPr>
          <w:i/>
          <w:iCs/>
          <w:lang w:val="en-GB"/>
        </w:rPr>
        <w:t>et al.</w:t>
      </w:r>
      <w:r w:rsidR="006A7E11" w:rsidRPr="0044238B">
        <w:rPr>
          <w:lang w:val="en-GB"/>
        </w:rPr>
        <w:t xml:space="preserve"> 2018; Neubauer &amp; Andersen 2019)</w:t>
      </w:r>
      <w:r w:rsidR="006A7E11" w:rsidRPr="004B4EFD">
        <w:rPr>
          <w:rFonts w:eastAsiaTheme="minorEastAsia"/>
        </w:rPr>
        <w:fldChar w:fldCharType="end"/>
      </w:r>
      <w:r w:rsidR="000E2AC2">
        <w:rPr>
          <w:rFonts w:eastAsiaTheme="minorEastAsia"/>
          <w:lang w:val="en-GB"/>
        </w:rPr>
        <w:t>, theoretical growth models</w:t>
      </w:r>
      <w:r>
        <w:rPr>
          <w:rFonts w:eastAsiaTheme="minorEastAsia"/>
          <w:lang w:val="en-GB"/>
        </w:rPr>
        <w:t xml:space="preserve"> predict </w:t>
      </w:r>
      <w:r>
        <w:rPr>
          <w:rFonts w:eastAsiaTheme="minorEastAsia"/>
          <w:lang w:val="en-GB"/>
        </w:rPr>
        <w:lastRenderedPageBreak/>
        <w:t xml:space="preserve">similar </w:t>
      </w:r>
      <w:r w:rsidR="00E344CD">
        <w:rPr>
          <w:rFonts w:eastAsiaTheme="minorEastAsia"/>
          <w:lang w:val="en-GB"/>
        </w:rPr>
        <w:t xml:space="preserve">organism </w:t>
      </w:r>
      <w:r>
        <w:rPr>
          <w:rFonts w:eastAsiaTheme="minorEastAsia"/>
          <w:lang w:val="en-GB"/>
        </w:rPr>
        <w:t>responses to warming</w:t>
      </w:r>
      <w:commentRangeStart w:id="74"/>
      <w:commentRangeStart w:id="75"/>
      <w:r w:rsidR="000E2AC2">
        <w:rPr>
          <w:rFonts w:eastAsiaTheme="minorEastAsia"/>
          <w:lang w:val="en-GB"/>
        </w:rPr>
        <w:t>.</w:t>
      </w:r>
      <w:commentRangeEnd w:id="74"/>
      <w:r>
        <w:rPr>
          <w:rStyle w:val="CommentReference"/>
        </w:rPr>
        <w:commentReference w:id="74"/>
      </w:r>
      <w:commentRangeEnd w:id="75"/>
      <w:r w:rsidR="009F2F89">
        <w:rPr>
          <w:rStyle w:val="CommentReference"/>
        </w:rPr>
        <w:commentReference w:id="75"/>
      </w:r>
      <w:r w:rsidR="000E2AC2">
        <w:rPr>
          <w:rFonts w:eastAsiaTheme="minorEastAsia"/>
          <w:lang w:val="en-GB"/>
        </w:rPr>
        <w:t xml:space="preserve"> </w:t>
      </w:r>
      <w:r w:rsidR="00472952">
        <w:rPr>
          <w:rFonts w:eastAsiaTheme="minorEastAsia"/>
          <w:lang w:val="en-GB"/>
        </w:rPr>
        <w:t xml:space="preserve">For instance, </w:t>
      </w:r>
      <w:proofErr w:type="spellStart"/>
      <w:ins w:id="76" w:author="Max Lindmark" w:date="2020-07-27T14:14:00Z">
        <w:r w:rsidR="0020741B">
          <w:rPr>
            <w:rFonts w:eastAsiaTheme="minorEastAsia"/>
            <w:lang w:val="en-GB"/>
          </w:rPr>
          <w:t>Pütter</w:t>
        </w:r>
        <w:proofErr w:type="spellEnd"/>
        <w:r w:rsidR="0020741B">
          <w:rPr>
            <w:rFonts w:eastAsiaTheme="minorEastAsia"/>
            <w:lang w:val="en-GB"/>
          </w:rPr>
          <w:t xml:space="preserve"> growth models</w:t>
        </w:r>
      </w:ins>
      <w:ins w:id="77" w:author="Max Lindmark" w:date="2020-07-27T14:18:00Z">
        <w:r w:rsidR="007D4277">
          <w:rPr>
            <w:rFonts w:eastAsiaTheme="minorEastAsia"/>
            <w:lang w:val="en-GB"/>
          </w:rPr>
          <w:t xml:space="preserve"> </w:t>
        </w:r>
      </w:ins>
      <w:r w:rsidR="007D4277">
        <w:rPr>
          <w:rFonts w:eastAsiaTheme="minorEastAsia"/>
          <w:lang w:val="en-GB"/>
        </w:rPr>
        <w:fldChar w:fldCharType="begin"/>
      </w:r>
      <w:r w:rsidR="00422B99">
        <w:rPr>
          <w:rFonts w:eastAsiaTheme="minorEastAsia"/>
          <w:lang w:val="en-GB"/>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7D4277">
        <w:rPr>
          <w:rFonts w:eastAsiaTheme="minorEastAsia"/>
          <w:lang w:val="en-GB"/>
        </w:rPr>
        <w:fldChar w:fldCharType="separate"/>
      </w:r>
      <w:r w:rsidR="00422B99" w:rsidRPr="00422B99">
        <w:rPr>
          <w:rFonts w:ascii="Times New Roman" w:cs="Times New Roman"/>
          <w:lang w:val="en-GB"/>
        </w:rPr>
        <w:t>(</w:t>
      </w:r>
      <w:proofErr w:type="spellStart"/>
      <w:r w:rsidR="00422B99" w:rsidRPr="00422B99">
        <w:rPr>
          <w:rFonts w:ascii="Times New Roman" w:cs="Times New Roman"/>
          <w:lang w:val="en-GB"/>
        </w:rPr>
        <w:t>Pütter</w:t>
      </w:r>
      <w:proofErr w:type="spellEnd"/>
      <w:r w:rsidR="00422B99" w:rsidRPr="00422B99">
        <w:rPr>
          <w:rFonts w:ascii="Times New Roman" w:cs="Times New Roman"/>
          <w:lang w:val="en-GB"/>
        </w:rPr>
        <w:t xml:space="preserve"> 1920)</w:t>
      </w:r>
      <w:r w:rsidR="007D4277">
        <w:rPr>
          <w:rFonts w:eastAsiaTheme="minorEastAsia"/>
          <w:lang w:val="en-GB"/>
        </w:rPr>
        <w:fldChar w:fldCharType="end"/>
      </w:r>
      <w:r w:rsidR="007D4277">
        <w:rPr>
          <w:rFonts w:eastAsiaTheme="minorEastAsia"/>
          <w:lang w:val="en-GB"/>
        </w:rPr>
        <w:t xml:space="preserve">, </w:t>
      </w:r>
      <w:ins w:id="78" w:author="Max Lindmark" w:date="2020-07-27T14:19:00Z">
        <w:r w:rsidR="00014401">
          <w:rPr>
            <w:rFonts w:eastAsiaTheme="minorEastAsia"/>
            <w:lang w:val="en-GB"/>
          </w:rPr>
          <w:t>such as</w:t>
        </w:r>
      </w:ins>
      <w:ins w:id="79" w:author="Max Lindmark" w:date="2020-07-27T14:14:00Z">
        <w:r w:rsidR="0020741B">
          <w:rPr>
            <w:rFonts w:eastAsiaTheme="minorEastAsia"/>
            <w:lang w:val="en-GB"/>
          </w:rPr>
          <w:t xml:space="preserve"> </w:t>
        </w:r>
      </w:ins>
      <w:r w:rsidR="00472952" w:rsidRPr="009A5AD0">
        <w:rPr>
          <w:rFonts w:eastAsiaTheme="minorEastAsia" w:cstheme="minorHAnsi"/>
          <w:lang w:val="en-GB"/>
        </w:rPr>
        <w:t xml:space="preserve">the von </w:t>
      </w:r>
      <w:proofErr w:type="spellStart"/>
      <w:r w:rsidR="00472952" w:rsidRPr="009A5AD0">
        <w:rPr>
          <w:rFonts w:eastAsiaTheme="minorEastAsia" w:cstheme="minorHAnsi"/>
          <w:lang w:val="en-GB"/>
        </w:rPr>
        <w:t>Bertalanffy</w:t>
      </w:r>
      <w:proofErr w:type="spellEnd"/>
      <w:r w:rsidR="00472952" w:rsidRPr="009A5AD0">
        <w:rPr>
          <w:rFonts w:eastAsiaTheme="minorEastAsia" w:cstheme="minorHAnsi"/>
          <w:lang w:val="en-GB"/>
        </w:rPr>
        <w:t xml:space="preserve"> growth model (VBGM) </w:t>
      </w:r>
      <w:r w:rsidR="00472952" w:rsidRPr="00C87062">
        <w:rPr>
          <w:rFonts w:eastAsiaTheme="minorEastAsia" w:cstheme="minorHAnsi"/>
        </w:rPr>
        <w:fldChar w:fldCharType="begin"/>
      </w:r>
      <w:r w:rsidR="00422B99">
        <w:rPr>
          <w:rFonts w:eastAsiaTheme="minorEastAsia" w:cstheme="minorHAnsi"/>
          <w:lang w:val="en-GB"/>
        </w:rPr>
        <w:instrText xml:space="preserve"> ADDIN ZOTERO_ITEM CSL_CITATION {"citationID":"amr5e0ueh1","properties":{"formattedCitation":"(von Bertalanffy 1938)","plainCitation":"(von Bertalanffy 1938)","noteIndex":0},"citationItems":[{"id":750,"uris":["http://zotero.org/users/6116610/items/HZ3HNJIE"],"uri":["http://zotero.org/users/6116610/items/HZ3HNJIE"],"itemData":{"id":750,"type":"article-journal","archive":"JSTOR","container-title":"Human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sidR="00472952" w:rsidRPr="00C87062">
        <w:rPr>
          <w:rFonts w:eastAsiaTheme="minorEastAsia" w:cstheme="minorHAnsi"/>
        </w:rPr>
        <w:fldChar w:fldCharType="separate"/>
      </w:r>
      <w:r w:rsidR="00422B99" w:rsidRPr="00422B99">
        <w:rPr>
          <w:rFonts w:ascii="Times New Roman" w:cs="Times New Roman"/>
          <w:lang w:val="en-GB"/>
        </w:rPr>
        <w:t>(von Bertalanffy 1938)</w:t>
      </w:r>
      <w:r w:rsidR="00472952" w:rsidRPr="00C87062">
        <w:rPr>
          <w:rFonts w:eastAsiaTheme="minorEastAsia" w:cstheme="minorHAnsi"/>
        </w:rPr>
        <w:fldChar w:fldCharType="end"/>
      </w:r>
      <w:r w:rsidR="007D4277" w:rsidRPr="007D4277">
        <w:rPr>
          <w:rFonts w:eastAsiaTheme="minorEastAsia" w:cstheme="minorHAnsi"/>
          <w:lang w:val="en-US"/>
        </w:rPr>
        <w:t>,</w:t>
      </w:r>
      <w:ins w:id="80" w:author="Max Lindmark" w:date="2020-07-27T14:14:00Z">
        <w:r w:rsidR="00310C4C" w:rsidRPr="00A12C51">
          <w:rPr>
            <w:rFonts w:eastAsiaTheme="minorEastAsia" w:cstheme="minorHAnsi"/>
            <w:lang w:val="en-US"/>
          </w:rPr>
          <w:t xml:space="preserve"> </w:t>
        </w:r>
      </w:ins>
      <w:del w:id="81" w:author="Max Lindmark" w:date="2020-07-27T14:14:00Z">
        <w:r w:rsidR="00472952" w:rsidRPr="009F2F89" w:rsidDel="00310C4C">
          <w:rPr>
            <w:rFonts w:eastAsiaTheme="minorEastAsia" w:cstheme="minorHAnsi"/>
          </w:rPr>
          <w:delText xml:space="preserve"> </w:delText>
        </w:r>
      </w:del>
      <w:r w:rsidR="00472952">
        <w:rPr>
          <w:rFonts w:eastAsiaTheme="minorEastAsia"/>
          <w:lang w:val="en-GB"/>
        </w:rPr>
        <w:t>predict</w:t>
      </w:r>
      <w:del w:id="82" w:author="Max Lindmark" w:date="2020-07-27T14:14:00Z">
        <w:r w:rsidR="00472952" w:rsidDel="00310C4C">
          <w:rPr>
            <w:rFonts w:eastAsiaTheme="minorEastAsia"/>
            <w:lang w:val="en-GB"/>
          </w:rPr>
          <w:delText>s</w:delText>
        </w:r>
      </w:del>
      <w:r w:rsidR="00472952">
        <w:rPr>
          <w:rFonts w:eastAsiaTheme="minorEastAsia"/>
          <w:lang w:val="en-GB"/>
        </w:rPr>
        <w:t xml:space="preserve"> </w:t>
      </w:r>
      <w:r w:rsidR="001D234D" w:rsidRPr="00972C7F">
        <w:rPr>
          <w:rFonts w:eastAsiaTheme="minorEastAsia" w:cstheme="minorHAnsi"/>
          <w:lang w:val="en-GB"/>
        </w:rPr>
        <w:t xml:space="preserve">declines in </w:t>
      </w:r>
      <w:del w:id="83" w:author="Max Lindmark" w:date="2020-07-27T14:15:00Z">
        <w:r w:rsidR="0067491B" w:rsidDel="00B45B3D">
          <w:rPr>
            <w:rFonts w:eastAsiaTheme="minorEastAsia" w:cstheme="minorHAnsi"/>
            <w:lang w:val="en-GB"/>
          </w:rPr>
          <w:delText xml:space="preserve">both </w:delText>
        </w:r>
      </w:del>
      <w:r w:rsidR="001D234D" w:rsidRPr="00972C7F">
        <w:rPr>
          <w:rFonts w:eastAsiaTheme="minorEastAsia" w:cstheme="minorHAnsi"/>
          <w:lang w:val="en-GB"/>
        </w:rPr>
        <w:t>asymptotic body mass</w:t>
      </w:r>
      <w:r w:rsidR="0067491B">
        <w:rPr>
          <w:rFonts w:eastAsiaTheme="minorEastAsia" w:cstheme="minorHAnsi"/>
          <w:lang w:val="en-GB"/>
        </w:rPr>
        <w:t xml:space="preserve"> </w:t>
      </w:r>
      <w:r w:rsidR="009958F7">
        <w:rPr>
          <w:rFonts w:eastAsiaTheme="minorEastAsia" w:cstheme="minorHAnsi"/>
          <w:lang w:val="en-GB"/>
        </w:rPr>
        <w:t xml:space="preserve">with temperature and </w:t>
      </w:r>
      <w:r w:rsidR="001E7916" w:rsidRPr="004559BC">
        <w:rPr>
          <w:rFonts w:eastAsiaTheme="minorEastAsia" w:cstheme="minorHAnsi"/>
          <w:lang w:val="en-GB"/>
        </w:rPr>
        <w:t xml:space="preserve">optimum </w:t>
      </w:r>
      <w:r w:rsidR="0067491B">
        <w:rPr>
          <w:rFonts w:eastAsiaTheme="minorEastAsia" w:cstheme="minorHAnsi"/>
          <w:lang w:val="en-GB"/>
        </w:rPr>
        <w:t xml:space="preserve">growth </w:t>
      </w:r>
      <w:r w:rsidR="001E7916" w:rsidRPr="004559BC">
        <w:rPr>
          <w:rFonts w:eastAsiaTheme="minorEastAsia" w:cstheme="minorHAnsi"/>
          <w:lang w:val="en-GB"/>
        </w:rPr>
        <w:t>temperature</w:t>
      </w:r>
      <w:r w:rsidR="0067491B">
        <w:rPr>
          <w:rFonts w:eastAsiaTheme="minorEastAsia" w:cstheme="minorHAnsi"/>
          <w:lang w:val="en-GB"/>
        </w:rPr>
        <w:t xml:space="preserve"> with body mass</w:t>
      </w:r>
      <w:ins w:id="84" w:author="Max Lindmark" w:date="2020-07-27T13:55:00Z">
        <w:r w:rsidR="008C573F">
          <w:rPr>
            <w:rFonts w:eastAsiaTheme="minorEastAsia" w:cstheme="minorHAnsi"/>
            <w:lang w:val="en-GB"/>
          </w:rPr>
          <w:t xml:space="preserve"> </w:t>
        </w:r>
        <w:r w:rsidR="008C573F" w:rsidRPr="00C87062">
          <w:rPr>
            <w:rFonts w:eastAsiaTheme="minorEastAsia" w:cstheme="minorHAnsi"/>
          </w:rPr>
          <w:fldChar w:fldCharType="begin"/>
        </w:r>
      </w:ins>
      <w:r w:rsidR="00422B99">
        <w:rPr>
          <w:rFonts w:eastAsiaTheme="minorEastAsia" w:cstheme="minorHAnsi"/>
          <w:lang w:val="en-GB"/>
        </w:rPr>
        <w:instrText xml:space="preserve"> ADDIN ZOTERO_ITEM CSL_CITATION {"citationID":"a18ju3i136g","properties":{"formattedCitation":"(Morita {\\i{}et al.} 2010; Pauly &amp; Cheung 2018b)","plainCitation":"(Morita et al. 2010; Pauly &amp; Cheung 2018b)","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ins w:id="85" w:author="Max Lindmark" w:date="2020-07-27T13:55:00Z">
        <w:r w:rsidR="008C573F" w:rsidRPr="00C87062">
          <w:rPr>
            <w:rFonts w:eastAsiaTheme="minorEastAsia" w:cstheme="minorHAnsi"/>
          </w:rPr>
          <w:fldChar w:fldCharType="separate"/>
        </w:r>
      </w:ins>
      <w:r w:rsidR="00422B99" w:rsidRPr="00422B99">
        <w:rPr>
          <w:rFonts w:ascii="Times New Roman" w:cs="Times New Roman"/>
          <w:lang w:val="en-GB"/>
        </w:rPr>
        <w:t xml:space="preserve">(Morita </w:t>
      </w:r>
      <w:r w:rsidR="00422B99" w:rsidRPr="00422B99">
        <w:rPr>
          <w:rFonts w:ascii="Times New Roman" w:cs="Times New Roman"/>
          <w:i/>
          <w:iCs/>
          <w:lang w:val="en-GB"/>
        </w:rPr>
        <w:t>et al.</w:t>
      </w:r>
      <w:r w:rsidR="00422B99" w:rsidRPr="00422B99">
        <w:rPr>
          <w:rFonts w:ascii="Times New Roman" w:cs="Times New Roman"/>
          <w:lang w:val="en-GB"/>
        </w:rPr>
        <w:t xml:space="preserve"> 2010; Pauly &amp; Cheung 2018b)</w:t>
      </w:r>
      <w:ins w:id="86" w:author="Max Lindmark" w:date="2020-07-27T13:55:00Z">
        <w:r w:rsidR="008C573F" w:rsidRPr="00C87062">
          <w:rPr>
            <w:rFonts w:eastAsiaTheme="minorEastAsia" w:cstheme="minorHAnsi"/>
          </w:rPr>
          <w:fldChar w:fldCharType="end"/>
        </w:r>
      </w:ins>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 xml:space="preserve">the physiological basis of </w:t>
      </w:r>
      <w:del w:id="87" w:author="Max Lindmark" w:date="2020-07-27T14:12:00Z">
        <w:r w:rsidR="00B773AC" w:rsidRPr="00C87062" w:rsidDel="001D5816">
          <w:rPr>
            <w:lang w:val="en-GB"/>
          </w:rPr>
          <w:delText xml:space="preserve">these </w:delText>
        </w:r>
      </w:del>
      <w:ins w:id="88" w:author="Max Lindmark" w:date="2020-07-27T14:12:00Z">
        <w:r w:rsidR="001D5816">
          <w:rPr>
            <w:lang w:val="en-GB"/>
          </w:rPr>
          <w:t>such</w:t>
        </w:r>
        <w:r w:rsidR="001D5816" w:rsidRPr="00C87062">
          <w:rPr>
            <w:lang w:val="en-GB"/>
          </w:rPr>
          <w:t xml:space="preserve"> </w:t>
        </w:r>
      </w:ins>
      <w:r w:rsidR="00B773AC" w:rsidRPr="00C87062">
        <w:rPr>
          <w:lang w:val="en-GB"/>
        </w:rPr>
        <w:t>models has been questioned for multiple reasons</w:t>
      </w:r>
      <w:del w:id="89" w:author="Max Lindmark" w:date="2020-07-27T14:24:00Z">
        <w:r w:rsidR="004D240D" w:rsidDel="0039458E">
          <w:rPr>
            <w:lang w:val="en-GB"/>
          </w:rPr>
          <w:delText>,</w:delText>
        </w:r>
      </w:del>
      <w:ins w:id="90" w:author="Max Lindmark" w:date="2020-07-27T14:24:00Z">
        <w:r w:rsidR="0039458E">
          <w:rPr>
            <w:lang w:val="en-GB"/>
          </w:rPr>
          <w:t>.</w:t>
        </w:r>
      </w:ins>
      <w:ins w:id="91" w:author="Max Lindmark" w:date="2020-08-17T12:06:00Z">
        <w:r w:rsidR="00E51415">
          <w:rPr>
            <w:lang w:val="en-GB"/>
          </w:rPr>
          <w:t xml:space="preserve"> For instance, </w:t>
        </w:r>
      </w:ins>
      <w:del w:id="92" w:author="Max Lindmark" w:date="2020-07-27T14:24:00Z">
        <w:r w:rsidR="004D240D" w:rsidDel="0039458E">
          <w:rPr>
            <w:lang w:val="en-GB"/>
          </w:rPr>
          <w:delText xml:space="preserve"> </w:delText>
        </w:r>
      </w:del>
      <w:del w:id="93" w:author="Max Lindmark" w:date="2020-08-17T12:06:00Z">
        <w:r w:rsidR="005A46BB" w:rsidDel="00E51415">
          <w:rPr>
            <w:lang w:val="en-GB"/>
          </w:rPr>
          <w:delText>includ</w:delText>
        </w:r>
      </w:del>
      <w:del w:id="94" w:author="Max Lindmark" w:date="2020-07-27T14:24:00Z">
        <w:r w:rsidR="005A46BB" w:rsidDel="0039458E">
          <w:rPr>
            <w:lang w:val="en-GB"/>
          </w:rPr>
          <w:delText xml:space="preserve">ing unrealistically large effects of temperature on asymptotic </w:delText>
        </w:r>
      </w:del>
      <w:del w:id="95" w:author="Max Lindmark" w:date="2020-07-27T14:15:00Z">
        <w:r w:rsidR="005A46BB" w:rsidDel="00581065">
          <w:rPr>
            <w:lang w:val="en-GB"/>
          </w:rPr>
          <w:delText xml:space="preserve">size </w:delText>
        </w:r>
      </w:del>
      <w:del w:id="96" w:author="Max Lindmark" w:date="2020-07-27T14:24:00Z">
        <w:r w:rsidR="005A46BB" w:rsidDel="0039458E">
          <w:rPr>
            <w:lang w:val="en-GB"/>
          </w:rPr>
          <w:delText xml:space="preserve">and </w:delText>
        </w:r>
      </w:del>
      <w:r w:rsidR="004D240D">
        <w:rPr>
          <w:lang w:val="en-GB"/>
        </w:rPr>
        <w:t xml:space="preserve">mass scaling exponents </w:t>
      </w:r>
      <w:ins w:id="97" w:author="Max Lindmark" w:date="2020-08-17T12:07:00Z">
        <w:r w:rsidR="00517509">
          <w:rPr>
            <w:lang w:val="en-GB"/>
          </w:rPr>
          <w:t xml:space="preserve">are </w:t>
        </w:r>
      </w:ins>
      <w:ins w:id="98" w:author="Max Lindmark" w:date="2020-08-17T12:00:00Z">
        <w:r w:rsidR="00841119">
          <w:rPr>
            <w:lang w:val="en-GB"/>
          </w:rPr>
          <w:t>based on</w:t>
        </w:r>
        <w:r w:rsidR="00841119" w:rsidRPr="00841119">
          <w:rPr>
            <w:lang w:val="en-GB"/>
          </w:rPr>
          <w:t xml:space="preserve"> </w:t>
        </w:r>
        <w:r w:rsidR="00841119">
          <w:rPr>
            <w:lang w:val="en-GB"/>
          </w:rPr>
          <w:t xml:space="preserve">conceptual geometric arguments rather than </w:t>
        </w:r>
      </w:ins>
      <w:del w:id="99" w:author="Max Lindmark" w:date="2020-08-17T12:00:00Z">
        <w:r w:rsidR="004D240D" w:rsidDel="00841119">
          <w:rPr>
            <w:lang w:val="en-GB"/>
          </w:rPr>
          <w:delText xml:space="preserve">not </w:delText>
        </w:r>
      </w:del>
      <w:del w:id="100" w:author="Max Lindmark" w:date="2020-07-27T14:22:00Z">
        <w:r w:rsidR="004D240D" w:rsidDel="00C052D9">
          <w:rPr>
            <w:lang w:val="en-GB"/>
          </w:rPr>
          <w:delText>match</w:delText>
        </w:r>
        <w:r w:rsidR="00EB68AE" w:rsidDel="00C052D9">
          <w:rPr>
            <w:lang w:val="en-GB"/>
          </w:rPr>
          <w:delText xml:space="preserve">ing </w:delText>
        </w:r>
      </w:del>
      <w:r w:rsidR="004D240D">
        <w:rPr>
          <w:lang w:val="en-GB"/>
        </w:rPr>
        <w:t xml:space="preserve">empirical </w:t>
      </w:r>
      <w:r w:rsidR="00534169">
        <w:rPr>
          <w:lang w:val="en-GB"/>
        </w:rPr>
        <w:t>observations</w:t>
      </w:r>
      <w:del w:id="101" w:author="Max Lindmark" w:date="2020-08-17T12:00:00Z">
        <w:r w:rsidR="00534169" w:rsidDel="00841119">
          <w:rPr>
            <w:lang w:val="en-GB"/>
          </w:rPr>
          <w:delText xml:space="preserve"> </w:delText>
        </w:r>
      </w:del>
      <w:ins w:id="102" w:author="Max Lindmark" w:date="2020-07-27T14:24:00Z">
        <w:r w:rsidR="0039458E">
          <w:rPr>
            <w:lang w:val="en-GB"/>
          </w:rPr>
          <w:t>, which leads to unrealistically large effects of temperature on asymptotic size</w:t>
        </w:r>
      </w:ins>
      <w:ins w:id="103" w:author="Max Lindmark" w:date="2020-07-27T14:23:00Z">
        <w:r w:rsidR="00C052D9">
          <w:rPr>
            <w:lang w:val="en-GB"/>
          </w:rPr>
          <w:t xml:space="preserve"> </w:t>
        </w:r>
      </w:ins>
      <w:r w:rsidR="009A5AD0" w:rsidRPr="00C87062">
        <w:rPr>
          <w:lang w:val="en-GB"/>
        </w:rPr>
        <w:fldChar w:fldCharType="begin"/>
      </w:r>
      <w:r w:rsidR="00422B99">
        <w:rPr>
          <w:lang w:val="en-GB"/>
        </w:rPr>
        <w:instrText xml:space="preserve"> ADDIN ZOTERO_ITEM CSL_CITATION {"citationID":"a2esn0h1bl","properties":{"formattedCitation":"(Lefevre {\\i{}et al.} 2017; Marshall &amp; White 2019a, b)","plainCitation":"(Lefevre et al. 2017; Marshall &amp; White 2019a, 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E."}],"issued":{"date-parts":[["2017",9]]}}},{"id":11,"uris":["http://zotero.org/users/6116610/items/NKLD927I"],"uri":["http://zotero.org/users/6116610/items/NKLD927I"],"itemData":{"id":11,"type":"article-journal","container-title":"Trends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lang w:val="en-GB"/>
        </w:rPr>
        <w:t xml:space="preserve">(Lefevre </w:t>
      </w:r>
      <w:r w:rsidR="000B45B9" w:rsidRPr="000B45B9">
        <w:rPr>
          <w:i/>
          <w:iCs/>
          <w:lang w:val="en-GB"/>
        </w:rPr>
        <w:t>et al.</w:t>
      </w:r>
      <w:r w:rsidR="000B45B9" w:rsidRPr="000B45B9">
        <w:rPr>
          <w:lang w:val="en-GB"/>
        </w:rPr>
        <w:t xml:space="preserve"> 2017; Marshall &amp; White 2019a, b)</w:t>
      </w:r>
      <w:r w:rsidR="009A5AD0" w:rsidRPr="00C87062">
        <w:rPr>
          <w:lang w:val="en-GB"/>
        </w:rPr>
        <w:fldChar w:fldCharType="end"/>
      </w:r>
      <w:commentRangeStart w:id="104"/>
      <w:commentRangeStart w:id="105"/>
      <w:r w:rsidR="00D176FD" w:rsidRPr="00C87062">
        <w:rPr>
          <w:rFonts w:eastAsiaTheme="minorEastAsia"/>
          <w:lang w:val="en-GB"/>
        </w:rPr>
        <w:t>.</w:t>
      </w:r>
      <w:commentRangeEnd w:id="104"/>
      <w:r w:rsidR="00650801">
        <w:rPr>
          <w:rStyle w:val="CommentReference"/>
        </w:rPr>
        <w:commentReference w:id="104"/>
      </w:r>
      <w:commentRangeEnd w:id="105"/>
      <w:r w:rsidR="00C052D9">
        <w:rPr>
          <w:rStyle w:val="CommentReference"/>
        </w:rPr>
        <w:commentReference w:id="105"/>
      </w:r>
      <w:ins w:id="106" w:author="Max Lindmark" w:date="2020-07-27T14:18:00Z">
        <w:r w:rsidR="007D4277">
          <w:rPr>
            <w:rFonts w:eastAsiaTheme="minorEastAsia"/>
            <w:lang w:val="en-GB"/>
          </w:rPr>
          <w:t xml:space="preserve"> </w:t>
        </w:r>
        <w:commentRangeStart w:id="107"/>
        <w:r w:rsidR="007D4277">
          <w:rPr>
            <w:rFonts w:eastAsiaTheme="minorEastAsia"/>
            <w:lang w:val="en-GB"/>
          </w:rPr>
          <w:t>Hence, despite</w:t>
        </w:r>
      </w:ins>
      <w:ins w:id="108" w:author="Max Lindmark" w:date="2020-07-27T14:19:00Z">
        <w:r w:rsidR="00B236EE">
          <w:rPr>
            <w:rFonts w:eastAsiaTheme="minorEastAsia"/>
            <w:lang w:val="en-GB"/>
          </w:rPr>
          <w:t xml:space="preserve"> attempting to </w:t>
        </w:r>
      </w:ins>
      <w:ins w:id="109" w:author="Max Lindmark" w:date="2020-07-27T14:18:00Z">
        <w:r w:rsidR="007D4277">
          <w:rPr>
            <w:rFonts w:eastAsiaTheme="minorEastAsia"/>
            <w:lang w:val="en-GB"/>
          </w:rPr>
          <w:t>describ</w:t>
        </w:r>
      </w:ins>
      <w:ins w:id="110" w:author="Max Lindmark" w:date="2020-07-27T14:19:00Z">
        <w:r w:rsidR="00387698">
          <w:rPr>
            <w:rFonts w:eastAsiaTheme="minorEastAsia"/>
            <w:lang w:val="en-GB"/>
          </w:rPr>
          <w:t>e</w:t>
        </w:r>
      </w:ins>
      <w:ins w:id="111" w:author="Max Lindmark" w:date="2020-07-27T14:18:00Z">
        <w:r w:rsidR="007D4277">
          <w:rPr>
            <w:rFonts w:eastAsiaTheme="minorEastAsia"/>
            <w:lang w:val="en-GB"/>
          </w:rPr>
          <w:t xml:space="preserve"> growth </w:t>
        </w:r>
      </w:ins>
      <w:ins w:id="112" w:author="Max Lindmark" w:date="2020-07-27T14:19:00Z">
        <w:r w:rsidR="00387698">
          <w:rPr>
            <w:rFonts w:eastAsiaTheme="minorEastAsia"/>
            <w:lang w:val="en-GB"/>
          </w:rPr>
          <w:t xml:space="preserve">from </w:t>
        </w:r>
      </w:ins>
      <w:ins w:id="113" w:author="Max Lindmark" w:date="2020-07-27T14:26:00Z">
        <w:r w:rsidR="006541FA">
          <w:rPr>
            <w:rFonts w:eastAsiaTheme="minorEastAsia"/>
            <w:lang w:val="en-GB"/>
          </w:rPr>
          <w:t xml:space="preserve">first </w:t>
        </w:r>
      </w:ins>
      <w:ins w:id="114" w:author="Max Lindmark" w:date="2020-07-27T14:19:00Z">
        <w:r w:rsidR="00387698">
          <w:rPr>
            <w:rFonts w:eastAsiaTheme="minorEastAsia"/>
            <w:lang w:val="en-GB"/>
          </w:rPr>
          <w:t>principles</w:t>
        </w:r>
        <w:r w:rsidR="00357FB4">
          <w:rPr>
            <w:rFonts w:eastAsiaTheme="minorEastAsia"/>
            <w:lang w:val="en-GB"/>
          </w:rPr>
          <w:t xml:space="preserve">, </w:t>
        </w:r>
      </w:ins>
      <w:proofErr w:type="spellStart"/>
      <w:ins w:id="115" w:author="Max Lindmark" w:date="2020-07-27T14:20:00Z">
        <w:r w:rsidR="00EA7C2E">
          <w:rPr>
            <w:rFonts w:eastAsiaTheme="minorEastAsia"/>
            <w:lang w:val="en-GB"/>
          </w:rPr>
          <w:t>Pütter</w:t>
        </w:r>
        <w:proofErr w:type="spellEnd"/>
        <w:r w:rsidR="00EA7C2E">
          <w:rPr>
            <w:rFonts w:eastAsiaTheme="minorEastAsia"/>
            <w:lang w:val="en-GB"/>
          </w:rPr>
          <w:t xml:space="preserve"> growth models can also be viewed as phenomenological</w:t>
        </w:r>
      </w:ins>
      <w:ins w:id="116" w:author="Max Lindmark" w:date="2020-07-27T14:26:00Z">
        <w:r w:rsidR="008D04F7">
          <w:rPr>
            <w:rFonts w:eastAsiaTheme="minorEastAsia"/>
            <w:lang w:val="en-GB"/>
          </w:rPr>
          <w:t xml:space="preserve"> if those </w:t>
        </w:r>
      </w:ins>
      <w:ins w:id="117" w:author="Max Lindmark" w:date="2020-07-27T14:27:00Z">
        <w:r w:rsidR="009D683C">
          <w:rPr>
            <w:rFonts w:eastAsiaTheme="minorEastAsia"/>
            <w:lang w:val="en-GB"/>
          </w:rPr>
          <w:t>principles</w:t>
        </w:r>
      </w:ins>
      <w:ins w:id="118" w:author="Max Lindmark" w:date="2020-07-27T14:26:00Z">
        <w:r w:rsidR="008D04F7">
          <w:rPr>
            <w:rFonts w:eastAsiaTheme="minorEastAsia"/>
            <w:lang w:val="en-GB"/>
          </w:rPr>
          <w:t xml:space="preserve"> </w:t>
        </w:r>
        <w:r w:rsidR="009D683C">
          <w:rPr>
            <w:rFonts w:eastAsiaTheme="minorEastAsia"/>
            <w:lang w:val="en-GB"/>
          </w:rPr>
          <w:t>are erroneous</w:t>
        </w:r>
      </w:ins>
      <w:ins w:id="119" w:author="Max Lindmark" w:date="2020-07-27T14:20:00Z">
        <w:r w:rsidR="00B34B75">
          <w:rPr>
            <w:rFonts w:eastAsiaTheme="minorEastAsia"/>
            <w:lang w:val="en-GB"/>
          </w:rPr>
          <w:t>.</w:t>
        </w:r>
      </w:ins>
      <w:r w:rsidR="00D176FD" w:rsidRPr="00C87062">
        <w:rPr>
          <w:rFonts w:eastAsiaTheme="minorEastAsia"/>
          <w:lang w:val="en-GB"/>
        </w:rPr>
        <w:t xml:space="preserve"> </w:t>
      </w:r>
      <w:commentRangeEnd w:id="107"/>
      <w:r w:rsidR="006F7D68">
        <w:rPr>
          <w:rStyle w:val="CommentReference"/>
        </w:rPr>
        <w:commentReference w:id="107"/>
      </w:r>
      <w:ins w:id="120" w:author="Max Lindmark" w:date="2020-07-27T14:35:00Z">
        <w:r w:rsidR="00407D87">
          <w:rPr>
            <w:rFonts w:eastAsiaTheme="minorEastAsia"/>
            <w:lang w:val="en-GB"/>
          </w:rPr>
          <w:t xml:space="preserve">Therefore, </w:t>
        </w:r>
      </w:ins>
      <w:commentRangeStart w:id="121"/>
      <w:commentRangeStart w:id="122"/>
      <w:del w:id="123" w:author="Max Lindmark" w:date="2020-07-27T14:36:00Z">
        <w:r w:rsidR="0017062E" w:rsidRPr="00C87062" w:rsidDel="00BA6486">
          <w:rPr>
            <w:rFonts w:eastAsiaTheme="minorEastAsia"/>
            <w:lang w:val="en-GB"/>
          </w:rPr>
          <w:delText>A</w:delText>
        </w:r>
      </w:del>
      <w:ins w:id="124" w:author="Max Lindmark" w:date="2020-07-27T14:35:00Z">
        <w:r w:rsidR="00407D87">
          <w:rPr>
            <w:rFonts w:eastAsiaTheme="minorEastAsia"/>
            <w:lang w:val="en-GB"/>
          </w:rPr>
          <w:t>a</w:t>
        </w:r>
      </w:ins>
      <w:r w:rsidR="0017062E" w:rsidRPr="00C87062">
        <w:rPr>
          <w:rFonts w:eastAsiaTheme="minorEastAsia"/>
          <w:lang w:val="en-GB"/>
        </w:rPr>
        <w:t xml:space="preserve">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w:t>
      </w:r>
      <w:ins w:id="125" w:author="Max Lindmark" w:date="2020-07-27T14:37:00Z">
        <w:r w:rsidR="006C78E0">
          <w:rPr>
            <w:rFonts w:eastAsiaTheme="minorEastAsia"/>
            <w:lang w:val="en-GB"/>
          </w:rPr>
          <w:t xml:space="preserve">if and </w:t>
        </w:r>
        <w:r w:rsidR="00021CB3">
          <w:rPr>
            <w:rFonts w:eastAsiaTheme="minorEastAsia"/>
            <w:lang w:val="en-GB"/>
          </w:rPr>
          <w:t>how</w:t>
        </w:r>
        <w:r w:rsidR="00CE73C5">
          <w:rPr>
            <w:rFonts w:eastAsiaTheme="minorEastAsia"/>
            <w:lang w:val="en-GB"/>
          </w:rPr>
          <w:t xml:space="preserve"> </w:t>
        </w:r>
      </w:ins>
      <w:del w:id="126" w:author="Max Lindmark" w:date="2020-07-27T14:37:00Z">
        <w:r w:rsidR="00854E89" w:rsidRPr="00C87062" w:rsidDel="006C78E0">
          <w:rPr>
            <w:rFonts w:eastAsiaTheme="minorEastAsia"/>
            <w:lang w:val="en-GB"/>
          </w:rPr>
          <w:delText xml:space="preserve">to which extent </w:delText>
        </w:r>
        <w:r w:rsidR="00854E89" w:rsidRPr="00C87062" w:rsidDel="004A0FA9">
          <w:rPr>
            <w:rFonts w:eastAsiaTheme="minorEastAsia"/>
            <w:lang w:val="en-GB"/>
          </w:rPr>
          <w:delText xml:space="preserve">the </w:delText>
        </w:r>
      </w:del>
      <w:r w:rsidR="00854E89" w:rsidRPr="00C87062">
        <w:rPr>
          <w:rFonts w:eastAsiaTheme="minorEastAsia"/>
          <w:lang w:val="en-GB"/>
        </w:rPr>
        <w:t xml:space="preserve">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6662462C" w:rsidR="00F261A4" w:rsidRPr="00972C7F" w:rsidRDefault="009927EB" w:rsidP="002E3379">
      <w:pPr>
        <w:spacing w:line="480" w:lineRule="auto"/>
        <w:ind w:firstLine="284"/>
        <w:contextualSpacing/>
        <w:jc w:val="both"/>
        <w:rPr>
          <w:rFonts w:eastAsiaTheme="minorEastAsia"/>
          <w:lang w:val="en-GB"/>
        </w:rPr>
      </w:pPr>
      <w:r>
        <w:rPr>
          <w:rFonts w:eastAsiaTheme="minorEastAsia"/>
          <w:lang w:val="en-GB"/>
        </w:rPr>
        <w:t>In more mechanistic growth models</w:t>
      </w:r>
      <w:commentRangeEnd w:id="121"/>
      <w:r w:rsidR="00D9252D">
        <w:rPr>
          <w:rStyle w:val="CommentReference"/>
        </w:rPr>
        <w:commentReference w:id="121"/>
      </w:r>
      <w:commentRangeEnd w:id="122"/>
      <w:r w:rsidR="001D5816">
        <w:rPr>
          <w:rStyle w:val="CommentReference"/>
        </w:rPr>
        <w:commentReference w:id="122"/>
      </w:r>
      <w:r>
        <w:rPr>
          <w:rFonts w:eastAsiaTheme="minorEastAsia"/>
          <w:lang w:val="en-GB"/>
        </w:rPr>
        <w:t xml:space="preserve">, </w:t>
      </w:r>
      <w:del w:id="127" w:author="Max Lindmark" w:date="2020-07-27T14:38:00Z">
        <w:r w:rsidR="00DF5EF8" w:rsidRPr="00C87062" w:rsidDel="00C55190">
          <w:rPr>
            <w:rFonts w:eastAsiaTheme="minorEastAsia"/>
            <w:lang w:val="en-GB"/>
          </w:rPr>
          <w:delText xml:space="preserve">somatic </w:delText>
        </w:r>
        <w:r w:rsidR="00FF088C" w:rsidRPr="00C87062" w:rsidDel="00C55190">
          <w:rPr>
            <w:rFonts w:eastAsiaTheme="minorEastAsia"/>
            <w:lang w:val="en-GB"/>
          </w:rPr>
          <w:delText>g</w:delText>
        </w:r>
        <w:r w:rsidR="00FF088C" w:rsidRPr="00972C7F" w:rsidDel="00C55190">
          <w:rPr>
            <w:rFonts w:eastAsiaTheme="minorEastAsia"/>
            <w:lang w:val="en-GB"/>
          </w:rPr>
          <w:delText xml:space="preserve">rowth </w:delText>
        </w:r>
        <w:r w:rsidR="00D71D52" w:rsidRPr="00972C7F" w:rsidDel="00C55190">
          <w:rPr>
            <w:rFonts w:eastAsiaTheme="minorEastAsia"/>
            <w:lang w:val="en-GB"/>
          </w:rPr>
          <w:delText>can</w:delText>
        </w:r>
        <w:r w:rsidR="00EB2461" w:rsidRPr="00972C7F" w:rsidDel="00C55190">
          <w:rPr>
            <w:rFonts w:eastAsiaTheme="minorEastAsia"/>
            <w:lang w:val="en-GB"/>
          </w:rPr>
          <w:delText xml:space="preserve"> be represented as the </w:delText>
        </w:r>
      </w:del>
      <w:ins w:id="128" w:author="Max Lindmark" w:date="2020-07-27T14:38:00Z">
        <w:r w:rsidR="00C55190">
          <w:rPr>
            <w:rFonts w:eastAsiaTheme="minorEastAsia"/>
            <w:lang w:val="en-GB"/>
          </w:rPr>
          <w:t xml:space="preserve">the </w:t>
        </w:r>
      </w:ins>
      <w:r w:rsidR="00EB2461" w:rsidRPr="00972C7F">
        <w:rPr>
          <w:rFonts w:eastAsiaTheme="minorEastAsia"/>
          <w:lang w:val="en-GB"/>
        </w:rPr>
        <w:t xml:space="preserve">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00967649" w:rsidRPr="00972C7F">
        <w:rPr>
          <w:rFonts w:eastAsiaTheme="minorEastAsia"/>
          <w:lang w:val="en-GB"/>
        </w:rPr>
        <w:t xml:space="preserve"> </w:t>
      </w:r>
      <w:r w:rsidR="00967649" w:rsidRPr="008D3594">
        <w:rPr>
          <w:rFonts w:eastAsiaTheme="minorEastAsia"/>
        </w:rPr>
        <w:fldChar w:fldCharType="begin"/>
      </w:r>
      <w:r w:rsidR="00422B99">
        <w:rPr>
          <w:rFonts w:eastAsiaTheme="minorEastAsia"/>
          <w:lang w:val="en-GB"/>
        </w:rPr>
        <w:instrText xml:space="preserve"> ADDIN ZOTERO_ITEM CSL_CITATION {"citationID":"a280rvnacef","properties":{"formattedCitation":"(Ursin 1967; Kitchell {\\i{}et al.} 1977; Jobling 1997)","plainCitation":"(Ursin 1967; Kitchell et al. 1977; Jobling 1997)","noteIndex":0},"citationItems":[{"id":895,"uris":["http://zotero.org/users/6116610/items/5G6C5LEF"],"uri":["http://zotero.org/users/6116610/items/5G6C5LEF"],"itemData":{"id":895,"type":"article-journal","container-title":"Journal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67649" w:rsidRPr="008D3594">
        <w:rPr>
          <w:rFonts w:eastAsiaTheme="minorEastAsia"/>
        </w:rPr>
        <w:fldChar w:fldCharType="separate"/>
      </w:r>
      <w:r w:rsidR="00C164F0" w:rsidRPr="00C164F0">
        <w:rPr>
          <w:lang w:val="en-GB"/>
        </w:rPr>
        <w:t xml:space="preserve">(Ursin 1967; Kitchell </w:t>
      </w:r>
      <w:r w:rsidR="00C164F0" w:rsidRPr="00C164F0">
        <w:rPr>
          <w:i/>
          <w:iCs/>
          <w:lang w:val="en-GB"/>
        </w:rPr>
        <w:t>et al.</w:t>
      </w:r>
      <w:r w:rsidR="00C164F0" w:rsidRPr="00C164F0">
        <w:rPr>
          <w:lang w:val="en-GB"/>
        </w:rPr>
        <w:t xml:space="preserve"> 1977; Jobling 1997)</w:t>
      </w:r>
      <w:r w:rsidR="00967649" w:rsidRPr="008D3594">
        <w:rPr>
          <w:rFonts w:eastAsiaTheme="minorEastAsia"/>
        </w:rPr>
        <w:fldChar w:fldCharType="end"/>
      </w:r>
      <w:del w:id="129" w:author="Max Lindmark" w:date="2020-07-27T14:38:00Z">
        <w:r w:rsidR="005A1690" w:rsidRPr="004559BC" w:rsidDel="0084683F">
          <w:rPr>
            <w:rFonts w:eastAsiaTheme="minorEastAsia"/>
            <w:lang w:val="en-GB"/>
          </w:rPr>
          <w:delText xml:space="preserve">. </w:delText>
        </w:r>
        <w:r w:rsidR="00915E9A" w:rsidRPr="004559BC" w:rsidDel="0084683F">
          <w:rPr>
            <w:rFonts w:eastAsiaTheme="minorEastAsia"/>
            <w:lang w:val="en-GB"/>
          </w:rPr>
          <w:delText>I</w:delText>
        </w:r>
        <w:r w:rsidR="00915E9A" w:rsidRPr="004559BC" w:rsidDel="00BF5CD8">
          <w:rPr>
            <w:rFonts w:eastAsiaTheme="minorEastAsia"/>
            <w:lang w:val="en-GB"/>
          </w:rPr>
          <w:delText>n mature individuals</w:delText>
        </w:r>
      </w:del>
      <w:ins w:id="130" w:author="Max Lindmark" w:date="2020-07-27T14:38:00Z">
        <w:r w:rsidR="00C55190">
          <w:rPr>
            <w:rFonts w:eastAsiaTheme="minorEastAsia"/>
            <w:lang w:val="en-GB"/>
          </w:rPr>
          <w:t xml:space="preserve"> is </w:t>
        </w:r>
      </w:ins>
      <w:del w:id="131" w:author="Max Lindmark" w:date="2020-07-27T14:38:00Z">
        <w:r w:rsidR="005A1690" w:rsidRPr="004559BC" w:rsidDel="00C55190">
          <w:rPr>
            <w:rFonts w:eastAsiaTheme="minorEastAsia"/>
            <w:lang w:val="en-GB"/>
          </w:rPr>
          <w:delText xml:space="preserve">, </w:delText>
        </w:r>
        <w:r w:rsidR="009930B4" w:rsidRPr="004559BC" w:rsidDel="00C55190">
          <w:rPr>
            <w:rFonts w:eastAsiaTheme="minorEastAsia"/>
            <w:lang w:val="en-GB"/>
          </w:rPr>
          <w:delText xml:space="preserve">the remaining excess energy is </w:delText>
        </w:r>
      </w:del>
      <w:r w:rsidR="009930B4" w:rsidRPr="004559BC">
        <w:rPr>
          <w:rFonts w:eastAsiaTheme="minorEastAsia"/>
          <w:lang w:val="en-GB"/>
        </w:rPr>
        <w:t xml:space="preserve">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del w:id="132" w:author="Max Lindmark" w:date="2020-07-27T14:39:00Z">
        <w:r w:rsidR="00BF72DF" w:rsidDel="00E81A8E">
          <w:rPr>
            <w:rFonts w:eastAsiaTheme="minorEastAsia"/>
            <w:lang w:val="en-GB"/>
          </w:rPr>
          <w:delText>Usually, e</w:delText>
        </w:r>
      </w:del>
      <w:ins w:id="133" w:author="Max Lindmark" w:date="2020-07-27T14:39:00Z">
        <w:r w:rsidR="00E81A8E">
          <w:rPr>
            <w:rFonts w:eastAsiaTheme="minorEastAsia"/>
            <w:lang w:val="en-GB"/>
          </w:rPr>
          <w:t>E</w:t>
        </w:r>
      </w:ins>
      <w:r w:rsidR="00047B55" w:rsidRPr="00972C7F">
        <w:rPr>
          <w:rFonts w:eastAsiaTheme="minorEastAsia"/>
          <w:lang w:val="en-GB"/>
        </w:rPr>
        <w:t xml:space="preserve">nergy acquisition is </w:t>
      </w:r>
      <w:ins w:id="134" w:author="Max Lindmark" w:date="2020-07-27T14:39:00Z">
        <w:r w:rsidR="006267C1">
          <w:rPr>
            <w:rFonts w:eastAsiaTheme="minorEastAsia"/>
            <w:lang w:val="en-GB"/>
          </w:rPr>
          <w:t>no</w:t>
        </w:r>
      </w:ins>
      <w:ins w:id="135" w:author="Max Lindmark" w:date="2020-07-27T14:40:00Z">
        <w:r w:rsidR="006267C1">
          <w:rPr>
            <w:rFonts w:eastAsiaTheme="minorEastAsia"/>
            <w:lang w:val="en-GB"/>
          </w:rPr>
          <w:t>rmally</w:t>
        </w:r>
      </w:ins>
      <w:ins w:id="136" w:author="Max Lindmark" w:date="2020-07-27T14:39:00Z">
        <w:r w:rsidR="00661550">
          <w:rPr>
            <w:rFonts w:eastAsiaTheme="minorEastAsia"/>
            <w:lang w:val="en-GB"/>
          </w:rPr>
          <w:t xml:space="preserve"> </w:t>
        </w:r>
      </w:ins>
      <w:r w:rsidR="00047B55" w:rsidRPr="00972C7F">
        <w:rPr>
          <w:rFonts w:eastAsiaTheme="minorEastAsia"/>
          <w:lang w:val="en-GB"/>
        </w:rPr>
        <w:t xml:space="preserve">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del w:id="137" w:author="Max Lindmark" w:date="2020-07-27T14:40:00Z">
        <w:r w:rsidR="00CC4991" w:rsidDel="00625DD6">
          <w:rPr>
            <w:rFonts w:eastAsiaTheme="minorEastAsia"/>
            <w:lang w:val="en-GB"/>
          </w:rPr>
          <w:delText xml:space="preserve">typically </w:delText>
        </w:r>
      </w:del>
      <w:ins w:id="138" w:author="Max Lindmark" w:date="2020-07-27T14:40:00Z">
        <w:r w:rsidR="00625DD6">
          <w:rPr>
            <w:rFonts w:eastAsiaTheme="minorEastAsia"/>
            <w:lang w:val="en-GB"/>
          </w:rPr>
          <w:t xml:space="preserve">often </w:t>
        </w:r>
      </w:ins>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del w:id="139" w:author="Max Lindmark" w:date="2020-07-27T14:40:00Z">
        <w:r w:rsidR="003441F1" w:rsidRPr="00972C7F" w:rsidDel="00706F13">
          <w:rPr>
            <w:rFonts w:eastAsiaTheme="minorEastAsia"/>
            <w:lang w:val="en-GB"/>
          </w:rPr>
          <w:delText>often</w:delText>
        </w:r>
        <w:r w:rsidR="00DF5565" w:rsidRPr="00972C7F" w:rsidDel="00706F13">
          <w:rPr>
            <w:rFonts w:eastAsiaTheme="minorEastAsia"/>
            <w:lang w:val="en-GB"/>
          </w:rPr>
          <w:delText xml:space="preserve"> </w:delText>
        </w:r>
      </w:del>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22B99">
        <w:rPr>
          <w:rFonts w:eastAsiaTheme="minorEastAsia"/>
          <w:lang w:val="en-GB"/>
        </w:rPr>
        <w:instrText xml:space="preserve"> ADDIN ZOTERO_ITEM CSL_CITATION {"citationID":"E74Xn1aK","properties":{"formattedCitation":"(Jobling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AA77CD">
        <w:rPr>
          <w:rFonts w:eastAsiaTheme="minorEastAsia"/>
          <w:lang w:val="en-GB"/>
        </w:rPr>
        <w:t xml:space="preserve">energetics </w:t>
      </w:r>
      <w:r w:rsidR="0020182D">
        <w:rPr>
          <w:rFonts w:eastAsiaTheme="minorEastAsia"/>
          <w:lang w:val="en-GB"/>
        </w:rPr>
        <w:t xml:space="preserve">of </w:t>
      </w:r>
      <w:r w:rsidR="0020182D" w:rsidRPr="00972C7F">
        <w:rPr>
          <w:rFonts w:eastAsiaTheme="minorEastAsia"/>
          <w:lang w:val="en-GB"/>
        </w:rPr>
        <w:t>growth</w:t>
      </w:r>
      <w:r w:rsidR="0020182D">
        <w:rPr>
          <w:rFonts w:eastAsiaTheme="minorEastAsia"/>
          <w:lang w:val="en-GB"/>
        </w:rPr>
        <w:t xml:space="preserve"> </w:t>
      </w:r>
      <w:r w:rsidR="00C63272" w:rsidRPr="00972C7F">
        <w:rPr>
          <w:rFonts w:eastAsiaTheme="minorEastAsia"/>
          <w:lang w:val="en-GB"/>
        </w:rPr>
        <w:t xml:space="preserve">are found </w:t>
      </w:r>
      <w:r w:rsidR="00D23363" w:rsidRPr="00972C7F">
        <w:rPr>
          <w:rFonts w:eastAsiaTheme="minorEastAsia"/>
          <w:lang w:val="en-GB"/>
        </w:rPr>
        <w:t xml:space="preserve">in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422B99">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lang w:val="en-GB"/>
        </w:rPr>
        <w:t xml:space="preserve">(Kitchell </w:t>
      </w:r>
      <w:r w:rsidR="00EB6461" w:rsidRPr="00EB6461">
        <w:rPr>
          <w:i/>
          <w:iCs/>
          <w:lang w:val="en-GB"/>
        </w:rPr>
        <w:t>et al.</w:t>
      </w:r>
      <w:r w:rsidR="00EB6461" w:rsidRPr="00EB6461">
        <w:rPr>
          <w:lang w:val="en-GB"/>
        </w:rPr>
        <w:t xml:space="preserve"> 1977; Kooijman 1993; Kearney 2019)</w:t>
      </w:r>
      <w:r w:rsidR="006142EB">
        <w:rPr>
          <w:rFonts w:eastAsiaTheme="minorEastAsia"/>
        </w:rPr>
        <w:fldChar w:fldCharType="end"/>
      </w:r>
      <w:r w:rsidR="00531E2C" w:rsidRPr="003F0CCC">
        <w:rPr>
          <w:rFonts w:eastAsiaTheme="minorEastAsia"/>
        </w:rPr>
        <w:t>,</w:t>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422B99">
        <w:rPr>
          <w:rFonts w:eastAsiaTheme="minorEastAsia"/>
          <w:lang w:val="en-GB"/>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20182D">
        <w:rPr>
          <w:rFonts w:eastAsiaTheme="minorEastAsia"/>
        </w:rPr>
        <w:t>,</w:t>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422B99">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how metabolism and consumption rates scale with body size and temperature</w:t>
      </w:r>
      <w:r w:rsidR="00B60152" w:rsidRPr="00972C7F">
        <w:rPr>
          <w:rFonts w:eastAsiaTheme="minorEastAsia"/>
          <w:lang w:val="en-GB"/>
        </w:rPr>
        <w:t xml:space="preserve">. </w:t>
      </w:r>
    </w:p>
    <w:p w14:paraId="1D282C26" w14:textId="0CD7E862" w:rsidR="002A05AA" w:rsidRPr="00972C7F" w:rsidRDefault="00A72469" w:rsidP="002E3379">
      <w:pPr>
        <w:spacing w:line="480" w:lineRule="auto"/>
        <w:ind w:firstLine="284"/>
        <w:contextualSpacing/>
        <w:jc w:val="both"/>
        <w:rPr>
          <w:rFonts w:cstheme="minorHAnsi"/>
          <w:lang w:val="en-GB"/>
        </w:rPr>
      </w:pPr>
      <w:r>
        <w:rPr>
          <w:rFonts w:eastAsiaTheme="minorEastAsia"/>
          <w:lang w:val="en-GB"/>
        </w:rPr>
        <w:lastRenderedPageBreak/>
        <w:t>The effect of body mass and temperature</w:t>
      </w:r>
      <w:r w:rsidR="00723E79">
        <w:rPr>
          <w:rFonts w:eastAsiaTheme="minorEastAsia"/>
          <w:lang w:val="en-GB"/>
        </w:rPr>
        <w:t xml:space="preserve"> on</w:t>
      </w:r>
      <w:r>
        <w:rPr>
          <w:rFonts w:eastAsiaTheme="minorEastAsia"/>
          <w:lang w:val="en-GB"/>
        </w:rPr>
        <w:t xml:space="preserve"> </w:t>
      </w:r>
      <w:commentRangeStart w:id="140"/>
      <w:r w:rsidR="00D52A74">
        <w:rPr>
          <w:rFonts w:eastAsiaTheme="minorEastAsia"/>
          <w:lang w:val="en-GB"/>
        </w:rPr>
        <w:t>growth</w:t>
      </w:r>
      <w:r w:rsidR="005B1145">
        <w:rPr>
          <w:rFonts w:eastAsiaTheme="minorEastAsia"/>
          <w:lang w:val="en-GB"/>
        </w:rPr>
        <w:t xml:space="preserve">, </w:t>
      </w:r>
      <w:r w:rsidR="00D52A74">
        <w:rPr>
          <w:rFonts w:eastAsiaTheme="minorEastAsia"/>
          <w:lang w:val="en-GB"/>
        </w:rPr>
        <w:t>consumption</w:t>
      </w:r>
      <w:r w:rsidR="005B1145">
        <w:rPr>
          <w:rFonts w:eastAsiaTheme="minorEastAsia"/>
          <w:lang w:val="en-GB"/>
        </w:rPr>
        <w:t xml:space="preserve"> and</w:t>
      </w:r>
      <w:r w:rsidR="00723E79">
        <w:rPr>
          <w:rFonts w:eastAsiaTheme="minorEastAsia"/>
          <w:lang w:val="en-GB"/>
        </w:rPr>
        <w:t xml:space="preserve"> </w:t>
      </w:r>
      <w:r w:rsidR="00D52A74">
        <w:rPr>
          <w:rFonts w:eastAsiaTheme="minorEastAsia"/>
          <w:lang w:val="en-GB"/>
        </w:rPr>
        <w:t xml:space="preserve">metabolism </w:t>
      </w:r>
      <w:commentRangeEnd w:id="140"/>
      <w:r w:rsidR="008A2E9C">
        <w:rPr>
          <w:rStyle w:val="CommentReference"/>
        </w:rPr>
        <w:commentReference w:id="140"/>
      </w:r>
      <w:r w:rsidR="00CE74D2" w:rsidRPr="00972C7F">
        <w:rPr>
          <w:rFonts w:eastAsiaTheme="minorEastAsia"/>
          <w:lang w:val="en-GB"/>
        </w:rPr>
        <w:t xml:space="preserve">should ideally be </w:t>
      </w:r>
      <w:r>
        <w:rPr>
          <w:rFonts w:eastAsiaTheme="minorEastAsia"/>
          <w:lang w:val="en-GB"/>
        </w:rPr>
        <w:t xml:space="preserve">evaluated </w:t>
      </w:r>
      <w:r w:rsidR="00A6229C" w:rsidRPr="00972C7F">
        <w:rPr>
          <w:rFonts w:eastAsiaTheme="minorEastAsia"/>
          <w:lang w:val="en-GB"/>
        </w:rPr>
        <w:t>at the intraspecific</w:t>
      </w:r>
      <w:r w:rsidR="00E957DE" w:rsidRPr="004559BC">
        <w:rPr>
          <w:rFonts w:eastAsiaTheme="minorEastAsia"/>
          <w:lang w:val="en-GB"/>
        </w:rPr>
        <w:t xml:space="preserve"> </w:t>
      </w:r>
      <w:r w:rsidR="00952B25" w:rsidRPr="00972C7F">
        <w:rPr>
          <w:rFonts w:eastAsiaTheme="minorEastAsia"/>
          <w:lang w:val="en-GB"/>
        </w:rPr>
        <w:t>rather than interspecific</w:t>
      </w:r>
      <w:r w:rsidR="00645EF7">
        <w:rPr>
          <w:rFonts w:eastAsiaTheme="minorEastAsia"/>
          <w:lang w:val="en-GB"/>
        </w:rPr>
        <w:t xml:space="preserve"> level</w:t>
      </w:r>
      <w:r w:rsidR="009005AF">
        <w:rPr>
          <w:rFonts w:eastAsiaTheme="minorEastAsia"/>
          <w:lang w:val="en-GB"/>
        </w:rPr>
        <w:t xml:space="preserve">, as they represent </w:t>
      </w:r>
      <w:r w:rsidR="00E6031C" w:rsidRPr="00972C7F">
        <w:rPr>
          <w:rFonts w:eastAsiaTheme="minorEastAsia"/>
          <w:lang w:val="en-GB"/>
        </w:rPr>
        <w:t>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allometric and temperature relationships</w:t>
      </w:r>
      <w:r w:rsidR="00F21834">
        <w:rPr>
          <w:rFonts w:eastAsiaTheme="minorEastAsia"/>
          <w:lang w:val="en-GB"/>
        </w:rPr>
        <w:t xml:space="preserve"> can differ</w:t>
      </w:r>
      <w:r w:rsidR="00497690" w:rsidRPr="004559BC">
        <w:rPr>
          <w:rFonts w:eastAsiaTheme="minorEastAsia"/>
          <w:lang w:val="en-GB"/>
        </w:rPr>
        <w:t xml:space="preserve"> </w:t>
      </w:r>
      <w:r w:rsidR="00821494" w:rsidRPr="00972C7F">
        <w:rPr>
          <w:rFonts w:eastAsiaTheme="minorEastAsia"/>
          <w:lang w:val="en-GB"/>
        </w:rPr>
        <w:t>within and between species</w:t>
      </w:r>
      <w:r w:rsidR="00CE74D2" w:rsidRPr="00972C7F">
        <w:rPr>
          <w:rFonts w:eastAsiaTheme="minorEastAsia"/>
          <w:lang w:val="en-GB"/>
        </w:rPr>
        <w:t xml:space="preserve"> </w:t>
      </w:r>
      <w:r w:rsidR="000F5D28">
        <w:rPr>
          <w:rFonts w:eastAsiaTheme="minorEastAsia"/>
        </w:rPr>
        <w:fldChar w:fldCharType="begin"/>
      </w:r>
      <w:r w:rsidR="00422B99">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lang w:val="en-GB"/>
        </w:rPr>
        <w:t xml:space="preserve">(Glazier 2005; Rall </w:t>
      </w:r>
      <w:r w:rsidR="009D6C25" w:rsidRPr="009D6C25">
        <w:rPr>
          <w:i/>
          <w:iCs/>
          <w:lang w:val="en-GB"/>
        </w:rPr>
        <w:t>et al.</w:t>
      </w:r>
      <w:r w:rsidR="009D6C25" w:rsidRPr="009D6C25">
        <w:rPr>
          <w:lang w:val="en-GB"/>
        </w:rPr>
        <w:t xml:space="preserve"> 2012; Jerde </w:t>
      </w:r>
      <w:r w:rsidR="009D6C25" w:rsidRPr="009D6C25">
        <w:rPr>
          <w:i/>
          <w:iCs/>
          <w:lang w:val="en-GB"/>
        </w:rPr>
        <w:t>et al.</w:t>
      </w:r>
      <w:r w:rsidR="009D6C25" w:rsidRPr="009D6C25">
        <w:rPr>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w:t>
      </w:r>
      <w:r w:rsidR="009F39FD">
        <w:rPr>
          <w:rFonts w:eastAsiaTheme="minorEastAsia"/>
          <w:lang w:val="en-GB"/>
        </w:rPr>
        <w:t xml:space="preserve">despite this potential difference, </w:t>
      </w:r>
      <w:r w:rsidR="00B80E9B" w:rsidRPr="00972C7F">
        <w:rPr>
          <w:rFonts w:eastAsiaTheme="minorEastAsia"/>
          <w:lang w:val="en-GB"/>
        </w:rPr>
        <w:t>body mass</w:t>
      </w:r>
      <w:r w:rsidR="00D9252D">
        <w:rPr>
          <w:rFonts w:eastAsiaTheme="minorEastAsia"/>
          <w:lang w:val="en-GB"/>
        </w:rPr>
        <w:t>-</w:t>
      </w:r>
      <w:r w:rsidR="00B80E9B" w:rsidRPr="00972C7F">
        <w:rPr>
          <w:rFonts w:eastAsiaTheme="minorEastAsia"/>
          <w:lang w:val="en-GB"/>
        </w:rPr>
        <w:t xml:space="preserve"> and temperature</w:t>
      </w:r>
      <w:r w:rsidR="00803EDD">
        <w:rPr>
          <w:rFonts w:eastAsiaTheme="minorEastAsia"/>
          <w:lang w:val="en-GB"/>
        </w:rPr>
        <w:t xml:space="preserve"> </w:t>
      </w:r>
      <w:r w:rsidR="00E26A0A">
        <w:rPr>
          <w:rFonts w:eastAsiaTheme="minorEastAsia"/>
          <w:lang w:val="en-GB"/>
        </w:rPr>
        <w:t xml:space="preserve">scaling </w:t>
      </w:r>
      <w:r w:rsidR="00B80E9B" w:rsidRPr="00972C7F">
        <w:rPr>
          <w:rFonts w:eastAsiaTheme="minorEastAsia"/>
          <w:lang w:val="en-GB"/>
        </w:rPr>
        <w:t>is often inferred from interspecific data.</w:t>
      </w:r>
      <w:r w:rsidR="00200157" w:rsidRPr="00972C7F">
        <w:rPr>
          <w:rFonts w:eastAsiaTheme="minorEastAsia"/>
          <w:lang w:val="en-GB"/>
        </w:rPr>
        <w:t xml:space="preserve"> </w:t>
      </w:r>
      <w:ins w:id="141" w:author="Max Lindmark" w:date="2020-07-27T14:49:00Z">
        <w:r w:rsidR="001C3243">
          <w:rPr>
            <w:rFonts w:eastAsiaTheme="minorEastAsia"/>
            <w:lang w:val="en-GB"/>
          </w:rPr>
          <w:t xml:space="preserve">Hence, </w:t>
        </w:r>
        <w:r w:rsidR="001C3243">
          <w:rPr>
            <w:rFonts w:cstheme="minorHAnsi"/>
            <w:lang w:val="en-GB"/>
          </w:rPr>
          <w:t>the</w:t>
        </w:r>
        <w:r w:rsidR="001C3243" w:rsidRPr="00972C7F">
          <w:rPr>
            <w:rFonts w:cstheme="minorHAnsi"/>
            <w:lang w:val="en-GB"/>
          </w:rPr>
          <w:t xml:space="preserve"> intraspecific scaling of</w:t>
        </w:r>
        <w:r w:rsidR="001C3243">
          <w:rPr>
            <w:rFonts w:cstheme="minorHAnsi"/>
            <w:lang w:val="en-GB"/>
          </w:rPr>
          <w:t xml:space="preserve"> biological</w:t>
        </w:r>
        <w:commentRangeStart w:id="142"/>
        <w:commentRangeStart w:id="143"/>
        <w:r w:rsidR="001C3243" w:rsidRPr="00972C7F">
          <w:rPr>
            <w:rFonts w:cstheme="minorHAnsi"/>
            <w:lang w:val="en-GB"/>
          </w:rPr>
          <w:t xml:space="preserve"> </w:t>
        </w:r>
        <w:commentRangeEnd w:id="142"/>
        <w:r w:rsidR="001C3243">
          <w:rPr>
            <w:rStyle w:val="CommentReference"/>
          </w:rPr>
          <w:commentReference w:id="142"/>
        </w:r>
        <w:commentRangeEnd w:id="143"/>
        <w:r w:rsidR="001C3243">
          <w:rPr>
            <w:rStyle w:val="CommentReference"/>
          </w:rPr>
          <w:commentReference w:id="143"/>
        </w:r>
        <w:r w:rsidR="001C3243" w:rsidRPr="00972C7F">
          <w:rPr>
            <w:rFonts w:cstheme="minorHAnsi"/>
            <w:lang w:val="en-GB"/>
          </w:rPr>
          <w:t>rates with mass and temperature is less understood than interspecific scaling relationships</w:t>
        </w:r>
        <w:r w:rsidR="003115EB">
          <w:rPr>
            <w:rFonts w:cstheme="minorHAnsi"/>
            <w:lang w:val="en-GB"/>
          </w:rPr>
          <w:t>.</w:t>
        </w:r>
        <w:r w:rsidR="001C3243" w:rsidRPr="00972C7F">
          <w:rPr>
            <w:rFonts w:eastAsiaTheme="minorEastAsia"/>
            <w:lang w:val="en-GB"/>
          </w:rPr>
          <w:t xml:space="preserve"> </w:t>
        </w:r>
      </w:ins>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w:t>
      </w:r>
      <w:r w:rsidR="00D00BC0">
        <w:rPr>
          <w:rFonts w:eastAsiaTheme="minorEastAsia"/>
          <w:lang w:val="en-GB"/>
        </w:rPr>
        <w:t xml:space="preserve">including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422B99">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DD3995" w:rsidRPr="00972C7F">
        <w:rPr>
          <w:rFonts w:eastAsiaTheme="minorEastAsia"/>
          <w:lang w:val="en-GB"/>
        </w:rPr>
        <w:t xml:space="preserve"> </w:t>
      </w:r>
      <w:r w:rsidR="00941DB4" w:rsidRPr="00972C7F">
        <w:rPr>
          <w:rFonts w:eastAsiaTheme="minorEastAsia"/>
          <w:lang w:val="en-GB"/>
        </w:rPr>
        <w:t>(</w:t>
      </w:r>
      <m:oMath>
        <m:r>
          <w:rPr>
            <w:rFonts w:ascii="Cambria Math" w:eastAsiaTheme="minorEastAsia" w:hAnsi="Cambria Math"/>
            <w:lang w:val="en-GB"/>
          </w:rPr>
          <m:t>I</m:t>
        </m:r>
      </m:oMath>
      <w:r w:rsidR="00B635FF">
        <w:rPr>
          <w:rFonts w:eastAsiaTheme="minorEastAsia"/>
          <w:lang w:val="en-GB"/>
        </w:rPr>
        <w:t xml:space="preserve">, </w:t>
      </w:r>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w:t>
      </w:r>
      <w:r w:rsidR="003966DD">
        <w:rPr>
          <w:rFonts w:eastAsiaTheme="minorEastAsia"/>
          <w:lang w:val="en-GB"/>
        </w:rPr>
        <w:t xml:space="preserve"> [</w:t>
      </w:r>
      <m:oMath>
        <m:r>
          <m:rPr>
            <m:sty m:val="p"/>
          </m:rPr>
          <w:rPr>
            <w:rFonts w:ascii="Cambria Math" w:eastAsiaTheme="minorEastAsia" w:hAnsi="Cambria Math"/>
            <w:lang w:val="en-GB"/>
          </w:rPr>
          <m:t>eV</m:t>
        </m:r>
      </m:oMath>
      <w:r w:rsidR="003966DD">
        <w:rPr>
          <w:rFonts w:eastAsiaTheme="minorEastAsia"/>
          <w:lang w:val="en-GB"/>
        </w:rPr>
        <w:t>]</w:t>
      </w:r>
      <w:r w:rsidR="00EC3069" w:rsidRPr="00972C7F">
        <w:rPr>
          <w:rFonts w:eastAsiaTheme="minorEastAsia"/>
          <w:lang w:val="en-GB"/>
        </w:rPr>
        <w:t xml:space="preserve">, </w:t>
      </w:r>
      <m:oMath>
        <m:r>
          <w:rPr>
            <w:rFonts w:ascii="Cambria Math" w:eastAsiaTheme="minorEastAsia" w:hAnsi="Cambria Math"/>
          </w:rPr>
          <m:t>k</m:t>
        </m:r>
      </m:oMath>
      <w:r w:rsidR="00EC3069" w:rsidRPr="00972C7F">
        <w:rPr>
          <w:rFonts w:eastAsiaTheme="minorEastAsia"/>
          <w:lang w:val="en-GB"/>
        </w:rPr>
        <w:t xml:space="preserve"> is Boltzmann’s constant</w:t>
      </w:r>
      <w:r w:rsidR="00BD33E6">
        <w:rPr>
          <w:rFonts w:eastAsiaTheme="minorEastAsia"/>
          <w:lang w:val="en-GB"/>
        </w:rPr>
        <w:t xml:space="preserve"> [</w:t>
      </w:r>
      <m:oMath>
        <m:r>
          <m:rPr>
            <m:sty m:val="p"/>
          </m:rPr>
          <w:rPr>
            <w:rFonts w:ascii="Cambria Math" w:eastAsiaTheme="minorEastAsia" w:hAnsi="Cambria Math"/>
            <w:lang w:val="en-GB"/>
          </w:rPr>
          <m:t>eV∙</m:t>
        </m:r>
        <m:sSup>
          <m:sSupPr>
            <m:ctrlPr>
              <w:rPr>
                <w:rFonts w:ascii="Cambria Math" w:eastAsiaTheme="minorEastAsia" w:hAnsi="Cambria Math"/>
                <w:iCs/>
                <w:lang w:val="en-GB"/>
              </w:rPr>
            </m:ctrlPr>
          </m:sSupPr>
          <m:e>
            <m:r>
              <m:rPr>
                <m:sty m:val="p"/>
              </m:rPr>
              <w:rPr>
                <w:rFonts w:ascii="Cambria Math" w:eastAsiaTheme="minorEastAsia" w:hAnsi="Cambria Math"/>
                <w:lang w:val="en-GB"/>
              </w:rPr>
              <m:t>K</m:t>
            </m:r>
          </m:e>
          <m:sup>
            <m:r>
              <m:rPr>
                <m:sty m:val="p"/>
              </m:rPr>
              <w:rPr>
                <w:rFonts w:ascii="Cambria Math" w:eastAsiaTheme="minorEastAsia" w:hAnsi="Cambria Math"/>
                <w:lang w:val="en-GB"/>
              </w:rPr>
              <m:t>-1</m:t>
            </m:r>
          </m:sup>
        </m:sSup>
      </m:oMath>
      <w:r w:rsidR="00BD33E6">
        <w:rPr>
          <w:rFonts w:eastAsiaTheme="minorEastAsia"/>
          <w:lang w:val="en-GB"/>
        </w:rPr>
        <w:t>]</w:t>
      </w:r>
      <w:r w:rsidR="00EC3069" w:rsidRPr="00972C7F">
        <w:rPr>
          <w:rFonts w:eastAsiaTheme="minorEastAsia"/>
          <w:lang w:val="en-GB"/>
        </w:rPr>
        <w:t xml:space="preserve"> and </w:t>
      </w:r>
      <m:oMath>
        <m:r>
          <w:rPr>
            <w:rFonts w:ascii="Cambria Math" w:eastAsiaTheme="minorEastAsia" w:hAnsi="Cambria Math"/>
          </w:rPr>
          <m:t>T</m:t>
        </m:r>
      </m:oMath>
      <w:r w:rsidR="00EC3069" w:rsidRPr="00972C7F">
        <w:rPr>
          <w:rFonts w:eastAsiaTheme="minorEastAsia"/>
          <w:lang w:val="en-GB"/>
        </w:rPr>
        <w:t xml:space="preserve"> is temperature </w:t>
      </w:r>
      <w:r w:rsidR="009B18F4">
        <w:rPr>
          <w:rFonts w:eastAsiaTheme="minorEastAsia"/>
          <w:lang w:val="en-GB"/>
        </w:rPr>
        <w:t>[</w:t>
      </w:r>
      <m:oMath>
        <m:r>
          <m:rPr>
            <m:sty m:val="p"/>
          </m:rPr>
          <w:rPr>
            <w:rFonts w:ascii="Cambria Math" w:eastAsiaTheme="minorEastAsia" w:hAnsi="Cambria Math"/>
            <w:lang w:val="en-GB"/>
          </w:rPr>
          <m:t>K</m:t>
        </m:r>
      </m:oMath>
      <w:r w:rsidR="009B18F4">
        <w:rPr>
          <w:rFonts w:eastAsiaTheme="minorEastAsia"/>
          <w:iCs/>
          <w:lang w:val="en-GB"/>
        </w:rPr>
        <w:t>]</w:t>
      </w:r>
      <w:r w:rsidR="00EC3069" w:rsidRPr="00972C7F">
        <w:rPr>
          <w:rFonts w:eastAsiaTheme="minorEastAsia"/>
          <w:lang w:val="en-GB"/>
        </w:rPr>
        <w:t>.</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9261DD">
        <w:rPr>
          <w:rFonts w:eastAsiaTheme="minorEastAsia"/>
          <w:lang w:val="en-GB"/>
        </w:rPr>
        <w:t xml:space="preserve">a </w:t>
      </w:r>
      <w:r w:rsidR="007D1821" w:rsidRPr="00972C7F">
        <w:rPr>
          <w:rFonts w:eastAsiaTheme="minorEastAsia"/>
          <w:lang w:val="en-GB"/>
        </w:rPr>
        <w:t>mass-scaling</w:t>
      </w:r>
      <w:r w:rsidR="00254661">
        <w:rPr>
          <w:rFonts w:eastAsiaTheme="minorEastAsia"/>
          <w:lang w:val="en-GB"/>
        </w:rPr>
        <w:t xml:space="preserve"> exponent</w:t>
      </w:r>
      <w:r w:rsidR="007D1821" w:rsidRPr="00972C7F">
        <w:rPr>
          <w:rFonts w:eastAsiaTheme="minorEastAsia"/>
          <w:lang w:val="en-GB"/>
        </w:rPr>
        <w:t xml:space="preserve"> </w:t>
      </w:r>
      <w:r w:rsidR="00AE058A" w:rsidRPr="00972C7F">
        <w:rPr>
          <w:rFonts w:eastAsiaTheme="minorEastAsia"/>
          <w:lang w:val="en-GB"/>
        </w:rPr>
        <w:t xml:space="preserve">of </w:t>
      </w:r>
      <w:r w:rsidR="00D00BC0">
        <w:rPr>
          <w:rFonts w:eastAsiaTheme="minorEastAsia"/>
          <w:lang w:val="en-GB"/>
        </w:rPr>
        <w:t xml:space="preserve">¾ </w:t>
      </w:r>
      <w:r w:rsidR="00D60929" w:rsidRPr="00972C7F">
        <w:rPr>
          <w:rFonts w:eastAsiaTheme="minorEastAsia"/>
          <w:lang w:val="en-GB"/>
        </w:rPr>
        <w:t>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422B99">
        <w:rPr>
          <w:rFonts w:eastAsiaTheme="minorEastAsia"/>
          <w:lang w:val="en-GB"/>
        </w:rPr>
        <w:instrText xml:space="preserve"> ADDIN ZOTERO_ITEM CSL_CITATION {"citationID":"ZtD6HWwS","properties":{"formattedCitation":"(Downs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r w:rsidR="008D7E70">
        <w:rPr>
          <w:rFonts w:eastAsiaTheme="minorEastAsia"/>
          <w:lang w:val="en-GB"/>
        </w:rPr>
        <w:t xml:space="preserve">However, </w:t>
      </w:r>
      <w:r w:rsidR="00E145C6" w:rsidRPr="00972C7F">
        <w:rPr>
          <w:rFonts w:cstheme="minorHAnsi"/>
          <w:lang w:val="en-GB"/>
        </w:rPr>
        <w:t xml:space="preserve">deviations from </w:t>
      </w:r>
      <w:r w:rsidR="000645E4">
        <w:rPr>
          <w:rFonts w:cstheme="minorHAnsi"/>
          <w:lang w:val="en-GB"/>
        </w:rPr>
        <w:t xml:space="preserve">the </w:t>
      </w:r>
      <w:r w:rsidR="00622A66">
        <w:rPr>
          <w:rFonts w:cstheme="minorHAnsi"/>
          <w:lang w:val="en-GB"/>
        </w:rPr>
        <w:t xml:space="preserve">¾ </w:t>
      </w:r>
      <w:r w:rsidR="000645E4">
        <w:rPr>
          <w:rFonts w:cstheme="minorHAnsi"/>
          <w:lang w:val="en-GB"/>
        </w:rPr>
        <w:t xml:space="preserve"> </w:t>
      </w:r>
      <w:r w:rsidR="00425217">
        <w:rPr>
          <w:rFonts w:cstheme="minorHAnsi"/>
          <w:lang w:val="en-GB"/>
        </w:rPr>
        <w:t xml:space="preserve">mass </w:t>
      </w:r>
      <w:r w:rsidR="006A1A0C" w:rsidRPr="00972C7F">
        <w:rPr>
          <w:rFonts w:cstheme="minorHAnsi"/>
          <w:lang w:val="en-GB"/>
        </w:rPr>
        <w:t>exponent</w:t>
      </w:r>
      <w:r w:rsidR="000645E4">
        <w:rPr>
          <w:rFonts w:cstheme="minorHAnsi"/>
          <w:lang w:val="en-GB"/>
        </w:rPr>
        <w:t xml:space="preserve"> are common</w:t>
      </w:r>
      <w:r w:rsidR="006A1A0C" w:rsidRPr="00972C7F">
        <w:rPr>
          <w:rFonts w:cstheme="minorHAnsi"/>
          <w:lang w:val="en-GB"/>
        </w:rPr>
        <w:t xml:space="preserve"> </w:t>
      </w:r>
      <w:r w:rsidR="006A1A0C">
        <w:rPr>
          <w:rFonts w:cstheme="minorHAnsi"/>
        </w:rPr>
        <w:fldChar w:fldCharType="begin"/>
      </w:r>
      <w:r w:rsidR="00422B99">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body mass and temperature can have interactive effects </w:t>
      </w:r>
      <w:r w:rsidR="006A1A0C">
        <w:rPr>
          <w:rFonts w:cstheme="minorHAnsi"/>
        </w:rPr>
        <w:fldChar w:fldCharType="begin"/>
      </w:r>
      <w:r w:rsidR="00422B99">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t xml:space="preserve">(Xie &amp; Sun 1990; Glazier 2005; García García </w:t>
      </w:r>
      <w:r w:rsidR="00EB6461" w:rsidRPr="00F85DA2">
        <w:rPr>
          <w:i/>
          <w:iCs/>
        </w:rPr>
        <w:t>et al.</w:t>
      </w:r>
      <w:r w:rsidR="00EB6461" w:rsidRPr="00F85DA2">
        <w:t xml:space="preserve"> 2011; Ohlberger </w:t>
      </w:r>
      <w:r w:rsidR="00EB6461" w:rsidRPr="00F85DA2">
        <w:rPr>
          <w:i/>
          <w:iCs/>
        </w:rPr>
        <w:t>et al.</w:t>
      </w:r>
      <w:r w:rsidR="00EB6461" w:rsidRPr="00F85DA2">
        <w:t xml:space="preserve"> 2012; Lindmark </w:t>
      </w:r>
      <w:r w:rsidR="00EB6461" w:rsidRPr="00F85DA2">
        <w:rPr>
          <w:i/>
          <w:iCs/>
        </w:rPr>
        <w:t>et al.</w:t>
      </w:r>
      <w:r w:rsidR="00EB6461" w:rsidRPr="00F85DA2">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422B99">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7F5C0B">
        <w:t>(2019)</w:t>
      </w:r>
      <w:r w:rsidR="009223C1">
        <w:rPr>
          <w:rFonts w:cstheme="minorHAnsi"/>
        </w:rPr>
        <w:fldChar w:fldCharType="end"/>
      </w:r>
      <w:r w:rsidR="009223C1" w:rsidRPr="007F5C0B">
        <w:rPr>
          <w:rFonts w:cstheme="minorHAnsi"/>
        </w:rPr>
        <w:t>)</w:t>
      </w:r>
      <w:r w:rsidR="00EB7199" w:rsidRPr="007F5C0B">
        <w:rPr>
          <w:rFonts w:cstheme="minorHAnsi"/>
        </w:rPr>
        <w:t>.</w:t>
      </w:r>
      <w:r w:rsidR="00FA11B2" w:rsidRPr="007F5C0B">
        <w:rPr>
          <w:rFonts w:cstheme="minorHAnsi"/>
        </w:rPr>
        <w:t xml:space="preserve"> </w:t>
      </w:r>
      <w:r w:rsidR="00E97E74" w:rsidRPr="007F5C0B">
        <w:rPr>
          <w:rFonts w:cstheme="minorHAnsi"/>
        </w:rPr>
        <w:t>In addition, while t</w:t>
      </w:r>
      <w:r w:rsidR="00636995" w:rsidRPr="007F5C0B">
        <w:rPr>
          <w:rFonts w:eastAsiaTheme="minorEastAsia"/>
        </w:rPr>
        <w:t>he AFS tend</w:t>
      </w:r>
      <w:r w:rsidR="005C1289" w:rsidRPr="007F5C0B">
        <w:rPr>
          <w:rFonts w:eastAsiaTheme="minorEastAsia"/>
        </w:rPr>
        <w:t>s</w:t>
      </w:r>
      <w:r w:rsidR="00636995" w:rsidRPr="007F5C0B">
        <w:rPr>
          <w:rFonts w:eastAsiaTheme="minorEastAsia"/>
        </w:rPr>
        <w:t xml:space="preserve"> to </w:t>
      </w:r>
      <w:r w:rsidR="003D4E1C" w:rsidRPr="007F5C0B">
        <w:rPr>
          <w:rFonts w:eastAsiaTheme="minorEastAsia"/>
        </w:rPr>
        <w:t>provide good statistical fits to</w:t>
      </w:r>
      <w:r w:rsidR="00636995" w:rsidRPr="007F5C0B">
        <w:rPr>
          <w:rFonts w:eastAsiaTheme="minorEastAsia"/>
        </w:rPr>
        <w:t xml:space="preserve"> interspecific data </w:t>
      </w:r>
      <w:r w:rsidR="00D454D2">
        <w:rPr>
          <w:rFonts w:eastAsiaTheme="minorEastAsia"/>
        </w:rPr>
        <w:fldChar w:fldCharType="begin"/>
      </w:r>
      <w:r w:rsidR="00422B99">
        <w:rPr>
          <w:rFonts w:eastAsiaTheme="minorEastAsia"/>
        </w:rPr>
        <w:instrText xml:space="preserve"> ADDIN ZOTERO_ITEM CSL_CITATION {"citationID":"8ltEv0i7","properties":{"formattedCitation":"(Clarke 2004)","plainCitation":"(Clarke 2004)","noteIndex":0},"citationItems":[{"id":511,"uris":["http://zotero.org/users/6116610/items/7EHCQFJR"],"uri":["http://zotero.org/users/6116610/items/7EHCQFJR"],"itemData":{"id":511,"type":"article-journal","container-title":"Functional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7F5C0B">
        <w:rPr>
          <w:rFonts w:eastAsiaTheme="minorEastAsia"/>
          <w:noProof/>
        </w:rPr>
        <w:t>(Clarke 2004)</w:t>
      </w:r>
      <w:r w:rsidR="00D454D2">
        <w:rPr>
          <w:rFonts w:eastAsiaTheme="minorEastAsia"/>
        </w:rPr>
        <w:fldChar w:fldCharType="end"/>
      </w:r>
      <w:r w:rsidR="00933FBE" w:rsidRPr="007F5C0B">
        <w:rPr>
          <w:rFonts w:eastAsiaTheme="minorEastAsia"/>
        </w:rPr>
        <w:t xml:space="preserve"> </w:t>
      </w:r>
      <w:r w:rsidR="00636995" w:rsidRPr="007F5C0B">
        <w:rPr>
          <w:rFonts w:eastAsiaTheme="minorEastAsia"/>
        </w:rPr>
        <w:t xml:space="preserve">and intraspecific data </w:t>
      </w:r>
      <w:r w:rsidR="00D657AD" w:rsidRPr="007F5C0B">
        <w:rPr>
          <w:rFonts w:eastAsiaTheme="minorEastAsia"/>
        </w:rPr>
        <w:t xml:space="preserve">with a restricted </w:t>
      </w:r>
      <w:r w:rsidR="00636995" w:rsidRPr="007F5C0B">
        <w:rPr>
          <w:rFonts w:eastAsiaTheme="minorEastAsia"/>
        </w:rPr>
        <w:t xml:space="preserve">temperature range </w:t>
      </w:r>
      <w:r w:rsidR="00636995">
        <w:rPr>
          <w:rFonts w:eastAsiaTheme="minorEastAsia"/>
        </w:rPr>
        <w:fldChar w:fldCharType="begin"/>
      </w:r>
      <w:r w:rsidR="00422B99">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B."}],"issued":{"date-parts":[["2004",7]]}}},{"id":511,"uris":["http://zotero.org/users/6116610/items/7EHCQFJR"],"uri":["http://zotero.org/users/6116610/items/7EHCQFJR"],"itemData":{"id":511,"type":"article-journal","container-title":"Functional Ecology","issue":"252-256","title":"Is there a Universal Temperature Dependence of metabolism?","volume":"18","author":[{"family":"Clarke","given":"A"}],"issued":{"date-parts":[["2004"]]}}},{"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lang w:val="en-GB"/>
        </w:rPr>
        <w:t xml:space="preserve">(Brown </w:t>
      </w:r>
      <w:r w:rsidR="009D6C25" w:rsidRPr="009D6C25">
        <w:rPr>
          <w:i/>
          <w:iCs/>
          <w:lang w:val="en-GB"/>
        </w:rPr>
        <w:t>et al.</w:t>
      </w:r>
      <w:r w:rsidR="009D6C25" w:rsidRPr="009D6C25">
        <w:rPr>
          <w:lang w:val="en-GB"/>
        </w:rPr>
        <w:t xml:space="preserve"> 2004; Clarke 2004; Rall </w:t>
      </w:r>
      <w:r w:rsidR="009D6C25" w:rsidRPr="009D6C25">
        <w:rPr>
          <w:i/>
          <w:iCs/>
          <w:lang w:val="en-GB"/>
        </w:rPr>
        <w:t>et al.</w:t>
      </w:r>
      <w:r w:rsidR="009D6C25" w:rsidRPr="009D6C25">
        <w:rPr>
          <w:lang w:val="en-GB"/>
        </w:rPr>
        <w:t xml:space="preserve"> 2012)</w:t>
      </w:r>
      <w:r w:rsidR="00636995">
        <w:rPr>
          <w:rFonts w:eastAsiaTheme="minorEastAsia"/>
        </w:rPr>
        <w:fldChar w:fldCharType="end"/>
      </w:r>
      <w:r w:rsidR="001F1494">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422B99">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lang w:val="en-GB"/>
        </w:rPr>
        <w:t xml:space="preserve">(Dell </w:t>
      </w:r>
      <w:r w:rsidR="00EB6461" w:rsidRPr="00EB6461">
        <w:rPr>
          <w:i/>
          <w:iCs/>
          <w:lang w:val="en-GB"/>
        </w:rPr>
        <w:t>et al.</w:t>
      </w:r>
      <w:r w:rsidR="00EB6461" w:rsidRPr="00EB6461">
        <w:rPr>
          <w:lang w:val="en-GB"/>
        </w:rPr>
        <w:t xml:space="preserve"> 2011; Englund </w:t>
      </w:r>
      <w:r w:rsidR="00EB6461" w:rsidRPr="00EB6461">
        <w:rPr>
          <w:i/>
          <w:iCs/>
          <w:lang w:val="en-GB"/>
        </w:rPr>
        <w:t>et al.</w:t>
      </w:r>
      <w:r w:rsidR="00EB6461" w:rsidRPr="00EB6461">
        <w:rPr>
          <w:lang w:val="en-GB"/>
        </w:rPr>
        <w:t xml:space="preserve"> 2011; Rall </w:t>
      </w:r>
      <w:r w:rsidR="00EB6461" w:rsidRPr="00EB6461">
        <w:rPr>
          <w:i/>
          <w:iCs/>
          <w:lang w:val="en-GB"/>
        </w:rPr>
        <w:t>et al.</w:t>
      </w:r>
      <w:r w:rsidR="00EB6461" w:rsidRPr="00EB6461">
        <w:rPr>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02062C">
        <w:rPr>
          <w:rFonts w:cstheme="minorHAnsi"/>
          <w:lang w:val="en-GB"/>
        </w:rPr>
        <w:t xml:space="preserve">Alternative approaches that overcome these obstacles include </w:t>
      </w:r>
      <w:r w:rsidR="00C701A0" w:rsidRPr="002D70E2">
        <w:rPr>
          <w:rFonts w:cstheme="minorHAnsi"/>
          <w:lang w:val="en-GB"/>
        </w:rPr>
        <w:t>fit</w:t>
      </w:r>
      <w:r w:rsidR="0002062C">
        <w:rPr>
          <w:rFonts w:cstheme="minorHAnsi"/>
          <w:lang w:val="en-GB"/>
        </w:rPr>
        <w:t>ting</w:t>
      </w:r>
      <w:r w:rsidR="00C701A0" w:rsidRPr="002D70E2">
        <w:rPr>
          <w:rFonts w:cstheme="minorHAnsi"/>
          <w:lang w:val="en-GB"/>
        </w:rPr>
        <w:t xml:space="preserve"> </w:t>
      </w:r>
      <w:r w:rsidR="00807A48">
        <w:rPr>
          <w:rFonts w:cstheme="minorHAnsi"/>
          <w:lang w:val="en-GB"/>
        </w:rPr>
        <w:t xml:space="preserve">multiple regression </w:t>
      </w:r>
      <w:r w:rsidR="000A467D" w:rsidRPr="002D70E2">
        <w:rPr>
          <w:rFonts w:cstheme="minorHAnsi"/>
          <w:lang w:val="en-GB"/>
        </w:rPr>
        <w:t xml:space="preserve">models where 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422B99">
        <w:rPr>
          <w:rFonts w:cstheme="minorHAnsi"/>
          <w:lang w:val="en-GB"/>
        </w:rPr>
        <w:instrText xml:space="preserve"> ADDIN ZOTERO_ITEM CSL_CITATION {"citationID":"ucFAApka","properties":{"formattedCitation":"(Downs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414FE6" w:rsidRPr="004559BC">
        <w:rPr>
          <w:rFonts w:cstheme="minorHAnsi"/>
          <w:lang w:val="en-GB"/>
        </w:rPr>
        <w:t>fit</w:t>
      </w:r>
      <w:r w:rsidR="00414FE6">
        <w:rPr>
          <w:rFonts w:cstheme="minorHAnsi"/>
          <w:lang w:val="en-GB"/>
        </w:rPr>
        <w:t>ting</w:t>
      </w:r>
      <w:r w:rsidR="001409CE" w:rsidRPr="004559BC">
        <w:rPr>
          <w:rFonts w:cstheme="minorHAnsi"/>
          <w:lang w:val="en-GB"/>
        </w:rPr>
        <w:t xml:space="preserve">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de</w:t>
      </w:r>
      <w:r w:rsidR="0010623B">
        <w:rPr>
          <w:rFonts w:cstheme="minorHAnsi"/>
          <w:lang w:val="en-GB"/>
        </w:rPr>
        <w:t>-</w:t>
      </w:r>
      <w:r w:rsidR="0078762B" w:rsidRPr="004559BC">
        <w:rPr>
          <w:rFonts w:cstheme="minorHAnsi"/>
          <w:lang w:val="en-GB"/>
        </w:rPr>
        <w:lastRenderedPageBreak/>
        <w:t xml:space="preserv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422B99">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lang w:val="en-GB"/>
        </w:rPr>
        <w:t xml:space="preserve">(Schoolfield </w:t>
      </w:r>
      <w:r w:rsidR="00EB6461" w:rsidRPr="00EB6461">
        <w:rPr>
          <w:i/>
          <w:iCs/>
          <w:lang w:val="en-GB"/>
        </w:rPr>
        <w:t>et al.</w:t>
      </w:r>
      <w:r w:rsidR="00EB6461" w:rsidRPr="00EB6461">
        <w:rPr>
          <w:lang w:val="en-GB"/>
        </w:rPr>
        <w:t xml:space="preserve"> 1981; Dell </w:t>
      </w:r>
      <w:r w:rsidR="00EB6461" w:rsidRPr="00EB6461">
        <w:rPr>
          <w:i/>
          <w:iCs/>
          <w:lang w:val="en-GB"/>
        </w:rPr>
        <w:t>et al.</w:t>
      </w:r>
      <w:r w:rsidR="00EB6461" w:rsidRPr="00EB6461">
        <w:rPr>
          <w:lang w:val="en-GB"/>
        </w:rPr>
        <w:t xml:space="preserve"> 2011; Englund </w:t>
      </w:r>
      <w:r w:rsidR="00EB6461" w:rsidRPr="00EB6461">
        <w:rPr>
          <w:i/>
          <w:iCs/>
          <w:lang w:val="en-GB"/>
        </w:rPr>
        <w:t>et al.</w:t>
      </w:r>
      <w:r w:rsidR="00EB6461" w:rsidRPr="00EB6461">
        <w:rPr>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commentRangeStart w:id="144"/>
    </w:p>
    <w:p w14:paraId="2CC89FE7" w14:textId="2575E6B8" w:rsidR="003C1FC7" w:rsidRPr="00972C7F" w:rsidDel="002B7B1B" w:rsidRDefault="00503613" w:rsidP="002E3379">
      <w:pPr>
        <w:spacing w:line="480" w:lineRule="auto"/>
        <w:ind w:firstLine="284"/>
        <w:contextualSpacing/>
        <w:jc w:val="both"/>
        <w:rPr>
          <w:del w:id="145" w:author="Max Lindmark" w:date="2020-07-27T14:51:00Z"/>
          <w:rFonts w:eastAsiaTheme="minorEastAsia"/>
          <w:lang w:val="en-GB"/>
        </w:rPr>
      </w:pPr>
      <w:del w:id="146" w:author="Max Lindmark" w:date="2020-07-27T14:51:00Z">
        <w:r w:rsidDel="002B7B1B">
          <w:rPr>
            <w:rFonts w:cstheme="minorHAnsi"/>
            <w:lang w:val="en-GB"/>
          </w:rPr>
          <w:delText>The</w:delText>
        </w:r>
        <w:r w:rsidR="00272129" w:rsidRPr="00972C7F" w:rsidDel="002B7B1B">
          <w:rPr>
            <w:rFonts w:cstheme="minorHAnsi"/>
            <w:lang w:val="en-GB"/>
          </w:rPr>
          <w:delText xml:space="preserve"> intraspecific scaling </w:delText>
        </w:r>
        <w:r w:rsidR="00821494" w:rsidRPr="00972C7F" w:rsidDel="002B7B1B">
          <w:rPr>
            <w:rFonts w:cstheme="minorHAnsi"/>
            <w:lang w:val="en-GB"/>
          </w:rPr>
          <w:delText>of</w:delText>
        </w:r>
        <w:commentRangeStart w:id="147"/>
        <w:commentRangeStart w:id="148"/>
        <w:r w:rsidR="00821494" w:rsidRPr="00972C7F" w:rsidDel="002B7B1B">
          <w:rPr>
            <w:rFonts w:cstheme="minorHAnsi"/>
            <w:lang w:val="en-GB"/>
          </w:rPr>
          <w:delText xml:space="preserve"> </w:delText>
        </w:r>
        <w:commentRangeEnd w:id="147"/>
        <w:r w:rsidDel="002B7B1B">
          <w:rPr>
            <w:rStyle w:val="CommentReference"/>
          </w:rPr>
          <w:commentReference w:id="147"/>
        </w:r>
        <w:commentRangeEnd w:id="148"/>
        <w:r w:rsidR="001C3243" w:rsidDel="002B7B1B">
          <w:rPr>
            <w:rStyle w:val="CommentReference"/>
          </w:rPr>
          <w:commentReference w:id="148"/>
        </w:r>
        <w:r w:rsidR="00821494" w:rsidRPr="00972C7F" w:rsidDel="002B7B1B">
          <w:rPr>
            <w:rFonts w:cstheme="minorHAnsi"/>
            <w:lang w:val="en-GB"/>
          </w:rPr>
          <w:delText xml:space="preserve">rates with mass and temperature </w:delText>
        </w:r>
        <w:r w:rsidR="0065177E" w:rsidRPr="00972C7F" w:rsidDel="002B7B1B">
          <w:rPr>
            <w:rFonts w:cstheme="minorHAnsi"/>
            <w:lang w:val="en-GB"/>
          </w:rPr>
          <w:delText>is less understood</w:delText>
        </w:r>
        <w:r w:rsidR="0063639A" w:rsidRPr="00972C7F" w:rsidDel="002B7B1B">
          <w:rPr>
            <w:rFonts w:cstheme="minorHAnsi"/>
            <w:lang w:val="en-GB"/>
          </w:rPr>
          <w:delText xml:space="preserve"> than interspecific scaling relationships</w:delText>
        </w:r>
      </w:del>
      <w:del w:id="149" w:author="Max Lindmark" w:date="2020-07-27T14:45:00Z">
        <w:r w:rsidR="0063639A" w:rsidRPr="00972C7F" w:rsidDel="000B5140">
          <w:rPr>
            <w:rFonts w:cstheme="minorHAnsi"/>
            <w:lang w:val="en-GB"/>
          </w:rPr>
          <w:delText xml:space="preserve">. </w:delText>
        </w:r>
        <w:commentRangeStart w:id="150"/>
        <w:commentRangeStart w:id="151"/>
        <w:r w:rsidR="005060BA" w:rsidDel="000B5140">
          <w:rPr>
            <w:rFonts w:eastAsiaTheme="minorEastAsia"/>
            <w:lang w:val="en-GB"/>
          </w:rPr>
          <w:delText>L</w:delText>
        </w:r>
        <w:r w:rsidR="00272129" w:rsidRPr="00972C7F" w:rsidDel="000B5140">
          <w:rPr>
            <w:rFonts w:eastAsiaTheme="minorEastAsia"/>
            <w:lang w:val="en-GB"/>
          </w:rPr>
          <w:delText xml:space="preserve">ogistical challenges of replicating experiments for ranges of body masses and </w:delText>
        </w:r>
        <w:r w:rsidR="00724796" w:rsidRPr="00972C7F" w:rsidDel="000B5140">
          <w:rPr>
            <w:rFonts w:eastAsiaTheme="minorEastAsia"/>
            <w:lang w:val="en-GB"/>
          </w:rPr>
          <w:delText>temperatu</w:delText>
        </w:r>
        <w:r w:rsidR="00296CC1" w:rsidRPr="00972C7F" w:rsidDel="000B5140">
          <w:rPr>
            <w:rFonts w:eastAsiaTheme="minorEastAsia"/>
            <w:lang w:val="en-GB"/>
          </w:rPr>
          <w:delText>re</w:delText>
        </w:r>
        <w:r w:rsidR="005060BA" w:rsidDel="000B5140">
          <w:rPr>
            <w:rFonts w:eastAsiaTheme="minorEastAsia"/>
            <w:lang w:val="en-GB"/>
          </w:rPr>
          <w:delText xml:space="preserve"> </w:delText>
        </w:r>
        <w:r w:rsidR="00272129" w:rsidRPr="00975C80" w:rsidDel="000B5140">
          <w:rPr>
            <w:rFonts w:eastAsiaTheme="minorEastAsia"/>
          </w:rPr>
          <w:fldChar w:fldCharType="begin"/>
        </w:r>
        <w:r w:rsidR="00272129" w:rsidRPr="00972C7F" w:rsidDel="000B5140">
          <w:rPr>
            <w:rFonts w:eastAsiaTheme="minorEastAsia"/>
            <w:lang w:val="en-GB"/>
          </w:rPr>
          <w:del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delInstrText>
        </w:r>
        <w:r w:rsidR="00272129" w:rsidRPr="00975C80" w:rsidDel="000B5140">
          <w:rPr>
            <w:rFonts w:eastAsiaTheme="minorEastAsia"/>
          </w:rPr>
          <w:delInstrText>ﬁ</w:delInstrText>
        </w:r>
        <w:r w:rsidR="00272129" w:rsidRPr="00972C7F" w:rsidDel="000B5140">
          <w:rPr>
            <w:rFonts w:eastAsiaTheme="minorEastAsia"/>
            <w:lang w:val="en-GB"/>
          </w:rPr>
          <w:delInstrText xml:space="preserve">sh as our study taxa, we curated 25 studies with measurements of standard metabolic rate, temperature, and mass, with 55 independent trials and across 16 </w:delInstrText>
        </w:r>
        <w:r w:rsidR="00272129" w:rsidRPr="00975C80" w:rsidDel="000B5140">
          <w:rPr>
            <w:rFonts w:eastAsiaTheme="minorEastAsia"/>
          </w:rPr>
          <w:delInstrText>ﬁ</w:delInstrText>
        </w:r>
        <w:r w:rsidR="00272129" w:rsidRPr="00972C7F" w:rsidDel="000B5140">
          <w:rPr>
            <w:rFonts w:eastAsiaTheme="minorEastAsia"/>
            <w:lang w:val="en-GB"/>
          </w:rPr>
          <w:delInstrText xml:space="preserve">sh species and confronted this data with </w:delInstrText>
        </w:r>
        <w:r w:rsidR="00272129" w:rsidRPr="00975C80" w:rsidDel="000B5140">
          <w:rPr>
            <w:rFonts w:eastAsiaTheme="minorEastAsia"/>
          </w:rPr>
          <w:delInstrText>ﬂ</w:delInstrText>
        </w:r>
        <w:r w:rsidR="00272129" w:rsidRPr="00972C7F" w:rsidDel="000B5140">
          <w:rPr>
            <w:rFonts w:eastAsiaTheme="minorEastAsia"/>
            <w:lang w:val="en-GB"/>
          </w:rPr>
          <w:del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delInstrText>
        </w:r>
        <w:r w:rsidR="00272129" w:rsidRPr="00975C80" w:rsidDel="000B5140">
          <w:rPr>
            <w:rFonts w:eastAsiaTheme="minorEastAsia"/>
          </w:rPr>
          <w:delInstrText>ﬁ</w:delInstrText>
        </w:r>
        <w:r w:rsidR="00272129" w:rsidRPr="00972C7F" w:rsidDel="000B5140">
          <w:rPr>
            <w:rFonts w:eastAsiaTheme="minorEastAsia"/>
            <w:lang w:val="en-GB"/>
          </w:rPr>
          <w:delInstrText>cient of 0.89 with a SIC interval spanning 0.82 to 0.99, implying that mechanistically derived coef</w:delInstrText>
        </w:r>
        <w:r w:rsidR="00272129" w:rsidRPr="00975C80" w:rsidDel="000B5140">
          <w:rPr>
            <w:rFonts w:eastAsiaTheme="minorEastAsia"/>
          </w:rPr>
          <w:delInstrText>ﬁ</w:delInstrText>
        </w:r>
        <w:r w:rsidR="00272129" w:rsidRPr="00972C7F" w:rsidDel="000B5140">
          <w:rPr>
            <w:rFonts w:eastAsiaTheme="minorEastAsia"/>
            <w:lang w:val="en-GB"/>
          </w:rPr>
          <w:del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delInstrText>
        </w:r>
        <w:r w:rsidR="00272129" w:rsidRPr="00975C80" w:rsidDel="000B5140">
          <w:rPr>
            <w:rFonts w:eastAsiaTheme="minorEastAsia"/>
          </w:rPr>
          <w:delInstrText>ﬁ</w:delInstrText>
        </w:r>
        <w:r w:rsidR="00272129" w:rsidRPr="00972C7F" w:rsidDel="000B5140">
          <w:rPr>
            <w:rFonts w:eastAsiaTheme="minorEastAsia"/>
            <w:lang w:val="en-GB"/>
          </w:rPr>
          <w:del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272129" w:rsidRPr="00975C80" w:rsidDel="000B5140">
          <w:rPr>
            <w:rFonts w:eastAsiaTheme="minorEastAsia"/>
          </w:rPr>
          <w:fldChar w:fldCharType="separate"/>
        </w:r>
        <w:r w:rsidR="0044238B" w:rsidRPr="0044238B" w:rsidDel="000B5140">
          <w:rPr>
            <w:lang w:val="en-GB"/>
          </w:rPr>
          <w:delText xml:space="preserve">(Jerde </w:delText>
        </w:r>
        <w:r w:rsidR="0044238B" w:rsidRPr="0044238B" w:rsidDel="000B5140">
          <w:rPr>
            <w:i/>
            <w:iCs/>
            <w:lang w:val="en-GB"/>
          </w:rPr>
          <w:delText>et al.</w:delText>
        </w:r>
        <w:r w:rsidR="0044238B" w:rsidRPr="0044238B" w:rsidDel="000B5140">
          <w:rPr>
            <w:lang w:val="en-GB"/>
          </w:rPr>
          <w:delText xml:space="preserve"> 2019)</w:delText>
        </w:r>
        <w:r w:rsidR="00272129" w:rsidRPr="00975C80" w:rsidDel="000B5140">
          <w:rPr>
            <w:rFonts w:eastAsiaTheme="minorEastAsia"/>
          </w:rPr>
          <w:fldChar w:fldCharType="end"/>
        </w:r>
        <w:r w:rsidR="00272129" w:rsidRPr="00972C7F" w:rsidDel="000B5140">
          <w:rPr>
            <w:rFonts w:eastAsiaTheme="minorEastAsia"/>
            <w:lang w:val="en-GB"/>
          </w:rPr>
          <w:delText xml:space="preserve"> and </w:delText>
        </w:r>
        <w:r w:rsidR="002A05AA" w:rsidRPr="00972C7F" w:rsidDel="000B5140">
          <w:rPr>
            <w:rFonts w:eastAsiaTheme="minorEastAsia"/>
            <w:lang w:val="en-GB"/>
          </w:rPr>
          <w:delText>a</w:delText>
        </w:r>
        <w:r w:rsidR="00272129" w:rsidRPr="00972C7F" w:rsidDel="000B5140">
          <w:rPr>
            <w:rFonts w:eastAsiaTheme="minorEastAsia"/>
            <w:lang w:val="en-GB"/>
          </w:rPr>
          <w:delText xml:space="preserve"> lack of comprehensive data</w:delText>
        </w:r>
        <w:r w:rsidR="003E45F6" w:rsidDel="000B5140">
          <w:rPr>
            <w:rFonts w:eastAsiaTheme="minorEastAsia"/>
            <w:lang w:val="en-GB"/>
          </w:rPr>
          <w:delText xml:space="preserve"> sets</w:delText>
        </w:r>
        <w:r w:rsidR="00272129" w:rsidRPr="00972C7F" w:rsidDel="000B5140">
          <w:rPr>
            <w:rFonts w:eastAsiaTheme="minorEastAsia"/>
            <w:lang w:val="en-GB"/>
          </w:rPr>
          <w:delText xml:space="preserve"> </w:delText>
        </w:r>
        <w:r w:rsidR="000A3F4B" w:rsidDel="000B5140">
          <w:rPr>
            <w:rFonts w:eastAsiaTheme="minorEastAsia"/>
            <w:lang w:val="en-GB"/>
          </w:rPr>
          <w:delText xml:space="preserve">(in particular for </w:delText>
        </w:r>
        <w:r w:rsidR="000A3F4B" w:rsidRPr="00972C7F" w:rsidDel="000B5140">
          <w:rPr>
            <w:rFonts w:eastAsiaTheme="minorEastAsia"/>
            <w:lang w:val="en-GB"/>
          </w:rPr>
          <w:delText>consumption and growth rates</w:delText>
        </w:r>
        <w:r w:rsidR="000A3F4B" w:rsidRPr="00FD3DBB" w:rsidDel="000B5140">
          <w:rPr>
            <w:rFonts w:eastAsiaTheme="minorEastAsia"/>
          </w:rPr>
          <w:delText>)</w:delText>
        </w:r>
        <w:r w:rsidR="000A3F4B" w:rsidRPr="004559BC" w:rsidDel="000B5140">
          <w:rPr>
            <w:rFonts w:eastAsiaTheme="minorEastAsia"/>
            <w:lang w:val="en-GB"/>
          </w:rPr>
          <w:delText xml:space="preserve"> </w:delText>
        </w:r>
        <w:r w:rsidR="008C5632" w:rsidDel="000B5140">
          <w:rPr>
            <w:rFonts w:eastAsiaTheme="minorEastAsia"/>
            <w:lang w:val="en-GB"/>
          </w:rPr>
          <w:delText>likely contribute to this</w:delText>
        </w:r>
        <w:r w:rsidR="008C5632" w:rsidRPr="00FD3DBB" w:rsidDel="000B5140">
          <w:rPr>
            <w:rFonts w:eastAsiaTheme="minorEastAsia"/>
          </w:rPr>
          <w:delText xml:space="preserve"> </w:delText>
        </w:r>
        <w:r w:rsidR="00272129" w:rsidDel="000B5140">
          <w:rPr>
            <w:rFonts w:eastAsiaTheme="minorEastAsia"/>
          </w:rPr>
          <w:fldChar w:fldCharType="begin"/>
        </w:r>
        <w:r w:rsidR="00272129" w:rsidRPr="00972C7F" w:rsidDel="000B5140">
          <w:rPr>
            <w:rFonts w:eastAsiaTheme="minorEastAsia"/>
            <w:lang w:val="en-GB"/>
          </w:rPr>
          <w:delInstrText xml:space="preserve"> ADDIN ZOTERO_ITEM CSL_CITATION {"citationID":"nviRqZUo","properties":{"formattedCitation":"(Dell {\\i{}et al.} 2011)","plainCitation":"(Dell et al. 2011)","noteIndex":0},"citationItems":[{"</w:delInstrText>
        </w:r>
        <w:r w:rsidR="00272129" w:rsidRPr="002D70E2" w:rsidDel="000B5140">
          <w:rPr>
            <w:rFonts w:eastAsiaTheme="minorEastAsia"/>
            <w:lang w:val="en-GB"/>
          </w:rPr>
          <w:del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delInstrText>
        </w:r>
        <w:r w:rsidR="00272129" w:rsidDel="000B5140">
          <w:rPr>
            <w:rFonts w:eastAsiaTheme="minorEastAsia"/>
          </w:rPr>
          <w:fldChar w:fldCharType="separate"/>
        </w:r>
        <w:r w:rsidR="0044238B" w:rsidRPr="0044238B" w:rsidDel="000B5140">
          <w:rPr>
            <w:lang w:val="en-GB"/>
          </w:rPr>
          <w:delText xml:space="preserve">(Dell </w:delText>
        </w:r>
        <w:r w:rsidR="0044238B" w:rsidRPr="0044238B" w:rsidDel="000B5140">
          <w:rPr>
            <w:i/>
            <w:iCs/>
            <w:lang w:val="en-GB"/>
          </w:rPr>
          <w:delText>et al.</w:delText>
        </w:r>
        <w:r w:rsidR="0044238B" w:rsidRPr="0044238B" w:rsidDel="000B5140">
          <w:rPr>
            <w:lang w:val="en-GB"/>
          </w:rPr>
          <w:delText xml:space="preserve"> 2011)</w:delText>
        </w:r>
        <w:r w:rsidR="00272129" w:rsidDel="000B5140">
          <w:rPr>
            <w:rFonts w:eastAsiaTheme="minorEastAsia"/>
          </w:rPr>
          <w:fldChar w:fldCharType="end"/>
        </w:r>
        <w:r w:rsidR="00272129" w:rsidRPr="002D70E2" w:rsidDel="000B5140">
          <w:rPr>
            <w:rFonts w:eastAsiaTheme="minorEastAsia"/>
            <w:lang w:val="en-GB"/>
          </w:rPr>
          <w:delText xml:space="preserve">. </w:delText>
        </w:r>
        <w:r w:rsidR="00264D99" w:rsidDel="000B5140">
          <w:rPr>
            <w:rFonts w:eastAsiaTheme="minorEastAsia"/>
            <w:lang w:val="en-GB"/>
          </w:rPr>
          <w:delText xml:space="preserve">Intraspecific </w:delText>
        </w:r>
        <w:r w:rsidR="00367214" w:rsidDel="000B5140">
          <w:rPr>
            <w:rFonts w:eastAsiaTheme="minorEastAsia"/>
            <w:lang w:val="en-GB"/>
          </w:rPr>
          <w:delText>s</w:delText>
        </w:r>
        <w:r w:rsidR="00272129" w:rsidRPr="00972C7F" w:rsidDel="000B5140">
          <w:rPr>
            <w:rFonts w:eastAsiaTheme="minorEastAsia"/>
            <w:lang w:val="en-GB"/>
          </w:rPr>
          <w:delText xml:space="preserve">caling parameters are therefore often </w:delText>
        </w:r>
        <w:r w:rsidR="002A05AA" w:rsidRPr="00972C7F" w:rsidDel="000B5140">
          <w:rPr>
            <w:rFonts w:eastAsiaTheme="minorEastAsia"/>
            <w:lang w:val="en-GB"/>
          </w:rPr>
          <w:delText>based on</w:delText>
        </w:r>
        <w:r w:rsidR="00272129" w:rsidRPr="00972C7F" w:rsidDel="000B5140">
          <w:rPr>
            <w:rFonts w:eastAsiaTheme="minorEastAsia"/>
            <w:lang w:val="en-GB"/>
          </w:rPr>
          <w:delText xml:space="preserve"> </w:delText>
        </w:r>
        <w:r w:rsidR="002A05AA" w:rsidRPr="00972C7F" w:rsidDel="000B5140">
          <w:rPr>
            <w:rFonts w:eastAsiaTheme="minorEastAsia"/>
            <w:lang w:val="en-GB"/>
          </w:rPr>
          <w:delText>single</w:delText>
        </w:r>
        <w:r w:rsidR="00272129" w:rsidRPr="00972C7F" w:rsidDel="000B5140">
          <w:rPr>
            <w:rFonts w:eastAsiaTheme="minorEastAsia"/>
            <w:lang w:val="en-GB"/>
          </w:rPr>
          <w:delText xml:space="preserve"> experiments, which makes </w:delText>
        </w:r>
        <w:r w:rsidR="00DC7BC2" w:rsidRPr="004559BC" w:rsidDel="000B5140">
          <w:rPr>
            <w:rFonts w:eastAsiaTheme="minorEastAsia"/>
            <w:lang w:val="en-GB"/>
          </w:rPr>
          <w:delText>generalization</w:delText>
        </w:r>
        <w:r w:rsidR="00272129" w:rsidRPr="00972C7F" w:rsidDel="000B5140">
          <w:rPr>
            <w:rFonts w:eastAsiaTheme="minorEastAsia"/>
            <w:lang w:val="en-GB"/>
          </w:rPr>
          <w:delText xml:space="preserve"> </w:delText>
        </w:r>
        <w:r w:rsidR="00BE4B04" w:rsidRPr="00972C7F" w:rsidDel="000B5140">
          <w:rPr>
            <w:rFonts w:eastAsiaTheme="minorEastAsia"/>
            <w:lang w:val="en-GB"/>
          </w:rPr>
          <w:delText xml:space="preserve">across species </w:delText>
        </w:r>
        <w:r w:rsidR="002B385D" w:rsidRPr="00972C7F" w:rsidDel="000B5140">
          <w:rPr>
            <w:rFonts w:eastAsiaTheme="minorEastAsia"/>
            <w:lang w:val="en-GB"/>
          </w:rPr>
          <w:delText>difficult</w:delText>
        </w:r>
        <w:r w:rsidR="00272129" w:rsidRPr="00972C7F" w:rsidDel="000B5140">
          <w:rPr>
            <w:rFonts w:eastAsiaTheme="minorEastAsia"/>
            <w:lang w:val="en-GB"/>
          </w:rPr>
          <w:delText>.</w:delText>
        </w:r>
        <w:r w:rsidR="003E1D22" w:rsidRPr="004559BC" w:rsidDel="000B5140">
          <w:rPr>
            <w:rFonts w:eastAsiaTheme="minorEastAsia"/>
            <w:lang w:val="en-GB"/>
          </w:rPr>
          <w:delText xml:space="preserve"> </w:delText>
        </w:r>
        <w:r w:rsidR="00B84A42" w:rsidRPr="004559BC" w:rsidDel="000B5140">
          <w:rPr>
            <w:rFonts w:eastAsiaTheme="minorEastAsia"/>
            <w:lang w:val="en-GB"/>
          </w:rPr>
          <w:delText>However,</w:delText>
        </w:r>
        <w:r w:rsidR="00AB432F" w:rsidDel="000B5140">
          <w:rPr>
            <w:rFonts w:eastAsiaTheme="minorEastAsia"/>
            <w:lang w:val="en-GB"/>
          </w:rPr>
          <w:delText xml:space="preserve"> as body size is a trait of an individual as well as a species, it </w:delText>
        </w:r>
        <w:r w:rsidR="00B84A42" w:rsidRPr="004559BC" w:rsidDel="000B5140">
          <w:rPr>
            <w:rFonts w:eastAsiaTheme="minorEastAsia"/>
            <w:lang w:val="en-GB"/>
          </w:rPr>
          <w:delText>is important to understand both general tendencies and variability of intraspecific body mass</w:delText>
        </w:r>
        <w:r w:rsidR="000772A5" w:rsidRPr="004559BC" w:rsidDel="000B5140">
          <w:rPr>
            <w:rFonts w:eastAsiaTheme="minorEastAsia"/>
            <w:lang w:val="en-GB"/>
          </w:rPr>
          <w:delText>-</w:delText>
        </w:r>
        <w:r w:rsidR="00B84A42" w:rsidRPr="004559BC" w:rsidDel="000B5140">
          <w:rPr>
            <w:rFonts w:eastAsiaTheme="minorEastAsia"/>
            <w:lang w:val="en-GB"/>
          </w:rPr>
          <w:delText xml:space="preserve"> and temperature</w:delText>
        </w:r>
        <w:r w:rsidR="0010623B" w:rsidDel="000B5140">
          <w:rPr>
            <w:rFonts w:eastAsiaTheme="minorEastAsia"/>
            <w:lang w:val="en-GB"/>
          </w:rPr>
          <w:delText xml:space="preserve"> </w:delText>
        </w:r>
        <w:r w:rsidR="00B84A42" w:rsidRPr="004559BC" w:rsidDel="000B5140">
          <w:rPr>
            <w:rFonts w:eastAsiaTheme="minorEastAsia"/>
            <w:lang w:val="en-GB"/>
          </w:rPr>
          <w:delText>scaling</w:delText>
        </w:r>
        <w:r w:rsidR="000772A5" w:rsidRPr="004559BC" w:rsidDel="000B5140">
          <w:rPr>
            <w:rFonts w:eastAsiaTheme="minorEastAsia"/>
            <w:lang w:val="en-GB"/>
          </w:rPr>
          <w:delText xml:space="preserve"> across species</w:delText>
        </w:r>
        <w:r w:rsidR="0058454E" w:rsidRPr="004559BC" w:rsidDel="000B5140">
          <w:rPr>
            <w:rFonts w:eastAsiaTheme="minorEastAsia"/>
            <w:lang w:val="en-GB"/>
          </w:rPr>
          <w:delText xml:space="preserve"> </w:delText>
        </w:r>
        <w:r w:rsidR="0058454E" w:rsidDel="000B5140">
          <w:rPr>
            <w:rFonts w:eastAsiaTheme="minorEastAsia"/>
          </w:rPr>
          <w:fldChar w:fldCharType="begin"/>
        </w:r>
        <w:r w:rsidR="00EB6461" w:rsidRPr="004559BC" w:rsidDel="000B5140">
          <w:rPr>
            <w:rFonts w:eastAsiaTheme="minorEastAsia"/>
            <w:lang w:val="en-GB"/>
          </w:rPr>
          <w:del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delInstrText>
        </w:r>
        <w:r w:rsidR="00EB6461" w:rsidRPr="00FD3DBB" w:rsidDel="000B5140">
          <w:rPr>
            <w:rFonts w:eastAsiaTheme="minorEastAsia"/>
          </w:rPr>
          <w:delInstrText xml:space="preserve">These mechanisms include several direct effects of trait variation per se and indirect effects arising from the role </w:delInstrText>
        </w:r>
        <w:r w:rsidR="00EB6461" w:rsidDel="000B5140">
          <w:rPr>
            <w:rFonts w:eastAsiaTheme="minorEastAsia"/>
          </w:rPr>
          <w:delInstrText xml:space="preserve">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delInstrText>
        </w:r>
        <w:r w:rsidR="00EB6461" w:rsidRPr="00EB6461" w:rsidDel="000B5140">
          <w:rPr>
            <w:rFonts w:eastAsiaTheme="minorEastAsia"/>
          </w:rPr>
          <w:del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delInstrText>
        </w:r>
        <w:r w:rsidR="0058454E" w:rsidDel="000B5140">
          <w:rPr>
            <w:rFonts w:eastAsiaTheme="minorEastAsia"/>
          </w:rPr>
          <w:fldChar w:fldCharType="separate"/>
        </w:r>
        <w:r w:rsidR="00EB6461" w:rsidRPr="00EB6461" w:rsidDel="000B5140">
          <w:delText xml:space="preserve">(Bolnick </w:delText>
        </w:r>
        <w:r w:rsidR="00EB6461" w:rsidRPr="00EB6461" w:rsidDel="000B5140">
          <w:rPr>
            <w:i/>
            <w:iCs/>
          </w:rPr>
          <w:delText>et al.</w:delText>
        </w:r>
        <w:r w:rsidR="00EB6461" w:rsidRPr="00EB6461" w:rsidDel="000B5140">
          <w:delText xml:space="preserve"> 2011; Miller &amp; Rudolf 2011; Persson &amp; De Roos 2013; Brose </w:delText>
        </w:r>
        <w:r w:rsidR="00EB6461" w:rsidRPr="00EB6461" w:rsidDel="000B5140">
          <w:rPr>
            <w:i/>
            <w:iCs/>
          </w:rPr>
          <w:delText>et al.</w:delText>
        </w:r>
        <w:r w:rsidR="00EB6461" w:rsidRPr="00EB6461" w:rsidDel="000B5140">
          <w:delText xml:space="preserve"> 2017)</w:delText>
        </w:r>
        <w:r w:rsidR="0058454E" w:rsidDel="000B5140">
          <w:rPr>
            <w:rFonts w:eastAsiaTheme="minorEastAsia"/>
          </w:rPr>
          <w:fldChar w:fldCharType="end"/>
        </w:r>
        <w:r w:rsidR="0058454E" w:rsidRPr="00126103" w:rsidDel="000B5140">
          <w:rPr>
            <w:rFonts w:eastAsiaTheme="minorEastAsia"/>
          </w:rPr>
          <w:delText>.</w:delText>
        </w:r>
      </w:del>
      <w:del w:id="152" w:author="Max Lindmark" w:date="2020-07-27T14:51:00Z">
        <w:r w:rsidR="00877665" w:rsidRPr="00126103" w:rsidDel="002B7B1B">
          <w:rPr>
            <w:rFonts w:eastAsiaTheme="minorEastAsia"/>
          </w:rPr>
          <w:delText xml:space="preserve"> </w:delText>
        </w:r>
        <w:commentRangeEnd w:id="150"/>
        <w:r w:rsidR="008D5889" w:rsidDel="002B7B1B">
          <w:rPr>
            <w:rStyle w:val="CommentReference"/>
          </w:rPr>
          <w:commentReference w:id="150"/>
        </w:r>
        <w:commentRangeEnd w:id="151"/>
        <w:r w:rsidR="000B5140" w:rsidDel="002B7B1B">
          <w:rPr>
            <w:rStyle w:val="CommentReference"/>
          </w:rPr>
          <w:commentReference w:id="151"/>
        </w:r>
        <w:r w:rsidR="0048240B" w:rsidRPr="004559BC" w:rsidDel="002B7B1B">
          <w:rPr>
            <w:rFonts w:eastAsiaTheme="minorEastAsia"/>
            <w:lang w:val="en-GB"/>
          </w:rPr>
          <w:delText>T</w:delText>
        </w:r>
        <w:r w:rsidR="0048240B" w:rsidRPr="00972C7F" w:rsidDel="002B7B1B">
          <w:rPr>
            <w:rFonts w:eastAsiaTheme="minorEastAsia"/>
            <w:lang w:val="en-GB"/>
          </w:rPr>
          <w:delText xml:space="preserve">herefore, overcoming the knowledge gap about intraspecific </w:delText>
        </w:r>
        <w:r w:rsidR="00D161CF" w:rsidDel="002B7B1B">
          <w:rPr>
            <w:rFonts w:eastAsiaTheme="minorEastAsia"/>
            <w:lang w:val="en-GB"/>
          </w:rPr>
          <w:delText xml:space="preserve">mass- and temperature </w:delText>
        </w:r>
        <w:r w:rsidR="0048240B" w:rsidRPr="00972C7F" w:rsidDel="002B7B1B">
          <w:rPr>
            <w:rFonts w:eastAsiaTheme="minorEastAsia"/>
            <w:lang w:val="en-GB"/>
          </w:rPr>
          <w:delText xml:space="preserve">scaling </w:delText>
        </w:r>
        <w:r w:rsidR="00092F61" w:rsidRPr="004559BC" w:rsidDel="002B7B1B">
          <w:rPr>
            <w:rFonts w:eastAsiaTheme="minorEastAsia"/>
            <w:lang w:val="en-GB"/>
          </w:rPr>
          <w:delText xml:space="preserve">is important </w:delText>
        </w:r>
        <w:r w:rsidR="00D84B69" w:rsidRPr="004559BC" w:rsidDel="002B7B1B">
          <w:rPr>
            <w:rFonts w:eastAsiaTheme="minorEastAsia"/>
            <w:lang w:val="en-GB"/>
          </w:rPr>
          <w:delText xml:space="preserve">for </w:delText>
        </w:r>
      </w:del>
      <w:commentRangeStart w:id="153"/>
      <w:commentRangeStart w:id="154"/>
      <w:ins w:id="155" w:author="Jan Ohlberger" w:date="2020-05-22T07:36:00Z">
        <w:del w:id="156" w:author="Max Lindmark" w:date="2020-07-27T14:51:00Z">
          <w:r w:rsidR="008D5889" w:rsidDel="002B7B1B">
            <w:rPr>
              <w:rFonts w:eastAsiaTheme="minorEastAsia"/>
              <w:lang w:val="en-GB"/>
            </w:rPr>
            <w:delText xml:space="preserve">understanding </w:delText>
          </w:r>
          <w:r w:rsidR="008D5889" w:rsidDel="002B7B1B">
            <w:rPr>
              <w:rFonts w:cstheme="minorHAnsi"/>
              <w:lang w:val="en-GB"/>
            </w:rPr>
            <w:delText>individual and population respon</w:delText>
          </w:r>
        </w:del>
      </w:ins>
      <w:ins w:id="157" w:author="Jan Ohlberger" w:date="2020-05-22T07:37:00Z">
        <w:del w:id="158" w:author="Max Lindmark" w:date="2020-07-27T14:51:00Z">
          <w:r w:rsidR="008D5889" w:rsidDel="002B7B1B">
            <w:rPr>
              <w:rFonts w:cstheme="minorHAnsi"/>
              <w:lang w:val="en-GB"/>
            </w:rPr>
            <w:delText>ses</w:delText>
          </w:r>
        </w:del>
      </w:ins>
      <w:ins w:id="159" w:author="Jan Ohlberger" w:date="2020-05-22T07:36:00Z">
        <w:del w:id="160" w:author="Max Lindmark" w:date="2020-07-27T14:51:00Z">
          <w:r w:rsidR="008D5889" w:rsidDel="002B7B1B">
            <w:rPr>
              <w:rFonts w:cstheme="minorHAnsi"/>
              <w:lang w:val="en-GB"/>
            </w:rPr>
            <w:delText xml:space="preserve"> to </w:delText>
          </w:r>
        </w:del>
      </w:ins>
      <w:ins w:id="161" w:author="Jan Ohlberger" w:date="2020-05-22T07:37:00Z">
        <w:del w:id="162" w:author="Max Lindmark" w:date="2020-07-27T14:51:00Z">
          <w:r w:rsidR="008D5889" w:rsidDel="002B7B1B">
            <w:rPr>
              <w:rFonts w:cstheme="minorHAnsi"/>
              <w:lang w:val="en-GB"/>
            </w:rPr>
            <w:delText xml:space="preserve">climate </w:delText>
          </w:r>
        </w:del>
      </w:ins>
      <w:ins w:id="163" w:author="Jan Ohlberger" w:date="2020-05-22T07:36:00Z">
        <w:del w:id="164" w:author="Max Lindmark" w:date="2020-07-27T14:51:00Z">
          <w:r w:rsidR="008D5889" w:rsidDel="002B7B1B">
            <w:rPr>
              <w:rFonts w:cstheme="minorHAnsi"/>
              <w:lang w:val="en-GB"/>
            </w:rPr>
            <w:delText>warming</w:delText>
          </w:r>
          <w:r w:rsidR="008D5889" w:rsidRPr="004559BC" w:rsidDel="002B7B1B">
            <w:rPr>
              <w:rFonts w:eastAsiaTheme="minorEastAsia"/>
              <w:lang w:val="en-GB"/>
            </w:rPr>
            <w:delText xml:space="preserve"> </w:delText>
          </w:r>
        </w:del>
      </w:ins>
      <w:ins w:id="165" w:author="Jan Ohlberger" w:date="2020-05-22T07:37:00Z">
        <w:del w:id="166" w:author="Max Lindmark" w:date="2020-07-27T14:51:00Z">
          <w:r w:rsidR="008D5889" w:rsidDel="002B7B1B">
            <w:rPr>
              <w:rFonts w:eastAsiaTheme="minorEastAsia"/>
              <w:lang w:val="en-GB"/>
            </w:rPr>
            <w:delText xml:space="preserve">and for </w:delText>
          </w:r>
        </w:del>
      </w:ins>
      <w:commentRangeEnd w:id="153"/>
      <w:ins w:id="167" w:author="Jan Ohlberger" w:date="2020-05-22T07:38:00Z">
        <w:del w:id="168" w:author="Max Lindmark" w:date="2020-07-27T14:51:00Z">
          <w:r w:rsidR="003E344E" w:rsidDel="002B7B1B">
            <w:rPr>
              <w:rStyle w:val="CommentReference"/>
            </w:rPr>
            <w:commentReference w:id="153"/>
          </w:r>
        </w:del>
      </w:ins>
      <w:commentRangeEnd w:id="154"/>
      <w:del w:id="169" w:author="Max Lindmark" w:date="2020-07-27T14:51:00Z">
        <w:r w:rsidR="00DB68B5" w:rsidDel="002B7B1B">
          <w:rPr>
            <w:rStyle w:val="CommentReference"/>
          </w:rPr>
          <w:commentReference w:id="154"/>
        </w:r>
        <w:r w:rsidR="00D84B69" w:rsidRPr="004559BC" w:rsidDel="002B7B1B">
          <w:rPr>
            <w:rFonts w:eastAsiaTheme="minorEastAsia"/>
            <w:lang w:val="en-GB"/>
          </w:rPr>
          <w:delText>advancing trait-based approaches to ecology</w:delText>
        </w:r>
        <w:r w:rsidR="009C5D01" w:rsidRPr="004559BC" w:rsidDel="002B7B1B">
          <w:rPr>
            <w:rFonts w:eastAsiaTheme="minorEastAsia"/>
            <w:lang w:val="en-GB"/>
          </w:rPr>
          <w:delText>.</w:delText>
        </w:r>
      </w:del>
      <w:commentRangeEnd w:id="144"/>
      <w:r w:rsidR="002B7B1B">
        <w:rPr>
          <w:rStyle w:val="CommentReference"/>
        </w:rPr>
        <w:commentReference w:id="144"/>
      </w:r>
    </w:p>
    <w:p w14:paraId="7ABDF969" w14:textId="7545589B"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w:t>
      </w:r>
      <w:r w:rsidR="005C7022">
        <w:rPr>
          <w:rFonts w:cstheme="minorHAnsi"/>
          <w:lang w:val="en-GB"/>
        </w:rPr>
        <w:t xml:space="preserve">maximum </w:t>
      </w:r>
      <w:r w:rsidR="00BD3CCA">
        <w:rPr>
          <w:rFonts w:cstheme="minorHAnsi"/>
          <w:lang w:val="en-GB"/>
        </w:rPr>
        <w:t xml:space="preserve">consumption, metabolism and growth </w:t>
      </w:r>
      <w:r w:rsidR="00063E08">
        <w:rPr>
          <w:rFonts w:cstheme="minorHAnsi"/>
          <w:lang w:val="en-GB"/>
        </w:rPr>
        <w:t xml:space="preserve">rate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2711B5">
        <w:rPr>
          <w:rFonts w:cstheme="minorHAnsi"/>
          <w:lang w:val="en-GB"/>
        </w:rPr>
        <w:t>W</w:t>
      </w:r>
      <w:r w:rsidR="00A436C2" w:rsidRPr="00972C7F">
        <w:rPr>
          <w:rFonts w:eastAsiaTheme="minorEastAsia"/>
          <w:lang w:val="en-GB"/>
        </w:rPr>
        <w:t>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r w:rsidR="00AF30CA">
        <w:rPr>
          <w:rFonts w:cstheme="minorHAnsi"/>
          <w:lang w:val="en-GB"/>
        </w:rPr>
        <w:t xml:space="preserve"> to </w:t>
      </w:r>
      <w:r w:rsidR="00A436C2" w:rsidRPr="00972C7F">
        <w:rPr>
          <w:rFonts w:eastAsiaTheme="minorEastAsia"/>
          <w:lang w:val="en-GB"/>
        </w:rPr>
        <w:t>compile dataset</w:t>
      </w:r>
      <w:r w:rsidR="00B5039C">
        <w:rPr>
          <w:rFonts w:eastAsiaTheme="minorEastAsia"/>
          <w:lang w:val="en-GB"/>
        </w:rPr>
        <w:t>s</w:t>
      </w:r>
      <w:r w:rsidR="00A436C2" w:rsidRPr="00972C7F">
        <w:rPr>
          <w:rFonts w:eastAsiaTheme="minorEastAsia"/>
          <w:lang w:val="en-GB"/>
        </w:rPr>
        <w:t xml:space="preserve"> on </w:t>
      </w:r>
      <w:r w:rsidR="00D03096" w:rsidRPr="00972C7F">
        <w:rPr>
          <w:rFonts w:eastAsiaTheme="minorEastAsia"/>
          <w:lang w:val="en-GB"/>
        </w:rPr>
        <w:t xml:space="preserve">individual growth, </w:t>
      </w:r>
      <w:r w:rsidR="00FC3727">
        <w:rPr>
          <w:rFonts w:eastAsiaTheme="minorEastAsia"/>
          <w:lang w:val="en-GB"/>
        </w:rPr>
        <w:t xml:space="preserve">maximum </w:t>
      </w:r>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w:t>
      </w:r>
      <w:r w:rsidR="00AF30CA">
        <w:rPr>
          <w:rFonts w:eastAsiaTheme="minorEastAsia"/>
          <w:lang w:val="en-GB"/>
        </w:rPr>
        <w:t xml:space="preserve">then </w:t>
      </w:r>
      <w:r w:rsidR="00A436C2" w:rsidRPr="00972C7F">
        <w:rPr>
          <w:rFonts w:eastAsiaTheme="minorEastAsia"/>
          <w:lang w:val="en-GB"/>
        </w:rPr>
        <w:t xml:space="preserve">fit hierarchical Bayesian models </w:t>
      </w:r>
      <w:r w:rsidR="00515818" w:rsidRPr="00972C7F">
        <w:rPr>
          <w:rFonts w:eastAsiaTheme="minorEastAsia"/>
          <w:lang w:val="en-GB"/>
        </w:rPr>
        <w:t xml:space="preserve">to </w:t>
      </w:r>
      <w:r w:rsidR="006B08E4">
        <w:rPr>
          <w:rFonts w:eastAsiaTheme="minorEastAsia"/>
          <w:lang w:val="en-GB"/>
        </w:rPr>
        <w:t xml:space="preserve">estimate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r w:rsidR="000F2513">
        <w:rPr>
          <w:rFonts w:eastAsiaTheme="minorEastAsia"/>
          <w:lang w:val="en-GB"/>
        </w:rPr>
        <w:t xml:space="preserve">parameters </w:t>
      </w:r>
      <w:r w:rsidR="00126103" w:rsidRPr="004559BC">
        <w:rPr>
          <w:rFonts w:eastAsiaTheme="minorEastAsia"/>
          <w:lang w:val="en-GB"/>
        </w:rPr>
        <w:t xml:space="preserve">while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variation between species</w:t>
      </w:r>
      <w:r w:rsidR="002F0271" w:rsidRPr="004559BC">
        <w:rPr>
          <w:rFonts w:eastAsiaTheme="minorEastAsia"/>
          <w:lang w:val="en-GB"/>
        </w:rPr>
        <w:t xml:space="preserve">. </w:t>
      </w:r>
      <w:commentRangeStart w:id="170"/>
      <w:commentRangeStart w:id="171"/>
      <w:r w:rsidR="002D5019" w:rsidRPr="00972C7F">
        <w:rPr>
          <w:rFonts w:eastAsiaTheme="minorEastAsia"/>
          <w:lang w:val="en-GB"/>
        </w:rPr>
        <w:t xml:space="preserve">For consumption rates, we also fit </w:t>
      </w:r>
      <w:r w:rsidR="00C845E1">
        <w:rPr>
          <w:rFonts w:eastAsiaTheme="minorEastAsia"/>
          <w:lang w:val="en-GB"/>
        </w:rPr>
        <w:t>polynomial</w:t>
      </w:r>
      <w:r w:rsidR="00C845E1" w:rsidRPr="00972C7F">
        <w:rPr>
          <w:rFonts w:eastAsiaTheme="minorEastAsia"/>
          <w:lang w:val="en-GB"/>
        </w:rPr>
        <w:t xml:space="preserve"> </w:t>
      </w:r>
      <w:r w:rsidR="002D5019" w:rsidRPr="00972C7F">
        <w:rPr>
          <w:rFonts w:eastAsiaTheme="minorEastAsia"/>
          <w:lang w:val="en-GB"/>
        </w:rPr>
        <w:t xml:space="preserve">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commentRangeEnd w:id="170"/>
      <w:r w:rsidR="00844DDD">
        <w:rPr>
          <w:rStyle w:val="CommentReference"/>
        </w:rPr>
        <w:commentReference w:id="170"/>
      </w:r>
      <w:commentRangeEnd w:id="171"/>
      <w:r w:rsidR="00A34E60">
        <w:rPr>
          <w:rStyle w:val="CommentReference"/>
        </w:rPr>
        <w:commentReference w:id="171"/>
      </w:r>
      <w:ins w:id="172" w:author="Max Lindmark" w:date="2020-07-27T14:52:00Z">
        <w:r w:rsidR="00340E8D">
          <w:rPr>
            <w:rFonts w:eastAsiaTheme="minorEastAsia"/>
            <w:lang w:val="en-GB"/>
          </w:rPr>
          <w:t xml:space="preserve"> seen in data</w:t>
        </w:r>
      </w:ins>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temperature</w:t>
      </w:r>
      <w:r w:rsidR="0010623B">
        <w:rPr>
          <w:rFonts w:eastAsiaTheme="minorEastAsia"/>
          <w:lang w:val="en-GB"/>
        </w:rPr>
        <w:t xml:space="preserve"> </w:t>
      </w:r>
      <w:r w:rsidR="007F141C" w:rsidRPr="00972C7F">
        <w:rPr>
          <w:rFonts w:eastAsiaTheme="minorEastAsia"/>
          <w:lang w:val="en-GB"/>
        </w:rPr>
        <w:t xml:space="preserve">dependence of </w:t>
      </w:r>
      <w:r w:rsidR="004A4061" w:rsidRPr="004559BC">
        <w:rPr>
          <w:rFonts w:eastAsiaTheme="minorEastAsia"/>
          <w:lang w:val="en-GB"/>
        </w:rPr>
        <w:t xml:space="preserve">growth, consumption and metabolism </w:t>
      </w:r>
      <w:r w:rsidR="00722A05" w:rsidRPr="004559BC">
        <w:rPr>
          <w:rFonts w:eastAsiaTheme="minorEastAsia"/>
          <w:lang w:val="en-GB"/>
        </w:rPr>
        <w:t>at below</w:t>
      </w:r>
      <w:r w:rsidR="0010623B">
        <w:rPr>
          <w:rFonts w:eastAsiaTheme="minorEastAsia"/>
          <w:lang w:val="en-GB"/>
        </w:rPr>
        <w:t xml:space="preserve"> </w:t>
      </w:r>
      <w:r w:rsidR="00722A05" w:rsidRPr="004559BC">
        <w:rPr>
          <w:rFonts w:eastAsiaTheme="minorEastAsia"/>
          <w:lang w:val="en-GB"/>
        </w:rPr>
        <w:t xml:space="preserve">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t>
      </w:r>
      <w:commentRangeStart w:id="173"/>
      <w:commentRangeStart w:id="174"/>
      <w:r w:rsidR="00093FB5" w:rsidRPr="004559BC">
        <w:rPr>
          <w:rFonts w:eastAsiaTheme="minorEastAsia"/>
          <w:lang w:val="en-GB"/>
        </w:rPr>
        <w:t xml:space="preserve">whereas </w:t>
      </w:r>
      <w:r w:rsidR="006C25DE" w:rsidRPr="004559BC">
        <w:rPr>
          <w:rFonts w:eastAsiaTheme="minorEastAsia"/>
          <w:lang w:val="en-GB"/>
        </w:rPr>
        <w:t xml:space="preserve">the </w:t>
      </w:r>
      <w:r w:rsidR="00093FB5" w:rsidRPr="004559BC">
        <w:rPr>
          <w:rFonts w:eastAsiaTheme="minorEastAsia"/>
          <w:lang w:val="en-GB"/>
        </w:rPr>
        <w:t>mass</w:t>
      </w:r>
      <w:r w:rsidR="0010623B">
        <w:rPr>
          <w:rFonts w:eastAsiaTheme="minorEastAsia"/>
          <w:lang w:val="en-GB"/>
        </w:rPr>
        <w:t xml:space="preserve"> </w:t>
      </w:r>
      <w:r w:rsidR="00435490" w:rsidRPr="004559BC">
        <w:rPr>
          <w:rFonts w:eastAsiaTheme="minorEastAsia"/>
          <w:lang w:val="en-GB"/>
        </w:rPr>
        <w:t>exponent</w:t>
      </w:r>
      <w:ins w:id="175" w:author="Max Lindmark" w:date="2020-07-27T14:54:00Z">
        <w:r w:rsidR="00F802B6">
          <w:rPr>
            <w:rFonts w:eastAsiaTheme="minorEastAsia"/>
            <w:lang w:val="en-GB"/>
          </w:rPr>
          <w:t>s</w:t>
        </w:r>
      </w:ins>
      <w:r w:rsidR="003F463C" w:rsidRPr="004559BC">
        <w:rPr>
          <w:rFonts w:eastAsiaTheme="minorEastAsia"/>
          <w:lang w:val="en-GB"/>
        </w:rPr>
        <w:t xml:space="preserve"> </w:t>
      </w:r>
      <w:ins w:id="176" w:author="Max Lindmark" w:date="2020-07-27T14:54:00Z">
        <w:r w:rsidR="00F802B6">
          <w:rPr>
            <w:rFonts w:eastAsiaTheme="minorEastAsia"/>
            <w:lang w:val="en-GB"/>
          </w:rPr>
          <w:t xml:space="preserve">are larger and smaller than </w:t>
        </w:r>
      </w:ins>
      <w:del w:id="177" w:author="Max Lindmark" w:date="2020-07-27T14:54:00Z">
        <w:r w:rsidR="003F463C" w:rsidRPr="004559BC" w:rsidDel="00F802B6">
          <w:rPr>
            <w:rFonts w:eastAsiaTheme="minorEastAsia"/>
            <w:lang w:val="en-GB"/>
          </w:rPr>
          <w:delText xml:space="preserve">of </w:delText>
        </w:r>
      </w:del>
      <w:ins w:id="178" w:author="Max Lindmark" w:date="2020-07-27T14:54:00Z">
        <w:r w:rsidR="00F802B6">
          <w:rPr>
            <w:rFonts w:eastAsiaTheme="minorEastAsia"/>
            <w:lang w:val="en-GB"/>
          </w:rPr>
          <w:t>¾ for metabolism and maximum consumption, respectively</w:t>
        </w:r>
      </w:ins>
      <w:del w:id="179" w:author="Max Lindmark" w:date="2020-07-27T14:54:00Z">
        <w:r w:rsidR="003F463C" w:rsidRPr="004559BC" w:rsidDel="00F802B6">
          <w:rPr>
            <w:rFonts w:eastAsiaTheme="minorEastAsia"/>
            <w:lang w:val="en-GB"/>
          </w:rPr>
          <w:delText xml:space="preserve">maximum consumption is </w:delText>
        </w:r>
        <w:r w:rsidR="002A6C12" w:rsidRPr="004559BC" w:rsidDel="00F802B6">
          <w:rPr>
            <w:rFonts w:eastAsiaTheme="minorEastAsia"/>
            <w:lang w:val="en-GB"/>
          </w:rPr>
          <w:delText xml:space="preserve">smaller </w:delText>
        </w:r>
        <w:r w:rsidR="003F463C" w:rsidRPr="004559BC" w:rsidDel="00F802B6">
          <w:rPr>
            <w:rFonts w:eastAsiaTheme="minorEastAsia"/>
            <w:lang w:val="en-GB"/>
          </w:rPr>
          <w:delText xml:space="preserve">than </w:delText>
        </w:r>
        <w:r w:rsidR="00435490" w:rsidRPr="004559BC" w:rsidDel="00F802B6">
          <w:rPr>
            <w:rFonts w:eastAsiaTheme="minorEastAsia"/>
            <w:lang w:val="en-GB"/>
          </w:rPr>
          <w:delText xml:space="preserve">the predicted </w:delText>
        </w:r>
        <w:r w:rsidR="00272265" w:rsidRPr="004559BC" w:rsidDel="00F802B6">
          <w:rPr>
            <w:rFonts w:eastAsiaTheme="minorEastAsia"/>
            <w:lang w:val="en-GB"/>
          </w:rPr>
          <w:delText>3/4</w:delText>
        </w:r>
      </w:del>
      <w:commentRangeEnd w:id="173"/>
      <w:r w:rsidR="00D276BD">
        <w:rPr>
          <w:rStyle w:val="CommentReference"/>
        </w:rPr>
        <w:commentReference w:id="173"/>
      </w:r>
      <w:commentRangeEnd w:id="174"/>
      <w:r w:rsidR="009D31F8">
        <w:rPr>
          <w:rStyle w:val="CommentReference"/>
        </w:rPr>
        <w:commentReference w:id="174"/>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w:t>
      </w:r>
      <w:r w:rsidR="006507ED">
        <w:rPr>
          <w:rFonts w:eastAsiaTheme="minorEastAsia"/>
          <w:lang w:val="en-GB"/>
        </w:rPr>
        <w:t xml:space="preserve">(peak) </w:t>
      </w:r>
      <w:r w:rsidR="007D5386" w:rsidRPr="004559BC">
        <w:rPr>
          <w:rFonts w:eastAsiaTheme="minorEastAsia"/>
          <w:lang w:val="en-GB"/>
        </w:rPr>
        <w:t xml:space="preserve">growth </w:t>
      </w:r>
      <w:r w:rsidR="004F222A" w:rsidRPr="004559BC">
        <w:rPr>
          <w:rFonts w:eastAsiaTheme="minorEastAsia"/>
          <w:lang w:val="en-GB"/>
        </w:rPr>
        <w:t>temperatures</w:t>
      </w:r>
      <w:r w:rsidR="006507ED">
        <w:rPr>
          <w:rFonts w:eastAsiaTheme="minorEastAsia"/>
          <w:lang w:val="en-GB"/>
        </w:rPr>
        <w:t xml:space="preserve"> </w:t>
      </w:r>
      <w:r w:rsidR="007D5386" w:rsidRPr="004559BC">
        <w:rPr>
          <w:rFonts w:eastAsiaTheme="minorEastAsia"/>
          <w:lang w:val="en-GB"/>
        </w:rPr>
        <w:t xml:space="preserve">with body mass. </w:t>
      </w:r>
      <w:r w:rsidR="005E6FB6">
        <w:rPr>
          <w:rFonts w:eastAsiaTheme="minorEastAsia"/>
          <w:lang w:val="en-GB"/>
        </w:rPr>
        <w:t>U</w:t>
      </w:r>
      <w:r w:rsidR="007D5386" w:rsidRPr="004559BC">
        <w:rPr>
          <w:rFonts w:eastAsiaTheme="minorEastAsia"/>
          <w:lang w:val="en-GB"/>
        </w:rPr>
        <w:t xml:space="preserve">sing an independent data set, we demonstrate that optimum growth temperatures </w:t>
      </w:r>
      <w:r w:rsidR="005E6FB6">
        <w:rPr>
          <w:rFonts w:eastAsiaTheme="minorEastAsia"/>
          <w:lang w:val="en-GB"/>
        </w:rPr>
        <w:t xml:space="preserve">indeed </w:t>
      </w:r>
      <w:r w:rsidR="007D5386" w:rsidRPr="004559BC">
        <w:rPr>
          <w:rFonts w:eastAsiaTheme="minorEastAsia"/>
          <w:lang w:val="en-GB"/>
        </w:rPr>
        <w:t>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467A9091"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422B99">
        <w:rPr>
          <w:rFonts w:cstheme="minorHAnsi"/>
          <w:lang w:val="en-GB"/>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the Web of Science Core Collection</w:t>
      </w:r>
      <w:ins w:id="180" w:author="Max Lindmark" w:date="2020-08-17T12:12:00Z">
        <w:r w:rsidR="00B61EF8">
          <w:rPr>
            <w:rFonts w:cstheme="minorHAnsi"/>
            <w:lang w:val="en-GB"/>
          </w:rPr>
          <w:t xml:space="preserve"> (</w:t>
        </w:r>
        <w:r w:rsidR="00B61EF8" w:rsidRPr="005E6281">
          <w:rPr>
            <w:rFonts w:cstheme="minorHAnsi"/>
            <w:lang w:val="en-US"/>
          </w:rPr>
          <w:t>see Appendix for details)</w:t>
        </w:r>
      </w:ins>
      <w:r w:rsidRPr="00972C7F">
        <w:rPr>
          <w:rFonts w:cstheme="minorHAnsi"/>
          <w:lang w:val="en-GB"/>
        </w:rPr>
        <w:t>.</w:t>
      </w:r>
      <w:commentRangeStart w:id="181"/>
      <w:r w:rsidRPr="00972C7F">
        <w:rPr>
          <w:rFonts w:cstheme="minorHAnsi"/>
          <w:lang w:val="en-GB"/>
        </w:rPr>
        <w:t xml:space="preserve"> </w:t>
      </w:r>
      <w:commentRangeEnd w:id="181"/>
      <w:r w:rsidR="00332688">
        <w:rPr>
          <w:rStyle w:val="CommentReference"/>
        </w:rPr>
        <w:commentReference w:id="181"/>
      </w:r>
      <w:del w:id="182" w:author="Max Lindmark" w:date="2020-08-17T12:12:00Z">
        <w:r w:rsidR="008D54E8" w:rsidRPr="004559BC" w:rsidDel="005E6281">
          <w:rPr>
            <w:rFonts w:cstheme="minorHAnsi"/>
            <w:lang w:val="en-GB"/>
          </w:rPr>
          <w:delText xml:space="preserve">For growth rate, we used the following topic terms: </w:delText>
        </w:r>
        <w:r w:rsidR="0010402F" w:rsidRPr="004559BC" w:rsidDel="005E6281">
          <w:rPr>
            <w:rFonts w:cstheme="minorHAnsi"/>
            <w:lang w:val="en-GB"/>
          </w:rPr>
          <w:delText>(growth) AND (mass OR weight OR size) AND (temperature*) AND (optimum)</w:delText>
        </w:r>
        <w:r w:rsidR="00637D70" w:rsidRPr="004559BC" w:rsidDel="005E6281">
          <w:rPr>
            <w:rFonts w:cstheme="minorHAnsi"/>
            <w:lang w:val="en-GB"/>
          </w:rPr>
          <w:delText xml:space="preserve">, as well as: </w:delText>
        </w:r>
        <w:r w:rsidR="00835DC4" w:rsidRPr="004559BC" w:rsidDel="005E6281">
          <w:rPr>
            <w:rFonts w:cstheme="minorHAnsi"/>
            <w:lang w:val="en-GB"/>
          </w:rPr>
          <w:delText>(growth) AND (mass OR weight OR size) AND (</w:delText>
        </w:r>
        <w:r w:rsidR="00835DC4" w:rsidRPr="00C317EE" w:rsidDel="005E6281">
          <w:rPr>
            <w:rFonts w:cstheme="minorHAnsi"/>
            <w:lang w:val="en-GB"/>
          </w:rPr>
          <w:delText>temperature*) AND (optim*)</w:delText>
        </w:r>
        <w:r w:rsidR="00515C37" w:rsidRPr="00C317EE" w:rsidDel="005E6281">
          <w:rPr>
            <w:rFonts w:cstheme="minorHAnsi"/>
            <w:lang w:val="en-GB"/>
          </w:rPr>
          <w:delText xml:space="preserve">. </w:delText>
        </w:r>
        <w:commentRangeStart w:id="183"/>
        <w:r w:rsidR="005834F1" w:rsidRPr="00C317EE" w:rsidDel="005E6281">
          <w:rPr>
            <w:rFonts w:cstheme="minorHAnsi"/>
            <w:lang w:val="en-GB"/>
          </w:rPr>
          <w:delText>F</w:delText>
        </w:r>
        <w:r w:rsidR="00DA50B3" w:rsidRPr="00C317EE" w:rsidDel="005E6281">
          <w:rPr>
            <w:rFonts w:cstheme="minorHAnsi"/>
            <w:lang w:val="en-GB"/>
          </w:rPr>
          <w:delText xml:space="preserve">or maximum consumption we used: (consumption OR bioenerg* OR ingestion OR “food-intake”) AND (mass OR weight OR size) AND (temperature*), </w:delText>
        </w:r>
        <w:r w:rsidR="00DA50B3" w:rsidRPr="00930A50" w:rsidDel="005E6281">
          <w:rPr>
            <w:rFonts w:cstheme="minorHAnsi"/>
            <w:lang w:val="en-GB"/>
          </w:rPr>
          <w:delText>as well as:</w:delText>
        </w:r>
        <w:r w:rsidR="00DA50B3" w:rsidRPr="00C317EE" w:rsidDel="005E6281">
          <w:rPr>
            <w:rFonts w:cstheme="minorHAnsi"/>
            <w:lang w:val="en-GB"/>
          </w:rPr>
          <w:delText xml:space="preserve"> (feeding-rate OR bio-energ*) AND (mass OR weight OR size) AND (temperature*) and: (“food intake”) AND (mass OR weight OR size) AND (temperature*</w:delText>
        </w:r>
        <w:r w:rsidR="00171FE8" w:rsidRPr="00C317EE" w:rsidDel="005E6281">
          <w:rPr>
            <w:rFonts w:cstheme="minorHAnsi"/>
            <w:lang w:val="en-GB"/>
          </w:rPr>
          <w:delText>)</w:delText>
        </w:r>
        <w:commentRangeEnd w:id="183"/>
        <w:r w:rsidR="009630A8" w:rsidRPr="00C317EE" w:rsidDel="005E6281">
          <w:rPr>
            <w:rStyle w:val="CommentReference"/>
          </w:rPr>
          <w:commentReference w:id="183"/>
        </w:r>
        <w:r w:rsidR="00887694" w:rsidRPr="00C317EE" w:rsidDel="005E6281">
          <w:rPr>
            <w:rFonts w:cstheme="minorHAnsi"/>
            <w:lang w:val="en-GB"/>
          </w:rPr>
          <w:delText>.</w:delText>
        </w:r>
        <w:r w:rsidR="00893FB8" w:rsidRPr="00C317EE" w:rsidDel="005E6281">
          <w:rPr>
            <w:rFonts w:cstheme="minorHAnsi"/>
            <w:lang w:val="en-GB"/>
          </w:rPr>
          <w:delText xml:space="preserve"> </w:delText>
        </w:r>
        <w:r w:rsidR="008B22CD" w:rsidRPr="00C317EE" w:rsidDel="005E6281">
          <w:rPr>
            <w:rFonts w:cstheme="minorHAnsi"/>
            <w:lang w:val="en-GB"/>
          </w:rPr>
          <w:delText>For metabolic rate we</w:delText>
        </w:r>
        <w:r w:rsidR="008B22CD" w:rsidRPr="004559BC" w:rsidDel="005E6281">
          <w:rPr>
            <w:rFonts w:cstheme="minorHAnsi"/>
            <w:lang w:val="en-GB"/>
          </w:rPr>
          <w:delText xml:space="preserve"> used: (metabolism OR "oxygen-consumption" OR "oxygen consumption") AND (mass OR weight OR size) AND (temperature*)</w:delText>
        </w:r>
        <w:commentRangeStart w:id="184"/>
        <w:commentRangeStart w:id="185"/>
        <w:r w:rsidR="008B22CD" w:rsidRPr="004559BC" w:rsidDel="005E6281">
          <w:rPr>
            <w:rFonts w:cstheme="minorHAnsi"/>
            <w:lang w:val="en-GB"/>
          </w:rPr>
          <w:delText>.</w:delText>
        </w:r>
        <w:commentRangeEnd w:id="184"/>
        <w:r w:rsidR="000C4EC5" w:rsidDel="005E6281">
          <w:rPr>
            <w:rStyle w:val="CommentReference"/>
          </w:rPr>
          <w:commentReference w:id="184"/>
        </w:r>
        <w:commentRangeEnd w:id="185"/>
        <w:r w:rsidR="00D53555" w:rsidDel="005E6281">
          <w:rPr>
            <w:rStyle w:val="CommentReference"/>
          </w:rPr>
          <w:commentReference w:id="185"/>
        </w:r>
        <w:r w:rsidR="008B22CD" w:rsidRPr="004559BC" w:rsidDel="005E6281">
          <w:rPr>
            <w:rFonts w:cstheme="minorHAnsi"/>
            <w:lang w:val="en-GB"/>
          </w:rPr>
          <w:delText xml:space="preserve"> </w:delText>
        </w:r>
        <w:r w:rsidR="00F46964" w:rsidRPr="00A261CD" w:rsidDel="005E6281">
          <w:rPr>
            <w:rFonts w:cstheme="minorHAnsi"/>
            <w:lang w:val="en-GB"/>
          </w:rPr>
          <w:delText>We also applied additional filters</w:delText>
        </w:r>
        <w:r w:rsidR="006877A4" w:rsidDel="005E6281">
          <w:rPr>
            <w:rFonts w:cstheme="minorHAnsi"/>
            <w:lang w:val="en-GB"/>
          </w:rPr>
          <w:delText xml:space="preserve"> by selecting only the following</w:delText>
        </w:r>
        <w:r w:rsidR="00F46964" w:rsidRPr="00A261CD" w:rsidDel="005E6281">
          <w:rPr>
            <w:rFonts w:cstheme="minorHAnsi"/>
            <w:lang w:val="en-GB"/>
          </w:rPr>
          <w:delText xml:space="preserve"> subject</w:delText>
        </w:r>
        <w:r w:rsidR="00E57546" w:rsidDel="005E6281">
          <w:rPr>
            <w:rFonts w:cstheme="minorHAnsi"/>
            <w:lang w:val="en-GB"/>
          </w:rPr>
          <w:delText>s</w:delText>
        </w:r>
        <w:r w:rsidR="00F46964" w:rsidRPr="004559BC" w:rsidDel="005E6281">
          <w:rPr>
            <w:rFonts w:cstheme="minorHAnsi"/>
            <w:lang w:val="en-GB"/>
          </w:rPr>
          <w:delText>: ‘marine freshwater biology’, ‘fisheries’, ‘ecology’, ‘zoology’, ‘biology’, ‘physiology</w:delText>
        </w:r>
        <w:r w:rsidR="00EC56CF" w:rsidRPr="004559BC" w:rsidDel="005E6281">
          <w:rPr>
            <w:rFonts w:cstheme="minorHAnsi"/>
            <w:lang w:val="en-GB"/>
          </w:rPr>
          <w:delText>’. For growth rates, we in addition included ‘</w:delText>
        </w:r>
        <w:r w:rsidR="00EC56CF" w:rsidRPr="00EC56CF" w:rsidDel="005E6281">
          <w:rPr>
            <w:rFonts w:cstheme="minorHAnsi"/>
            <w:lang w:val="en-GB"/>
          </w:rPr>
          <w:delText>limnology’ and for</w:delText>
        </w:r>
        <w:r w:rsidR="00EC56CF" w:rsidDel="005E6281">
          <w:rPr>
            <w:rFonts w:cstheme="minorHAnsi"/>
            <w:lang w:val="en-GB"/>
          </w:rPr>
          <w:delText xml:space="preserve"> maximum consumption </w:delText>
        </w:r>
        <w:r w:rsidR="00EC56CF" w:rsidRPr="00EC56CF" w:rsidDel="005E6281">
          <w:rPr>
            <w:rFonts w:cstheme="minorHAnsi"/>
            <w:lang w:val="en-GB"/>
          </w:rPr>
          <w:delText>we included ‘limnology’</w:delText>
        </w:r>
        <w:r w:rsidR="00EC56CF" w:rsidDel="005E6281">
          <w:rPr>
            <w:rFonts w:cstheme="minorHAnsi"/>
            <w:lang w:val="en-GB"/>
          </w:rPr>
          <w:delText xml:space="preserve"> and </w:delText>
        </w:r>
        <w:r w:rsidR="00EC56CF" w:rsidRPr="00EC56CF" w:rsidDel="005E6281">
          <w:rPr>
            <w:rFonts w:cstheme="minorHAnsi"/>
            <w:lang w:val="en-GB"/>
          </w:rPr>
          <w:delText>‘evolutionary biology’</w:delText>
        </w:r>
        <w:r w:rsidR="00EC56CF" w:rsidDel="005E6281">
          <w:rPr>
            <w:rFonts w:cstheme="minorHAnsi"/>
            <w:lang w:val="en-GB"/>
          </w:rPr>
          <w:delText>.</w:delText>
        </w:r>
        <w:r w:rsidR="00C7495F" w:rsidDel="005E6281">
          <w:rPr>
            <w:rFonts w:cstheme="minorHAnsi"/>
            <w:lang w:val="en-GB"/>
          </w:rPr>
          <w:delText xml:space="preserve"> </w:delText>
        </w:r>
        <w:commentRangeStart w:id="186"/>
        <w:commentRangeStart w:id="187"/>
        <w:commentRangeStart w:id="188"/>
        <w:r w:rsidR="00C7495F" w:rsidDel="005E6281">
          <w:rPr>
            <w:rFonts w:cstheme="minorHAnsi"/>
            <w:lang w:val="en-GB"/>
          </w:rPr>
          <w:delText xml:space="preserve">The </w:delText>
        </w:r>
      </w:del>
      <w:del w:id="189" w:author="Max Lindmark" w:date="2020-07-28T14:08:00Z">
        <w:r w:rsidR="00FC4840" w:rsidDel="004429FA">
          <w:rPr>
            <w:rFonts w:cstheme="minorHAnsi"/>
            <w:lang w:val="en-GB"/>
          </w:rPr>
          <w:delText>broader</w:delText>
        </w:r>
        <w:r w:rsidR="00C7495F" w:rsidDel="004429FA">
          <w:rPr>
            <w:rFonts w:cstheme="minorHAnsi"/>
            <w:lang w:val="en-GB"/>
          </w:rPr>
          <w:delText xml:space="preserve"> searches </w:delText>
        </w:r>
      </w:del>
      <w:del w:id="190" w:author="Max Lindmark" w:date="2020-08-17T12:12:00Z">
        <w:r w:rsidR="00C7495F" w:rsidDel="005E6281">
          <w:rPr>
            <w:rFonts w:cstheme="minorHAnsi"/>
            <w:lang w:val="en-GB"/>
          </w:rPr>
          <w:delText xml:space="preserve">for growth and consumption </w:delText>
        </w:r>
        <w:r w:rsidR="00F66AFB" w:rsidDel="005E6281">
          <w:rPr>
            <w:rFonts w:cstheme="minorHAnsi"/>
            <w:lang w:val="en-GB"/>
          </w:rPr>
          <w:delText>reflects the lower data availability</w:delText>
        </w:r>
        <w:r w:rsidR="008940BB" w:rsidDel="005E6281">
          <w:rPr>
            <w:rFonts w:cstheme="minorHAnsi"/>
            <w:lang w:val="en-GB"/>
          </w:rPr>
          <w:delText xml:space="preserve"> compared to metabolism</w:delText>
        </w:r>
        <w:r w:rsidR="00B10F41" w:rsidDel="005E6281">
          <w:rPr>
            <w:rFonts w:cstheme="minorHAnsi"/>
            <w:lang w:val="en-GB"/>
          </w:rPr>
          <w:delText xml:space="preserve">. </w:delText>
        </w:r>
        <w:commentRangeEnd w:id="186"/>
        <w:r w:rsidR="000C4EC5" w:rsidDel="005E6281">
          <w:rPr>
            <w:rStyle w:val="CommentReference"/>
          </w:rPr>
          <w:commentReference w:id="186"/>
        </w:r>
        <w:commentRangeEnd w:id="187"/>
        <w:r w:rsidR="00925CBB" w:rsidDel="005E6281">
          <w:rPr>
            <w:rStyle w:val="CommentReference"/>
          </w:rPr>
          <w:commentReference w:id="187"/>
        </w:r>
        <w:commentRangeEnd w:id="188"/>
        <w:r w:rsidR="00DA33A5" w:rsidDel="005E6281">
          <w:rPr>
            <w:rStyle w:val="CommentReference"/>
          </w:rPr>
          <w:commentReference w:id="188"/>
        </w:r>
      </w:del>
    </w:p>
    <w:p w14:paraId="704D9D4D" w14:textId="16F217C3"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lastRenderedPageBreak/>
        <w:tab/>
      </w:r>
      <w:r w:rsidR="008700A7" w:rsidRPr="00972C7F">
        <w:rPr>
          <w:rFonts w:cstheme="minorHAnsi"/>
          <w:lang w:val="en-GB"/>
        </w:rPr>
        <w:t xml:space="preserve">We selected studies with a </w:t>
      </w:r>
      <w:commentRangeStart w:id="191"/>
      <w:del w:id="192" w:author="Max Lindmark" w:date="2020-07-28T14:16:00Z">
        <w:r w:rsidR="008700A7" w:rsidRPr="00972C7F" w:rsidDel="00BF52BC">
          <w:rPr>
            <w:rFonts w:cstheme="minorHAnsi"/>
            <w:lang w:val="en-GB"/>
          </w:rPr>
          <w:delText xml:space="preserve">factorial </w:delText>
        </w:r>
      </w:del>
      <w:ins w:id="193" w:author="Max Lindmark" w:date="2020-07-28T14:16:00Z">
        <w:r w:rsidR="00BF52BC">
          <w:rPr>
            <w:rFonts w:cstheme="minorHAnsi"/>
            <w:lang w:val="en-GB"/>
          </w:rPr>
          <w:t>combination of</w:t>
        </w:r>
        <w:commentRangeEnd w:id="191"/>
        <w:r w:rsidR="00CC4A03">
          <w:rPr>
            <w:rStyle w:val="CommentReference"/>
          </w:rPr>
          <w:commentReference w:id="191"/>
        </w:r>
        <w:r w:rsidR="00BF52BC" w:rsidRPr="00972C7F">
          <w:rPr>
            <w:rFonts w:cstheme="minorHAnsi"/>
            <w:lang w:val="en-GB"/>
          </w:rPr>
          <w:t xml:space="preserve"> </w:t>
        </w:r>
      </w:ins>
      <w:r w:rsidR="008700A7" w:rsidRPr="00972C7F">
        <w:rPr>
          <w:rFonts w:cstheme="minorHAnsi"/>
          <w:lang w:val="en-GB"/>
        </w:rPr>
        <w:t xml:space="preserve">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within species</w:t>
      </w:r>
      <w:r w:rsidR="00F071D9">
        <w:rPr>
          <w:rFonts w:cstheme="minorHAnsi"/>
          <w:lang w:val="en-GB"/>
        </w:rPr>
        <w:t xml:space="preserve"> </w:t>
      </w:r>
      <w:r w:rsidR="001B15C0">
        <w:rPr>
          <w:rFonts w:cstheme="minorHAnsi"/>
          <w:lang w:val="en-GB"/>
        </w:rPr>
        <w:t>(</w:t>
      </w:r>
      <w:r w:rsidR="000C4EC5">
        <w:rPr>
          <w:rFonts w:cstheme="minorHAnsi"/>
          <w:lang w:val="en-GB"/>
        </w:rPr>
        <w:t xml:space="preserve">at least two </w:t>
      </w:r>
      <w:r w:rsidR="001B15C0" w:rsidRPr="00D9660B">
        <w:rPr>
          <w:rFonts w:eastAsiaTheme="minorEastAsia" w:cstheme="minorHAnsi"/>
          <w:lang w:val="en-GB"/>
        </w:rPr>
        <w:t xml:space="preserve">size </w:t>
      </w:r>
      <w:r w:rsidR="000C4EC5">
        <w:rPr>
          <w:rFonts w:eastAsiaTheme="minorEastAsia" w:cstheme="minorHAnsi"/>
          <w:lang w:val="en-GB"/>
        </w:rPr>
        <w:t>and</w:t>
      </w:r>
      <w:commentRangeStart w:id="194"/>
      <w:commentRangeStart w:id="195"/>
      <w:r w:rsidR="001B15C0" w:rsidRPr="00D9660B">
        <w:rPr>
          <w:rFonts w:eastAsiaTheme="minorEastAsia" w:cstheme="minorHAnsi"/>
          <w:lang w:val="en-GB"/>
        </w:rPr>
        <w:t xml:space="preserve"> </w:t>
      </w:r>
      <w:commentRangeEnd w:id="194"/>
      <w:r w:rsidR="000C4EC5">
        <w:rPr>
          <w:rStyle w:val="CommentReference"/>
        </w:rPr>
        <w:commentReference w:id="194"/>
      </w:r>
      <w:commentRangeEnd w:id="195"/>
      <w:r w:rsidR="00604705">
        <w:rPr>
          <w:rStyle w:val="CommentReference"/>
        </w:rPr>
        <w:commentReference w:id="195"/>
      </w:r>
      <w:r w:rsidR="001B15C0" w:rsidRPr="00D9660B">
        <w:rPr>
          <w:rFonts w:eastAsiaTheme="minorEastAsia" w:cstheme="minorHAnsi"/>
          <w:lang w:val="en-GB"/>
        </w:rPr>
        <w:t>temperature treatments</w:t>
      </w:r>
      <w:r w:rsidR="00F071D9">
        <w:rPr>
          <w:rFonts w:cstheme="minorHAnsi"/>
          <w:lang w:val="en-GB"/>
        </w:rPr>
        <w:t>)</w:t>
      </w:r>
      <w:r w:rsidR="00AB3806" w:rsidRPr="00972C7F">
        <w:rPr>
          <w:rFonts w:cstheme="minorHAnsi"/>
          <w:lang w:val="en-GB"/>
        </w:rPr>
        <w:t xml:space="preserve">. </w:t>
      </w:r>
      <w:r w:rsidR="00597801">
        <w:rPr>
          <w:rFonts w:cstheme="minorHAnsi"/>
          <w:lang w:val="en-GB"/>
        </w:rPr>
        <w:t>T</w:t>
      </w:r>
      <w:r w:rsidR="00AB3806" w:rsidRPr="00972C7F">
        <w:rPr>
          <w:rFonts w:cstheme="minorHAnsi"/>
          <w:lang w:val="en-GB"/>
        </w:rPr>
        <w:t xml:space="preserve">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w:t>
      </w:r>
      <w:r w:rsidR="0090099A">
        <w:rPr>
          <w:rFonts w:cstheme="minorHAnsi"/>
          <w:lang w:val="en-GB"/>
        </w:rPr>
        <w:t xml:space="preserve">, </w:t>
      </w:r>
      <w:r w:rsidR="00AB3806" w:rsidRPr="00972C7F">
        <w:rPr>
          <w:rFonts w:cstheme="minorHAnsi"/>
          <w:lang w:val="en-GB"/>
        </w:rPr>
        <w:t>as most experimental studies</w:t>
      </w:r>
      <w:r w:rsidR="00E703B6">
        <w:rPr>
          <w:rFonts w:cstheme="minorHAnsi"/>
          <w:lang w:val="en-GB"/>
        </w:rPr>
        <w:t xml:space="preserve"> use either</w:t>
      </w:r>
      <w:r w:rsidR="00AB3806" w:rsidRPr="00972C7F">
        <w:rPr>
          <w:rFonts w:cstheme="minorHAnsi"/>
          <w:lang w:val="en-GB"/>
        </w:rPr>
        <w:t xml:space="preserve"> size or</w:t>
      </w:r>
      <w:r w:rsidR="007F141C" w:rsidRPr="00972C7F">
        <w:rPr>
          <w:rFonts w:cstheme="minorHAnsi"/>
          <w:lang w:val="en-GB"/>
        </w:rPr>
        <w:t xml:space="preserve"> </w:t>
      </w:r>
      <w:r w:rsidR="00AB3806" w:rsidRPr="00972C7F">
        <w:rPr>
          <w:rFonts w:cstheme="minorHAnsi"/>
          <w:lang w:val="en-GB"/>
        </w:rPr>
        <w:t>temperature treatment</w:t>
      </w:r>
      <w:r w:rsidR="00EF1F2C">
        <w:rPr>
          <w:rFonts w:cstheme="minorHAnsi"/>
          <w:lang w:val="en-GB"/>
        </w:rPr>
        <w:t>s</w:t>
      </w:r>
      <w:r w:rsidR="005347B9">
        <w:rPr>
          <w:rFonts w:cstheme="minorHAnsi"/>
          <w:lang w:val="en-GB"/>
        </w:rPr>
        <w:t>, not both</w:t>
      </w:r>
      <w:r w:rsidR="0020304E">
        <w:rPr>
          <w:rFonts w:cstheme="minorHAnsi"/>
          <w:lang w:val="en-GB"/>
        </w:rPr>
        <w:t xml:space="preserve">. However, </w:t>
      </w:r>
      <w:r w:rsidR="004A023C">
        <w:rPr>
          <w:rFonts w:cstheme="minorHAnsi"/>
          <w:lang w:val="en-GB"/>
        </w:rPr>
        <w:t>this criterion</w:t>
      </w:r>
      <w:r w:rsidR="00376710" w:rsidRPr="00972C7F">
        <w:rPr>
          <w:rFonts w:cstheme="minorHAnsi"/>
          <w:lang w:val="en-GB"/>
        </w:rPr>
        <w:t xml:space="preserve">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ins w:id="196" w:author="Max Lindmark" w:date="2020-07-28T14:32:00Z">
        <w:r w:rsidR="002B6DB2">
          <w:rPr>
            <w:rFonts w:cstheme="minorHAnsi"/>
            <w:lang w:val="en-GB"/>
          </w:rPr>
          <w:t xml:space="preserve">Following common practice </w:t>
        </w:r>
      </w:ins>
      <w:del w:id="197" w:author="Max Lindmark" w:date="2020-07-28T14:32:00Z">
        <w:r w:rsidR="000F1792" w:rsidRPr="00972C7F" w:rsidDel="002B6DB2">
          <w:rPr>
            <w:rFonts w:eastAsiaTheme="minorEastAsia" w:cstheme="minorHAnsi"/>
            <w:lang w:val="en-GB"/>
          </w:rPr>
          <w:delText>W</w:delText>
        </w:r>
      </w:del>
      <w:ins w:id="198" w:author="Max Lindmark" w:date="2020-07-28T14:32:00Z">
        <w:r w:rsidR="002B6DB2">
          <w:rPr>
            <w:rFonts w:eastAsiaTheme="minorEastAsia" w:cstheme="minorHAnsi"/>
            <w:lang w:val="en-GB"/>
          </w:rPr>
          <w:t>w</w:t>
        </w:r>
      </w:ins>
      <w:r w:rsidR="000F1792" w:rsidRPr="00972C7F">
        <w:rPr>
          <w:rFonts w:eastAsiaTheme="minorEastAsia" w:cstheme="minorHAnsi"/>
          <w:lang w:val="en-GB"/>
        </w:rPr>
        <w:t>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w:t>
      </w:r>
      <w:ins w:id="199" w:author="Max Lindmark" w:date="2020-07-28T14:32:00Z">
        <w:r w:rsidR="002E311E">
          <w:rPr>
            <w:rFonts w:eastAsiaTheme="minorEastAsia" w:cstheme="minorHAnsi"/>
            <w:lang w:val="en-GB"/>
          </w:rPr>
          <w:t>,</w:t>
        </w:r>
      </w:ins>
      <w:ins w:id="200" w:author="Max Lindmark" w:date="2020-07-28T14:33:00Z">
        <w:r w:rsidR="002E311E">
          <w:rPr>
            <w:rFonts w:eastAsiaTheme="minorEastAsia" w:cstheme="minorHAnsi"/>
            <w:lang w:val="en-GB"/>
          </w:rPr>
          <w:t xml:space="preserve"> because larvae can exhibit </w:t>
        </w:r>
        <w:r w:rsidR="00AC292E">
          <w:rPr>
            <w:rFonts w:eastAsiaTheme="minorEastAsia" w:cstheme="minorHAnsi"/>
            <w:lang w:val="en-GB"/>
          </w:rPr>
          <w:t xml:space="preserve">different </w:t>
        </w:r>
      </w:ins>
      <w:ins w:id="201" w:author="Max Lindmark" w:date="2020-07-28T14:34:00Z">
        <w:r w:rsidR="00015711">
          <w:rPr>
            <w:rFonts w:eastAsiaTheme="minorEastAsia" w:cstheme="minorHAnsi"/>
            <w:lang w:val="en-GB"/>
          </w:rPr>
          <w:t>isometric scaling</w:t>
        </w:r>
        <w:r w:rsidR="003F1E70">
          <w:rPr>
            <w:rFonts w:eastAsiaTheme="minorEastAsia" w:cstheme="minorHAnsi"/>
            <w:lang w:val="en-GB"/>
          </w:rPr>
          <w:t xml:space="preserve"> </w:t>
        </w:r>
      </w:ins>
      <w:del w:id="202" w:author="Max Lindmark" w:date="2020-07-28T14:32:00Z">
        <w:r w:rsidR="000F1792" w:rsidRPr="00972C7F" w:rsidDel="002E311E">
          <w:rPr>
            <w:rFonts w:eastAsiaTheme="minorEastAsia" w:cstheme="minorHAnsi"/>
            <w:lang w:val="en-GB"/>
          </w:rPr>
          <w:delText xml:space="preserve"> </w:delText>
        </w:r>
      </w:del>
      <w:commentRangeStart w:id="203"/>
      <w:commentRangeStart w:id="204"/>
      <w:r w:rsidR="00FB3DD8" w:rsidRPr="00972C7F">
        <w:rPr>
          <w:rFonts w:eastAsiaTheme="minorEastAsia" w:cstheme="minorHAnsi"/>
          <w:lang w:val="en-GB"/>
        </w:rPr>
        <w:t>a</w:t>
      </w:r>
      <w:ins w:id="205" w:author="Max Lindmark" w:date="2020-07-28T14:35:00Z">
        <w:r w:rsidR="00E450E9">
          <w:rPr>
            <w:rFonts w:eastAsiaTheme="minorEastAsia" w:cstheme="minorHAnsi"/>
            <w:lang w:val="en-GB"/>
          </w:rPr>
          <w:t>nd do not feed independently</w:t>
        </w:r>
      </w:ins>
      <w:ins w:id="206" w:author="Max Lindmark" w:date="2020-07-28T14:36:00Z">
        <w:r w:rsidR="00640FE7">
          <w:rPr>
            <w:rFonts w:eastAsiaTheme="minorEastAsia" w:cstheme="minorHAnsi"/>
            <w:lang w:val="en-GB"/>
          </w:rPr>
          <w:t xml:space="preserve"> </w:t>
        </w:r>
      </w:ins>
      <w:r w:rsidR="00DD0F69">
        <w:rPr>
          <w:rFonts w:eastAsiaTheme="minorEastAsia" w:cstheme="minorHAnsi"/>
          <w:lang w:val="en-GB"/>
        </w:rPr>
        <w:fldChar w:fldCharType="begin"/>
      </w:r>
      <w:r w:rsidR="00422B99">
        <w:rPr>
          <w:rFonts w:eastAsiaTheme="minorEastAsia" w:cstheme="minorHAnsi"/>
          <w:lang w:val="en-GB"/>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DD0F69">
        <w:rPr>
          <w:rFonts w:eastAsiaTheme="minorEastAsia" w:cstheme="minorHAnsi"/>
          <w:lang w:val="en-GB"/>
        </w:rPr>
        <w:fldChar w:fldCharType="separate"/>
      </w:r>
      <w:r w:rsidR="00422B99" w:rsidRPr="00422B99">
        <w:rPr>
          <w:rFonts w:ascii="Times New Roman" w:cs="Times New Roman"/>
          <w:lang w:val="en-GB"/>
        </w:rPr>
        <w:t>(Glazier 2005)</w:t>
      </w:r>
      <w:r w:rsidR="00DD0F69">
        <w:rPr>
          <w:rFonts w:eastAsiaTheme="minorEastAsia" w:cstheme="minorHAnsi"/>
          <w:lang w:val="en-GB"/>
        </w:rPr>
        <w:fldChar w:fldCharType="end"/>
      </w:r>
      <w:del w:id="207" w:author="Max Lindmark" w:date="2020-07-28T14:34:00Z">
        <w:r w:rsidR="00FB3DD8" w:rsidRPr="00972C7F" w:rsidDel="00E450E9">
          <w:rPr>
            <w:rFonts w:eastAsiaTheme="minorEastAsia" w:cstheme="minorHAnsi"/>
            <w:lang w:val="en-GB"/>
          </w:rPr>
          <w:delText xml:space="preserve">s </w:delText>
        </w:r>
        <w:r w:rsidR="00550062" w:rsidRPr="004559BC" w:rsidDel="00E450E9">
          <w:rPr>
            <w:rFonts w:eastAsiaTheme="minorEastAsia" w:cstheme="minorHAnsi"/>
            <w:lang w:val="en-GB"/>
          </w:rPr>
          <w:delText xml:space="preserve">they </w:delText>
        </w:r>
        <w:r w:rsidR="00FB3DD8" w:rsidRPr="00972C7F" w:rsidDel="00E450E9">
          <w:rPr>
            <w:rFonts w:eastAsiaTheme="minorEastAsia" w:cstheme="minorHAnsi"/>
            <w:lang w:val="en-GB"/>
          </w:rPr>
          <w:delText>represent a small</w:delText>
        </w:r>
        <w:r w:rsidR="005743FB" w:rsidRPr="00972C7F" w:rsidDel="00E450E9">
          <w:rPr>
            <w:rFonts w:eastAsiaTheme="minorEastAsia" w:cstheme="minorHAnsi"/>
            <w:lang w:val="en-GB"/>
          </w:rPr>
          <w:delText xml:space="preserve"> fraction of the ontogeny of </w:delText>
        </w:r>
        <w:r w:rsidR="00B639AB" w:rsidRPr="00972C7F" w:rsidDel="00E450E9">
          <w:rPr>
            <w:rFonts w:eastAsiaTheme="minorEastAsia" w:cstheme="minorHAnsi"/>
            <w:lang w:val="en-GB"/>
          </w:rPr>
          <w:delText>most fish</w:delText>
        </w:r>
      </w:del>
      <w:commentRangeEnd w:id="203"/>
      <w:r w:rsidR="002B25CC">
        <w:rPr>
          <w:rStyle w:val="CommentReference"/>
        </w:rPr>
        <w:commentReference w:id="203"/>
      </w:r>
      <w:commentRangeEnd w:id="204"/>
      <w:r w:rsidR="002E311E">
        <w:rPr>
          <w:rStyle w:val="CommentReference"/>
        </w:rPr>
        <w:commentReference w:id="204"/>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w:t>
      </w:r>
      <w:proofErr w:type="spellStart"/>
      <w:r w:rsidR="000F1792" w:rsidRPr="00972C7F">
        <w:rPr>
          <w:rFonts w:eastAsiaTheme="minorEastAsia" w:cstheme="minorHAnsi"/>
          <w:lang w:val="en-GB"/>
        </w:rPr>
        <w:t>i</w:t>
      </w:r>
      <w:proofErr w:type="spellEnd"/>
      <w:r w:rsidR="000F1792" w:rsidRPr="00972C7F">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proofErr w:type="spellStart"/>
      <w:r w:rsidR="003D470D" w:rsidRPr="00972C7F">
        <w:rPr>
          <w:rFonts w:eastAsiaTheme="minorEastAsia" w:cstheme="minorHAnsi"/>
          <w:lang w:val="en-GB"/>
        </w:rPr>
        <w:t>i</w:t>
      </w:r>
      <w:proofErr w:type="spellEnd"/>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w:t>
      </w:r>
      <w:r w:rsidR="001A09F5">
        <w:rPr>
          <w:rFonts w:eastAsiaTheme="minorEastAsia" w:cstheme="minorHAnsi"/>
          <w:lang w:val="en-GB"/>
        </w:rPr>
        <w:t>(</w:t>
      </w:r>
      <w:r w:rsidR="000F1792" w:rsidRPr="00972C7F">
        <w:rPr>
          <w:rFonts w:eastAsiaTheme="minorEastAsia" w:cstheme="minorHAnsi"/>
          <w:lang w:val="en-GB"/>
        </w:rPr>
        <w:t>consumption and</w:t>
      </w:r>
      <w:r w:rsidR="00C2359E" w:rsidRPr="00972C7F">
        <w:rPr>
          <w:rFonts w:eastAsiaTheme="minorEastAsia" w:cstheme="minorHAnsi"/>
          <w:lang w:val="en-GB"/>
        </w:rPr>
        <w:t xml:space="preserve"> growth data</w:t>
      </w:r>
      <w:r w:rsidR="002B25CC">
        <w:rPr>
          <w:rFonts w:eastAsiaTheme="minorEastAsia" w:cstheme="minorHAnsi"/>
          <w:lang w:val="en-GB"/>
        </w:rPr>
        <w:t>)</w:t>
      </w:r>
      <w:r w:rsidR="001A09F5">
        <w:rPr>
          <w:rFonts w:eastAsiaTheme="minorEastAsia" w:cstheme="minorHAnsi"/>
          <w:lang w:val="en-GB"/>
        </w:rPr>
        <w:t xml:space="preserve"> or if they </w:t>
      </w:r>
      <w:r w:rsidR="00B11254" w:rsidRPr="00972C7F">
        <w:rPr>
          <w:rFonts w:eastAsiaTheme="minorEastAsia" w:cstheme="minorHAnsi"/>
          <w:lang w:val="en-GB"/>
        </w:rPr>
        <w:t xml:space="preserve">were unfed </w:t>
      </w:r>
      <w:r w:rsidR="001A09F5">
        <w:rPr>
          <w:rFonts w:eastAsiaTheme="minorEastAsia" w:cstheme="minorHAnsi"/>
          <w:lang w:val="en-GB"/>
        </w:rPr>
        <w:t>(</w:t>
      </w:r>
      <w:r w:rsidR="000F1792" w:rsidRPr="00972C7F">
        <w:rPr>
          <w:rFonts w:eastAsiaTheme="minorEastAsia" w:cstheme="minorHAnsi"/>
          <w:lang w:val="en-GB"/>
        </w:rPr>
        <w:t>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w:t>
      </w:r>
      <w:r w:rsidR="001A09F5">
        <w:rPr>
          <w:rFonts w:eastAsiaTheme="minorEastAsia" w:cstheme="minorHAnsi"/>
          <w:lang w:val="en-GB"/>
        </w:rPr>
        <w:t>)</w:t>
      </w:r>
      <w:r w:rsidR="000F1792" w:rsidRPr="00972C7F">
        <w:rPr>
          <w:rFonts w:eastAsiaTheme="minorEastAsia" w:cstheme="minorHAnsi"/>
          <w:lang w:val="en-GB"/>
        </w:rPr>
        <w:t xml:space="preserve">, </w:t>
      </w:r>
      <w:r w:rsidR="002B25CC">
        <w:rPr>
          <w:rFonts w:eastAsiaTheme="minorEastAsia" w:cstheme="minorHAnsi"/>
          <w:lang w:val="en-GB"/>
        </w:rPr>
        <w:t xml:space="preserve">and </w:t>
      </w:r>
      <w:r w:rsidR="000F1792" w:rsidRPr="00972C7F">
        <w:rPr>
          <w:rFonts w:eastAsiaTheme="minorEastAsia" w:cstheme="minorHAnsi"/>
          <w:lang w:val="en-GB"/>
        </w:rPr>
        <w:t>(</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C7792C">
        <w:rPr>
          <w:rFonts w:eastAsiaTheme="minorEastAsia" w:cstheme="minorHAnsi"/>
          <w:lang w:val="en-GB"/>
        </w:rPr>
        <w:t xml:space="preserve"> during the experiments</w:t>
      </w:r>
      <w:r w:rsidR="00883603" w:rsidRPr="00972C7F">
        <w:rPr>
          <w:rFonts w:eastAsiaTheme="minorEastAsia" w:cstheme="minorHAnsi"/>
          <w:lang w:val="en-GB"/>
        </w:rPr>
        <w:t xml:space="preserve">. </w:t>
      </w:r>
      <w:r w:rsidR="000F1792" w:rsidRPr="00972C7F">
        <w:rPr>
          <w:rFonts w:eastAsiaTheme="minorEastAsia" w:cstheme="minorHAnsi"/>
          <w:lang w:val="en-GB"/>
        </w:rPr>
        <w:t xml:space="preserve">We used only one </w:t>
      </w:r>
      <w:r w:rsidR="008C0F9C">
        <w:rPr>
          <w:rFonts w:eastAsiaTheme="minorEastAsia" w:cstheme="minorHAnsi"/>
          <w:lang w:val="en-GB"/>
        </w:rPr>
        <w:t>study</w:t>
      </w:r>
      <w:r w:rsidR="000F1792" w:rsidRPr="00972C7F">
        <w:rPr>
          <w:rFonts w:eastAsiaTheme="minorEastAsia" w:cstheme="minorHAnsi"/>
          <w:lang w:val="en-GB"/>
        </w:rPr>
        <w:t xml:space="preserve"> per species</w:t>
      </w:r>
      <w:r w:rsidR="00A71431">
        <w:rPr>
          <w:rFonts w:eastAsiaTheme="minorEastAsia" w:cstheme="minorHAnsi"/>
          <w:lang w:val="en-GB"/>
        </w:rPr>
        <w:t xml:space="preserve"> and rate</w:t>
      </w:r>
      <w:r w:rsidR="00B11254" w:rsidRPr="00972C7F">
        <w:rPr>
          <w:rFonts w:eastAsiaTheme="minorEastAsia" w:cstheme="minorHAnsi"/>
          <w:lang w:val="en-GB"/>
        </w:rPr>
        <w:t xml:space="preserve"> to </w:t>
      </w:r>
      <w:r w:rsidR="000F1792" w:rsidRPr="00972C7F">
        <w:rPr>
          <w:rFonts w:eastAsiaTheme="minorEastAsia" w:cstheme="minorHAnsi"/>
          <w:lang w:val="en-GB"/>
        </w:rPr>
        <w:t>ensure that all data within a given species are comparable as measurements of these rates can vary between studies due to e.g. measurement bias</w:t>
      </w:r>
      <w:r w:rsidR="004C62DE">
        <w:rPr>
          <w:rFonts w:eastAsiaTheme="minorEastAsia" w:cstheme="minorHAnsi"/>
          <w:lang w:val="en-GB"/>
        </w:rPr>
        <w:t xml:space="preserve">, </w:t>
      </w:r>
      <w:r w:rsidR="000F1792" w:rsidRPr="00972C7F">
        <w:rPr>
          <w:rFonts w:eastAsiaTheme="minorEastAsia" w:cstheme="minorHAnsi"/>
          <w:lang w:val="en-GB"/>
        </w:rPr>
        <w:t>differences in experimental protocols</w:t>
      </w:r>
      <w:r w:rsidR="004C62DE">
        <w:rPr>
          <w:rFonts w:eastAsiaTheme="minorEastAsia" w:cstheme="minorHAnsi"/>
          <w:lang w:val="en-GB"/>
        </w:rPr>
        <w:t xml:space="preserve"> or because different sub-populations were used</w:t>
      </w:r>
      <w:r w:rsidR="000F1792" w:rsidRPr="00972C7F">
        <w:rPr>
          <w:rFonts w:eastAsiaTheme="minorEastAsia" w:cstheme="minorHAnsi"/>
          <w:lang w:val="en-GB"/>
        </w:rPr>
        <w:t xml:space="preserve"> </w:t>
      </w:r>
      <w:r w:rsidR="000F1792" w:rsidRPr="000308A8">
        <w:rPr>
          <w:rFonts w:eastAsiaTheme="minorEastAsia" w:cstheme="minorHAnsi"/>
        </w:rPr>
        <w:fldChar w:fldCharType="begin"/>
      </w:r>
      <w:r w:rsidR="00422B99">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w:t>
      </w:r>
      <w:r w:rsidR="00177218">
        <w:rPr>
          <w:rFonts w:eastAsiaTheme="minorEastAsia" w:cstheme="minorHAnsi"/>
          <w:lang w:val="en-GB"/>
        </w:rPr>
        <w:t xml:space="preserve"> for a rate</w:t>
      </w:r>
      <w:r w:rsidR="000F1792" w:rsidRPr="00972C7F">
        <w:rPr>
          <w:rFonts w:eastAsiaTheme="minorEastAsia" w:cstheme="minorHAnsi"/>
          <w:lang w:val="en-GB"/>
        </w:rPr>
        <w:t>, we selected the most suitable</w:t>
      </w:r>
      <w:r w:rsidR="005E7314" w:rsidRPr="005E7314">
        <w:rPr>
          <w:rFonts w:eastAsiaTheme="minorEastAsia" w:cstheme="minorHAnsi"/>
          <w:lang w:val="en-GB"/>
        </w:rPr>
        <w:t xml:space="preserve"> </w:t>
      </w:r>
      <w:r w:rsidR="005E7314" w:rsidRPr="00972C7F">
        <w:rPr>
          <w:rFonts w:eastAsiaTheme="minorEastAsia" w:cstheme="minorHAnsi"/>
          <w:lang w:val="en-GB"/>
        </w:rPr>
        <w:t>study</w:t>
      </w:r>
      <w:r w:rsidR="000F1792" w:rsidRPr="00972C7F">
        <w:rPr>
          <w:rFonts w:eastAsiaTheme="minorEastAsia" w:cstheme="minorHAnsi"/>
          <w:lang w:val="en-GB"/>
        </w:rPr>
        <w:t xml:space="preserve"> based on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A more detailed description of the search protocol, data</w:t>
      </w:r>
      <w:r w:rsidR="00B61000">
        <w:rPr>
          <w:rFonts w:cstheme="minorHAnsi"/>
          <w:lang w:val="en-GB"/>
        </w:rPr>
        <w:t xml:space="preserve"> selection</w:t>
      </w:r>
      <w:r w:rsidR="000F1792" w:rsidRPr="00972C7F">
        <w:rPr>
          <w:rFonts w:cstheme="minorHAnsi"/>
          <w:lang w:val="en-GB"/>
        </w:rPr>
        <w:t xml:space="preserve">, acquisition,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08B6C53B"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We compiled four datasets: growth</w:t>
      </w:r>
      <w:r w:rsidR="00912072">
        <w:rPr>
          <w:rFonts w:cstheme="minorHAnsi"/>
          <w:lang w:val="en-GB"/>
        </w:rPr>
        <w:t xml:space="preserve"> rate</w:t>
      </w:r>
      <w:r w:rsidRPr="004559BC">
        <w:rPr>
          <w:rFonts w:cstheme="minorHAnsi"/>
          <w:lang w:val="en-GB"/>
        </w:rPr>
        <w:t xml:space="preserve">, </w:t>
      </w:r>
      <w:r w:rsidR="00055D2C" w:rsidRPr="004559BC">
        <w:rPr>
          <w:rFonts w:cstheme="minorHAnsi"/>
          <w:lang w:val="en-GB"/>
        </w:rPr>
        <w:t>maximum consumption rate</w:t>
      </w:r>
      <w:r w:rsidR="00912072">
        <w:rPr>
          <w:rFonts w:cstheme="minorHAnsi"/>
          <w:lang w:val="en-GB"/>
        </w:rPr>
        <w:t xml:space="preserve">, </w:t>
      </w:r>
      <w:r w:rsidR="00861FA8" w:rsidRPr="004559BC">
        <w:rPr>
          <w:rFonts w:cstheme="minorHAnsi"/>
          <w:lang w:val="en-GB"/>
        </w:rPr>
        <w:t>metabolic</w:t>
      </w:r>
      <w:r w:rsidR="00A728C1">
        <w:rPr>
          <w:rFonts w:cstheme="minorHAnsi"/>
          <w:lang w:val="en-GB"/>
        </w:rPr>
        <w:t xml:space="preserve"> rate</w:t>
      </w:r>
      <w:r w:rsidR="00912072">
        <w:rPr>
          <w:rFonts w:cstheme="minorHAnsi"/>
          <w:lang w:val="en-GB"/>
        </w:rPr>
        <w:t xml:space="preserve"> </w:t>
      </w:r>
      <w:r w:rsidR="00912072" w:rsidRPr="004559BC">
        <w:rPr>
          <w:rFonts w:cstheme="minorHAnsi"/>
          <w:lang w:val="en-GB"/>
        </w:rPr>
        <w:t xml:space="preserve">and the </w:t>
      </w:r>
      <w:commentRangeStart w:id="208"/>
      <w:commentRangeStart w:id="209"/>
      <w:commentRangeStart w:id="210"/>
      <w:r w:rsidR="00912072" w:rsidRPr="00972C7F">
        <w:rPr>
          <w:rFonts w:cstheme="minorHAnsi"/>
          <w:lang w:val="en-GB"/>
        </w:rPr>
        <w:t>optimum</w:t>
      </w:r>
      <w:ins w:id="211" w:author="Max Lindmark" w:date="2020-08-17T12:58:00Z">
        <w:r w:rsidR="00782F2C" w:rsidRPr="00782F2C">
          <w:rPr>
            <w:rFonts w:cstheme="minorHAnsi"/>
            <w:lang w:val="en-GB"/>
          </w:rPr>
          <w:t xml:space="preserve"> </w:t>
        </w:r>
      </w:ins>
      <w:del w:id="212" w:author="Max Lindmark" w:date="2020-08-17T13:04:00Z">
        <w:r w:rsidR="00912072" w:rsidRPr="00972C7F" w:rsidDel="000634CD">
          <w:rPr>
            <w:rFonts w:cstheme="minorHAnsi"/>
            <w:lang w:val="en-GB"/>
          </w:rPr>
          <w:delText xml:space="preserve"> </w:delText>
        </w:r>
      </w:del>
      <w:r w:rsidR="00912072" w:rsidRPr="00972C7F">
        <w:rPr>
          <w:rFonts w:cstheme="minorHAnsi"/>
          <w:lang w:val="en-GB"/>
        </w:rPr>
        <w:t xml:space="preserve">growth </w:t>
      </w:r>
      <w:ins w:id="213" w:author="Max Lindmark" w:date="2020-08-17T13:04:00Z">
        <w:r w:rsidR="000634CD" w:rsidRPr="00972C7F">
          <w:rPr>
            <w:rFonts w:cstheme="minorHAnsi"/>
            <w:lang w:val="en-GB"/>
          </w:rPr>
          <w:t>temperature</w:t>
        </w:r>
        <w:r w:rsidR="000634CD" w:rsidRPr="00972C7F" w:rsidDel="00782F2C">
          <w:rPr>
            <w:rFonts w:cstheme="minorHAnsi"/>
            <w:lang w:val="en-GB"/>
          </w:rPr>
          <w:t xml:space="preserve"> </w:t>
        </w:r>
      </w:ins>
      <w:del w:id="214" w:author="Max Lindmark" w:date="2020-08-17T12:58:00Z">
        <w:r w:rsidR="00912072" w:rsidRPr="00972C7F" w:rsidDel="00782F2C">
          <w:rPr>
            <w:rFonts w:cstheme="minorHAnsi"/>
            <w:lang w:val="en-GB"/>
          </w:rPr>
          <w:delText xml:space="preserve">rate temperature </w:delText>
        </w:r>
      </w:del>
      <w:commentRangeEnd w:id="208"/>
      <w:r w:rsidR="006254BA">
        <w:rPr>
          <w:rStyle w:val="CommentReference"/>
        </w:rPr>
        <w:commentReference w:id="208"/>
      </w:r>
      <w:commentRangeEnd w:id="209"/>
      <w:r w:rsidR="002621BA">
        <w:rPr>
          <w:rStyle w:val="CommentReference"/>
        </w:rPr>
        <w:commentReference w:id="209"/>
      </w:r>
      <w:commentRangeEnd w:id="210"/>
      <w:r w:rsidR="00782F2C">
        <w:rPr>
          <w:rStyle w:val="CommentReference"/>
        </w:rPr>
        <w:commentReference w:id="210"/>
      </w:r>
      <w:r w:rsidR="00912072" w:rsidRPr="00972C7F">
        <w:rPr>
          <w:rFonts w:cstheme="minorHAnsi"/>
          <w:lang w:val="en-GB"/>
        </w:rPr>
        <w:t>for each combination of body mass group and species</w:t>
      </w:r>
      <w:r w:rsidR="001F203A" w:rsidRPr="00972C7F">
        <w:rPr>
          <w:rFonts w:cstheme="minorHAnsi"/>
          <w:lang w:val="en-GB"/>
        </w:rPr>
        <w:t>.</w:t>
      </w:r>
      <w:r w:rsidR="001F203A" w:rsidRPr="004559BC">
        <w:rPr>
          <w:rFonts w:cstheme="minorHAnsi"/>
          <w:lang w:val="en-GB"/>
        </w:rPr>
        <w:t xml:space="preserve"> </w:t>
      </w:r>
      <w:r w:rsidR="00255656" w:rsidRPr="00972C7F">
        <w:rPr>
          <w:rFonts w:cstheme="minorHAnsi"/>
          <w:lang w:val="en-GB"/>
        </w:rPr>
        <w:t xml:space="preserve">We </w:t>
      </w:r>
      <w:r w:rsidR="00255656" w:rsidRPr="00976650">
        <w:rPr>
          <w:rFonts w:cstheme="minorHAnsi"/>
          <w:lang w:val="en-GB"/>
        </w:rPr>
        <w:t xml:space="preserve">compiled in total </w:t>
      </w:r>
      <w:r w:rsidR="00D2324B">
        <w:rPr>
          <w:rFonts w:cstheme="minorHAnsi"/>
          <w:lang w:val="en-GB"/>
        </w:rPr>
        <w:t>227</w:t>
      </w:r>
      <w:r w:rsidR="00D2324B" w:rsidRPr="00976650">
        <w:rPr>
          <w:rFonts w:cstheme="minorHAnsi"/>
          <w:lang w:val="en-GB"/>
        </w:rPr>
        <w:t xml:space="preserve"> </w:t>
      </w:r>
      <w:r w:rsidR="002A7D35">
        <w:rPr>
          <w:rFonts w:cstheme="minorHAnsi"/>
          <w:lang w:val="en-GB"/>
        </w:rPr>
        <w:t xml:space="preserve">(growth rate) </w:t>
      </w:r>
      <w:r w:rsidR="00033D8C" w:rsidRPr="00976650">
        <w:rPr>
          <w:rFonts w:cstheme="minorHAnsi"/>
          <w:lang w:val="en-GB"/>
        </w:rPr>
        <w:t>(</w:t>
      </w:r>
      <w:r w:rsidR="002A7D35">
        <w:rPr>
          <w:rFonts w:cstheme="minorHAnsi"/>
          <w:lang w:val="en-GB"/>
        </w:rPr>
        <w:t xml:space="preserve">and </w:t>
      </w:r>
      <w:r w:rsidR="00033D8C" w:rsidRPr="00976650">
        <w:rPr>
          <w:rFonts w:cstheme="minorHAnsi"/>
          <w:lang w:val="en-GB"/>
        </w:rPr>
        <w:t xml:space="preserve">45 </w:t>
      </w:r>
      <w:r w:rsidR="00215F1C" w:rsidRPr="00976650">
        <w:rPr>
          <w:rFonts w:cstheme="minorHAnsi"/>
          <w:lang w:val="en-GB"/>
        </w:rPr>
        <w:t>optimum</w:t>
      </w:r>
      <w:r w:rsidR="00033D8C" w:rsidRPr="00976650">
        <w:rPr>
          <w:rFonts w:cstheme="minorHAnsi"/>
          <w:lang w:val="en-GB"/>
        </w:rPr>
        <w:t xml:space="preserve"> temperatur</w:t>
      </w:r>
      <w:r w:rsidR="00215F1C" w:rsidRPr="00976650">
        <w:rPr>
          <w:rFonts w:cstheme="minorHAnsi"/>
          <w:lang w:val="en-GB"/>
        </w:rPr>
        <w:t>e</w:t>
      </w:r>
      <w:r w:rsidR="00873E6F" w:rsidRPr="00976650">
        <w:rPr>
          <w:rFonts w:cstheme="minorHAnsi"/>
          <w:lang w:val="en-GB"/>
        </w:rPr>
        <w:t>s)</w:t>
      </w:r>
      <w:r w:rsidR="00255656" w:rsidRPr="00976650">
        <w:rPr>
          <w:rFonts w:cstheme="minorHAnsi"/>
          <w:lang w:val="en-GB"/>
        </w:rPr>
        <w:t xml:space="preserve">, </w:t>
      </w:r>
      <w:r w:rsidR="007C5E04" w:rsidRPr="00E906BC">
        <w:rPr>
          <w:rFonts w:cstheme="minorHAnsi"/>
          <w:lang w:val="en-GB"/>
        </w:rPr>
        <w:t>746</w:t>
      </w:r>
      <w:r w:rsidR="007C5E04">
        <w:rPr>
          <w:rFonts w:cstheme="minorHAnsi"/>
          <w:lang w:val="en-GB"/>
        </w:rPr>
        <w:t xml:space="preserve"> </w:t>
      </w:r>
      <w:r w:rsidR="002A7D35">
        <w:rPr>
          <w:rFonts w:cstheme="minorHAnsi"/>
          <w:lang w:val="en-GB"/>
        </w:rPr>
        <w:t>(maximum consumption rate)</w:t>
      </w:r>
      <w:r w:rsidR="00255656" w:rsidRPr="00976650">
        <w:rPr>
          <w:rFonts w:cstheme="minorHAnsi"/>
          <w:lang w:val="en-GB"/>
        </w:rPr>
        <w:t xml:space="preserve"> and </w:t>
      </w:r>
      <w:r w:rsidR="007C5E04" w:rsidRPr="00976650">
        <w:rPr>
          <w:rFonts w:cstheme="minorHAnsi"/>
          <w:lang w:val="en-GB"/>
        </w:rPr>
        <w:t>2</w:t>
      </w:r>
      <w:r w:rsidR="007C5E04" w:rsidRPr="00E906BC">
        <w:rPr>
          <w:rFonts w:cstheme="minorHAnsi"/>
          <w:lang w:val="en-GB"/>
        </w:rPr>
        <w:t>695</w:t>
      </w:r>
      <w:r w:rsidR="00031533" w:rsidRPr="00976650">
        <w:rPr>
          <w:rFonts w:cstheme="minorHAnsi"/>
          <w:lang w:val="en-GB"/>
        </w:rPr>
        <w:t xml:space="preserve"> </w:t>
      </w:r>
      <w:r w:rsidR="002A7D35">
        <w:rPr>
          <w:rFonts w:cstheme="minorHAnsi"/>
          <w:lang w:val="en-GB"/>
        </w:rPr>
        <w:t xml:space="preserve">(metabolic rate) </w:t>
      </w:r>
      <w:r w:rsidR="00255656" w:rsidRPr="00976650">
        <w:rPr>
          <w:rFonts w:cstheme="minorHAnsi"/>
          <w:lang w:val="en-GB"/>
        </w:rPr>
        <w:t>data points from published articles</w:t>
      </w:r>
      <w:r w:rsidR="001258FE" w:rsidRPr="00976650">
        <w:rPr>
          <w:rFonts w:cstheme="minorHAnsi"/>
          <w:lang w:val="en-GB"/>
        </w:rPr>
        <w:t xml:space="preserve"> for each rate</w:t>
      </w:r>
      <w:r w:rsidR="00EB6461" w:rsidRPr="00976650">
        <w:rPr>
          <w:rFonts w:cstheme="minorHAnsi"/>
          <w:lang w:val="en-GB"/>
        </w:rPr>
        <w:t xml:space="preserve">, </w:t>
      </w:r>
      <w:r w:rsidR="00255656" w:rsidRPr="00976650">
        <w:rPr>
          <w:rFonts w:eastAsiaTheme="minorEastAsia" w:cstheme="minorHAnsi"/>
          <w:lang w:val="en-GB"/>
        </w:rPr>
        <w:t>from 13</w:t>
      </w:r>
      <w:r w:rsidR="00255656" w:rsidRPr="00976650">
        <w:rPr>
          <w:rFonts w:cstheme="minorHAnsi"/>
          <w:lang w:val="en-GB"/>
        </w:rPr>
        <w:t xml:space="preserve">, </w:t>
      </w:r>
      <w:r w:rsidR="00E402FB">
        <w:rPr>
          <w:rFonts w:cstheme="minorHAnsi"/>
          <w:lang w:val="en-GB"/>
        </w:rPr>
        <w:t>20</w:t>
      </w:r>
      <w:r w:rsidR="00E402FB" w:rsidRPr="00976650">
        <w:rPr>
          <w:rFonts w:cstheme="minorHAnsi"/>
          <w:lang w:val="en-GB"/>
        </w:rPr>
        <w:t xml:space="preserve"> </w:t>
      </w:r>
      <w:r w:rsidR="00255656" w:rsidRPr="00976650">
        <w:rPr>
          <w:rFonts w:cstheme="minorHAnsi"/>
          <w:lang w:val="en-GB"/>
        </w:rPr>
        <w:t xml:space="preserve">and </w:t>
      </w:r>
      <w:r w:rsidR="00E402FB">
        <w:rPr>
          <w:rFonts w:cstheme="minorHAnsi"/>
          <w:lang w:val="en-GB"/>
        </w:rPr>
        <w:t>34</w:t>
      </w:r>
      <w:r w:rsidR="00031533" w:rsidRPr="00976650">
        <w:rPr>
          <w:rFonts w:eastAsiaTheme="minorEastAsia" w:cstheme="minorHAnsi"/>
          <w:lang w:val="en-GB"/>
        </w:rPr>
        <w:t xml:space="preserve"> </w:t>
      </w:r>
      <w:r w:rsidR="00255656" w:rsidRPr="00976650">
        <w:rPr>
          <w:rFonts w:eastAsiaTheme="minorEastAsia" w:cstheme="minorHAnsi"/>
          <w:lang w:val="en-GB"/>
        </w:rPr>
        <w:t xml:space="preserve">species, respectively, representing a diverse range of </w:t>
      </w:r>
      <w:r w:rsidR="00255656" w:rsidRPr="00972C7F">
        <w:rPr>
          <w:rFonts w:eastAsiaTheme="minorEastAsia" w:cstheme="minorHAnsi"/>
          <w:lang w:val="en-GB"/>
        </w:rPr>
        <w:t xml:space="preserve">taxonomic groups, habitats and lifestyles (Appendix S1). </w:t>
      </w:r>
      <w:r w:rsidR="002B5D4C">
        <w:rPr>
          <w:rFonts w:eastAsiaTheme="minorEastAsia" w:cstheme="minorHAnsi"/>
          <w:lang w:val="en-GB"/>
        </w:rPr>
        <w:t xml:space="preserve">We asked all the corresponding authors of each article </w:t>
      </w:r>
      <w:r w:rsidR="002B5D4C">
        <w:rPr>
          <w:rFonts w:eastAsiaTheme="minorEastAsia" w:cstheme="minorHAnsi"/>
          <w:lang w:val="en-GB"/>
        </w:rPr>
        <w:lastRenderedPageBreak/>
        <w:t>to share data, else d</w:t>
      </w:r>
      <w:r w:rsidR="00255656" w:rsidRPr="00972C7F">
        <w:rPr>
          <w:rFonts w:eastAsiaTheme="minorEastAsia" w:cstheme="minorHAnsi"/>
          <w:lang w:val="en-GB"/>
        </w:rPr>
        <w:t xml:space="preserve">ata were extracted from tables or figures using </w:t>
      </w:r>
      <w:r w:rsidR="00255656" w:rsidRPr="00972C7F">
        <w:rPr>
          <w:rFonts w:cstheme="minorHAnsi"/>
          <w:lang w:val="en-GB"/>
        </w:rPr>
        <w:t xml:space="preserve">Web Plot Digitizer </w:t>
      </w:r>
      <w:r w:rsidR="00255656" w:rsidRPr="00A06A32">
        <w:rPr>
          <w:rFonts w:cstheme="minorHAnsi"/>
        </w:rPr>
        <w:fldChar w:fldCharType="begin"/>
      </w:r>
      <w:r w:rsidR="00422B99">
        <w:rPr>
          <w:rFonts w:cstheme="minorHAnsi"/>
          <w:lang w:val="en-GB"/>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5493C674" w14:textId="77777777" w:rsidR="003E256F" w:rsidRPr="008F2458" w:rsidRDefault="003E256F" w:rsidP="002E3379">
      <w:pPr>
        <w:spacing w:line="480" w:lineRule="auto"/>
        <w:contextualSpacing/>
        <w:jc w:val="both"/>
        <w:rPr>
          <w:rFonts w:cstheme="minorHAnsi"/>
          <w:b/>
          <w:lang w:val="en-GB"/>
        </w:rPr>
      </w:pPr>
    </w:p>
    <w:p w14:paraId="18EC7E3D" w14:textId="28DD15D4" w:rsidR="003E127B" w:rsidRDefault="003E127B" w:rsidP="002E3379">
      <w:pPr>
        <w:spacing w:line="480" w:lineRule="auto"/>
        <w:contextualSpacing/>
        <w:jc w:val="both"/>
        <w:rPr>
          <w:rFonts w:cstheme="minorHAnsi"/>
          <w:b/>
          <w:lang w:val="en-GB"/>
        </w:rPr>
      </w:pPr>
      <w:r w:rsidRPr="00972C7F">
        <w:rPr>
          <w:rFonts w:cstheme="minorHAnsi"/>
          <w:b/>
          <w:lang w:val="en-GB"/>
        </w:rPr>
        <w:t>Model fitting</w:t>
      </w:r>
    </w:p>
    <w:p w14:paraId="12079094" w14:textId="77777777" w:rsidR="000F2DF5" w:rsidRPr="00804590" w:rsidRDefault="000F2DF5" w:rsidP="000F2DF5">
      <w:pPr>
        <w:spacing w:line="480" w:lineRule="auto"/>
        <w:contextualSpacing/>
        <w:jc w:val="both"/>
        <w:rPr>
          <w:rFonts w:ascii="Times New Roman" w:hAnsi="Times New Roman" w:cs="Times New Roman"/>
          <w:b/>
          <w:sz w:val="22"/>
          <w:szCs w:val="22"/>
          <w:lang w:val="en-GB"/>
        </w:rPr>
      </w:pPr>
      <w:commentRangeStart w:id="215"/>
      <w:r w:rsidRPr="00804590">
        <w:rPr>
          <w:rFonts w:ascii="Times New Roman" w:hAnsi="Times New Roman" w:cs="Times New Roman"/>
          <w:b/>
          <w:sz w:val="22"/>
          <w:szCs w:val="22"/>
          <w:lang w:val="en-GB"/>
        </w:rPr>
        <w:t>Model fitting</w:t>
      </w:r>
    </w:p>
    <w:p w14:paraId="47424792"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r w:rsidRPr="00804590">
        <w:rPr>
          <w:rFonts w:ascii="Times New Roman" w:hAnsi="Times New Roman" w:cs="Times New Roman"/>
          <w:bCs/>
          <w:i/>
          <w:iCs/>
          <w:sz w:val="22"/>
          <w:szCs w:val="22"/>
          <w:lang w:val="en-GB"/>
        </w:rPr>
        <w:t>Model description</w:t>
      </w:r>
    </w:p>
    <w:p w14:paraId="54C082A8" w14:textId="77777777" w:rsidR="000F2DF5" w:rsidRPr="00804590" w:rsidRDefault="000F2DF5" w:rsidP="000F2DF5">
      <w:pPr>
        <w:pStyle w:val="CommentText"/>
        <w:spacing w:line="480" w:lineRule="auto"/>
        <w:jc w:val="both"/>
        <w:rPr>
          <w:rFonts w:ascii="Times New Roman" w:hAnsi="Times New Roman" w:cs="Times New Roman"/>
          <w:sz w:val="22"/>
          <w:szCs w:val="22"/>
          <w:lang w:val="en-US"/>
        </w:rPr>
      </w:pPr>
      <w:r w:rsidRPr="00804590">
        <w:rPr>
          <w:rFonts w:ascii="Times New Roman" w:hAnsi="Times New Roman" w:cs="Times New Roman"/>
          <w:sz w:val="22"/>
          <w:szCs w:val="22"/>
          <w:lang w:val="en-US"/>
        </w:rPr>
        <w:t>To each dataset, w</w:t>
      </w:r>
      <w:r w:rsidRPr="00804590">
        <w:rPr>
          <w:rFonts w:ascii="Times New Roman" w:hAnsi="Times New Roman" w:cs="Times New Roman"/>
          <w:bCs/>
          <w:sz w:val="22"/>
          <w:szCs w:val="22"/>
          <w:lang w:val="en-GB"/>
        </w:rPr>
        <w:t xml:space="preserve">e fit hierarchical models with different combinations of group (species)-varying coefficients. The species-varying coefficients are thus estimated with shrinkage, which reduces the influence of outliers which could occur in species with small samples sizes </w:t>
      </w:r>
      <w:r w:rsidRPr="00804590">
        <w:rPr>
          <w:rFonts w:ascii="Times New Roman" w:hAnsi="Times New Roman" w:cs="Times New Roman"/>
          <w:bCs/>
          <w:sz w:val="22"/>
          <w:szCs w:val="22"/>
          <w:lang w:val="en-GB"/>
        </w:rPr>
        <w:fldChar w:fldCharType="begin"/>
      </w:r>
      <w:r w:rsidRPr="00804590">
        <w:rPr>
          <w:rFonts w:ascii="Times New Roman" w:hAnsi="Times New Roman" w:cs="Times New Roman"/>
          <w:bCs/>
          <w:sz w:val="22"/>
          <w:szCs w:val="22"/>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804590">
        <w:rPr>
          <w:rFonts w:ascii="Times New Roman" w:hAnsi="Times New Roman" w:cs="Times New Roman"/>
          <w:bCs/>
          <w:sz w:val="22"/>
          <w:szCs w:val="22"/>
          <w:lang w:val="en-GB"/>
        </w:rPr>
        <w:fldChar w:fldCharType="separate"/>
      </w:r>
      <w:r w:rsidRPr="00804590">
        <w:rPr>
          <w:rFonts w:ascii="Times New Roman" w:hAnsi="Times New Roman" w:cs="Times New Roman"/>
          <w:sz w:val="22"/>
          <w:szCs w:val="22"/>
          <w:lang w:val="en-GB"/>
        </w:rPr>
        <w:t xml:space="preserve">(Gelman &amp; Hill 2007; Harrison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2018)</w:t>
      </w:r>
      <w:r w:rsidRPr="00804590">
        <w:rPr>
          <w:rFonts w:ascii="Times New Roman" w:hAnsi="Times New Roman" w:cs="Times New Roman"/>
          <w:bCs/>
          <w:sz w:val="22"/>
          <w:szCs w:val="22"/>
          <w:lang w:val="en-GB"/>
        </w:rPr>
        <w:fldChar w:fldCharType="end"/>
      </w:r>
      <w:r w:rsidRPr="00804590">
        <w:rPr>
          <w:rFonts w:ascii="Times New Roman" w:hAnsi="Times New Roman" w:cs="Times New Roman"/>
          <w:bCs/>
          <w:sz w:val="22"/>
          <w:szCs w:val="22"/>
          <w:lang w:val="en-GB"/>
        </w:rPr>
        <w:t>. The general form the model is:</w:t>
      </w:r>
      <w:commentRangeEnd w:id="215"/>
      <w:r>
        <w:rPr>
          <w:rStyle w:val="CommentReference"/>
        </w:rPr>
        <w:commentReference w:id="215"/>
      </w:r>
    </w:p>
    <w:commentRangeStart w:id="216"/>
    <w:p w14:paraId="78613FF8" w14:textId="77777777" w:rsidR="000F2DF5" w:rsidRPr="00804590" w:rsidRDefault="00DD3F8F" w:rsidP="000F2DF5">
      <w:pPr>
        <w:spacing w:line="480" w:lineRule="auto"/>
        <w:jc w:val="right"/>
        <w:rPr>
          <w:rFonts w:ascii="Times New Roman" w:eastAsiaTheme="minorEastAsia" w:hAnsi="Times New Roman" w:cs="Times New Roman"/>
          <w:sz w:val="22"/>
          <w:szCs w:val="22"/>
          <w:lang w:val="en-US"/>
        </w:rPr>
      </w:pPr>
      <m:oMath>
        <m:sSub>
          <m:sSubPr>
            <m:ctrlPr>
              <w:rPr>
                <w:rFonts w:ascii="Cambria Math" w:hAnsi="Cambria Math" w:cs="Times New Roman"/>
                <w:bCs/>
                <w:i/>
                <w:iCs/>
                <w:sz w:val="22"/>
                <w:szCs w:val="22"/>
              </w:rPr>
            </m:ctrlPr>
          </m:sSubPr>
          <m:e>
            <m:r>
              <w:rPr>
                <w:rFonts w:ascii="Cambria Math" w:hAnsi="Cambria Math" w:cs="Times New Roman"/>
                <w:sz w:val="22"/>
                <w:szCs w:val="22"/>
              </w:rPr>
              <m:t>y</m:t>
            </m:r>
          </m:e>
          <m:sub>
            <m:r>
              <w:rPr>
                <w:rFonts w:ascii="Cambria Math" w:hAnsi="Cambria Math" w:cs="Times New Roman"/>
                <w:sz w:val="22"/>
                <w:szCs w:val="22"/>
              </w:rPr>
              <m:t>ij</m:t>
            </m:r>
          </m:sub>
        </m:sSub>
        <m:r>
          <w:rPr>
            <w:rFonts w:ascii="Cambria Math" w:hAnsi="Cambria Math" w:cs="Times New Roman"/>
            <w:sz w:val="22"/>
            <w:szCs w:val="22"/>
          </w:rPr>
          <m:t>~N(</m:t>
        </m:r>
        <m:sSub>
          <m:sSubPr>
            <m:ctrlPr>
              <w:rPr>
                <w:rFonts w:ascii="Cambria Math" w:hAnsi="Cambria Math" w:cs="Times New Roman"/>
                <w:bCs/>
                <w:i/>
                <w:iCs/>
                <w:sz w:val="22"/>
                <w:szCs w:val="22"/>
              </w:rPr>
            </m:ctrlPr>
          </m:sSubPr>
          <m:e>
            <m:r>
              <w:rPr>
                <w:rFonts w:ascii="Cambria Math" w:hAnsi="Cambria Math" w:cs="Times New Roman"/>
                <w:sz w:val="22"/>
                <w:szCs w:val="22"/>
              </w:rPr>
              <m:t>μ</m:t>
            </m:r>
          </m:e>
          <m:sub>
            <m:r>
              <w:rPr>
                <w:rFonts w:ascii="Cambria Math" w:hAnsi="Cambria Math" w:cs="Times New Roman"/>
                <w:sz w:val="22"/>
                <w:szCs w:val="22"/>
              </w:rPr>
              <m:t>ij</m:t>
            </m:r>
          </m:sub>
        </m:sSub>
        <m:r>
          <w:rPr>
            <w:rFonts w:ascii="Cambria Math" w:hAnsi="Cambria Math" w:cs="Times New Roman"/>
            <w:sz w:val="22"/>
            <w:szCs w:val="22"/>
          </w:rPr>
          <m:t>, σ)</m:t>
        </m:r>
      </m:oMath>
      <w:r w:rsidR="000F2DF5" w:rsidRPr="00804590">
        <w:rPr>
          <w:rFonts w:ascii="Times New Roman" w:eastAsiaTheme="minorEastAsia" w:hAnsi="Times New Roman" w:cs="Times New Roman"/>
          <w:sz w:val="22"/>
          <w:szCs w:val="22"/>
          <w:lang w:val="en-US"/>
        </w:rPr>
        <w:t xml:space="preserve">                                                                 (1)</w:t>
      </w:r>
    </w:p>
    <w:p w14:paraId="45DFFE3C" w14:textId="77777777" w:rsidR="000F2DF5" w:rsidRPr="00804590" w:rsidRDefault="00DD3F8F" w:rsidP="000F2DF5">
      <w:pPr>
        <w:spacing w:line="480" w:lineRule="auto"/>
        <w:jc w:val="right"/>
        <w:rPr>
          <w:rFonts w:ascii="Times New Roman" w:eastAsiaTheme="minorEastAsia" w:hAnsi="Times New Roman" w:cs="Times New Roman"/>
          <w:sz w:val="22"/>
          <w:szCs w:val="22"/>
          <w:lang w:val="en-US"/>
        </w:rPr>
      </w:pPr>
      <m:oMath>
        <m:sSub>
          <m:sSubPr>
            <m:ctrlPr>
              <w:rPr>
                <w:rFonts w:ascii="Cambria Math" w:hAnsi="Cambria Math" w:cs="Times New Roman"/>
                <w:bCs/>
                <w:i/>
                <w:iCs/>
                <w:sz w:val="22"/>
                <w:szCs w:val="22"/>
              </w:rPr>
            </m:ctrlPr>
          </m:sSubPr>
          <m:e>
            <m:r>
              <w:rPr>
                <w:rFonts w:ascii="Cambria Math" w:hAnsi="Cambria Math" w:cs="Times New Roman"/>
                <w:sz w:val="22"/>
                <w:szCs w:val="22"/>
              </w:rPr>
              <m:t>μ</m:t>
            </m:r>
          </m:e>
          <m:sub>
            <m:r>
              <w:rPr>
                <w:rFonts w:ascii="Cambria Math" w:hAnsi="Cambria Math" w:cs="Times New Roman"/>
                <w:sz w:val="22"/>
                <w:szCs w:val="22"/>
              </w:rPr>
              <m:t>ij</m:t>
            </m:r>
          </m:sub>
        </m:sSub>
        <m:r>
          <w:rPr>
            <w:rFonts w:ascii="Cambria Math" w:hAnsi="Cambria Math" w:cs="Times New Roman"/>
            <w:sz w:val="22"/>
            <w:szCs w:val="22"/>
          </w:rPr>
          <m:t>=</m:t>
        </m:r>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0j</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sSub>
          <m:sSubPr>
            <m:ctrlPr>
              <w:rPr>
                <w:rFonts w:ascii="Cambria Math" w:hAnsi="Cambria Math" w:cs="Times New Roman"/>
                <w:i/>
                <w:sz w:val="22"/>
                <w:szCs w:val="22"/>
                <w:lang w:val="sv-SE"/>
              </w:rPr>
            </m:ctrlPr>
          </m:sSubPr>
          <m:e>
            <m:r>
              <w:rPr>
                <w:rFonts w:ascii="Cambria Math" w:hAnsi="Cambria Math" w:cs="Times New Roman"/>
                <w:sz w:val="22"/>
                <w:szCs w:val="22"/>
                <w:lang w:val="sv-SE"/>
              </w:rPr>
              <m:t>x</m:t>
            </m:r>
            <m:ctrlPr>
              <w:rPr>
                <w:rFonts w:ascii="Cambria Math" w:hAnsi="Cambria Math" w:cs="Times New Roman"/>
                <w:i/>
                <w:sz w:val="22"/>
                <w:szCs w:val="22"/>
              </w:rPr>
            </m:ctrlPr>
          </m:e>
          <m:sub>
            <m:r>
              <w:rPr>
                <w:rFonts w:ascii="Cambria Math" w:hAnsi="Cambria Math" w:cs="Times New Roman"/>
                <w:sz w:val="22"/>
                <w:szCs w:val="22"/>
              </w:rPr>
              <m:t>ij1</m:t>
            </m:r>
          </m:sub>
        </m:sSub>
        <m:r>
          <w:rPr>
            <w:rFonts w:ascii="Cambria Math" w:hAnsi="Cambria Math" w:cs="Times New Roman"/>
            <w:sz w:val="22"/>
            <w:szCs w:val="22"/>
            <w:lang w:val="en-US"/>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p</m:t>
            </m:r>
          </m:sub>
        </m:sSub>
        <m:sSub>
          <m:sSubPr>
            <m:ctrlPr>
              <w:rPr>
                <w:rFonts w:ascii="Cambria Math" w:hAnsi="Cambria Math" w:cs="Times New Roman"/>
                <w:i/>
                <w:sz w:val="22"/>
                <w:szCs w:val="22"/>
                <w:lang w:val="sv-SE"/>
              </w:rPr>
            </m:ctrlPr>
          </m:sSubPr>
          <m:e>
            <m:r>
              <w:rPr>
                <w:rFonts w:ascii="Cambria Math" w:hAnsi="Cambria Math" w:cs="Times New Roman"/>
                <w:sz w:val="22"/>
                <w:szCs w:val="22"/>
                <w:lang w:val="sv-SE"/>
              </w:rPr>
              <m:t>x</m:t>
            </m:r>
            <m:ctrlPr>
              <w:rPr>
                <w:rFonts w:ascii="Cambria Math" w:hAnsi="Cambria Math" w:cs="Times New Roman"/>
                <w:i/>
                <w:sz w:val="22"/>
                <w:szCs w:val="22"/>
              </w:rPr>
            </m:ctrlPr>
          </m:e>
          <m:sub>
            <m:r>
              <w:rPr>
                <w:rFonts w:ascii="Cambria Math" w:hAnsi="Cambria Math" w:cs="Times New Roman"/>
                <w:sz w:val="22"/>
                <w:szCs w:val="22"/>
              </w:rPr>
              <m:t>ijp</m:t>
            </m:r>
          </m:sub>
        </m:sSub>
      </m:oMath>
      <w:r w:rsidR="000F2DF5" w:rsidRPr="00804590">
        <w:rPr>
          <w:rFonts w:ascii="Times New Roman" w:eastAsiaTheme="minorEastAsia" w:hAnsi="Times New Roman" w:cs="Times New Roman"/>
          <w:sz w:val="22"/>
          <w:szCs w:val="22"/>
          <w:lang w:val="en-US"/>
        </w:rPr>
        <w:t xml:space="preserve">                                                  (2)</w:t>
      </w:r>
    </w:p>
    <w:p w14:paraId="3D29286D" w14:textId="77777777" w:rsidR="000F2DF5" w:rsidRPr="00804590" w:rsidRDefault="00DD3F8F" w:rsidP="000F2DF5">
      <w:pPr>
        <w:spacing w:line="480" w:lineRule="auto"/>
        <w:jc w:val="right"/>
        <w:rPr>
          <w:rFonts w:ascii="Times New Roman" w:eastAsiaTheme="minorEastAsia" w:hAnsi="Times New Roman" w:cs="Times New Roman"/>
          <w:sz w:val="22"/>
          <w:szCs w:val="22"/>
          <w:lang w:val="en-US"/>
        </w:rPr>
      </w:pPr>
      <m:oMath>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0j</m:t>
            </m:r>
          </m:sub>
        </m:sSub>
        <m:r>
          <w:rPr>
            <w:rFonts w:ascii="Cambria Math" w:eastAsiaTheme="minorEastAsia" w:hAnsi="Cambria Math" w:cs="Times New Roman"/>
            <w:sz w:val="22"/>
            <w:szCs w:val="22"/>
          </w:rPr>
          <m:t>~N(</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μ</m:t>
            </m: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sub>
        </m:sSub>
        <m:r>
          <w:rPr>
            <w:rFonts w:ascii="Cambria Math" w:eastAsiaTheme="minorEastAsia"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σ</m:t>
            </m:r>
            <m:ctrlPr>
              <w:rPr>
                <w:rFonts w:ascii="Cambria Math" w:eastAsiaTheme="minorEastAsia" w:hAnsi="Cambria Math" w:cs="Times New Roman"/>
                <w:i/>
                <w:sz w:val="22"/>
                <w:szCs w:val="22"/>
              </w:rPr>
            </m:ctrlP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sub>
        </m:sSub>
        <m:r>
          <w:rPr>
            <w:rFonts w:ascii="Cambria Math" w:eastAsiaTheme="minorEastAsia" w:hAnsi="Cambria Math" w:cs="Times New Roman"/>
            <w:sz w:val="22"/>
            <w:szCs w:val="22"/>
          </w:rPr>
          <m:t>)</m:t>
        </m:r>
      </m:oMath>
      <w:r w:rsidR="000F2DF5" w:rsidRPr="00804590">
        <w:rPr>
          <w:rFonts w:ascii="Times New Roman" w:eastAsiaTheme="minorEastAsia" w:hAnsi="Times New Roman" w:cs="Times New Roman"/>
          <w:sz w:val="22"/>
          <w:szCs w:val="22"/>
          <w:lang w:val="en-US"/>
        </w:rPr>
        <w:t xml:space="preserve">                                                                (3)</w:t>
      </w:r>
      <w:commentRangeEnd w:id="216"/>
      <w:r w:rsidR="000F2DF5" w:rsidRPr="00804590">
        <w:rPr>
          <w:rStyle w:val="CommentReference"/>
          <w:rFonts w:cs="Times New Roman"/>
          <w:sz w:val="22"/>
          <w:szCs w:val="22"/>
        </w:rPr>
        <w:commentReference w:id="216"/>
      </w:r>
    </w:p>
    <w:p w14:paraId="6F00B543" w14:textId="77777777" w:rsidR="000F2DF5" w:rsidRPr="00804590" w:rsidRDefault="000F2DF5" w:rsidP="000F2DF5">
      <w:pPr>
        <w:spacing w:line="480" w:lineRule="auto"/>
        <w:jc w:val="both"/>
        <w:rPr>
          <w:rFonts w:ascii="Times New Roman" w:eastAsiaTheme="minorEastAsia" w:hAnsi="Times New Roman" w:cs="Times New Roman"/>
          <w:sz w:val="22"/>
          <w:szCs w:val="22"/>
          <w:lang w:val="en-US"/>
        </w:rPr>
      </w:pPr>
      <w:r w:rsidRPr="00804590">
        <w:rPr>
          <w:rFonts w:ascii="Times New Roman" w:eastAsiaTheme="minorEastAsia" w:hAnsi="Times New Roman" w:cs="Times New Roman"/>
          <w:sz w:val="22"/>
          <w:szCs w:val="22"/>
          <w:lang w:val="en-GB"/>
        </w:rPr>
        <w:t xml:space="preserve">where </w:t>
      </w:r>
      <m:oMath>
        <m:sSub>
          <m:sSubPr>
            <m:ctrlPr>
              <w:rPr>
                <w:rFonts w:ascii="Cambria Math" w:hAnsi="Cambria Math" w:cs="Times New Roman"/>
                <w:bCs/>
                <w:i/>
                <w:iCs/>
                <w:sz w:val="22"/>
                <w:szCs w:val="22"/>
              </w:rPr>
            </m:ctrlPr>
          </m:sSubPr>
          <m:e>
            <m:r>
              <w:rPr>
                <w:rFonts w:ascii="Cambria Math" w:hAnsi="Cambria Math" w:cs="Times New Roman"/>
                <w:sz w:val="22"/>
                <w:szCs w:val="22"/>
              </w:rPr>
              <m:t>y</m:t>
            </m:r>
          </m:e>
          <m:sub>
            <m:r>
              <w:rPr>
                <w:rFonts w:ascii="Cambria Math" w:hAnsi="Cambria Math" w:cs="Times New Roman"/>
                <w:sz w:val="22"/>
                <w:szCs w:val="22"/>
              </w:rPr>
              <m:t>ij</m:t>
            </m:r>
          </m:sub>
        </m:sSub>
      </m:oMath>
      <w:r w:rsidRPr="00804590">
        <w:rPr>
          <w:rFonts w:ascii="Times New Roman" w:eastAsiaTheme="minorEastAsia" w:hAnsi="Times New Roman" w:cs="Times New Roman"/>
          <w:bCs/>
          <w:iCs/>
          <w:sz w:val="22"/>
          <w:szCs w:val="22"/>
          <w:lang w:val="en-GB"/>
        </w:rPr>
        <w:t xml:space="preserve"> is the </w:t>
      </w:r>
      <m:oMath>
        <m:r>
          <w:rPr>
            <w:rFonts w:ascii="Cambria Math" w:eastAsiaTheme="minorEastAsia" w:hAnsi="Cambria Math" w:cs="Times New Roman"/>
            <w:sz w:val="22"/>
            <w:szCs w:val="22"/>
          </w:rPr>
          <m:t>i</m:t>
        </m:r>
      </m:oMath>
      <w:r w:rsidRPr="00804590">
        <w:rPr>
          <w:rFonts w:ascii="Times New Roman" w:eastAsiaTheme="minorEastAsia" w:hAnsi="Times New Roman" w:cs="Times New Roman"/>
          <w:bCs/>
          <w:iCs/>
          <w:sz w:val="22"/>
          <w:szCs w:val="22"/>
          <w:lang w:val="en-GB"/>
        </w:rPr>
        <w:t xml:space="preserve">th observation for species </w:t>
      </w:r>
      <m:oMath>
        <m:r>
          <w:rPr>
            <w:rFonts w:ascii="Cambria Math" w:eastAsiaTheme="minorEastAsia" w:hAnsi="Cambria Math" w:cs="Times New Roman"/>
            <w:sz w:val="22"/>
            <w:szCs w:val="22"/>
            <w:lang w:val="en-GB"/>
          </w:rPr>
          <m:t>j</m:t>
        </m:r>
      </m:oMath>
      <w:r w:rsidRPr="00804590">
        <w:rPr>
          <w:rFonts w:ascii="Times New Roman" w:eastAsiaTheme="minorEastAsia" w:hAnsi="Times New Roman" w:cs="Times New Roman"/>
          <w:bCs/>
          <w:iCs/>
          <w:sz w:val="22"/>
          <w:szCs w:val="22"/>
          <w:lang w:val="en-GB"/>
        </w:rPr>
        <w:t xml:space="preserve"> for rate </w:t>
      </w:r>
      <w:r w:rsidRPr="00804590">
        <w:rPr>
          <w:rFonts w:ascii="Times New Roman" w:eastAsiaTheme="minorEastAsia" w:hAnsi="Times New Roman" w:cs="Times New Roman"/>
          <w:bCs/>
          <w:i/>
          <w:sz w:val="22"/>
          <w:szCs w:val="22"/>
          <w:lang w:val="en-GB"/>
        </w:rPr>
        <w:t>y</w:t>
      </w:r>
      <w:r w:rsidRPr="00804590">
        <w:rPr>
          <w:rFonts w:ascii="Times New Roman" w:eastAsiaTheme="minorEastAsia" w:hAnsi="Times New Roman" w:cs="Times New Roman"/>
          <w:bCs/>
          <w:iCs/>
          <w:sz w:val="22"/>
          <w:szCs w:val="22"/>
          <w:lang w:val="en-GB"/>
        </w:rPr>
        <w:t xml:space="preserve">, </w:t>
      </w:r>
      <m:oMath>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0j</m:t>
            </m:r>
          </m:sub>
        </m:sSub>
      </m:oMath>
      <w:r w:rsidRPr="00804590">
        <w:rPr>
          <w:rFonts w:ascii="Times New Roman" w:eastAsiaTheme="minorEastAsia" w:hAnsi="Times New Roman" w:cs="Times New Roman"/>
          <w:bCs/>
          <w:iCs/>
          <w:sz w:val="22"/>
          <w:szCs w:val="22"/>
          <w:lang w:val="en-US"/>
        </w:rPr>
        <w:t xml:space="preserve"> is a group-varying intercept,</w:t>
      </w:r>
      <w:r w:rsidRPr="00804590">
        <w:rPr>
          <w:rFonts w:ascii="Times New Roman" w:eastAsiaTheme="minorEastAsia" w:hAnsi="Times New Roman" w:cs="Times New Roman"/>
          <w:bCs/>
          <w:iCs/>
          <w:sz w:val="22"/>
          <w:szCs w:val="22"/>
          <w:lang w:val="en-GB"/>
        </w:rPr>
        <w:t xml:space="preserve"> </w:t>
      </w:r>
      <m:oMath>
        <m:sSub>
          <m:sSubPr>
            <m:ctrlPr>
              <w:rPr>
                <w:rFonts w:ascii="Cambria Math" w:hAnsi="Cambria Math" w:cs="Times New Roman"/>
                <w:i/>
                <w:sz w:val="22"/>
                <w:szCs w:val="22"/>
                <w:lang w:val="sv-SE"/>
              </w:rPr>
            </m:ctrlPr>
          </m:sSubPr>
          <m:e>
            <m:r>
              <w:rPr>
                <w:rFonts w:ascii="Cambria Math" w:hAnsi="Cambria Math" w:cs="Times New Roman"/>
                <w:sz w:val="22"/>
                <w:szCs w:val="22"/>
                <w:lang w:val="sv-SE"/>
              </w:rPr>
              <m:t>x</m:t>
            </m:r>
            <m:ctrlPr>
              <w:rPr>
                <w:rFonts w:ascii="Cambria Math" w:hAnsi="Cambria Math" w:cs="Times New Roman"/>
                <w:i/>
                <w:sz w:val="22"/>
                <w:szCs w:val="22"/>
              </w:rPr>
            </m:ctrlPr>
          </m:e>
          <m:sub>
            <m:r>
              <w:rPr>
                <w:rFonts w:ascii="Cambria Math" w:hAnsi="Cambria Math" w:cs="Times New Roman"/>
                <w:sz w:val="22"/>
                <w:szCs w:val="22"/>
              </w:rPr>
              <m:t>ijp</m:t>
            </m:r>
          </m:sub>
        </m:sSub>
      </m:oMath>
      <w:r w:rsidRPr="00804590">
        <w:rPr>
          <w:rFonts w:ascii="Times New Roman" w:eastAsiaTheme="minorEastAsia" w:hAnsi="Times New Roman" w:cs="Times New Roman"/>
          <w:sz w:val="22"/>
          <w:szCs w:val="22"/>
          <w:lang w:val="en-US"/>
        </w:rPr>
        <w:t xml:space="preserve"> is a predictor (e.g. mass, temperature or an interaction) and </w:t>
      </w:r>
      <m:oMath>
        <m:sSub>
          <m:sSubPr>
            <m:ctrlPr>
              <w:rPr>
                <w:rFonts w:ascii="Cambria Math" w:eastAsiaTheme="minorEastAsia" w:hAnsi="Cambria Math" w:cs="Times New Roman"/>
                <w:i/>
                <w:sz w:val="22"/>
                <w:szCs w:val="22"/>
              </w:rPr>
            </m:ctrlPr>
          </m:sSubPr>
          <m:e>
            <m:r>
              <w:rPr>
                <w:rFonts w:ascii="Cambria Math" w:hAnsi="Cambria Math" w:cs="Times New Roman"/>
                <w:sz w:val="22"/>
                <w:szCs w:val="22"/>
              </w:rPr>
              <m:t>β</m:t>
            </m:r>
            <m:ctrlPr>
              <w:rPr>
                <w:rFonts w:ascii="Cambria Math" w:hAnsi="Cambria Math" w:cs="Times New Roman"/>
                <w:i/>
                <w:sz w:val="22"/>
                <w:szCs w:val="22"/>
              </w:rPr>
            </m:ctrlPr>
          </m:e>
          <m:sub>
            <m:r>
              <w:rPr>
                <w:rFonts w:ascii="Cambria Math" w:eastAsiaTheme="minorEastAsia" w:hAnsi="Cambria Math" w:cs="Times New Roman"/>
                <w:sz w:val="22"/>
                <w:szCs w:val="22"/>
              </w:rPr>
              <m:t>p</m:t>
            </m:r>
          </m:sub>
        </m:sSub>
      </m:oMath>
      <w:r w:rsidRPr="00804590">
        <w:rPr>
          <w:rFonts w:ascii="Times New Roman" w:eastAsiaTheme="minorEastAsia" w:hAnsi="Times New Roman" w:cs="Times New Roman"/>
          <w:sz w:val="22"/>
          <w:szCs w:val="22"/>
          <w:lang w:val="en-US"/>
        </w:rPr>
        <w:t xml:space="preserve"> is its coefficient (</w:t>
      </w:r>
      <w:commentRangeStart w:id="217"/>
      <m:oMath>
        <m:r>
          <w:rPr>
            <w:rFonts w:ascii="Cambria Math" w:eastAsiaTheme="minorEastAsia" w:hAnsi="Cambria Math" w:cs="Times New Roman"/>
            <w:sz w:val="22"/>
            <w:szCs w:val="22"/>
            <w:lang w:val="en-US"/>
          </w:rPr>
          <m:t>p=1,..n</m:t>
        </m:r>
        <w:commentRangeEnd w:id="217"/>
        <m:r>
          <m:rPr>
            <m:sty m:val="p"/>
          </m:rPr>
          <w:rPr>
            <w:rStyle w:val="CommentReference"/>
            <w:rFonts w:ascii="Cambria Math" w:hAnsi="Cambria Math" w:cs="Times New Roman"/>
          </w:rPr>
          <w:commentReference w:id="217"/>
        </m:r>
      </m:oMath>
      <w:r w:rsidRPr="00804590">
        <w:rPr>
          <w:rFonts w:ascii="Times New Roman" w:eastAsiaTheme="minorEastAsia" w:hAnsi="Times New Roman" w:cs="Times New Roman"/>
          <w:sz w:val="22"/>
          <w:szCs w:val="22"/>
          <w:lang w:val="en-US"/>
        </w:rPr>
        <w:t xml:space="preserve">, where </w:t>
      </w:r>
      <m:oMath>
        <m:r>
          <w:rPr>
            <w:rFonts w:ascii="Cambria Math" w:eastAsiaTheme="minorEastAsia" w:hAnsi="Cambria Math" w:cs="Times New Roman"/>
            <w:sz w:val="22"/>
            <w:szCs w:val="22"/>
            <w:lang w:val="en-US"/>
          </w:rPr>
          <m:t>n</m:t>
        </m:r>
      </m:oMath>
      <w:r w:rsidRPr="00804590">
        <w:rPr>
          <w:rFonts w:ascii="Times New Roman" w:eastAsiaTheme="minorEastAsia" w:hAnsi="Times New Roman" w:cs="Times New Roman"/>
          <w:sz w:val="22"/>
          <w:szCs w:val="22"/>
          <w:lang w:val="en-US"/>
        </w:rPr>
        <w:t xml:space="preserve"> is the number of predictors considered in the model). Species-level intercepts </w:t>
      </w:r>
      <w:r w:rsidRPr="00804590">
        <w:rPr>
          <w:rFonts w:ascii="Times New Roman" w:eastAsiaTheme="minorEastAsia" w:hAnsi="Times New Roman" w:cs="Times New Roman"/>
          <w:sz w:val="22"/>
          <w:szCs w:val="22"/>
          <w:lang w:val="en-GB"/>
        </w:rPr>
        <w:t xml:space="preserve">follow a normal distribution with hyperparameters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μ</m:t>
            </m: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sub>
        </m:sSub>
        <m:r>
          <w:rPr>
            <w:rFonts w:ascii="Cambria Math" w:eastAsiaTheme="minorEastAsia" w:hAnsi="Cambria Math" w:cs="Times New Roman"/>
            <w:sz w:val="22"/>
            <w:szCs w:val="22"/>
          </w:rPr>
          <m:t xml:space="preserve"> </m:t>
        </m:r>
      </m:oMath>
      <w:r w:rsidRPr="00804590">
        <w:rPr>
          <w:rFonts w:ascii="Times New Roman" w:eastAsiaTheme="minorEastAsia" w:hAnsi="Times New Roman" w:cs="Times New Roman"/>
          <w:sz w:val="22"/>
          <w:szCs w:val="22"/>
          <w:lang w:val="en-US"/>
        </w:rPr>
        <w:t xml:space="preserve">(grand intercept) and </w:t>
      </w:r>
      <m:oMath>
        <m:sSub>
          <m:sSubPr>
            <m:ctrlPr>
              <w:rPr>
                <w:rFonts w:ascii="Cambria Math" w:hAnsi="Cambria Math" w:cs="Times New Roman"/>
                <w:i/>
                <w:sz w:val="22"/>
                <w:szCs w:val="22"/>
              </w:rPr>
            </m:ctrlPr>
          </m:sSubPr>
          <m:e>
            <m:r>
              <w:rPr>
                <w:rFonts w:ascii="Cambria Math" w:hAnsi="Cambria Math" w:cs="Times New Roman"/>
                <w:sz w:val="22"/>
                <w:szCs w:val="22"/>
              </w:rPr>
              <m:t>σ</m:t>
            </m:r>
            <m:ctrlPr>
              <w:rPr>
                <w:rFonts w:ascii="Cambria Math" w:eastAsiaTheme="minorEastAsia" w:hAnsi="Cambria Math" w:cs="Times New Roman"/>
                <w:i/>
                <w:sz w:val="22"/>
                <w:szCs w:val="22"/>
              </w:rPr>
            </m:ctrlP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sub>
        </m:sSub>
      </m:oMath>
      <w:r w:rsidRPr="00804590">
        <w:rPr>
          <w:rFonts w:ascii="Times New Roman" w:eastAsiaTheme="minorEastAsia" w:hAnsi="Times New Roman" w:cs="Times New Roman"/>
          <w:sz w:val="22"/>
          <w:szCs w:val="22"/>
          <w:lang w:val="en-US"/>
        </w:rPr>
        <w:t xml:space="preserve"> (between-species standard deviation). For most models we also allow the coefficient(s)</w:t>
      </w:r>
      <m:oMath>
        <m:r>
          <w:rPr>
            <w:rFonts w:ascii="Cambria Math" w:hAnsi="Cambria Math" w:cs="Times New Roman"/>
            <w:sz w:val="22"/>
            <w:szCs w:val="22"/>
          </w:rPr>
          <m:t xml:space="preserve"> </m:t>
        </m:r>
      </m:oMath>
      <w:r w:rsidRPr="00804590">
        <w:rPr>
          <w:rFonts w:ascii="Times New Roman" w:eastAsiaTheme="minorEastAsia" w:hAnsi="Times New Roman" w:cs="Times New Roman"/>
          <w:bCs/>
          <w:iCs/>
          <w:sz w:val="22"/>
          <w:szCs w:val="22"/>
          <w:lang w:val="en-US"/>
        </w:rPr>
        <w:t xml:space="preserve">vary between species, such that </w:t>
      </w:r>
      <m:oMath>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p</m:t>
            </m:r>
          </m:sub>
        </m:sSub>
      </m:oMath>
      <w:r w:rsidRPr="00804590">
        <w:rPr>
          <w:rFonts w:ascii="Times New Roman" w:eastAsiaTheme="minorEastAsia" w:hAnsi="Times New Roman" w:cs="Times New Roman"/>
          <w:sz w:val="22"/>
          <w:szCs w:val="22"/>
          <w:lang w:val="en-US"/>
        </w:rPr>
        <w:t xml:space="preserve"> is replaced by </w:t>
      </w:r>
      <m:oMath>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pj</m:t>
            </m:r>
          </m:sub>
        </m:sSub>
      </m:oMath>
      <w:r w:rsidRPr="00804590">
        <w:rPr>
          <w:rFonts w:ascii="Times New Roman" w:eastAsiaTheme="minorEastAsia" w:hAnsi="Times New Roman" w:cs="Times New Roman"/>
          <w:sz w:val="22"/>
          <w:szCs w:val="22"/>
          <w:lang w:val="en-US"/>
        </w:rPr>
        <w:t xml:space="preserve">, where </w:t>
      </w:r>
      <m:oMath>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pj</m:t>
            </m:r>
          </m:sub>
        </m:sSub>
        <m:r>
          <w:rPr>
            <w:rFonts w:ascii="Cambria Math" w:eastAsiaTheme="minorEastAsia" w:hAnsi="Cambria Math" w:cs="Times New Roman"/>
            <w:sz w:val="22"/>
            <w:szCs w:val="22"/>
          </w:rPr>
          <m:t>~N(</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μ</m:t>
            </m: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p</m:t>
                </m:r>
              </m:sub>
            </m:sSub>
          </m:sub>
        </m:sSub>
        <m:r>
          <w:rPr>
            <w:rFonts w:ascii="Cambria Math" w:eastAsiaTheme="minorEastAsia"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σ</m:t>
            </m:r>
            <m:ctrlPr>
              <w:rPr>
                <w:rFonts w:ascii="Cambria Math" w:eastAsiaTheme="minorEastAsia" w:hAnsi="Cambria Math" w:cs="Times New Roman"/>
                <w:i/>
                <w:sz w:val="22"/>
                <w:szCs w:val="22"/>
              </w:rPr>
            </m:ctrlP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p</m:t>
                </m:r>
              </m:sub>
            </m:sSub>
          </m:sub>
        </m:sSub>
        <m:r>
          <w:rPr>
            <w:rFonts w:ascii="Cambria Math" w:eastAsiaTheme="minorEastAsia" w:hAnsi="Cambria Math" w:cs="Times New Roman"/>
            <w:sz w:val="22"/>
            <w:szCs w:val="22"/>
          </w:rPr>
          <m:t>)</m:t>
        </m:r>
      </m:oMath>
      <w:r w:rsidRPr="00804590">
        <w:rPr>
          <w:rFonts w:ascii="Times New Roman" w:eastAsiaTheme="minorEastAsia" w:hAnsi="Times New Roman" w:cs="Times New Roman"/>
          <w:sz w:val="22"/>
          <w:szCs w:val="22"/>
          <w:lang w:val="en-US"/>
        </w:rPr>
        <w:t xml:space="preserve">. Here,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μ</m:t>
            </m: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p</m:t>
                </m:r>
              </m:sub>
            </m:sSub>
          </m:sub>
        </m:sSub>
      </m:oMath>
      <w:r w:rsidRPr="00804590">
        <w:rPr>
          <w:rFonts w:ascii="Times New Roman" w:eastAsiaTheme="minorEastAsia" w:hAnsi="Times New Roman" w:cs="Times New Roman"/>
          <w:sz w:val="22"/>
          <w:szCs w:val="22"/>
          <w:lang w:val="en-US"/>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σ</m:t>
            </m:r>
            <m:ctrlPr>
              <w:rPr>
                <w:rFonts w:ascii="Cambria Math" w:eastAsiaTheme="minorEastAsia" w:hAnsi="Cambria Math" w:cs="Times New Roman"/>
                <w:i/>
                <w:sz w:val="22"/>
                <w:szCs w:val="22"/>
              </w:rPr>
            </m:ctrlP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p</m:t>
                </m:r>
              </m:sub>
            </m:sSub>
          </m:sub>
        </m:sSub>
      </m:oMath>
      <w:r w:rsidRPr="00804590">
        <w:rPr>
          <w:rFonts w:ascii="Times New Roman" w:eastAsiaTheme="minorEastAsia" w:hAnsi="Times New Roman" w:cs="Times New Roman"/>
          <w:sz w:val="22"/>
          <w:szCs w:val="22"/>
          <w:lang w:val="en-US"/>
        </w:rPr>
        <w:t xml:space="preserve"> correspond to the mean and standard deviation of the normal distribution of species-level coefficients. For each dataset, we evaluate multiple combinations of varying coefficients (from varying intercept to </w:t>
      </w:r>
      <m:oMath>
        <m:r>
          <w:rPr>
            <w:rFonts w:ascii="Cambria Math" w:eastAsiaTheme="minorEastAsia" w:hAnsi="Cambria Math" w:cs="Times New Roman"/>
            <w:sz w:val="22"/>
            <w:szCs w:val="22"/>
            <w:lang w:val="en-US"/>
          </w:rPr>
          <m:t>n</m:t>
        </m:r>
      </m:oMath>
      <w:r w:rsidRPr="00804590">
        <w:rPr>
          <w:rFonts w:ascii="Times New Roman" w:eastAsiaTheme="minorEastAsia" w:hAnsi="Times New Roman" w:cs="Times New Roman"/>
          <w:sz w:val="22"/>
          <w:szCs w:val="22"/>
          <w:lang w:val="en-US"/>
        </w:rPr>
        <w:t xml:space="preserve"> varying coefficients). Priors for parameters and hyperparameters are in Table X, and the structure of models and their random effects are shown in Table X-Y. Below we describe how the model in Eqns. 1-3 is applied to each data set with respect to response and predictor variables.</w:t>
      </w:r>
    </w:p>
    <w:p w14:paraId="0936B91D" w14:textId="77777777" w:rsidR="000F2DF5" w:rsidRPr="00804590" w:rsidRDefault="000F2DF5" w:rsidP="000F2DF5">
      <w:pPr>
        <w:spacing w:line="480" w:lineRule="auto"/>
        <w:contextualSpacing/>
        <w:jc w:val="both"/>
        <w:rPr>
          <w:rFonts w:ascii="Times New Roman" w:hAnsi="Times New Roman" w:cs="Times New Roman"/>
          <w:b/>
          <w:sz w:val="22"/>
          <w:szCs w:val="22"/>
          <w:lang w:val="en-US"/>
        </w:rPr>
      </w:pPr>
    </w:p>
    <w:p w14:paraId="1368450F"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r w:rsidRPr="00804590">
        <w:rPr>
          <w:rFonts w:ascii="Times New Roman" w:hAnsi="Times New Roman" w:cs="Times New Roman"/>
          <w:bCs/>
          <w:i/>
          <w:iCs/>
          <w:sz w:val="22"/>
          <w:szCs w:val="22"/>
          <w:lang w:val="en-GB"/>
        </w:rPr>
        <w:t>Mass- and temperature dependence of growth, consumption and metabolism below peak temperatures</w:t>
      </w:r>
    </w:p>
    <w:p w14:paraId="222E1AC8" w14:textId="77777777" w:rsidR="000F2DF5" w:rsidRPr="00804590" w:rsidRDefault="000F2DF5" w:rsidP="000F2DF5">
      <w:pPr>
        <w:spacing w:line="480" w:lineRule="auto"/>
        <w:contextualSpacing/>
        <w:jc w:val="both"/>
        <w:rPr>
          <w:rFonts w:ascii="Times New Roman" w:eastAsiaTheme="minorEastAsia" w:hAnsi="Times New Roman" w:cs="Times New Roman"/>
          <w:bCs/>
          <w:sz w:val="22"/>
          <w:szCs w:val="22"/>
          <w:lang w:val="en-GB"/>
        </w:rPr>
      </w:pPr>
      <w:r w:rsidRPr="00804590">
        <w:rPr>
          <w:rFonts w:ascii="Times New Roman" w:hAnsi="Times New Roman" w:cs="Times New Roman"/>
          <w:bCs/>
          <w:sz w:val="22"/>
          <w:szCs w:val="22"/>
          <w:lang w:val="en-GB"/>
        </w:rPr>
        <w:lastRenderedPageBreak/>
        <w:t>Peak temperatures (optimum in the case of growth), refers to the temperature at which the rate was maximized, by size group. For data below peak temperatures, we</w:t>
      </w:r>
      <w:r w:rsidRPr="00804590">
        <w:rPr>
          <w:rFonts w:ascii="Times New Roman" w:eastAsiaTheme="minorEastAsia" w:hAnsi="Times New Roman" w:cs="Times New Roman"/>
          <w:sz w:val="22"/>
          <w:szCs w:val="22"/>
          <w:lang w:val="en-GB"/>
        </w:rPr>
        <w:t xml:space="preserve"> assumed that individual growth, maximum consumption rate and metabolism scale as a generalized version of the Arrhenius fractal supply model </w:t>
      </w:r>
      <w:r w:rsidRPr="00804590">
        <w:rPr>
          <w:rFonts w:ascii="Times New Roman" w:eastAsiaTheme="minorEastAsia" w:hAnsi="Times New Roman" w:cs="Times New Roman"/>
          <w:sz w:val="22"/>
          <w:szCs w:val="22"/>
        </w:rPr>
        <w:fldChar w:fldCharType="begin"/>
      </w:r>
      <w:r w:rsidRPr="00804590">
        <w:rPr>
          <w:rFonts w:ascii="Times New Roman" w:eastAsiaTheme="minorEastAsia" w:hAnsi="Times New Roman" w:cs="Times New Roman"/>
          <w:sz w:val="22"/>
          <w:szCs w:val="22"/>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Pr="00804590">
        <w:rPr>
          <w:rFonts w:ascii="Times New Roman" w:eastAsiaTheme="minorEastAsia" w:hAnsi="Times New Roman" w:cs="Times New Roman"/>
          <w:sz w:val="22"/>
          <w:szCs w:val="22"/>
        </w:rPr>
        <w:instrText>ﬁ</w:instrText>
      </w:r>
      <w:r w:rsidRPr="00804590">
        <w:rPr>
          <w:rFonts w:ascii="Times New Roman" w:eastAsiaTheme="minorEastAsia" w:hAnsi="Times New Roman" w:cs="Times New Roman"/>
          <w:sz w:val="22"/>
          <w:szCs w:val="22"/>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804590">
        <w:rPr>
          <w:rFonts w:ascii="Times New Roman" w:eastAsiaTheme="minorEastAsia" w:hAnsi="Times New Roman" w:cs="Times New Roman"/>
          <w:sz w:val="22"/>
          <w:szCs w:val="22"/>
        </w:rPr>
        <w:fldChar w:fldCharType="separate"/>
      </w:r>
      <w:r w:rsidRPr="00804590">
        <w:rPr>
          <w:rFonts w:ascii="Times New Roman" w:hAnsi="Times New Roman" w:cs="Times New Roman"/>
          <w:sz w:val="22"/>
          <w:szCs w:val="22"/>
          <w:lang w:val="en-GB"/>
        </w:rPr>
        <w:t xml:space="preserve">(Gillooly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2001; Brown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2004)</w:t>
      </w:r>
      <w:r w:rsidRPr="00804590">
        <w:rPr>
          <w:rFonts w:ascii="Times New Roman" w:eastAsiaTheme="minorEastAsia" w:hAnsi="Times New Roman" w:cs="Times New Roman"/>
          <w:sz w:val="22"/>
          <w:szCs w:val="22"/>
        </w:rPr>
        <w:fldChar w:fldCharType="end"/>
      </w:r>
      <w:r w:rsidRPr="00804590">
        <w:rPr>
          <w:rFonts w:ascii="Times New Roman" w:eastAsiaTheme="minorEastAsia" w:hAnsi="Times New Roman" w:cs="Times New Roman"/>
          <w:sz w:val="22"/>
          <w:szCs w:val="22"/>
          <w:lang w:val="en-GB"/>
        </w:rPr>
        <w:t xml:space="preserve">. The mass exponent was not assumed a priori but estimated simultaneously with the temperature coefficient. On a linear scale, this more general scaling relationship is </w:t>
      </w:r>
      <m:oMath>
        <m:r>
          <w:rPr>
            <w:rFonts w:ascii="Cambria Math" w:hAnsi="Cambria Math" w:cs="Times New Roman"/>
            <w:sz w:val="22"/>
            <w:szCs w:val="22"/>
          </w:rPr>
          <m:t>I</m:t>
        </m:r>
        <m:r>
          <m:rPr>
            <m:sty m:val="p"/>
          </m:rPr>
          <w:rPr>
            <w:rFonts w:ascii="Cambria Math" w:hAnsi="Cambria Math" w:cs="Times New Roman"/>
            <w:sz w:val="22"/>
            <w:szCs w:val="22"/>
            <w:lang w:val="en-GB"/>
          </w:rPr>
          <m:t>=</m:t>
        </m:r>
        <m:sSub>
          <m:sSubPr>
            <m:ctrlPr>
              <w:rPr>
                <w:rFonts w:ascii="Cambria Math" w:hAnsi="Cambria Math" w:cs="Times New Roman"/>
                <w:sz w:val="22"/>
                <w:szCs w:val="22"/>
              </w:rPr>
            </m:ctrlPr>
          </m:sSubPr>
          <m:e>
            <m:r>
              <w:rPr>
                <w:rFonts w:ascii="Cambria Math" w:hAnsi="Cambria Math" w:cs="Times New Roman"/>
                <w:sz w:val="22"/>
                <w:szCs w:val="22"/>
              </w:rPr>
              <m:t>i</m:t>
            </m:r>
          </m:e>
          <m:sub>
            <m:r>
              <m:rPr>
                <m:sty m:val="p"/>
              </m:rPr>
              <w:rPr>
                <w:rFonts w:ascii="Cambria Math" w:hAnsi="Cambria Math" w:cs="Times New Roman"/>
                <w:sz w:val="22"/>
                <w:szCs w:val="22"/>
                <w:lang w:val="en-GB"/>
              </w:rPr>
              <m:t>0</m:t>
            </m:r>
          </m:sub>
        </m:sSub>
        <m:sSup>
          <m:sSupPr>
            <m:ctrlPr>
              <w:rPr>
                <w:rFonts w:ascii="Cambria Math" w:hAnsi="Cambria Math" w:cs="Times New Roman"/>
                <w:sz w:val="22"/>
                <w:szCs w:val="22"/>
              </w:rPr>
            </m:ctrlPr>
          </m:sSupPr>
          <m:e>
            <m:r>
              <w:rPr>
                <w:rFonts w:ascii="Cambria Math" w:hAnsi="Cambria Math" w:cs="Times New Roman"/>
                <w:sz w:val="22"/>
                <w:szCs w:val="22"/>
              </w:rPr>
              <m:t>M</m:t>
            </m:r>
          </m:e>
          <m:sup>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lang w:val="en-GB"/>
                  </w:rPr>
                  <m:t>0</m:t>
                </m:r>
              </m:sub>
            </m:sSub>
            <m:r>
              <m:rPr>
                <m:sty m:val="p"/>
              </m:rPr>
              <w:rPr>
                <w:rFonts w:ascii="Cambria Math" w:hAnsi="Cambria Math" w:cs="Times New Roman"/>
                <w:sz w:val="22"/>
                <w:szCs w:val="22"/>
                <w:lang w:val="en-GB"/>
              </w:rPr>
              <m:t>+</m:t>
            </m:r>
            <m:r>
              <w:rPr>
                <w:rFonts w:ascii="Cambria Math" w:hAnsi="Cambria Math" w:cs="Times New Roman"/>
                <w:sz w:val="22"/>
                <w:szCs w:val="22"/>
              </w:rPr>
              <m:t>cT</m:t>
            </m:r>
          </m:sup>
        </m:sSup>
        <m:sSup>
          <m:sSupPr>
            <m:ctrlPr>
              <w:rPr>
                <w:rFonts w:ascii="Cambria Math" w:hAnsi="Cambria Math" w:cs="Times New Roman"/>
                <w:sz w:val="22"/>
                <w:szCs w:val="22"/>
              </w:rPr>
            </m:ctrlPr>
          </m:sSupPr>
          <m:e>
            <m:r>
              <w:rPr>
                <w:rFonts w:ascii="Cambria Math" w:hAnsi="Cambria Math" w:cs="Times New Roman"/>
                <w:sz w:val="22"/>
                <w:szCs w:val="22"/>
              </w:rPr>
              <m:t>e</m:t>
            </m:r>
          </m:e>
          <m:sup>
            <m:r>
              <m:rPr>
                <m:sty m:val="p"/>
              </m:rPr>
              <w:rPr>
                <w:rFonts w:ascii="Cambria Math" w:hAnsi="Cambria Math" w:cs="Times New Roman"/>
                <w:sz w:val="22"/>
                <w:szCs w:val="22"/>
                <w:lang w:val="en-GB"/>
              </w:rPr>
              <m:t>-</m:t>
            </m:r>
            <m:r>
              <w:rPr>
                <w:rFonts w:ascii="Cambria Math" w:hAnsi="Cambria Math" w:cs="Times New Roman"/>
                <w:sz w:val="22"/>
                <w:szCs w:val="22"/>
              </w:rPr>
              <m:t>E</m:t>
            </m:r>
            <m:r>
              <m:rPr>
                <m:sty m:val="p"/>
              </m:rPr>
              <w:rPr>
                <w:rFonts w:ascii="Cambria Math" w:hAnsi="Cambria Math" w:cs="Times New Roman"/>
                <w:sz w:val="22"/>
                <w:szCs w:val="22"/>
                <w:lang w:val="en-GB"/>
              </w:rPr>
              <m:t>/</m:t>
            </m:r>
            <m:r>
              <w:rPr>
                <w:rFonts w:ascii="Cambria Math" w:hAnsi="Cambria Math" w:cs="Times New Roman"/>
                <w:sz w:val="22"/>
                <w:szCs w:val="22"/>
              </w:rPr>
              <m:t>kT</m:t>
            </m:r>
          </m:sup>
        </m:sSup>
      </m:oMath>
      <w:r w:rsidRPr="00804590">
        <w:rPr>
          <w:rFonts w:ascii="Times New Roman" w:eastAsiaTheme="minorEastAsia" w:hAnsi="Times New Roman" w:cs="Times New Roman"/>
          <w:sz w:val="22"/>
          <w:szCs w:val="22"/>
          <w:lang w:val="en-GB"/>
        </w:rPr>
        <w:t xml:space="preserve">, where </w:t>
      </w:r>
      <m:oMath>
        <m:r>
          <w:rPr>
            <w:rFonts w:ascii="Cambria Math" w:eastAsiaTheme="minorEastAsia" w:hAnsi="Cambria Math" w:cs="Times New Roman"/>
            <w:sz w:val="22"/>
            <w:szCs w:val="22"/>
          </w:rPr>
          <m:t>I</m:t>
        </m:r>
      </m:oMath>
      <w:r w:rsidRPr="00804590">
        <w:rPr>
          <w:rFonts w:ascii="Times New Roman" w:eastAsiaTheme="minorEastAsia" w:hAnsi="Times New Roman" w:cs="Times New Roman"/>
          <w:sz w:val="22"/>
          <w:szCs w:val="22"/>
          <w:lang w:val="en-US"/>
        </w:rPr>
        <w:t xml:space="preserve"> is a rate</w:t>
      </w:r>
      <w:r w:rsidRPr="00804590">
        <w:rPr>
          <w:rFonts w:ascii="Times New Roman" w:eastAsiaTheme="minorEastAsia" w:hAnsi="Times New Roman" w:cs="Times New Roman"/>
          <w:sz w:val="22"/>
          <w:szCs w:val="22"/>
          <w:lang w:val="en-GB"/>
        </w:rPr>
        <w:t xml:space="preserve"> (growth, maximum consumption or metabolism), </w:t>
      </w:r>
      <m:oMath>
        <m:r>
          <w:rPr>
            <w:rFonts w:ascii="Cambria Math" w:hAnsi="Cambria Math" w:cs="Times New Roman"/>
            <w:sz w:val="22"/>
            <w:szCs w:val="22"/>
          </w:rPr>
          <m:t>M</m:t>
        </m:r>
      </m:oMath>
      <w:r w:rsidRPr="00804590">
        <w:rPr>
          <w:rFonts w:ascii="Times New Roman" w:eastAsiaTheme="minorEastAsia" w:hAnsi="Times New Roman" w:cs="Times New Roman"/>
          <w:sz w:val="22"/>
          <w:szCs w:val="22"/>
          <w:lang w:val="en-US"/>
        </w:rPr>
        <w:t xml:space="preserve"> is </w:t>
      </w:r>
      <w:r w:rsidRPr="00804590">
        <w:rPr>
          <w:rFonts w:ascii="Times New Roman" w:eastAsiaTheme="minorEastAsia" w:hAnsi="Times New Roman" w:cs="Times New Roman"/>
          <w:sz w:val="22"/>
          <w:szCs w:val="22"/>
          <w:lang w:val="en-GB"/>
        </w:rPr>
        <w:t>mass</w:t>
      </w:r>
      <w:r w:rsidRPr="00804590" w:rsidDel="00246E3B">
        <w:rPr>
          <w:rFonts w:ascii="Times New Roman" w:eastAsiaTheme="minorEastAsia" w:hAnsi="Times New Roman" w:cs="Times New Roman"/>
          <w:sz w:val="22"/>
          <w:szCs w:val="22"/>
          <w:lang w:val="en-GB"/>
        </w:rPr>
        <w:t xml:space="preserve"> </w:t>
      </w:r>
      <w:r w:rsidRPr="00804590">
        <w:rPr>
          <w:rFonts w:ascii="Times New Roman" w:eastAsiaTheme="minorEastAsia" w:hAnsi="Times New Roman" w:cs="Times New Roman"/>
          <w:sz w:val="22"/>
          <w:szCs w:val="22"/>
          <w:lang w:val="en-GB"/>
        </w:rPr>
        <w:t xml:space="preserve">and </w:t>
      </w:r>
      <m:oMath>
        <m:r>
          <w:rPr>
            <w:rFonts w:ascii="Cambria Math" w:hAnsi="Cambria Math" w:cs="Times New Roman"/>
            <w:sz w:val="22"/>
            <w:szCs w:val="22"/>
          </w:rPr>
          <m:t>T</m:t>
        </m:r>
      </m:oMath>
      <w:r w:rsidRPr="00804590">
        <w:rPr>
          <w:rFonts w:ascii="Times New Roman" w:eastAsiaTheme="minorEastAsia" w:hAnsi="Times New Roman" w:cs="Times New Roman"/>
          <w:sz w:val="22"/>
          <w:szCs w:val="22"/>
          <w:lang w:val="en-US"/>
        </w:rPr>
        <w:t xml:space="preserve"> is </w:t>
      </w:r>
      <w:r w:rsidRPr="00804590">
        <w:rPr>
          <w:rFonts w:ascii="Times New Roman" w:eastAsiaTheme="minorEastAsia" w:hAnsi="Times New Roman" w:cs="Times New Roman"/>
          <w:sz w:val="22"/>
          <w:szCs w:val="22"/>
          <w:lang w:val="en-GB"/>
        </w:rPr>
        <w:t xml:space="preserve">temperature. After log-transformation it becomes: </w:t>
      </w:r>
      <m:oMath>
        <m:func>
          <m:funcPr>
            <m:ctrlPr>
              <w:rPr>
                <w:rFonts w:ascii="Cambria Math" w:hAnsi="Cambria Math" w:cs="Times New Roman"/>
                <w:i/>
                <w:sz w:val="22"/>
                <w:szCs w:val="22"/>
              </w:rPr>
            </m:ctrlPr>
          </m:funcPr>
          <m:fName>
            <m:r>
              <m:rPr>
                <m:sty m:val="p"/>
              </m:rPr>
              <w:rPr>
                <w:rFonts w:ascii="Cambria Math" w:hAnsi="Cambria Math" w:cs="Times New Roman"/>
                <w:sz w:val="22"/>
                <w:szCs w:val="22"/>
                <w:lang w:val="en-GB"/>
              </w:rPr>
              <m:t>ln</m:t>
            </m:r>
          </m:fName>
          <m:e>
            <m:r>
              <w:rPr>
                <w:rFonts w:ascii="Cambria Math" w:hAnsi="Cambria Math" w:cs="Times New Roman"/>
                <w:sz w:val="22"/>
                <w:szCs w:val="22"/>
              </w:rPr>
              <m:t>I</m:t>
            </m:r>
          </m:e>
        </m:func>
        <m:r>
          <w:rPr>
            <w:rFonts w:ascii="Cambria Math" w:hAnsi="Cambria Math" w:cs="Times New Roman"/>
            <w:sz w:val="22"/>
            <w:szCs w:val="22"/>
            <w:lang w:val="en-GB"/>
          </w:rPr>
          <m:t>=</m:t>
        </m:r>
        <m:func>
          <m:funcPr>
            <m:ctrlPr>
              <w:rPr>
                <w:rFonts w:ascii="Cambria Math" w:hAnsi="Cambria Math" w:cs="Times New Roman"/>
                <w:i/>
                <w:sz w:val="22"/>
                <w:szCs w:val="22"/>
              </w:rPr>
            </m:ctrlPr>
          </m:funcPr>
          <m:fName>
            <m:r>
              <m:rPr>
                <m:sty m:val="p"/>
              </m:rPr>
              <w:rPr>
                <w:rFonts w:ascii="Cambria Math" w:hAnsi="Cambria Math" w:cs="Times New Roman"/>
                <w:sz w:val="22"/>
                <w:szCs w:val="22"/>
                <w:lang w:val="en-GB"/>
              </w:rPr>
              <m:t>ln</m:t>
            </m:r>
          </m:fName>
          <m:e>
            <m:sSub>
              <m:sSubPr>
                <m:ctrlPr>
                  <w:rPr>
                    <w:rFonts w:ascii="Cambria Math" w:hAnsi="Cambria Math" w:cs="Times New Roman"/>
                    <w:i/>
                    <w:sz w:val="22"/>
                    <w:szCs w:val="22"/>
                  </w:rPr>
                </m:ctrlPr>
              </m:sSubPr>
              <m:e>
                <m:r>
                  <w:rPr>
                    <w:rFonts w:ascii="Cambria Math" w:hAnsi="Cambria Math" w:cs="Times New Roman"/>
                    <w:sz w:val="22"/>
                    <w:szCs w:val="22"/>
                  </w:rPr>
                  <m:t>i</m:t>
                </m:r>
              </m:e>
              <m:sub>
                <m:r>
                  <w:rPr>
                    <w:rFonts w:ascii="Cambria Math" w:hAnsi="Cambria Math" w:cs="Times New Roman"/>
                    <w:sz w:val="22"/>
                    <w:szCs w:val="22"/>
                    <w:lang w:val="en-GB"/>
                  </w:rPr>
                  <m:t>0</m:t>
                </m:r>
              </m:sub>
            </m:sSub>
          </m:e>
        </m:func>
        <m:r>
          <w:rPr>
            <w:rFonts w:ascii="Cambria Math" w:hAnsi="Cambria Math" w:cs="Times New Roman"/>
            <w:sz w:val="22"/>
            <w:szCs w:val="22"/>
            <w:lang w:val="en-GB"/>
          </w:rPr>
          <m:t>+(</m:t>
        </m:r>
        <m:sSub>
          <m:sSubPr>
            <m:ctrlPr>
              <w:rPr>
                <w:rFonts w:ascii="Cambria Math" w:hAnsi="Cambria Math" w:cs="Times New Roman"/>
                <w:i/>
                <w:sz w:val="22"/>
                <w:szCs w:val="22"/>
              </w:rPr>
            </m:ctrlPr>
          </m:sSubPr>
          <m:e>
            <m:r>
              <w:rPr>
                <w:rFonts w:ascii="Cambria Math" w:hAnsi="Cambria Math" w:cs="Times New Roman"/>
                <w:sz w:val="22"/>
                <w:szCs w:val="22"/>
              </w:rPr>
              <m:t>b</m:t>
            </m:r>
          </m:e>
          <m:sub>
            <m:r>
              <w:rPr>
                <w:rFonts w:ascii="Cambria Math" w:hAnsi="Cambria Math" w:cs="Times New Roman"/>
                <w:sz w:val="22"/>
                <w:szCs w:val="22"/>
                <w:lang w:val="en-GB"/>
              </w:rPr>
              <m:t>0</m:t>
            </m:r>
          </m:sub>
        </m:sSub>
        <m:r>
          <w:rPr>
            <w:rFonts w:ascii="Cambria Math" w:hAnsi="Cambria Math" w:cs="Times New Roman"/>
            <w:sz w:val="22"/>
            <w:szCs w:val="22"/>
            <w:lang w:val="en-GB"/>
          </w:rPr>
          <m:t>+</m:t>
        </m:r>
        <m:r>
          <w:rPr>
            <w:rFonts w:ascii="Cambria Math" w:hAnsi="Cambria Math" w:cs="Times New Roman"/>
            <w:sz w:val="22"/>
            <w:szCs w:val="22"/>
          </w:rPr>
          <m:t>cT</m:t>
        </m:r>
        <m:r>
          <w:rPr>
            <w:rFonts w:ascii="Cambria Math" w:hAnsi="Cambria Math" w:cs="Times New Roman"/>
            <w:sz w:val="22"/>
            <w:szCs w:val="22"/>
            <w:lang w:val="en-GB"/>
          </w:rPr>
          <m:t>)</m:t>
        </m:r>
        <m:func>
          <m:funcPr>
            <m:ctrlPr>
              <w:rPr>
                <w:rFonts w:ascii="Cambria Math" w:hAnsi="Cambria Math" w:cs="Times New Roman"/>
                <w:i/>
                <w:sz w:val="22"/>
                <w:szCs w:val="22"/>
              </w:rPr>
            </m:ctrlPr>
          </m:funcPr>
          <m:fName>
            <m:r>
              <m:rPr>
                <m:sty m:val="p"/>
              </m:rPr>
              <w:rPr>
                <w:rFonts w:ascii="Cambria Math" w:hAnsi="Cambria Math" w:cs="Times New Roman"/>
                <w:sz w:val="22"/>
                <w:szCs w:val="22"/>
                <w:lang w:val="en-GB"/>
              </w:rPr>
              <m:t>ln</m:t>
            </m:r>
          </m:fName>
          <m:e>
            <m:r>
              <w:rPr>
                <w:rFonts w:ascii="Cambria Math" w:hAnsi="Cambria Math" w:cs="Times New Roman"/>
                <w:sz w:val="22"/>
                <w:szCs w:val="22"/>
              </w:rPr>
              <m:t>M</m:t>
            </m:r>
          </m:e>
        </m:func>
        <m:r>
          <w:rPr>
            <w:rFonts w:ascii="Cambria Math" w:hAnsi="Cambria Math" w:cs="Times New Roman"/>
            <w:sz w:val="22"/>
            <w:szCs w:val="22"/>
            <w:lang w:val="en-GB"/>
          </w:rPr>
          <m:t>-</m:t>
        </m:r>
        <m:r>
          <w:rPr>
            <w:rFonts w:ascii="Cambria Math" w:hAnsi="Cambria Math" w:cs="Times New Roman"/>
            <w:sz w:val="22"/>
            <w:szCs w:val="22"/>
          </w:rPr>
          <m:t>E</m:t>
        </m:r>
        <m:r>
          <w:rPr>
            <w:rFonts w:ascii="Cambria Math" w:hAnsi="Cambria Math" w:cs="Times New Roman"/>
            <w:sz w:val="22"/>
            <w:szCs w:val="22"/>
            <w:lang w:val="en-GB"/>
          </w:rPr>
          <m:t>/</m:t>
        </m:r>
        <m:r>
          <w:rPr>
            <w:rFonts w:ascii="Cambria Math" w:hAnsi="Cambria Math" w:cs="Times New Roman"/>
            <w:sz w:val="22"/>
            <w:szCs w:val="22"/>
          </w:rPr>
          <m:t>kT</m:t>
        </m:r>
      </m:oMath>
      <w:r w:rsidRPr="00804590">
        <w:rPr>
          <w:rFonts w:ascii="Times New Roman" w:eastAsiaTheme="minorEastAsia" w:hAnsi="Times New Roman" w:cs="Times New Roman"/>
          <w:sz w:val="22"/>
          <w:szCs w:val="22"/>
          <w:lang w:val="en-GB"/>
        </w:rPr>
        <w:t xml:space="preserve">, </w:t>
      </w:r>
      <w:r w:rsidRPr="00804590">
        <w:rPr>
          <w:rFonts w:ascii="Times New Roman" w:hAnsi="Times New Roman" w:cs="Times New Roman"/>
          <w:bCs/>
          <w:sz w:val="22"/>
          <w:szCs w:val="22"/>
          <w:lang w:val="en-GB"/>
        </w:rPr>
        <w:t xml:space="preserve">where </w:t>
      </w:r>
      <m:oMath>
        <m:sSub>
          <m:sSubPr>
            <m:ctrlPr>
              <w:rPr>
                <w:rFonts w:ascii="Cambria Math" w:hAnsi="Cambria Math" w:cs="Times New Roman"/>
                <w:bCs/>
                <w:i/>
                <w:sz w:val="22"/>
                <w:szCs w:val="22"/>
              </w:rPr>
            </m:ctrlPr>
          </m:sSubPr>
          <m:e>
            <m:r>
              <w:rPr>
                <w:rFonts w:ascii="Cambria Math" w:hAnsi="Cambria Math" w:cs="Times New Roman"/>
                <w:sz w:val="22"/>
                <w:szCs w:val="22"/>
              </w:rPr>
              <m:t>i</m:t>
            </m:r>
          </m:e>
          <m:sub>
            <m:r>
              <w:rPr>
                <w:rFonts w:ascii="Cambria Math" w:hAnsi="Cambria Math" w:cs="Times New Roman"/>
                <w:sz w:val="22"/>
                <w:szCs w:val="22"/>
                <w:lang w:val="en-GB"/>
              </w:rPr>
              <m:t>0</m:t>
            </m:r>
          </m:sub>
        </m:sSub>
      </m:oMath>
      <w:r w:rsidRPr="00804590">
        <w:rPr>
          <w:rFonts w:ascii="Times New Roman" w:eastAsiaTheme="minorEastAsia" w:hAnsi="Times New Roman" w:cs="Times New Roman"/>
          <w:bCs/>
          <w:sz w:val="22"/>
          <w:szCs w:val="22"/>
          <w:lang w:val="en-GB"/>
        </w:rPr>
        <w:t xml:space="preserve"> is the intercept, </w:t>
      </w:r>
      <m:oMath>
        <m:sSub>
          <m:sSubPr>
            <m:ctrlPr>
              <w:rPr>
                <w:rFonts w:ascii="Cambria Math" w:eastAsiaTheme="minorEastAsia" w:hAnsi="Cambria Math" w:cs="Times New Roman"/>
                <w:bCs/>
                <w:i/>
                <w:sz w:val="22"/>
                <w:szCs w:val="22"/>
              </w:rPr>
            </m:ctrlPr>
          </m:sSubPr>
          <m:e>
            <m:r>
              <w:rPr>
                <w:rFonts w:ascii="Cambria Math" w:eastAsiaTheme="minorEastAsia" w:hAnsi="Cambria Math" w:cs="Times New Roman"/>
                <w:sz w:val="22"/>
                <w:szCs w:val="22"/>
              </w:rPr>
              <m:t>b</m:t>
            </m:r>
          </m:e>
          <m:sub>
            <m:r>
              <w:rPr>
                <w:rFonts w:ascii="Cambria Math" w:eastAsiaTheme="minorEastAsia" w:hAnsi="Cambria Math" w:cs="Times New Roman"/>
                <w:sz w:val="22"/>
                <w:szCs w:val="22"/>
                <w:lang w:val="en-GB"/>
              </w:rPr>
              <m:t>0</m:t>
            </m:r>
          </m:sub>
        </m:sSub>
      </m:oMath>
      <w:r w:rsidRPr="00804590">
        <w:rPr>
          <w:rFonts w:ascii="Times New Roman" w:eastAsiaTheme="minorEastAsia" w:hAnsi="Times New Roman" w:cs="Times New Roman"/>
          <w:bCs/>
          <w:sz w:val="22"/>
          <w:szCs w:val="22"/>
          <w:lang w:val="en-GB"/>
        </w:rPr>
        <w:t xml:space="preserve"> is the mass scaling exponent (on a linear scale) when </w:t>
      </w:r>
      <m:oMath>
        <m:r>
          <w:rPr>
            <w:rFonts w:ascii="Cambria Math" w:eastAsiaTheme="minorEastAsia" w:hAnsi="Cambria Math" w:cs="Times New Roman"/>
            <w:sz w:val="22"/>
            <w:szCs w:val="22"/>
          </w:rPr>
          <m:t>T</m:t>
        </m:r>
        <m:r>
          <w:rPr>
            <w:rFonts w:ascii="Cambria Math" w:eastAsiaTheme="minorEastAsia" w:hAnsi="Cambria Math" w:cs="Times New Roman"/>
            <w:sz w:val="22"/>
            <w:szCs w:val="22"/>
            <w:lang w:val="en-GB"/>
          </w:rPr>
          <m:t>=0</m:t>
        </m:r>
      </m:oMath>
      <w:r w:rsidRPr="00804590">
        <w:rPr>
          <w:rFonts w:ascii="Times New Roman" w:eastAsiaTheme="minorEastAsia" w:hAnsi="Times New Roman" w:cs="Times New Roman"/>
          <w:sz w:val="22"/>
          <w:szCs w:val="22"/>
          <w:lang w:val="en-GB"/>
        </w:rPr>
        <w:t xml:space="preserve"> (</w:t>
      </w:r>
      <m:oMath>
        <m:r>
          <m:rPr>
            <m:sty m:val="p"/>
          </m:rPr>
          <w:rPr>
            <w:rFonts w:ascii="Cambria Math" w:eastAsiaTheme="minorEastAsia" w:hAnsi="Cambria Math" w:cs="Times New Roman"/>
            <w:sz w:val="22"/>
            <w:szCs w:val="22"/>
            <w:lang w:val="en-GB"/>
          </w:rPr>
          <m:t>K</m:t>
        </m:r>
      </m:oMath>
      <w:r w:rsidRPr="00804590">
        <w:rPr>
          <w:rFonts w:ascii="Times New Roman" w:eastAsiaTheme="minorEastAsia" w:hAnsi="Times New Roman" w:cs="Times New Roman"/>
          <w:sz w:val="22"/>
          <w:szCs w:val="22"/>
          <w:lang w:val="en-GB"/>
        </w:rPr>
        <w:t>)</w:t>
      </w:r>
      <w:r w:rsidRPr="00804590">
        <w:rPr>
          <w:rFonts w:ascii="Times New Roman" w:eastAsiaTheme="minorEastAsia" w:hAnsi="Times New Roman" w:cs="Times New Roman"/>
          <w:bCs/>
          <w:sz w:val="22"/>
          <w:szCs w:val="22"/>
          <w:lang w:val="en-GB"/>
        </w:rPr>
        <w:t xml:space="preserve"> and </w:t>
      </w:r>
      <m:oMath>
        <m:r>
          <w:rPr>
            <w:rFonts w:ascii="Cambria Math" w:eastAsiaTheme="minorEastAsia" w:hAnsi="Cambria Math" w:cs="Times New Roman"/>
            <w:sz w:val="22"/>
            <w:szCs w:val="22"/>
          </w:rPr>
          <m:t>c</m:t>
        </m:r>
      </m:oMath>
      <w:r w:rsidRPr="00804590">
        <w:rPr>
          <w:rFonts w:ascii="Times New Roman" w:eastAsiaTheme="minorEastAsia" w:hAnsi="Times New Roman" w:cs="Times New Roman"/>
          <w:bCs/>
          <w:sz w:val="22"/>
          <w:szCs w:val="22"/>
          <w:lang w:val="en-GB"/>
        </w:rPr>
        <w:t xml:space="preserve"> is the interaction coefficient.</w:t>
      </w:r>
    </w:p>
    <w:p w14:paraId="5DC62553" w14:textId="77777777" w:rsidR="000F2DF5" w:rsidRPr="00804590" w:rsidRDefault="000F2DF5" w:rsidP="000F2DF5">
      <w:pPr>
        <w:spacing w:line="480" w:lineRule="auto"/>
        <w:ind w:firstLine="284"/>
        <w:contextualSpacing/>
        <w:jc w:val="both"/>
        <w:rPr>
          <w:rFonts w:ascii="Times New Roman" w:eastAsiaTheme="minorEastAsia" w:hAnsi="Times New Roman" w:cs="Times New Roman"/>
          <w:iCs/>
          <w:sz w:val="22"/>
          <w:szCs w:val="22"/>
          <w:lang w:val="en-GB"/>
        </w:rPr>
      </w:pPr>
      <w:r w:rsidRPr="00804590">
        <w:rPr>
          <w:rFonts w:ascii="Times New Roman" w:eastAsiaTheme="minorEastAsia" w:hAnsi="Times New Roman" w:cs="Times New Roman"/>
          <w:bCs/>
          <w:sz w:val="22"/>
          <w:szCs w:val="22"/>
          <w:lang w:val="en-GB"/>
        </w:rPr>
        <w:t xml:space="preserve">When applied to Eqns. 1-3, </w:t>
      </w:r>
      <m:oMath>
        <m:sSub>
          <m:sSubPr>
            <m:ctrlPr>
              <w:rPr>
                <w:rFonts w:ascii="Cambria Math" w:hAnsi="Cambria Math" w:cs="Times New Roman"/>
                <w:bCs/>
                <w:i/>
                <w:iCs/>
                <w:sz w:val="22"/>
                <w:szCs w:val="22"/>
              </w:rPr>
            </m:ctrlPr>
          </m:sSubPr>
          <m:e>
            <m:r>
              <w:rPr>
                <w:rFonts w:ascii="Cambria Math" w:hAnsi="Cambria Math" w:cs="Times New Roman"/>
                <w:sz w:val="22"/>
                <w:szCs w:val="22"/>
              </w:rPr>
              <m:t>y</m:t>
            </m:r>
          </m:e>
          <m:sub>
            <m:r>
              <w:rPr>
                <w:rFonts w:ascii="Cambria Math" w:hAnsi="Cambria Math" w:cs="Times New Roman"/>
                <w:sz w:val="22"/>
                <w:szCs w:val="22"/>
              </w:rPr>
              <m:t>ij</m:t>
            </m:r>
          </m:sub>
        </m:sSub>
      </m:oMath>
      <w:r w:rsidRPr="00804590">
        <w:rPr>
          <w:rFonts w:ascii="Times New Roman" w:eastAsiaTheme="minorEastAsia" w:hAnsi="Times New Roman" w:cs="Times New Roman"/>
          <w:bCs/>
          <w:iCs/>
          <w:sz w:val="22"/>
          <w:szCs w:val="22"/>
          <w:lang w:val="en-GB"/>
        </w:rPr>
        <w:t xml:space="preserve"> is the </w:t>
      </w:r>
      <m:oMath>
        <m:r>
          <w:rPr>
            <w:rFonts w:ascii="Cambria Math" w:eastAsiaTheme="minorEastAsia" w:hAnsi="Cambria Math" w:cs="Times New Roman"/>
            <w:sz w:val="22"/>
            <w:szCs w:val="22"/>
          </w:rPr>
          <m:t>i</m:t>
        </m:r>
      </m:oMath>
      <w:r w:rsidRPr="00804590">
        <w:rPr>
          <w:rFonts w:ascii="Times New Roman" w:eastAsiaTheme="minorEastAsia" w:hAnsi="Times New Roman" w:cs="Times New Roman"/>
          <w:bCs/>
          <w:iCs/>
          <w:sz w:val="22"/>
          <w:szCs w:val="22"/>
          <w:lang w:val="en-GB"/>
        </w:rPr>
        <w:t xml:space="preserve">th observation for species </w:t>
      </w:r>
      <m:oMath>
        <m:r>
          <w:rPr>
            <w:rFonts w:ascii="Cambria Math" w:eastAsiaTheme="minorEastAsia" w:hAnsi="Cambria Math" w:cs="Times New Roman"/>
            <w:sz w:val="22"/>
            <w:szCs w:val="22"/>
            <w:lang w:val="en-GB"/>
          </w:rPr>
          <m:t>j</m:t>
        </m:r>
      </m:oMath>
      <w:r w:rsidRPr="00804590">
        <w:rPr>
          <w:rFonts w:ascii="Times New Roman" w:eastAsiaTheme="minorEastAsia" w:hAnsi="Times New Roman" w:cs="Times New Roman"/>
          <w:bCs/>
          <w:iCs/>
          <w:sz w:val="22"/>
          <w:szCs w:val="22"/>
          <w:lang w:val="en-GB"/>
        </w:rPr>
        <w:t xml:space="preserve"> of the natural log of the rate (growth, consumption or metabolism), and the predictors are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ij</m:t>
            </m:r>
          </m:sub>
        </m:sSub>
      </m:oMath>
      <w:r w:rsidRPr="00804590">
        <w:rPr>
          <w:rFonts w:ascii="Times New Roman" w:eastAsiaTheme="minorEastAsia" w:hAnsi="Times New Roman" w:cs="Times New Roman"/>
          <w:sz w:val="22"/>
          <w:szCs w:val="22"/>
          <w:lang w:val="en-GB"/>
        </w:rPr>
        <w:t xml:space="preserve"> (</w:t>
      </w:r>
      <w:r w:rsidRPr="00804590">
        <w:rPr>
          <w:rFonts w:ascii="Times New Roman" w:eastAsiaTheme="minorEastAsia" w:hAnsi="Times New Roman" w:cs="Times New Roman"/>
          <w:iCs/>
          <w:sz w:val="22"/>
          <w:szCs w:val="22"/>
          <w:lang w:val="en-GB"/>
        </w:rPr>
        <w:t xml:space="preserve">natural log of body mass), </w:t>
      </w:r>
      <m:oMath>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A</m:t>
            </m:r>
            <m:r>
              <w:rPr>
                <w:rFonts w:ascii="Cambria Math" w:hAnsi="Cambria Math" w:cs="Times New Roman"/>
                <w:sz w:val="22"/>
                <w:szCs w:val="22"/>
                <w:lang w:val="en-GB"/>
              </w:rPr>
              <m:t>,</m:t>
            </m:r>
            <m:r>
              <w:rPr>
                <w:rFonts w:ascii="Cambria Math" w:hAnsi="Cambria Math" w:cs="Times New Roman"/>
                <w:sz w:val="22"/>
                <w:szCs w:val="22"/>
              </w:rPr>
              <m:t>ij</m:t>
            </m:r>
          </m:sub>
        </m:sSub>
      </m:oMath>
      <w:r w:rsidRPr="00804590">
        <w:rPr>
          <w:rFonts w:ascii="Times New Roman" w:eastAsiaTheme="minorEastAsia" w:hAnsi="Times New Roman" w:cs="Times New Roman"/>
          <w:sz w:val="22"/>
          <w:szCs w:val="22"/>
        </w:rPr>
        <w:t xml:space="preserve"> </w:t>
      </w:r>
      <w:r w:rsidRPr="00804590">
        <w:rPr>
          <w:rFonts w:ascii="Times New Roman" w:eastAsiaTheme="minorEastAsia" w:hAnsi="Times New Roman" w:cs="Times New Roman"/>
          <w:sz w:val="22"/>
          <w:szCs w:val="22"/>
          <w:lang w:val="en-GB"/>
        </w:rPr>
        <w:t xml:space="preserve">(Arrhenius </w:t>
      </w:r>
      <w:r w:rsidRPr="00804590">
        <w:rPr>
          <w:rFonts w:ascii="Times New Roman" w:eastAsiaTheme="minorEastAsia" w:hAnsi="Times New Roman" w:cs="Times New Roman"/>
          <w:iCs/>
          <w:sz w:val="22"/>
          <w:szCs w:val="22"/>
          <w:lang w:val="en-GB"/>
        </w:rPr>
        <w:t xml:space="preserve">temperature </w:t>
      </w:r>
      <w:r w:rsidRPr="00804590">
        <w:rPr>
          <w:rFonts w:ascii="Times New Roman" w:eastAsiaTheme="minorEastAsia" w:hAnsi="Times New Roman" w:cs="Times New Roman"/>
          <w:sz w:val="22"/>
          <w:szCs w:val="22"/>
          <w:lang w:val="en-GB"/>
        </w:rPr>
        <w:t>(</w:t>
      </w:r>
      <m:oMath>
        <m:r>
          <w:rPr>
            <w:rFonts w:ascii="Cambria Math" w:eastAsiaTheme="minorEastAsia" w:hAnsi="Cambria Math" w:cs="Times New Roman"/>
            <w:sz w:val="22"/>
            <w:szCs w:val="22"/>
            <w:lang w:val="en-GB"/>
          </w:rPr>
          <m:t>1/</m:t>
        </m:r>
        <m:r>
          <w:rPr>
            <w:rFonts w:ascii="Cambria Math" w:eastAsiaTheme="minorEastAsia" w:hAnsi="Cambria Math" w:cs="Times New Roman"/>
            <w:sz w:val="22"/>
            <w:szCs w:val="22"/>
          </w:rPr>
          <m:t>kT</m:t>
        </m:r>
      </m:oMath>
      <w:r w:rsidRPr="00804590">
        <w:rPr>
          <w:rFonts w:ascii="Times New Roman" w:eastAsiaTheme="minorEastAsia" w:hAnsi="Times New Roman" w:cs="Times New Roman"/>
          <w:sz w:val="22"/>
          <w:szCs w:val="22"/>
        </w:rPr>
        <w:t xml:space="preserve"> </w:t>
      </w:r>
      <w:r w:rsidRPr="00804590">
        <w:rPr>
          <w:rFonts w:ascii="Times New Roman" w:eastAsiaTheme="minorEastAsia" w:hAnsi="Times New Roman" w:cs="Times New Roman"/>
          <w:sz w:val="22"/>
          <w:szCs w:val="22"/>
          <w:lang w:val="en-GB"/>
        </w:rPr>
        <w:t>in</w:t>
      </w:r>
      <w:r w:rsidRPr="00804590">
        <w:rPr>
          <w:rFonts w:ascii="Times New Roman" w:eastAsiaTheme="minorEastAsia" w:hAnsi="Times New Roman" w:cs="Times New Roman"/>
          <w:bCs/>
          <w:iCs/>
          <w:sz w:val="22"/>
          <w:szCs w:val="22"/>
          <w:lang w:val="en-GB"/>
        </w:rPr>
        <w:t xml:space="preserve"> unit </w:t>
      </w:r>
      <m:oMath>
        <m:sSup>
          <m:sSupPr>
            <m:ctrlPr>
              <w:rPr>
                <w:rFonts w:ascii="Cambria Math" w:eastAsiaTheme="minorEastAsia" w:hAnsi="Cambria Math" w:cs="Times New Roman"/>
                <w:i/>
                <w:sz w:val="22"/>
                <w:szCs w:val="22"/>
                <w:lang w:val="en-GB"/>
              </w:rPr>
            </m:ctrlPr>
          </m:sSupPr>
          <m:e>
            <m:r>
              <m:rPr>
                <m:sty m:val="p"/>
              </m:rPr>
              <w:rPr>
                <w:rFonts w:ascii="Cambria Math" w:eastAsiaTheme="minorEastAsia" w:hAnsi="Cambria Math" w:cs="Times New Roman"/>
                <w:sz w:val="22"/>
                <w:szCs w:val="22"/>
                <w:lang w:val="en-GB"/>
              </w:rPr>
              <m:t>eV</m:t>
            </m:r>
          </m:e>
          <m:sup>
            <m:r>
              <w:rPr>
                <w:rFonts w:ascii="Cambria Math" w:eastAsiaTheme="minorEastAsia" w:hAnsi="Cambria Math" w:cs="Times New Roman"/>
                <w:sz w:val="22"/>
                <w:szCs w:val="22"/>
                <w:lang w:val="en-GB"/>
              </w:rPr>
              <m:t>-1</m:t>
            </m:r>
          </m:sup>
        </m:sSup>
      </m:oMath>
      <w:r w:rsidRPr="00804590">
        <w:rPr>
          <w:rFonts w:ascii="Times New Roman" w:eastAsiaTheme="minorEastAsia" w:hAnsi="Times New Roman" w:cs="Times New Roman"/>
          <w:sz w:val="22"/>
          <w:szCs w:val="22"/>
          <w:lang w:val="en-GB"/>
        </w:rPr>
        <w:t xml:space="preserve">) (both </w:t>
      </w:r>
      <w:r w:rsidRPr="00804590">
        <w:rPr>
          <w:rFonts w:ascii="Times New Roman" w:eastAsiaTheme="minorEastAsia" w:hAnsi="Times New Roman" w:cs="Times New Roman"/>
          <w:bCs/>
          <w:iCs/>
          <w:sz w:val="22"/>
          <w:szCs w:val="22"/>
          <w:lang w:val="en-GB"/>
        </w:rPr>
        <w:t>mean-centred</w:t>
      </w:r>
      <w:r w:rsidRPr="00804590">
        <w:rPr>
          <w:rFonts w:ascii="Times New Roman" w:eastAsiaTheme="minorEastAsia" w:hAnsi="Times New Roman" w:cs="Times New Roman"/>
          <w:sz w:val="22"/>
          <w:szCs w:val="22"/>
          <w:lang w:val="en-GB"/>
        </w:rPr>
        <w:t>)</w:t>
      </w:r>
      <w:r w:rsidRPr="00804590">
        <w:rPr>
          <w:rFonts w:ascii="Times New Roman" w:eastAsiaTheme="minorEastAsia" w:hAnsi="Times New Roman" w:cs="Times New Roman"/>
          <w:iCs/>
          <w:sz w:val="22"/>
          <w:szCs w:val="22"/>
          <w:lang w:val="en-GB"/>
        </w:rPr>
        <w:t xml:space="preserve">, </w:t>
      </w:r>
      <w:r w:rsidRPr="00804590">
        <w:rPr>
          <w:rFonts w:ascii="Times New Roman" w:eastAsiaTheme="minorEastAsia" w:hAnsi="Times New Roman" w:cs="Times New Roman"/>
          <w:sz w:val="22"/>
          <w:szCs w:val="22"/>
          <w:lang w:val="en-GB"/>
        </w:rPr>
        <w:t>and their interaction. B</w:t>
      </w:r>
      <w:r w:rsidRPr="00804590">
        <w:rPr>
          <w:rFonts w:ascii="Times New Roman" w:eastAsiaTheme="minorEastAsia" w:hAnsi="Times New Roman" w:cs="Times New Roman"/>
          <w:iCs/>
          <w:sz w:val="22"/>
          <w:szCs w:val="22"/>
          <w:lang w:val="en-GB"/>
        </w:rPr>
        <w:t xml:space="preserve">ody mass </w:t>
      </w:r>
      <w:r w:rsidRPr="00804590">
        <w:rPr>
          <w:rFonts w:ascii="Times New Roman" w:eastAsiaTheme="minorEastAsia" w:hAnsi="Times New Roman" w:cs="Times New Roman"/>
          <w:sz w:val="22"/>
          <w:szCs w:val="22"/>
          <w:lang w:val="en-GB"/>
        </w:rPr>
        <w:t xml:space="preserve">is the mass in </w:t>
      </w:r>
      <m:oMath>
        <m:r>
          <m:rPr>
            <m:sty m:val="p"/>
          </m:rPr>
          <w:rPr>
            <w:rFonts w:ascii="Cambria Math" w:eastAsiaTheme="minorEastAsia" w:hAnsi="Cambria Math" w:cs="Times New Roman"/>
            <w:sz w:val="22"/>
            <w:szCs w:val="22"/>
            <w:lang w:val="en-GB"/>
          </w:rPr>
          <m:t>g</m:t>
        </m:r>
      </m:oMath>
      <w:r w:rsidRPr="00804590">
        <w:rPr>
          <w:rFonts w:ascii="Times New Roman" w:eastAsiaTheme="minorEastAsia" w:hAnsi="Times New Roman" w:cs="Times New Roman"/>
          <w:sz w:val="22"/>
          <w:szCs w:val="22"/>
          <w:lang w:val="en-GB"/>
        </w:rPr>
        <w:t>,</w:t>
      </w:r>
      <w:commentRangeStart w:id="218"/>
      <w:r w:rsidRPr="00804590">
        <w:rPr>
          <w:rFonts w:ascii="Times New Roman" w:eastAsiaTheme="minorEastAsia" w:hAnsi="Times New Roman" w:cs="Times New Roman"/>
          <w:sz w:val="22"/>
          <w:szCs w:val="22"/>
          <w:lang w:val="en-GB"/>
        </w:rPr>
        <w:t xml:space="preserve"> </w:t>
      </w:r>
      <w:commentRangeEnd w:id="218"/>
      <w:r w:rsidRPr="00804590">
        <w:rPr>
          <w:rStyle w:val="CommentReference"/>
          <w:rFonts w:cs="Times New Roman"/>
          <w:sz w:val="22"/>
          <w:szCs w:val="22"/>
        </w:rPr>
        <w:commentReference w:id="218"/>
      </w:r>
      <w:r w:rsidRPr="00804590">
        <w:rPr>
          <w:rFonts w:ascii="Times New Roman" w:eastAsiaTheme="minorEastAsia" w:hAnsi="Times New Roman" w:cs="Times New Roman"/>
          <w:sz w:val="22"/>
          <w:szCs w:val="22"/>
          <w:lang w:val="en-GB"/>
        </w:rPr>
        <w:t xml:space="preserve">specific growth rate has unit </w:t>
      </w:r>
      <m:oMath>
        <m:r>
          <m:rPr>
            <m:sty m:val="p"/>
          </m:rPr>
          <w:rPr>
            <w:rFonts w:ascii="Cambria Math" w:eastAsiaTheme="minorEastAsia" w:hAnsi="Cambria Math" w:cs="Times New Roman"/>
            <w:sz w:val="22"/>
            <w:szCs w:val="22"/>
            <w:lang w:val="en-GB"/>
          </w:rPr>
          <m:t xml:space="preserve">% </m:t>
        </m:r>
        <m:sSup>
          <m:sSupPr>
            <m:ctrlPr>
              <w:rPr>
                <w:rFonts w:ascii="Cambria Math" w:eastAsiaTheme="minorEastAsia" w:hAnsi="Cambria Math" w:cs="Times New Roman"/>
                <w:i/>
                <w:iCs/>
                <w:sz w:val="22"/>
                <w:szCs w:val="22"/>
              </w:rPr>
            </m:ctrlPr>
          </m:sSupPr>
          <m:e>
            <m:r>
              <m:rPr>
                <m:sty m:val="p"/>
              </m:rPr>
              <w:rPr>
                <w:rFonts w:ascii="Cambria Math" w:eastAsiaTheme="minorEastAsia" w:hAnsi="Cambria Math" w:cs="Times New Roman"/>
                <w:sz w:val="22"/>
                <w:szCs w:val="22"/>
                <w:lang w:val="en-GB"/>
              </w:rPr>
              <m:t>day</m:t>
            </m:r>
            <m:ctrlPr>
              <w:rPr>
                <w:rFonts w:ascii="Cambria Math" w:eastAsiaTheme="minorEastAsia" w:hAnsi="Cambria Math" w:cs="Times New Roman"/>
                <w:iCs/>
                <w:sz w:val="22"/>
                <w:szCs w:val="22"/>
              </w:rPr>
            </m:ctrlPr>
          </m:e>
          <m:sup>
            <m:r>
              <w:rPr>
                <w:rFonts w:ascii="Cambria Math" w:eastAsiaTheme="minorEastAsia" w:hAnsi="Cambria Math" w:cs="Times New Roman"/>
                <w:sz w:val="22"/>
                <w:szCs w:val="22"/>
                <w:lang w:val="en-GB"/>
              </w:rPr>
              <m:t>-1</m:t>
            </m:r>
          </m:sup>
        </m:sSup>
      </m:oMath>
      <w:r w:rsidRPr="00804590">
        <w:rPr>
          <w:rFonts w:ascii="Times New Roman" w:eastAsiaTheme="minorEastAsia" w:hAnsi="Times New Roman" w:cs="Times New Roman"/>
          <w:iCs/>
          <w:sz w:val="22"/>
          <w:szCs w:val="22"/>
          <w:lang w:val="en-GB"/>
        </w:rPr>
        <w:t xml:space="preserve">, consumption rate </w:t>
      </w:r>
      <m:oMath>
        <m:r>
          <m:rPr>
            <m:sty m:val="p"/>
          </m:rPr>
          <w:rPr>
            <w:rFonts w:ascii="Cambria Math" w:eastAsiaTheme="minorEastAsia" w:hAnsi="Cambria Math" w:cs="Times New Roman"/>
            <w:sz w:val="22"/>
            <w:szCs w:val="22"/>
            <w:lang w:val="en-GB"/>
          </w:rPr>
          <m:t xml:space="preserve">g </m:t>
        </m:r>
        <m:sSup>
          <m:sSupPr>
            <m:ctrlPr>
              <w:rPr>
                <w:rFonts w:ascii="Cambria Math" w:eastAsiaTheme="minorEastAsia" w:hAnsi="Cambria Math" w:cs="Times New Roman"/>
                <w:sz w:val="22"/>
                <w:szCs w:val="22"/>
                <w:lang w:val="en-GB"/>
              </w:rPr>
            </m:ctrlPr>
          </m:sSupPr>
          <m:e>
            <m:r>
              <m:rPr>
                <m:sty m:val="p"/>
              </m:rPr>
              <w:rPr>
                <w:rFonts w:ascii="Cambria Math" w:eastAsiaTheme="minorEastAsia" w:hAnsi="Cambria Math" w:cs="Times New Roman"/>
                <w:sz w:val="22"/>
                <w:szCs w:val="22"/>
                <w:lang w:val="en-GB"/>
              </w:rPr>
              <m:t>g</m:t>
            </m:r>
          </m:e>
          <m:sup>
            <m:r>
              <m:rPr>
                <m:sty m:val="p"/>
              </m:rPr>
              <w:rPr>
                <w:rFonts w:ascii="Cambria Math" w:eastAsiaTheme="minorEastAsia" w:hAnsi="Cambria Math" w:cs="Times New Roman"/>
                <w:sz w:val="22"/>
                <w:szCs w:val="22"/>
                <w:lang w:val="en-GB"/>
              </w:rPr>
              <m:t>-1</m:t>
            </m:r>
          </m:sup>
        </m:sSup>
        <m:r>
          <m:rPr>
            <m:sty m:val="p"/>
          </m:rPr>
          <w:rPr>
            <w:rFonts w:ascii="Cambria Math" w:eastAsiaTheme="minorEastAsia" w:hAnsi="Cambria Math" w:cs="Times New Roman"/>
            <w:sz w:val="22"/>
            <w:szCs w:val="22"/>
            <w:lang w:val="en-GB"/>
          </w:rPr>
          <m:t xml:space="preserve"> </m:t>
        </m:r>
        <m:sSup>
          <m:sSupPr>
            <m:ctrlPr>
              <w:rPr>
                <w:rFonts w:ascii="Cambria Math" w:eastAsiaTheme="minorEastAsia" w:hAnsi="Cambria Math" w:cs="Times New Roman"/>
                <w:bCs/>
                <w:sz w:val="22"/>
                <w:szCs w:val="22"/>
              </w:rPr>
            </m:ctrlPr>
          </m:sSupPr>
          <m:e>
            <m:r>
              <m:rPr>
                <m:sty m:val="p"/>
              </m:rPr>
              <w:rPr>
                <w:rFonts w:ascii="Cambria Math" w:eastAsiaTheme="minorEastAsia" w:hAnsi="Cambria Math" w:cs="Times New Roman"/>
                <w:sz w:val="22"/>
                <w:szCs w:val="22"/>
                <w:lang w:val="en-GB"/>
              </w:rPr>
              <m:t>day</m:t>
            </m:r>
          </m:e>
          <m:sup>
            <m:r>
              <m:rPr>
                <m:sty m:val="p"/>
              </m:rPr>
              <w:rPr>
                <w:rFonts w:ascii="Cambria Math" w:eastAsiaTheme="minorEastAsia" w:hAnsi="Cambria Math" w:cs="Times New Roman"/>
                <w:sz w:val="22"/>
                <w:szCs w:val="22"/>
                <w:lang w:val="en-GB"/>
              </w:rPr>
              <m:t>-1</m:t>
            </m:r>
          </m:sup>
        </m:sSup>
      </m:oMath>
      <w:r w:rsidRPr="00804590">
        <w:rPr>
          <w:rFonts w:ascii="Times New Roman" w:eastAsiaTheme="minorEastAsia" w:hAnsi="Times New Roman" w:cs="Times New Roman"/>
          <w:bCs/>
          <w:sz w:val="22"/>
          <w:szCs w:val="22"/>
        </w:rPr>
        <w:t>,</w:t>
      </w:r>
      <w:r w:rsidRPr="00804590">
        <w:rPr>
          <w:rFonts w:ascii="Times New Roman" w:eastAsiaTheme="minorEastAsia" w:hAnsi="Times New Roman" w:cs="Times New Roman"/>
          <w:bCs/>
          <w:sz w:val="22"/>
          <w:szCs w:val="22"/>
          <w:lang w:val="en-GB"/>
        </w:rPr>
        <w:t xml:space="preserve"> and metabolic rate </w:t>
      </w:r>
      <w:commentRangeStart w:id="219"/>
      <m:oMath>
        <m:r>
          <m:rPr>
            <m:sty m:val="p"/>
          </m:rPr>
          <w:rPr>
            <w:rFonts w:ascii="Cambria Math" w:eastAsiaTheme="minorEastAsia" w:hAnsi="Cambria Math" w:cs="Times New Roman"/>
            <w:sz w:val="22"/>
            <w:szCs w:val="22"/>
            <w:lang w:val="en-GB"/>
          </w:rPr>
          <m:t xml:space="preserve">mg </m:t>
        </m:r>
        <m:sSub>
          <m:sSubPr>
            <m:ctrlPr>
              <w:rPr>
                <w:rFonts w:ascii="Cambria Math" w:eastAsiaTheme="minorEastAsia" w:hAnsi="Cambria Math" w:cs="Times New Roman"/>
                <w:bCs/>
                <w:iCs/>
                <w:sz w:val="22"/>
                <w:szCs w:val="22"/>
              </w:rPr>
            </m:ctrlPr>
          </m:sSubPr>
          <m:e>
            <m:r>
              <m:rPr>
                <m:sty m:val="p"/>
              </m:rPr>
              <w:rPr>
                <w:rFonts w:ascii="Cambria Math" w:eastAsiaTheme="minorEastAsia" w:hAnsi="Cambria Math" w:cs="Times New Roman"/>
                <w:sz w:val="22"/>
                <w:szCs w:val="22"/>
                <w:lang w:val="en-GB"/>
              </w:rPr>
              <m:t>O</m:t>
            </m:r>
          </m:e>
          <m:sub>
            <m:r>
              <m:rPr>
                <m:sty m:val="p"/>
              </m:rPr>
              <w:rPr>
                <w:rFonts w:ascii="Cambria Math" w:eastAsiaTheme="minorEastAsia" w:hAnsi="Cambria Math" w:cs="Times New Roman"/>
                <w:sz w:val="22"/>
                <w:szCs w:val="22"/>
                <w:lang w:val="en-GB"/>
              </w:rPr>
              <m:t>2</m:t>
            </m:r>
          </m:sub>
        </m:sSub>
        <m:r>
          <m:rPr>
            <m:sty m:val="p"/>
          </m:rPr>
          <w:rPr>
            <w:rFonts w:ascii="Cambria Math" w:eastAsiaTheme="minorEastAsia" w:hAnsi="Cambria Math" w:cs="Times New Roman"/>
            <w:sz w:val="22"/>
            <w:szCs w:val="22"/>
            <w:lang w:val="en-GB"/>
          </w:rPr>
          <m:t xml:space="preserve"> </m:t>
        </m:r>
        <m:sSup>
          <m:sSupPr>
            <m:ctrlPr>
              <w:rPr>
                <w:rFonts w:ascii="Cambria Math" w:eastAsiaTheme="minorEastAsia" w:hAnsi="Cambria Math" w:cs="Times New Roman"/>
                <w:sz w:val="22"/>
                <w:szCs w:val="22"/>
                <w:lang w:val="en-GB"/>
              </w:rPr>
            </m:ctrlPr>
          </m:sSupPr>
          <m:e>
            <m:r>
              <m:rPr>
                <m:sty m:val="p"/>
              </m:rPr>
              <w:rPr>
                <w:rFonts w:ascii="Cambria Math" w:eastAsiaTheme="minorEastAsia" w:hAnsi="Cambria Math" w:cs="Times New Roman"/>
                <w:sz w:val="22"/>
                <w:szCs w:val="22"/>
                <w:lang w:val="en-GB"/>
              </w:rPr>
              <m:t>g</m:t>
            </m:r>
          </m:e>
          <m:sup>
            <m:r>
              <m:rPr>
                <m:sty m:val="p"/>
              </m:rPr>
              <w:rPr>
                <w:rFonts w:ascii="Cambria Math" w:eastAsiaTheme="minorEastAsia" w:hAnsi="Cambria Math" w:cs="Times New Roman"/>
                <w:sz w:val="22"/>
                <w:szCs w:val="22"/>
                <w:lang w:val="en-GB"/>
              </w:rPr>
              <m:t>-1</m:t>
            </m:r>
          </m:sup>
        </m:sSup>
        <m:sSup>
          <m:sSupPr>
            <m:ctrlPr>
              <w:rPr>
                <w:rFonts w:ascii="Cambria Math" w:eastAsiaTheme="minorEastAsia" w:hAnsi="Cambria Math" w:cs="Times New Roman"/>
                <w:bCs/>
                <w:iCs/>
                <w:sz w:val="22"/>
                <w:szCs w:val="22"/>
              </w:rPr>
            </m:ctrlPr>
          </m:sSupPr>
          <m:e>
            <m:r>
              <m:rPr>
                <m:sty m:val="p"/>
              </m:rPr>
              <w:rPr>
                <w:rFonts w:ascii="Cambria Math" w:eastAsiaTheme="minorEastAsia" w:hAnsi="Cambria Math" w:cs="Times New Roman"/>
                <w:sz w:val="22"/>
                <w:szCs w:val="22"/>
                <w:lang w:val="en-GB"/>
              </w:rPr>
              <m:t>h</m:t>
            </m:r>
          </m:e>
          <m:sup>
            <m:r>
              <m:rPr>
                <m:sty m:val="p"/>
              </m:rPr>
              <w:rPr>
                <w:rFonts w:ascii="Cambria Math" w:eastAsiaTheme="minorEastAsia" w:hAnsi="Cambria Math" w:cs="Times New Roman"/>
                <w:sz w:val="22"/>
                <w:szCs w:val="22"/>
                <w:lang w:val="en-GB"/>
              </w:rPr>
              <m:t>-1</m:t>
            </m:r>
          </m:sup>
        </m:sSup>
        <w:commentRangeEnd w:id="219"/>
        <m:r>
          <m:rPr>
            <m:sty m:val="p"/>
          </m:rPr>
          <w:rPr>
            <w:rStyle w:val="CommentReference"/>
            <w:rFonts w:ascii="Cambria Math" w:hAnsi="Cambria Math" w:cs="Times New Roman"/>
            <w:sz w:val="22"/>
            <w:szCs w:val="22"/>
          </w:rPr>
          <w:commentReference w:id="219"/>
        </m:r>
      </m:oMath>
      <w:r w:rsidRPr="00804590">
        <w:rPr>
          <w:rFonts w:ascii="Times New Roman" w:eastAsiaTheme="minorEastAsia" w:hAnsi="Times New Roman" w:cs="Times New Roman"/>
          <w:bCs/>
          <w:iCs/>
          <w:sz w:val="22"/>
          <w:szCs w:val="22"/>
          <w:lang w:val="en-GB"/>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 of measurements) to represent metabolic rate </w:t>
      </w:r>
      <w:r w:rsidRPr="00804590">
        <w:rPr>
          <w:rFonts w:ascii="Times New Roman" w:eastAsiaTheme="minorEastAsia" w:hAnsi="Times New Roman" w:cs="Times New Roman"/>
          <w:bCs/>
          <w:iCs/>
          <w:sz w:val="22"/>
          <w:szCs w:val="22"/>
        </w:rPr>
        <w:fldChar w:fldCharType="begin"/>
      </w:r>
      <w:r w:rsidRPr="00804590">
        <w:rPr>
          <w:rFonts w:ascii="Times New Roman" w:eastAsiaTheme="minorEastAsia" w:hAnsi="Times New Roman" w:cs="Times New Roman"/>
          <w:bCs/>
          <w:iCs/>
          <w:sz w:val="22"/>
          <w:szCs w:val="22"/>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Pr="00804590">
        <w:rPr>
          <w:rFonts w:ascii="Times New Roman" w:eastAsiaTheme="minorEastAsia" w:hAnsi="Times New Roman" w:cs="Times New Roman"/>
          <w:bCs/>
          <w:iCs/>
          <w:sz w:val="22"/>
          <w:szCs w:val="22"/>
        </w:rPr>
        <w:fldChar w:fldCharType="separate"/>
      </w:r>
      <w:r w:rsidRPr="00804590">
        <w:rPr>
          <w:rFonts w:ascii="Times New Roman" w:hAnsi="Times New Roman" w:cs="Times New Roman"/>
          <w:sz w:val="22"/>
          <w:szCs w:val="22"/>
          <w:lang w:val="en-GB"/>
        </w:rPr>
        <w:t xml:space="preserve">(Beamish 1964; Ohlberger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2007)</w:t>
      </w:r>
      <w:r w:rsidRPr="00804590">
        <w:rPr>
          <w:rFonts w:ascii="Times New Roman" w:eastAsiaTheme="minorEastAsia" w:hAnsi="Times New Roman" w:cs="Times New Roman"/>
          <w:bCs/>
          <w:iCs/>
          <w:sz w:val="22"/>
          <w:szCs w:val="22"/>
        </w:rPr>
        <w:fldChar w:fldCharType="end"/>
      </w:r>
      <w:r w:rsidRPr="00804590">
        <w:rPr>
          <w:rFonts w:ascii="Times New Roman" w:eastAsiaTheme="minorEastAsia" w:hAnsi="Times New Roman" w:cs="Times New Roman"/>
          <w:bCs/>
          <w:iCs/>
          <w:sz w:val="22"/>
          <w:szCs w:val="22"/>
          <w:lang w:val="en-GB"/>
        </w:rPr>
        <w:t xml:space="preserve">. Routine and resting metabolism constitute 58% of the data used and standard metabolism constitutes 42%. </w:t>
      </w:r>
      <w:r w:rsidRPr="00804590">
        <w:rPr>
          <w:rFonts w:ascii="Times New Roman" w:hAnsi="Times New Roman" w:cs="Times New Roman"/>
          <w:sz w:val="22"/>
          <w:szCs w:val="22"/>
          <w:lang w:val="en-GB"/>
        </w:rPr>
        <w:t xml:space="preserve">We accounted for potential differences between these metabolic rate measurements by using a random species effect and a single study per species. </w:t>
      </w:r>
    </w:p>
    <w:p w14:paraId="1592C39C"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p>
    <w:p w14:paraId="3A670513"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r w:rsidRPr="00804590">
        <w:rPr>
          <w:rFonts w:ascii="Times New Roman" w:hAnsi="Times New Roman" w:cs="Times New Roman"/>
          <w:bCs/>
          <w:i/>
          <w:iCs/>
          <w:sz w:val="22"/>
          <w:szCs w:val="22"/>
          <w:lang w:val="en-GB"/>
        </w:rPr>
        <w:t>Mass- and temperature dependence of consumption including beyond peak temperatures</w:t>
      </w:r>
    </w:p>
    <w:p w14:paraId="1D3A75BB" w14:textId="77777777" w:rsidR="000F2DF5" w:rsidRPr="00804590" w:rsidRDefault="000F2DF5" w:rsidP="000F2DF5">
      <w:pPr>
        <w:spacing w:line="480" w:lineRule="auto"/>
        <w:contextualSpacing/>
        <w:jc w:val="both"/>
        <w:rPr>
          <w:rFonts w:ascii="Times New Roman" w:eastAsiaTheme="minorEastAsia" w:hAnsi="Times New Roman" w:cs="Times New Roman"/>
          <w:iCs/>
          <w:sz w:val="22"/>
          <w:szCs w:val="22"/>
          <w:lang w:val="en-GB"/>
        </w:rPr>
      </w:pPr>
      <w:r w:rsidRPr="00804590">
        <w:rPr>
          <w:rFonts w:ascii="Times New Roman" w:hAnsi="Times New Roman" w:cs="Times New Roman"/>
          <w:bCs/>
          <w:sz w:val="22"/>
          <w:szCs w:val="22"/>
          <w:lang w:val="en-GB"/>
        </w:rPr>
        <w:t xml:space="preserve">To characterize the decline in consumption rates beyond peak temperature, we fit second and third-degree polynomial regressions to a subset of these data containing only species with data points extending beyond such a peak temperature. For these data, </w:t>
      </w:r>
      <m:oMath>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y</m:t>
            </m:r>
          </m:e>
          <m:sub>
            <m:r>
              <w:rPr>
                <w:rFonts w:ascii="Cambria Math" w:eastAsiaTheme="minorEastAsia" w:hAnsi="Cambria Math" w:cs="Times New Roman"/>
                <w:sz w:val="22"/>
                <w:szCs w:val="22"/>
              </w:rPr>
              <m:t>ij</m:t>
            </m:r>
          </m:sub>
        </m:sSub>
      </m:oMath>
      <w:r w:rsidRPr="00804590">
        <w:rPr>
          <w:rFonts w:ascii="Times New Roman" w:hAnsi="Times New Roman" w:cs="Times New Roman"/>
          <w:bCs/>
          <w:sz w:val="22"/>
          <w:szCs w:val="22"/>
          <w:lang w:val="en-GB"/>
        </w:rPr>
        <w:t xml:space="preserve"> in Eqn. 1 </w:t>
      </w:r>
      <w:r w:rsidRPr="00804590">
        <w:rPr>
          <w:rFonts w:ascii="Times New Roman" w:eastAsiaTheme="minorEastAsia" w:hAnsi="Times New Roman" w:cs="Times New Roman"/>
          <w:iCs/>
          <w:sz w:val="22"/>
          <w:szCs w:val="22"/>
          <w:lang w:val="en-GB"/>
        </w:rPr>
        <w:t xml:space="preserve">refers to </w:t>
      </w:r>
      <w:r w:rsidRPr="00804590">
        <w:rPr>
          <w:rFonts w:ascii="Times New Roman" w:eastAsiaTheme="minorEastAsia" w:hAnsi="Times New Roman" w:cs="Times New Roman"/>
          <w:bCs/>
          <w:iCs/>
          <w:sz w:val="22"/>
          <w:szCs w:val="22"/>
          <w:lang w:val="en-GB"/>
        </w:rPr>
        <w:t xml:space="preserve">the </w:t>
      </w:r>
      <m:oMath>
        <m:r>
          <w:rPr>
            <w:rFonts w:ascii="Cambria Math" w:eastAsiaTheme="minorEastAsia" w:hAnsi="Cambria Math" w:cs="Times New Roman"/>
            <w:sz w:val="22"/>
            <w:szCs w:val="22"/>
          </w:rPr>
          <m:t>i</m:t>
        </m:r>
      </m:oMath>
      <w:r w:rsidRPr="00804590">
        <w:rPr>
          <w:rFonts w:ascii="Times New Roman" w:eastAsiaTheme="minorEastAsia" w:hAnsi="Times New Roman" w:cs="Times New Roman"/>
          <w:bCs/>
          <w:iCs/>
          <w:sz w:val="22"/>
          <w:szCs w:val="22"/>
          <w:lang w:val="en-GB"/>
        </w:rPr>
        <w:t xml:space="preserve">th observation of </w:t>
      </w:r>
      <w:r w:rsidRPr="00804590">
        <w:rPr>
          <w:rFonts w:ascii="Times New Roman" w:eastAsiaTheme="minorEastAsia" w:hAnsi="Times New Roman" w:cs="Times New Roman"/>
          <w:iCs/>
          <w:sz w:val="22"/>
          <w:szCs w:val="22"/>
          <w:lang w:val="en-GB"/>
        </w:rPr>
        <w:t xml:space="preserve">mass-specific consumption rates </w:t>
      </w:r>
      <w:r w:rsidRPr="00804590">
        <w:rPr>
          <w:rFonts w:ascii="Times New Roman" w:eastAsiaTheme="minorEastAsia" w:hAnsi="Times New Roman" w:cs="Times New Roman"/>
          <w:bCs/>
          <w:iCs/>
          <w:sz w:val="22"/>
          <w:szCs w:val="22"/>
          <w:lang w:val="en-GB"/>
        </w:rPr>
        <w:t xml:space="preserve">for species </w:t>
      </w:r>
      <m:oMath>
        <m:r>
          <w:rPr>
            <w:rFonts w:ascii="Cambria Math" w:eastAsiaTheme="minorEastAsia" w:hAnsi="Cambria Math" w:cs="Times New Roman"/>
            <w:sz w:val="22"/>
            <w:szCs w:val="22"/>
            <w:lang w:val="en-GB"/>
          </w:rPr>
          <m:t>j</m:t>
        </m:r>
      </m:oMath>
      <w:r w:rsidRPr="00804590">
        <w:rPr>
          <w:rFonts w:ascii="Times New Roman" w:eastAsiaTheme="minorEastAsia" w:hAnsi="Times New Roman" w:cs="Times New Roman"/>
          <w:bCs/>
          <w:iCs/>
          <w:sz w:val="22"/>
          <w:szCs w:val="22"/>
          <w:lang w:val="en-GB"/>
        </w:rPr>
        <w:t xml:space="preserve"> </w:t>
      </w:r>
      <w:r w:rsidRPr="00804590">
        <w:rPr>
          <w:rFonts w:ascii="Times New Roman" w:eastAsiaTheme="minorEastAsia" w:hAnsi="Times New Roman" w:cs="Times New Roman"/>
          <w:iCs/>
          <w:sz w:val="22"/>
          <w:szCs w:val="22"/>
          <w:lang w:val="en-GB"/>
        </w:rPr>
        <w:t xml:space="preserve">divided by the mean value for species </w:t>
      </w:r>
      <m:oMath>
        <m:r>
          <w:rPr>
            <w:rFonts w:ascii="Cambria Math" w:eastAsiaTheme="minorEastAsia" w:hAnsi="Cambria Math" w:cs="Times New Roman"/>
            <w:sz w:val="22"/>
            <w:szCs w:val="22"/>
          </w:rPr>
          <m:t>j</m:t>
        </m:r>
      </m:oMath>
      <w:r w:rsidRPr="00804590">
        <w:rPr>
          <w:rFonts w:ascii="Times New Roman" w:eastAsiaTheme="minorEastAsia" w:hAnsi="Times New Roman" w:cs="Times New Roman"/>
          <w:iCs/>
          <w:sz w:val="22"/>
          <w:szCs w:val="22"/>
          <w:lang w:val="en-GB"/>
        </w:rPr>
        <w:t xml:space="preserve"> (</w:t>
      </w:r>
      <m:oMath>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y</m:t>
            </m:r>
          </m:e>
          <m:sub>
            <m:r>
              <w:rPr>
                <w:rFonts w:ascii="Cambria Math" w:eastAsiaTheme="minorEastAsia" w:hAnsi="Cambria Math" w:cs="Times New Roman"/>
                <w:sz w:val="22"/>
                <w:szCs w:val="22"/>
              </w:rPr>
              <m:t>ij</m:t>
            </m:r>
          </m:sub>
        </m:sSub>
        <m:r>
          <w:rPr>
            <w:rFonts w:ascii="Cambria Math" w:eastAsiaTheme="minorEastAsia" w:hAnsi="Cambria Math" w:cs="Times New Roman"/>
            <w:sz w:val="22"/>
            <w:szCs w:val="22"/>
            <w:lang w:val="en-GB"/>
          </w:rPr>
          <m:t>=</m:t>
        </m:r>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y</m:t>
            </m:r>
          </m:e>
          <m:sub>
            <m:r>
              <w:rPr>
                <w:rFonts w:ascii="Cambria Math" w:eastAsiaTheme="minorEastAsia" w:hAnsi="Cambria Math" w:cs="Times New Roman"/>
                <w:sz w:val="22"/>
                <w:szCs w:val="22"/>
              </w:rPr>
              <m:t>ij</m:t>
            </m:r>
          </m:sub>
        </m:sSub>
        <m:r>
          <w:rPr>
            <w:rFonts w:ascii="Cambria Math" w:eastAsiaTheme="minorEastAsia" w:hAnsi="Cambria Math" w:cs="Times New Roman"/>
            <w:sz w:val="22"/>
            <w:szCs w:val="22"/>
            <w:lang w:val="en-GB"/>
          </w:rPr>
          <m:t>/</m:t>
        </m:r>
        <m:acc>
          <m:accPr>
            <m:chr m:val="̅"/>
            <m:ctrlPr>
              <w:rPr>
                <w:rFonts w:ascii="Cambria Math" w:eastAsiaTheme="minorEastAsia" w:hAnsi="Cambria Math" w:cs="Times New Roman"/>
                <w:i/>
                <w:iCs/>
                <w:sz w:val="22"/>
                <w:szCs w:val="22"/>
                <w:lang w:val="en-GB"/>
              </w:rPr>
            </m:ctrlPr>
          </m:accPr>
          <m:e>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y</m:t>
                </m:r>
              </m:e>
              <m:sub>
                <w:commentRangeStart w:id="220"/>
                <w:commentRangeEnd w:id="220"/>
                <m:r>
                  <m:rPr>
                    <m:sty m:val="p"/>
                  </m:rPr>
                  <w:rPr>
                    <w:rStyle w:val="CommentReference"/>
                    <w:rFonts w:ascii="Cambria Math" w:hAnsi="Cambria Math" w:cs="Times New Roman"/>
                    <w:sz w:val="22"/>
                    <w:szCs w:val="22"/>
                  </w:rPr>
                  <w:commentReference w:id="220"/>
                </m:r>
                <w:commentRangeStart w:id="221"/>
                <w:commentRangeStart w:id="222"/>
                <w:commentRangeEnd w:id="221"/>
                <m:r>
                  <m:rPr>
                    <m:sty m:val="p"/>
                  </m:rPr>
                  <w:rPr>
                    <w:rStyle w:val="CommentReference"/>
                    <w:rFonts w:ascii="Cambria Math" w:hAnsi="Cambria Math" w:cs="Times New Roman"/>
                    <w:sz w:val="22"/>
                    <w:szCs w:val="22"/>
                  </w:rPr>
                  <w:commentReference w:id="221"/>
                </m:r>
                <w:commentRangeEnd w:id="222"/>
                <m:r>
                  <m:rPr>
                    <m:sty m:val="p"/>
                  </m:rPr>
                  <w:rPr>
                    <w:rStyle w:val="CommentReference"/>
                    <w:rFonts w:ascii="Cambria Math" w:hAnsi="Cambria Math" w:cs="Times New Roman"/>
                    <w:sz w:val="22"/>
                    <w:szCs w:val="22"/>
                  </w:rPr>
                  <w:commentReference w:id="222"/>
                </m:r>
                <m:r>
                  <w:rPr>
                    <w:rFonts w:ascii="Cambria Math" w:eastAsiaTheme="minorEastAsia" w:hAnsi="Cambria Math" w:cs="Times New Roman"/>
                    <w:sz w:val="22"/>
                    <w:szCs w:val="22"/>
                  </w:rPr>
                  <m:t>j</m:t>
                </m:r>
              </m:sub>
            </m:sSub>
          </m:e>
        </m:acc>
      </m:oMath>
      <w:r w:rsidRPr="00804590">
        <w:rPr>
          <w:rFonts w:ascii="Times New Roman" w:eastAsiaTheme="minorEastAsia" w:hAnsi="Times New Roman" w:cs="Times New Roman"/>
          <w:iCs/>
          <w:sz w:val="22"/>
          <w:szCs w:val="22"/>
          <w:lang w:val="en-GB"/>
        </w:rPr>
        <w:t>). We consider the following predictors (in Eqn. 2): mean-centred body mass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ij</m:t>
            </m:r>
          </m:sub>
        </m:sSub>
        <m:r>
          <w:rPr>
            <w:rFonts w:ascii="Cambria Math" w:eastAsiaTheme="minorEastAsia" w:hAnsi="Cambria Math" w:cs="Times New Roman"/>
            <w:sz w:val="22"/>
            <w:szCs w:val="22"/>
            <w:lang w:val="en-GB"/>
          </w:rPr>
          <m:t>=</m:t>
        </m:r>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ij</m:t>
            </m:r>
          </m:sub>
        </m:sSub>
        <m:r>
          <w:rPr>
            <w:rFonts w:ascii="Cambria Math" w:eastAsiaTheme="minorEastAsia" w:hAnsi="Cambria Math" w:cs="Times New Roman"/>
            <w:sz w:val="22"/>
            <w:szCs w:val="22"/>
            <w:lang w:val="en-GB"/>
          </w:rPr>
          <m:t>-</m:t>
        </m:r>
        <w:commentRangeStart w:id="223"/>
        <w:commentRangeStart w:id="224"/>
        <w:commentRangeStart w:id="225"/>
        <m:acc>
          <m:accPr>
            <m:chr m:val="̅"/>
            <m:ctrlPr>
              <w:rPr>
                <w:rFonts w:ascii="Cambria Math" w:eastAsiaTheme="minorEastAsia" w:hAnsi="Cambria Math" w:cs="Times New Roman"/>
                <w:i/>
                <w:iCs/>
                <w:sz w:val="22"/>
                <w:szCs w:val="22"/>
                <w:lang w:val="en-GB"/>
              </w:rPr>
            </m:ctrlPr>
          </m:accPr>
          <m:e>
            <m:r>
              <w:rPr>
                <w:rFonts w:ascii="Cambria Math" w:eastAsiaTheme="minorEastAsia" w:hAnsi="Cambria Math" w:cs="Times New Roman"/>
                <w:sz w:val="22"/>
                <w:szCs w:val="22"/>
                <w:lang w:val="en-GB"/>
              </w:rPr>
              <m:t>M</m:t>
            </m:r>
          </m:e>
        </m:acc>
      </m:oMath>
      <w:r w:rsidRPr="00804590">
        <w:rPr>
          <w:rFonts w:ascii="Times New Roman" w:eastAsiaTheme="minorEastAsia" w:hAnsi="Times New Roman" w:cs="Times New Roman"/>
          <w:iCs/>
          <w:sz w:val="22"/>
          <w:szCs w:val="22"/>
          <w:lang w:val="en-GB"/>
        </w:rPr>
        <w:t xml:space="preserve">), </w:t>
      </w:r>
      <w:commentRangeStart w:id="226"/>
      <w:commentRangeEnd w:id="226"/>
      <w:r w:rsidRPr="00804590">
        <w:rPr>
          <w:rStyle w:val="CommentReference"/>
          <w:rFonts w:cs="Times New Roman"/>
          <w:sz w:val="22"/>
          <w:szCs w:val="22"/>
        </w:rPr>
        <w:commentReference w:id="226"/>
      </w:r>
      <w:commentRangeEnd w:id="223"/>
      <w:r w:rsidRPr="00804590">
        <w:rPr>
          <w:rStyle w:val="CommentReference"/>
          <w:rFonts w:cs="Times New Roman"/>
          <w:sz w:val="22"/>
          <w:szCs w:val="22"/>
        </w:rPr>
        <w:commentReference w:id="223"/>
      </w:r>
      <w:commentRangeEnd w:id="224"/>
      <w:r w:rsidRPr="00804590">
        <w:rPr>
          <w:rStyle w:val="CommentReference"/>
          <w:rFonts w:cs="Times New Roman"/>
          <w:sz w:val="22"/>
          <w:szCs w:val="22"/>
        </w:rPr>
        <w:commentReference w:id="224"/>
      </w:r>
      <w:commentRangeEnd w:id="225"/>
      <w:r w:rsidRPr="00804590">
        <w:rPr>
          <w:rStyle w:val="CommentReference"/>
          <w:rFonts w:cs="Times New Roman"/>
          <w:sz w:val="22"/>
          <w:szCs w:val="22"/>
        </w:rPr>
        <w:commentReference w:id="225"/>
      </w:r>
      <w:r w:rsidRPr="00804590">
        <w:rPr>
          <w:rFonts w:ascii="Times New Roman" w:eastAsiaTheme="minorEastAsia" w:hAnsi="Times New Roman" w:cs="Times New Roman"/>
          <w:sz w:val="22"/>
          <w:szCs w:val="22"/>
          <w:lang w:val="en-GB"/>
        </w:rPr>
        <w:t xml:space="preserve"> </w:t>
      </w:r>
      <w:r w:rsidRPr="00804590">
        <w:rPr>
          <w:rFonts w:ascii="Times New Roman" w:eastAsiaTheme="minorEastAsia" w:hAnsi="Times New Roman" w:cs="Times New Roman"/>
          <w:sz w:val="22"/>
          <w:szCs w:val="22"/>
          <w:lang w:val="en-GB"/>
        </w:rPr>
        <w:lastRenderedPageBreak/>
        <w:t>standardized temperature (</w:t>
      </w:r>
      <m:oMath>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C</m:t>
            </m:r>
            <m:r>
              <w:rPr>
                <w:rFonts w:ascii="Cambria Math" w:hAnsi="Cambria Math" w:cs="Times New Roman"/>
                <w:sz w:val="22"/>
                <w:szCs w:val="22"/>
                <w:lang w:val="en-GB"/>
              </w:rPr>
              <m:t>,</m:t>
            </m:r>
            <m:r>
              <w:rPr>
                <w:rFonts w:ascii="Cambria Math" w:hAnsi="Cambria Math" w:cs="Times New Roman"/>
                <w:sz w:val="22"/>
                <w:szCs w:val="22"/>
              </w:rPr>
              <m:t>ij</m:t>
            </m:r>
          </m:sub>
        </m:sSub>
        <m:r>
          <w:rPr>
            <w:rFonts w:ascii="Cambria Math" w:hAnsi="Cambria Math" w:cs="Times New Roman"/>
            <w:sz w:val="22"/>
            <w:szCs w:val="22"/>
            <w:lang w:val="en-GB"/>
          </w:rPr>
          <m:t>=</m:t>
        </m:r>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C</m:t>
            </m:r>
            <m:r>
              <w:rPr>
                <w:rFonts w:ascii="Cambria Math" w:hAnsi="Cambria Math" w:cs="Times New Roman"/>
                <w:sz w:val="22"/>
                <w:szCs w:val="22"/>
                <w:lang w:val="en-GB"/>
              </w:rPr>
              <m:t>,</m:t>
            </m:r>
            <m:r>
              <w:rPr>
                <w:rFonts w:ascii="Cambria Math" w:hAnsi="Cambria Math" w:cs="Times New Roman"/>
                <w:sz w:val="22"/>
                <w:szCs w:val="22"/>
              </w:rPr>
              <m:t>ij</m:t>
            </m:r>
          </m:sub>
        </m:sSub>
        <m:r>
          <w:rPr>
            <w:rFonts w:ascii="Cambria Math" w:hAnsi="Cambria Math" w:cs="Times New Roman"/>
            <w:sz w:val="22"/>
            <w:szCs w:val="22"/>
            <w:lang w:val="en-GB"/>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T</m:t>
                </m:r>
              </m:e>
            </m:acc>
          </m:e>
          <m:sub>
            <m:r>
              <w:rPr>
                <w:rFonts w:ascii="Cambria Math" w:hAnsi="Cambria Math" w:cs="Times New Roman"/>
                <w:sz w:val="22"/>
                <w:szCs w:val="22"/>
              </w:rPr>
              <m:t>env</m:t>
            </m:r>
            <m:r>
              <w:rPr>
                <w:rFonts w:ascii="Cambria Math" w:hAnsi="Cambria Math" w:cs="Times New Roman"/>
                <w:sz w:val="22"/>
                <w:szCs w:val="22"/>
                <w:lang w:val="en-GB"/>
              </w:rPr>
              <m:t>,</m:t>
            </m:r>
            <m:r>
              <w:rPr>
                <w:rFonts w:ascii="Cambria Math" w:hAnsi="Cambria Math" w:cs="Times New Roman"/>
                <w:sz w:val="22"/>
                <w:szCs w:val="22"/>
              </w:rPr>
              <m:t>C</m:t>
            </m:r>
            <m:r>
              <w:rPr>
                <w:rFonts w:ascii="Cambria Math" w:hAnsi="Cambria Math" w:cs="Times New Roman"/>
                <w:sz w:val="22"/>
                <w:szCs w:val="22"/>
                <w:lang w:val="en-GB"/>
              </w:rPr>
              <m:t>,</m:t>
            </m:r>
            <m:r>
              <w:rPr>
                <w:rFonts w:ascii="Cambria Math" w:hAnsi="Cambria Math" w:cs="Times New Roman"/>
                <w:sz w:val="22"/>
                <w:szCs w:val="22"/>
              </w:rPr>
              <m:t>j</m:t>
            </m:r>
          </m:sub>
        </m:sSub>
      </m:oMath>
      <w:r w:rsidRPr="00804590">
        <w:rPr>
          <w:rFonts w:ascii="Times New Roman" w:eastAsiaTheme="minorEastAsia" w:hAnsi="Times New Roman" w:cs="Times New Roman"/>
          <w:sz w:val="22"/>
          <w:szCs w:val="22"/>
          <w:lang w:val="en-US"/>
        </w:rPr>
        <w:t xml:space="preserve">, where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T</m:t>
                </m:r>
              </m:e>
            </m:acc>
          </m:e>
          <m:sub>
            <m:r>
              <w:rPr>
                <w:rFonts w:ascii="Cambria Math" w:hAnsi="Cambria Math" w:cs="Times New Roman"/>
                <w:sz w:val="22"/>
                <w:szCs w:val="22"/>
              </w:rPr>
              <m:t>env</m:t>
            </m:r>
            <m:r>
              <w:rPr>
                <w:rFonts w:ascii="Cambria Math" w:hAnsi="Cambria Math" w:cs="Times New Roman"/>
                <w:sz w:val="22"/>
                <w:szCs w:val="22"/>
                <w:lang w:val="en-GB"/>
              </w:rPr>
              <m:t>,</m:t>
            </m:r>
            <m:r>
              <w:rPr>
                <w:rFonts w:ascii="Cambria Math" w:hAnsi="Cambria Math" w:cs="Times New Roman"/>
                <w:sz w:val="22"/>
                <w:szCs w:val="22"/>
              </w:rPr>
              <m:t>C</m:t>
            </m:r>
            <m:r>
              <w:rPr>
                <w:rFonts w:ascii="Cambria Math" w:hAnsi="Cambria Math" w:cs="Times New Roman"/>
                <w:sz w:val="22"/>
                <w:szCs w:val="22"/>
                <w:lang w:val="en-GB"/>
              </w:rPr>
              <m:t>,</m:t>
            </m:r>
            <m:r>
              <w:rPr>
                <w:rFonts w:ascii="Cambria Math" w:hAnsi="Cambria Math" w:cs="Times New Roman"/>
                <w:sz w:val="22"/>
                <w:szCs w:val="22"/>
              </w:rPr>
              <m:t>j</m:t>
            </m:r>
          </m:sub>
        </m:sSub>
      </m:oMath>
      <w:r w:rsidRPr="00804590">
        <w:rPr>
          <w:rFonts w:ascii="Times New Roman" w:eastAsiaTheme="minorEastAsia" w:hAnsi="Times New Roman" w:cs="Times New Roman"/>
          <w:sz w:val="22"/>
          <w:szCs w:val="22"/>
          <w:lang w:val="en-US"/>
        </w:rPr>
        <w:t xml:space="preserve"> is the </w:t>
      </w:r>
      <w:r w:rsidRPr="00804590">
        <w:rPr>
          <w:rFonts w:ascii="Times New Roman" w:eastAsiaTheme="minorEastAsia" w:hAnsi="Times New Roman" w:cs="Times New Roman"/>
          <w:sz w:val="22"/>
          <w:szCs w:val="22"/>
          <w:lang w:val="en-GB"/>
        </w:rPr>
        <w:t xml:space="preserve">mid-point of the temperature in the environment of species </w:t>
      </w:r>
      <m:oMath>
        <m:r>
          <w:rPr>
            <w:rFonts w:ascii="Cambria Math" w:eastAsiaTheme="minorEastAsia" w:hAnsi="Cambria Math" w:cs="Times New Roman"/>
            <w:sz w:val="22"/>
            <w:szCs w:val="22"/>
            <w:lang w:val="en-GB"/>
          </w:rPr>
          <m:t>j</m:t>
        </m:r>
      </m:oMath>
      <w:r w:rsidRPr="00804590">
        <w:rPr>
          <w:rFonts w:ascii="Times New Roman" w:eastAsiaTheme="minorEastAsia" w:hAnsi="Times New Roman" w:cs="Times New Roman"/>
          <w:sz w:val="22"/>
          <w:szCs w:val="22"/>
        </w:rPr>
        <w:t>)</w:t>
      </w:r>
      <w:r w:rsidRPr="00804590">
        <w:rPr>
          <w:rFonts w:ascii="Times New Roman" w:eastAsiaTheme="minorEastAsia" w:hAnsi="Times New Roman" w:cs="Times New Roman"/>
          <w:sz w:val="22"/>
          <w:szCs w:val="22"/>
          <w:lang w:val="en-US"/>
        </w:rPr>
        <w:t>, as well as the square and cube of this temperature-variable</w:t>
      </w:r>
      <w:r w:rsidRPr="00804590">
        <w:rPr>
          <w:rFonts w:ascii="Times New Roman" w:eastAsiaTheme="minorEastAsia" w:hAnsi="Times New Roman" w:cs="Times New Roman"/>
          <w:iCs/>
          <w:sz w:val="22"/>
          <w:szCs w:val="22"/>
          <w:lang w:val="en-GB"/>
        </w:rPr>
        <w:t xml:space="preserve">. The rescaling is done to control for differences between species with respect to the experimental temperatures relative to the temperature that maximizes their consumption rate. </w:t>
      </w:r>
      <w:r w:rsidRPr="00804590">
        <w:rPr>
          <w:rFonts w:ascii="Times New Roman" w:eastAsiaTheme="minorEastAsia" w:hAnsi="Times New Roman" w:cs="Times New Roman"/>
          <w:sz w:val="22"/>
          <w:szCs w:val="22"/>
          <w:lang w:val="en-US"/>
        </w:rPr>
        <w:t xml:space="preserve">We </w:t>
      </w:r>
      <w:r w:rsidRPr="00804590">
        <w:rPr>
          <w:rFonts w:ascii="Times New Roman" w:eastAsiaTheme="minorEastAsia" w:hAnsi="Times New Roman" w:cs="Times New Roman"/>
          <w:iCs/>
          <w:sz w:val="22"/>
          <w:szCs w:val="22"/>
          <w:lang w:val="en-GB"/>
        </w:rPr>
        <w:t xml:space="preserve">only consider the intercept to be </w:t>
      </w:r>
      <w:proofErr w:type="gramStart"/>
      <w:r w:rsidRPr="00804590">
        <w:rPr>
          <w:rFonts w:ascii="Times New Roman" w:eastAsiaTheme="minorEastAsia" w:hAnsi="Times New Roman" w:cs="Times New Roman"/>
          <w:iCs/>
          <w:sz w:val="22"/>
          <w:szCs w:val="22"/>
          <w:lang w:val="en-GB"/>
        </w:rPr>
        <w:t>species-varying</w:t>
      </w:r>
      <w:proofErr w:type="gramEnd"/>
      <w:r w:rsidRPr="00804590">
        <w:rPr>
          <w:rFonts w:ascii="Times New Roman" w:eastAsiaTheme="minorEastAsia" w:hAnsi="Times New Roman" w:cs="Times New Roman"/>
          <w:iCs/>
          <w:sz w:val="22"/>
          <w:szCs w:val="22"/>
          <w:lang w:val="en-GB"/>
        </w:rPr>
        <w:t>.</w:t>
      </w:r>
    </w:p>
    <w:p w14:paraId="66C359E1" w14:textId="77777777" w:rsidR="000F2DF5" w:rsidRPr="00804590" w:rsidRDefault="000F2DF5" w:rsidP="000F2DF5">
      <w:pPr>
        <w:spacing w:line="480" w:lineRule="auto"/>
        <w:contextualSpacing/>
        <w:jc w:val="both"/>
        <w:rPr>
          <w:rFonts w:ascii="Times New Roman" w:eastAsiaTheme="minorEastAsia" w:hAnsi="Times New Roman" w:cs="Times New Roman"/>
          <w:iCs/>
          <w:sz w:val="22"/>
          <w:szCs w:val="22"/>
          <w:lang w:val="en-GB"/>
        </w:rPr>
      </w:pPr>
    </w:p>
    <w:p w14:paraId="6F5BE97F"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r w:rsidRPr="00804590">
        <w:rPr>
          <w:rFonts w:ascii="Times New Roman" w:hAnsi="Times New Roman" w:cs="Times New Roman"/>
          <w:bCs/>
          <w:i/>
          <w:iCs/>
          <w:sz w:val="22"/>
          <w:szCs w:val="22"/>
          <w:lang w:val="en-GB"/>
        </w:rPr>
        <w:t>Mass-dependence of optimum growth temperature</w:t>
      </w:r>
    </w:p>
    <w:p w14:paraId="3419A865" w14:textId="77777777" w:rsidR="000F2DF5" w:rsidRPr="00804590" w:rsidRDefault="000F2DF5" w:rsidP="000F2DF5">
      <w:pPr>
        <w:spacing w:line="480" w:lineRule="auto"/>
        <w:contextualSpacing/>
        <w:jc w:val="both"/>
        <w:rPr>
          <w:rFonts w:ascii="Times New Roman" w:eastAsiaTheme="minorEastAsia" w:hAnsi="Times New Roman" w:cs="Times New Roman"/>
          <w:sz w:val="22"/>
          <w:szCs w:val="22"/>
          <w:lang w:val="en-GB"/>
        </w:rPr>
      </w:pPr>
      <w:r w:rsidRPr="00804590">
        <w:rPr>
          <w:rFonts w:ascii="Times New Roman" w:hAnsi="Times New Roman" w:cs="Times New Roman"/>
          <w:bCs/>
          <w:sz w:val="22"/>
          <w:szCs w:val="22"/>
          <w:lang w:val="en-GB"/>
        </w:rPr>
        <w:t>To evaluate how the optimum temperature (</w:t>
      </w:r>
      <m:oMath>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opt</m:t>
            </m:r>
            <m:r>
              <w:rPr>
                <w:rFonts w:ascii="Cambria Math" w:hAnsi="Cambria Math" w:cs="Times New Roman"/>
                <w:sz w:val="22"/>
                <w:szCs w:val="22"/>
                <w:lang w:val="en-GB"/>
              </w:rPr>
              <m:t>,</m:t>
            </m:r>
            <m:r>
              <w:rPr>
                <w:rFonts w:ascii="Cambria Math" w:hAnsi="Cambria Math" w:cs="Times New Roman"/>
                <w:sz w:val="22"/>
                <w:szCs w:val="22"/>
              </w:rPr>
              <m:t>ij</m:t>
            </m:r>
          </m:sub>
        </m:sSub>
      </m:oMath>
      <w:r w:rsidRPr="00804590">
        <w:rPr>
          <w:rFonts w:ascii="Times New Roman" w:eastAsiaTheme="minorEastAsia" w:hAnsi="Times New Roman" w:cs="Times New Roman"/>
          <w:bCs/>
          <w:sz w:val="22"/>
          <w:szCs w:val="22"/>
          <w:lang w:val="en-GB"/>
        </w:rPr>
        <w:t>,</w:t>
      </w:r>
      <w:r w:rsidRPr="00804590">
        <w:rPr>
          <w:rFonts w:ascii="Times New Roman" w:hAnsi="Times New Roman" w:cs="Times New Roman"/>
          <w:bCs/>
          <w:sz w:val="22"/>
          <w:szCs w:val="22"/>
          <w:lang w:val="en-GB"/>
        </w:rPr>
        <w:t xml:space="preserve"> </w:t>
      </w:r>
      <w:r w:rsidRPr="00804590">
        <w:rPr>
          <w:rFonts w:ascii="Times New Roman" w:eastAsiaTheme="minorEastAsia" w:hAnsi="Times New Roman" w:cs="Times New Roman"/>
          <w:bCs/>
          <w:sz w:val="22"/>
          <w:szCs w:val="22"/>
          <w:lang w:val="en-GB"/>
        </w:rPr>
        <w:t xml:space="preserve">in degrees Celsius) </w:t>
      </w:r>
      <w:r w:rsidRPr="00804590">
        <w:rPr>
          <w:rFonts w:ascii="Times New Roman" w:hAnsi="Times New Roman" w:cs="Times New Roman"/>
          <w:bCs/>
          <w:sz w:val="22"/>
          <w:szCs w:val="22"/>
          <w:lang w:val="en-GB"/>
        </w:rPr>
        <w:t xml:space="preserve">for individual growth depends on body mass, we fit Eqns. 1-3 with </w:t>
      </w:r>
      <m:oMath>
        <m:sSub>
          <m:sSubPr>
            <m:ctrlPr>
              <w:rPr>
                <w:rFonts w:ascii="Cambria Math" w:hAnsi="Cambria Math" w:cs="Times New Roman"/>
                <w:bCs/>
                <w:i/>
                <w:sz w:val="22"/>
                <w:szCs w:val="22"/>
              </w:rPr>
            </m:ctrlPr>
          </m:sSubPr>
          <m:e>
            <m:r>
              <w:rPr>
                <w:rFonts w:ascii="Cambria Math" w:hAnsi="Cambria Math" w:cs="Times New Roman"/>
                <w:sz w:val="22"/>
                <w:szCs w:val="22"/>
              </w:rPr>
              <m:t>y</m:t>
            </m:r>
          </m:e>
          <m:sub>
            <m:r>
              <w:rPr>
                <w:rFonts w:ascii="Cambria Math" w:hAnsi="Cambria Math" w:cs="Times New Roman"/>
                <w:sz w:val="22"/>
                <w:szCs w:val="22"/>
              </w:rPr>
              <m:t>ij</m:t>
            </m:r>
          </m:sub>
        </m:sSub>
      </m:oMath>
      <w:r w:rsidRPr="00804590">
        <w:rPr>
          <w:rFonts w:ascii="Times New Roman" w:eastAsiaTheme="minorEastAsia" w:hAnsi="Times New Roman" w:cs="Times New Roman"/>
          <w:bCs/>
          <w:sz w:val="22"/>
          <w:szCs w:val="22"/>
          <w:lang w:val="en-US"/>
        </w:rPr>
        <w:t xml:space="preserve"> as the </w:t>
      </w:r>
      <w:r w:rsidRPr="00804590">
        <w:rPr>
          <w:rFonts w:ascii="Times New Roman" w:eastAsiaTheme="minorEastAsia" w:hAnsi="Times New Roman" w:cs="Times New Roman"/>
          <w:bCs/>
          <w:iCs/>
          <w:sz w:val="22"/>
          <w:szCs w:val="22"/>
          <w:lang w:val="en-GB"/>
        </w:rPr>
        <w:t>mean-centred optimum growth temperature within species (</w:t>
      </w:r>
      <m:oMath>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opt</m:t>
            </m:r>
            <m:r>
              <w:rPr>
                <w:rFonts w:ascii="Cambria Math" w:hAnsi="Cambria Math" w:cs="Times New Roman"/>
                <w:sz w:val="22"/>
                <w:szCs w:val="22"/>
                <w:lang w:val="en-GB"/>
              </w:rPr>
              <m:t>,</m:t>
            </m:r>
            <m:r>
              <w:rPr>
                <w:rFonts w:ascii="Cambria Math" w:hAnsi="Cambria Math" w:cs="Times New Roman"/>
                <w:sz w:val="22"/>
                <w:szCs w:val="22"/>
              </w:rPr>
              <m:t>ij</m:t>
            </m:r>
          </m:sub>
        </m:sSub>
        <m:r>
          <w:rPr>
            <w:rFonts w:ascii="Cambria Math" w:eastAsiaTheme="minorEastAsia" w:hAnsi="Cambria Math" w:cs="Times New Roman"/>
            <w:sz w:val="22"/>
            <w:szCs w:val="22"/>
            <w:lang w:val="en-GB"/>
          </w:rPr>
          <m:t>=</m:t>
        </m:r>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opt</m:t>
            </m:r>
            <m:r>
              <w:rPr>
                <w:rFonts w:ascii="Cambria Math" w:hAnsi="Cambria Math" w:cs="Times New Roman"/>
                <w:sz w:val="22"/>
                <w:szCs w:val="22"/>
                <w:lang w:val="en-GB"/>
              </w:rPr>
              <m:t>,</m:t>
            </m:r>
            <m:r>
              <w:rPr>
                <w:rFonts w:ascii="Cambria Math" w:hAnsi="Cambria Math" w:cs="Times New Roman"/>
                <w:sz w:val="22"/>
                <w:szCs w:val="22"/>
              </w:rPr>
              <m:t>ij</m:t>
            </m:r>
          </m:sub>
        </m:sSub>
        <m:r>
          <w:rPr>
            <w:rFonts w:ascii="Cambria Math" w:hAnsi="Cambria Math" w:cs="Times New Roman"/>
            <w:sz w:val="22"/>
            <w:szCs w:val="22"/>
            <w:lang w:val="en-GB"/>
          </w:rPr>
          <m:t>-</m:t>
        </m:r>
        <m:sSub>
          <m:sSubPr>
            <m:ctrlPr>
              <w:rPr>
                <w:rFonts w:ascii="Cambria Math" w:hAnsi="Cambria Math" w:cs="Times New Roman"/>
                <w:bCs/>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T</m:t>
                </m:r>
              </m:e>
            </m:acc>
          </m:e>
          <m:sub>
            <m:r>
              <w:rPr>
                <w:rFonts w:ascii="Cambria Math" w:hAnsi="Cambria Math" w:cs="Times New Roman"/>
                <w:sz w:val="22"/>
                <w:szCs w:val="22"/>
              </w:rPr>
              <m:t>opt</m:t>
            </m:r>
            <m:r>
              <w:rPr>
                <w:rFonts w:ascii="Cambria Math" w:hAnsi="Cambria Math" w:cs="Times New Roman"/>
                <w:sz w:val="22"/>
                <w:szCs w:val="22"/>
                <w:lang w:val="en-GB"/>
              </w:rPr>
              <m:t>,</m:t>
            </m:r>
            <m:r>
              <w:rPr>
                <w:rFonts w:ascii="Cambria Math" w:hAnsi="Cambria Math" w:cs="Times New Roman"/>
                <w:sz w:val="22"/>
                <w:szCs w:val="22"/>
              </w:rPr>
              <m:t>j</m:t>
            </m:r>
          </m:sub>
        </m:sSub>
      </m:oMath>
      <w:r w:rsidRPr="00804590">
        <w:rPr>
          <w:rFonts w:ascii="Times New Roman" w:eastAsiaTheme="minorEastAsia" w:hAnsi="Times New Roman" w:cs="Times New Roman"/>
          <w:bCs/>
          <w:sz w:val="22"/>
          <w:szCs w:val="22"/>
        </w:rPr>
        <w:t xml:space="preserve">), </w:t>
      </w:r>
      <w:r w:rsidRPr="00804590">
        <w:rPr>
          <w:rFonts w:ascii="Times New Roman" w:eastAsiaTheme="minorEastAsia" w:hAnsi="Times New Roman" w:cs="Times New Roman"/>
          <w:sz w:val="22"/>
          <w:szCs w:val="22"/>
          <w:lang w:val="en-GB"/>
        </w:rPr>
        <w:t xml:space="preserve">to </w:t>
      </w:r>
      <w:r w:rsidRPr="00804590">
        <w:rPr>
          <w:rFonts w:ascii="Times New Roman" w:hAnsi="Times New Roman" w:cs="Times New Roman"/>
          <w:sz w:val="22"/>
          <w:szCs w:val="22"/>
          <w:lang w:val="en-GB"/>
        </w:rPr>
        <w:t xml:space="preserve">account for species being adapted to different thermal regimes. </w:t>
      </w:r>
      <m:oMath>
        <m:sSub>
          <m:sSubPr>
            <m:ctrlPr>
              <w:rPr>
                <w:rFonts w:ascii="Cambria Math" w:hAnsi="Cambria Math" w:cs="Times New Roman"/>
                <w:bCs/>
                <w:i/>
                <w:iCs/>
                <w:sz w:val="22"/>
                <w:szCs w:val="22"/>
              </w:rPr>
            </m:ctrlPr>
          </m:sSubPr>
          <m:e>
            <m:r>
              <w:rPr>
                <w:rFonts w:ascii="Cambria Math" w:hAnsi="Cambria Math" w:cs="Times New Roman"/>
                <w:sz w:val="22"/>
                <w:szCs w:val="22"/>
              </w:rPr>
              <m:t>m</m:t>
            </m:r>
          </m:e>
          <m:sub>
            <m:r>
              <w:rPr>
                <w:rFonts w:ascii="Cambria Math" w:hAnsi="Cambria Math" w:cs="Times New Roman"/>
                <w:sz w:val="22"/>
                <w:szCs w:val="22"/>
              </w:rPr>
              <m:t>ij</m:t>
            </m:r>
          </m:sub>
        </m:sSub>
      </m:oMath>
      <w:r w:rsidRPr="00804590">
        <w:rPr>
          <w:rFonts w:ascii="Times New Roman" w:eastAsiaTheme="minorEastAsia" w:hAnsi="Times New Roman" w:cs="Times New Roman"/>
          <w:bCs/>
          <w:iCs/>
          <w:sz w:val="22"/>
          <w:szCs w:val="22"/>
          <w:lang w:val="en-US"/>
        </w:rPr>
        <w:t xml:space="preserve">, the predictor variable for this model, is </w:t>
      </w:r>
      <w:r w:rsidRPr="00804590">
        <w:rPr>
          <w:rFonts w:ascii="Times New Roman" w:eastAsiaTheme="minorEastAsia" w:hAnsi="Times New Roman" w:cs="Times New Roman"/>
          <w:iCs/>
          <w:sz w:val="22"/>
          <w:szCs w:val="22"/>
          <w:lang w:val="en-GB"/>
        </w:rPr>
        <w:t xml:space="preserve">the natural log of the ratio between mass and body mass at maturation within species: </w:t>
      </w:r>
      <m:oMath>
        <m:sSub>
          <m:sSubPr>
            <m:ctrlPr>
              <w:rPr>
                <w:rFonts w:ascii="Cambria Math" w:hAnsi="Cambria Math" w:cs="Times New Roman"/>
                <w:bCs/>
                <w:i/>
                <w:iCs/>
                <w:sz w:val="22"/>
                <w:szCs w:val="22"/>
              </w:rPr>
            </m:ctrlPr>
          </m:sSubPr>
          <m:e>
            <m:r>
              <w:rPr>
                <w:rFonts w:ascii="Cambria Math" w:hAnsi="Cambria Math" w:cs="Times New Roman"/>
                <w:sz w:val="22"/>
                <w:szCs w:val="22"/>
              </w:rPr>
              <m:t>m</m:t>
            </m:r>
          </m:e>
          <m:sub>
            <m:r>
              <w:rPr>
                <w:rFonts w:ascii="Cambria Math" w:hAnsi="Cambria Math" w:cs="Times New Roman"/>
                <w:sz w:val="22"/>
                <w:szCs w:val="22"/>
              </w:rPr>
              <m:t>ij</m:t>
            </m:r>
          </m:sub>
        </m:sSub>
        <m:r>
          <w:rPr>
            <w:rFonts w:ascii="Cambria Math" w:hAnsi="Cambria Math" w:cs="Times New Roman"/>
            <w:sz w:val="22"/>
            <w:szCs w:val="22"/>
            <w:lang w:val="en-GB"/>
          </w:rPr>
          <m:t>=</m:t>
        </m:r>
        <m:func>
          <m:funcPr>
            <m:ctrlPr>
              <w:rPr>
                <w:rFonts w:ascii="Cambria Math" w:eastAsiaTheme="minorEastAsia" w:hAnsi="Cambria Math" w:cs="Times New Roman"/>
                <w:i/>
                <w:iCs/>
                <w:sz w:val="22"/>
                <w:szCs w:val="22"/>
              </w:rPr>
            </m:ctrlPr>
          </m:funcPr>
          <m:fName>
            <m:r>
              <m:rPr>
                <m:sty m:val="p"/>
              </m:rPr>
              <w:rPr>
                <w:rFonts w:ascii="Cambria Math" w:hAnsi="Cambria Math" w:cs="Times New Roman"/>
                <w:sz w:val="22"/>
                <w:szCs w:val="22"/>
                <w:lang w:val="en-GB"/>
              </w:rPr>
              <m:t>ln</m:t>
            </m:r>
          </m:fName>
          <m:e>
            <m:r>
              <w:rPr>
                <w:rFonts w:ascii="Cambria Math" w:eastAsiaTheme="minorEastAsia" w:hAnsi="Cambria Math" w:cs="Times New Roman"/>
                <w:sz w:val="22"/>
                <w:szCs w:val="22"/>
                <w:lang w:val="en-GB"/>
              </w:rPr>
              <m:t>(</m:t>
            </m:r>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M</m:t>
                </m:r>
              </m:e>
              <m:sub>
                <m:r>
                  <w:rPr>
                    <w:rFonts w:ascii="Cambria Math" w:eastAsiaTheme="minorEastAsia" w:hAnsi="Cambria Math" w:cs="Times New Roman"/>
                    <w:sz w:val="22"/>
                    <w:szCs w:val="22"/>
                  </w:rPr>
                  <m:t>ij</m:t>
                </m:r>
              </m:sub>
            </m:sSub>
            <m:r>
              <w:rPr>
                <w:rFonts w:ascii="Cambria Math" w:eastAsiaTheme="minorEastAsia" w:hAnsi="Cambria Math" w:cs="Times New Roman"/>
                <w:sz w:val="22"/>
                <w:szCs w:val="22"/>
                <w:lang w:val="en-GB"/>
              </w:rPr>
              <m:t>/</m:t>
            </m:r>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M</m:t>
                </m:r>
              </m:e>
              <m:sub>
                <m:r>
                  <w:rPr>
                    <w:rFonts w:ascii="Cambria Math" w:eastAsiaTheme="minorEastAsia" w:hAnsi="Cambria Math" w:cs="Times New Roman"/>
                    <w:sz w:val="22"/>
                    <w:szCs w:val="22"/>
                  </w:rPr>
                  <m:t>mat, j</m:t>
                </m:r>
              </m:sub>
            </m:sSub>
            <m:r>
              <w:rPr>
                <w:rFonts w:ascii="Cambria Math" w:eastAsiaTheme="minorEastAsia" w:hAnsi="Cambria Math" w:cs="Times New Roman"/>
                <w:sz w:val="22"/>
                <w:szCs w:val="22"/>
                <w:lang w:val="en-GB"/>
              </w:rPr>
              <m:t>)</m:t>
            </m:r>
          </m:e>
        </m:func>
        <m:r>
          <w:rPr>
            <w:rFonts w:ascii="Cambria Math" w:eastAsiaTheme="minorEastAsia" w:hAnsi="Cambria Math" w:cs="Times New Roman"/>
            <w:sz w:val="22"/>
            <w:szCs w:val="22"/>
          </w:rPr>
          <m:t>-</m:t>
        </m:r>
        <m:acc>
          <m:accPr>
            <m:chr m:val="̅"/>
            <m:ctrlPr>
              <w:rPr>
                <w:rFonts w:ascii="Cambria Math" w:eastAsiaTheme="minorEastAsia" w:hAnsi="Cambria Math" w:cs="Times New Roman"/>
                <w:i/>
                <w:iCs/>
                <w:sz w:val="22"/>
                <w:szCs w:val="22"/>
              </w:rPr>
            </m:ctrlPr>
          </m:accPr>
          <m:e>
            <m:func>
              <m:funcPr>
                <m:ctrlPr>
                  <w:rPr>
                    <w:rFonts w:ascii="Cambria Math" w:eastAsiaTheme="minorEastAsia" w:hAnsi="Cambria Math" w:cs="Times New Roman"/>
                    <w:i/>
                    <w:iCs/>
                    <w:sz w:val="22"/>
                    <w:szCs w:val="22"/>
                  </w:rPr>
                </m:ctrlPr>
              </m:funcPr>
              <m:fName>
                <m:r>
                  <m:rPr>
                    <m:sty m:val="p"/>
                  </m:rPr>
                  <w:rPr>
                    <w:rFonts w:ascii="Cambria Math" w:hAnsi="Cambria Math" w:cs="Times New Roman"/>
                    <w:sz w:val="22"/>
                    <w:szCs w:val="22"/>
                    <w:lang w:val="en-GB"/>
                  </w:rPr>
                  <m:t>ln</m:t>
                </m:r>
              </m:fName>
              <m:e>
                <m:r>
                  <w:rPr>
                    <w:rFonts w:ascii="Cambria Math" w:eastAsiaTheme="minorEastAsia" w:hAnsi="Cambria Math" w:cs="Times New Roman"/>
                    <w:sz w:val="22"/>
                    <w:szCs w:val="22"/>
                    <w:lang w:val="en-GB"/>
                  </w:rPr>
                  <m:t>(</m:t>
                </m:r>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M</m:t>
                    </m:r>
                  </m:e>
                  <m:sub>
                    <m:r>
                      <w:rPr>
                        <w:rFonts w:ascii="Cambria Math" w:eastAsiaTheme="minorEastAsia" w:hAnsi="Cambria Math" w:cs="Times New Roman"/>
                        <w:sz w:val="22"/>
                        <w:szCs w:val="22"/>
                      </w:rPr>
                      <m:t>ij</m:t>
                    </m:r>
                  </m:sub>
                </m:sSub>
                <m:r>
                  <w:rPr>
                    <w:rFonts w:ascii="Cambria Math" w:eastAsiaTheme="minorEastAsia" w:hAnsi="Cambria Math" w:cs="Times New Roman"/>
                    <w:sz w:val="22"/>
                    <w:szCs w:val="22"/>
                    <w:lang w:val="en-GB"/>
                  </w:rPr>
                  <m:t>/</m:t>
                </m:r>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M</m:t>
                    </m:r>
                  </m:e>
                  <m:sub>
                    <m:r>
                      <w:rPr>
                        <w:rFonts w:ascii="Cambria Math" w:eastAsiaTheme="minorEastAsia" w:hAnsi="Cambria Math" w:cs="Times New Roman"/>
                        <w:sz w:val="22"/>
                        <w:szCs w:val="22"/>
                      </w:rPr>
                      <m:t>mat, j</m:t>
                    </m:r>
                  </m:sub>
                </m:sSub>
                <m:r>
                  <w:rPr>
                    <w:rFonts w:ascii="Cambria Math" w:eastAsiaTheme="minorEastAsia" w:hAnsi="Cambria Math" w:cs="Times New Roman"/>
                    <w:sz w:val="22"/>
                    <w:szCs w:val="22"/>
                    <w:lang w:val="en-GB"/>
                  </w:rPr>
                  <m:t>)</m:t>
                </m:r>
              </m:e>
            </m:func>
          </m:e>
        </m:acc>
      </m:oMath>
      <w:r w:rsidRPr="00804590">
        <w:rPr>
          <w:rFonts w:ascii="Times New Roman" w:eastAsiaTheme="minorEastAsia" w:hAnsi="Times New Roman" w:cs="Times New Roman"/>
          <w:iCs/>
          <w:sz w:val="22"/>
          <w:szCs w:val="22"/>
          <w:lang w:val="en-US"/>
        </w:rPr>
        <w:t>. This rescaling is done because</w:t>
      </w:r>
      <w:r w:rsidRPr="00804590">
        <w:rPr>
          <w:rFonts w:ascii="Times New Roman" w:eastAsiaTheme="minorEastAsia" w:hAnsi="Times New Roman" w:cs="Times New Roman"/>
          <w:iCs/>
          <w:sz w:val="22"/>
          <w:szCs w:val="22"/>
        </w:rPr>
        <w:t xml:space="preserve"> </w:t>
      </w:r>
      <w:r w:rsidRPr="00804590">
        <w:rPr>
          <w:rFonts w:ascii="Times New Roman" w:eastAsiaTheme="minorEastAsia" w:hAnsi="Times New Roman" w:cs="Times New Roman"/>
          <w:sz w:val="22"/>
          <w:szCs w:val="22"/>
          <w:lang w:val="en-GB"/>
        </w:rPr>
        <w:t>we are interested in examining relationships within species while accounting for variation in relative body masses between experiments, and because we do not expect an interspecific relationship between optimum growth temperature and body mass</w:t>
      </w:r>
      <w:r w:rsidRPr="00804590">
        <w:rPr>
          <w:rFonts w:ascii="Times New Roman" w:eastAsiaTheme="minorEastAsia" w:hAnsi="Times New Roman" w:cs="Times New Roman"/>
          <w:iCs/>
          <w:sz w:val="22"/>
          <w:szCs w:val="22"/>
          <w:lang w:val="en-GB"/>
        </w:rPr>
        <w:t>. We consider both the intercept and the effect of mass to potentially vary between species.</w:t>
      </w:r>
    </w:p>
    <w:p w14:paraId="575DFCE3"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p>
    <w:p w14:paraId="4BBB7445"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r w:rsidRPr="00804590">
        <w:rPr>
          <w:rFonts w:ascii="Times New Roman" w:hAnsi="Times New Roman" w:cs="Times New Roman"/>
          <w:bCs/>
          <w:i/>
          <w:iCs/>
          <w:sz w:val="22"/>
          <w:szCs w:val="22"/>
          <w:lang w:val="en-GB"/>
        </w:rPr>
        <w:t>Parameter estimation</w:t>
      </w:r>
    </w:p>
    <w:p w14:paraId="716852CE" w14:textId="77777777" w:rsidR="000F2DF5" w:rsidRPr="00804590" w:rsidRDefault="000F2DF5" w:rsidP="000F2DF5">
      <w:pPr>
        <w:spacing w:line="480" w:lineRule="auto"/>
        <w:contextualSpacing/>
        <w:jc w:val="both"/>
        <w:rPr>
          <w:rFonts w:ascii="Times New Roman" w:hAnsi="Times New Roman" w:cs="Times New Roman"/>
          <w:sz w:val="22"/>
          <w:szCs w:val="22"/>
          <w:lang w:val="en-GB"/>
        </w:rPr>
      </w:pPr>
      <w:r w:rsidRPr="00804590">
        <w:rPr>
          <w:rFonts w:ascii="Times New Roman" w:hAnsi="Times New Roman" w:cs="Times New Roman"/>
          <w:sz w:val="22"/>
          <w:szCs w:val="22"/>
          <w:lang w:val="en-GB"/>
        </w:rPr>
        <w:t xml:space="preserve">We fit the models in a Bayesian framework, using </w:t>
      </w:r>
      <w:r w:rsidRPr="00804590">
        <w:rPr>
          <w:rFonts w:ascii="Times New Roman" w:eastAsiaTheme="minorEastAsia" w:hAnsi="Times New Roman" w:cs="Times New Roman"/>
          <w:sz w:val="22"/>
          <w:szCs w:val="22"/>
          <w:lang w:val="en-GB"/>
        </w:rPr>
        <w:t xml:space="preserve">R version 4.0.2 </w:t>
      </w:r>
      <w:r w:rsidRPr="00804590">
        <w:rPr>
          <w:rFonts w:ascii="Times New Roman" w:eastAsiaTheme="minorEastAsia" w:hAnsi="Times New Roman" w:cs="Times New Roman"/>
          <w:sz w:val="22"/>
          <w:szCs w:val="22"/>
        </w:rPr>
        <w:fldChar w:fldCharType="begin"/>
      </w:r>
      <w:r w:rsidRPr="00804590">
        <w:rPr>
          <w:rFonts w:ascii="Times New Roman" w:eastAsiaTheme="minorEastAsia" w:hAnsi="Times New Roman" w:cs="Times New Roman"/>
          <w:sz w:val="22"/>
          <w:szCs w:val="22"/>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804590">
        <w:rPr>
          <w:rFonts w:ascii="Times New Roman" w:eastAsiaTheme="minorEastAsia" w:hAnsi="Times New Roman" w:cs="Times New Roman"/>
          <w:sz w:val="22"/>
          <w:szCs w:val="22"/>
        </w:rPr>
        <w:fldChar w:fldCharType="separate"/>
      </w:r>
      <w:r w:rsidRPr="00804590">
        <w:rPr>
          <w:rFonts w:ascii="Times New Roman" w:hAnsi="Times New Roman" w:cs="Times New Roman"/>
          <w:sz w:val="22"/>
          <w:szCs w:val="22"/>
          <w:lang w:val="en-GB"/>
        </w:rPr>
        <w:t>(R Core Team 2018)</w:t>
      </w:r>
      <w:r w:rsidRPr="00804590">
        <w:rPr>
          <w:rFonts w:ascii="Times New Roman" w:eastAsiaTheme="minorEastAsia" w:hAnsi="Times New Roman" w:cs="Times New Roman"/>
          <w:sz w:val="22"/>
          <w:szCs w:val="22"/>
        </w:rPr>
        <w:fldChar w:fldCharType="end"/>
      </w:r>
      <w:r w:rsidRPr="00804590">
        <w:rPr>
          <w:rFonts w:ascii="Times New Roman" w:eastAsiaTheme="minorEastAsia" w:hAnsi="Times New Roman" w:cs="Times New Roman"/>
          <w:sz w:val="22"/>
          <w:szCs w:val="22"/>
          <w:lang w:val="en-GB"/>
        </w:rPr>
        <w:t xml:space="preserve"> and JAGS </w:t>
      </w:r>
      <w:r w:rsidRPr="00804590">
        <w:rPr>
          <w:rFonts w:ascii="Times New Roman" w:eastAsiaTheme="minorEastAsia" w:hAnsi="Times New Roman" w:cs="Times New Roman"/>
          <w:sz w:val="22"/>
          <w:szCs w:val="22"/>
        </w:rPr>
        <w:fldChar w:fldCharType="begin"/>
      </w:r>
      <w:r w:rsidRPr="00804590">
        <w:rPr>
          <w:rFonts w:ascii="Times New Roman" w:eastAsiaTheme="minorEastAsia" w:hAnsi="Times New Roman" w:cs="Times New Roman"/>
          <w:sz w:val="22"/>
          <w:szCs w:val="22"/>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804590">
        <w:rPr>
          <w:rFonts w:ascii="Times New Roman" w:eastAsiaTheme="minorEastAsia" w:hAnsi="Times New Roman" w:cs="Times New Roman"/>
          <w:sz w:val="22"/>
          <w:szCs w:val="22"/>
        </w:rPr>
        <w:instrText>ﬂ</w:instrText>
      </w:r>
      <w:r w:rsidRPr="00804590">
        <w:rPr>
          <w:rFonts w:ascii="Times New Roman" w:eastAsiaTheme="minorEastAsia" w:hAnsi="Times New Roman" w:cs="Times New Roman"/>
          <w:sz w:val="22"/>
          <w:szCs w:val="22"/>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804590">
        <w:rPr>
          <w:rFonts w:ascii="Times New Roman" w:eastAsiaTheme="minorEastAsia" w:hAnsi="Times New Roman" w:cs="Times New Roman"/>
          <w:sz w:val="22"/>
          <w:szCs w:val="22"/>
        </w:rPr>
        <w:fldChar w:fldCharType="separate"/>
      </w:r>
      <w:r w:rsidRPr="00804590">
        <w:rPr>
          <w:rFonts w:ascii="Times New Roman" w:hAnsi="Times New Roman" w:cs="Times New Roman"/>
          <w:sz w:val="22"/>
          <w:szCs w:val="22"/>
          <w:lang w:val="en-GB"/>
        </w:rPr>
        <w:t>(Plummer 2003)</w:t>
      </w:r>
      <w:r w:rsidRPr="00804590">
        <w:rPr>
          <w:rFonts w:ascii="Times New Roman" w:eastAsiaTheme="minorEastAsia" w:hAnsi="Times New Roman" w:cs="Times New Roman"/>
          <w:sz w:val="22"/>
          <w:szCs w:val="22"/>
        </w:rPr>
        <w:fldChar w:fldCharType="end"/>
      </w:r>
      <w:r w:rsidRPr="00804590">
        <w:rPr>
          <w:rFonts w:ascii="Times New Roman" w:eastAsiaTheme="minorEastAsia" w:hAnsi="Times New Roman" w:cs="Times New Roman"/>
          <w:sz w:val="22"/>
          <w:szCs w:val="22"/>
          <w:lang w:val="en-GB"/>
        </w:rPr>
        <w:t xml:space="preserve"> through </w:t>
      </w:r>
      <w:r w:rsidRPr="00804590">
        <w:rPr>
          <w:rFonts w:ascii="Times New Roman" w:hAnsi="Times New Roman" w:cs="Times New Roman"/>
          <w:sz w:val="22"/>
          <w:szCs w:val="22"/>
          <w:lang w:val="en-GB"/>
        </w:rPr>
        <w:t>the R-package ‘</w:t>
      </w:r>
      <w:proofErr w:type="spellStart"/>
      <w:r w:rsidRPr="00804590">
        <w:rPr>
          <w:rFonts w:ascii="Times New Roman" w:hAnsi="Times New Roman" w:cs="Times New Roman"/>
          <w:i/>
          <w:iCs/>
          <w:sz w:val="22"/>
          <w:szCs w:val="22"/>
          <w:lang w:val="en-GB"/>
        </w:rPr>
        <w:t>rjags</w:t>
      </w:r>
      <w:proofErr w:type="spellEnd"/>
      <w:r w:rsidRPr="00804590">
        <w:rPr>
          <w:rFonts w:ascii="Times New Roman" w:hAnsi="Times New Roman" w:cs="Times New Roman"/>
          <w:sz w:val="22"/>
          <w:szCs w:val="22"/>
          <w:lang w:val="en-GB"/>
        </w:rPr>
        <w:t xml:space="preserve">’ </w:t>
      </w:r>
      <w:r w:rsidRPr="00804590">
        <w:rPr>
          <w:rFonts w:ascii="Times New Roman" w:hAnsi="Times New Roman" w:cs="Times New Roman"/>
          <w:sz w:val="22"/>
          <w:szCs w:val="22"/>
        </w:rPr>
        <w:fldChar w:fldCharType="begin"/>
      </w:r>
      <w:r w:rsidRPr="00804590">
        <w:rPr>
          <w:rFonts w:ascii="Times New Roman" w:hAnsi="Times New Roman" w:cs="Times New Roman"/>
          <w:sz w:val="22"/>
          <w:szCs w:val="22"/>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804590">
        <w:rPr>
          <w:rFonts w:ascii="Times New Roman" w:hAnsi="Times New Roman" w:cs="Times New Roman"/>
          <w:sz w:val="22"/>
          <w:szCs w:val="22"/>
        </w:rPr>
        <w:fldChar w:fldCharType="separate"/>
      </w:r>
      <w:r w:rsidRPr="00804590">
        <w:rPr>
          <w:rFonts w:ascii="Times New Roman" w:hAnsi="Times New Roman" w:cs="Times New Roman"/>
          <w:sz w:val="22"/>
          <w:szCs w:val="22"/>
          <w:lang w:val="en-GB"/>
        </w:rPr>
        <w:t>(Plummer 2019)</w:t>
      </w:r>
      <w:r w:rsidRPr="00804590">
        <w:rPr>
          <w:rFonts w:ascii="Times New Roman" w:hAnsi="Times New Roman" w:cs="Times New Roman"/>
          <w:sz w:val="22"/>
          <w:szCs w:val="22"/>
        </w:rPr>
        <w:fldChar w:fldCharType="end"/>
      </w:r>
      <w:r w:rsidRPr="00804590">
        <w:rPr>
          <w:rFonts w:ascii="Times New Roman" w:hAnsi="Times New Roman" w:cs="Times New Roman"/>
          <w:sz w:val="22"/>
          <w:szCs w:val="22"/>
          <w:lang w:val="en-GB"/>
        </w:rPr>
        <w:t xml:space="preserve">. We used a mix of flat, weakly informative and non-informative priors to facilitate convergence (Table 1). Weakly informative priors were given mean values around average prediction from the MTE </w:t>
      </w:r>
      <w:r w:rsidRPr="00804590">
        <w:rPr>
          <w:rFonts w:ascii="Times New Roman" w:hAnsi="Times New Roman" w:cs="Times New Roman"/>
          <w:sz w:val="22"/>
          <w:szCs w:val="22"/>
          <w:lang w:val="en-GB"/>
        </w:rPr>
        <w:fldChar w:fldCharType="begin"/>
      </w:r>
      <w:r w:rsidRPr="00804590">
        <w:rPr>
          <w:rFonts w:ascii="Times New Roman" w:hAnsi="Times New Roman" w:cs="Times New Roman"/>
          <w:sz w:val="22"/>
          <w:szCs w:val="22"/>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804590">
        <w:rPr>
          <w:rFonts w:ascii="Times New Roman" w:hAnsi="Times New Roman" w:cs="Times New Roman"/>
          <w:sz w:val="22"/>
          <w:szCs w:val="22"/>
          <w:lang w:val="en-GB"/>
        </w:rPr>
        <w:fldChar w:fldCharType="separate"/>
      </w:r>
      <w:r w:rsidRPr="00804590">
        <w:rPr>
          <w:rFonts w:ascii="Times New Roman" w:hAnsi="Times New Roman" w:cs="Times New Roman"/>
          <w:sz w:val="22"/>
          <w:szCs w:val="22"/>
          <w:lang w:val="en-GB"/>
        </w:rPr>
        <w:t xml:space="preserve">(Brown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2004)</w:t>
      </w:r>
      <w:r w:rsidRPr="00804590">
        <w:rPr>
          <w:rFonts w:ascii="Times New Roman" w:hAnsi="Times New Roman" w:cs="Times New Roman"/>
          <w:sz w:val="22"/>
          <w:szCs w:val="22"/>
          <w:lang w:val="en-GB"/>
        </w:rPr>
        <w:fldChar w:fldCharType="end"/>
      </w:r>
      <w:r w:rsidRPr="00804590">
        <w:rPr>
          <w:rFonts w:ascii="Times New Roman" w:hAnsi="Times New Roman" w:cs="Times New Roman"/>
          <w:sz w:val="22"/>
          <w:szCs w:val="22"/>
          <w:lang w:val="en-GB"/>
        </w:rPr>
        <w:t xml:space="preserve">, with large variances to make them less informative. </w:t>
      </w:r>
      <w:r w:rsidRPr="00804590">
        <w:rPr>
          <w:rFonts w:ascii="Times New Roman" w:eastAsiaTheme="minorEastAsia" w:hAnsi="Times New Roman" w:cs="Times New Roman"/>
          <w:sz w:val="22"/>
          <w:szCs w:val="22"/>
          <w:lang w:val="en-GB"/>
        </w:rPr>
        <w:t>We used 3 Markov chains with 5000 iterations for adaptation, followed by 15000 iterations burn-in and 15000 iterations sampling where every 5</w:t>
      </w:r>
      <w:r w:rsidRPr="00804590">
        <w:rPr>
          <w:rFonts w:ascii="Times New Roman" w:eastAsiaTheme="minorEastAsia" w:hAnsi="Times New Roman" w:cs="Times New Roman"/>
          <w:sz w:val="22"/>
          <w:szCs w:val="22"/>
          <w:vertAlign w:val="superscript"/>
          <w:lang w:val="en-GB"/>
        </w:rPr>
        <w:t>th</w:t>
      </w:r>
      <w:r w:rsidRPr="00804590">
        <w:rPr>
          <w:rFonts w:ascii="Times New Roman" w:eastAsiaTheme="minorEastAsia" w:hAnsi="Times New Roman" w:cs="Times New Roman"/>
          <w:sz w:val="22"/>
          <w:szCs w:val="22"/>
          <w:lang w:val="en-GB"/>
        </w:rPr>
        <w:t xml:space="preserve"> iteration saved. Model convergence was assessed by visually inspecting trace plots and potential scale reduction factors (</w:t>
      </w:r>
      <m:oMath>
        <m:acc>
          <m:accPr>
            <m:ctrlPr>
              <w:rPr>
                <w:rFonts w:ascii="Cambria Math" w:eastAsiaTheme="minorEastAsia" w:hAnsi="Cambria Math" w:cs="Times New Roman"/>
                <w:i/>
                <w:sz w:val="22"/>
                <w:szCs w:val="22"/>
              </w:rPr>
            </m:ctrlPr>
          </m:accPr>
          <m:e>
            <m:r>
              <w:rPr>
                <w:rFonts w:ascii="Cambria Math" w:eastAsiaTheme="minorEastAsia" w:hAnsi="Cambria Math" w:cs="Times New Roman"/>
                <w:sz w:val="22"/>
                <w:szCs w:val="22"/>
              </w:rPr>
              <m:t>R</m:t>
            </m:r>
          </m:e>
        </m:acc>
      </m:oMath>
      <w:r w:rsidRPr="00804590">
        <w:rPr>
          <w:rFonts w:ascii="Times New Roman" w:eastAsiaTheme="minorEastAsia" w:hAnsi="Times New Roman" w:cs="Times New Roman"/>
          <w:sz w:val="22"/>
          <w:szCs w:val="22"/>
          <w:lang w:val="en-GB"/>
        </w:rPr>
        <w:t xml:space="preserve">) </w:t>
      </w:r>
      <w:r w:rsidRPr="00804590">
        <w:rPr>
          <w:rFonts w:ascii="Times New Roman" w:eastAsiaTheme="minorEastAsia" w:hAnsi="Times New Roman" w:cs="Times New Roman"/>
          <w:sz w:val="22"/>
          <w:szCs w:val="22"/>
        </w:rPr>
        <w:fldChar w:fldCharType="begin"/>
      </w:r>
      <w:r w:rsidRPr="00804590">
        <w:rPr>
          <w:rFonts w:ascii="Times New Roman" w:eastAsiaTheme="minorEastAsia" w:hAnsi="Times New Roman" w:cs="Times New Roman"/>
          <w:sz w:val="22"/>
          <w:szCs w:val="22"/>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804590">
        <w:rPr>
          <w:rFonts w:ascii="Times New Roman" w:eastAsiaTheme="minorEastAsia" w:hAnsi="Times New Roman" w:cs="Times New Roman"/>
          <w:sz w:val="22"/>
          <w:szCs w:val="22"/>
        </w:rPr>
        <w:fldChar w:fldCharType="separate"/>
      </w:r>
      <w:r w:rsidRPr="00804590">
        <w:rPr>
          <w:rFonts w:ascii="Times New Roman" w:hAnsi="Times New Roman" w:cs="Times New Roman"/>
          <w:sz w:val="22"/>
          <w:szCs w:val="22"/>
          <w:lang w:val="en-GB"/>
        </w:rPr>
        <w:t xml:space="preserve">(Gelman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2003)</w:t>
      </w:r>
      <w:r w:rsidRPr="00804590">
        <w:rPr>
          <w:rFonts w:ascii="Times New Roman" w:eastAsiaTheme="minorEastAsia" w:hAnsi="Times New Roman" w:cs="Times New Roman"/>
          <w:sz w:val="22"/>
          <w:szCs w:val="22"/>
        </w:rPr>
        <w:fldChar w:fldCharType="end"/>
      </w:r>
      <w:r w:rsidRPr="00804590">
        <w:rPr>
          <w:rFonts w:ascii="Times New Roman" w:eastAsiaTheme="minorEastAsia" w:hAnsi="Times New Roman" w:cs="Times New Roman"/>
          <w:sz w:val="22"/>
          <w:szCs w:val="22"/>
          <w:lang w:val="en-GB"/>
        </w:rPr>
        <w:t xml:space="preserve"> (Appendix S1). </w:t>
      </w:r>
      <m:oMath>
        <m:acc>
          <m:accPr>
            <m:ctrlPr>
              <w:rPr>
                <w:rFonts w:ascii="Cambria Math" w:eastAsiaTheme="minorEastAsia" w:hAnsi="Cambria Math" w:cs="Times New Roman"/>
                <w:i/>
                <w:sz w:val="22"/>
                <w:szCs w:val="22"/>
              </w:rPr>
            </m:ctrlPr>
          </m:accPr>
          <m:e>
            <m:r>
              <w:rPr>
                <w:rFonts w:ascii="Cambria Math" w:eastAsiaTheme="minorEastAsia" w:hAnsi="Cambria Math" w:cs="Times New Roman"/>
                <w:sz w:val="22"/>
                <w:szCs w:val="22"/>
              </w:rPr>
              <m:t>R</m:t>
            </m:r>
          </m:e>
        </m:acc>
      </m:oMath>
      <w:r w:rsidRPr="00804590">
        <w:rPr>
          <w:rFonts w:ascii="Times New Roman" w:eastAsiaTheme="minorEastAsia" w:hAnsi="Times New Roman" w:cs="Times New Roman"/>
          <w:sz w:val="22"/>
          <w:szCs w:val="22"/>
          <w:lang w:val="en-GB"/>
        </w:rPr>
        <w:t xml:space="preserve"> compares chain variance with the pooled variance, and values &lt;1.1 suggest all three chains converged to a common distribution. </w:t>
      </w:r>
      <w:r w:rsidRPr="00804590">
        <w:rPr>
          <w:rFonts w:ascii="Times New Roman" w:hAnsi="Times New Roman" w:cs="Times New Roman"/>
          <w:sz w:val="22"/>
          <w:szCs w:val="22"/>
          <w:lang w:val="en-GB"/>
        </w:rPr>
        <w:t xml:space="preserve">We relied heavily on the R </w:t>
      </w:r>
      <w:r w:rsidRPr="00804590">
        <w:rPr>
          <w:rFonts w:ascii="Times New Roman" w:hAnsi="Times New Roman" w:cs="Times New Roman"/>
          <w:sz w:val="22"/>
          <w:szCs w:val="22"/>
          <w:lang w:val="en-GB"/>
        </w:rPr>
        <w:lastRenderedPageBreak/>
        <w:t>packages within ‘</w:t>
      </w:r>
      <w:proofErr w:type="spellStart"/>
      <w:r w:rsidRPr="00804590">
        <w:rPr>
          <w:rFonts w:ascii="Times New Roman" w:hAnsi="Times New Roman" w:cs="Times New Roman"/>
          <w:i/>
          <w:sz w:val="22"/>
          <w:szCs w:val="22"/>
          <w:lang w:val="en-GB"/>
        </w:rPr>
        <w:t>tidyverse</w:t>
      </w:r>
      <w:proofErr w:type="spellEnd"/>
      <w:r w:rsidRPr="00804590">
        <w:rPr>
          <w:rFonts w:ascii="Times New Roman" w:hAnsi="Times New Roman" w:cs="Times New Roman"/>
          <w:i/>
          <w:sz w:val="22"/>
          <w:szCs w:val="22"/>
          <w:lang w:val="en-GB"/>
        </w:rPr>
        <w:t>’</w:t>
      </w:r>
      <w:r w:rsidRPr="00804590">
        <w:rPr>
          <w:rFonts w:ascii="Times New Roman" w:hAnsi="Times New Roman" w:cs="Times New Roman"/>
          <w:sz w:val="22"/>
          <w:szCs w:val="22"/>
          <w:lang w:val="en-GB"/>
        </w:rPr>
        <w:t xml:space="preserve"> </w:t>
      </w:r>
      <w:r w:rsidRPr="00804590">
        <w:rPr>
          <w:rFonts w:ascii="Times New Roman" w:hAnsi="Times New Roman" w:cs="Times New Roman"/>
          <w:sz w:val="22"/>
          <w:szCs w:val="22"/>
        </w:rPr>
        <w:fldChar w:fldCharType="begin"/>
      </w:r>
      <w:r w:rsidRPr="00804590">
        <w:rPr>
          <w:rFonts w:ascii="Times New Roman" w:hAnsi="Times New Roman" w:cs="Times New Roman"/>
          <w:sz w:val="22"/>
          <w:szCs w:val="22"/>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804590">
        <w:rPr>
          <w:rFonts w:ascii="Times New Roman" w:hAnsi="Times New Roman" w:cs="Times New Roman"/>
          <w:sz w:val="22"/>
          <w:szCs w:val="22"/>
        </w:rPr>
        <w:fldChar w:fldCharType="separate"/>
      </w:r>
      <w:r w:rsidRPr="00804590">
        <w:rPr>
          <w:rFonts w:ascii="Times New Roman" w:hAnsi="Times New Roman" w:cs="Times New Roman"/>
          <w:sz w:val="22"/>
          <w:szCs w:val="22"/>
          <w:lang w:val="en-GB"/>
        </w:rPr>
        <w:t>(Wickham 2017)</w:t>
      </w:r>
      <w:r w:rsidRPr="00804590">
        <w:rPr>
          <w:rFonts w:ascii="Times New Roman" w:hAnsi="Times New Roman" w:cs="Times New Roman"/>
          <w:sz w:val="22"/>
          <w:szCs w:val="22"/>
        </w:rPr>
        <w:fldChar w:fldCharType="end"/>
      </w:r>
      <w:r w:rsidRPr="00804590">
        <w:rPr>
          <w:rFonts w:ascii="Times New Roman" w:hAnsi="Times New Roman" w:cs="Times New Roman"/>
          <w:sz w:val="22"/>
          <w:szCs w:val="22"/>
          <w:lang w:val="en-GB"/>
        </w:rPr>
        <w:t xml:space="preserve"> for data processing, as well as ‘</w:t>
      </w:r>
      <w:proofErr w:type="spellStart"/>
      <w:r w:rsidRPr="00804590">
        <w:rPr>
          <w:rFonts w:ascii="Times New Roman" w:hAnsi="Times New Roman" w:cs="Times New Roman"/>
          <w:i/>
          <w:iCs/>
          <w:sz w:val="22"/>
          <w:szCs w:val="22"/>
          <w:lang w:val="en-GB"/>
        </w:rPr>
        <w:t>ggmcmc</w:t>
      </w:r>
      <w:proofErr w:type="spellEnd"/>
      <w:r w:rsidRPr="00804590">
        <w:rPr>
          <w:rFonts w:ascii="Times New Roman" w:hAnsi="Times New Roman" w:cs="Times New Roman"/>
          <w:sz w:val="22"/>
          <w:szCs w:val="22"/>
          <w:lang w:val="en-GB"/>
        </w:rPr>
        <w:t xml:space="preserve">’ </w:t>
      </w:r>
      <w:r w:rsidRPr="00804590">
        <w:rPr>
          <w:rFonts w:ascii="Times New Roman" w:hAnsi="Times New Roman" w:cs="Times New Roman"/>
          <w:sz w:val="22"/>
          <w:szCs w:val="22"/>
        </w:rPr>
        <w:fldChar w:fldCharType="begin"/>
      </w:r>
      <w:r w:rsidRPr="00804590">
        <w:rPr>
          <w:rFonts w:ascii="Times New Roman" w:hAnsi="Times New Roman" w:cs="Times New Roman"/>
          <w:sz w:val="22"/>
          <w:szCs w:val="22"/>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804590">
        <w:rPr>
          <w:rFonts w:ascii="Times New Roman" w:hAnsi="Times New Roman" w:cs="Times New Roman"/>
          <w:sz w:val="22"/>
          <w:szCs w:val="22"/>
        </w:rPr>
        <w:fldChar w:fldCharType="separate"/>
      </w:r>
      <w:r w:rsidRPr="00804590">
        <w:rPr>
          <w:rFonts w:ascii="Times New Roman" w:hAnsi="Times New Roman" w:cs="Times New Roman"/>
          <w:sz w:val="22"/>
          <w:szCs w:val="22"/>
          <w:lang w:val="en-GB"/>
        </w:rPr>
        <w:t>(Fernández-</w:t>
      </w:r>
      <w:proofErr w:type="spellStart"/>
      <w:r w:rsidRPr="00804590">
        <w:rPr>
          <w:rFonts w:ascii="Times New Roman" w:hAnsi="Times New Roman" w:cs="Times New Roman"/>
          <w:sz w:val="22"/>
          <w:szCs w:val="22"/>
          <w:lang w:val="en-GB"/>
        </w:rPr>
        <w:t>i</w:t>
      </w:r>
      <w:proofErr w:type="spellEnd"/>
      <w:r w:rsidRPr="00804590">
        <w:rPr>
          <w:rFonts w:ascii="Times New Roman" w:hAnsi="Times New Roman" w:cs="Times New Roman"/>
          <w:sz w:val="22"/>
          <w:szCs w:val="22"/>
          <w:lang w:val="en-GB"/>
        </w:rPr>
        <w:t>-Marín 2016)</w:t>
      </w:r>
      <w:r w:rsidRPr="00804590">
        <w:rPr>
          <w:rFonts w:ascii="Times New Roman" w:hAnsi="Times New Roman" w:cs="Times New Roman"/>
          <w:sz w:val="22"/>
          <w:szCs w:val="22"/>
        </w:rPr>
        <w:fldChar w:fldCharType="end"/>
      </w:r>
      <w:r w:rsidRPr="00804590">
        <w:rPr>
          <w:rFonts w:ascii="Times New Roman" w:hAnsi="Times New Roman" w:cs="Times New Roman"/>
          <w:sz w:val="22"/>
          <w:szCs w:val="22"/>
          <w:lang w:val="en-GB"/>
        </w:rPr>
        <w:t>, ‘</w:t>
      </w:r>
      <w:proofErr w:type="spellStart"/>
      <w:r w:rsidRPr="00804590">
        <w:rPr>
          <w:rFonts w:ascii="Times New Roman" w:hAnsi="Times New Roman" w:cs="Times New Roman"/>
          <w:i/>
          <w:iCs/>
          <w:sz w:val="22"/>
          <w:szCs w:val="22"/>
          <w:lang w:val="en-GB"/>
        </w:rPr>
        <w:t>mcmcviz</w:t>
      </w:r>
      <w:proofErr w:type="spellEnd"/>
      <w:r w:rsidRPr="00804590">
        <w:rPr>
          <w:rFonts w:ascii="Times New Roman" w:hAnsi="Times New Roman" w:cs="Times New Roman"/>
          <w:sz w:val="22"/>
          <w:szCs w:val="22"/>
          <w:lang w:val="en-GB"/>
        </w:rPr>
        <w:t xml:space="preserve">’ </w:t>
      </w:r>
      <w:r w:rsidRPr="00804590">
        <w:rPr>
          <w:rFonts w:ascii="Times New Roman" w:hAnsi="Times New Roman" w:cs="Times New Roman"/>
          <w:sz w:val="22"/>
          <w:szCs w:val="22"/>
          <w:lang w:val="en-GB"/>
        </w:rPr>
        <w:fldChar w:fldCharType="begin"/>
      </w:r>
      <w:r w:rsidRPr="00804590">
        <w:rPr>
          <w:rFonts w:ascii="Times New Roman" w:hAnsi="Times New Roman" w:cs="Times New Roman"/>
          <w:sz w:val="22"/>
          <w:szCs w:val="22"/>
          <w:lang w:val="en-GB"/>
        </w:rPr>
        <w:instrText xml:space="preserve"> ADDIN ZOTERO_ITEM CSL_CITATION {"citationID":"a234lqmn8sl","properties":{"formattedCitation":"(Youngflesh 2018)","plainCitation":"(Youngflesh 2018)","noteIndex":0},"citationItems":[{"id":2029,"uris":["http://zotero.org/users/6116610/items/3JGAM8VZ"],"uri":["http://zotero.org/users/6116610/items/3JGAM8VZ"],"itemData":{"id":2029,"type":"article-journal","abstract":"Youngflesh,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804590">
        <w:rPr>
          <w:rFonts w:ascii="Times New Roman" w:hAnsi="Times New Roman" w:cs="Times New Roman"/>
          <w:sz w:val="22"/>
          <w:szCs w:val="22"/>
          <w:lang w:val="en-GB"/>
        </w:rPr>
        <w:fldChar w:fldCharType="separate"/>
      </w:r>
      <w:r w:rsidRPr="00804590">
        <w:rPr>
          <w:rFonts w:ascii="Times New Roman" w:hAnsi="Times New Roman" w:cs="Times New Roman"/>
          <w:sz w:val="22"/>
          <w:szCs w:val="22"/>
          <w:lang w:val="en-GB"/>
        </w:rPr>
        <w:t>(</w:t>
      </w:r>
      <w:proofErr w:type="spellStart"/>
      <w:r w:rsidRPr="00804590">
        <w:rPr>
          <w:rFonts w:ascii="Times New Roman" w:hAnsi="Times New Roman" w:cs="Times New Roman"/>
          <w:sz w:val="22"/>
          <w:szCs w:val="22"/>
          <w:lang w:val="en-GB"/>
        </w:rPr>
        <w:t>Youngflesh</w:t>
      </w:r>
      <w:proofErr w:type="spellEnd"/>
      <w:r w:rsidRPr="00804590">
        <w:rPr>
          <w:rFonts w:ascii="Times New Roman" w:hAnsi="Times New Roman" w:cs="Times New Roman"/>
          <w:sz w:val="22"/>
          <w:szCs w:val="22"/>
          <w:lang w:val="en-GB"/>
        </w:rPr>
        <w:t xml:space="preserve"> 2018)</w:t>
      </w:r>
      <w:r w:rsidRPr="00804590">
        <w:rPr>
          <w:rFonts w:ascii="Times New Roman" w:hAnsi="Times New Roman" w:cs="Times New Roman"/>
          <w:sz w:val="22"/>
          <w:szCs w:val="22"/>
          <w:lang w:val="en-GB"/>
        </w:rPr>
        <w:fldChar w:fldCharType="end"/>
      </w:r>
      <w:r w:rsidRPr="00804590">
        <w:rPr>
          <w:rFonts w:ascii="Times New Roman" w:hAnsi="Times New Roman" w:cs="Times New Roman"/>
          <w:sz w:val="22"/>
          <w:szCs w:val="22"/>
          <w:lang w:val="en-GB"/>
        </w:rPr>
        <w:t xml:space="preserve"> and ‘</w:t>
      </w:r>
      <w:proofErr w:type="spellStart"/>
      <w:r w:rsidRPr="00804590">
        <w:rPr>
          <w:rFonts w:ascii="Times New Roman" w:hAnsi="Times New Roman" w:cs="Times New Roman"/>
          <w:i/>
          <w:iCs/>
          <w:sz w:val="22"/>
          <w:szCs w:val="22"/>
          <w:lang w:val="en-GB"/>
        </w:rPr>
        <w:t>bayesplot</w:t>
      </w:r>
      <w:proofErr w:type="spellEnd"/>
      <w:r w:rsidRPr="00804590">
        <w:rPr>
          <w:rFonts w:ascii="Times New Roman" w:hAnsi="Times New Roman" w:cs="Times New Roman"/>
          <w:sz w:val="22"/>
          <w:szCs w:val="22"/>
          <w:lang w:val="en-GB"/>
        </w:rPr>
        <w:t xml:space="preserve">’ </w:t>
      </w:r>
      <w:r w:rsidRPr="00804590">
        <w:rPr>
          <w:rFonts w:ascii="Times New Roman" w:hAnsi="Times New Roman" w:cs="Times New Roman"/>
          <w:sz w:val="22"/>
          <w:szCs w:val="22"/>
        </w:rPr>
        <w:fldChar w:fldCharType="begin"/>
      </w:r>
      <w:r w:rsidRPr="00804590">
        <w:rPr>
          <w:rFonts w:ascii="Times New Roman" w:hAnsi="Times New Roman" w:cs="Times New Roman"/>
          <w:sz w:val="22"/>
          <w:szCs w:val="22"/>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804590">
        <w:rPr>
          <w:rFonts w:ascii="Times New Roman" w:hAnsi="Times New Roman" w:cs="Times New Roman"/>
          <w:sz w:val="22"/>
          <w:szCs w:val="22"/>
        </w:rPr>
        <w:fldChar w:fldCharType="separate"/>
      </w:r>
      <w:r w:rsidRPr="00804590">
        <w:rPr>
          <w:rFonts w:ascii="Times New Roman" w:hAnsi="Times New Roman" w:cs="Times New Roman"/>
          <w:sz w:val="22"/>
          <w:szCs w:val="22"/>
          <w:lang w:val="en-GB"/>
        </w:rPr>
        <w:t>(</w:t>
      </w:r>
      <w:proofErr w:type="spellStart"/>
      <w:r w:rsidRPr="00804590">
        <w:rPr>
          <w:rFonts w:ascii="Times New Roman" w:hAnsi="Times New Roman" w:cs="Times New Roman"/>
          <w:sz w:val="22"/>
          <w:szCs w:val="22"/>
          <w:lang w:val="en-GB"/>
        </w:rPr>
        <w:t>Gabry</w:t>
      </w:r>
      <w:proofErr w:type="spellEnd"/>
      <w:r w:rsidRPr="00804590">
        <w:rPr>
          <w:rFonts w:ascii="Times New Roman" w:hAnsi="Times New Roman" w:cs="Times New Roman"/>
          <w:sz w:val="22"/>
          <w:szCs w:val="22"/>
          <w:lang w:val="en-GB"/>
        </w:rPr>
        <w:t xml:space="preserve">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2019)</w:t>
      </w:r>
      <w:r w:rsidRPr="00804590">
        <w:rPr>
          <w:rFonts w:ascii="Times New Roman" w:hAnsi="Times New Roman" w:cs="Times New Roman"/>
          <w:sz w:val="22"/>
          <w:szCs w:val="22"/>
        </w:rPr>
        <w:fldChar w:fldCharType="end"/>
      </w:r>
      <w:r w:rsidRPr="00804590">
        <w:rPr>
          <w:rFonts w:ascii="Times New Roman" w:hAnsi="Times New Roman" w:cs="Times New Roman"/>
          <w:sz w:val="22"/>
          <w:szCs w:val="22"/>
          <w:lang w:val="en-GB"/>
        </w:rPr>
        <w:t xml:space="preserve"> for visualization. </w:t>
      </w:r>
    </w:p>
    <w:p w14:paraId="4A3D9D93" w14:textId="77777777" w:rsidR="000F2DF5" w:rsidRPr="00804590" w:rsidRDefault="000F2DF5" w:rsidP="000F2DF5">
      <w:pPr>
        <w:spacing w:line="480" w:lineRule="auto"/>
        <w:contextualSpacing/>
        <w:jc w:val="both"/>
        <w:rPr>
          <w:rFonts w:ascii="Times New Roman" w:eastAsiaTheme="minorEastAsia" w:hAnsi="Times New Roman" w:cs="Times New Roman"/>
          <w:sz w:val="22"/>
          <w:szCs w:val="22"/>
          <w:lang w:val="en-GB"/>
        </w:rPr>
      </w:pPr>
    </w:p>
    <w:p w14:paraId="38D2EA3E"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r w:rsidRPr="00804590">
        <w:rPr>
          <w:rFonts w:ascii="Times New Roman" w:hAnsi="Times New Roman" w:cs="Times New Roman"/>
          <w:bCs/>
          <w:i/>
          <w:iCs/>
          <w:sz w:val="22"/>
          <w:szCs w:val="22"/>
          <w:lang w:val="en-GB"/>
        </w:rPr>
        <w:t>Model comparison</w:t>
      </w:r>
    </w:p>
    <w:p w14:paraId="0E711E33" w14:textId="77777777" w:rsidR="000F2DF5" w:rsidRPr="00804590" w:rsidRDefault="000F2DF5" w:rsidP="000F2DF5">
      <w:pPr>
        <w:spacing w:line="480" w:lineRule="auto"/>
        <w:contextualSpacing/>
        <w:jc w:val="both"/>
        <w:rPr>
          <w:rFonts w:ascii="Times New Roman" w:hAnsi="Times New Roman" w:cs="Times New Roman"/>
          <w:sz w:val="22"/>
          <w:szCs w:val="22"/>
          <w:lang w:val="en-GB"/>
        </w:rPr>
      </w:pPr>
      <w:r w:rsidRPr="00804590">
        <w:rPr>
          <w:rFonts w:ascii="Times New Roman" w:hAnsi="Times New Roman" w:cs="Times New Roman"/>
          <w:bCs/>
          <w:sz w:val="22"/>
          <w:szCs w:val="22"/>
          <w:lang w:val="en-GB"/>
        </w:rPr>
        <w:t xml:space="preserve">We compared the parsimony of models with different hierarchical structures, and with or without mass-temperature interactions, using the Watanabe-Akaike information criterion (WAIC) </w:t>
      </w:r>
      <w:r w:rsidRPr="00804590">
        <w:rPr>
          <w:rFonts w:ascii="Times New Roman" w:hAnsi="Times New Roman" w:cs="Times New Roman"/>
          <w:bCs/>
          <w:sz w:val="22"/>
          <w:szCs w:val="22"/>
        </w:rPr>
        <w:fldChar w:fldCharType="begin"/>
      </w:r>
      <w:r w:rsidRPr="00804590">
        <w:rPr>
          <w:rFonts w:ascii="Times New Roman" w:hAnsi="Times New Roman" w:cs="Times New Roman"/>
          <w:bCs/>
          <w:sz w:val="22"/>
          <w:szCs w:val="22"/>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804590">
        <w:rPr>
          <w:rFonts w:ascii="Times New Roman" w:hAnsi="Times New Roman" w:cs="Times New Roman"/>
          <w:bCs/>
          <w:sz w:val="22"/>
          <w:szCs w:val="22"/>
        </w:rPr>
        <w:fldChar w:fldCharType="separate"/>
      </w:r>
      <w:r w:rsidRPr="00804590">
        <w:rPr>
          <w:rFonts w:ascii="Times New Roman" w:hAnsi="Times New Roman" w:cs="Times New Roman"/>
          <w:sz w:val="22"/>
          <w:szCs w:val="22"/>
          <w:lang w:val="en-GB"/>
        </w:rPr>
        <w:t xml:space="preserve">(Watanabe 2013; Vehtari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2017)</w:t>
      </w:r>
      <w:r w:rsidRPr="00804590">
        <w:rPr>
          <w:rFonts w:ascii="Times New Roman" w:hAnsi="Times New Roman" w:cs="Times New Roman"/>
          <w:bCs/>
          <w:sz w:val="22"/>
          <w:szCs w:val="22"/>
        </w:rPr>
        <w:fldChar w:fldCharType="end"/>
      </w:r>
      <w:r w:rsidRPr="00804590">
        <w:rPr>
          <w:rFonts w:ascii="Times New Roman" w:hAnsi="Times New Roman" w:cs="Times New Roman"/>
          <w:bCs/>
          <w:sz w:val="22"/>
          <w:szCs w:val="22"/>
          <w:lang w:val="en-GB"/>
        </w:rPr>
        <w:t xml:space="preserve">, which is based on the posterior predictive distribution. We report WAIC for each model descried above (Table 2), and examine models with </w:t>
      </w:r>
      <m:oMath>
        <m:r>
          <w:rPr>
            <w:rFonts w:ascii="Cambria Math" w:hAnsi="Cambria Math" w:cs="Times New Roman"/>
            <w:sz w:val="22"/>
            <w:szCs w:val="22"/>
            <w:lang w:val="en-GB"/>
          </w:rPr>
          <m:t>∆</m:t>
        </m:r>
      </m:oMath>
      <w:r w:rsidRPr="00804590">
        <w:rPr>
          <w:rFonts w:ascii="Times New Roman" w:hAnsi="Times New Roman" w:cs="Times New Roman"/>
          <w:sz w:val="22"/>
          <w:szCs w:val="22"/>
          <w:lang w:val="en-GB"/>
        </w:rPr>
        <w:t xml:space="preserve">WAIC values </w:t>
      </w:r>
      <w:r w:rsidRPr="00804590">
        <w:rPr>
          <w:rFonts w:ascii="Times New Roman" w:eastAsiaTheme="minorEastAsia" w:hAnsi="Times New Roman" w:cs="Times New Roman"/>
          <w:sz w:val="22"/>
          <w:szCs w:val="22"/>
          <w:lang w:val="en-GB"/>
        </w:rPr>
        <w:t xml:space="preserve">&lt; 2, where </w:t>
      </w:r>
      <m:oMath>
        <m:r>
          <w:rPr>
            <w:rFonts w:ascii="Cambria Math" w:hAnsi="Cambria Math" w:cs="Times New Roman"/>
            <w:sz w:val="22"/>
            <w:szCs w:val="22"/>
            <w:lang w:val="en-GB"/>
          </w:rPr>
          <m:t>∆</m:t>
        </m:r>
      </m:oMath>
      <w:r w:rsidRPr="00804590">
        <w:rPr>
          <w:rFonts w:ascii="Times New Roman" w:hAnsi="Times New Roman" w:cs="Times New Roman"/>
          <w:sz w:val="22"/>
          <w:szCs w:val="22"/>
          <w:lang w:val="en-GB"/>
        </w:rPr>
        <w:t xml:space="preserve">WAIC is each models difference to the lowest WAIC across models, in line with </w:t>
      </w:r>
      <w:commentRangeStart w:id="227"/>
      <w:r w:rsidRPr="00804590">
        <w:rPr>
          <w:rFonts w:ascii="Times New Roman" w:hAnsi="Times New Roman" w:cs="Times New Roman"/>
          <w:sz w:val="22"/>
          <w:szCs w:val="22"/>
          <w:lang w:val="en-GB"/>
        </w:rPr>
        <w:t xml:space="preserve">other </w:t>
      </w:r>
      <w:commentRangeEnd w:id="227"/>
      <w:r w:rsidRPr="00804590">
        <w:rPr>
          <w:rFonts w:ascii="Times New Roman" w:hAnsi="Times New Roman" w:cs="Times New Roman"/>
          <w:sz w:val="22"/>
          <w:szCs w:val="22"/>
          <w:lang w:val="en-GB"/>
        </w:rPr>
        <w:t xml:space="preserve">studies </w:t>
      </w:r>
      <w:r w:rsidRPr="00804590">
        <w:rPr>
          <w:rStyle w:val="CommentReference"/>
          <w:rFonts w:cs="Times New Roman"/>
          <w:sz w:val="22"/>
          <w:szCs w:val="22"/>
        </w:rPr>
        <w:commentReference w:id="227"/>
      </w:r>
      <w:r w:rsidRPr="00804590">
        <w:rPr>
          <w:rFonts w:ascii="Times New Roman" w:hAnsi="Times New Roman" w:cs="Times New Roman"/>
          <w:sz w:val="22"/>
          <w:szCs w:val="22"/>
        </w:rPr>
        <w:fldChar w:fldCharType="begin"/>
      </w:r>
      <w:r w:rsidRPr="00804590">
        <w:rPr>
          <w:rFonts w:ascii="Times New Roman" w:hAnsi="Times New Roman" w:cs="Times New Roman"/>
          <w:sz w:val="22"/>
          <w:szCs w:val="22"/>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Pr="00804590">
        <w:rPr>
          <w:rFonts w:ascii="Times New Roman" w:hAnsi="Times New Roman" w:cs="Times New Roman"/>
          <w:sz w:val="22"/>
          <w:szCs w:val="22"/>
        </w:rPr>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Pr="00804590">
        <w:rPr>
          <w:rFonts w:ascii="Times New Roman" w:hAnsi="Times New Roman" w:cs="Times New Roman"/>
          <w:sz w:val="22"/>
          <w:szCs w:val="22"/>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Pr="00804590">
        <w:rPr>
          <w:rFonts w:ascii="Times New Roman" w:hAnsi="Times New Roman" w:cs="Times New Roman"/>
          <w:sz w:val="22"/>
          <w:szCs w:val="22"/>
        </w:rPr>
        <w:fldChar w:fldCharType="separate"/>
      </w:r>
      <w:r w:rsidRPr="00804590">
        <w:rPr>
          <w:rFonts w:ascii="Times New Roman" w:hAnsi="Times New Roman" w:cs="Times New Roman"/>
          <w:sz w:val="22"/>
          <w:szCs w:val="22"/>
          <w:lang w:val="en-GB"/>
        </w:rPr>
        <w:t xml:space="preserve">(Olmos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2019)</w:t>
      </w:r>
      <w:r w:rsidRPr="00804590">
        <w:rPr>
          <w:rFonts w:ascii="Times New Roman" w:hAnsi="Times New Roman" w:cs="Times New Roman"/>
          <w:sz w:val="22"/>
          <w:szCs w:val="22"/>
        </w:rPr>
        <w:fldChar w:fldCharType="end"/>
      </w:r>
      <w:r w:rsidRPr="00804590">
        <w:rPr>
          <w:rFonts w:ascii="Times New Roman" w:hAnsi="Times New Roman" w:cs="Times New Roman"/>
          <w:sz w:val="22"/>
          <w:szCs w:val="22"/>
          <w:lang w:val="en-GB"/>
        </w:rPr>
        <w:t xml:space="preserve">. </w:t>
      </w:r>
    </w:p>
    <w:p w14:paraId="24A03D8E"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p>
    <w:p w14:paraId="32663ED0"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r w:rsidRPr="00804590">
        <w:rPr>
          <w:rFonts w:ascii="Times New Roman" w:hAnsi="Times New Roman" w:cs="Times New Roman"/>
          <w:bCs/>
          <w:i/>
          <w:iCs/>
          <w:sz w:val="22"/>
          <w:szCs w:val="22"/>
          <w:lang w:val="en-GB"/>
        </w:rPr>
        <w:t xml:space="preserve">Net energy gain </w:t>
      </w:r>
    </w:p>
    <w:p w14:paraId="17847D51" w14:textId="77777777" w:rsidR="000F2DF5" w:rsidRPr="00804590" w:rsidRDefault="000F2DF5" w:rsidP="000F2DF5">
      <w:pPr>
        <w:spacing w:line="480" w:lineRule="auto"/>
        <w:contextualSpacing/>
        <w:jc w:val="both"/>
        <w:rPr>
          <w:rFonts w:ascii="Times New Roman" w:hAnsi="Times New Roman" w:cs="Times New Roman"/>
          <w:sz w:val="22"/>
          <w:szCs w:val="22"/>
          <w:lang w:val="en-GB"/>
        </w:rPr>
      </w:pPr>
      <w:r w:rsidRPr="00804590">
        <w:rPr>
          <w:rFonts w:ascii="Times New Roman" w:hAnsi="Times New Roman" w:cs="Times New Roman"/>
          <w:sz w:val="22"/>
          <w:szCs w:val="22"/>
          <w:lang w:val="en-GB"/>
        </w:rPr>
        <w:t xml:space="preserve">The effect of temperature and mass dependence of maximum consumption and metabolism (proportional to biomass gain and losses, respectively) </w:t>
      </w:r>
      <w:r w:rsidRPr="00804590">
        <w:rPr>
          <w:rFonts w:ascii="Times New Roman" w:hAnsi="Times New Roman" w:cs="Times New Roman"/>
          <w:sz w:val="22"/>
          <w:szCs w:val="22"/>
          <w:lang w:val="en-GB"/>
        </w:rPr>
        <w:fldChar w:fldCharType="begin"/>
      </w:r>
      <w:r w:rsidRPr="00804590">
        <w:rPr>
          <w:rFonts w:ascii="Times New Roman" w:hAnsi="Times New Roman" w:cs="Times New Roman"/>
          <w:sz w:val="22"/>
          <w:szCs w:val="22"/>
          <w:lang w:val="en-GB"/>
        </w:rPr>
        <w:instrText xml:space="preserve"> ADDIN ZOTERO_ITEM CSL_CITATION {"citationID":"a24kpa50pbe","properties":{"formattedCitation":"(Ursin 1967; Kitchell {\\i{}et al.} 1977; Essington {\\i{}et al.} 2001)","plainCitation":"(Ursin 1967; Kitchell et al. 1977; Essington et al. 2001)","noteIndex":0},"citationItems":[{"id":640,"uris":["http://zotero.org/users/6116610/items/5G6C5LEF"],"uri":["http://zotero.org/users/6116610/items/5G6C5LEF"],"itemData":{"id":640,"type":"article-journal","container-title":"Journal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804590">
        <w:rPr>
          <w:rFonts w:ascii="Times New Roman" w:hAnsi="Times New Roman" w:cs="Times New Roman"/>
          <w:sz w:val="22"/>
          <w:szCs w:val="22"/>
          <w:lang w:val="en-GB"/>
        </w:rPr>
        <w:fldChar w:fldCharType="separate"/>
      </w:r>
      <w:r w:rsidRPr="00804590">
        <w:rPr>
          <w:rFonts w:ascii="Times New Roman" w:hAnsi="Times New Roman" w:cs="Times New Roman"/>
          <w:sz w:val="22"/>
          <w:szCs w:val="22"/>
          <w:lang w:val="en-GB"/>
        </w:rPr>
        <w:t xml:space="preserve">(Ursin 1967; Kitchell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1977; Essington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2001)</w:t>
      </w:r>
      <w:r w:rsidRPr="00804590">
        <w:rPr>
          <w:rFonts w:ascii="Times New Roman" w:hAnsi="Times New Roman" w:cs="Times New Roman"/>
          <w:sz w:val="22"/>
          <w:szCs w:val="22"/>
          <w:lang w:val="en-GB"/>
        </w:rPr>
        <w:fldChar w:fldCharType="end"/>
      </w:r>
      <w:r w:rsidRPr="00804590">
        <w:rPr>
          <w:rFonts w:ascii="Times New Roman" w:hAnsi="Times New Roman" w:cs="Times New Roman"/>
          <w:sz w:val="22"/>
          <w:szCs w:val="22"/>
          <w:lang w:val="en-GB"/>
        </w:rPr>
        <w:t xml:space="preserve"> on growth is illustrated by visualizing the net energy gain. </w:t>
      </w:r>
      <w:r w:rsidRPr="00804590">
        <w:rPr>
          <w:rFonts w:ascii="Times New Roman" w:eastAsiaTheme="minorEastAsia" w:hAnsi="Times New Roman" w:cs="Times New Roman"/>
          <w:sz w:val="22"/>
          <w:szCs w:val="22"/>
          <w:lang w:val="en-GB"/>
        </w:rPr>
        <w:t xml:space="preserve">The model for the </w:t>
      </w:r>
      <w:r w:rsidRPr="00804590">
        <w:rPr>
          <w:rFonts w:ascii="Times New Roman" w:hAnsi="Times New Roman" w:cs="Times New Roman"/>
          <w:sz w:val="22"/>
          <w:szCs w:val="22"/>
          <w:lang w:val="en-GB"/>
        </w:rPr>
        <w:t>net energy gain (growth)</w:t>
      </w:r>
      <w:r w:rsidRPr="00804590">
        <w:rPr>
          <w:rFonts w:ascii="Times New Roman" w:eastAsiaTheme="minorEastAsia" w:hAnsi="Times New Roman" w:cs="Times New Roman"/>
          <w:sz w:val="22"/>
          <w:szCs w:val="22"/>
          <w:lang w:val="en-GB"/>
        </w:rPr>
        <w:t xml:space="preserve"> can be viewed as a </w:t>
      </w:r>
      <w:proofErr w:type="spellStart"/>
      <w:r w:rsidRPr="00804590">
        <w:rPr>
          <w:rFonts w:ascii="Times New Roman" w:eastAsiaTheme="minorEastAsia" w:hAnsi="Times New Roman" w:cs="Times New Roman"/>
          <w:sz w:val="22"/>
          <w:szCs w:val="22"/>
          <w:lang w:val="en-GB"/>
        </w:rPr>
        <w:t>Pütter</w:t>
      </w:r>
      <w:proofErr w:type="spellEnd"/>
      <w:r w:rsidRPr="00804590">
        <w:rPr>
          <w:rFonts w:ascii="Times New Roman" w:eastAsiaTheme="minorEastAsia" w:hAnsi="Times New Roman" w:cs="Times New Roman"/>
          <w:sz w:val="22"/>
          <w:szCs w:val="22"/>
          <w:lang w:val="en-GB"/>
        </w:rPr>
        <w:t xml:space="preserve">-type model, which is the result of two antagonistic allometric processes: </w:t>
      </w:r>
      <m:oMath>
        <m:r>
          <w:rPr>
            <w:rFonts w:ascii="Cambria Math" w:hAnsi="Cambria Math" w:cs="Times New Roman"/>
            <w:sz w:val="22"/>
            <w:szCs w:val="22"/>
          </w:rPr>
          <m:t>dM</m:t>
        </m:r>
        <m:r>
          <w:rPr>
            <w:rFonts w:ascii="Cambria Math" w:hAnsi="Cambria Math" w:cs="Times New Roman"/>
            <w:sz w:val="22"/>
            <w:szCs w:val="22"/>
            <w:lang w:val="en-GB"/>
          </w:rPr>
          <m:t>/</m:t>
        </m:r>
        <m:r>
          <w:rPr>
            <w:rFonts w:ascii="Cambria Math" w:hAnsi="Cambria Math" w:cs="Times New Roman"/>
            <w:sz w:val="22"/>
            <w:szCs w:val="22"/>
          </w:rPr>
          <m:t>dt</m:t>
        </m:r>
        <m:r>
          <w:rPr>
            <w:rFonts w:ascii="Cambria Math" w:hAnsi="Cambria Math" w:cs="Times New Roman"/>
            <w:sz w:val="22"/>
            <w:szCs w:val="22"/>
            <w:lang w:val="en-GB"/>
          </w:rPr>
          <m:t xml:space="preserve">= </m:t>
        </m:r>
        <m:r>
          <w:rPr>
            <w:rFonts w:ascii="Cambria Math" w:hAnsi="Cambria Math" w:cs="Times New Roman"/>
            <w:sz w:val="22"/>
            <w:szCs w:val="22"/>
          </w:rPr>
          <m:t>H</m:t>
        </m:r>
        <m:r>
          <w:rPr>
            <w:rFonts w:ascii="Cambria Math" w:hAnsi="Cambria Math" w:cs="Times New Roman"/>
            <w:sz w:val="22"/>
            <w:szCs w:val="22"/>
            <w:lang w:val="en-GB"/>
          </w:rPr>
          <m:t>(</m:t>
        </m:r>
        <m:r>
          <w:rPr>
            <w:rFonts w:ascii="Cambria Math" w:hAnsi="Cambria Math" w:cs="Times New Roman"/>
            <w:sz w:val="22"/>
            <w:szCs w:val="22"/>
          </w:rPr>
          <m:t>T</m:t>
        </m:r>
        <m:r>
          <w:rPr>
            <w:rFonts w:ascii="Cambria Math" w:hAnsi="Cambria Math" w:cs="Times New Roman"/>
            <w:sz w:val="22"/>
            <w:szCs w:val="22"/>
            <w:lang w:val="en-GB"/>
          </w:rPr>
          <m:t>)</m:t>
        </m:r>
        <m:sSup>
          <m:sSupPr>
            <m:ctrlPr>
              <w:rPr>
                <w:rFonts w:ascii="Cambria Math" w:hAnsi="Cambria Math" w:cs="Times New Roman"/>
                <w:i/>
                <w:sz w:val="22"/>
                <w:szCs w:val="22"/>
              </w:rPr>
            </m:ctrlPr>
          </m:sSupPr>
          <m:e>
            <m:r>
              <w:rPr>
                <w:rFonts w:ascii="Cambria Math" w:hAnsi="Cambria Math" w:cs="Times New Roman"/>
                <w:sz w:val="22"/>
                <w:szCs w:val="22"/>
              </w:rPr>
              <m:t>M</m:t>
            </m:r>
          </m:e>
          <m:sup>
            <m:r>
              <w:rPr>
                <w:rFonts w:ascii="Cambria Math" w:hAnsi="Cambria Math" w:cs="Times New Roman"/>
                <w:sz w:val="22"/>
                <w:szCs w:val="22"/>
              </w:rPr>
              <m:t>a</m:t>
            </m:r>
          </m:sup>
        </m:sSup>
        <m:r>
          <w:rPr>
            <w:rFonts w:ascii="Cambria Math" w:hAnsi="Cambria Math" w:cs="Times New Roman"/>
            <w:sz w:val="22"/>
            <w:szCs w:val="22"/>
            <w:lang w:val="en-GB"/>
          </w:rPr>
          <m:t xml:space="preserve"> – </m:t>
        </m:r>
        <m:r>
          <w:rPr>
            <w:rFonts w:ascii="Cambria Math" w:hAnsi="Cambria Math" w:cs="Times New Roman"/>
            <w:sz w:val="22"/>
            <w:szCs w:val="22"/>
          </w:rPr>
          <m:t>K</m:t>
        </m:r>
        <m:r>
          <w:rPr>
            <w:rFonts w:ascii="Cambria Math" w:hAnsi="Cambria Math" w:cs="Times New Roman"/>
            <w:sz w:val="22"/>
            <w:szCs w:val="22"/>
            <w:lang w:val="en-GB"/>
          </w:rPr>
          <m:t>(</m:t>
        </m:r>
        <m:r>
          <w:rPr>
            <w:rFonts w:ascii="Cambria Math" w:hAnsi="Cambria Math" w:cs="Times New Roman"/>
            <w:sz w:val="22"/>
            <w:szCs w:val="22"/>
          </w:rPr>
          <m:t>T</m:t>
        </m:r>
        <m:r>
          <w:rPr>
            <w:rFonts w:ascii="Cambria Math" w:hAnsi="Cambria Math" w:cs="Times New Roman"/>
            <w:sz w:val="22"/>
            <w:szCs w:val="22"/>
            <w:lang w:val="en-GB"/>
          </w:rPr>
          <m:t>)</m:t>
        </m:r>
        <m:sSup>
          <m:sSupPr>
            <m:ctrlPr>
              <w:rPr>
                <w:rFonts w:ascii="Cambria Math" w:hAnsi="Cambria Math" w:cs="Times New Roman"/>
                <w:i/>
                <w:sz w:val="22"/>
                <w:szCs w:val="22"/>
              </w:rPr>
            </m:ctrlPr>
          </m:sSupPr>
          <m:e>
            <m:r>
              <w:rPr>
                <w:rFonts w:ascii="Cambria Math" w:hAnsi="Cambria Math" w:cs="Times New Roman"/>
                <w:sz w:val="22"/>
                <w:szCs w:val="22"/>
              </w:rPr>
              <m:t>M</m:t>
            </m:r>
          </m:e>
          <m:sup>
            <m:r>
              <w:rPr>
                <w:rFonts w:ascii="Cambria Math" w:hAnsi="Cambria Math" w:cs="Times New Roman"/>
                <w:sz w:val="22"/>
                <w:szCs w:val="22"/>
              </w:rPr>
              <m:t>b</m:t>
            </m:r>
          </m:sup>
        </m:sSup>
      </m:oMath>
      <w:r w:rsidRPr="00804590">
        <w:rPr>
          <w:rFonts w:ascii="Times New Roman" w:eastAsiaTheme="minorEastAsia" w:hAnsi="Times New Roman" w:cs="Times New Roman"/>
          <w:sz w:val="22"/>
          <w:szCs w:val="22"/>
          <w:lang w:val="en-GB"/>
        </w:rPr>
        <w:t xml:space="preserve">, where </w:t>
      </w:r>
      <m:oMath>
        <m:r>
          <w:rPr>
            <w:rFonts w:ascii="Cambria Math" w:eastAsiaTheme="minorEastAsia" w:hAnsi="Cambria Math" w:cs="Times New Roman"/>
            <w:sz w:val="22"/>
            <w:szCs w:val="22"/>
          </w:rPr>
          <m:t>M</m:t>
        </m:r>
      </m:oMath>
      <w:r w:rsidRPr="00804590">
        <w:rPr>
          <w:rFonts w:ascii="Times New Roman" w:eastAsiaTheme="minorEastAsia" w:hAnsi="Times New Roman" w:cs="Times New Roman"/>
          <w:sz w:val="22"/>
          <w:szCs w:val="22"/>
          <w:lang w:val="en-GB"/>
        </w:rPr>
        <w:t xml:space="preserve"> is body mass and </w:t>
      </w:r>
      <m:oMath>
        <m:r>
          <w:rPr>
            <w:rFonts w:ascii="Cambria Math" w:eastAsiaTheme="minorEastAsia" w:hAnsi="Cambria Math" w:cs="Times New Roman"/>
            <w:sz w:val="22"/>
            <w:szCs w:val="22"/>
          </w:rPr>
          <m:t>T</m:t>
        </m:r>
      </m:oMath>
      <w:r w:rsidRPr="00804590">
        <w:rPr>
          <w:rFonts w:ascii="Times New Roman" w:eastAsiaTheme="minorEastAsia" w:hAnsi="Times New Roman" w:cs="Times New Roman"/>
          <w:sz w:val="22"/>
          <w:szCs w:val="22"/>
          <w:lang w:val="en-GB"/>
        </w:rPr>
        <w:t xml:space="preserve"> is temperature. We convert metabolism from oxygen consumption to </w:t>
      </w:r>
      <m:oMath>
        <m:r>
          <m:rPr>
            <m:sty m:val="p"/>
          </m:rPr>
          <w:rPr>
            <w:rFonts w:ascii="Cambria Math" w:eastAsiaTheme="minorEastAsia" w:hAnsi="Cambria Math" w:cs="Times New Roman"/>
            <w:sz w:val="22"/>
            <w:szCs w:val="22"/>
            <w:lang w:val="en-GB"/>
          </w:rPr>
          <m:t xml:space="preserve">g </m:t>
        </m:r>
        <m:sSup>
          <m:sSupPr>
            <m:ctrlPr>
              <w:rPr>
                <w:rFonts w:ascii="Cambria Math" w:eastAsiaTheme="minorEastAsia" w:hAnsi="Cambria Math" w:cs="Times New Roman"/>
                <w:iCs/>
                <w:sz w:val="22"/>
                <w:szCs w:val="22"/>
                <w:lang w:val="en-GB"/>
              </w:rPr>
            </m:ctrlPr>
          </m:sSupPr>
          <m:e>
            <m:r>
              <m:rPr>
                <m:sty m:val="p"/>
              </m:rPr>
              <w:rPr>
                <w:rFonts w:ascii="Cambria Math" w:eastAsiaTheme="minorEastAsia" w:hAnsi="Cambria Math" w:cs="Times New Roman"/>
                <w:sz w:val="22"/>
                <w:szCs w:val="22"/>
                <w:lang w:val="en-GB"/>
              </w:rPr>
              <m:t>day</m:t>
            </m:r>
          </m:e>
          <m:sup>
            <m:r>
              <m:rPr>
                <m:sty m:val="p"/>
              </m:rPr>
              <w:rPr>
                <w:rFonts w:ascii="Cambria Math" w:eastAsiaTheme="minorEastAsia" w:hAnsi="Cambria Math" w:cs="Times New Roman"/>
                <w:sz w:val="22"/>
                <w:szCs w:val="22"/>
                <w:lang w:val="en-GB"/>
              </w:rPr>
              <m:t>-1</m:t>
            </m:r>
          </m:sup>
        </m:sSup>
      </m:oMath>
      <w:r w:rsidRPr="00804590">
        <w:rPr>
          <w:rFonts w:ascii="Times New Roman" w:eastAsiaTheme="minorEastAsia" w:hAnsi="Times New Roman" w:cs="Times New Roman"/>
          <w:sz w:val="22"/>
          <w:szCs w:val="22"/>
          <w:lang w:val="en-GB"/>
        </w:rPr>
        <w:t xml:space="preserve"> by assuming 1 </w:t>
      </w:r>
      <m:oMath>
        <m:r>
          <m:rPr>
            <m:sty m:val="p"/>
          </m:rPr>
          <w:rPr>
            <w:rFonts w:ascii="Cambria Math" w:eastAsiaTheme="minorEastAsia" w:hAnsi="Cambria Math" w:cs="Times New Roman"/>
            <w:sz w:val="22"/>
            <w:szCs w:val="22"/>
            <w:lang w:val="en-GB"/>
          </w:rPr>
          <m:t>kcal</m:t>
        </m:r>
      </m:oMath>
      <w:r w:rsidRPr="00804590">
        <w:rPr>
          <w:rFonts w:ascii="Times New Roman" w:eastAsiaTheme="minorEastAsia" w:hAnsi="Times New Roman" w:cs="Times New Roman"/>
          <w:sz w:val="22"/>
          <w:szCs w:val="22"/>
          <w:lang w:val="en-GB"/>
        </w:rPr>
        <w:t xml:space="preserve"> = 295 </w:t>
      </w:r>
      <m:oMath>
        <m:r>
          <m:rPr>
            <m:sty m:val="p"/>
          </m:rPr>
          <w:rPr>
            <w:rFonts w:ascii="Cambria Math" w:eastAsiaTheme="minorEastAsia" w:hAnsi="Cambria Math" w:cs="Times New Roman"/>
            <w:sz w:val="22"/>
            <w:szCs w:val="22"/>
            <w:lang w:val="en-GB"/>
          </w:rPr>
          <m:t xml:space="preserve">mg </m:t>
        </m:r>
        <m:sSub>
          <m:sSubPr>
            <m:ctrlPr>
              <w:rPr>
                <w:rFonts w:ascii="Cambria Math" w:eastAsiaTheme="minorEastAsia" w:hAnsi="Cambria Math" w:cs="Times New Roman"/>
                <w:sz w:val="22"/>
                <w:szCs w:val="22"/>
                <w:lang w:val="en-GB"/>
              </w:rPr>
            </m:ctrlPr>
          </m:sSubPr>
          <m:e>
            <m:r>
              <m:rPr>
                <m:sty m:val="p"/>
              </m:rPr>
              <w:rPr>
                <w:rFonts w:ascii="Cambria Math" w:eastAsiaTheme="minorEastAsia" w:hAnsi="Cambria Math" w:cs="Times New Roman"/>
                <w:sz w:val="22"/>
                <w:szCs w:val="22"/>
                <w:lang w:val="en-GB"/>
              </w:rPr>
              <m:t>O</m:t>
            </m:r>
          </m:e>
          <m:sub>
            <m:r>
              <m:rPr>
                <m:sty m:val="p"/>
              </m:rPr>
              <w:rPr>
                <w:rFonts w:ascii="Cambria Math" w:eastAsiaTheme="minorEastAsia" w:hAnsi="Cambria Math" w:cs="Times New Roman"/>
                <w:sz w:val="22"/>
                <w:szCs w:val="22"/>
                <w:lang w:val="en-GB"/>
              </w:rPr>
              <m:t>2</m:t>
            </m:r>
          </m:sub>
        </m:sSub>
      </m:oMath>
      <w:r w:rsidRPr="00804590">
        <w:rPr>
          <w:rFonts w:ascii="Times New Roman" w:eastAsiaTheme="minorEastAsia" w:hAnsi="Times New Roman" w:cs="Times New Roman"/>
          <w:iCs/>
          <w:sz w:val="22"/>
          <w:szCs w:val="22"/>
          <w:lang w:val="en-GB"/>
        </w:rPr>
        <w:t xml:space="preserve"> (based on an oxycaloric coefficient of 14.2 </w:t>
      </w:r>
      <m:oMath>
        <m:r>
          <m:rPr>
            <m:sty m:val="p"/>
          </m:rPr>
          <w:rPr>
            <w:rFonts w:ascii="Cambria Math" w:eastAsiaTheme="minorEastAsia" w:hAnsi="Cambria Math" w:cs="Times New Roman"/>
            <w:sz w:val="22"/>
            <w:szCs w:val="22"/>
            <w:lang w:val="en-GB"/>
          </w:rPr>
          <m:t xml:space="preserve">J/mg </m:t>
        </m:r>
        <m:sSub>
          <m:sSubPr>
            <m:ctrlPr>
              <w:rPr>
                <w:rFonts w:ascii="Cambria Math" w:eastAsiaTheme="minorEastAsia" w:hAnsi="Cambria Math" w:cs="Times New Roman"/>
                <w:sz w:val="22"/>
                <w:szCs w:val="22"/>
                <w:lang w:val="en-GB"/>
              </w:rPr>
            </m:ctrlPr>
          </m:sSubPr>
          <m:e>
            <m:r>
              <m:rPr>
                <m:sty m:val="p"/>
              </m:rPr>
              <w:rPr>
                <w:rFonts w:ascii="Cambria Math" w:eastAsiaTheme="minorEastAsia" w:hAnsi="Cambria Math" w:cs="Times New Roman"/>
                <w:sz w:val="22"/>
                <w:szCs w:val="22"/>
                <w:lang w:val="en-GB"/>
              </w:rPr>
              <m:t>O</m:t>
            </m:r>
          </m:e>
          <m:sub>
            <m:r>
              <m:rPr>
                <m:sty m:val="p"/>
              </m:rPr>
              <w:rPr>
                <w:rFonts w:ascii="Cambria Math" w:eastAsiaTheme="minorEastAsia" w:hAnsi="Cambria Math" w:cs="Times New Roman"/>
                <w:sz w:val="22"/>
                <w:szCs w:val="22"/>
                <w:lang w:val="en-GB"/>
              </w:rPr>
              <m:t>2</m:t>
            </m:r>
          </m:sub>
        </m:sSub>
      </m:oMath>
      <w:r w:rsidRPr="00804590">
        <w:rPr>
          <w:rFonts w:ascii="Times New Roman" w:eastAsiaTheme="minorEastAsia" w:hAnsi="Times New Roman" w:cs="Times New Roman"/>
          <w:sz w:val="22"/>
          <w:szCs w:val="22"/>
          <w:lang w:val="en-GB"/>
        </w:rPr>
        <w:t xml:space="preserve">) </w:t>
      </w:r>
      <w:r w:rsidRPr="00804590">
        <w:rPr>
          <w:rFonts w:ascii="Times New Roman" w:eastAsiaTheme="minorEastAsia" w:hAnsi="Times New Roman" w:cs="Times New Roman"/>
          <w:sz w:val="22"/>
          <w:szCs w:val="22"/>
          <w:lang w:val="en-GB"/>
        </w:rPr>
        <w:fldChar w:fldCharType="begin"/>
      </w:r>
      <w:r w:rsidRPr="00804590">
        <w:rPr>
          <w:rFonts w:ascii="Times New Roman" w:eastAsiaTheme="minorEastAsia" w:hAnsi="Times New Roman" w:cs="Times New Roman"/>
          <w:sz w:val="22"/>
          <w:szCs w:val="22"/>
          <w:lang w:val="en-GB"/>
        </w:rPr>
        <w:instrText xml:space="preserve"> ADDIN ZOTERO_ITEM CSL_CITATION {"citationID":"a1h4clt1a35","properties":{"formattedCitation":"(Hepher 1988)","plainCitation":"(Hepher 1988)","noteIndex":0},"citationItems":[{"id":2039,"uris":["http://zotero.org/users/6116610/items/4J9BJIZF"],"uri":["http://zotero.org/users/6116610/items/4J9BJIZF"],"itemData":{"id":2039,"type":"book","abstract":"The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804590">
        <w:rPr>
          <w:rFonts w:ascii="Times New Roman" w:eastAsiaTheme="minorEastAsia" w:hAnsi="Times New Roman" w:cs="Times New Roman"/>
          <w:sz w:val="22"/>
          <w:szCs w:val="22"/>
          <w:lang w:val="en-GB"/>
        </w:rPr>
        <w:fldChar w:fldCharType="separate"/>
      </w:r>
      <w:r w:rsidRPr="00804590">
        <w:rPr>
          <w:rFonts w:ascii="Times New Roman" w:hAnsi="Times New Roman" w:cs="Times New Roman"/>
          <w:sz w:val="22"/>
          <w:szCs w:val="22"/>
          <w:lang w:val="en-GB"/>
        </w:rPr>
        <w:t>(Hepher 1988)</w:t>
      </w:r>
      <w:r w:rsidRPr="00804590">
        <w:rPr>
          <w:rFonts w:ascii="Times New Roman" w:eastAsiaTheme="minorEastAsia" w:hAnsi="Times New Roman" w:cs="Times New Roman"/>
          <w:sz w:val="22"/>
          <w:szCs w:val="22"/>
          <w:lang w:val="en-GB"/>
        </w:rPr>
        <w:fldChar w:fldCharType="end"/>
      </w:r>
      <w:r w:rsidRPr="00804590">
        <w:rPr>
          <w:rFonts w:ascii="Times New Roman" w:eastAsiaTheme="minorEastAsia" w:hAnsi="Times New Roman" w:cs="Times New Roman"/>
          <w:sz w:val="22"/>
          <w:szCs w:val="22"/>
          <w:lang w:val="en-GB"/>
        </w:rPr>
        <w:t xml:space="preserve">, 1 </w:t>
      </w:r>
      <m:oMath>
        <m:r>
          <m:rPr>
            <m:sty m:val="p"/>
          </m:rPr>
          <w:rPr>
            <w:rFonts w:ascii="Cambria Math" w:eastAsiaTheme="minorEastAsia" w:hAnsi="Cambria Math" w:cs="Times New Roman"/>
            <w:sz w:val="22"/>
            <w:szCs w:val="22"/>
            <w:lang w:val="en-GB"/>
          </w:rPr>
          <m:t>kcal</m:t>
        </m:r>
      </m:oMath>
      <w:r w:rsidRPr="00804590">
        <w:rPr>
          <w:rFonts w:ascii="Times New Roman" w:eastAsiaTheme="minorEastAsia" w:hAnsi="Times New Roman" w:cs="Times New Roman"/>
          <w:sz w:val="22"/>
          <w:szCs w:val="22"/>
          <w:lang w:val="en-GB"/>
        </w:rPr>
        <w:t xml:space="preserve"> = 4184 </w:t>
      </w:r>
      <m:oMath>
        <m:r>
          <m:rPr>
            <m:sty m:val="p"/>
          </m:rPr>
          <w:rPr>
            <w:rFonts w:ascii="Cambria Math" w:eastAsiaTheme="minorEastAsia" w:hAnsi="Cambria Math" w:cs="Times New Roman"/>
            <w:sz w:val="22"/>
            <w:szCs w:val="22"/>
            <w:lang w:val="en-GB"/>
          </w:rPr>
          <m:t>J</m:t>
        </m:r>
      </m:oMath>
      <w:r w:rsidRPr="00804590">
        <w:rPr>
          <w:rFonts w:ascii="Times New Roman" w:eastAsiaTheme="minorEastAsia" w:hAnsi="Times New Roman" w:cs="Times New Roman"/>
          <w:sz w:val="22"/>
          <w:szCs w:val="22"/>
          <w:lang w:val="en-GB"/>
        </w:rPr>
        <w:t xml:space="preserve"> and an energy content of 5600 </w:t>
      </w:r>
      <m:oMath>
        <m:r>
          <m:rPr>
            <m:sty m:val="p"/>
          </m:rPr>
          <w:rPr>
            <w:rFonts w:ascii="Cambria Math" w:eastAsiaTheme="minorEastAsia" w:hAnsi="Cambria Math" w:cs="Times New Roman"/>
            <w:sz w:val="22"/>
            <w:szCs w:val="22"/>
            <w:lang w:val="en-GB"/>
          </w:rPr>
          <m:t>J/g</m:t>
        </m:r>
      </m:oMath>
      <w:r w:rsidRPr="00804590">
        <w:rPr>
          <w:rFonts w:ascii="Times New Roman" w:eastAsiaTheme="minorEastAsia" w:hAnsi="Times New Roman" w:cs="Times New Roman"/>
          <w:iCs/>
          <w:sz w:val="22"/>
          <w:szCs w:val="22"/>
          <w:lang w:val="en-GB"/>
        </w:rPr>
        <w:t xml:space="preserve"> </w:t>
      </w:r>
      <w:r w:rsidRPr="00804590">
        <w:rPr>
          <w:rFonts w:ascii="Times New Roman" w:eastAsiaTheme="minorEastAsia" w:hAnsi="Times New Roman" w:cs="Times New Roman"/>
          <w:iCs/>
          <w:sz w:val="22"/>
          <w:szCs w:val="22"/>
          <w:lang w:val="en-GB"/>
        </w:rPr>
        <w:fldChar w:fldCharType="begin"/>
      </w:r>
      <w:r w:rsidRPr="00804590">
        <w:rPr>
          <w:rFonts w:ascii="Times New Roman" w:eastAsiaTheme="minorEastAsia" w:hAnsi="Times New Roman" w:cs="Times New Roman"/>
          <w:iCs/>
          <w:sz w:val="22"/>
          <w:szCs w:val="22"/>
          <w:lang w:val="en-GB"/>
        </w:rPr>
        <w:instrText xml:space="preserve"> ADDIN ZOTERO_ITEM CSL_CITATION {"citationID":"abg5qn4133","properties":{"formattedCitation":"(Rijnsdorp &amp; Ibelings 1989)","plainCitation":"(Rijnsdorp &amp; Ibelings 1989)","noteIndex":0},"citationItems":[{"id":2041,"uris":["http://zotero.org/users/6116610/items/KDDKST84"],"uri":["http://zotero.org/users/6116610/items/KDDKST84"],"itemData":{"id":2041,"type":"article-journal","abstract":"The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804590">
        <w:rPr>
          <w:rFonts w:ascii="Times New Roman" w:eastAsiaTheme="minorEastAsia" w:hAnsi="Times New Roman" w:cs="Times New Roman"/>
          <w:iCs/>
          <w:sz w:val="22"/>
          <w:szCs w:val="22"/>
          <w:lang w:val="en-GB"/>
        </w:rPr>
        <w:fldChar w:fldCharType="separate"/>
      </w:r>
      <w:r w:rsidRPr="00804590">
        <w:rPr>
          <w:rFonts w:ascii="Times New Roman" w:hAnsi="Times New Roman" w:cs="Times New Roman"/>
          <w:sz w:val="22"/>
          <w:szCs w:val="22"/>
          <w:lang w:val="en-GB"/>
        </w:rPr>
        <w:t>(Rijnsdorp &amp; Ibelings 1989)</w:t>
      </w:r>
      <w:r w:rsidRPr="00804590">
        <w:rPr>
          <w:rFonts w:ascii="Times New Roman" w:eastAsiaTheme="minorEastAsia" w:hAnsi="Times New Roman" w:cs="Times New Roman"/>
          <w:iCs/>
          <w:sz w:val="22"/>
          <w:szCs w:val="22"/>
          <w:lang w:val="en-GB"/>
        </w:rPr>
        <w:fldChar w:fldCharType="end"/>
      </w:r>
      <w:r w:rsidRPr="00804590">
        <w:rPr>
          <w:rFonts w:ascii="Times New Roman" w:eastAsiaTheme="minorEastAsia" w:hAnsi="Times New Roman" w:cs="Times New Roman"/>
          <w:iCs/>
          <w:sz w:val="22"/>
          <w:szCs w:val="22"/>
          <w:lang w:val="en-GB"/>
        </w:rPr>
        <w:t>. Consumption and metabolic rate are calculated for two sizes (5 and 500 g), which roughly correspond to the 25</w:t>
      </w:r>
      <w:r w:rsidRPr="00804590">
        <w:rPr>
          <w:rFonts w:ascii="Times New Roman" w:eastAsiaTheme="minorEastAsia" w:hAnsi="Times New Roman" w:cs="Times New Roman"/>
          <w:iCs/>
          <w:sz w:val="22"/>
          <w:szCs w:val="22"/>
          <w:vertAlign w:val="superscript"/>
          <w:lang w:val="en-GB"/>
        </w:rPr>
        <w:t>th</w:t>
      </w:r>
      <w:r w:rsidRPr="00804590">
        <w:rPr>
          <w:rFonts w:ascii="Times New Roman" w:eastAsiaTheme="minorEastAsia" w:hAnsi="Times New Roman" w:cs="Times New Roman"/>
          <w:iCs/>
          <w:sz w:val="22"/>
          <w:szCs w:val="22"/>
          <w:lang w:val="en-GB"/>
        </w:rPr>
        <w:t xml:space="preserve"> and 75</w:t>
      </w:r>
      <w:r w:rsidRPr="00804590">
        <w:rPr>
          <w:rFonts w:ascii="Times New Roman" w:eastAsiaTheme="minorEastAsia" w:hAnsi="Times New Roman" w:cs="Times New Roman"/>
          <w:iCs/>
          <w:sz w:val="22"/>
          <w:szCs w:val="22"/>
          <w:vertAlign w:val="superscript"/>
          <w:lang w:val="en-GB"/>
        </w:rPr>
        <w:t>th</w:t>
      </w:r>
      <w:r w:rsidRPr="00804590">
        <w:rPr>
          <w:rFonts w:ascii="Times New Roman" w:eastAsiaTheme="minorEastAsia" w:hAnsi="Times New Roman" w:cs="Times New Roman"/>
          <w:iCs/>
          <w:sz w:val="22"/>
          <w:szCs w:val="22"/>
          <w:lang w:val="en-GB"/>
        </w:rPr>
        <w:t xml:space="preserve"> percentile in the datasets, using the global allometric relationships found in the log-log models fit to sub-peak temperatures. These allometric functions </w:t>
      </w:r>
      <w:r w:rsidRPr="00804590">
        <w:rPr>
          <w:rFonts w:ascii="Times New Roman" w:eastAsiaTheme="minorEastAsia" w:hAnsi="Times New Roman" w:cs="Times New Roman"/>
          <w:sz w:val="22"/>
          <w:szCs w:val="22"/>
          <w:lang w:val="en-GB"/>
        </w:rPr>
        <w:t xml:space="preserve">are further scaled with the temperature correction factor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r</m:t>
            </m:r>
          </m:e>
          <m:sub>
            <m:r>
              <w:rPr>
                <w:rFonts w:ascii="Cambria Math" w:eastAsiaTheme="minorEastAsia" w:hAnsi="Cambria Math" w:cs="Times New Roman"/>
                <w:sz w:val="22"/>
                <w:szCs w:val="22"/>
              </w:rPr>
              <m:t>c</m:t>
            </m:r>
            <m:r>
              <w:rPr>
                <w:rFonts w:ascii="Cambria Math" w:eastAsiaTheme="minorEastAsia" w:hAnsi="Cambria Math" w:cs="Times New Roman"/>
                <w:sz w:val="22"/>
                <w:szCs w:val="22"/>
                <w:lang w:val="en-GB"/>
              </w:rPr>
              <m:t>,</m:t>
            </m:r>
            <m:r>
              <w:rPr>
                <w:rFonts w:ascii="Cambria Math" w:eastAsiaTheme="minorEastAsia" w:hAnsi="Cambria Math" w:cs="Times New Roman"/>
                <w:sz w:val="22"/>
                <w:szCs w:val="22"/>
              </w:rPr>
              <m:t>m</m:t>
            </m:r>
          </m:sub>
        </m:sSub>
      </m:oMath>
      <w:r w:rsidRPr="00804590">
        <w:rPr>
          <w:rFonts w:ascii="Times New Roman" w:eastAsiaTheme="minorEastAsia" w:hAnsi="Times New Roman" w:cs="Times New Roman"/>
          <w:sz w:val="22"/>
          <w:szCs w:val="22"/>
          <w:lang w:val="en-GB"/>
        </w:rPr>
        <w:t xml:space="preserve">, (subscript </w:t>
      </w:r>
      <m:oMath>
        <m:r>
          <w:rPr>
            <w:rFonts w:ascii="Cambria Math" w:eastAsiaTheme="minorEastAsia" w:hAnsi="Cambria Math" w:cs="Times New Roman"/>
            <w:sz w:val="22"/>
            <w:szCs w:val="22"/>
          </w:rPr>
          <m:t>c</m:t>
        </m:r>
      </m:oMath>
      <w:r w:rsidRPr="00804590">
        <w:rPr>
          <w:rFonts w:ascii="Times New Roman" w:eastAsiaTheme="minorEastAsia" w:hAnsi="Times New Roman" w:cs="Times New Roman"/>
          <w:sz w:val="22"/>
          <w:szCs w:val="22"/>
          <w:lang w:val="en-GB"/>
        </w:rPr>
        <w:t xml:space="preserve"> for consumption and </w:t>
      </w:r>
      <m:oMath>
        <m:r>
          <w:rPr>
            <w:rFonts w:ascii="Cambria Math" w:eastAsiaTheme="minorEastAsia" w:hAnsi="Cambria Math" w:cs="Times New Roman"/>
            <w:sz w:val="22"/>
            <w:szCs w:val="22"/>
          </w:rPr>
          <m:t>m</m:t>
        </m:r>
      </m:oMath>
      <w:r w:rsidRPr="00804590">
        <w:rPr>
          <w:rFonts w:ascii="Times New Roman" w:eastAsiaTheme="minorEastAsia" w:hAnsi="Times New Roman" w:cs="Times New Roman"/>
          <w:sz w:val="22"/>
          <w:szCs w:val="22"/>
          <w:lang w:val="en-GB"/>
        </w:rPr>
        <w:t xml:space="preserve"> for metabolism). Because maximum consumption reaches a peak over temperature,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r</m:t>
            </m:r>
          </m:e>
          <m:sub>
            <m:r>
              <w:rPr>
                <w:rFonts w:ascii="Cambria Math" w:eastAsiaTheme="minorEastAsia" w:hAnsi="Cambria Math" w:cs="Times New Roman"/>
                <w:sz w:val="22"/>
                <w:szCs w:val="22"/>
              </w:rPr>
              <m:t>c</m:t>
            </m:r>
          </m:sub>
        </m:sSub>
      </m:oMath>
      <w:r w:rsidRPr="00804590">
        <w:rPr>
          <w:rFonts w:ascii="Times New Roman" w:eastAsiaTheme="minorEastAsia" w:hAnsi="Times New Roman" w:cs="Times New Roman"/>
          <w:sz w:val="22"/>
          <w:szCs w:val="22"/>
          <w:lang w:val="en-GB"/>
        </w:rPr>
        <w:t xml:space="preserve"> is based on the polynomial model (but without a mass-coefficient and an intercept, because the mass-</w:t>
      </w:r>
      <w:proofErr w:type="spellStart"/>
      <w:r w:rsidRPr="00804590">
        <w:rPr>
          <w:rFonts w:ascii="Times New Roman" w:eastAsiaTheme="minorEastAsia" w:hAnsi="Times New Roman" w:cs="Times New Roman"/>
          <w:sz w:val="22"/>
          <w:szCs w:val="22"/>
          <w:lang w:val="en-GB"/>
        </w:rPr>
        <w:t>coefficent</w:t>
      </w:r>
      <w:proofErr w:type="spellEnd"/>
      <w:r w:rsidRPr="00804590">
        <w:rPr>
          <w:rFonts w:ascii="Times New Roman" w:eastAsiaTheme="minorEastAsia" w:hAnsi="Times New Roman" w:cs="Times New Roman"/>
          <w:sz w:val="22"/>
          <w:szCs w:val="22"/>
          <w:lang w:val="en-GB"/>
        </w:rPr>
        <w:t xml:space="preserve"> is applied through the allometric function and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r</m:t>
            </m:r>
          </m:e>
          <m:sub>
            <m:r>
              <w:rPr>
                <w:rFonts w:ascii="Cambria Math" w:eastAsiaTheme="minorEastAsia" w:hAnsi="Cambria Math" w:cs="Times New Roman"/>
                <w:sz w:val="22"/>
                <w:szCs w:val="22"/>
              </w:rPr>
              <m:t>c</m:t>
            </m:r>
          </m:sub>
        </m:sSub>
      </m:oMath>
      <w:r w:rsidRPr="00804590">
        <w:rPr>
          <w:rFonts w:ascii="Times New Roman" w:eastAsiaTheme="minorEastAsia" w:hAnsi="Times New Roman" w:cs="Times New Roman"/>
          <w:sz w:val="22"/>
          <w:szCs w:val="22"/>
          <w:lang w:val="en-US"/>
        </w:rPr>
        <w:t xml:space="preserve"> </w:t>
      </w:r>
      <w:r w:rsidRPr="00804590">
        <w:rPr>
          <w:rFonts w:ascii="Times New Roman" w:eastAsiaTheme="minorEastAsia" w:hAnsi="Times New Roman" w:cs="Times New Roman"/>
          <w:sz w:val="22"/>
          <w:szCs w:val="22"/>
          <w:lang w:val="en-GB"/>
        </w:rPr>
        <w:t xml:space="preserve">is rescaled to become a multiplier). It can be written as: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r</m:t>
            </m:r>
          </m:e>
          <m:sub>
            <m:r>
              <w:rPr>
                <w:rFonts w:ascii="Cambria Math" w:eastAsiaTheme="minorEastAsia" w:hAnsi="Cambria Math" w:cs="Times New Roman"/>
                <w:sz w:val="22"/>
                <w:szCs w:val="22"/>
              </w:rPr>
              <m:t>c</m:t>
            </m:r>
          </m:sub>
        </m:sSub>
        <m:r>
          <w:rPr>
            <w:rFonts w:ascii="Cambria Math" w:eastAsiaTheme="minorEastAsia" w:hAnsi="Cambria Math" w:cs="Times New Roman"/>
            <w:sz w:val="22"/>
            <w:szCs w:val="22"/>
            <w:lang w:val="en-GB"/>
          </w:rPr>
          <m:t>=</m:t>
        </m:r>
        <m:d>
          <m:dPr>
            <m:ctrlPr>
              <w:rPr>
                <w:rFonts w:ascii="Cambria Math" w:eastAsiaTheme="minorEastAsia"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2</m:t>
                </m:r>
              </m:sub>
            </m:sSub>
            <m:r>
              <w:rPr>
                <w:rFonts w:ascii="Cambria Math" w:hAnsi="Cambria Math" w:cs="Times New Roman"/>
                <w:sz w:val="22"/>
                <w:szCs w:val="22"/>
              </w:rPr>
              <m:t>T</m:t>
            </m:r>
            <m:r>
              <w:rPr>
                <w:rFonts w:ascii="Cambria Math" w:hAnsi="Cambria Math" w:cs="Times New Roman"/>
                <w:sz w:val="22"/>
                <w:szCs w:val="22"/>
                <w:lang w:val="en-GB"/>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3</m:t>
                </m:r>
              </m:sub>
            </m:sSub>
            <m:sSup>
              <m:sSupPr>
                <m:ctrlPr>
                  <w:rPr>
                    <w:rFonts w:ascii="Cambria Math" w:hAnsi="Cambria Math" w:cs="Times New Roman"/>
                    <w:i/>
                    <w:sz w:val="22"/>
                    <w:szCs w:val="22"/>
                  </w:rPr>
                </m:ctrlPr>
              </m:sSupPr>
              <m:e>
                <m:r>
                  <w:rPr>
                    <w:rFonts w:ascii="Cambria Math" w:hAnsi="Cambria Math" w:cs="Times New Roman"/>
                    <w:sz w:val="22"/>
                    <w:szCs w:val="22"/>
                  </w:rPr>
                  <m:t>T</m:t>
                </m:r>
              </m:e>
              <m:sup>
                <m:r>
                  <w:rPr>
                    <w:rFonts w:ascii="Cambria Math" w:hAnsi="Cambria Math" w:cs="Times New Roman"/>
                    <w:sz w:val="22"/>
                    <w:szCs w:val="22"/>
                    <w:lang w:val="en-GB"/>
                  </w:rPr>
                  <m:t>2</m:t>
                </m:r>
              </m:sup>
            </m:sSup>
            <m:r>
              <w:rPr>
                <w:rFonts w:ascii="Cambria Math" w:hAnsi="Cambria Math" w:cs="Times New Roman"/>
                <w:sz w:val="22"/>
                <w:szCs w:val="22"/>
                <w:lang w:val="en-GB"/>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4</m:t>
                </m:r>
              </m:sub>
            </m:sSub>
            <m:sSup>
              <m:sSupPr>
                <m:ctrlPr>
                  <w:rPr>
                    <w:rFonts w:ascii="Cambria Math" w:hAnsi="Cambria Math" w:cs="Times New Roman"/>
                    <w:i/>
                    <w:sz w:val="22"/>
                    <w:szCs w:val="22"/>
                  </w:rPr>
                </m:ctrlPr>
              </m:sSupPr>
              <m:e>
                <m:r>
                  <w:rPr>
                    <w:rFonts w:ascii="Cambria Math" w:hAnsi="Cambria Math" w:cs="Times New Roman"/>
                    <w:sz w:val="22"/>
                    <w:szCs w:val="22"/>
                  </w:rPr>
                  <m:t>T</m:t>
                </m:r>
              </m:e>
              <m:sup>
                <m:r>
                  <w:rPr>
                    <w:rFonts w:ascii="Cambria Math" w:hAnsi="Cambria Math" w:cs="Times New Roman"/>
                    <w:sz w:val="22"/>
                    <w:szCs w:val="22"/>
                    <w:lang w:val="en-GB"/>
                  </w:rPr>
                  <m:t>3</m:t>
                </m:r>
              </m:sup>
            </m:sSup>
          </m:e>
        </m:d>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d</m:t>
            </m:r>
          </m:e>
          <m:sub>
            <m:r>
              <w:rPr>
                <w:rFonts w:ascii="Cambria Math" w:eastAsiaTheme="minorEastAsia" w:hAnsi="Cambria Math" w:cs="Times New Roman"/>
                <w:sz w:val="22"/>
                <w:szCs w:val="22"/>
              </w:rPr>
              <m:t>c</m:t>
            </m:r>
          </m:sub>
        </m:sSub>
      </m:oMath>
      <w:r w:rsidRPr="00804590">
        <w:rPr>
          <w:rFonts w:ascii="Times New Roman" w:eastAsiaTheme="minorEastAsia" w:hAnsi="Times New Roman" w:cs="Times New Roman"/>
          <w:sz w:val="22"/>
          <w:szCs w:val="22"/>
          <w:lang w:val="en-GB"/>
        </w:rPr>
        <w:t xml:space="preserve">, where </w:t>
      </w:r>
      <m:oMath>
        <m:r>
          <w:rPr>
            <w:rFonts w:ascii="Cambria Math" w:eastAsiaTheme="minorEastAsia" w:hAnsi="Cambria Math" w:cs="Times New Roman"/>
            <w:sz w:val="22"/>
            <w:szCs w:val="22"/>
          </w:rPr>
          <m:t>T</m:t>
        </m:r>
      </m:oMath>
      <w:r w:rsidRPr="00804590">
        <w:rPr>
          <w:rFonts w:ascii="Times New Roman" w:eastAsiaTheme="minorEastAsia" w:hAnsi="Times New Roman" w:cs="Times New Roman"/>
          <w:sz w:val="22"/>
          <w:szCs w:val="22"/>
          <w:lang w:val="en-GB"/>
        </w:rPr>
        <w:t xml:space="preserve"> is temperature in </w:t>
      </w:r>
      <m:oMath>
        <m:r>
          <m:rPr>
            <m:sty m:val="p"/>
          </m:rPr>
          <w:rPr>
            <w:rFonts w:ascii="Cambria Math" w:eastAsiaTheme="minorEastAsia" w:hAnsi="Cambria Math" w:cs="Times New Roman"/>
            <w:sz w:val="22"/>
            <w:szCs w:val="22"/>
            <w:lang w:val="en-GB"/>
          </w:rPr>
          <m:t>℃</m:t>
        </m:r>
      </m:oMath>
      <w:r w:rsidRPr="00804590">
        <w:rPr>
          <w:rFonts w:ascii="Times New Roman" w:eastAsiaTheme="minorEastAsia" w:hAnsi="Times New Roman" w:cs="Times New Roman"/>
          <w:sz w:val="22"/>
          <w:szCs w:val="22"/>
          <w:lang w:val="en-GB"/>
        </w:rPr>
        <w:t xml:space="preserve"> and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d</m:t>
            </m:r>
          </m:e>
          <m:sub>
            <m:r>
              <w:rPr>
                <w:rFonts w:ascii="Cambria Math" w:eastAsiaTheme="minorEastAsia" w:hAnsi="Cambria Math" w:cs="Times New Roman"/>
                <w:sz w:val="22"/>
                <w:szCs w:val="22"/>
              </w:rPr>
              <m:t>c</m:t>
            </m:r>
          </m:sub>
        </m:sSub>
      </m:oMath>
      <w:r w:rsidRPr="00804590">
        <w:rPr>
          <w:rFonts w:ascii="Times New Roman" w:eastAsiaTheme="minorEastAsia" w:hAnsi="Times New Roman" w:cs="Times New Roman"/>
          <w:sz w:val="22"/>
          <w:szCs w:val="22"/>
          <w:lang w:val="en-GB"/>
        </w:rPr>
        <w:t xml:space="preserve"> is a constant that scales the term to 1 at the mean temperature in the data (19</w:t>
      </w:r>
      <m:oMath>
        <m:r>
          <w:rPr>
            <w:rFonts w:ascii="Cambria Math" w:eastAsiaTheme="minorEastAsia" w:hAnsi="Cambria Math" w:cs="Times New Roman"/>
            <w:sz w:val="22"/>
            <w:szCs w:val="22"/>
            <w:lang w:val="en-GB"/>
          </w:rPr>
          <m:t>℃</m:t>
        </m:r>
      </m:oMath>
      <w:r w:rsidRPr="00804590">
        <w:rPr>
          <w:rFonts w:ascii="Times New Roman" w:eastAsiaTheme="minorEastAsia" w:hAnsi="Times New Roman" w:cs="Times New Roman"/>
          <w:sz w:val="22"/>
          <w:szCs w:val="22"/>
          <w:lang w:val="en-GB"/>
        </w:rPr>
        <w:t xml:space="preserve">).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r</m:t>
            </m:r>
          </m:e>
          <m:sub>
            <m:r>
              <w:rPr>
                <w:rFonts w:ascii="Cambria Math" w:eastAsiaTheme="minorEastAsia" w:hAnsi="Cambria Math" w:cs="Times New Roman"/>
                <w:sz w:val="22"/>
                <w:szCs w:val="22"/>
              </w:rPr>
              <m:t>m</m:t>
            </m:r>
          </m:sub>
        </m:sSub>
      </m:oMath>
      <w:r w:rsidRPr="00804590">
        <w:rPr>
          <w:rFonts w:ascii="Times New Roman" w:eastAsiaTheme="minorEastAsia" w:hAnsi="Times New Roman" w:cs="Times New Roman"/>
          <w:sz w:val="22"/>
          <w:szCs w:val="22"/>
          <w:lang w:val="en-GB"/>
        </w:rPr>
        <w:t xml:space="preserve"> is defined as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d</m:t>
            </m:r>
          </m:e>
          <m:sub>
            <m:r>
              <w:rPr>
                <w:rFonts w:ascii="Cambria Math" w:eastAsiaTheme="minorEastAsia" w:hAnsi="Cambria Math" w:cs="Times New Roman"/>
                <w:sz w:val="22"/>
                <w:szCs w:val="22"/>
              </w:rPr>
              <m:t>m</m:t>
            </m:r>
          </m:sub>
        </m:sSub>
        <m:sSup>
          <m:sSupPr>
            <m:ctrlPr>
              <w:rPr>
                <w:rFonts w:ascii="Cambria Math" w:hAnsi="Cambria Math" w:cs="Times New Roman"/>
                <w:sz w:val="22"/>
                <w:szCs w:val="22"/>
              </w:rPr>
            </m:ctrlPr>
          </m:sSupPr>
          <m:e>
            <m:r>
              <w:rPr>
                <w:rFonts w:ascii="Cambria Math" w:hAnsi="Cambria Math" w:cs="Times New Roman"/>
                <w:sz w:val="22"/>
                <w:szCs w:val="22"/>
              </w:rPr>
              <m:t>e</m:t>
            </m:r>
          </m:e>
          <m:sup>
            <m:r>
              <m:rPr>
                <m:sty m:val="p"/>
              </m:rPr>
              <w:rPr>
                <w:rFonts w:ascii="Cambria Math" w:hAnsi="Cambria Math" w:cs="Times New Roman"/>
                <w:sz w:val="22"/>
                <w:szCs w:val="22"/>
                <w:lang w:val="en-GB"/>
              </w:rPr>
              <m:t>-</m:t>
            </m:r>
            <m:r>
              <w:rPr>
                <w:rFonts w:ascii="Cambria Math" w:hAnsi="Cambria Math" w:cs="Times New Roman"/>
                <w:sz w:val="22"/>
                <w:szCs w:val="22"/>
              </w:rPr>
              <m:t>E</m:t>
            </m:r>
            <m:r>
              <m:rPr>
                <m:sty m:val="p"/>
              </m:rPr>
              <w:rPr>
                <w:rFonts w:ascii="Cambria Math" w:hAnsi="Cambria Math" w:cs="Times New Roman"/>
                <w:sz w:val="22"/>
                <w:szCs w:val="22"/>
                <w:lang w:val="en-GB"/>
              </w:rPr>
              <m:t>/</m:t>
            </m:r>
            <m:r>
              <w:rPr>
                <w:rFonts w:ascii="Cambria Math" w:hAnsi="Cambria Math" w:cs="Times New Roman"/>
                <w:sz w:val="22"/>
                <w:szCs w:val="22"/>
              </w:rPr>
              <m:t>kT</m:t>
            </m:r>
          </m:sup>
        </m:sSup>
        <m:r>
          <w:rPr>
            <w:rFonts w:ascii="Cambria Math" w:hAnsi="Cambria Math" w:cs="Times New Roman"/>
            <w:sz w:val="22"/>
            <w:szCs w:val="22"/>
            <w:lang w:val="en-GB"/>
          </w:rPr>
          <m:t xml:space="preserve">, </m:t>
        </m:r>
      </m:oMath>
      <w:r w:rsidRPr="00804590">
        <w:rPr>
          <w:rFonts w:ascii="Times New Roman" w:eastAsiaTheme="minorEastAsia" w:hAnsi="Times New Roman" w:cs="Times New Roman"/>
          <w:sz w:val="22"/>
          <w:szCs w:val="22"/>
          <w:lang w:val="en-GB"/>
        </w:rPr>
        <w:t xml:space="preserve">where </w:t>
      </w:r>
      <m:oMath>
        <m:r>
          <w:rPr>
            <w:rFonts w:ascii="Cambria Math" w:eastAsiaTheme="minorEastAsia" w:hAnsi="Cambria Math" w:cs="Times New Roman"/>
            <w:sz w:val="22"/>
            <w:szCs w:val="22"/>
          </w:rPr>
          <m:t>E</m:t>
        </m:r>
        <m:r>
          <w:rPr>
            <w:rFonts w:ascii="Cambria Math" w:eastAsiaTheme="minorEastAsia" w:hAnsi="Cambria Math" w:cs="Times New Roman"/>
            <w:sz w:val="22"/>
            <w:szCs w:val="22"/>
            <w:lang w:val="en-GB"/>
          </w:rPr>
          <m:t>=</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lang w:val="en-GB"/>
              </w:rPr>
              <m:t>-</m:t>
            </m:r>
            <m:r>
              <w:rPr>
                <w:rFonts w:ascii="Cambria Math" w:eastAsiaTheme="minorEastAsia" w:hAnsi="Cambria Math" w:cs="Times New Roman"/>
                <w:sz w:val="22"/>
                <w:szCs w:val="22"/>
              </w:rPr>
              <m:t>μ</m:t>
            </m:r>
          </m:e>
          <m:sub>
            <m:sSub>
              <m:sSubPr>
                <m:ctrlPr>
                  <w:rPr>
                    <w:rFonts w:ascii="Cambria Math" w:hAnsi="Cambria Math" w:cs="Times New Roman"/>
                    <w:bCs/>
                    <w:i/>
                    <w:sz w:val="22"/>
                    <w:szCs w:val="22"/>
                  </w:rPr>
                </m:ctrlPr>
              </m:sSubPr>
              <m:e>
                <m:r>
                  <w:rPr>
                    <w:rFonts w:ascii="Cambria Math" w:hAnsi="Cambria Math" w:cs="Times New Roman"/>
                    <w:sz w:val="22"/>
                    <w:szCs w:val="22"/>
                  </w:rPr>
                  <m:t>β</m:t>
                </m:r>
              </m:e>
              <m:sub>
                <m:r>
                  <w:rPr>
                    <w:rFonts w:ascii="Cambria Math" w:hAnsi="Cambria Math" w:cs="Times New Roman"/>
                    <w:sz w:val="22"/>
                    <w:szCs w:val="22"/>
                    <w:lang w:val="en-GB"/>
                  </w:rPr>
                  <m:t>2</m:t>
                </m:r>
              </m:sub>
            </m:sSub>
          </m:sub>
        </m:sSub>
      </m:oMath>
      <w:r w:rsidRPr="00804590">
        <w:rPr>
          <w:rFonts w:ascii="Times New Roman" w:eastAsiaTheme="minorEastAsia" w:hAnsi="Times New Roman" w:cs="Times New Roman"/>
          <w:sz w:val="22"/>
          <w:szCs w:val="22"/>
          <w:lang w:val="en-GB"/>
        </w:rPr>
        <w:t xml:space="preserve">, </w:t>
      </w:r>
      <m:oMath>
        <m:r>
          <w:rPr>
            <w:rFonts w:ascii="Cambria Math" w:eastAsiaTheme="minorEastAsia" w:hAnsi="Cambria Math" w:cs="Times New Roman"/>
            <w:sz w:val="22"/>
            <w:szCs w:val="22"/>
          </w:rPr>
          <m:t>T</m:t>
        </m:r>
      </m:oMath>
      <w:r w:rsidRPr="00804590">
        <w:rPr>
          <w:rFonts w:ascii="Times New Roman" w:eastAsiaTheme="minorEastAsia" w:hAnsi="Times New Roman" w:cs="Times New Roman"/>
          <w:sz w:val="22"/>
          <w:szCs w:val="22"/>
          <w:lang w:val="en-GB"/>
        </w:rPr>
        <w:t xml:space="preserve"> is in </w:t>
      </w:r>
      <w:r w:rsidRPr="00804590">
        <w:rPr>
          <w:rFonts w:ascii="Times New Roman" w:eastAsiaTheme="minorEastAsia" w:hAnsi="Times New Roman" w:cs="Times New Roman"/>
          <w:sz w:val="22"/>
          <w:szCs w:val="22"/>
          <w:lang w:val="en-GB"/>
        </w:rPr>
        <w:lastRenderedPageBreak/>
        <w:t xml:space="preserve">unit K and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d</m:t>
            </m:r>
          </m:e>
          <m:sub>
            <m:r>
              <w:rPr>
                <w:rFonts w:ascii="Cambria Math" w:eastAsiaTheme="minorEastAsia" w:hAnsi="Cambria Math" w:cs="Times New Roman"/>
                <w:sz w:val="22"/>
                <w:szCs w:val="22"/>
              </w:rPr>
              <m:t>m</m:t>
            </m:r>
          </m:sub>
        </m:sSub>
      </m:oMath>
      <w:r w:rsidRPr="00804590">
        <w:rPr>
          <w:rFonts w:ascii="Times New Roman" w:eastAsiaTheme="minorEastAsia" w:hAnsi="Times New Roman" w:cs="Times New Roman"/>
          <w:sz w:val="22"/>
          <w:szCs w:val="22"/>
          <w:lang w:val="en-GB"/>
        </w:rPr>
        <w:t xml:space="preserve"> is a constant that scales the term to 1 at the mean temperature in the data (19</w:t>
      </w:r>
      <m:oMath>
        <m:r>
          <w:rPr>
            <w:rFonts w:ascii="Cambria Math" w:eastAsiaTheme="minorEastAsia" w:hAnsi="Cambria Math" w:cs="Times New Roman"/>
            <w:sz w:val="22"/>
            <w:szCs w:val="22"/>
            <w:lang w:val="en-GB"/>
          </w:rPr>
          <m:t>℃</m:t>
        </m:r>
      </m:oMath>
      <w:r w:rsidRPr="00804590">
        <w:rPr>
          <w:rFonts w:ascii="Times New Roman" w:eastAsiaTheme="minorEastAsia" w:hAnsi="Times New Roman" w:cs="Times New Roman"/>
          <w:sz w:val="22"/>
          <w:szCs w:val="22"/>
          <w:lang w:val="en-GB"/>
        </w:rPr>
        <w:t>). Note that when estimating these parameters, temperature</w:t>
      </w:r>
      <w:commentRangeStart w:id="228"/>
      <w:commentRangeStart w:id="229"/>
      <w:r w:rsidRPr="00804590">
        <w:rPr>
          <w:rFonts w:ascii="Times New Roman" w:eastAsiaTheme="minorEastAsia" w:hAnsi="Times New Roman" w:cs="Times New Roman"/>
          <w:sz w:val="22"/>
          <w:szCs w:val="22"/>
          <w:lang w:val="en-GB"/>
        </w:rPr>
        <w:t xml:space="preserve"> </w:t>
      </w:r>
      <w:commentRangeEnd w:id="228"/>
      <w:r w:rsidRPr="00804590">
        <w:rPr>
          <w:rStyle w:val="CommentReference"/>
          <w:rFonts w:cs="Times New Roman"/>
          <w:sz w:val="22"/>
          <w:szCs w:val="22"/>
        </w:rPr>
        <w:commentReference w:id="228"/>
      </w:r>
      <w:commentRangeEnd w:id="229"/>
      <w:r w:rsidRPr="00804590">
        <w:rPr>
          <w:rStyle w:val="CommentReference"/>
          <w:rFonts w:cs="Times New Roman"/>
          <w:sz w:val="22"/>
          <w:szCs w:val="22"/>
        </w:rPr>
        <w:commentReference w:id="229"/>
      </w:r>
      <w:r w:rsidRPr="00804590">
        <w:rPr>
          <w:rFonts w:ascii="Times New Roman" w:eastAsiaTheme="minorEastAsia" w:hAnsi="Times New Roman" w:cs="Times New Roman"/>
          <w:sz w:val="22"/>
          <w:szCs w:val="22"/>
          <w:lang w:val="en-GB"/>
        </w:rPr>
        <w:t xml:space="preserve">is centred to the median temperature in the environment for species </w:t>
      </w:r>
      <m:oMath>
        <m:r>
          <w:rPr>
            <w:rFonts w:ascii="Cambria Math" w:eastAsiaTheme="minorEastAsia" w:hAnsi="Cambria Math" w:cs="Times New Roman"/>
            <w:sz w:val="22"/>
            <w:szCs w:val="22"/>
          </w:rPr>
          <m:t>j</m:t>
        </m:r>
      </m:oMath>
      <w:r w:rsidRPr="00804590">
        <w:rPr>
          <w:rFonts w:ascii="Times New Roman" w:eastAsiaTheme="minorEastAsia" w:hAnsi="Times New Roman" w:cs="Times New Roman"/>
          <w:sz w:val="22"/>
          <w:szCs w:val="22"/>
          <w:lang w:val="en-GB"/>
        </w:rPr>
        <w:t xml:space="preserve"> in the polynomial, whereas for the log-log model it is centred to the overall mean in the data. </w:t>
      </w:r>
    </w:p>
    <w:p w14:paraId="50C85867" w14:textId="77777777" w:rsidR="000F2DF5" w:rsidRPr="00804590" w:rsidRDefault="000F2DF5" w:rsidP="000F2DF5">
      <w:pPr>
        <w:pageBreakBefore/>
        <w:tabs>
          <w:tab w:val="center" w:pos="4513"/>
        </w:tabs>
        <w:spacing w:line="480" w:lineRule="auto"/>
        <w:contextualSpacing/>
        <w:jc w:val="both"/>
        <w:rPr>
          <w:rFonts w:ascii="Times New Roman" w:hAnsi="Times New Roman" w:cs="Times New Roman"/>
          <w:sz w:val="22"/>
          <w:szCs w:val="22"/>
          <w:lang w:val="en-US"/>
        </w:rPr>
      </w:pPr>
      <w:r w:rsidRPr="00804590">
        <w:rPr>
          <w:rFonts w:ascii="Times New Roman" w:hAnsi="Times New Roman" w:cs="Times New Roman"/>
          <w:b/>
          <w:bCs/>
          <w:sz w:val="22"/>
          <w:szCs w:val="22"/>
          <w:lang w:val="en-GB"/>
        </w:rPr>
        <w:lastRenderedPageBreak/>
        <w:t xml:space="preserve">Table </w:t>
      </w:r>
      <w:r w:rsidRPr="00804590">
        <w:rPr>
          <w:rFonts w:ascii="Times New Roman" w:hAnsi="Times New Roman" w:cs="Times New Roman"/>
          <w:b/>
          <w:bCs/>
          <w:sz w:val="22"/>
          <w:szCs w:val="22"/>
        </w:rPr>
        <w:fldChar w:fldCharType="begin"/>
      </w:r>
      <w:r w:rsidRPr="00804590">
        <w:rPr>
          <w:rFonts w:ascii="Times New Roman" w:hAnsi="Times New Roman" w:cs="Times New Roman"/>
          <w:b/>
          <w:bCs/>
          <w:sz w:val="22"/>
          <w:szCs w:val="22"/>
          <w:lang w:val="en-GB"/>
        </w:rPr>
        <w:instrText xml:space="preserve"> SEQ Table \* ARABIC </w:instrText>
      </w:r>
      <w:r w:rsidRPr="00804590">
        <w:rPr>
          <w:rFonts w:ascii="Times New Roman" w:hAnsi="Times New Roman" w:cs="Times New Roman"/>
          <w:b/>
          <w:bCs/>
          <w:sz w:val="22"/>
          <w:szCs w:val="22"/>
        </w:rPr>
        <w:fldChar w:fldCharType="separate"/>
      </w:r>
      <w:r w:rsidRPr="00804590">
        <w:rPr>
          <w:rFonts w:ascii="Times New Roman" w:hAnsi="Times New Roman" w:cs="Times New Roman"/>
          <w:b/>
          <w:bCs/>
          <w:noProof/>
          <w:sz w:val="22"/>
          <w:szCs w:val="22"/>
          <w:lang w:val="en-GB"/>
        </w:rPr>
        <w:t>1</w:t>
      </w:r>
      <w:r w:rsidRPr="00804590">
        <w:rPr>
          <w:rFonts w:ascii="Times New Roman" w:hAnsi="Times New Roman" w:cs="Times New Roman"/>
          <w:b/>
          <w:bCs/>
          <w:noProof/>
          <w:sz w:val="22"/>
          <w:szCs w:val="22"/>
        </w:rPr>
        <w:fldChar w:fldCharType="end"/>
      </w:r>
      <w:r w:rsidRPr="00804590">
        <w:rPr>
          <w:rFonts w:ascii="Times New Roman" w:hAnsi="Times New Roman" w:cs="Times New Roman"/>
          <w:sz w:val="22"/>
          <w:szCs w:val="22"/>
          <w:lang w:val="en-GB"/>
        </w:rPr>
        <w:t xml:space="preserve"> Description of model parameters (type and </w:t>
      </w:r>
      <w:r>
        <w:rPr>
          <w:rFonts w:ascii="Times New Roman" w:hAnsi="Times New Roman" w:cs="Times New Roman"/>
          <w:sz w:val="22"/>
          <w:szCs w:val="22"/>
          <w:lang w:val="en-GB"/>
        </w:rPr>
        <w:t>their</w:t>
      </w:r>
      <w:r w:rsidRPr="00804590">
        <w:rPr>
          <w:rFonts w:ascii="Times New Roman" w:hAnsi="Times New Roman" w:cs="Times New Roman"/>
          <w:sz w:val="22"/>
          <w:szCs w:val="22"/>
          <w:lang w:val="en-GB"/>
        </w:rPr>
        <w:t xml:space="preserve"> interpretation in brackets) and their prior distributions. </w:t>
      </w:r>
      <m:oMath>
        <m:r>
          <w:rPr>
            <w:rFonts w:ascii="Cambria Math" w:hAnsi="Cambria Math" w:cs="Times New Roman"/>
            <w:sz w:val="22"/>
            <w:szCs w:val="22"/>
          </w:rPr>
          <m:t>N</m:t>
        </m:r>
      </m:oMath>
      <w:r w:rsidRPr="00804590">
        <w:rPr>
          <w:rFonts w:ascii="Times New Roman" w:hAnsi="Times New Roman" w:cs="Times New Roman"/>
          <w:sz w:val="22"/>
          <w:szCs w:val="22"/>
          <w:lang w:val="en-GB"/>
        </w:rPr>
        <w:t xml:space="preserve"> refers to a normal distribution (mean and standard deviation, </w:t>
      </w:r>
      <w:proofErr w:type="spellStart"/>
      <w:r w:rsidRPr="00804590">
        <w:rPr>
          <w:rFonts w:ascii="Times New Roman" w:hAnsi="Times New Roman" w:cs="Times New Roman"/>
          <w:sz w:val="22"/>
          <w:szCs w:val="22"/>
          <w:lang w:val="en-GB"/>
        </w:rPr>
        <w:t>s.d.</w:t>
      </w:r>
      <w:proofErr w:type="spellEnd"/>
      <w:r w:rsidRPr="00804590">
        <w:rPr>
          <w:rFonts w:ascii="Times New Roman" w:hAnsi="Times New Roman" w:cs="Times New Roman"/>
          <w:sz w:val="22"/>
          <w:szCs w:val="22"/>
          <w:lang w:val="en-GB"/>
        </w:rPr>
        <w:t xml:space="preserve">) and </w:t>
      </w:r>
      <m:oMath>
        <m:r>
          <w:rPr>
            <w:rFonts w:ascii="Cambria Math" w:hAnsi="Cambria Math" w:cs="Times New Roman"/>
            <w:sz w:val="22"/>
            <w:szCs w:val="22"/>
          </w:rPr>
          <m:t>U</m:t>
        </m:r>
      </m:oMath>
      <w:r w:rsidRPr="00804590">
        <w:rPr>
          <w:rFonts w:ascii="Times New Roman" w:hAnsi="Times New Roman" w:cs="Times New Roman"/>
          <w:sz w:val="22"/>
          <w:szCs w:val="22"/>
          <w:lang w:val="en-GB"/>
        </w:rPr>
        <w:t xml:space="preserve"> to a uniform distribution (interval). </w:t>
      </w:r>
      <w:r w:rsidRPr="00804590">
        <w:rPr>
          <w:rFonts w:ascii="Times New Roman" w:eastAsiaTheme="minorEastAsia" w:hAnsi="Times New Roman" w:cs="Times New Roman"/>
          <w:sz w:val="22"/>
          <w:szCs w:val="22"/>
          <w:lang w:val="en-US"/>
        </w:rPr>
        <w:t xml:space="preserve">For simplicity, only the parameters of the full model are shown here (i.e. with most coefficients varying by species), </w:t>
      </w:r>
      <w:r w:rsidRPr="00804590">
        <w:rPr>
          <w:rFonts w:ascii="Times New Roman" w:hAnsi="Times New Roman" w:cs="Times New Roman"/>
          <w:sz w:val="22"/>
          <w:szCs w:val="22"/>
          <w:lang w:val="en-GB"/>
        </w:rPr>
        <w:t>but note that when a model is fitted with a common rather than species-varying coefficient, e.g.</w:t>
      </w:r>
      <m:oMath>
        <m:r>
          <w:rPr>
            <w:rFonts w:ascii="Cambria Math" w:hAnsi="Cambria Math" w:cs="Times New Roman"/>
            <w:sz w:val="22"/>
            <w:szCs w:val="22"/>
          </w:rPr>
          <m:t xml:space="preserve"> </m:t>
        </m:r>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oMath>
      <w:r w:rsidRPr="00804590">
        <w:rPr>
          <w:rFonts w:ascii="Times New Roman" w:eastAsiaTheme="minorEastAsia" w:hAnsi="Times New Roman" w:cs="Times New Roman"/>
          <w:bCs/>
          <w:iCs/>
          <w:sz w:val="22"/>
          <w:szCs w:val="22"/>
          <w:lang w:val="en-US"/>
        </w:rPr>
        <w:t xml:space="preserve"> instead of </w:t>
      </w:r>
      <m:oMath>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1j</m:t>
            </m:r>
          </m:sub>
        </m:sSub>
        <m:r>
          <w:rPr>
            <w:rFonts w:ascii="Cambria Math" w:eastAsiaTheme="minorEastAsia" w:hAnsi="Cambria Math" w:cs="Times New Roman"/>
            <w:sz w:val="22"/>
            <w:szCs w:val="22"/>
          </w:rPr>
          <m:t>~N(</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μ</m:t>
            </m: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sub>
        </m:sSub>
        <m:r>
          <w:rPr>
            <w:rFonts w:ascii="Cambria Math" w:eastAsiaTheme="minorEastAsia"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σ</m:t>
            </m:r>
            <m:ctrlPr>
              <w:rPr>
                <w:rFonts w:ascii="Cambria Math" w:eastAsiaTheme="minorEastAsia" w:hAnsi="Cambria Math" w:cs="Times New Roman"/>
                <w:i/>
                <w:sz w:val="22"/>
                <w:szCs w:val="22"/>
              </w:rPr>
            </m:ctrlP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sub>
        </m:sSub>
        <w:commentRangeStart w:id="230"/>
        <w:commentRangeEnd w:id="230"/>
        <m:r>
          <m:rPr>
            <m:sty m:val="p"/>
          </m:rPr>
          <w:rPr>
            <w:rStyle w:val="CommentReference"/>
            <w:rFonts w:ascii="Cambria Math" w:hAnsi="Cambria Math" w:cs="Times New Roman"/>
            <w:sz w:val="22"/>
            <w:szCs w:val="22"/>
          </w:rPr>
          <w:commentReference w:id="230"/>
        </m:r>
        <m:r>
          <w:rPr>
            <w:rFonts w:ascii="Cambria Math" w:eastAsiaTheme="minorEastAsia" w:hAnsi="Cambria Math" w:cs="Times New Roman"/>
            <w:sz w:val="22"/>
            <w:szCs w:val="22"/>
          </w:rPr>
          <m:t>)</m:t>
        </m:r>
      </m:oMath>
      <w:r w:rsidRPr="00804590">
        <w:rPr>
          <w:rFonts w:ascii="Times New Roman" w:eastAsiaTheme="minorEastAsia" w:hAnsi="Times New Roman" w:cs="Times New Roman"/>
          <w:sz w:val="22"/>
          <w:szCs w:val="22"/>
          <w:lang w:val="en-US"/>
        </w:rPr>
        <w:t xml:space="preserve">, we use the same prior for </w:t>
      </w:r>
      <m:oMath>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oMath>
      <w:r w:rsidRPr="00804590">
        <w:rPr>
          <w:rFonts w:ascii="Times New Roman" w:eastAsiaTheme="minorEastAsia" w:hAnsi="Times New Roman" w:cs="Times New Roman"/>
          <w:bCs/>
          <w:iCs/>
          <w:sz w:val="22"/>
          <w:szCs w:val="22"/>
          <w:lang w:val="en-US"/>
        </w:rPr>
        <w:t xml:space="preserve"> </w:t>
      </w:r>
      <w:r w:rsidRPr="00804590">
        <w:rPr>
          <w:rFonts w:ascii="Times New Roman" w:eastAsiaTheme="minorEastAsia" w:hAnsi="Times New Roman" w:cs="Times New Roman"/>
          <w:sz w:val="22"/>
          <w:szCs w:val="22"/>
          <w:lang w:val="en-US"/>
        </w:rPr>
        <w:t xml:space="preserve">as for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μ</m:t>
            </m: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sub>
        </m:sSub>
      </m:oMath>
      <w:r w:rsidRPr="00804590">
        <w:rPr>
          <w:rFonts w:ascii="Times New Roman" w:eastAsiaTheme="minorEastAsia" w:hAnsi="Times New Roman" w:cs="Times New Roman"/>
          <w:sz w:val="22"/>
          <w:szCs w:val="22"/>
          <w:lang w:val="en-US"/>
        </w:rPr>
        <w:t xml:space="preserve">. </w:t>
      </w:r>
    </w:p>
    <w:tbl>
      <w:tblPr>
        <w:tblStyle w:val="GridTable1Light"/>
        <w:tblW w:w="0" w:type="auto"/>
        <w:tblLook w:val="04A0" w:firstRow="1" w:lastRow="0" w:firstColumn="1" w:lastColumn="0" w:noHBand="0" w:noVBand="1"/>
      </w:tblPr>
      <w:tblGrid>
        <w:gridCol w:w="1651"/>
        <w:gridCol w:w="1384"/>
        <w:gridCol w:w="3908"/>
        <w:gridCol w:w="2073"/>
      </w:tblGrid>
      <w:tr w:rsidR="000F2DF5" w:rsidRPr="00804590" w14:paraId="464E3844" w14:textId="77777777" w:rsidTr="00DD3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tcPr>
          <w:p w14:paraId="30F4484D" w14:textId="77777777" w:rsidR="000F2DF5" w:rsidRPr="00804590" w:rsidRDefault="000F2DF5" w:rsidP="00DD3F8F">
            <w:pPr>
              <w:spacing w:line="360" w:lineRule="auto"/>
              <w:contextualSpacing/>
              <w:rPr>
                <w:rFonts w:ascii="Times New Roman" w:hAnsi="Times New Roman" w:cs="Times New Roman"/>
              </w:rPr>
            </w:pPr>
            <w:r w:rsidRPr="00804590">
              <w:rPr>
                <w:rFonts w:ascii="Times New Roman" w:hAnsi="Times New Roman" w:cs="Times New Roman"/>
              </w:rPr>
              <w:t>Model</w:t>
            </w:r>
          </w:p>
        </w:tc>
        <w:tc>
          <w:tcPr>
            <w:tcW w:w="1384" w:type="dxa"/>
          </w:tcPr>
          <w:p w14:paraId="2686867E" w14:textId="77777777" w:rsidR="000F2DF5" w:rsidRPr="00804590" w:rsidRDefault="000F2DF5" w:rsidP="00DD3F8F">
            <w:pPr>
              <w:spacing w:line="360"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04590">
              <w:rPr>
                <w:rFonts w:ascii="Times New Roman" w:hAnsi="Times New Roman" w:cs="Times New Roman"/>
              </w:rPr>
              <w:t>Parameter</w:t>
            </w:r>
          </w:p>
        </w:tc>
        <w:tc>
          <w:tcPr>
            <w:tcW w:w="3908" w:type="dxa"/>
          </w:tcPr>
          <w:p w14:paraId="11E2656B" w14:textId="77777777" w:rsidR="000F2DF5" w:rsidRPr="00804590" w:rsidRDefault="000F2DF5" w:rsidP="00DD3F8F">
            <w:pPr>
              <w:spacing w:line="360"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04590">
              <w:rPr>
                <w:rFonts w:ascii="Times New Roman" w:hAnsi="Times New Roman" w:cs="Times New Roman"/>
              </w:rPr>
              <w:t>Description</w:t>
            </w:r>
          </w:p>
        </w:tc>
        <w:tc>
          <w:tcPr>
            <w:tcW w:w="2073" w:type="dxa"/>
          </w:tcPr>
          <w:p w14:paraId="355984F3" w14:textId="77777777" w:rsidR="000F2DF5" w:rsidRPr="00804590" w:rsidRDefault="000F2DF5" w:rsidP="00DD3F8F">
            <w:pPr>
              <w:spacing w:line="360"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04590">
              <w:rPr>
                <w:rFonts w:ascii="Times New Roman" w:hAnsi="Times New Roman" w:cs="Times New Roman"/>
              </w:rPr>
              <w:t>Prior distribution</w:t>
            </w:r>
          </w:p>
        </w:tc>
      </w:tr>
      <w:tr w:rsidR="000F2DF5" w:rsidRPr="00804590" w14:paraId="1CCE6F07"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val="restart"/>
          </w:tcPr>
          <w:p w14:paraId="41D16850" w14:textId="77777777" w:rsidR="000F2DF5" w:rsidRPr="00804590" w:rsidRDefault="000F2DF5" w:rsidP="00DD3F8F">
            <w:pPr>
              <w:spacing w:line="360" w:lineRule="auto"/>
              <w:contextualSpacing/>
              <w:rPr>
                <w:rFonts w:ascii="Times New Roman" w:hAnsi="Times New Roman" w:cs="Times New Roman"/>
                <w:lang w:val="en-GB"/>
              </w:rPr>
            </w:pPr>
            <w:r w:rsidRPr="00804590">
              <w:rPr>
                <w:rFonts w:ascii="Times New Roman" w:hAnsi="Times New Roman" w:cs="Times New Roman"/>
                <w:lang w:val="en-GB"/>
              </w:rPr>
              <w:t>Log-linear regressions</w:t>
            </w:r>
          </w:p>
          <w:p w14:paraId="199B9636" w14:textId="77777777" w:rsidR="000F2DF5" w:rsidRPr="00804590" w:rsidRDefault="000F2DF5" w:rsidP="00DD3F8F">
            <w:pPr>
              <w:spacing w:line="360" w:lineRule="auto"/>
              <w:contextualSpacing/>
              <w:rPr>
                <w:rFonts w:ascii="Times New Roman" w:hAnsi="Times New Roman" w:cs="Times New Roman"/>
                <w:lang w:val="en-GB"/>
              </w:rPr>
            </w:pPr>
            <w:r w:rsidRPr="00804590">
              <w:rPr>
                <w:rFonts w:ascii="Times New Roman" w:hAnsi="Times New Roman" w:cs="Times New Roman"/>
                <w:lang w:val="en-GB"/>
              </w:rPr>
              <w:t xml:space="preserve">for growth, consumption and metabolism (Eqns. 3-5) </w:t>
            </w:r>
          </w:p>
        </w:tc>
        <w:tc>
          <w:tcPr>
            <w:tcW w:w="1384" w:type="dxa"/>
          </w:tcPr>
          <w:p w14:paraId="00DE6499" w14:textId="77777777" w:rsidR="000F2DF5" w:rsidRPr="00804590" w:rsidRDefault="00DD3F8F"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oMath>
            </m:oMathPara>
          </w:p>
        </w:tc>
        <w:tc>
          <w:tcPr>
            <w:tcW w:w="3908" w:type="dxa"/>
          </w:tcPr>
          <w:p w14:paraId="6EC5DFED"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commentRangeStart w:id="231"/>
            <w:r w:rsidRPr="00804590">
              <w:rPr>
                <w:rFonts w:ascii="Times New Roman" w:hAnsi="Times New Roman" w:cs="Times New Roman"/>
                <w:lang w:val="en-US"/>
              </w:rPr>
              <w:t>Hyperparameter (average intercept across species)</w:t>
            </w:r>
            <w:commentRangeEnd w:id="231"/>
            <w:r>
              <w:rPr>
                <w:rStyle w:val="CommentReference"/>
              </w:rPr>
              <w:commentReference w:id="231"/>
            </w:r>
          </w:p>
        </w:tc>
        <w:tc>
          <w:tcPr>
            <w:tcW w:w="2073" w:type="dxa"/>
          </w:tcPr>
          <w:p w14:paraId="382C7698"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N(0, 5)</m:t>
                </m:r>
              </m:oMath>
            </m:oMathPara>
          </w:p>
        </w:tc>
      </w:tr>
      <w:tr w:rsidR="000F2DF5" w:rsidRPr="00804590" w14:paraId="538CABEA"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tcPr>
          <w:p w14:paraId="36860FCC" w14:textId="77777777" w:rsidR="000F2DF5" w:rsidRPr="00804590" w:rsidRDefault="000F2DF5" w:rsidP="00DD3F8F">
            <w:pPr>
              <w:spacing w:line="360" w:lineRule="auto"/>
              <w:contextualSpacing/>
              <w:rPr>
                <w:rFonts w:ascii="Times New Roman" w:hAnsi="Times New Roman" w:cs="Times New Roman"/>
              </w:rPr>
            </w:pPr>
          </w:p>
        </w:tc>
        <w:tc>
          <w:tcPr>
            <w:tcW w:w="1384" w:type="dxa"/>
          </w:tcPr>
          <w:p w14:paraId="5018DE0C" w14:textId="77777777" w:rsidR="000F2DF5" w:rsidRPr="00804590" w:rsidRDefault="00DD3F8F"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1</m:t>
                        </m:r>
                      </m:sub>
                    </m:sSub>
                  </m:sub>
                </m:sSub>
              </m:oMath>
            </m:oMathPara>
          </w:p>
        </w:tc>
        <w:tc>
          <w:tcPr>
            <w:tcW w:w="3908" w:type="dxa"/>
          </w:tcPr>
          <w:p w14:paraId="650B6380"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(average mass coefficient across species)</w:t>
            </w:r>
          </w:p>
        </w:tc>
        <w:tc>
          <w:tcPr>
            <w:tcW w:w="2073" w:type="dxa"/>
          </w:tcPr>
          <w:p w14:paraId="00F509FC"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N(-0.25, 1)</m:t>
                </m:r>
              </m:oMath>
            </m:oMathPara>
          </w:p>
        </w:tc>
      </w:tr>
      <w:tr w:rsidR="000F2DF5" w:rsidRPr="00804590" w14:paraId="0D882CB4"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tcPr>
          <w:p w14:paraId="56ABFFA8" w14:textId="77777777" w:rsidR="000F2DF5" w:rsidRPr="00804590" w:rsidRDefault="000F2DF5" w:rsidP="00DD3F8F">
            <w:pPr>
              <w:spacing w:line="360" w:lineRule="auto"/>
              <w:contextualSpacing/>
              <w:rPr>
                <w:rFonts w:ascii="Times New Roman" w:hAnsi="Times New Roman" w:cs="Times New Roman"/>
              </w:rPr>
            </w:pPr>
          </w:p>
        </w:tc>
        <w:tc>
          <w:tcPr>
            <w:tcW w:w="1384" w:type="dxa"/>
          </w:tcPr>
          <w:p w14:paraId="1F7BB88F" w14:textId="77777777" w:rsidR="000F2DF5" w:rsidRPr="00804590" w:rsidRDefault="00DD3F8F"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2</m:t>
                        </m:r>
                      </m:sub>
                    </m:sSub>
                  </m:sub>
                </m:sSub>
              </m:oMath>
            </m:oMathPara>
          </w:p>
        </w:tc>
        <w:tc>
          <w:tcPr>
            <w:tcW w:w="3908" w:type="dxa"/>
          </w:tcPr>
          <w:p w14:paraId="68640855"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(average temperature coefficient across species)</w:t>
            </w:r>
          </w:p>
        </w:tc>
        <w:tc>
          <w:tcPr>
            <w:tcW w:w="2073" w:type="dxa"/>
          </w:tcPr>
          <w:p w14:paraId="60A0A288"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m:oMathPara>
              <m:oMath>
                <m:r>
                  <w:rPr>
                    <w:rFonts w:ascii="Cambria Math" w:hAnsi="Cambria Math" w:cs="Times New Roman"/>
                  </w:rPr>
                  <m:t>N(-0.6, 1)</m:t>
                </m:r>
              </m:oMath>
            </m:oMathPara>
          </w:p>
        </w:tc>
      </w:tr>
      <w:tr w:rsidR="000F2DF5" w:rsidRPr="00804590" w14:paraId="48CBB20B"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tcPr>
          <w:p w14:paraId="3C279B15" w14:textId="77777777" w:rsidR="000F2DF5" w:rsidRPr="00804590" w:rsidRDefault="000F2DF5" w:rsidP="00DD3F8F">
            <w:pPr>
              <w:spacing w:line="360" w:lineRule="auto"/>
              <w:contextualSpacing/>
              <w:rPr>
                <w:rFonts w:ascii="Times New Roman" w:hAnsi="Times New Roman" w:cs="Times New Roman"/>
              </w:rPr>
            </w:pPr>
          </w:p>
        </w:tc>
        <w:tc>
          <w:tcPr>
            <w:tcW w:w="1384" w:type="dxa"/>
          </w:tcPr>
          <w:p w14:paraId="5675361D" w14:textId="77777777" w:rsidR="000F2DF5" w:rsidRPr="00804590" w:rsidRDefault="00DD3F8F"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3</m:t>
                        </m:r>
                      </m:sub>
                    </m:sSub>
                  </m:sub>
                </m:sSub>
              </m:oMath>
            </m:oMathPara>
          </w:p>
        </w:tc>
        <w:tc>
          <w:tcPr>
            <w:tcW w:w="3908" w:type="dxa"/>
          </w:tcPr>
          <w:p w14:paraId="69A9ED4B"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(average interaction coefficient across species)</w:t>
            </w:r>
          </w:p>
        </w:tc>
        <w:tc>
          <w:tcPr>
            <w:tcW w:w="2073" w:type="dxa"/>
          </w:tcPr>
          <w:p w14:paraId="370152A1"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N(0, 1)</m:t>
                </m:r>
              </m:oMath>
            </m:oMathPara>
          </w:p>
        </w:tc>
      </w:tr>
      <w:tr w:rsidR="000F2DF5" w:rsidRPr="00804590" w14:paraId="29CEA19A"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tcPr>
          <w:p w14:paraId="497A3BBE" w14:textId="77777777" w:rsidR="000F2DF5" w:rsidRPr="00804590" w:rsidRDefault="000F2DF5" w:rsidP="00DD3F8F">
            <w:pPr>
              <w:spacing w:line="360" w:lineRule="auto"/>
              <w:contextualSpacing/>
              <w:rPr>
                <w:rFonts w:ascii="Times New Roman" w:hAnsi="Times New Roman" w:cs="Times New Roman"/>
              </w:rPr>
            </w:pPr>
          </w:p>
        </w:tc>
        <w:commentRangeStart w:id="232"/>
        <w:tc>
          <w:tcPr>
            <w:tcW w:w="1384" w:type="dxa"/>
          </w:tcPr>
          <w:p w14:paraId="7152C981" w14:textId="77777777" w:rsidR="000F2DF5" w:rsidRPr="00804590" w:rsidRDefault="00DD3F8F" w:rsidP="00DD3F8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w:commentRangeEnd w:id="232"/>
                <m:r>
                  <m:rPr>
                    <m:sty m:val="p"/>
                  </m:rPr>
                  <w:rPr>
                    <w:rStyle w:val="CommentReference"/>
                    <w:rFonts w:ascii="Cambria Math" w:hAnsi="Cambria Math" w:cs="Times New Roman"/>
                  </w:rPr>
                  <w:commentReference w:id="232"/>
                </m:r>
              </m:oMath>
            </m:oMathPara>
          </w:p>
        </w:tc>
        <w:tc>
          <w:tcPr>
            <w:tcW w:w="3908" w:type="dxa"/>
          </w:tcPr>
          <w:p w14:paraId="10093FC5"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w:t>
            </w:r>
            <w:proofErr w:type="spellStart"/>
            <w:r w:rsidRPr="00804590">
              <w:rPr>
                <w:rFonts w:ascii="Times New Roman" w:hAnsi="Times New Roman" w:cs="Times New Roman"/>
                <w:lang w:val="en-US"/>
              </w:rPr>
              <w:t>s.d.</w:t>
            </w:r>
            <w:proofErr w:type="spellEnd"/>
            <w:r w:rsidRPr="00804590">
              <w:rPr>
                <w:rFonts w:ascii="Times New Roman" w:hAnsi="Times New Roman" w:cs="Times New Roman"/>
                <w:lang w:val="en-US"/>
              </w:rPr>
              <w:t xml:space="preserve"> of species-intercepts)</w:t>
            </w:r>
          </w:p>
        </w:tc>
        <w:tc>
          <w:tcPr>
            <w:tcW w:w="2073" w:type="dxa"/>
          </w:tcPr>
          <w:p w14:paraId="4DE01D3E"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U(0, 10)</m:t>
                </m:r>
              </m:oMath>
            </m:oMathPara>
          </w:p>
        </w:tc>
      </w:tr>
      <w:tr w:rsidR="000F2DF5" w:rsidRPr="00804590" w14:paraId="6481B7CA"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tcPr>
          <w:p w14:paraId="771A4EC2" w14:textId="77777777" w:rsidR="000F2DF5" w:rsidRPr="00804590" w:rsidRDefault="000F2DF5" w:rsidP="00DD3F8F">
            <w:pPr>
              <w:spacing w:line="360" w:lineRule="auto"/>
              <w:contextualSpacing/>
              <w:rPr>
                <w:rFonts w:ascii="Times New Roman" w:hAnsi="Times New Roman" w:cs="Times New Roman"/>
              </w:rPr>
            </w:pPr>
          </w:p>
        </w:tc>
        <w:tc>
          <w:tcPr>
            <w:tcW w:w="1384" w:type="dxa"/>
          </w:tcPr>
          <w:p w14:paraId="474C630F" w14:textId="77777777" w:rsidR="000F2DF5" w:rsidRPr="00804590" w:rsidRDefault="00DD3F8F"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1</m:t>
                        </m:r>
                      </m:sub>
                    </m:sSub>
                  </m:sub>
                </m:sSub>
              </m:oMath>
            </m:oMathPara>
          </w:p>
        </w:tc>
        <w:tc>
          <w:tcPr>
            <w:tcW w:w="3908" w:type="dxa"/>
          </w:tcPr>
          <w:p w14:paraId="58811695"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w:t>
            </w:r>
            <w:proofErr w:type="spellStart"/>
            <w:r w:rsidRPr="00804590">
              <w:rPr>
                <w:rFonts w:ascii="Times New Roman" w:hAnsi="Times New Roman" w:cs="Times New Roman"/>
                <w:lang w:val="en-US"/>
              </w:rPr>
              <w:t>s.d.</w:t>
            </w:r>
            <w:proofErr w:type="spellEnd"/>
            <w:r w:rsidRPr="00804590">
              <w:rPr>
                <w:rFonts w:ascii="Times New Roman" w:hAnsi="Times New Roman" w:cs="Times New Roman"/>
                <w:lang w:val="en-US"/>
              </w:rPr>
              <w:t xml:space="preserve"> of species mass coefficients)</w:t>
            </w:r>
          </w:p>
        </w:tc>
        <w:tc>
          <w:tcPr>
            <w:tcW w:w="2073" w:type="dxa"/>
          </w:tcPr>
          <w:p w14:paraId="6B4C2DB0"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U(0, 10)</m:t>
                </m:r>
              </m:oMath>
            </m:oMathPara>
          </w:p>
        </w:tc>
      </w:tr>
      <w:tr w:rsidR="000F2DF5" w:rsidRPr="00804590" w14:paraId="1752EE63"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tcPr>
          <w:p w14:paraId="5F74AE27" w14:textId="77777777" w:rsidR="000F2DF5" w:rsidRPr="00804590" w:rsidRDefault="000F2DF5" w:rsidP="00DD3F8F">
            <w:pPr>
              <w:spacing w:line="360" w:lineRule="auto"/>
              <w:contextualSpacing/>
              <w:rPr>
                <w:rFonts w:ascii="Times New Roman" w:hAnsi="Times New Roman" w:cs="Times New Roman"/>
              </w:rPr>
            </w:pPr>
          </w:p>
        </w:tc>
        <w:tc>
          <w:tcPr>
            <w:tcW w:w="1384" w:type="dxa"/>
          </w:tcPr>
          <w:p w14:paraId="1A49EBFB" w14:textId="77777777" w:rsidR="000F2DF5" w:rsidRPr="00804590" w:rsidRDefault="00DD3F8F"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2</m:t>
                        </m:r>
                      </m:sub>
                    </m:sSub>
                  </m:sub>
                </m:sSub>
              </m:oMath>
            </m:oMathPara>
          </w:p>
        </w:tc>
        <w:tc>
          <w:tcPr>
            <w:tcW w:w="3908" w:type="dxa"/>
          </w:tcPr>
          <w:p w14:paraId="20EEBF8C"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w:t>
            </w:r>
            <w:proofErr w:type="spellStart"/>
            <w:r w:rsidRPr="00804590">
              <w:rPr>
                <w:rFonts w:ascii="Times New Roman" w:hAnsi="Times New Roman" w:cs="Times New Roman"/>
                <w:lang w:val="en-US"/>
              </w:rPr>
              <w:t>s.d.</w:t>
            </w:r>
            <w:proofErr w:type="spellEnd"/>
            <w:r w:rsidRPr="00804590">
              <w:rPr>
                <w:rFonts w:ascii="Times New Roman" w:hAnsi="Times New Roman" w:cs="Times New Roman"/>
                <w:lang w:val="en-US"/>
              </w:rPr>
              <w:t xml:space="preserve"> of species temperature coefficients)</w:t>
            </w:r>
          </w:p>
        </w:tc>
        <w:tc>
          <w:tcPr>
            <w:tcW w:w="2073" w:type="dxa"/>
          </w:tcPr>
          <w:p w14:paraId="02371CA7"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U(0, 10)</m:t>
                </m:r>
              </m:oMath>
            </m:oMathPara>
          </w:p>
        </w:tc>
      </w:tr>
      <w:tr w:rsidR="000F2DF5" w:rsidRPr="00804590" w14:paraId="38B91F38"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tcPr>
          <w:p w14:paraId="63901CE3" w14:textId="77777777" w:rsidR="000F2DF5" w:rsidRPr="00804590" w:rsidRDefault="000F2DF5" w:rsidP="00DD3F8F">
            <w:pPr>
              <w:spacing w:line="360" w:lineRule="auto"/>
              <w:contextualSpacing/>
              <w:rPr>
                <w:rFonts w:ascii="Times New Roman" w:hAnsi="Times New Roman" w:cs="Times New Roman"/>
              </w:rPr>
            </w:pPr>
          </w:p>
        </w:tc>
        <w:tc>
          <w:tcPr>
            <w:tcW w:w="1384" w:type="dxa"/>
          </w:tcPr>
          <w:p w14:paraId="2AB127E7" w14:textId="77777777" w:rsidR="000F2DF5" w:rsidRPr="00804590" w:rsidRDefault="00DD3F8F"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3</m:t>
                        </m:r>
                      </m:sub>
                    </m:sSub>
                  </m:sub>
                </m:sSub>
              </m:oMath>
            </m:oMathPara>
          </w:p>
        </w:tc>
        <w:tc>
          <w:tcPr>
            <w:tcW w:w="3908" w:type="dxa"/>
          </w:tcPr>
          <w:p w14:paraId="695490EC"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w:t>
            </w:r>
            <w:proofErr w:type="spellStart"/>
            <w:r w:rsidRPr="00804590">
              <w:rPr>
                <w:rFonts w:ascii="Times New Roman" w:hAnsi="Times New Roman" w:cs="Times New Roman"/>
                <w:lang w:val="en-US"/>
              </w:rPr>
              <w:t>s.d.</w:t>
            </w:r>
            <w:proofErr w:type="spellEnd"/>
            <w:r w:rsidRPr="00804590">
              <w:rPr>
                <w:rFonts w:ascii="Times New Roman" w:hAnsi="Times New Roman" w:cs="Times New Roman"/>
                <w:lang w:val="en-US"/>
              </w:rPr>
              <w:t xml:space="preserve"> of species interaction coefficients)</w:t>
            </w:r>
          </w:p>
        </w:tc>
        <w:tc>
          <w:tcPr>
            <w:tcW w:w="2073" w:type="dxa"/>
          </w:tcPr>
          <w:p w14:paraId="6C489CED"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U(0, 10)</m:t>
                </m:r>
              </m:oMath>
            </m:oMathPara>
          </w:p>
        </w:tc>
      </w:tr>
      <w:tr w:rsidR="000F2DF5" w:rsidRPr="00804590" w14:paraId="4D2C58DC"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tcPr>
          <w:p w14:paraId="30EF6935" w14:textId="77777777" w:rsidR="000F2DF5" w:rsidRPr="00804590" w:rsidRDefault="000F2DF5" w:rsidP="00DD3F8F">
            <w:pPr>
              <w:spacing w:line="360" w:lineRule="auto"/>
              <w:contextualSpacing/>
              <w:rPr>
                <w:rFonts w:ascii="Times New Roman" w:hAnsi="Times New Roman" w:cs="Times New Roman"/>
              </w:rPr>
            </w:pPr>
          </w:p>
        </w:tc>
        <w:tc>
          <w:tcPr>
            <w:tcW w:w="1384" w:type="dxa"/>
          </w:tcPr>
          <w:p w14:paraId="6BA3E321"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σ</m:t>
                </m:r>
              </m:oMath>
            </m:oMathPara>
          </w:p>
        </w:tc>
        <w:tc>
          <w:tcPr>
            <w:tcW w:w="3908" w:type="dxa"/>
          </w:tcPr>
          <w:p w14:paraId="094D50C5"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04590">
              <w:rPr>
                <w:rFonts w:ascii="Times New Roman" w:hAnsi="Times New Roman" w:cs="Times New Roman"/>
              </w:rPr>
              <w:t>Parameter (s.d.)</w:t>
            </w:r>
          </w:p>
        </w:tc>
        <w:tc>
          <w:tcPr>
            <w:tcW w:w="2073" w:type="dxa"/>
          </w:tcPr>
          <w:p w14:paraId="762038B4"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U(0, 10)</m:t>
                </m:r>
              </m:oMath>
            </m:oMathPara>
          </w:p>
        </w:tc>
      </w:tr>
      <w:tr w:rsidR="000F2DF5" w:rsidRPr="00804590" w14:paraId="5E474F12"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val="restart"/>
          </w:tcPr>
          <w:p w14:paraId="3959D959" w14:textId="77777777" w:rsidR="000F2DF5" w:rsidRPr="00804590" w:rsidRDefault="000F2DF5" w:rsidP="00DD3F8F">
            <w:pPr>
              <w:spacing w:line="360" w:lineRule="auto"/>
              <w:contextualSpacing/>
              <w:rPr>
                <w:rFonts w:ascii="Times New Roman" w:hAnsi="Times New Roman" w:cs="Times New Roman"/>
                <w:lang w:val="en-GB"/>
              </w:rPr>
            </w:pPr>
            <w:r w:rsidRPr="00804590">
              <w:rPr>
                <w:rFonts w:ascii="Times New Roman" w:hAnsi="Times New Roman" w:cs="Times New Roman"/>
                <w:lang w:val="en-GB"/>
              </w:rPr>
              <w:t>Polynomial models</w:t>
            </w:r>
          </w:p>
          <w:p w14:paraId="46F3F49D" w14:textId="77777777" w:rsidR="000F2DF5" w:rsidRPr="00804590" w:rsidRDefault="000F2DF5" w:rsidP="00DD3F8F">
            <w:pPr>
              <w:spacing w:line="360" w:lineRule="auto"/>
              <w:contextualSpacing/>
              <w:rPr>
                <w:rFonts w:ascii="Times New Roman" w:hAnsi="Times New Roman" w:cs="Times New Roman"/>
                <w:lang w:val="en-GB"/>
              </w:rPr>
            </w:pPr>
            <w:r w:rsidRPr="00804590">
              <w:rPr>
                <w:rFonts w:ascii="Times New Roman" w:hAnsi="Times New Roman" w:cs="Times New Roman"/>
                <w:lang w:val="en-GB"/>
              </w:rPr>
              <w:t xml:space="preserve">for consumption </w:t>
            </w:r>
            <w:r w:rsidRPr="00804590">
              <w:rPr>
                <w:rFonts w:ascii="Times New Roman" w:hAnsi="Times New Roman" w:cs="Times New Roman"/>
                <w:lang w:val="en-US"/>
              </w:rPr>
              <w:t>(Eqns. 6-</w:t>
            </w:r>
            <w:commentRangeStart w:id="233"/>
            <w:commentRangeStart w:id="234"/>
            <w:r w:rsidRPr="00804590">
              <w:rPr>
                <w:rFonts w:ascii="Times New Roman" w:hAnsi="Times New Roman" w:cs="Times New Roman"/>
                <w:lang w:val="en-US"/>
              </w:rPr>
              <w:t>8</w:t>
            </w:r>
            <w:commentRangeEnd w:id="233"/>
            <w:r w:rsidRPr="00804590">
              <w:rPr>
                <w:rStyle w:val="CommentReference"/>
                <w:rFonts w:cs="Times New Roman"/>
                <w:bCs w:val="0"/>
              </w:rPr>
              <w:commentReference w:id="233"/>
            </w:r>
            <w:commentRangeEnd w:id="234"/>
            <w:r w:rsidRPr="00804590">
              <w:rPr>
                <w:rStyle w:val="CommentReference"/>
                <w:rFonts w:cs="Times New Roman"/>
                <w:bCs w:val="0"/>
              </w:rPr>
              <w:commentReference w:id="234"/>
            </w:r>
            <w:r w:rsidRPr="00804590">
              <w:rPr>
                <w:rFonts w:ascii="Times New Roman" w:hAnsi="Times New Roman" w:cs="Times New Roman"/>
                <w:lang w:val="en-US"/>
              </w:rPr>
              <w:t>)</w:t>
            </w:r>
          </w:p>
        </w:tc>
        <w:tc>
          <w:tcPr>
            <w:tcW w:w="1384" w:type="dxa"/>
          </w:tcPr>
          <w:p w14:paraId="17FBF73D" w14:textId="77777777" w:rsidR="000F2DF5" w:rsidRPr="00804590" w:rsidRDefault="00DD3F8F"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oMath>
            </m:oMathPara>
          </w:p>
        </w:tc>
        <w:tc>
          <w:tcPr>
            <w:tcW w:w="3908" w:type="dxa"/>
          </w:tcPr>
          <w:p w14:paraId="3848AE96"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(average intercept across species)</w:t>
            </w:r>
          </w:p>
        </w:tc>
        <w:tc>
          <w:tcPr>
            <w:tcW w:w="2073" w:type="dxa"/>
          </w:tcPr>
          <w:p w14:paraId="575E78A6" w14:textId="77777777" w:rsidR="000F2DF5" w:rsidRPr="00804590" w:rsidRDefault="000F2DF5" w:rsidP="00DD3F8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N(0, 5)</m:t>
                </m:r>
              </m:oMath>
            </m:oMathPara>
          </w:p>
        </w:tc>
      </w:tr>
      <w:tr w:rsidR="000F2DF5" w:rsidRPr="00804590" w14:paraId="277B7619"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tcPr>
          <w:p w14:paraId="70B14C6A" w14:textId="77777777" w:rsidR="000F2DF5" w:rsidRPr="00804590" w:rsidRDefault="000F2DF5" w:rsidP="00DD3F8F">
            <w:pPr>
              <w:spacing w:line="360" w:lineRule="auto"/>
              <w:contextualSpacing/>
              <w:rPr>
                <w:rFonts w:ascii="Times New Roman" w:hAnsi="Times New Roman" w:cs="Times New Roman"/>
              </w:rPr>
            </w:pPr>
          </w:p>
        </w:tc>
        <w:commentRangeStart w:id="235"/>
        <w:tc>
          <w:tcPr>
            <w:tcW w:w="1384" w:type="dxa"/>
          </w:tcPr>
          <w:p w14:paraId="5CCD6768" w14:textId="77777777" w:rsidR="000F2DF5" w:rsidRPr="00804590" w:rsidRDefault="00DD3F8F"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w:commentRangeEnd w:id="235"/>
                <m:r>
                  <m:rPr>
                    <m:sty m:val="p"/>
                  </m:rPr>
                  <w:rPr>
                    <w:rStyle w:val="CommentReference"/>
                  </w:rPr>
                  <w:commentReference w:id="235"/>
                </m:r>
              </m:oMath>
            </m:oMathPara>
          </w:p>
        </w:tc>
        <w:tc>
          <w:tcPr>
            <w:tcW w:w="3908" w:type="dxa"/>
          </w:tcPr>
          <w:p w14:paraId="4F04E602"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04590">
              <w:rPr>
                <w:rFonts w:ascii="Times New Roman" w:hAnsi="Times New Roman" w:cs="Times New Roman"/>
              </w:rPr>
              <w:t>Parameter (common mass coefficient)</w:t>
            </w:r>
          </w:p>
        </w:tc>
        <w:tc>
          <w:tcPr>
            <w:tcW w:w="2073" w:type="dxa"/>
          </w:tcPr>
          <w:p w14:paraId="09F8C3C8" w14:textId="77777777" w:rsidR="000F2DF5" w:rsidRPr="00804590" w:rsidRDefault="000F2DF5" w:rsidP="00DD3F8F">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N(0, 5)</m:t>
                </m:r>
              </m:oMath>
            </m:oMathPara>
          </w:p>
        </w:tc>
      </w:tr>
      <w:tr w:rsidR="000F2DF5" w:rsidRPr="00804590" w14:paraId="2C9BD9C3"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tcPr>
          <w:p w14:paraId="466E5787" w14:textId="77777777" w:rsidR="000F2DF5" w:rsidRPr="00804590" w:rsidRDefault="000F2DF5" w:rsidP="00DD3F8F">
            <w:pPr>
              <w:spacing w:line="360" w:lineRule="auto"/>
              <w:contextualSpacing/>
              <w:rPr>
                <w:rFonts w:ascii="Times New Roman" w:hAnsi="Times New Roman" w:cs="Times New Roman"/>
              </w:rPr>
            </w:pPr>
          </w:p>
        </w:tc>
        <w:tc>
          <w:tcPr>
            <w:tcW w:w="1384" w:type="dxa"/>
          </w:tcPr>
          <w:p w14:paraId="1220A399" w14:textId="77777777" w:rsidR="000F2DF5" w:rsidRPr="00804590" w:rsidRDefault="00DD3F8F"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oMath>
            </m:oMathPara>
          </w:p>
        </w:tc>
        <w:tc>
          <w:tcPr>
            <w:tcW w:w="3908" w:type="dxa"/>
          </w:tcPr>
          <w:p w14:paraId="0930D7FD"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04590">
              <w:rPr>
                <w:rFonts w:ascii="Times New Roman" w:hAnsi="Times New Roman" w:cs="Times New Roman"/>
              </w:rPr>
              <w:t>Parameter (common temperature coefficient)</w:t>
            </w:r>
          </w:p>
        </w:tc>
        <w:tc>
          <w:tcPr>
            <w:tcW w:w="2073" w:type="dxa"/>
          </w:tcPr>
          <w:p w14:paraId="31DAA940"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N(0, 5)</m:t>
                </m:r>
              </m:oMath>
            </m:oMathPara>
          </w:p>
        </w:tc>
      </w:tr>
      <w:tr w:rsidR="000F2DF5" w:rsidRPr="00804590" w14:paraId="2D9BAE7F"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tcPr>
          <w:p w14:paraId="71FDDBB0" w14:textId="77777777" w:rsidR="000F2DF5" w:rsidRPr="00804590" w:rsidRDefault="000F2DF5" w:rsidP="00DD3F8F">
            <w:pPr>
              <w:spacing w:line="360" w:lineRule="auto"/>
              <w:contextualSpacing/>
              <w:rPr>
                <w:rFonts w:ascii="Times New Roman" w:hAnsi="Times New Roman" w:cs="Times New Roman"/>
              </w:rPr>
            </w:pPr>
          </w:p>
        </w:tc>
        <w:tc>
          <w:tcPr>
            <w:tcW w:w="1384" w:type="dxa"/>
          </w:tcPr>
          <w:p w14:paraId="32E1E493" w14:textId="77777777" w:rsidR="000F2DF5" w:rsidRPr="00804590" w:rsidRDefault="00DD3F8F"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oMath>
            </m:oMathPara>
          </w:p>
        </w:tc>
        <w:tc>
          <w:tcPr>
            <w:tcW w:w="3908" w:type="dxa"/>
          </w:tcPr>
          <w:p w14:paraId="1F0ABC23"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04590">
              <w:rPr>
                <w:rFonts w:ascii="Times New Roman" w:hAnsi="Times New Roman" w:cs="Times New Roman"/>
                <w:lang w:val="en-US"/>
              </w:rPr>
              <w:t>Parameter (common quadratic temperature coefficient)</w:t>
            </w:r>
          </w:p>
        </w:tc>
        <w:tc>
          <w:tcPr>
            <w:tcW w:w="2073" w:type="dxa"/>
          </w:tcPr>
          <w:p w14:paraId="79E0514B"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N(0, 5)</m:t>
                </m:r>
              </m:oMath>
            </m:oMathPara>
          </w:p>
        </w:tc>
      </w:tr>
      <w:tr w:rsidR="000F2DF5" w:rsidRPr="00804590" w14:paraId="410229C9"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tcPr>
          <w:p w14:paraId="4882088A" w14:textId="77777777" w:rsidR="000F2DF5" w:rsidRPr="00804590" w:rsidRDefault="000F2DF5" w:rsidP="00DD3F8F">
            <w:pPr>
              <w:spacing w:line="360" w:lineRule="auto"/>
              <w:contextualSpacing/>
              <w:rPr>
                <w:rFonts w:ascii="Times New Roman" w:hAnsi="Times New Roman" w:cs="Times New Roman"/>
              </w:rPr>
            </w:pPr>
          </w:p>
        </w:tc>
        <w:tc>
          <w:tcPr>
            <w:tcW w:w="1384" w:type="dxa"/>
          </w:tcPr>
          <w:p w14:paraId="3F8E7E22" w14:textId="77777777" w:rsidR="000F2DF5" w:rsidRPr="00804590" w:rsidRDefault="00DD3F8F"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4</m:t>
                    </m:r>
                  </m:sub>
                </m:sSub>
              </m:oMath>
            </m:oMathPara>
          </w:p>
        </w:tc>
        <w:tc>
          <w:tcPr>
            <w:tcW w:w="3908" w:type="dxa"/>
          </w:tcPr>
          <w:p w14:paraId="5889BCAF"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Parameter (common cubic temperature coefficient)</w:t>
            </w:r>
          </w:p>
        </w:tc>
        <w:tc>
          <w:tcPr>
            <w:tcW w:w="2073" w:type="dxa"/>
          </w:tcPr>
          <w:p w14:paraId="371879B7"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N(0, 5)</m:t>
                </m:r>
              </m:oMath>
            </m:oMathPara>
          </w:p>
        </w:tc>
      </w:tr>
      <w:tr w:rsidR="000F2DF5" w:rsidRPr="00804590" w14:paraId="263FEFD0"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tcPr>
          <w:p w14:paraId="0B09E8BA" w14:textId="77777777" w:rsidR="000F2DF5" w:rsidRPr="00804590" w:rsidRDefault="000F2DF5" w:rsidP="00DD3F8F">
            <w:pPr>
              <w:spacing w:line="360" w:lineRule="auto"/>
              <w:contextualSpacing/>
              <w:rPr>
                <w:rFonts w:ascii="Times New Roman" w:hAnsi="Times New Roman" w:cs="Times New Roman"/>
              </w:rPr>
            </w:pPr>
          </w:p>
        </w:tc>
        <w:tc>
          <w:tcPr>
            <w:tcW w:w="1384" w:type="dxa"/>
          </w:tcPr>
          <w:p w14:paraId="1631DFD8" w14:textId="77777777" w:rsidR="000F2DF5" w:rsidRPr="00804590" w:rsidRDefault="00DD3F8F"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sub>
                </m:sSub>
              </m:oMath>
            </m:oMathPara>
          </w:p>
        </w:tc>
        <w:tc>
          <w:tcPr>
            <w:tcW w:w="3908" w:type="dxa"/>
          </w:tcPr>
          <w:p w14:paraId="126524C2"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w:t>
            </w:r>
            <w:proofErr w:type="spellStart"/>
            <w:r w:rsidRPr="00804590">
              <w:rPr>
                <w:rFonts w:ascii="Times New Roman" w:hAnsi="Times New Roman" w:cs="Times New Roman"/>
                <w:lang w:val="en-US"/>
              </w:rPr>
              <w:t>s.d.</w:t>
            </w:r>
            <w:proofErr w:type="spellEnd"/>
            <w:r w:rsidRPr="00804590">
              <w:rPr>
                <w:rFonts w:ascii="Times New Roman" w:hAnsi="Times New Roman" w:cs="Times New Roman"/>
                <w:lang w:val="en-US"/>
              </w:rPr>
              <w:t xml:space="preserve"> of species-intercepts)</w:t>
            </w:r>
          </w:p>
        </w:tc>
        <w:tc>
          <w:tcPr>
            <w:tcW w:w="2073" w:type="dxa"/>
          </w:tcPr>
          <w:p w14:paraId="4D3FDE4C"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U(0, 10)</m:t>
                </m:r>
              </m:oMath>
            </m:oMathPara>
          </w:p>
        </w:tc>
      </w:tr>
      <w:tr w:rsidR="000F2DF5" w:rsidRPr="00804590" w14:paraId="0329EDF8"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tcPr>
          <w:p w14:paraId="7DDFCF1B" w14:textId="77777777" w:rsidR="000F2DF5" w:rsidRPr="00804590" w:rsidRDefault="000F2DF5" w:rsidP="00DD3F8F">
            <w:pPr>
              <w:spacing w:line="360" w:lineRule="auto"/>
              <w:contextualSpacing/>
              <w:rPr>
                <w:rFonts w:ascii="Times New Roman" w:hAnsi="Times New Roman" w:cs="Times New Roman"/>
              </w:rPr>
            </w:pPr>
          </w:p>
        </w:tc>
        <w:tc>
          <w:tcPr>
            <w:tcW w:w="1384" w:type="dxa"/>
          </w:tcPr>
          <w:p w14:paraId="0E194921"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σ</m:t>
                </m:r>
              </m:oMath>
            </m:oMathPara>
          </w:p>
        </w:tc>
        <w:tc>
          <w:tcPr>
            <w:tcW w:w="3908" w:type="dxa"/>
          </w:tcPr>
          <w:p w14:paraId="7B173673"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04590">
              <w:rPr>
                <w:rFonts w:ascii="Times New Roman" w:hAnsi="Times New Roman" w:cs="Times New Roman"/>
              </w:rPr>
              <w:t>Parameter (s.d.)</w:t>
            </w:r>
          </w:p>
        </w:tc>
        <w:tc>
          <w:tcPr>
            <w:tcW w:w="2073" w:type="dxa"/>
          </w:tcPr>
          <w:p w14:paraId="4490D436"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U(0, 10)</m:t>
                </m:r>
              </m:oMath>
            </m:oMathPara>
          </w:p>
        </w:tc>
      </w:tr>
      <w:tr w:rsidR="000F2DF5" w:rsidRPr="00804590" w14:paraId="276324FA"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val="restart"/>
          </w:tcPr>
          <w:p w14:paraId="7A9AE81B" w14:textId="77777777" w:rsidR="000F2DF5" w:rsidRPr="00804590" w:rsidRDefault="000F2DF5" w:rsidP="00DD3F8F">
            <w:pPr>
              <w:spacing w:line="360" w:lineRule="auto"/>
              <w:contextualSpacing/>
              <w:rPr>
                <w:rFonts w:ascii="Times New Roman" w:eastAsiaTheme="minorEastAsia" w:hAnsi="Times New Roman" w:cs="Times New Roman"/>
                <w:lang w:val="en-GB"/>
              </w:rPr>
            </w:pPr>
            <w:r w:rsidRPr="00804590">
              <w:rPr>
                <w:rFonts w:ascii="Times New Roman" w:hAnsi="Times New Roman" w:cs="Times New Roman"/>
                <w:lang w:val="en-GB"/>
              </w:rPr>
              <w:t xml:space="preserve">Linear </w:t>
            </w:r>
          </w:p>
          <w:p w14:paraId="23C749AD" w14:textId="77777777" w:rsidR="000F2DF5" w:rsidRPr="00804590" w:rsidRDefault="00DD3F8F" w:rsidP="00DD3F8F">
            <w:pPr>
              <w:spacing w:line="360" w:lineRule="auto"/>
              <w:contextualSpacing/>
              <w:rPr>
                <w:rFonts w:ascii="Times New Roman" w:hAnsi="Times New Roman" w:cs="Times New Roman"/>
                <w:b w:val="0"/>
                <w:bCs w:val="0"/>
                <w:lang w:val="en-GB"/>
              </w:rPr>
            </w:pPr>
            <m:oMath>
              <m:sSub>
                <m:sSubPr>
                  <m:ctrlPr>
                    <w:rPr>
                      <w:rFonts w:ascii="Cambria Math" w:hAnsi="Cambria Math" w:cs="Times New Roman"/>
                      <w:b w:val="0"/>
                      <w:bCs w:val="0"/>
                      <w:i/>
                    </w:rPr>
                  </m:ctrlPr>
                </m:sSubPr>
                <m:e>
                  <m:r>
                    <m:rPr>
                      <m:sty m:val="bi"/>
                    </m:rPr>
                    <w:rPr>
                      <w:rFonts w:ascii="Cambria Math" w:hAnsi="Cambria Math" w:cs="Times New Roman"/>
                    </w:rPr>
                    <m:t>T</m:t>
                  </m:r>
                </m:e>
                <m:sub>
                  <m:r>
                    <m:rPr>
                      <m:sty m:val="bi"/>
                    </m:rPr>
                    <w:rPr>
                      <w:rFonts w:ascii="Cambria Math" w:hAnsi="Cambria Math" w:cs="Times New Roman"/>
                    </w:rPr>
                    <m:t>opt</m:t>
                  </m:r>
                </m:sub>
              </m:sSub>
            </m:oMath>
            <w:r w:rsidR="000F2DF5" w:rsidRPr="00804590">
              <w:rPr>
                <w:rFonts w:ascii="Times New Roman" w:hAnsi="Times New Roman" w:cs="Times New Roman"/>
                <w:lang w:val="en-GB"/>
              </w:rPr>
              <w:t xml:space="preserve"> models</w:t>
            </w:r>
          </w:p>
          <w:p w14:paraId="2F62319D" w14:textId="77777777" w:rsidR="000F2DF5" w:rsidRPr="00804590" w:rsidRDefault="000F2DF5" w:rsidP="00DD3F8F">
            <w:pPr>
              <w:spacing w:line="360" w:lineRule="auto"/>
              <w:contextualSpacing/>
              <w:rPr>
                <w:rFonts w:ascii="Times New Roman" w:hAnsi="Times New Roman" w:cs="Times New Roman"/>
                <w:lang w:val="en-GB"/>
              </w:rPr>
            </w:pPr>
            <w:r w:rsidRPr="00804590">
              <w:rPr>
                <w:rFonts w:ascii="Times New Roman" w:hAnsi="Times New Roman" w:cs="Times New Roman"/>
                <w:lang w:val="en-GB"/>
              </w:rPr>
              <w:t>(Eqns. 9-11)</w:t>
            </w:r>
          </w:p>
        </w:tc>
        <w:tc>
          <w:tcPr>
            <w:tcW w:w="1384" w:type="dxa"/>
          </w:tcPr>
          <w:p w14:paraId="65161D9D" w14:textId="77777777" w:rsidR="000F2DF5" w:rsidRPr="00804590" w:rsidRDefault="00DD3F8F"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oMath>
            </m:oMathPara>
          </w:p>
        </w:tc>
        <w:tc>
          <w:tcPr>
            <w:tcW w:w="3908" w:type="dxa"/>
          </w:tcPr>
          <w:p w14:paraId="1C7AF81D"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(average intercept across species)</w:t>
            </w:r>
          </w:p>
        </w:tc>
        <w:tc>
          <w:tcPr>
            <w:tcW w:w="2073" w:type="dxa"/>
          </w:tcPr>
          <w:p w14:paraId="348D2F7A"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N(0, 5)</m:t>
                </m:r>
              </m:oMath>
            </m:oMathPara>
          </w:p>
        </w:tc>
      </w:tr>
      <w:tr w:rsidR="000F2DF5" w:rsidRPr="00804590" w14:paraId="23D3D42C"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tcPr>
          <w:p w14:paraId="218E5381" w14:textId="77777777" w:rsidR="000F2DF5" w:rsidRPr="00804590" w:rsidRDefault="000F2DF5" w:rsidP="00DD3F8F">
            <w:pPr>
              <w:spacing w:line="360" w:lineRule="auto"/>
              <w:contextualSpacing/>
              <w:rPr>
                <w:rFonts w:ascii="Times New Roman" w:hAnsi="Times New Roman" w:cs="Times New Roman"/>
              </w:rPr>
            </w:pPr>
          </w:p>
        </w:tc>
        <w:tc>
          <w:tcPr>
            <w:tcW w:w="1384" w:type="dxa"/>
          </w:tcPr>
          <w:p w14:paraId="6C2636AE" w14:textId="77777777" w:rsidR="000F2DF5" w:rsidRPr="00804590" w:rsidRDefault="00DD3F8F"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1</m:t>
                        </m:r>
                      </m:sub>
                    </m:sSub>
                  </m:sub>
                </m:sSub>
              </m:oMath>
            </m:oMathPara>
          </w:p>
        </w:tc>
        <w:tc>
          <w:tcPr>
            <w:tcW w:w="3908" w:type="dxa"/>
          </w:tcPr>
          <w:p w14:paraId="110CA19B"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(average mass coefficient across species)</w:t>
            </w:r>
          </w:p>
        </w:tc>
        <w:tc>
          <w:tcPr>
            <w:tcW w:w="2073" w:type="dxa"/>
          </w:tcPr>
          <w:p w14:paraId="2CA07C78"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N(0, 5)</m:t>
                </m:r>
              </m:oMath>
            </m:oMathPara>
          </w:p>
        </w:tc>
      </w:tr>
      <w:tr w:rsidR="000F2DF5" w:rsidRPr="00804590" w14:paraId="7BCF0153"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tcPr>
          <w:p w14:paraId="107F67E4" w14:textId="77777777" w:rsidR="000F2DF5" w:rsidRPr="00804590" w:rsidRDefault="000F2DF5" w:rsidP="00DD3F8F">
            <w:pPr>
              <w:spacing w:line="360" w:lineRule="auto"/>
              <w:contextualSpacing/>
              <w:rPr>
                <w:rFonts w:ascii="Times New Roman" w:hAnsi="Times New Roman" w:cs="Times New Roman"/>
              </w:rPr>
            </w:pPr>
          </w:p>
        </w:tc>
        <w:tc>
          <w:tcPr>
            <w:tcW w:w="1384" w:type="dxa"/>
          </w:tcPr>
          <w:p w14:paraId="02C14962" w14:textId="77777777" w:rsidR="000F2DF5" w:rsidRPr="00804590" w:rsidRDefault="00DD3F8F"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oMath>
            </m:oMathPara>
          </w:p>
        </w:tc>
        <w:tc>
          <w:tcPr>
            <w:tcW w:w="3908" w:type="dxa"/>
          </w:tcPr>
          <w:p w14:paraId="4C28E6E1"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w:t>
            </w:r>
            <w:proofErr w:type="spellStart"/>
            <w:r w:rsidRPr="00804590">
              <w:rPr>
                <w:rFonts w:ascii="Times New Roman" w:hAnsi="Times New Roman" w:cs="Times New Roman"/>
                <w:lang w:val="en-US"/>
              </w:rPr>
              <w:t>s.d.</w:t>
            </w:r>
            <w:proofErr w:type="spellEnd"/>
            <w:r w:rsidRPr="00804590">
              <w:rPr>
                <w:rFonts w:ascii="Times New Roman" w:hAnsi="Times New Roman" w:cs="Times New Roman"/>
                <w:lang w:val="en-US"/>
              </w:rPr>
              <w:t xml:space="preserve"> of species-intercepts)</w:t>
            </w:r>
          </w:p>
        </w:tc>
        <w:tc>
          <w:tcPr>
            <w:tcW w:w="2073" w:type="dxa"/>
          </w:tcPr>
          <w:p w14:paraId="582E1B02"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U(0, 10)</m:t>
                </m:r>
              </m:oMath>
            </m:oMathPara>
          </w:p>
        </w:tc>
      </w:tr>
      <w:tr w:rsidR="000F2DF5" w:rsidRPr="00804590" w14:paraId="1BDD20C2"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tcPr>
          <w:p w14:paraId="4F72D90B" w14:textId="77777777" w:rsidR="000F2DF5" w:rsidRPr="00804590" w:rsidRDefault="000F2DF5" w:rsidP="00DD3F8F">
            <w:pPr>
              <w:spacing w:line="360" w:lineRule="auto"/>
              <w:contextualSpacing/>
              <w:rPr>
                <w:rFonts w:ascii="Times New Roman" w:hAnsi="Times New Roman" w:cs="Times New Roman"/>
              </w:rPr>
            </w:pPr>
          </w:p>
        </w:tc>
        <w:tc>
          <w:tcPr>
            <w:tcW w:w="1384" w:type="dxa"/>
          </w:tcPr>
          <w:p w14:paraId="03FD59A2" w14:textId="77777777" w:rsidR="000F2DF5" w:rsidRPr="00804590" w:rsidRDefault="00DD3F8F"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1</m:t>
                        </m:r>
                      </m:sub>
                    </m:sSub>
                  </m:sub>
                </m:sSub>
              </m:oMath>
            </m:oMathPara>
          </w:p>
        </w:tc>
        <w:tc>
          <w:tcPr>
            <w:tcW w:w="3908" w:type="dxa"/>
          </w:tcPr>
          <w:p w14:paraId="29645F24"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w:t>
            </w:r>
            <w:proofErr w:type="spellStart"/>
            <w:r w:rsidRPr="00804590">
              <w:rPr>
                <w:rFonts w:ascii="Times New Roman" w:hAnsi="Times New Roman" w:cs="Times New Roman"/>
                <w:lang w:val="en-US"/>
              </w:rPr>
              <w:t>s.d.</w:t>
            </w:r>
            <w:proofErr w:type="spellEnd"/>
            <w:r w:rsidRPr="00804590">
              <w:rPr>
                <w:rFonts w:ascii="Times New Roman" w:hAnsi="Times New Roman" w:cs="Times New Roman"/>
                <w:lang w:val="en-US"/>
              </w:rPr>
              <w:t xml:space="preserve"> of species mass coefficients)</w:t>
            </w:r>
          </w:p>
        </w:tc>
        <w:tc>
          <w:tcPr>
            <w:tcW w:w="2073" w:type="dxa"/>
          </w:tcPr>
          <w:p w14:paraId="0AA29FE7"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U(0, 10)</m:t>
                </m:r>
              </m:oMath>
            </m:oMathPara>
          </w:p>
        </w:tc>
      </w:tr>
      <w:tr w:rsidR="000F2DF5" w:rsidRPr="00804590" w14:paraId="2F912213" w14:textId="77777777" w:rsidTr="00DD3F8F">
        <w:tc>
          <w:tcPr>
            <w:cnfStyle w:val="001000000000" w:firstRow="0" w:lastRow="0" w:firstColumn="1" w:lastColumn="0" w:oddVBand="0" w:evenVBand="0" w:oddHBand="0" w:evenHBand="0" w:firstRowFirstColumn="0" w:firstRowLastColumn="0" w:lastRowFirstColumn="0" w:lastRowLastColumn="0"/>
            <w:tcW w:w="1651" w:type="dxa"/>
            <w:vMerge/>
          </w:tcPr>
          <w:p w14:paraId="0D3E8307" w14:textId="77777777" w:rsidR="000F2DF5" w:rsidRPr="00804590" w:rsidRDefault="000F2DF5" w:rsidP="00DD3F8F">
            <w:pPr>
              <w:spacing w:line="360" w:lineRule="auto"/>
              <w:contextualSpacing/>
              <w:rPr>
                <w:rFonts w:ascii="Times New Roman" w:hAnsi="Times New Roman" w:cs="Times New Roman"/>
              </w:rPr>
            </w:pPr>
          </w:p>
        </w:tc>
        <w:tc>
          <w:tcPr>
            <w:tcW w:w="1384" w:type="dxa"/>
          </w:tcPr>
          <w:p w14:paraId="32356123"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r>
                  <w:rPr>
                    <w:rFonts w:ascii="Cambria Math" w:hAnsi="Cambria Math" w:cs="Times New Roman"/>
                  </w:rPr>
                  <m:t>σ</m:t>
                </m:r>
              </m:oMath>
            </m:oMathPara>
          </w:p>
        </w:tc>
        <w:tc>
          <w:tcPr>
            <w:tcW w:w="3908" w:type="dxa"/>
          </w:tcPr>
          <w:p w14:paraId="44DC3B07"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04590">
              <w:rPr>
                <w:rFonts w:ascii="Times New Roman" w:hAnsi="Times New Roman" w:cs="Times New Roman"/>
              </w:rPr>
              <w:t>Parameter (s.d.)</w:t>
            </w:r>
          </w:p>
        </w:tc>
        <w:tc>
          <w:tcPr>
            <w:tcW w:w="2073" w:type="dxa"/>
          </w:tcPr>
          <w:p w14:paraId="4FD1680A" w14:textId="77777777" w:rsidR="000F2DF5" w:rsidRPr="00804590" w:rsidRDefault="000F2DF5" w:rsidP="00DD3F8F">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U(0, 10)</m:t>
                </m:r>
              </m:oMath>
            </m:oMathPara>
          </w:p>
        </w:tc>
      </w:tr>
    </w:tbl>
    <w:p w14:paraId="449B39DC" w14:textId="77777777" w:rsidR="000F2DF5" w:rsidRPr="00972C7F" w:rsidRDefault="000F2DF5" w:rsidP="002E3379">
      <w:pPr>
        <w:spacing w:line="480" w:lineRule="auto"/>
        <w:contextualSpacing/>
        <w:jc w:val="both"/>
        <w:rPr>
          <w:rFonts w:cstheme="minorHAnsi"/>
          <w:b/>
          <w:lang w:val="en-GB"/>
        </w:rPr>
      </w:pPr>
    </w:p>
    <w:p w14:paraId="5BEE9BF3" w14:textId="77777777" w:rsidR="006C36C4" w:rsidRDefault="008255F4" w:rsidP="009F321A">
      <w:pPr>
        <w:pageBreakBefore/>
        <w:spacing w:line="480" w:lineRule="auto"/>
        <w:contextualSpacing/>
        <w:jc w:val="both"/>
        <w:rPr>
          <w:rFonts w:cstheme="minorHAnsi"/>
          <w:b/>
          <w:lang w:val="en-GB"/>
        </w:rPr>
      </w:pPr>
      <w:r>
        <w:rPr>
          <w:rFonts w:cstheme="minorHAnsi"/>
          <w:b/>
          <w:lang w:val="en-GB"/>
        </w:rPr>
        <w:lastRenderedPageBreak/>
        <w:t>Results</w:t>
      </w:r>
    </w:p>
    <w:p w14:paraId="271054CB" w14:textId="33051E11" w:rsidR="00240750" w:rsidRPr="007B5702" w:rsidRDefault="006C36C4" w:rsidP="006C36C4">
      <w:pPr>
        <w:spacing w:line="480" w:lineRule="auto"/>
        <w:contextualSpacing/>
        <w:jc w:val="both"/>
        <w:rPr>
          <w:rFonts w:cstheme="minorHAnsi"/>
          <w:bCs/>
          <w:i/>
          <w:iCs/>
        </w:rPr>
      </w:pPr>
      <w:r w:rsidRPr="00E906BC">
        <w:rPr>
          <w:rFonts w:cstheme="minorHAnsi"/>
          <w:bCs/>
          <w:i/>
          <w:iCs/>
          <w:lang w:val="en-GB"/>
        </w:rPr>
        <w:t>B</w:t>
      </w:r>
      <w:r w:rsidR="00240750" w:rsidRPr="00E906BC">
        <w:rPr>
          <w:rFonts w:cstheme="minorHAnsi"/>
          <w:bCs/>
          <w:i/>
          <w:iCs/>
          <w:lang w:val="en-GB"/>
        </w:rPr>
        <w:t>elow peak temperatures</w:t>
      </w:r>
    </w:p>
    <w:p w14:paraId="2F9A5CE5" w14:textId="10A72DA8" w:rsidR="00F85DA2" w:rsidRDefault="00BA36C3" w:rsidP="00B76DA8">
      <w:pPr>
        <w:spacing w:line="480" w:lineRule="auto"/>
        <w:contextualSpacing/>
        <w:jc w:val="both"/>
        <w:rPr>
          <w:rFonts w:eastAsiaTheme="minorEastAsia" w:cstheme="minorHAnsi"/>
          <w:lang w:val="en-GB"/>
        </w:rPr>
      </w:pPr>
      <w:r>
        <w:rPr>
          <w:rFonts w:cstheme="minorHAnsi"/>
          <w:lang w:val="en-GB"/>
        </w:rPr>
        <w:t>At below peak temperatures, t</w:t>
      </w:r>
      <w:r w:rsidR="00F85DA2" w:rsidRPr="00310C9B">
        <w:rPr>
          <w:rFonts w:cstheme="minorHAnsi"/>
          <w:lang w:val="en-GB"/>
        </w:rPr>
        <w:t xml:space="preserve">he </w:t>
      </w:r>
      <w:r w:rsidR="00F85DA2" w:rsidRPr="00972C7F">
        <w:rPr>
          <w:rFonts w:cstheme="minorHAnsi"/>
          <w:lang w:val="en-GB"/>
        </w:rPr>
        <w:t xml:space="preserve">intraspecific mass- and temperature dependence of </w:t>
      </w:r>
      <w:commentRangeStart w:id="236"/>
      <w:commentRangeStart w:id="237"/>
      <w:r w:rsidR="00F85DA2" w:rsidRPr="00972C7F">
        <w:rPr>
          <w:rFonts w:cstheme="minorHAnsi"/>
          <w:lang w:val="en-GB"/>
        </w:rPr>
        <w:t>specific</w:t>
      </w:r>
      <w:commentRangeEnd w:id="236"/>
      <w:r w:rsidR="0033715E">
        <w:rPr>
          <w:rStyle w:val="CommentReference"/>
        </w:rPr>
        <w:commentReference w:id="236"/>
      </w:r>
      <w:commentRangeEnd w:id="237"/>
      <w:r w:rsidR="00052F18">
        <w:rPr>
          <w:rStyle w:val="CommentReference"/>
        </w:rPr>
        <w:commentReference w:id="237"/>
      </w:r>
      <w:r w:rsidR="00F85DA2" w:rsidRPr="00972C7F">
        <w:rPr>
          <w:rFonts w:cstheme="minorHAnsi"/>
          <w:lang w:val="en-GB"/>
        </w:rPr>
        <w:t xml:space="preserve"> growth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=0.5-0.36</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-0.74</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0.0046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4559BC">
        <w:rPr>
          <w:rFonts w:eastAsiaTheme="minorEastAsia" w:cstheme="minorHAnsi"/>
          <w:lang w:val="en-GB"/>
        </w:rPr>
        <w:t xml:space="preserve"> (Fig. </w:t>
      </w:r>
      <w:r w:rsidR="003336DC">
        <w:rPr>
          <w:rFonts w:eastAsiaTheme="minorEastAsia" w:cstheme="minorHAnsi"/>
          <w:lang w:val="en-GB"/>
        </w:rPr>
        <w:t>1</w:t>
      </w:r>
      <w:r w:rsidR="002D4BEE" w:rsidRPr="004559BC">
        <w:rPr>
          <w:rFonts w:eastAsiaTheme="minorEastAsia" w:cstheme="minorHAnsi"/>
          <w:lang w:val="en-GB"/>
        </w:rPr>
        <w:t>)</w:t>
      </w:r>
      <w:r w:rsidR="00F85DA2" w:rsidRPr="00972C7F">
        <w:rPr>
          <w:rFonts w:cstheme="minorHAnsi"/>
          <w:lang w:val="en-GB"/>
        </w:rPr>
        <w:t xml:space="preserve">. </w:t>
      </w:r>
      <w:r w:rsidR="00726633">
        <w:rPr>
          <w:rFonts w:cstheme="minorHAnsi"/>
          <w:lang w:val="en-GB"/>
        </w:rPr>
        <w:t>The parameters are posterior median</w:t>
      </w:r>
      <w:r w:rsidR="008D193D">
        <w:rPr>
          <w:rFonts w:cstheme="minorHAnsi"/>
          <w:lang w:val="en-GB"/>
        </w:rPr>
        <w:t>s of the global parameters, thus representing an average</w:t>
      </w:r>
      <w:r w:rsidR="005F0378">
        <w:rPr>
          <w:rFonts w:cstheme="minorHAnsi"/>
          <w:lang w:val="en-GB"/>
        </w:rPr>
        <w:t xml:space="preserve">, unmeasured </w:t>
      </w:r>
      <w:r w:rsidR="008D193D">
        <w:rPr>
          <w:rFonts w:cstheme="minorHAnsi"/>
          <w:lang w:val="en-GB"/>
        </w:rPr>
        <w:t>fish.</w:t>
      </w:r>
      <w:r w:rsidR="00726633">
        <w:rPr>
          <w:rFonts w:cstheme="minorHAnsi"/>
          <w:lang w:val="en-GB"/>
        </w:rPr>
        <w:t xml:space="preserve"> </w:t>
      </w:r>
      <w:r w:rsidR="00747160">
        <w:rPr>
          <w:rFonts w:eastAsiaTheme="minorEastAsia" w:cstheme="minorHAnsi"/>
          <w:lang w:val="en-GB"/>
        </w:rPr>
        <w:t>T</w:t>
      </w:r>
      <w:r w:rsidR="00F85DA2" w:rsidRPr="00972C7F">
        <w:rPr>
          <w:rFonts w:eastAsiaTheme="minorEastAsia" w:cstheme="minorHAnsi"/>
          <w:lang w:val="en-GB"/>
        </w:rPr>
        <w:t xml:space="preserve">he </w:t>
      </w:r>
      <w:r w:rsidR="00F85DA2" w:rsidRPr="004559BC">
        <w:rPr>
          <w:rFonts w:eastAsiaTheme="minorEastAsia" w:cstheme="minorHAnsi"/>
          <w:lang w:val="en-GB"/>
        </w:rPr>
        <w:t xml:space="preserve">estimated </w:t>
      </w:r>
      <w:r w:rsidR="00F85DA2" w:rsidRPr="00972C7F">
        <w:rPr>
          <w:rFonts w:eastAsiaTheme="minorEastAsia" w:cstheme="minorHAnsi"/>
          <w:lang w:val="en-GB"/>
        </w:rPr>
        <w:t xml:space="preserve">interaction </w:t>
      </w:r>
      <w:r w:rsidR="00F85DA2" w:rsidRPr="004559BC">
        <w:rPr>
          <w:rFonts w:eastAsiaTheme="minorEastAsia" w:cstheme="minorHAnsi"/>
          <w:lang w:val="en-GB"/>
        </w:rPr>
        <w:t xml:space="preserve">coefficient is </w:t>
      </w:r>
      <w:r w:rsidR="003D6063">
        <w:rPr>
          <w:rFonts w:eastAsiaTheme="minorEastAsia" w:cstheme="minorHAnsi"/>
          <w:lang w:val="en-GB"/>
        </w:rPr>
        <w:t xml:space="preserve">both </w:t>
      </w:r>
      <w:r w:rsidR="00B80FF6">
        <w:rPr>
          <w:rFonts w:eastAsiaTheme="minorEastAsia" w:cstheme="minorHAnsi"/>
          <w:lang w:val="en-GB"/>
        </w:rPr>
        <w:t xml:space="preserve">small and </w:t>
      </w:r>
      <w:r w:rsidR="001B5BAF" w:rsidRPr="004559BC">
        <w:rPr>
          <w:rFonts w:eastAsiaTheme="minorEastAsia" w:cstheme="minorHAnsi"/>
          <w:lang w:val="en-GB"/>
        </w:rPr>
        <w:t>uncertain</w:t>
      </w:r>
      <w:r w:rsidR="005F09E2">
        <w:rPr>
          <w:rFonts w:eastAsiaTheme="minorEastAsia" w:cstheme="minorHAnsi"/>
          <w:lang w:val="en-GB"/>
        </w:rPr>
        <w:t>,</w:t>
      </w:r>
      <w:r w:rsidR="00F85DA2" w:rsidRPr="00972C7F">
        <w:rPr>
          <w:rFonts w:eastAsiaTheme="minorEastAsia" w:cstheme="minorHAnsi"/>
          <w:lang w:val="en-GB"/>
        </w:rPr>
        <w:t xml:space="preserve"> and </w:t>
      </w:r>
      <w:r w:rsidR="00F85DA2" w:rsidRPr="004559BC">
        <w:rPr>
          <w:rFonts w:eastAsiaTheme="minorEastAsia" w:cstheme="minorHAnsi"/>
          <w:lang w:val="en-GB"/>
        </w:rPr>
        <w:t>only leads to marginal</w:t>
      </w:r>
      <w:r w:rsidR="00CD10D6">
        <w:rPr>
          <w:rFonts w:eastAsiaTheme="minorEastAsia" w:cstheme="minorHAnsi"/>
          <w:lang w:val="en-GB"/>
        </w:rPr>
        <w:t>ly</w:t>
      </w:r>
      <w:r w:rsidR="00F85DA2" w:rsidRPr="004559BC">
        <w:rPr>
          <w:rFonts w:eastAsiaTheme="minorEastAsia" w:cstheme="minorHAnsi"/>
          <w:lang w:val="en-GB"/>
        </w:rPr>
        <w:t xml:space="preserve"> better fits to data </w:t>
      </w:r>
      <w:r w:rsidR="00A661B8">
        <w:rPr>
          <w:rFonts w:eastAsiaTheme="minorEastAsia" w:cstheme="minorHAnsi"/>
          <w:lang w:val="en-GB"/>
        </w:rPr>
        <w:t xml:space="preserve">compared to the model without the interactions </w:t>
      </w:r>
      <w:r w:rsidR="00F85DA2" w:rsidRPr="004559BC">
        <w:rPr>
          <w:rFonts w:eastAsiaTheme="minorEastAsia" w:cstheme="minorHAnsi"/>
          <w:lang w:val="en-GB"/>
        </w:rPr>
        <w:t>(</w:t>
      </w:r>
      <m:oMath>
        <m:r>
          <m:rPr>
            <m:sty m:val="p"/>
          </m:rPr>
          <w:rPr>
            <w:rFonts w:ascii="Cambria Math" w:eastAsiaTheme="minorEastAsia" w:hAnsi="Cambria Math" w:cstheme="minorHAnsi"/>
          </w:rPr>
          <m:t>Δ</m:t>
        </m:r>
      </m:oMath>
      <w:r w:rsidR="00F85DA2" w:rsidRPr="004559BC">
        <w:rPr>
          <w:rFonts w:eastAsiaTheme="minorEastAsia" w:cstheme="minorHAnsi"/>
          <w:lang w:val="en-GB"/>
        </w:rPr>
        <w:t xml:space="preserve">WAIC </w:t>
      </w:r>
      <w:r w:rsidR="005F09E2" w:rsidRPr="004559BC">
        <w:rPr>
          <w:rFonts w:eastAsiaTheme="minorEastAsia" w:cstheme="minorHAnsi"/>
          <w:lang w:val="en-GB"/>
        </w:rPr>
        <w:t>of the</w:t>
      </w:r>
      <w:r w:rsidR="00F85DA2" w:rsidRPr="004559BC">
        <w:rPr>
          <w:rFonts w:eastAsiaTheme="minorEastAsia" w:cstheme="minorHAnsi"/>
          <w:lang w:val="en-GB"/>
        </w:rPr>
        <w:t xml:space="preserve"> model without interaction</w:t>
      </w:r>
      <w:r w:rsidR="007909F5">
        <w:rPr>
          <w:rFonts w:eastAsiaTheme="minorEastAsia" w:cstheme="minorHAnsi"/>
          <w:lang w:val="en-GB"/>
        </w:rPr>
        <w:t xml:space="preserve">, </w:t>
      </w:r>
      <w:r w:rsidR="005F09E2" w:rsidRPr="004559BC">
        <w:rPr>
          <w:rFonts w:eastAsiaTheme="minorEastAsia" w:cstheme="minorHAnsi"/>
          <w:lang w:val="en-GB"/>
        </w:rPr>
        <w:t>M5</w:t>
      </w:r>
      <w:r w:rsidR="007909F5">
        <w:rPr>
          <w:rFonts w:eastAsiaTheme="minorEastAsia" w:cstheme="minorHAnsi"/>
          <w:lang w:val="en-GB"/>
        </w:rPr>
        <w:t>,</w:t>
      </w:r>
      <w:r w:rsidR="005F09E2" w:rsidRPr="004559BC">
        <w:rPr>
          <w:rFonts w:eastAsiaTheme="minorEastAsia" w:cstheme="minorHAnsi"/>
          <w:lang w:val="en-GB"/>
        </w:rPr>
        <w:t xml:space="preserve"> is 2.4</w:t>
      </w:r>
      <w:r w:rsidR="00EF102B">
        <w:rPr>
          <w:rFonts w:eastAsiaTheme="minorEastAsia" w:cstheme="minorHAnsi"/>
          <w:lang w:val="en-GB"/>
        </w:rPr>
        <w:t>;</w:t>
      </w:r>
      <w:r w:rsidR="00F85DA2" w:rsidRPr="004559BC">
        <w:rPr>
          <w:rFonts w:eastAsiaTheme="minorEastAsia" w:cstheme="minorHAnsi"/>
          <w:lang w:val="en-GB"/>
        </w:rPr>
        <w:t xml:space="preserve"> Table 2)</w:t>
      </w:r>
      <w:r w:rsidR="00F85DA2" w:rsidRPr="00972C7F">
        <w:rPr>
          <w:rFonts w:eastAsiaTheme="minorEastAsia" w:cstheme="minorHAnsi"/>
          <w:lang w:val="en-GB"/>
        </w:rPr>
        <w:t xml:space="preserve">. </w:t>
      </w:r>
      <w:r w:rsidR="00CD10D6">
        <w:rPr>
          <w:rFonts w:eastAsiaTheme="minorEastAsia" w:cstheme="minorHAnsi"/>
          <w:lang w:val="en-GB"/>
        </w:rPr>
        <w:t xml:space="preserve">The </w:t>
      </w:r>
      <w:r w:rsidR="00202876">
        <w:rPr>
          <w:rFonts w:eastAsiaTheme="minorEastAsia" w:cstheme="minorHAnsi"/>
          <w:lang w:val="en-GB"/>
        </w:rPr>
        <w:t>estimate</w:t>
      </w:r>
      <w:r w:rsidR="00CD10D6">
        <w:rPr>
          <w:rFonts w:eastAsiaTheme="minorEastAsia" w:cstheme="minorHAnsi"/>
          <w:lang w:val="en-GB"/>
        </w:rPr>
        <w:t>d</w:t>
      </w:r>
      <w:r w:rsidR="00A77899">
        <w:rPr>
          <w:rFonts w:eastAsiaTheme="minorEastAsia" w:cstheme="minorHAnsi"/>
          <w:lang w:val="en-GB"/>
        </w:rPr>
        <w:t xml:space="preserve"> interaction</w:t>
      </w:r>
      <w:r w:rsidR="00CD10D6">
        <w:rPr>
          <w:rFonts w:eastAsiaTheme="minorEastAsia" w:cstheme="minorHAnsi"/>
          <w:lang w:val="en-GB"/>
        </w:rPr>
        <w:t xml:space="preserve"> coefficient</w:t>
      </w:r>
      <w:r w:rsidR="00202876">
        <w:rPr>
          <w:rFonts w:eastAsiaTheme="minorEastAsia" w:cstheme="minorHAnsi"/>
          <w:lang w:val="en-GB"/>
        </w:rPr>
        <w:t xml:space="preserve"> </w:t>
      </w:r>
      <w:r w:rsidR="00CD10D6">
        <w:rPr>
          <w:rFonts w:eastAsiaTheme="minorEastAsia" w:cstheme="minorHAnsi"/>
          <w:lang w:val="en-GB"/>
        </w:rPr>
        <w:t>is</w:t>
      </w:r>
      <w:r w:rsidR="00202876">
        <w:rPr>
          <w:rFonts w:eastAsiaTheme="minorEastAsia" w:cstheme="minorHAnsi"/>
          <w:lang w:val="en-GB"/>
        </w:rPr>
        <w:t xml:space="preserve"> </w:t>
      </w:r>
      <w:r w:rsidR="00202876" w:rsidRPr="004559BC">
        <w:rPr>
          <w:rFonts w:eastAsiaTheme="minorEastAsia" w:cstheme="minorHAnsi"/>
          <w:lang w:val="en-GB"/>
        </w:rPr>
        <w:t>0.0</w:t>
      </w:r>
      <w:r w:rsidR="00202876">
        <w:rPr>
          <w:rFonts w:eastAsiaTheme="minorEastAsia" w:cstheme="minorHAnsi"/>
          <w:lang w:val="en-GB"/>
        </w:rPr>
        <w:t>046</w:t>
      </w:r>
      <w:r w:rsidR="00202876" w:rsidRPr="004559BC">
        <w:rPr>
          <w:rFonts w:eastAsiaTheme="minorEastAsia" w:cstheme="minorHAnsi"/>
          <w:lang w:val="en-GB"/>
        </w:rPr>
        <w:t xml:space="preserve"> [-0.</w:t>
      </w:r>
      <w:r w:rsidR="00202876">
        <w:rPr>
          <w:rFonts w:eastAsiaTheme="minorEastAsia" w:cstheme="minorHAnsi"/>
          <w:lang w:val="en-GB"/>
        </w:rPr>
        <w:t>064</w:t>
      </w:r>
      <w:r w:rsidR="00202876" w:rsidRPr="004559BC">
        <w:rPr>
          <w:rFonts w:eastAsiaTheme="minorEastAsia" w:cstheme="minorHAnsi"/>
          <w:lang w:val="en-GB"/>
        </w:rPr>
        <w:t>, 0.0</w:t>
      </w:r>
      <w:r w:rsidR="00202876">
        <w:rPr>
          <w:rFonts w:eastAsiaTheme="minorEastAsia" w:cstheme="minorHAnsi"/>
          <w:lang w:val="en-GB"/>
        </w:rPr>
        <w:t>75</w:t>
      </w:r>
      <w:r w:rsidR="00202876" w:rsidRPr="004559BC">
        <w:rPr>
          <w:rFonts w:eastAsiaTheme="minorEastAsia" w:cstheme="minorHAnsi"/>
          <w:lang w:val="en-GB"/>
        </w:rPr>
        <w:t>]</w:t>
      </w:r>
      <w:r w:rsidR="00202876">
        <w:rPr>
          <w:rFonts w:eastAsiaTheme="minorEastAsia" w:cstheme="minorHAnsi"/>
          <w:lang w:val="en-GB"/>
        </w:rPr>
        <w:t xml:space="preserve">, where </w:t>
      </w:r>
      <w:r w:rsidR="00202876" w:rsidRPr="00310C9B">
        <w:rPr>
          <w:rFonts w:eastAsiaTheme="minorEastAsia" w:cstheme="minorHAnsi"/>
          <w:lang w:val="en-GB"/>
        </w:rPr>
        <w:t xml:space="preserve">Bayesian 95% credible intervals </w:t>
      </w:r>
      <w:r w:rsidR="00202876">
        <w:rPr>
          <w:rFonts w:eastAsiaTheme="minorEastAsia" w:cstheme="minorHAnsi"/>
          <w:lang w:val="en-GB"/>
        </w:rPr>
        <w:t xml:space="preserve">are </w:t>
      </w:r>
      <w:r w:rsidR="00202876" w:rsidRPr="00310C9B">
        <w:rPr>
          <w:rFonts w:eastAsiaTheme="minorEastAsia" w:cstheme="minorHAnsi"/>
          <w:lang w:val="en-GB"/>
        </w:rPr>
        <w:t>indicated in square brackets</w:t>
      </w:r>
      <w:r w:rsidR="00202876">
        <w:rPr>
          <w:rFonts w:eastAsiaTheme="minorEastAsia" w:cstheme="minorHAnsi"/>
          <w:lang w:val="en-GB"/>
        </w:rPr>
        <w:t xml:space="preserve">. </w:t>
      </w:r>
      <w:r w:rsidR="002B5DD5">
        <w:rPr>
          <w:rFonts w:eastAsiaTheme="minorEastAsia" w:cstheme="minorHAnsi"/>
          <w:lang w:val="en-GB"/>
        </w:rPr>
        <w:t xml:space="preserve">The </w:t>
      </w:r>
      <w:r w:rsidR="00F85DA2" w:rsidRPr="00972C7F">
        <w:rPr>
          <w:rFonts w:eastAsiaTheme="minorEastAsia" w:cstheme="minorHAnsi"/>
          <w:lang w:val="en-GB"/>
        </w:rPr>
        <w:t xml:space="preserve">mass exponent of growth </w:t>
      </w:r>
      <w:r w:rsidR="002B5DD5">
        <w:rPr>
          <w:rFonts w:eastAsiaTheme="minorEastAsia" w:cstheme="minorHAnsi"/>
          <w:lang w:val="en-GB"/>
        </w:rPr>
        <w:t xml:space="preserve">is estimated to </w:t>
      </w:r>
      <w:r w:rsidR="00F85DA2" w:rsidRPr="00972C7F">
        <w:rPr>
          <w:rFonts w:eastAsiaTheme="minorEastAsia" w:cstheme="minorHAnsi"/>
          <w:lang w:val="en-GB"/>
        </w:rPr>
        <w:t>be -0.3</w:t>
      </w:r>
      <w:r w:rsidR="002C74CA">
        <w:rPr>
          <w:rFonts w:eastAsiaTheme="minorEastAsia" w:cstheme="minorHAnsi"/>
          <w:lang w:val="en-GB"/>
        </w:rPr>
        <w:t>6</w:t>
      </w:r>
      <w:r w:rsidR="00F85DA2" w:rsidRPr="00972C7F">
        <w:rPr>
          <w:rFonts w:eastAsiaTheme="minorEastAsia" w:cstheme="minorHAnsi"/>
          <w:lang w:val="en-GB"/>
        </w:rPr>
        <w:t xml:space="preserve"> [-0.</w:t>
      </w:r>
      <w:r w:rsidR="00905F7B">
        <w:rPr>
          <w:rFonts w:eastAsiaTheme="minorEastAsia" w:cstheme="minorHAnsi"/>
          <w:lang w:val="en-GB"/>
        </w:rPr>
        <w:t>5</w:t>
      </w:r>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w:t>
      </w:r>
      <w:r w:rsidR="00905F7B">
        <w:rPr>
          <w:rFonts w:eastAsiaTheme="minorEastAsia" w:cstheme="minorHAnsi"/>
          <w:lang w:val="en-GB"/>
        </w:rPr>
        <w:t>2</w:t>
      </w:r>
      <w:r w:rsidR="00483907">
        <w:rPr>
          <w:rFonts w:eastAsiaTheme="minorEastAsia" w:cstheme="minorHAnsi"/>
          <w:lang w:val="en-GB"/>
        </w:rPr>
        <w:t>3</w:t>
      </w:r>
      <w:r w:rsidR="00F85DA2" w:rsidRPr="00972C7F">
        <w:rPr>
          <w:rFonts w:eastAsiaTheme="minorEastAsia" w:cstheme="minorHAnsi"/>
          <w:lang w:val="en-GB"/>
        </w:rPr>
        <w:t>]</w:t>
      </w:r>
      <w:r w:rsidR="00851EDB">
        <w:rPr>
          <w:rFonts w:eastAsiaTheme="minorEastAsia" w:cstheme="minorHAnsi"/>
          <w:lang w:val="en-GB"/>
        </w:rPr>
        <w:t xml:space="preserve"> and t</w:t>
      </w:r>
      <w:r w:rsidR="00F85DA2" w:rsidRPr="00972C7F">
        <w:rPr>
          <w:rFonts w:eastAsiaTheme="minorEastAsia" w:cstheme="minorHAnsi"/>
          <w:lang w:val="en-GB"/>
        </w:rPr>
        <w:t>he activation energy</w:t>
      </w:r>
      <w:r w:rsidR="00923128">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ub>
        </m:sSub>
      </m:oMath>
      <w:r w:rsidR="00923128">
        <w:rPr>
          <w:rFonts w:eastAsiaTheme="minorEastAsia" w:cstheme="minorHAnsi"/>
          <w:lang w:val="en-GB"/>
        </w:rPr>
        <w:t>)</w:t>
      </w:r>
      <w:r w:rsidR="00F85DA2" w:rsidRPr="00972C7F">
        <w:rPr>
          <w:rFonts w:eastAsiaTheme="minorEastAsia" w:cstheme="minorHAnsi"/>
          <w:lang w:val="en-GB"/>
        </w:rPr>
        <w:t xml:space="preserve"> of growth </w:t>
      </w:r>
      <w:r w:rsidR="00F85DA2" w:rsidRPr="004559BC">
        <w:rPr>
          <w:rFonts w:eastAsiaTheme="minorEastAsia" w:cstheme="minorHAnsi"/>
          <w:lang w:val="en-GB"/>
        </w:rPr>
        <w:t xml:space="preserve">is estimated </w:t>
      </w:r>
      <w:r w:rsidR="00F85DA2" w:rsidRPr="00972C7F">
        <w:rPr>
          <w:rFonts w:eastAsiaTheme="minorEastAsia" w:cstheme="minorHAnsi"/>
          <w:lang w:val="en-GB"/>
        </w:rPr>
        <w:t>to be 0.7</w:t>
      </w:r>
      <w:r w:rsidR="001176F2">
        <w:rPr>
          <w:rFonts w:eastAsiaTheme="minorEastAsia" w:cstheme="minorHAnsi"/>
          <w:lang w:val="en-GB"/>
        </w:rPr>
        <w:t>4</w:t>
      </w:r>
      <w:r w:rsidR="00F85DA2" w:rsidRPr="00972C7F">
        <w:rPr>
          <w:rFonts w:eastAsiaTheme="minorEastAsia" w:cstheme="minorHAnsi"/>
          <w:lang w:val="en-GB"/>
        </w:rPr>
        <w:t xml:space="preserve"> [0.9</w:t>
      </w:r>
      <w:r w:rsidR="00F03C2C">
        <w:rPr>
          <w:rFonts w:eastAsiaTheme="minorEastAsia" w:cstheme="minorHAnsi"/>
          <w:lang w:val="en-GB"/>
        </w:rPr>
        <w:t>5</w:t>
      </w:r>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0.5</w:t>
      </w:r>
      <w:r w:rsidR="00F03C2C">
        <w:rPr>
          <w:rFonts w:eastAsiaTheme="minorEastAsia" w:cstheme="minorHAnsi"/>
          <w:lang w:val="en-GB"/>
        </w:rPr>
        <w:t>3</w:t>
      </w:r>
      <w:r w:rsidR="00F85DA2" w:rsidRPr="00972C7F">
        <w:rPr>
          <w:rFonts w:eastAsiaTheme="minorEastAsia" w:cstheme="minorHAnsi"/>
          <w:lang w:val="en-GB"/>
        </w:rPr>
        <w:t>]</w:t>
      </w:r>
      <w:r w:rsidR="00F85DA2" w:rsidRPr="004559BC">
        <w:rPr>
          <w:rFonts w:eastAsiaTheme="minorEastAsia" w:cstheme="minorHAnsi"/>
          <w:lang w:val="en-GB"/>
        </w:rPr>
        <w:t xml:space="preserve">. </w:t>
      </w:r>
    </w:p>
    <w:p w14:paraId="0CF9975F" w14:textId="4D164383" w:rsidR="00297FFE" w:rsidRPr="00310C9B" w:rsidRDefault="00297FFE" w:rsidP="00B76DA8">
      <w:pPr>
        <w:spacing w:line="480" w:lineRule="auto"/>
        <w:ind w:firstLine="284"/>
        <w:contextualSpacing/>
        <w:jc w:val="both"/>
        <w:rPr>
          <w:lang w:val="en-GB"/>
        </w:rPr>
      </w:pPr>
      <w:r w:rsidRPr="00972C7F">
        <w:rPr>
          <w:rFonts w:eastAsiaTheme="minorEastAsia" w:cstheme="minorHAnsi"/>
          <w:lang w:val="en-GB"/>
        </w:rPr>
        <w:t>We fin</w:t>
      </w:r>
      <w:r w:rsidRPr="00310C9B">
        <w:rPr>
          <w:rFonts w:eastAsiaTheme="minorEastAsia" w:cstheme="minorHAnsi"/>
          <w:lang w:val="en-GB"/>
        </w:rPr>
        <w:t xml:space="preserve">d that the intraspecific scaling of </w:t>
      </w:r>
      <w:r w:rsidR="003A0501">
        <w:rPr>
          <w:rFonts w:eastAsiaTheme="minorEastAsia" w:cstheme="minorHAnsi"/>
          <w:lang w:val="en-GB"/>
        </w:rPr>
        <w:t xml:space="preserve">mass-specific maximum </w:t>
      </w:r>
      <w:r w:rsidR="003A0501" w:rsidRPr="00310C9B">
        <w:rPr>
          <w:rFonts w:eastAsiaTheme="minorEastAsia" w:cstheme="minorHAnsi"/>
          <w:lang w:val="en-GB"/>
        </w:rPr>
        <w:t xml:space="preserve">consumption </w:t>
      </w:r>
      <w:r w:rsidR="003A0501">
        <w:rPr>
          <w:rFonts w:eastAsiaTheme="minorEastAsia" w:cstheme="minorHAnsi"/>
          <w:lang w:val="en-GB"/>
        </w:rPr>
        <w:t>rate</w:t>
      </w:r>
      <w:r w:rsidR="00BA743C">
        <w:rPr>
          <w:rFonts w:eastAsiaTheme="minorEastAsia" w:cstheme="minorHAnsi"/>
          <w:lang w:val="en-GB"/>
        </w:rPr>
        <w:t xml:space="preserve"> for an average fish</w:t>
      </w:r>
      <w:r w:rsidR="003A0501">
        <w:rPr>
          <w:rFonts w:eastAsiaTheme="minorEastAsia" w:cstheme="minorHAnsi"/>
          <w:lang w:val="en-GB"/>
        </w:rPr>
        <w:t xml:space="preserve"> </w:t>
      </w:r>
      <w:r w:rsidR="00DB415D" w:rsidRPr="00310C9B">
        <w:rPr>
          <w:rFonts w:eastAsiaTheme="minorEastAsia" w:cstheme="minorHAnsi"/>
          <w:lang w:val="en-GB"/>
        </w:rPr>
        <w:t xml:space="preserve">can be described by the equation </w:t>
      </w:r>
      <w:r w:rsidR="003A0501" w:rsidRPr="00310C9B">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=-2.96-0.38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-0.69</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DB415D" w:rsidRPr="00C92C08">
        <w:rPr>
          <w:rFonts w:eastAsiaTheme="minorEastAsia" w:cstheme="minorHAnsi"/>
          <w:lang w:val="en-GB"/>
        </w:rPr>
        <w:t xml:space="preserve"> </w:t>
      </w:r>
      <w:r w:rsidR="003A0501" w:rsidRPr="00310C9B">
        <w:rPr>
          <w:rFonts w:eastAsiaTheme="minorEastAsia" w:cstheme="minorHAnsi"/>
          <w:lang w:val="en-GB"/>
        </w:rPr>
        <w:t xml:space="preserve">(Fig. </w:t>
      </w:r>
      <w:r w:rsidR="003A0501">
        <w:rPr>
          <w:rFonts w:eastAsiaTheme="minorEastAsia" w:cstheme="minorHAnsi"/>
          <w:lang w:val="en-GB"/>
        </w:rPr>
        <w:t>2</w:t>
      </w:r>
      <w:r w:rsidR="003A0501" w:rsidRPr="00310C9B">
        <w:rPr>
          <w:rFonts w:eastAsiaTheme="minorEastAsia" w:cstheme="minorHAnsi"/>
          <w:lang w:val="en-GB"/>
        </w:rPr>
        <w:t xml:space="preserve">). </w:t>
      </w:r>
      <w:r w:rsidR="00DB415D">
        <w:rPr>
          <w:rFonts w:eastAsiaTheme="minorEastAsia" w:cstheme="minorHAnsi"/>
          <w:lang w:val="en-GB"/>
        </w:rPr>
        <w:t>For m</w:t>
      </w:r>
      <w:r w:rsidR="00191401">
        <w:rPr>
          <w:rFonts w:eastAsiaTheme="minorEastAsia" w:cstheme="minorHAnsi"/>
          <w:lang w:val="en-GB"/>
        </w:rPr>
        <w:t xml:space="preserve">ass-specific </w:t>
      </w:r>
      <w:r w:rsidRPr="00310C9B">
        <w:rPr>
          <w:rFonts w:eastAsiaTheme="minorEastAsia" w:cstheme="minorHAnsi"/>
          <w:lang w:val="en-GB"/>
        </w:rPr>
        <w:t>metabolic rate</w:t>
      </w:r>
      <w:r w:rsidR="00DB415D">
        <w:rPr>
          <w:rFonts w:eastAsiaTheme="minorEastAsia" w:cstheme="minorHAnsi"/>
          <w:lang w:val="en-GB"/>
        </w:rPr>
        <w:t>, the relationship is:</w:t>
      </w:r>
      <w:r w:rsidRPr="00310C9B">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=-2.17-0.20</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9740A5">
        <w:rPr>
          <w:rFonts w:eastAsiaTheme="minorEastAsia" w:cstheme="minorHAnsi"/>
          <w:lang w:val="en-GB"/>
        </w:rPr>
        <w:t xml:space="preserve">. </w:t>
      </w:r>
      <w:r w:rsidRPr="00310C9B">
        <w:rPr>
          <w:rFonts w:eastAsiaTheme="minorEastAsia" w:cstheme="minorHAnsi"/>
          <w:lang w:val="en-GB"/>
        </w:rPr>
        <w:t xml:space="preserve">In the model for consumption rate, all coefficients vary by species (M5) whereas for metabolism, all </w:t>
      </w:r>
      <w:r w:rsidR="00C905EC" w:rsidRPr="00310C9B">
        <w:rPr>
          <w:rFonts w:eastAsiaTheme="minorEastAsia" w:cstheme="minorHAnsi"/>
          <w:lang w:val="en-GB"/>
        </w:rPr>
        <w:t>coefficient</w:t>
      </w:r>
      <w:r w:rsidR="00C905EC">
        <w:rPr>
          <w:rFonts w:eastAsiaTheme="minorEastAsia" w:cstheme="minorHAnsi"/>
          <w:lang w:val="en-GB"/>
        </w:rPr>
        <w:t>s</w:t>
      </w:r>
      <w:r w:rsidR="00C905EC" w:rsidRPr="00310C9B">
        <w:rPr>
          <w:rFonts w:eastAsiaTheme="minorEastAsia" w:cstheme="minorHAnsi"/>
          <w:lang w:val="en-GB"/>
        </w:rPr>
        <w:t xml:space="preserve"> </w:t>
      </w:r>
      <w:r w:rsidR="00C905EC">
        <w:rPr>
          <w:rFonts w:eastAsiaTheme="minorEastAsia" w:cstheme="minorHAnsi"/>
          <w:lang w:val="en-GB"/>
        </w:rPr>
        <w:t xml:space="preserve">except </w:t>
      </w:r>
      <w:r w:rsidRPr="00310C9B">
        <w:rPr>
          <w:rFonts w:eastAsiaTheme="minorEastAsia" w:cstheme="minorHAnsi"/>
          <w:lang w:val="en-GB"/>
        </w:rPr>
        <w:t>the interaction</w:t>
      </w:r>
      <w:r w:rsidR="00A77899">
        <w:rPr>
          <w:rFonts w:eastAsiaTheme="minorEastAsia" w:cstheme="minorHAnsi"/>
          <w:lang w:val="en-GB"/>
        </w:rPr>
        <w:t xml:space="preserve"> coefficient</w:t>
      </w:r>
      <w:r w:rsidRPr="00310C9B">
        <w:rPr>
          <w:rFonts w:eastAsiaTheme="minorEastAsia" w:cstheme="minorHAnsi"/>
          <w:lang w:val="en-GB"/>
        </w:rPr>
        <w:t xml:space="preserve"> vary by species (M2) (Table 2). </w:t>
      </w:r>
      <w:r w:rsidR="00A43DB4">
        <w:rPr>
          <w:rFonts w:eastAsiaTheme="minorEastAsia" w:cstheme="minorHAnsi"/>
          <w:lang w:val="en-GB"/>
        </w:rPr>
        <w:t>M</w:t>
      </w:r>
      <w:r w:rsidR="00A43DB4" w:rsidRPr="00310C9B">
        <w:rPr>
          <w:rFonts w:eastAsiaTheme="minorEastAsia" w:cstheme="minorHAnsi"/>
          <w:lang w:val="en-GB"/>
        </w:rPr>
        <w:t xml:space="preserve">aximum consumption </w:t>
      </w:r>
      <w:r w:rsidRPr="00310C9B">
        <w:rPr>
          <w:rFonts w:eastAsiaTheme="minorEastAsia" w:cstheme="minorHAnsi"/>
          <w:lang w:val="en-GB"/>
        </w:rPr>
        <w:t xml:space="preserve">scales with a </w:t>
      </w:r>
      <w:r w:rsidR="00A43DB4">
        <w:rPr>
          <w:rFonts w:eastAsiaTheme="minorEastAsia" w:cstheme="minorHAnsi"/>
          <w:lang w:val="en-GB"/>
        </w:rPr>
        <w:t>smaller</w:t>
      </w:r>
      <w:r w:rsidRPr="00310C9B">
        <w:rPr>
          <w:rFonts w:eastAsiaTheme="minorEastAsia" w:cstheme="minorHAnsi"/>
          <w:lang w:val="en-GB"/>
        </w:rPr>
        <w:t xml:space="preserve"> mass exponent</w:t>
      </w:r>
      <w:r w:rsidR="00A43DB4">
        <w:rPr>
          <w:rFonts w:eastAsiaTheme="minorEastAsia" w:cstheme="minorHAnsi"/>
          <w:lang w:val="en-GB"/>
        </w:rPr>
        <w:t xml:space="preserve"> </w:t>
      </w:r>
      <w:r w:rsidR="00A43DB4" w:rsidRPr="00310C9B">
        <w:rPr>
          <w:rFonts w:eastAsiaTheme="minorEastAsia" w:cstheme="minorHAnsi"/>
          <w:lang w:val="en-GB"/>
        </w:rPr>
        <w:t>(</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38</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45</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30</w:t>
      </w:r>
      <m:oMath>
        <m:r>
          <w:rPr>
            <w:rFonts w:ascii="Cambria Math" w:eastAsiaTheme="minorEastAsia" w:hAnsi="Cambria Math" w:cstheme="minorHAnsi"/>
            <w:lang w:val="en-GB"/>
          </w:rPr>
          <m:t>]</m:t>
        </m:r>
      </m:oMath>
      <w:r w:rsidR="00A43DB4" w:rsidRPr="00310C9B">
        <w:rPr>
          <w:rFonts w:eastAsiaTheme="minorEastAsia" w:cstheme="minorHAnsi"/>
          <w:lang w:val="en-GB"/>
        </w:rPr>
        <w:t>)</w:t>
      </w:r>
      <w:r w:rsidRPr="00310C9B">
        <w:rPr>
          <w:rFonts w:eastAsiaTheme="minorEastAsia" w:cstheme="minorHAnsi"/>
          <w:lang w:val="en-GB"/>
        </w:rPr>
        <w:t xml:space="preserve"> </w:t>
      </w:r>
      <w:r w:rsidR="00CF7D5E">
        <w:rPr>
          <w:rFonts w:eastAsiaTheme="minorEastAsia" w:cstheme="minorHAnsi"/>
          <w:lang w:val="en-GB"/>
        </w:rPr>
        <w:t xml:space="preserve">than </w:t>
      </w:r>
      <w:r w:rsidR="00A43DB4">
        <w:rPr>
          <w:rFonts w:eastAsiaTheme="minorEastAsia" w:cstheme="minorHAnsi"/>
          <w:lang w:val="en-GB"/>
        </w:rPr>
        <w:t>metabolic rate</w:t>
      </w:r>
      <w:r w:rsidR="00CE4E1B">
        <w:rPr>
          <w:rFonts w:eastAsiaTheme="minorEastAsia" w:cstheme="minorHAnsi"/>
          <w:lang w:val="en-GB"/>
        </w:rPr>
        <w:t xml:space="preserve"> </w:t>
      </w:r>
      <w:r w:rsidR="00CE4E1B" w:rsidRPr="00310C9B">
        <w:rPr>
          <w:rFonts w:eastAsiaTheme="minorEastAsia" w:cstheme="minorHAnsi"/>
          <w:lang w:val="en-GB"/>
        </w:rPr>
        <w:t>(</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20</w:t>
      </w:r>
      <w:r w:rsidR="00CE4E1B" w:rsidRPr="00310C9B">
        <w:rPr>
          <w:rFonts w:eastAsiaTheme="minorEastAsia" w:cstheme="minorHAnsi"/>
          <w:lang w:val="en-GB"/>
        </w:rPr>
        <w:t xml:space="preserve"> [</w:t>
      </w:r>
      <w:r w:rsidR="00CE4E1B">
        <w:rPr>
          <w:rFonts w:eastAsiaTheme="minorEastAsia" w:cstheme="minorHAnsi"/>
          <w:lang w:val="en-GB"/>
        </w:rPr>
        <w:t>-</w:t>
      </w:r>
      <w:r w:rsidR="00CE4E1B" w:rsidRPr="00310C9B">
        <w:rPr>
          <w:rFonts w:eastAsiaTheme="minorEastAsia" w:cstheme="minorHAnsi"/>
          <w:lang w:val="en-GB"/>
        </w:rPr>
        <w:t>0.</w:t>
      </w:r>
      <w:r w:rsidR="00CE4E1B">
        <w:rPr>
          <w:rFonts w:eastAsiaTheme="minorEastAsia" w:cstheme="minorHAnsi"/>
          <w:lang w:val="en-GB"/>
        </w:rPr>
        <w:t>25</w:t>
      </w:r>
      <w:r w:rsidR="00CE4E1B" w:rsidRPr="00310C9B">
        <w:rPr>
          <w:rFonts w:eastAsiaTheme="minorEastAsia" w:cstheme="minorHAnsi"/>
          <w:lang w:val="en-GB"/>
        </w:rPr>
        <w:t xml:space="preserve">, </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15</w:t>
      </w:r>
      <w:r w:rsidR="00CE4E1B" w:rsidRPr="00310C9B">
        <w:rPr>
          <w:rFonts w:eastAsiaTheme="minorEastAsia" w:cstheme="minorHAnsi"/>
          <w:lang w:val="en-GB"/>
        </w:rPr>
        <w:t>])</w:t>
      </w:r>
      <w:r w:rsidRPr="00310C9B">
        <w:rPr>
          <w:rFonts w:eastAsiaTheme="minorEastAsia" w:cstheme="minorHAnsi"/>
          <w:lang w:val="en-GB"/>
        </w:rPr>
        <w:t xml:space="preserve">, </w:t>
      </w:r>
      <w:r w:rsidR="00CE4E1B">
        <w:rPr>
          <w:rFonts w:eastAsiaTheme="minorEastAsia" w:cstheme="minorHAnsi"/>
          <w:lang w:val="en-GB"/>
        </w:rPr>
        <w:t>based on</w:t>
      </w:r>
      <w:r w:rsidRPr="00310C9B">
        <w:rPr>
          <w:rFonts w:eastAsiaTheme="minorEastAsia" w:cstheme="minorHAnsi"/>
          <w:lang w:val="en-GB"/>
        </w:rPr>
        <w:t xml:space="preserve"> the </w:t>
      </w:r>
      <w:r w:rsidR="00F153CC">
        <w:rPr>
          <w:rFonts w:eastAsiaTheme="minorEastAsia" w:cstheme="minorHAnsi"/>
          <w:lang w:val="en-GB"/>
        </w:rPr>
        <w:t>non-</w:t>
      </w:r>
      <w:r w:rsidRPr="00310C9B">
        <w:rPr>
          <w:rFonts w:eastAsiaTheme="minorEastAsia" w:cstheme="minorHAnsi"/>
          <w:lang w:val="en-GB"/>
        </w:rPr>
        <w:t xml:space="preserve">overlapping Bayesian 95% credible intervals (Fig. </w:t>
      </w:r>
      <w:r w:rsidR="004A5279">
        <w:rPr>
          <w:rFonts w:eastAsiaTheme="minorEastAsia" w:cstheme="minorHAnsi"/>
          <w:lang w:val="en-GB"/>
        </w:rPr>
        <w:t>3</w:t>
      </w:r>
      <w:r w:rsidRPr="00310C9B">
        <w:rPr>
          <w:rFonts w:eastAsiaTheme="minorEastAsia" w:cstheme="minorHAnsi"/>
          <w:lang w:val="en-GB"/>
        </w:rPr>
        <w:t xml:space="preserve">). This difference implies that </w:t>
      </w:r>
      <w:r w:rsidR="00A362B3">
        <w:rPr>
          <w:rFonts w:eastAsiaTheme="minorEastAsia" w:cstheme="minorHAnsi"/>
          <w:lang w:val="en-GB"/>
        </w:rPr>
        <w:t>metabolic rates increase faster with mass than maximum consumption rates</w:t>
      </w:r>
      <w:r w:rsidRPr="00310C9B">
        <w:rPr>
          <w:rFonts w:eastAsiaTheme="minorEastAsia" w:cstheme="minorHAnsi"/>
          <w:lang w:val="en-GB"/>
        </w:rPr>
        <w:t>. We also find it probable that the mass</w:t>
      </w:r>
      <w:r w:rsidR="00DE5323">
        <w:rPr>
          <w:rFonts w:eastAsiaTheme="minorEastAsia" w:cstheme="minorHAnsi"/>
          <w:lang w:val="en-GB"/>
        </w:rPr>
        <w:t xml:space="preserve">-specific </w:t>
      </w:r>
      <w:r w:rsidRPr="00310C9B">
        <w:rPr>
          <w:rFonts w:eastAsiaTheme="minorEastAsia" w:cstheme="minorHAnsi"/>
          <w:lang w:val="en-GB"/>
        </w:rPr>
        <w:t>scaling exponent</w:t>
      </w:r>
      <w:r w:rsidR="00FB386C">
        <w:rPr>
          <w:rFonts w:eastAsiaTheme="minorEastAsia" w:cstheme="minorHAnsi"/>
          <w:lang w:val="en-GB"/>
        </w:rPr>
        <w:t>s</w:t>
      </w:r>
      <w:r w:rsidRPr="00310C9B">
        <w:rPr>
          <w:rFonts w:eastAsiaTheme="minorEastAsia" w:cstheme="minorHAnsi"/>
          <w:lang w:val="en-GB"/>
        </w:rPr>
        <w:t xml:space="preserve"> differ from </w:t>
      </w:r>
      <w:r w:rsidR="00CD10D6">
        <w:rPr>
          <w:rFonts w:eastAsiaTheme="minorEastAsia" w:cstheme="minorHAnsi"/>
          <w:lang w:val="en-GB"/>
        </w:rPr>
        <w:t>-</w:t>
      </w:r>
      <w:r w:rsidR="00CD10D6" w:rsidRPr="00310C9B">
        <w:rPr>
          <w:rFonts w:eastAsiaTheme="minorEastAsia" w:cstheme="minorHAnsi"/>
          <w:lang w:val="en-GB"/>
        </w:rPr>
        <w:t>0.</w:t>
      </w:r>
      <w:r w:rsidR="00CD10D6">
        <w:rPr>
          <w:rFonts w:eastAsiaTheme="minorEastAsia" w:cstheme="minorHAnsi"/>
          <w:lang w:val="en-GB"/>
        </w:rPr>
        <w:t>2</w:t>
      </w:r>
      <w:r w:rsidR="00CD10D6" w:rsidRPr="00310C9B">
        <w:rPr>
          <w:rFonts w:eastAsiaTheme="minorEastAsia" w:cstheme="minorHAnsi"/>
          <w:lang w:val="en-GB"/>
        </w:rPr>
        <w:t xml:space="preserve">5 </w:t>
      </w:r>
      <w:r w:rsidR="00CD10D6">
        <w:rPr>
          <w:rFonts w:eastAsiaTheme="minorEastAsia" w:cstheme="minorHAnsi"/>
          <w:lang w:val="en-GB"/>
        </w:rPr>
        <w:t xml:space="preserve">as </w:t>
      </w:r>
      <w:r w:rsidRPr="00310C9B">
        <w:rPr>
          <w:rFonts w:eastAsiaTheme="minorEastAsia" w:cstheme="minorHAnsi"/>
          <w:lang w:val="en-GB"/>
        </w:rPr>
        <w:t xml:space="preserve">predicted </w:t>
      </w:r>
      <w:r w:rsidR="00CD10D6">
        <w:rPr>
          <w:rFonts w:eastAsiaTheme="minorEastAsia" w:cstheme="minorHAnsi"/>
          <w:lang w:val="en-GB"/>
        </w:rPr>
        <w:t>by</w:t>
      </w:r>
      <w:r w:rsidRPr="00310C9B">
        <w:rPr>
          <w:rFonts w:eastAsiaTheme="minorEastAsia" w:cstheme="minorHAnsi"/>
          <w:lang w:val="en-GB"/>
        </w:rPr>
        <w:t xml:space="preserve"> the </w:t>
      </w:r>
      <w:r w:rsidR="00626A0E">
        <w:rPr>
          <w:rFonts w:eastAsiaTheme="minorEastAsia" w:cstheme="minorHAnsi"/>
          <w:lang w:val="en-GB"/>
        </w:rPr>
        <w:t>M</w:t>
      </w:r>
      <w:r w:rsidRPr="00310C9B">
        <w:rPr>
          <w:rFonts w:eastAsiaTheme="minorEastAsia" w:cstheme="minorHAnsi"/>
          <w:lang w:val="en-GB"/>
        </w:rPr>
        <w:t xml:space="preserve">etabolic </w:t>
      </w:r>
      <w:r w:rsidR="00626A0E">
        <w:rPr>
          <w:rFonts w:eastAsiaTheme="minorEastAsia" w:cstheme="minorHAnsi"/>
          <w:lang w:val="en-GB"/>
        </w:rPr>
        <w:t>T</w:t>
      </w:r>
      <w:r w:rsidRPr="00310C9B">
        <w:rPr>
          <w:rFonts w:eastAsiaTheme="minorEastAsia" w:cstheme="minorHAnsi"/>
          <w:lang w:val="en-GB"/>
        </w:rPr>
        <w:t xml:space="preserve">heory of </w:t>
      </w:r>
      <w:r w:rsidR="00626A0E">
        <w:rPr>
          <w:rFonts w:eastAsiaTheme="minorEastAsia" w:cstheme="minorHAnsi"/>
          <w:lang w:val="en-GB"/>
        </w:rPr>
        <w:t>E</w:t>
      </w:r>
      <w:r w:rsidRPr="00310C9B">
        <w:rPr>
          <w:rFonts w:eastAsiaTheme="minorEastAsia" w:cstheme="minorHAnsi"/>
          <w:lang w:val="en-GB"/>
        </w:rPr>
        <w:t>cology</w:t>
      </w:r>
      <w:r w:rsidR="00FB386C">
        <w:rPr>
          <w:rFonts w:eastAsiaTheme="minorEastAsia" w:cstheme="minorHAnsi"/>
          <w:lang w:val="en-GB"/>
        </w:rPr>
        <w:t>.</w:t>
      </w:r>
      <w:r w:rsidRPr="00310C9B">
        <w:rPr>
          <w:rFonts w:eastAsiaTheme="minorEastAsia" w:cstheme="minorHAnsi"/>
          <w:lang w:val="en-GB"/>
        </w:rPr>
        <w:t xml:space="preserve"> 99.</w:t>
      </w:r>
      <w:r w:rsidR="00D5351A">
        <w:rPr>
          <w:rFonts w:eastAsiaTheme="minorEastAsia" w:cstheme="minorHAnsi"/>
          <w:lang w:val="en-GB"/>
        </w:rPr>
        <w:t>7</w:t>
      </w:r>
      <w:r w:rsidRPr="00310C9B">
        <w:rPr>
          <w:rFonts w:eastAsiaTheme="minorEastAsia" w:cstheme="minorHAnsi"/>
          <w:lang w:val="en-GB"/>
        </w:rPr>
        <w:t xml:space="preserve">% of the posterior distribution </w:t>
      </w:r>
      <w:r w:rsidR="00EE4693">
        <w:rPr>
          <w:rFonts w:eastAsiaTheme="minorEastAsia" w:cstheme="minorHAnsi"/>
          <w:lang w:val="en-GB"/>
        </w:rPr>
        <w:t>of the mass</w:t>
      </w:r>
      <w:r w:rsidR="008450D7">
        <w:rPr>
          <w:rFonts w:eastAsiaTheme="minorEastAsia" w:cstheme="minorHAnsi"/>
          <w:lang w:val="en-GB"/>
        </w:rPr>
        <w:t xml:space="preserve"> </w:t>
      </w:r>
      <w:r w:rsidR="00EE4693">
        <w:rPr>
          <w:rFonts w:eastAsiaTheme="minorEastAsia" w:cstheme="minorHAnsi"/>
          <w:lang w:val="en-GB"/>
        </w:rPr>
        <w:t xml:space="preserve">exponent of </w:t>
      </w:r>
      <w:r w:rsidR="005E52D4">
        <w:rPr>
          <w:rFonts w:eastAsiaTheme="minorEastAsia" w:cstheme="minorHAnsi"/>
          <w:lang w:val="en-GB"/>
        </w:rPr>
        <w:t xml:space="preserve">maximum </w:t>
      </w:r>
      <w:r w:rsidR="00EE4693">
        <w:rPr>
          <w:rFonts w:eastAsiaTheme="minorEastAsia" w:cstheme="minorHAnsi"/>
          <w:lang w:val="en-GB"/>
        </w:rPr>
        <w:t xml:space="preserve">consumption </w:t>
      </w:r>
      <w:r w:rsidRPr="00310C9B">
        <w:rPr>
          <w:rFonts w:eastAsiaTheme="minorEastAsia" w:cstheme="minorHAnsi"/>
          <w:lang w:val="en-GB"/>
        </w:rPr>
        <w:t xml:space="preserve">is below </w:t>
      </w:r>
      <w:r w:rsidR="009E2DCD">
        <w:rPr>
          <w:rFonts w:eastAsiaTheme="minorEastAsia" w:cstheme="minorHAnsi"/>
          <w:lang w:val="en-GB"/>
        </w:rPr>
        <w:t>-</w:t>
      </w:r>
      <w:r w:rsidRPr="00310C9B">
        <w:rPr>
          <w:rFonts w:eastAsiaTheme="minorEastAsia" w:cstheme="minorHAnsi"/>
          <w:lang w:val="en-GB"/>
        </w:rPr>
        <w:t>0.</w:t>
      </w:r>
      <w:r w:rsidR="009E2DCD">
        <w:rPr>
          <w:rFonts w:eastAsiaTheme="minorEastAsia" w:cstheme="minorHAnsi"/>
          <w:lang w:val="en-GB"/>
        </w:rPr>
        <w:t>2</w:t>
      </w:r>
      <w:r w:rsidRPr="00310C9B">
        <w:rPr>
          <w:rFonts w:eastAsiaTheme="minorEastAsia" w:cstheme="minorHAnsi"/>
          <w:lang w:val="en-GB"/>
        </w:rPr>
        <w:t>5</w:t>
      </w:r>
      <w:r w:rsidR="00496924">
        <w:rPr>
          <w:rFonts w:eastAsiaTheme="minorEastAsia" w:cstheme="minorHAnsi"/>
          <w:lang w:val="en-GB"/>
        </w:rPr>
        <w:t xml:space="preserve"> </w:t>
      </w:r>
      <w:ins w:id="238" w:author="Max Lindmark" w:date="2020-07-30T08:14:00Z">
        <w:r w:rsidR="00C92C08" w:rsidRPr="00AE4A5F">
          <w:rPr>
            <w:lang w:val="en-GB"/>
          </w:rPr>
          <w:t>whereas 96.2% of</w:t>
        </w:r>
        <w:r w:rsidR="00C92C08" w:rsidRPr="0083708F">
          <w:rPr>
            <w:rFonts w:eastAsiaTheme="minorEastAsia" w:cstheme="minorHAnsi"/>
            <w:lang w:val="en-GB"/>
          </w:rPr>
          <w:t xml:space="preserve"> </w:t>
        </w:r>
        <w:r w:rsidR="00C92C08" w:rsidRPr="00310C9B">
          <w:rPr>
            <w:rFonts w:eastAsiaTheme="minorEastAsia" w:cstheme="minorHAnsi"/>
            <w:lang w:val="en-GB"/>
          </w:rPr>
          <w:t xml:space="preserve">the posterior distribution </w:t>
        </w:r>
        <w:r w:rsidR="00C92C08">
          <w:rPr>
            <w:rFonts w:eastAsiaTheme="minorEastAsia" w:cstheme="minorHAnsi"/>
            <w:lang w:val="en-GB"/>
          </w:rPr>
          <w:t xml:space="preserve">of the mass exponent of metabolic rate </w:t>
        </w:r>
        <w:r w:rsidR="00C92C08" w:rsidRPr="00310C9B">
          <w:rPr>
            <w:rFonts w:eastAsiaTheme="minorEastAsia" w:cstheme="minorHAnsi"/>
            <w:lang w:val="en-GB"/>
          </w:rPr>
          <w:t xml:space="preserve">is </w:t>
        </w:r>
        <w:r w:rsidR="00C92C08">
          <w:rPr>
            <w:rFonts w:eastAsiaTheme="minorEastAsia" w:cstheme="minorHAnsi"/>
            <w:lang w:val="en-GB"/>
          </w:rPr>
          <w:t>above</w:t>
        </w:r>
        <w:r w:rsidR="00C92C08" w:rsidRPr="00310C9B">
          <w:rPr>
            <w:rFonts w:eastAsiaTheme="minorEastAsia" w:cstheme="minorHAnsi"/>
            <w:lang w:val="en-GB"/>
          </w:rPr>
          <w:t xml:space="preserve"> </w:t>
        </w:r>
        <w:r w:rsidR="00C92C08">
          <w:rPr>
            <w:rFonts w:eastAsiaTheme="minorEastAsia" w:cstheme="minorHAnsi"/>
            <w:lang w:val="en-GB"/>
          </w:rPr>
          <w:t>-</w:t>
        </w:r>
        <w:r w:rsidR="00C92C08" w:rsidRPr="00310C9B">
          <w:rPr>
            <w:rFonts w:eastAsiaTheme="minorEastAsia" w:cstheme="minorHAnsi"/>
            <w:lang w:val="en-GB"/>
          </w:rPr>
          <w:t>0.</w:t>
        </w:r>
        <w:r w:rsidR="00C92C08">
          <w:rPr>
            <w:rFonts w:eastAsiaTheme="minorEastAsia" w:cstheme="minorHAnsi"/>
            <w:lang w:val="en-GB"/>
          </w:rPr>
          <w:t>2</w:t>
        </w:r>
        <w:r w:rsidR="00C92C08" w:rsidRPr="00310C9B">
          <w:rPr>
            <w:rFonts w:eastAsiaTheme="minorEastAsia" w:cstheme="minorHAnsi"/>
            <w:lang w:val="en-GB"/>
          </w:rPr>
          <w:t>5</w:t>
        </w:r>
      </w:ins>
      <w:commentRangeStart w:id="239"/>
      <w:del w:id="240" w:author="Max Lindmark" w:date="2020-07-30T08:14:00Z">
        <w:r w:rsidR="00496924" w:rsidDel="00C92C08">
          <w:rPr>
            <w:rFonts w:eastAsiaTheme="minorEastAsia" w:cstheme="minorHAnsi"/>
            <w:lang w:val="en-GB"/>
          </w:rPr>
          <w:delText>and the corresponding value for metabolic rate is</w:delText>
        </w:r>
        <w:r w:rsidR="00624C49" w:rsidDel="00C92C08">
          <w:rPr>
            <w:rFonts w:eastAsiaTheme="minorEastAsia" w:cstheme="minorHAnsi"/>
            <w:lang w:val="en-GB"/>
          </w:rPr>
          <w:delText xml:space="preserve"> </w:delText>
        </w:r>
        <w:r w:rsidR="005D4799" w:rsidDel="00C92C08">
          <w:rPr>
            <w:rFonts w:eastAsiaTheme="minorEastAsia" w:cstheme="minorHAnsi"/>
            <w:lang w:val="en-GB"/>
          </w:rPr>
          <w:delText>3.8</w:delText>
        </w:r>
        <w:r w:rsidRPr="00310C9B" w:rsidDel="00C92C08">
          <w:rPr>
            <w:rFonts w:eastAsiaTheme="minorEastAsia" w:cstheme="minorHAnsi"/>
            <w:lang w:val="en-GB"/>
          </w:rPr>
          <w:delText>%</w:delText>
        </w:r>
        <w:commentRangeEnd w:id="239"/>
        <w:r w:rsidR="0083708F" w:rsidDel="00C92C08">
          <w:rPr>
            <w:rStyle w:val="CommentReference"/>
          </w:rPr>
          <w:commentReference w:id="239"/>
        </w:r>
      </w:del>
      <w:r w:rsidRPr="00310C9B">
        <w:rPr>
          <w:rFonts w:eastAsiaTheme="minorEastAsia" w:cstheme="minorHAnsi"/>
          <w:lang w:val="en-GB"/>
        </w:rPr>
        <w:t xml:space="preserve">. </w:t>
      </w:r>
      <w:r w:rsidRPr="00DB064D">
        <w:rPr>
          <w:rFonts w:eastAsiaTheme="minorEastAsia" w:cstheme="minorHAnsi"/>
          <w:lang w:val="en-GB"/>
        </w:rPr>
        <w:t>Activation energies</w:t>
      </w:r>
      <w:r w:rsidRPr="00310C9B">
        <w:rPr>
          <w:rFonts w:eastAsiaTheme="minorEastAsia" w:cstheme="minorHAnsi"/>
          <w:lang w:val="en-GB"/>
        </w:rPr>
        <w:t xml:space="preserve"> of </w:t>
      </w:r>
      <w:r w:rsidR="00CB7909" w:rsidRPr="00310C9B">
        <w:rPr>
          <w:rFonts w:eastAsiaTheme="minorEastAsia" w:cstheme="minorHAnsi"/>
          <w:lang w:val="en-GB"/>
        </w:rPr>
        <w:t>maximum consumption rate</w:t>
      </w:r>
      <w:r w:rsidR="00CB7909">
        <w:rPr>
          <w:rFonts w:eastAsiaTheme="minorEastAsia" w:cstheme="minorHAnsi"/>
          <w:lang w:val="en-GB"/>
        </w:rPr>
        <w:t xml:space="preserve"> </w:t>
      </w:r>
      <w:r w:rsidR="00CB7909">
        <w:rPr>
          <w:rFonts w:eastAsiaTheme="minorEastAsia" w:cstheme="minorHAnsi"/>
          <w:lang w:val="en-GB"/>
        </w:rPr>
        <w:lastRenderedPageBreak/>
        <w:t>and</w:t>
      </w:r>
      <w:r w:rsidR="00CB7909" w:rsidRPr="00310C9B">
        <w:rPr>
          <w:rFonts w:eastAsiaTheme="minorEastAsia" w:cstheme="minorHAnsi"/>
          <w:lang w:val="en-GB"/>
        </w:rPr>
        <w:t xml:space="preserve"> </w:t>
      </w:r>
      <w:r w:rsidRPr="00310C9B">
        <w:rPr>
          <w:rFonts w:eastAsiaTheme="minorEastAsia" w:cstheme="minorHAnsi"/>
          <w:lang w:val="en-GB"/>
        </w:rPr>
        <w:t>metabolism are both similar (</w:t>
      </w:r>
      <w:r w:rsidRPr="00310C9B">
        <w:rPr>
          <w:lang w:val="en-GB"/>
        </w:rPr>
        <w:t>0.6</w:t>
      </w:r>
      <w:r w:rsidR="00110B83">
        <w:rPr>
          <w:lang w:val="en-GB"/>
        </w:rPr>
        <w:t>9</w:t>
      </w:r>
      <w:r w:rsidRPr="00310C9B">
        <w:rPr>
          <w:lang w:val="en-GB"/>
        </w:rPr>
        <w:t xml:space="preserve"> [0.</w:t>
      </w:r>
      <w:r w:rsidR="00292DB4">
        <w:rPr>
          <w:lang w:val="en-GB"/>
        </w:rPr>
        <w:t>54</w:t>
      </w:r>
      <w:r w:rsidR="00E770FA">
        <w:rPr>
          <w:lang w:val="en-GB"/>
        </w:rPr>
        <w:t xml:space="preserve">, </w:t>
      </w:r>
      <w:r w:rsidR="00E770FA" w:rsidRPr="00310C9B">
        <w:rPr>
          <w:lang w:val="en-GB"/>
        </w:rPr>
        <w:t>0.8</w:t>
      </w:r>
      <w:r w:rsidR="00E770FA">
        <w:rPr>
          <w:lang w:val="en-GB"/>
        </w:rPr>
        <w:t>4</w:t>
      </w:r>
      <w:r w:rsidRPr="00310C9B">
        <w:rPr>
          <w:lang w:val="en-GB"/>
        </w:rPr>
        <w:t>]</w:t>
      </w:r>
      <w:r w:rsidR="00CB7909">
        <w:rPr>
          <w:lang w:val="en-GB"/>
        </w:rPr>
        <w:t xml:space="preserve"> and </w:t>
      </w:r>
      <w:r w:rsidR="00CB7909" w:rsidRPr="00310C9B">
        <w:rPr>
          <w:lang w:val="en-GB"/>
        </w:rPr>
        <w:t>0.61 [0.56</w:t>
      </w:r>
      <w:r w:rsidR="00CB7909">
        <w:rPr>
          <w:lang w:val="en-GB"/>
        </w:rPr>
        <w:t xml:space="preserve">, </w:t>
      </w:r>
      <w:r w:rsidR="00CB7909" w:rsidRPr="00310C9B">
        <w:rPr>
          <w:lang w:val="en-GB"/>
        </w:rPr>
        <w:t>0.67]</w:t>
      </w:r>
      <w:r w:rsidRPr="00310C9B">
        <w:rPr>
          <w:lang w:val="en-GB"/>
        </w:rPr>
        <w:t xml:space="preserve"> respectively; Fig. </w:t>
      </w:r>
      <w:r w:rsidR="00B23506">
        <w:rPr>
          <w:lang w:val="en-GB"/>
        </w:rPr>
        <w:t>3</w:t>
      </w:r>
      <w:r w:rsidRPr="00310C9B">
        <w:rPr>
          <w:rFonts w:eastAsiaTheme="minorEastAsia" w:cstheme="minorHAnsi"/>
          <w:lang w:val="en-GB"/>
        </w:rPr>
        <w:t xml:space="preserve">) and largely fall within the prediction from the MTE (0.6-0.7 eV) </w:t>
      </w:r>
      <w:r w:rsidRPr="00310C9B">
        <w:rPr>
          <w:rFonts w:eastAsiaTheme="minorEastAsia" w:cstheme="minorHAnsi"/>
        </w:rPr>
        <w:fldChar w:fldCharType="begin"/>
      </w:r>
      <w:r w:rsidR="00422B99">
        <w:rPr>
          <w:rFonts w:eastAsiaTheme="minorEastAsia" w:cstheme="minorHAnsi"/>
          <w:lang w:val="en-GB"/>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310C9B">
        <w:rPr>
          <w:rFonts w:eastAsiaTheme="minorEastAsia" w:cstheme="minorHAnsi"/>
        </w:rPr>
        <w:fldChar w:fldCharType="separate"/>
      </w:r>
      <w:r w:rsidRPr="00310C9B">
        <w:rPr>
          <w:lang w:val="en-GB"/>
        </w:rPr>
        <w:t xml:space="preserve">(Brown </w:t>
      </w:r>
      <w:r w:rsidRPr="00310C9B">
        <w:rPr>
          <w:i/>
          <w:iCs/>
          <w:lang w:val="en-GB"/>
        </w:rPr>
        <w:t>et al.</w:t>
      </w:r>
      <w:r w:rsidRPr="00310C9B">
        <w:rPr>
          <w:lang w:val="en-GB"/>
        </w:rPr>
        <w:t xml:space="preserve"> 2004)</w:t>
      </w:r>
      <w:r w:rsidRPr="00310C9B">
        <w:rPr>
          <w:rFonts w:eastAsiaTheme="minorEastAsia" w:cstheme="minorHAnsi"/>
        </w:rPr>
        <w:fldChar w:fldCharType="end"/>
      </w:r>
      <w:r w:rsidRPr="00310C9B">
        <w:rPr>
          <w:lang w:val="en-GB"/>
        </w:rPr>
        <w:t>).</w:t>
      </w:r>
    </w:p>
    <w:p w14:paraId="27895987" w14:textId="196B9E91" w:rsidR="00A77899" w:rsidRDefault="002D1F5B" w:rsidP="00297FFE">
      <w:pPr>
        <w:spacing w:line="480" w:lineRule="auto"/>
        <w:ind w:firstLine="284"/>
        <w:contextualSpacing/>
        <w:jc w:val="both"/>
        <w:rPr>
          <w:lang w:val="en-GB"/>
        </w:rPr>
      </w:pPr>
      <w:r w:rsidRPr="00310C9B">
        <w:rPr>
          <w:rFonts w:eastAsiaTheme="minorEastAsia" w:cstheme="minorHAnsi"/>
          <w:lang w:val="en-GB"/>
        </w:rPr>
        <w:t xml:space="preserve">For maximum consumption, the model with a global interaction term,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310C9B">
        <w:rPr>
          <w:rFonts w:eastAsiaTheme="minorEastAsia" w:cstheme="minorHAnsi"/>
          <w:lang w:val="en-GB"/>
        </w:rPr>
        <w:t xml:space="preserve">, (M2) has a </w:t>
      </w:r>
      <m:oMath>
        <m:r>
          <m:rPr>
            <m:sty m:val="p"/>
          </m:rPr>
          <w:rPr>
            <w:rFonts w:ascii="Cambria Math" w:eastAsiaTheme="minorEastAsia" w:hAnsi="Cambria Math" w:cstheme="minorHAnsi"/>
          </w:rPr>
          <m:t>Δ</m:t>
        </m:r>
      </m:oMath>
      <w:r w:rsidRPr="00310C9B">
        <w:rPr>
          <w:rFonts w:eastAsiaTheme="minorEastAsia" w:cstheme="minorHAnsi"/>
          <w:lang w:val="en-GB"/>
        </w:rPr>
        <w:t xml:space="preserve">WAIC of </w:t>
      </w:r>
      <w:r>
        <w:rPr>
          <w:rFonts w:eastAsiaTheme="minorEastAsia" w:cstheme="minorHAnsi"/>
          <w:lang w:val="en-GB"/>
        </w:rPr>
        <w:t>1.3</w:t>
      </w:r>
      <w:r w:rsidRPr="00310C9B">
        <w:rPr>
          <w:rFonts w:eastAsiaTheme="minorEastAsia" w:cstheme="minorHAnsi"/>
          <w:lang w:val="en-GB"/>
        </w:rPr>
        <w:t xml:space="preserve"> compared to the best model (M5) without an interaction term, meaning that WAIC offers little support for one of these models over the other (Table 2). For illustration of model predictions (Fig. </w:t>
      </w:r>
      <w:r>
        <w:rPr>
          <w:rFonts w:eastAsiaTheme="minorEastAsia" w:cstheme="minorHAnsi"/>
          <w:lang w:val="en-GB"/>
        </w:rPr>
        <w:t>2B</w:t>
      </w:r>
      <w:r w:rsidRPr="00310C9B">
        <w:rPr>
          <w:rFonts w:eastAsiaTheme="minorEastAsia" w:cstheme="minorHAnsi"/>
          <w:lang w:val="en-GB"/>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310C9B">
        <w:rPr>
          <w:rFonts w:eastAsiaTheme="minorEastAsia" w:cstheme="minorHAnsi"/>
          <w:iCs/>
          <w:lang w:val="en-GB"/>
        </w:rPr>
        <w:t xml:space="preserve"> in M2 is </w:t>
      </w:r>
      <w:r w:rsidRPr="00310C9B">
        <w:rPr>
          <w:lang w:val="en-GB"/>
        </w:rPr>
        <w:t xml:space="preserve">small </w:t>
      </w:r>
      <w:ins w:id="241" w:author="Max Lindmark" w:date="2020-07-30T08:37:00Z">
        <w:r w:rsidR="003757CC">
          <w:rPr>
            <w:lang w:val="en-GB"/>
          </w:rPr>
          <w:t>and unce</w:t>
        </w:r>
      </w:ins>
      <w:ins w:id="242" w:author="Max Lindmark" w:date="2020-07-30T08:38:00Z">
        <w:r w:rsidR="003757CC">
          <w:rPr>
            <w:lang w:val="en-GB"/>
          </w:rPr>
          <w:t xml:space="preserve">rtain </w:t>
        </w:r>
      </w:ins>
      <w:r w:rsidRPr="00310C9B">
        <w:rPr>
          <w:lang w:val="en-GB"/>
        </w:rPr>
        <w:t xml:space="preserve">(posterior median of </w:t>
      </w:r>
      <w:commentRangeStart w:id="243"/>
      <w:r w:rsidRPr="00310C9B">
        <w:rPr>
          <w:lang w:val="en-GB"/>
        </w:rPr>
        <w:t>-0.01</w:t>
      </w:r>
      <w:ins w:id="244" w:author="Max Lindmark" w:date="2020-07-30T08:37:00Z">
        <w:r w:rsidR="003757CC">
          <w:rPr>
            <w:lang w:val="en-GB"/>
          </w:rPr>
          <w:t xml:space="preserve"> [-0.04</w:t>
        </w:r>
      </w:ins>
      <w:ins w:id="245" w:author="Max Lindmark" w:date="2020-07-30T08:38:00Z">
        <w:r w:rsidR="003757CC">
          <w:rPr>
            <w:lang w:val="en-GB"/>
          </w:rPr>
          <w:t xml:space="preserve">, </w:t>
        </w:r>
        <w:r w:rsidR="003757CC" w:rsidRPr="003757CC">
          <w:rPr>
            <w:lang w:val="en-GB"/>
          </w:rPr>
          <w:t>0.02</w:t>
        </w:r>
      </w:ins>
      <w:ins w:id="246" w:author="Max Lindmark" w:date="2020-07-30T08:37:00Z">
        <w:r w:rsidR="003757CC">
          <w:rPr>
            <w:lang w:val="en-GB"/>
          </w:rPr>
          <w:t>]</w:t>
        </w:r>
      </w:ins>
      <w:r w:rsidRPr="00310C9B">
        <w:rPr>
          <w:lang w:val="en-GB"/>
        </w:rPr>
        <w:t xml:space="preserve"> </w:t>
      </w:r>
      <w:commentRangeEnd w:id="243"/>
      <w:r w:rsidR="00A77899">
        <w:rPr>
          <w:rStyle w:val="CommentReference"/>
        </w:rPr>
        <w:commentReference w:id="243"/>
      </w:r>
      <w:r w:rsidRPr="00310C9B">
        <w:rPr>
          <w:lang w:val="en-GB"/>
        </w:rPr>
        <w:t>on Arrhenius temperature scale).</w:t>
      </w:r>
    </w:p>
    <w:p w14:paraId="5E30DC25" w14:textId="2C04F91A" w:rsidR="00297FFE" w:rsidRDefault="00297FFE" w:rsidP="00297FFE">
      <w:pPr>
        <w:spacing w:line="480" w:lineRule="auto"/>
        <w:ind w:firstLine="284"/>
        <w:contextualSpacing/>
        <w:jc w:val="both"/>
        <w:rPr>
          <w:lang w:val="en-GB"/>
        </w:rPr>
      </w:pPr>
      <w:r w:rsidRPr="00310C9B">
        <w:rPr>
          <w:rFonts w:eastAsiaTheme="minorEastAsia" w:cstheme="minorHAnsi"/>
          <w:lang w:val="en-GB"/>
        </w:rPr>
        <w:t>We find strong statistical support for a negative</w:t>
      </w:r>
      <w:r w:rsidR="0068252C">
        <w:rPr>
          <w:rFonts w:eastAsiaTheme="minorEastAsia" w:cstheme="minorHAnsi"/>
          <w:lang w:val="en-GB"/>
        </w:rPr>
        <w:t xml:space="preserve"> </w:t>
      </w:r>
      <w:r w:rsidRPr="00310C9B">
        <w:rPr>
          <w:rFonts w:eastAsiaTheme="minorEastAsia" w:cstheme="minorHAnsi"/>
          <w:lang w:val="en-GB"/>
        </w:rPr>
        <w:t>global interaction between the effect of body mass and temperature on metabolic rate</w:t>
      </w:r>
      <w:r w:rsidR="00370874">
        <w:rPr>
          <w:rFonts w:eastAsiaTheme="minorEastAsia" w:cstheme="minorHAnsi"/>
          <w:lang w:val="en-GB"/>
        </w:rPr>
        <w:t xml:space="preserve">, as </w:t>
      </w:r>
      <w:r w:rsidRPr="00310C9B">
        <w:rPr>
          <w:rFonts w:eastAsiaTheme="minorEastAsia" w:cstheme="minorHAnsi"/>
          <w:lang w:val="en-GB"/>
        </w:rPr>
        <w:t>99.</w:t>
      </w:r>
      <w:r w:rsidR="003C4538">
        <w:rPr>
          <w:rFonts w:eastAsiaTheme="minorEastAsia" w:cstheme="minorHAnsi"/>
          <w:lang w:val="en-GB"/>
        </w:rPr>
        <w:t>7</w:t>
      </w:r>
      <w:r w:rsidRPr="00310C9B">
        <w:rPr>
          <w:rFonts w:eastAsiaTheme="minorEastAsia" w:cstheme="minorHAnsi"/>
          <w:lang w:val="en-GB"/>
        </w:rPr>
        <w:t xml:space="preserve">% of the posterior distribution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310C9B">
        <w:rPr>
          <w:rFonts w:eastAsiaTheme="minorEastAsia" w:cstheme="minorHAnsi"/>
          <w:iCs/>
          <w:lang w:val="en-GB"/>
        </w:rPr>
        <w:t xml:space="preserve"> is above 0 </w:t>
      </w:r>
      <w:r w:rsidR="00A77899">
        <w:rPr>
          <w:rFonts w:eastAsiaTheme="minorEastAsia" w:cstheme="minorHAnsi"/>
          <w:iCs/>
          <w:lang w:val="en-GB"/>
        </w:rPr>
        <w:t>(</w:t>
      </w:r>
      <w:r w:rsidRPr="00310C9B">
        <w:rPr>
          <w:rFonts w:eastAsiaTheme="minorEastAsia" w:cstheme="minorHAnsi"/>
          <w:iCs/>
          <w:lang w:val="en-GB"/>
        </w:rPr>
        <w:t>Fig</w:t>
      </w:r>
      <w:r w:rsidR="001E13C3">
        <w:rPr>
          <w:rFonts w:eastAsiaTheme="minorEastAsia" w:cstheme="minorHAnsi"/>
          <w:iCs/>
          <w:lang w:val="en-GB"/>
        </w:rPr>
        <w:t>.</w:t>
      </w:r>
      <w:r w:rsidRPr="00914A50">
        <w:rPr>
          <w:rFonts w:eastAsiaTheme="minorEastAsia" w:cstheme="minorHAnsi"/>
          <w:iCs/>
          <w:lang w:val="en-GB"/>
        </w:rPr>
        <w:t xml:space="preserve"> </w:t>
      </w:r>
      <w:r w:rsidRPr="00E906BC">
        <w:rPr>
          <w:rFonts w:eastAsiaTheme="minorEastAsia" w:cstheme="minorHAnsi"/>
          <w:iCs/>
          <w:lang w:val="en-GB"/>
        </w:rPr>
        <w:t>S</w:t>
      </w:r>
      <w:r w:rsidR="00914A50" w:rsidRPr="00E906BC">
        <w:rPr>
          <w:rFonts w:eastAsiaTheme="minorEastAsia" w:cstheme="minorHAnsi"/>
          <w:iCs/>
          <w:lang w:val="en-GB"/>
        </w:rPr>
        <w:t>12</w:t>
      </w:r>
      <w:r w:rsidR="00A77899">
        <w:rPr>
          <w:rFonts w:eastAsiaTheme="minorEastAsia" w:cstheme="minorHAnsi"/>
          <w:iCs/>
          <w:lang w:val="en-GB"/>
        </w:rPr>
        <w:t>)</w:t>
      </w:r>
      <w:commentRangeStart w:id="247"/>
      <w:commentRangeStart w:id="248"/>
      <w:r w:rsidR="005430E1">
        <w:rPr>
          <w:rFonts w:eastAsiaTheme="minorEastAsia" w:cstheme="minorHAnsi"/>
          <w:lang w:val="en-GB"/>
        </w:rPr>
        <w:t xml:space="preserve">. </w:t>
      </w:r>
      <w:commentRangeEnd w:id="247"/>
      <w:r w:rsidR="00D9708C">
        <w:rPr>
          <w:rStyle w:val="CommentReference"/>
        </w:rPr>
        <w:commentReference w:id="247"/>
      </w:r>
      <w:commentRangeEnd w:id="248"/>
      <w:r w:rsidR="008E13C2">
        <w:rPr>
          <w:rStyle w:val="CommentReference"/>
        </w:rPr>
        <w:commentReference w:id="248"/>
      </w:r>
      <w:r w:rsidR="00D9708C">
        <w:rPr>
          <w:rFonts w:eastAsiaTheme="minorEastAsia" w:cstheme="minorHAnsi"/>
          <w:lang w:val="en-GB"/>
        </w:rPr>
        <w:t>T</w:t>
      </w:r>
      <w:r w:rsidRPr="00310C9B">
        <w:rPr>
          <w:rFonts w:eastAsiaTheme="minorEastAsia" w:cstheme="minorHAnsi"/>
          <w:lang w:val="en-GB"/>
        </w:rPr>
        <w:t>he estimate</w:t>
      </w:r>
      <w:r w:rsidR="00D9708C">
        <w:rPr>
          <w:rFonts w:eastAsiaTheme="minorEastAsia" w:cstheme="minorHAnsi"/>
          <w:lang w:val="en-GB"/>
        </w:rPr>
        <w:t xml:space="preserve">d coefficient is </w:t>
      </w:r>
      <w:r w:rsidRPr="00310C9B">
        <w:rPr>
          <w:rFonts w:eastAsiaTheme="minorEastAsia" w:cstheme="minorHAnsi"/>
          <w:lang w:val="en-GB"/>
        </w:rPr>
        <w:t>0.01</w:t>
      </w:r>
      <w:r w:rsidR="009A6A15">
        <w:rPr>
          <w:rFonts w:eastAsiaTheme="minorEastAsia" w:cstheme="minorHAnsi"/>
          <w:lang w:val="en-GB"/>
        </w:rPr>
        <w:t>4</w:t>
      </w:r>
      <w:r w:rsidRPr="00310C9B">
        <w:rPr>
          <w:rFonts w:eastAsiaTheme="minorEastAsia" w:cstheme="minorHAnsi"/>
          <w:lang w:val="en-GB"/>
        </w:rPr>
        <w:t xml:space="preserve"> [0.00</w:t>
      </w:r>
      <w:r w:rsidR="00487493">
        <w:rPr>
          <w:rFonts w:eastAsiaTheme="minorEastAsia" w:cstheme="minorHAnsi"/>
          <w:lang w:val="en-GB"/>
        </w:rPr>
        <w:t>3</w:t>
      </w:r>
      <w:r w:rsidR="00C95BCE">
        <w:rPr>
          <w:rFonts w:eastAsiaTheme="minorEastAsia" w:cstheme="minorHAnsi"/>
          <w:lang w:val="en-GB"/>
        </w:rPr>
        <w:t>9</w:t>
      </w:r>
      <w:r w:rsidRPr="00310C9B">
        <w:rPr>
          <w:rFonts w:eastAsiaTheme="minorEastAsia" w:cstheme="minorHAnsi"/>
          <w:lang w:val="en-GB"/>
        </w:rPr>
        <w:t>, 0.0</w:t>
      </w:r>
      <w:r w:rsidR="00487493">
        <w:rPr>
          <w:rFonts w:eastAsiaTheme="minorEastAsia" w:cstheme="minorHAnsi"/>
          <w:lang w:val="en-GB"/>
        </w:rPr>
        <w:t>24</w:t>
      </w:r>
      <w:r w:rsidRPr="00310C9B">
        <w:rPr>
          <w:rFonts w:eastAsiaTheme="minorEastAsia" w:cstheme="minorHAnsi"/>
          <w:lang w:val="en-GB"/>
        </w:rPr>
        <w:t xml:space="preserve">] on </w:t>
      </w:r>
      <w:r w:rsidR="00D9708C">
        <w:rPr>
          <w:rFonts w:eastAsiaTheme="minorEastAsia" w:cstheme="minorHAnsi"/>
          <w:lang w:val="en-GB"/>
        </w:rPr>
        <w:t>the</w:t>
      </w:r>
      <w:r w:rsidRPr="00310C9B">
        <w:rPr>
          <w:rFonts w:eastAsiaTheme="minorEastAsia" w:cstheme="minorHAnsi"/>
          <w:lang w:val="en-GB"/>
        </w:rPr>
        <w:t xml:space="preserve"> Arrhenius temperature scale, which corresponds to a decline in the mass scaling exponent of metabolic rate by 0.002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Pr="00310C9B">
        <w:rPr>
          <w:rFonts w:eastAsiaTheme="minorEastAsia" w:cstheme="minorHAnsi"/>
          <w:lang w:val="en-GB"/>
        </w:rPr>
        <w:t xml:space="preserve">. </w:t>
      </w:r>
      <w:r w:rsidRPr="00310C9B">
        <w:rPr>
          <w:lang w:val="en-GB"/>
        </w:rPr>
        <w:t xml:space="preserve">For metabolism, the model with a species-varying interaction term (M1) has a </w:t>
      </w:r>
      <m:oMath>
        <m:r>
          <m:rPr>
            <m:sty m:val="p"/>
          </m:rPr>
          <w:rPr>
            <w:rFonts w:ascii="Cambria Math" w:eastAsiaTheme="minorEastAsia" w:hAnsi="Cambria Math" w:cstheme="minorHAnsi"/>
          </w:rPr>
          <m:t>Δ</m:t>
        </m:r>
      </m:oMath>
      <w:r w:rsidRPr="00310C9B">
        <w:rPr>
          <w:rFonts w:eastAsiaTheme="minorEastAsia" w:cstheme="minorHAnsi"/>
          <w:lang w:val="en-GB"/>
        </w:rPr>
        <w:t xml:space="preserve">WAIC of </w:t>
      </w:r>
      <w:r w:rsidR="00BE3AB7">
        <w:rPr>
          <w:rFonts w:eastAsiaTheme="minorEastAsia" w:cstheme="minorHAnsi"/>
          <w:lang w:val="en-GB"/>
        </w:rPr>
        <w:t>0</w:t>
      </w:r>
      <w:r w:rsidRPr="00310C9B">
        <w:rPr>
          <w:rFonts w:eastAsiaTheme="minorEastAsia" w:cstheme="minorHAnsi"/>
          <w:lang w:val="en-GB"/>
        </w:rPr>
        <w:t>.</w:t>
      </w:r>
      <w:r w:rsidR="00BE3AB7">
        <w:rPr>
          <w:rFonts w:eastAsiaTheme="minorEastAsia" w:cstheme="minorHAnsi"/>
          <w:lang w:val="en-GB"/>
        </w:rPr>
        <w:t>6</w:t>
      </w:r>
      <w:r w:rsidRPr="00310C9B">
        <w:rPr>
          <w:rFonts w:eastAsiaTheme="minorEastAsia" w:cstheme="minorHAnsi"/>
          <w:lang w:val="en-GB"/>
        </w:rPr>
        <w:t xml:space="preserve">, suggesting it is comparable to the model </w:t>
      </w:r>
      <w:r w:rsidR="008450D7">
        <w:rPr>
          <w:rFonts w:eastAsiaTheme="minorEastAsia" w:cstheme="minorHAnsi"/>
          <w:lang w:val="en-GB"/>
        </w:rPr>
        <w:t xml:space="preserve">with a </w:t>
      </w:r>
      <w:r w:rsidR="00440813">
        <w:rPr>
          <w:rFonts w:eastAsiaTheme="minorEastAsia" w:cstheme="minorHAnsi"/>
          <w:lang w:val="en-GB"/>
        </w:rPr>
        <w:t xml:space="preserve">single </w:t>
      </w:r>
      <w:r w:rsidR="008450D7">
        <w:rPr>
          <w:rFonts w:eastAsiaTheme="minorEastAsia" w:cstheme="minorHAnsi"/>
          <w:lang w:val="en-GB"/>
        </w:rPr>
        <w:t>global interaction term</w:t>
      </w:r>
      <w:r w:rsidR="00DC46BB">
        <w:rPr>
          <w:rFonts w:eastAsiaTheme="minorEastAsia" w:cstheme="minorHAnsi"/>
          <w:lang w:val="en-GB"/>
        </w:rPr>
        <w:t xml:space="preserve"> </w:t>
      </w:r>
      <w:r w:rsidRPr="00310C9B">
        <w:rPr>
          <w:rFonts w:eastAsiaTheme="minorEastAsia" w:cstheme="minorHAnsi"/>
          <w:lang w:val="en-GB"/>
        </w:rPr>
        <w:t xml:space="preserve">(M2). We chose the latter to illustrate predictions (Fig. </w:t>
      </w:r>
      <w:r w:rsidR="004C5E87">
        <w:rPr>
          <w:rFonts w:eastAsiaTheme="minorEastAsia" w:cstheme="minorHAnsi"/>
          <w:lang w:val="en-GB"/>
        </w:rPr>
        <w:t>2</w:t>
      </w:r>
      <w:r w:rsidR="00212CFD">
        <w:rPr>
          <w:rFonts w:eastAsiaTheme="minorEastAsia" w:cstheme="minorHAnsi"/>
          <w:lang w:val="en-GB"/>
        </w:rPr>
        <w:t>A</w:t>
      </w:r>
      <w:r w:rsidRPr="00310C9B">
        <w:rPr>
          <w:rFonts w:eastAsiaTheme="minorEastAsia" w:cstheme="minorHAnsi"/>
          <w:lang w:val="en-GB"/>
        </w:rPr>
        <w:t xml:space="preserve">) because of its simpler model structure. </w:t>
      </w:r>
    </w:p>
    <w:p w14:paraId="4F41A54A" w14:textId="77777777" w:rsidR="005B1846" w:rsidRDefault="005B1846" w:rsidP="005B1846">
      <w:pPr>
        <w:spacing w:line="480" w:lineRule="auto"/>
        <w:contextualSpacing/>
        <w:jc w:val="both"/>
        <w:rPr>
          <w:rFonts w:cstheme="minorHAnsi"/>
          <w:bCs/>
          <w:i/>
          <w:iCs/>
          <w:lang w:val="en-GB"/>
        </w:rPr>
      </w:pPr>
    </w:p>
    <w:p w14:paraId="3EADE215" w14:textId="1B8D8803" w:rsidR="005B1846" w:rsidRPr="00F93CEA" w:rsidRDefault="005B1846" w:rsidP="005B1846">
      <w:pPr>
        <w:spacing w:line="480" w:lineRule="auto"/>
        <w:contextualSpacing/>
        <w:jc w:val="both"/>
        <w:rPr>
          <w:rFonts w:cstheme="minorHAnsi"/>
          <w:bCs/>
          <w:i/>
          <w:iCs/>
        </w:rPr>
      </w:pPr>
      <w:r>
        <w:rPr>
          <w:rFonts w:cstheme="minorHAnsi"/>
          <w:bCs/>
          <w:i/>
          <w:iCs/>
          <w:lang w:val="en-GB"/>
        </w:rPr>
        <w:t>Including</w:t>
      </w:r>
      <w:ins w:id="249" w:author="Max Lindmark" w:date="2020-07-30T08:22:00Z">
        <w:r w:rsidR="00BA1D40">
          <w:rPr>
            <w:rFonts w:cstheme="minorHAnsi"/>
            <w:bCs/>
            <w:i/>
            <w:iCs/>
            <w:lang w:val="en-GB"/>
          </w:rPr>
          <w:t xml:space="preserve"> beyond</w:t>
        </w:r>
      </w:ins>
      <w:r>
        <w:rPr>
          <w:rFonts w:cstheme="minorHAnsi"/>
          <w:bCs/>
          <w:i/>
          <w:iCs/>
          <w:lang w:val="en-GB"/>
        </w:rPr>
        <w:t xml:space="preserve"> </w:t>
      </w:r>
      <w:r w:rsidRPr="00B30413">
        <w:rPr>
          <w:rFonts w:cstheme="minorHAnsi"/>
          <w:bCs/>
          <w:i/>
          <w:iCs/>
          <w:lang w:val="en-GB"/>
        </w:rPr>
        <w:t>peak temperatures</w:t>
      </w:r>
    </w:p>
    <w:p w14:paraId="3BD24587" w14:textId="0ACB8144" w:rsidR="00ED5270" w:rsidRDefault="005F466B" w:rsidP="001E13C3">
      <w:pPr>
        <w:spacing w:line="480" w:lineRule="auto"/>
        <w:contextualSpacing/>
        <w:jc w:val="both"/>
        <w:rPr>
          <w:rFonts w:eastAsiaTheme="minorEastAsia" w:cstheme="minorHAnsi"/>
          <w:lang w:val="en-GB"/>
        </w:rPr>
      </w:pPr>
      <w:r w:rsidRPr="006D2E1E">
        <w:rPr>
          <w:rFonts w:eastAsiaTheme="minorEastAsia" w:cstheme="minorHAnsi"/>
          <w:lang w:val="en-GB"/>
        </w:rPr>
        <w:t>Over a larger temperature range</w:t>
      </w:r>
      <w:r w:rsidR="005E0139" w:rsidRPr="006D2E1E">
        <w:rPr>
          <w:rFonts w:eastAsiaTheme="minorEastAsia" w:cstheme="minorHAnsi"/>
          <w:lang w:val="en-GB"/>
        </w:rPr>
        <w:t xml:space="preserve">, </w:t>
      </w:r>
      <w:r w:rsidR="00CF7D5E">
        <w:rPr>
          <w:rFonts w:eastAsiaTheme="minorEastAsia" w:cstheme="minorHAnsi"/>
          <w:lang w:val="en-GB"/>
        </w:rPr>
        <w:t xml:space="preserve">many </w:t>
      </w:r>
      <w:r w:rsidR="005E0139" w:rsidRPr="006D2E1E">
        <w:rPr>
          <w:rFonts w:eastAsiaTheme="minorEastAsia" w:cstheme="minorHAnsi"/>
          <w:lang w:val="en-GB"/>
        </w:rPr>
        <w:t xml:space="preserve">biological rates </w:t>
      </w:r>
      <w:r w:rsidR="00CF7D5E">
        <w:rPr>
          <w:rFonts w:eastAsiaTheme="minorEastAsia" w:cstheme="minorHAnsi"/>
          <w:lang w:val="en-GB"/>
        </w:rPr>
        <w:t>reach a peak and then decline</w:t>
      </w:r>
      <w:r w:rsidR="005E0139" w:rsidRPr="006D2E1E">
        <w:rPr>
          <w:rFonts w:eastAsiaTheme="minorEastAsia" w:cstheme="minorHAnsi"/>
          <w:lang w:val="en-GB"/>
        </w:rPr>
        <w:t xml:space="preserve">. </w:t>
      </w:r>
      <w:r w:rsidR="00016581" w:rsidRPr="006D2E1E">
        <w:rPr>
          <w:rFonts w:eastAsiaTheme="minorEastAsia" w:cstheme="minorHAnsi"/>
          <w:lang w:val="en-GB"/>
        </w:rPr>
        <w:t xml:space="preserve">We identified such tendencies </w:t>
      </w:r>
      <w:r w:rsidR="00ED7EF3" w:rsidRPr="006D2E1E">
        <w:rPr>
          <w:rFonts w:eastAsiaTheme="minorEastAsia" w:cstheme="minorHAnsi"/>
          <w:lang w:val="en-GB"/>
        </w:rPr>
        <w:t xml:space="preserve">in </w:t>
      </w:r>
      <w:r w:rsidR="001135B6">
        <w:rPr>
          <w:rFonts w:eastAsiaTheme="minorEastAsia" w:cstheme="minorHAnsi"/>
          <w:lang w:val="en-GB"/>
        </w:rPr>
        <w:t>11</w:t>
      </w:r>
      <w:r w:rsidR="001135B6" w:rsidRPr="006D2E1E">
        <w:rPr>
          <w:rFonts w:eastAsiaTheme="minorEastAsia" w:cstheme="minorHAnsi"/>
          <w:lang w:val="en-GB"/>
        </w:rPr>
        <w:t xml:space="preserve"> </w:t>
      </w:r>
      <w:r w:rsidR="00ED7EF3" w:rsidRPr="006D2E1E">
        <w:rPr>
          <w:rFonts w:eastAsiaTheme="minorEastAsia" w:cstheme="minorHAnsi"/>
          <w:lang w:val="en-GB"/>
        </w:rPr>
        <w:t xml:space="preserve">species </w:t>
      </w:r>
      <w:r w:rsidR="003E70F7" w:rsidRPr="006D2E1E">
        <w:rPr>
          <w:rFonts w:eastAsiaTheme="minorEastAsia" w:cstheme="minorHAnsi"/>
          <w:lang w:val="en-GB"/>
        </w:rPr>
        <w:t xml:space="preserve">in the </w:t>
      </w:r>
      <w:r w:rsidR="008457AB" w:rsidRPr="006D2E1E">
        <w:rPr>
          <w:rFonts w:eastAsiaTheme="minorEastAsia" w:cstheme="minorHAnsi"/>
          <w:lang w:val="en-GB"/>
        </w:rPr>
        <w:t>consumption</w:t>
      </w:r>
      <w:r w:rsidR="003E70F7" w:rsidRPr="006D2E1E">
        <w:rPr>
          <w:rFonts w:eastAsiaTheme="minorEastAsia" w:cstheme="minorHAnsi"/>
          <w:lang w:val="en-GB"/>
        </w:rPr>
        <w:t xml:space="preserve"> data set</w:t>
      </w:r>
      <w:r w:rsidR="00734BAD" w:rsidRPr="006D2E1E">
        <w:rPr>
          <w:rFonts w:eastAsiaTheme="minorEastAsia" w:cstheme="minorHAnsi"/>
          <w:lang w:val="en-GB"/>
        </w:rPr>
        <w:t xml:space="preserve">, and fit </w:t>
      </w:r>
      <w:r w:rsidR="00F81C78">
        <w:rPr>
          <w:rFonts w:eastAsiaTheme="minorEastAsia" w:cstheme="minorHAnsi"/>
          <w:lang w:val="en-GB"/>
        </w:rPr>
        <w:t xml:space="preserve">hierarchical </w:t>
      </w:r>
      <w:r w:rsidR="006D2E1E">
        <w:rPr>
          <w:rFonts w:eastAsiaTheme="minorEastAsia" w:cstheme="minorHAnsi"/>
          <w:lang w:val="en-GB"/>
        </w:rPr>
        <w:t>polynomial</w:t>
      </w:r>
      <w:r w:rsidR="006D2E1E" w:rsidRPr="006D2E1E">
        <w:rPr>
          <w:rFonts w:eastAsiaTheme="minorEastAsia" w:cstheme="minorHAnsi"/>
          <w:lang w:val="en-GB"/>
        </w:rPr>
        <w:t xml:space="preserve"> </w:t>
      </w:r>
      <w:r w:rsidR="00734BAD" w:rsidRPr="006D2E1E">
        <w:rPr>
          <w:rFonts w:eastAsiaTheme="minorEastAsia" w:cstheme="minorHAnsi"/>
          <w:lang w:val="en-GB"/>
        </w:rPr>
        <w:t>models</w:t>
      </w:r>
      <w:r w:rsidR="0079390A" w:rsidRPr="006D2E1E">
        <w:rPr>
          <w:rFonts w:eastAsiaTheme="minorEastAsia" w:cstheme="minorHAnsi"/>
          <w:lang w:val="en-GB"/>
        </w:rPr>
        <w:t xml:space="preserve"> </w:t>
      </w:r>
      <w:r w:rsidR="00A17B60">
        <w:rPr>
          <w:rFonts w:eastAsiaTheme="minorEastAsia" w:cstheme="minorHAnsi"/>
          <w:lang w:val="en-GB"/>
        </w:rPr>
        <w:t>with a random</w:t>
      </w:r>
      <w:r w:rsidR="008C2CC5">
        <w:rPr>
          <w:rFonts w:eastAsiaTheme="minorEastAsia" w:cstheme="minorHAnsi"/>
          <w:lang w:val="en-GB"/>
        </w:rPr>
        <w:t xml:space="preserve"> intercept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w:r w:rsidR="008C2CC5" w:rsidRPr="00F93CEA">
        <w:rPr>
          <w:rFonts w:eastAsiaTheme="minorEastAsia" w:cstheme="minorHAnsi"/>
        </w:rPr>
        <w:t>)</w:t>
      </w:r>
      <w:r w:rsidR="008C457C">
        <w:rPr>
          <w:rFonts w:eastAsiaTheme="minorEastAsia" w:cstheme="minorHAnsi"/>
          <w:lang w:val="en-GB"/>
        </w:rPr>
        <w:t>.</w:t>
      </w:r>
      <w:ins w:id="250" w:author="Max Lindmark" w:date="2020-07-31T14:41:00Z">
        <w:r w:rsidR="003B5A3D">
          <w:rPr>
            <w:rFonts w:eastAsiaTheme="minorEastAsia" w:cstheme="minorHAnsi"/>
            <w:lang w:val="en-GB"/>
          </w:rPr>
          <w:t xml:space="preserve"> </w:t>
        </w:r>
      </w:ins>
      <w:ins w:id="251" w:author="Max Lindmark" w:date="2020-07-31T14:42:00Z">
        <w:r w:rsidR="003B5A3D">
          <w:rPr>
            <w:rFonts w:eastAsiaTheme="minorEastAsia" w:cstheme="minorHAnsi"/>
            <w:lang w:val="en-GB"/>
          </w:rPr>
          <w:t xml:space="preserve">Based on WAIC and visual inspection </w:t>
        </w:r>
        <w:r w:rsidR="00955B52">
          <w:rPr>
            <w:rFonts w:eastAsiaTheme="minorEastAsia" w:cstheme="minorHAnsi"/>
            <w:lang w:val="en-GB"/>
          </w:rPr>
          <w:t xml:space="preserve">of residual </w:t>
        </w:r>
        <w:r w:rsidR="00423AFD">
          <w:rPr>
            <w:rFonts w:eastAsiaTheme="minorEastAsia" w:cstheme="minorHAnsi"/>
            <w:lang w:val="en-GB"/>
          </w:rPr>
          <w:t xml:space="preserve">patterns </w:t>
        </w:r>
        <w:r w:rsidR="00C9234D">
          <w:rPr>
            <w:rFonts w:eastAsiaTheme="minorEastAsia" w:cstheme="minorHAnsi"/>
            <w:lang w:val="en-GB"/>
          </w:rPr>
          <w:t xml:space="preserve">we chose </w:t>
        </w:r>
        <w:r w:rsidR="00A773BB">
          <w:rPr>
            <w:rFonts w:eastAsiaTheme="minorEastAsia" w:cstheme="minorHAnsi"/>
            <w:lang w:val="en-GB"/>
          </w:rPr>
          <w:t xml:space="preserve">a model </w:t>
        </w:r>
        <w:r w:rsidR="007B03F1">
          <w:rPr>
            <w:rFonts w:eastAsiaTheme="minorEastAsia" w:cstheme="minorHAnsi"/>
            <w:lang w:val="en-GB"/>
          </w:rPr>
          <w:t>with a c</w:t>
        </w:r>
      </w:ins>
      <w:ins w:id="252" w:author="Max Lindmark" w:date="2020-07-31T14:43:00Z">
        <w:r w:rsidR="007B03F1">
          <w:rPr>
            <w:rFonts w:eastAsiaTheme="minorEastAsia" w:cstheme="minorHAnsi"/>
            <w:lang w:val="en-GB"/>
          </w:rPr>
          <w:t xml:space="preserve">ubic temperature variable and an increasing </w:t>
        </w:r>
        <w:r w:rsidR="00A32F0D">
          <w:rPr>
            <w:rFonts w:eastAsiaTheme="minorEastAsia" w:cstheme="minorHAnsi"/>
            <w:lang w:val="en-GB"/>
          </w:rPr>
          <w:t xml:space="preserve">rather </w:t>
        </w:r>
        <w:r w:rsidR="00292A3C">
          <w:rPr>
            <w:rFonts w:eastAsiaTheme="minorEastAsia" w:cstheme="minorHAnsi"/>
            <w:lang w:val="en-GB"/>
          </w:rPr>
          <w:t>(</w:t>
        </w:r>
        <w:r w:rsidR="00A32F0D">
          <w:rPr>
            <w:rFonts w:eastAsiaTheme="minorEastAsia" w:cstheme="minorHAnsi"/>
            <w:lang w:val="en-GB"/>
          </w:rPr>
          <w:t>than constant</w:t>
        </w:r>
        <w:r w:rsidR="00292A3C">
          <w:rPr>
            <w:rFonts w:eastAsiaTheme="minorEastAsia" w:cstheme="minorHAnsi"/>
            <w:lang w:val="en-GB"/>
          </w:rPr>
          <w:t>)</w:t>
        </w:r>
        <w:r w:rsidR="00A32F0D">
          <w:rPr>
            <w:rFonts w:eastAsiaTheme="minorEastAsia" w:cstheme="minorHAnsi"/>
            <w:lang w:val="en-GB"/>
          </w:rPr>
          <w:t xml:space="preserve"> sigma </w:t>
        </w:r>
        <w:r w:rsidR="00292A3C">
          <w:rPr>
            <w:rFonts w:eastAsiaTheme="minorEastAsia" w:cstheme="minorHAnsi"/>
            <w:lang w:val="en-GB"/>
          </w:rPr>
          <w:t>with</w:t>
        </w:r>
        <w:r w:rsidR="00E81A5E">
          <w:rPr>
            <w:rFonts w:eastAsiaTheme="minorEastAsia" w:cstheme="minorHAnsi"/>
            <w:lang w:val="en-GB"/>
          </w:rPr>
          <w:t xml:space="preserve"> temperature (see Table SX for details)</w:t>
        </w:r>
      </w:ins>
      <w:del w:id="253" w:author="Max Lindmark" w:date="2020-07-31T14:42:00Z">
        <w:r w:rsidR="008C457C" w:rsidDel="003B5A3D">
          <w:rPr>
            <w:rFonts w:eastAsiaTheme="minorEastAsia" w:cstheme="minorHAnsi"/>
            <w:lang w:val="en-GB"/>
          </w:rPr>
          <w:delText xml:space="preserve"> </w:delText>
        </w:r>
      </w:del>
      <w:commentRangeStart w:id="254"/>
      <w:commentRangeStart w:id="255"/>
      <w:commentRangeStart w:id="256"/>
      <w:del w:id="257" w:author="Max Lindmark" w:date="2020-07-31T14:43:00Z">
        <w:r w:rsidR="009046F9" w:rsidDel="0074634E">
          <w:rPr>
            <w:rFonts w:eastAsiaTheme="minorEastAsia" w:cstheme="minorHAnsi"/>
            <w:lang w:val="en-GB"/>
          </w:rPr>
          <w:delText>T</w:delText>
        </w:r>
        <w:r w:rsidR="009046F9" w:rsidDel="00D6133D">
          <w:rPr>
            <w:rFonts w:eastAsiaTheme="minorEastAsia" w:cstheme="minorHAnsi"/>
            <w:lang w:val="en-GB"/>
          </w:rPr>
          <w:delText xml:space="preserve">he model </w:delText>
        </w:r>
        <w:r w:rsidR="00A7778B" w:rsidDel="00D6133D">
          <w:rPr>
            <w:rFonts w:eastAsiaTheme="minorEastAsia" w:cstheme="minorHAnsi"/>
            <w:lang w:val="en-GB"/>
          </w:rPr>
          <w:delText xml:space="preserve">that included also </w:delText>
        </w:r>
        <w:r w:rsidR="00A471FF" w:rsidDel="00D6133D">
          <w:rPr>
            <w:rFonts w:eastAsiaTheme="minorEastAsia" w:cstheme="minorHAnsi"/>
            <w:lang w:val="en-GB"/>
          </w:rPr>
          <w:delText xml:space="preserve">a </w:delText>
        </w:r>
        <w:r w:rsidR="009046F9" w:rsidDel="00D6133D">
          <w:rPr>
            <w:rFonts w:eastAsiaTheme="minorEastAsia" w:cstheme="minorHAnsi"/>
            <w:lang w:val="en-GB"/>
          </w:rPr>
          <w:delText xml:space="preserve">cubic temperature term had </w:delText>
        </w:r>
      </w:del>
      <w:del w:id="258" w:author="Max Lindmark" w:date="2020-07-30T10:10:00Z">
        <w:r w:rsidR="00A77899" w:rsidDel="007E7ED8">
          <w:rPr>
            <w:rFonts w:eastAsiaTheme="minorEastAsia" w:cstheme="minorHAnsi"/>
            <w:lang w:val="en-GB"/>
          </w:rPr>
          <w:delText xml:space="preserve">an only </w:delText>
        </w:r>
        <w:r w:rsidR="00812D19" w:rsidDel="007E7ED8">
          <w:rPr>
            <w:rFonts w:eastAsiaTheme="minorEastAsia" w:cstheme="minorHAnsi"/>
            <w:lang w:val="en-GB"/>
          </w:rPr>
          <w:delText xml:space="preserve">slightly </w:delText>
        </w:r>
      </w:del>
      <w:del w:id="259" w:author="Max Lindmark" w:date="2020-07-31T14:43:00Z">
        <w:r w:rsidR="009046F9" w:rsidDel="00D6133D">
          <w:rPr>
            <w:rFonts w:eastAsiaTheme="minorEastAsia" w:cstheme="minorHAnsi"/>
            <w:lang w:val="en-GB"/>
          </w:rPr>
          <w:delText xml:space="preserve">lower WAIC than the model with a </w:delText>
        </w:r>
        <w:r w:rsidR="00A7778B" w:rsidDel="00D6133D">
          <w:rPr>
            <w:rFonts w:eastAsiaTheme="minorEastAsia" w:cstheme="minorHAnsi"/>
            <w:lang w:val="en-GB"/>
          </w:rPr>
          <w:delText xml:space="preserve">quadratic </w:delText>
        </w:r>
        <w:r w:rsidR="009046F9" w:rsidDel="00D6133D">
          <w:rPr>
            <w:rFonts w:eastAsiaTheme="minorEastAsia" w:cstheme="minorHAnsi"/>
            <w:lang w:val="en-GB"/>
          </w:rPr>
          <w:delText>term (</w:delText>
        </w:r>
        <w:r w:rsidR="00490A91" w:rsidDel="00D6133D">
          <w:rPr>
            <w:rFonts w:eastAsiaTheme="minorEastAsia" w:cstheme="minorHAnsi"/>
            <w:lang w:val="en-GB"/>
          </w:rPr>
          <w:delText>718.3</w:delText>
        </w:r>
        <w:r w:rsidR="008074AD" w:rsidDel="00D6133D">
          <w:rPr>
            <w:rFonts w:eastAsiaTheme="minorEastAsia" w:cstheme="minorHAnsi"/>
            <w:lang w:val="en-GB"/>
          </w:rPr>
          <w:delText xml:space="preserve"> vs </w:delText>
        </w:r>
        <w:r w:rsidR="007717BF" w:rsidRPr="007717BF" w:rsidDel="00D6133D">
          <w:rPr>
            <w:rFonts w:eastAsiaTheme="minorEastAsia" w:cstheme="minorHAnsi"/>
            <w:lang w:val="en-GB"/>
          </w:rPr>
          <w:delText>719.</w:delText>
        </w:r>
        <w:r w:rsidR="00DF39DF" w:rsidDel="00D6133D">
          <w:rPr>
            <w:rFonts w:eastAsiaTheme="minorEastAsia" w:cstheme="minorHAnsi"/>
            <w:lang w:val="en-GB"/>
          </w:rPr>
          <w:delText>6</w:delText>
        </w:r>
        <w:r w:rsidR="008074AD" w:rsidDel="00D6133D">
          <w:rPr>
            <w:rFonts w:eastAsiaTheme="minorEastAsia" w:cstheme="minorHAnsi"/>
            <w:lang w:val="en-GB"/>
          </w:rPr>
          <w:delText>, respectively</w:delText>
        </w:r>
        <w:r w:rsidR="009046F9" w:rsidDel="00D6133D">
          <w:rPr>
            <w:rFonts w:eastAsiaTheme="minorEastAsia" w:cstheme="minorHAnsi"/>
            <w:lang w:val="en-GB"/>
          </w:rPr>
          <w:delText>)</w:delText>
        </w:r>
      </w:del>
      <w:ins w:id="260" w:author="Max Lindmark" w:date="2020-07-30T10:10:00Z">
        <w:r w:rsidR="006C7056">
          <w:rPr>
            <w:rFonts w:eastAsiaTheme="minorEastAsia" w:cstheme="minorHAnsi"/>
            <w:lang w:val="en-GB"/>
          </w:rPr>
          <w:t>.</w:t>
        </w:r>
      </w:ins>
      <w:del w:id="261" w:author="Max Lindmark" w:date="2020-07-30T10:10:00Z">
        <w:r w:rsidR="007717BF" w:rsidDel="00716033">
          <w:rPr>
            <w:rFonts w:eastAsiaTheme="minorEastAsia" w:cstheme="minorHAnsi"/>
            <w:lang w:val="en-GB"/>
          </w:rPr>
          <w:delText>.</w:delText>
        </w:r>
      </w:del>
      <w:r w:rsidR="0022319D">
        <w:rPr>
          <w:rFonts w:eastAsiaTheme="minorEastAsia" w:cstheme="minorHAnsi"/>
          <w:lang w:val="en-GB"/>
        </w:rPr>
        <w:t xml:space="preserve"> The equation for </w:t>
      </w:r>
      <w:r w:rsidR="00DC5EA8">
        <w:rPr>
          <w:rFonts w:eastAsiaTheme="minorEastAsia" w:cstheme="minorHAnsi"/>
          <w:lang w:val="en-GB"/>
        </w:rPr>
        <w:t xml:space="preserve">rescaled </w:t>
      </w:r>
      <w:r w:rsidR="00312DB4">
        <w:rPr>
          <w:rFonts w:eastAsiaTheme="minorEastAsia" w:cstheme="minorHAnsi"/>
          <w:lang w:val="en-GB"/>
        </w:rPr>
        <w:t>mass-</w:t>
      </w:r>
      <w:r w:rsidR="009B7627">
        <w:rPr>
          <w:rFonts w:eastAsiaTheme="minorEastAsia" w:cstheme="minorHAnsi"/>
          <w:lang w:val="en-GB"/>
        </w:rPr>
        <w:t xml:space="preserve">specific </w:t>
      </w:r>
      <w:r w:rsidR="0065306D">
        <w:rPr>
          <w:rFonts w:eastAsiaTheme="minorEastAsia" w:cstheme="minorHAnsi"/>
          <w:lang w:val="en-GB"/>
        </w:rPr>
        <w:t xml:space="preserve">consumption rate over the full temperature range in the data can therefore be written as: </w:t>
      </w:r>
      <m:oMath>
        <m:r>
          <w:rPr>
            <w:rFonts w:ascii="Cambria Math" w:hAnsi="Cambria Math" w:cstheme="minorHAnsi"/>
          </w:rPr>
          <m:t>consumption=0.8</m:t>
        </m:r>
        <m:r>
          <w:del w:id="262" w:author="Max Lindmark" w:date="2020-07-30T10:11:00Z">
            <w:rPr>
              <w:rFonts w:ascii="Cambria Math" w:hAnsi="Cambria Math" w:cstheme="minorHAnsi"/>
            </w:rPr>
            <m:t>3</m:t>
          </w:del>
        </m:r>
        <m:r>
          <w:ins w:id="263" w:author="Max Lindmark" w:date="2020-07-31T13:38:00Z">
            <w:rPr>
              <w:rFonts w:ascii="Cambria Math" w:hAnsi="Cambria Math" w:cstheme="minorHAnsi"/>
            </w:rPr>
            <m:t>1</m:t>
          </w:ins>
        </m:r>
        <m:r>
          <w:rPr>
            <w:rFonts w:ascii="Cambria Math" w:hAnsi="Cambria Math" w:cstheme="minorHAnsi"/>
          </w:rPr>
          <m:t>-0.001</m:t>
        </m:r>
        <m:r>
          <w:del w:id="264" w:author="Max Lindmark" w:date="2020-07-31T13:39:00Z">
            <w:rPr>
              <w:rFonts w:ascii="Cambria Math" w:hAnsi="Cambria Math" w:cstheme="minorHAnsi"/>
            </w:rPr>
            <m:t>9</m:t>
          </w:del>
        </m:r>
        <m:r>
          <w:ins w:id="265" w:author="Max Lindmark" w:date="2020-07-31T13:39:00Z">
            <w:rPr>
              <w:rFonts w:ascii="Cambria Math" w:hAnsi="Cambria Math" w:cstheme="minorHAnsi"/>
            </w:rPr>
            <m:t>6</m:t>
          </w:ins>
        </m:r>
        <m:r>
          <w:rPr>
            <w:rFonts w:ascii="Cambria Math" w:hAnsi="Cambria Math" w:cstheme="minorHAnsi" w:hint="eastAsia"/>
            <w:lang w:val="en-GB"/>
          </w:rPr>
          <m:t>×</m:t>
        </m:r>
        <m:r>
          <w:rPr>
            <w:rFonts w:ascii="Cambria Math" w:hAnsi="Cambria Math" w:cstheme="minorHAnsi"/>
          </w:rPr>
          <m:t>m+0.04</m:t>
        </m:r>
        <m:r>
          <w:del w:id="266" w:author="Max Lindmark" w:date="2020-07-30T10:11:00Z">
            <w:rPr>
              <w:rFonts w:ascii="Cambria Math" w:hAnsi="Cambria Math" w:cstheme="minorHAnsi"/>
            </w:rPr>
            <m:t>8</m:t>
          </w:del>
        </m:r>
        <m:r>
          <w:ins w:id="267" w:author="Max Lindmark" w:date="2020-07-31T13:39:00Z">
            <w:rPr>
              <w:rFonts w:ascii="Cambria Math" w:hAnsi="Cambria Math" w:cstheme="minorHAnsi"/>
            </w:rPr>
            <m:t>2</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r>
          <w:rPr>
            <w:rFonts w:ascii="Cambria Math" w:hAnsi="Cambria Math" w:cstheme="minorHAnsi"/>
          </w:rPr>
          <m:t>-0.000</m:t>
        </m:r>
        <m:r>
          <w:del w:id="268" w:author="Max Lindmark" w:date="2020-07-30T10:11:00Z">
            <w:rPr>
              <w:rFonts w:ascii="Cambria Math" w:hAnsi="Cambria Math" w:cstheme="minorHAnsi"/>
            </w:rPr>
            <m:t>2</m:t>
          </w:del>
        </m:r>
        <m:r>
          <w:ins w:id="269" w:author="Max Lindmark" w:date="2020-07-31T13:39:00Z">
            <w:rPr>
              <w:rFonts w:ascii="Cambria Math" w:hAnsi="Cambria Math" w:cstheme="minorHAnsi"/>
            </w:rPr>
            <m:t>25</m:t>
          </w:ins>
        </m:r>
        <m:r>
          <w:rPr>
            <w:rFonts w:ascii="Cambria Math" w:hAnsi="Cambria Math" w:cstheme="minorHAnsi" w:hint="eastAsia"/>
            <w:lang w:val="en-GB"/>
          </w:rPr>
          <m:t>×</m:t>
        </m:r>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m:t>
            </m:r>
          </m:sub>
          <m:sup>
            <m:r>
              <w:rPr>
                <w:rFonts w:ascii="Cambria Math" w:hAnsi="Cambria Math" w:cstheme="minorHAnsi"/>
              </w:rPr>
              <m:t>2</m:t>
            </m:r>
          </m:sup>
        </m:sSubSup>
        <m:r>
          <w:del w:id="270" w:author="Max Lindmark" w:date="2020-07-30T10:11:00Z">
            <w:rPr>
              <w:rFonts w:ascii="Cambria Math" w:hAnsi="Cambria Math" w:cstheme="minorHAnsi"/>
            </w:rPr>
            <m:t>-0.00004</m:t>
          </w:del>
        </m:r>
        <m:r>
          <w:del w:id="271" w:author="Max Lindmark" w:date="2020-07-30T10:11:00Z">
            <w:rPr>
              <w:rFonts w:ascii="Cambria Math" w:hAnsi="Cambria Math" w:cstheme="minorHAnsi" w:hint="eastAsia"/>
              <w:lang w:val="en-GB"/>
            </w:rPr>
            <m:t>×</m:t>
          </w:del>
        </m:r>
        <m:sSubSup>
          <m:sSubSupPr>
            <m:ctrlPr>
              <w:del w:id="272" w:author="Max Lindmark" w:date="2020-07-30T10:11:00Z">
                <w:rPr>
                  <w:rFonts w:ascii="Cambria Math" w:hAnsi="Cambria Math" w:cstheme="minorHAnsi"/>
                  <w:i/>
                </w:rPr>
              </w:del>
            </m:ctrlPr>
          </m:sSubSupPr>
          <m:e>
            <m:r>
              <w:del w:id="273" w:author="Max Lindmark" w:date="2020-07-30T10:11:00Z">
                <w:rPr>
                  <w:rFonts w:ascii="Cambria Math" w:hAnsi="Cambria Math" w:cstheme="minorHAnsi"/>
                </w:rPr>
                <m:t>t</m:t>
              </w:del>
            </m:r>
          </m:e>
          <m:sub>
            <m:r>
              <w:del w:id="274" w:author="Max Lindmark" w:date="2020-07-30T10:11:00Z">
                <w:rPr>
                  <w:rFonts w:ascii="Cambria Math" w:hAnsi="Cambria Math" w:cstheme="minorHAnsi"/>
                </w:rPr>
                <m:t>C</m:t>
              </w:del>
            </m:r>
          </m:sub>
          <m:sup>
            <m:r>
              <w:del w:id="275" w:author="Max Lindmark" w:date="2020-07-30T10:11:00Z">
                <w:rPr>
                  <w:rFonts w:ascii="Cambria Math" w:hAnsi="Cambria Math" w:cstheme="minorHAnsi"/>
                </w:rPr>
                <m:t>3</m:t>
              </w:del>
            </m:r>
          </m:sup>
        </m:sSubSup>
      </m:oMath>
      <w:r w:rsidR="00904E3E" w:rsidRPr="00F93CEA">
        <w:rPr>
          <w:rFonts w:eastAsiaTheme="minorEastAsia" w:cstheme="minorHAnsi"/>
        </w:rPr>
        <w:t xml:space="preserve"> (Fig. S</w:t>
      </w:r>
      <w:r w:rsidR="00FF5BFA" w:rsidRPr="00F93CEA">
        <w:rPr>
          <w:rFonts w:eastAsiaTheme="minorEastAsia" w:cstheme="minorHAnsi"/>
        </w:rPr>
        <w:t>13</w:t>
      </w:r>
      <w:r w:rsidR="00904E3E" w:rsidRPr="00F93CEA">
        <w:rPr>
          <w:rFonts w:eastAsiaTheme="minorEastAsia" w:cstheme="minorHAnsi"/>
        </w:rPr>
        <w:t>)</w:t>
      </w:r>
      <w:r w:rsidR="006415B9">
        <w:rPr>
          <w:rFonts w:eastAsiaTheme="minorEastAsia" w:cstheme="minorHAnsi"/>
          <w:lang w:val="en-GB"/>
        </w:rPr>
        <w:t>.</w:t>
      </w:r>
      <w:r w:rsidR="009046F9">
        <w:rPr>
          <w:rFonts w:eastAsiaTheme="minorEastAsia" w:cstheme="minorHAnsi"/>
          <w:lang w:val="en-GB"/>
        </w:rPr>
        <w:t xml:space="preserve"> </w:t>
      </w:r>
      <w:commentRangeEnd w:id="254"/>
      <w:r w:rsidR="00A471FF">
        <w:rPr>
          <w:rStyle w:val="CommentReference"/>
        </w:rPr>
        <w:commentReference w:id="254"/>
      </w:r>
      <w:commentRangeEnd w:id="255"/>
      <w:r w:rsidR="00A77899">
        <w:rPr>
          <w:rStyle w:val="CommentReference"/>
        </w:rPr>
        <w:commentReference w:id="255"/>
      </w:r>
      <w:commentRangeEnd w:id="256"/>
      <w:r w:rsidR="00BA1D40">
        <w:rPr>
          <w:rStyle w:val="CommentReference"/>
        </w:rPr>
        <w:commentReference w:id="256"/>
      </w:r>
    </w:p>
    <w:p w14:paraId="756050CE" w14:textId="365092FD" w:rsidR="00BA76E6" w:rsidRDefault="0018027C" w:rsidP="00C176BC">
      <w:pPr>
        <w:spacing w:line="480" w:lineRule="auto"/>
        <w:ind w:firstLine="284"/>
        <w:contextualSpacing/>
        <w:jc w:val="both"/>
        <w:rPr>
          <w:rFonts w:eastAsiaTheme="minorEastAsia" w:cstheme="minorHAnsi"/>
          <w:lang w:val="en-GB"/>
        </w:rPr>
      </w:pPr>
      <w:r w:rsidRPr="006D2E1E">
        <w:rPr>
          <w:rFonts w:eastAsiaTheme="minorEastAsia" w:cstheme="minorHAnsi"/>
          <w:lang w:val="en-GB"/>
        </w:rPr>
        <w:lastRenderedPageBreak/>
        <w:t xml:space="preserve">The </w:t>
      </w:r>
      <w:r w:rsidR="002A6E0F" w:rsidRPr="006D2E1E">
        <w:rPr>
          <w:rFonts w:eastAsiaTheme="minorEastAsia" w:cstheme="minorHAnsi"/>
          <w:lang w:val="en-GB"/>
        </w:rPr>
        <w:t>impli</w:t>
      </w:r>
      <w:r w:rsidR="00125F07">
        <w:rPr>
          <w:rFonts w:eastAsiaTheme="minorEastAsia" w:cstheme="minorHAnsi"/>
          <w:lang w:val="en-GB"/>
        </w:rPr>
        <w:t>cation of a peak in consumption rate over temperature</w:t>
      </w:r>
      <w:r w:rsidR="002A6E0F" w:rsidRPr="006D2E1E">
        <w:rPr>
          <w:rFonts w:eastAsiaTheme="minorEastAsia" w:cstheme="minorHAnsi"/>
          <w:lang w:val="en-GB"/>
        </w:rPr>
        <w:t xml:space="preserve"> </w:t>
      </w:r>
      <w:r w:rsidR="00125F07">
        <w:rPr>
          <w:rFonts w:eastAsiaTheme="minorEastAsia" w:cstheme="minorHAnsi"/>
          <w:lang w:val="en-GB"/>
        </w:rPr>
        <w:t xml:space="preserve">is </w:t>
      </w:r>
      <w:r w:rsidR="002A6E0F" w:rsidRPr="006D2E1E">
        <w:rPr>
          <w:rFonts w:eastAsiaTheme="minorEastAsia" w:cstheme="minorHAnsi"/>
          <w:lang w:val="en-GB"/>
        </w:rPr>
        <w:t xml:space="preserve">that even if maximum consumption rates </w:t>
      </w:r>
      <w:r w:rsidR="00A04BA1" w:rsidRPr="006D2E1E">
        <w:rPr>
          <w:rFonts w:eastAsiaTheme="minorEastAsia" w:cstheme="minorHAnsi"/>
          <w:lang w:val="en-GB"/>
        </w:rPr>
        <w:t>increase</w:t>
      </w:r>
      <w:r w:rsidR="002A6E0F" w:rsidRPr="006D2E1E">
        <w:rPr>
          <w:rFonts w:eastAsiaTheme="minorEastAsia" w:cstheme="minorHAnsi"/>
          <w:lang w:val="en-GB"/>
        </w:rPr>
        <w:t xml:space="preserve"> </w:t>
      </w:r>
      <w:r w:rsidR="001F78FE" w:rsidRPr="006D2E1E">
        <w:rPr>
          <w:rFonts w:eastAsiaTheme="minorEastAsia" w:cstheme="minorHAnsi"/>
          <w:lang w:val="en-GB"/>
        </w:rPr>
        <w:t xml:space="preserve">at the same rate </w:t>
      </w:r>
      <w:r w:rsidR="008A107C" w:rsidRPr="006D2E1E">
        <w:rPr>
          <w:rFonts w:eastAsiaTheme="minorEastAsia" w:cstheme="minorHAnsi"/>
          <w:lang w:val="en-GB"/>
        </w:rPr>
        <w:t xml:space="preserve">as metabolism </w:t>
      </w:r>
      <w:r w:rsidR="002A6E0F" w:rsidRPr="006D2E1E">
        <w:rPr>
          <w:rFonts w:eastAsiaTheme="minorEastAsia" w:cstheme="minorHAnsi"/>
          <w:lang w:val="en-GB"/>
        </w:rPr>
        <w:t xml:space="preserve">with temperature </w:t>
      </w:r>
      <w:r w:rsidR="00ED5ECA" w:rsidRPr="006D2E1E">
        <w:rPr>
          <w:rFonts w:eastAsiaTheme="minorEastAsia" w:cstheme="minorHAnsi"/>
          <w:lang w:val="en-GB"/>
        </w:rPr>
        <w:t>initially</w:t>
      </w:r>
      <w:r w:rsidR="00F27F36">
        <w:rPr>
          <w:rFonts w:eastAsiaTheme="minorEastAsia" w:cstheme="minorHAnsi"/>
          <w:lang w:val="en-GB"/>
        </w:rPr>
        <w:t xml:space="preserve"> (at </w:t>
      </w:r>
      <w:r w:rsidR="00DB1238">
        <w:rPr>
          <w:rFonts w:eastAsiaTheme="minorEastAsia" w:cstheme="minorHAnsi"/>
          <w:lang w:val="en-GB"/>
        </w:rPr>
        <w:t>b</w:t>
      </w:r>
      <w:r w:rsidR="00F27F36">
        <w:rPr>
          <w:rFonts w:eastAsiaTheme="minorEastAsia" w:cstheme="minorHAnsi"/>
          <w:lang w:val="en-GB"/>
        </w:rPr>
        <w:t>elow peak temperature)</w:t>
      </w:r>
      <w:r w:rsidR="00ED5ECA" w:rsidRPr="006D2E1E">
        <w:rPr>
          <w:rFonts w:eastAsiaTheme="minorEastAsia" w:cstheme="minorHAnsi"/>
          <w:lang w:val="en-GB"/>
        </w:rPr>
        <w:t xml:space="preserve">, </w:t>
      </w:r>
      <w:r w:rsidR="002817F5" w:rsidRPr="006D2E1E">
        <w:rPr>
          <w:rFonts w:eastAsiaTheme="minorEastAsia" w:cstheme="minorHAnsi"/>
          <w:lang w:val="en-GB"/>
        </w:rPr>
        <w:t xml:space="preserve">consumption </w:t>
      </w:r>
      <w:r w:rsidR="006F7ED6" w:rsidRPr="006D2E1E">
        <w:rPr>
          <w:rFonts w:eastAsiaTheme="minorEastAsia" w:cstheme="minorHAnsi"/>
          <w:lang w:val="en-GB"/>
        </w:rPr>
        <w:t xml:space="preserve">rates </w:t>
      </w:r>
      <w:r w:rsidR="00E3277A" w:rsidRPr="006D2E1E">
        <w:rPr>
          <w:rFonts w:eastAsiaTheme="minorEastAsia" w:cstheme="minorHAnsi"/>
          <w:lang w:val="en-GB"/>
        </w:rPr>
        <w:t xml:space="preserve">eventually </w:t>
      </w:r>
      <w:r w:rsidR="002817F5" w:rsidRPr="006D2E1E">
        <w:rPr>
          <w:rFonts w:eastAsiaTheme="minorEastAsia" w:cstheme="minorHAnsi"/>
          <w:lang w:val="en-GB"/>
        </w:rPr>
        <w:t>decline</w:t>
      </w:r>
      <w:r w:rsidR="006F7ED6" w:rsidRPr="006D2E1E">
        <w:rPr>
          <w:rFonts w:eastAsiaTheme="minorEastAsia" w:cstheme="minorHAnsi"/>
          <w:lang w:val="en-GB"/>
        </w:rPr>
        <w:t xml:space="preserve"> relative to metabolism</w:t>
      </w:r>
      <w:r w:rsidR="002817F5" w:rsidRPr="006D2E1E">
        <w:rPr>
          <w:rFonts w:eastAsiaTheme="minorEastAsia" w:cstheme="minorHAnsi"/>
          <w:lang w:val="en-GB"/>
        </w:rPr>
        <w:t xml:space="preserve"> </w:t>
      </w:r>
      <w:r w:rsidR="004F3D9C" w:rsidRPr="006D2E1E">
        <w:rPr>
          <w:rFonts w:eastAsiaTheme="minorEastAsia" w:cstheme="minorHAnsi"/>
          <w:lang w:val="en-GB"/>
        </w:rPr>
        <w:t xml:space="preserve">with further </w:t>
      </w:r>
      <w:r w:rsidR="007420B2" w:rsidRPr="006D2E1E">
        <w:rPr>
          <w:rFonts w:eastAsiaTheme="minorEastAsia" w:cstheme="minorHAnsi"/>
          <w:lang w:val="en-GB"/>
        </w:rPr>
        <w:t>warming</w:t>
      </w:r>
      <w:r w:rsidR="004F3D9C" w:rsidRPr="006D2E1E">
        <w:rPr>
          <w:rFonts w:eastAsiaTheme="minorEastAsia" w:cstheme="minorHAnsi"/>
          <w:lang w:val="en-GB"/>
        </w:rPr>
        <w:t>.</w:t>
      </w:r>
      <w:r w:rsidR="00B32E2B">
        <w:rPr>
          <w:rFonts w:eastAsiaTheme="minorEastAsia" w:cstheme="minorHAnsi"/>
          <w:lang w:val="en-GB"/>
        </w:rPr>
        <w:t xml:space="preserve"> </w:t>
      </w:r>
      <w:r w:rsidR="00956A63">
        <w:rPr>
          <w:rFonts w:eastAsiaTheme="minorEastAsia" w:cstheme="minorHAnsi"/>
          <w:lang w:val="en-GB"/>
        </w:rPr>
        <w:t>T</w:t>
      </w:r>
      <w:r w:rsidR="00B10C5E" w:rsidRPr="006D2E1E">
        <w:rPr>
          <w:rFonts w:eastAsiaTheme="minorEastAsia" w:cstheme="minorHAnsi"/>
          <w:lang w:val="en-GB"/>
        </w:rPr>
        <w:t>h</w:t>
      </w:r>
      <w:r w:rsidR="00287990">
        <w:rPr>
          <w:rFonts w:eastAsiaTheme="minorEastAsia" w:cstheme="minorHAnsi"/>
          <w:lang w:val="en-GB"/>
        </w:rPr>
        <w:t xml:space="preserve">is means that </w:t>
      </w:r>
      <w:r w:rsidR="00A64BA0">
        <w:rPr>
          <w:rFonts w:eastAsiaTheme="minorEastAsia" w:cstheme="minorHAnsi"/>
          <w:lang w:val="en-GB"/>
        </w:rPr>
        <w:t>the</w:t>
      </w:r>
      <w:r w:rsidR="00B10C5E" w:rsidRPr="006D2E1E">
        <w:rPr>
          <w:rFonts w:eastAsiaTheme="minorEastAsia" w:cstheme="minorHAnsi"/>
          <w:lang w:val="en-GB"/>
        </w:rPr>
        <w:t xml:space="preserve"> effect of </w:t>
      </w:r>
      <w:r w:rsidR="0094723B">
        <w:rPr>
          <w:rFonts w:eastAsiaTheme="minorEastAsia" w:cstheme="minorHAnsi"/>
          <w:lang w:val="en-GB"/>
        </w:rPr>
        <w:t xml:space="preserve">increasing </w:t>
      </w:r>
      <w:r w:rsidR="00B10C5E" w:rsidRPr="006D2E1E">
        <w:rPr>
          <w:rFonts w:eastAsiaTheme="minorEastAsia" w:cstheme="minorHAnsi"/>
          <w:lang w:val="en-GB"/>
        </w:rPr>
        <w:t xml:space="preserve">temperature on </w:t>
      </w:r>
      <w:r w:rsidR="00A64BA0" w:rsidRPr="004559BC">
        <w:rPr>
          <w:rFonts w:eastAsiaTheme="minorEastAsia" w:cstheme="minorHAnsi"/>
          <w:lang w:val="en-GB"/>
        </w:rPr>
        <w:t>net energy gain</w:t>
      </w:r>
      <w:r w:rsidR="00A64BA0">
        <w:rPr>
          <w:rFonts w:eastAsiaTheme="minorEastAsia" w:cstheme="minorHAnsi"/>
          <w:lang w:val="en-GB"/>
        </w:rPr>
        <w:t xml:space="preserve"> </w:t>
      </w:r>
      <w:r w:rsidR="00AB3508" w:rsidRPr="006D2E1E">
        <w:rPr>
          <w:rFonts w:eastAsiaTheme="minorEastAsia" w:cstheme="minorHAnsi"/>
          <w:lang w:val="en-GB"/>
        </w:rPr>
        <w:t>depends on the current temperature</w:t>
      </w:r>
      <w:r w:rsidR="009C2179" w:rsidRPr="006D2E1E">
        <w:rPr>
          <w:rFonts w:eastAsiaTheme="minorEastAsia" w:cstheme="minorHAnsi"/>
          <w:lang w:val="en-GB"/>
        </w:rPr>
        <w:t xml:space="preserve"> relative to </w:t>
      </w:r>
      <w:r w:rsidR="004A5E3D">
        <w:rPr>
          <w:rFonts w:eastAsiaTheme="minorEastAsia" w:cstheme="minorHAnsi"/>
          <w:lang w:val="en-GB"/>
        </w:rPr>
        <w:t>peak</w:t>
      </w:r>
      <w:r w:rsidR="004A5E3D" w:rsidRPr="006D2E1E">
        <w:rPr>
          <w:rFonts w:eastAsiaTheme="minorEastAsia" w:cstheme="minorHAnsi"/>
          <w:lang w:val="en-GB"/>
        </w:rPr>
        <w:t xml:space="preserve"> </w:t>
      </w:r>
      <w:r w:rsidR="005C3226" w:rsidRPr="006D2E1E">
        <w:rPr>
          <w:rFonts w:eastAsiaTheme="minorEastAsia" w:cstheme="minorHAnsi"/>
          <w:lang w:val="en-GB"/>
        </w:rPr>
        <w:t>temperature</w:t>
      </w:r>
      <w:commentRangeStart w:id="276"/>
      <w:commentRangeStart w:id="277"/>
      <w:commentRangeStart w:id="278"/>
      <w:r w:rsidR="001107F5" w:rsidRPr="004559BC">
        <w:rPr>
          <w:rFonts w:eastAsiaTheme="minorEastAsia" w:cstheme="minorHAnsi"/>
          <w:lang w:val="en-GB"/>
        </w:rPr>
        <w:t>.</w:t>
      </w:r>
      <w:commentRangeEnd w:id="276"/>
      <w:r w:rsidR="00A64BA0">
        <w:rPr>
          <w:rStyle w:val="CommentReference"/>
        </w:rPr>
        <w:commentReference w:id="276"/>
      </w:r>
      <w:commentRangeEnd w:id="277"/>
      <w:r w:rsidR="00A77899">
        <w:rPr>
          <w:rStyle w:val="CommentReference"/>
        </w:rPr>
        <w:commentReference w:id="277"/>
      </w:r>
      <w:commentRangeEnd w:id="278"/>
      <w:r w:rsidR="00CA4774">
        <w:rPr>
          <w:rStyle w:val="CommentReference"/>
        </w:rPr>
        <w:commentReference w:id="278"/>
      </w:r>
      <w:r w:rsidR="00CC3ADF" w:rsidRPr="004559BC">
        <w:rPr>
          <w:rFonts w:eastAsiaTheme="minorEastAsia" w:cstheme="minorHAnsi"/>
          <w:lang w:val="en-GB"/>
        </w:rPr>
        <w:t xml:space="preserve"> </w:t>
      </w:r>
      <w:r w:rsidR="00362C2A">
        <w:rPr>
          <w:rFonts w:eastAsiaTheme="minorEastAsia" w:cstheme="minorHAnsi"/>
          <w:lang w:val="en-GB"/>
        </w:rPr>
        <w:t xml:space="preserve">In addition, the </w:t>
      </w:r>
      <w:r w:rsidR="00BA76E6">
        <w:rPr>
          <w:rFonts w:eastAsiaTheme="minorEastAsia" w:cstheme="minorHAnsi"/>
          <w:lang w:val="en-GB"/>
        </w:rPr>
        <w:t>thermal response curve of net energy gain</w:t>
      </w:r>
      <w:r w:rsidR="006C77A6">
        <w:rPr>
          <w:rFonts w:eastAsiaTheme="minorEastAsia" w:cstheme="minorHAnsi"/>
          <w:lang w:val="en-GB"/>
        </w:rPr>
        <w:t xml:space="preserve"> is characterized by </w:t>
      </w:r>
      <w:r w:rsidR="004D5301">
        <w:rPr>
          <w:rFonts w:eastAsiaTheme="minorEastAsia" w:cstheme="minorHAnsi"/>
          <w:lang w:val="en-GB"/>
        </w:rPr>
        <w:t>optimum temperature</w:t>
      </w:r>
      <w:r w:rsidR="006C77A6">
        <w:rPr>
          <w:rFonts w:eastAsiaTheme="minorEastAsia" w:cstheme="minorHAnsi"/>
          <w:lang w:val="en-GB"/>
        </w:rPr>
        <w:t xml:space="preserve">s declining with </w:t>
      </w:r>
      <w:r w:rsidR="004D5301">
        <w:rPr>
          <w:rFonts w:eastAsiaTheme="minorEastAsia" w:cstheme="minorHAnsi"/>
          <w:lang w:val="en-GB"/>
        </w:rPr>
        <w:t>body masses</w:t>
      </w:r>
      <w:r w:rsidR="00CA045D">
        <w:rPr>
          <w:rFonts w:eastAsiaTheme="minorEastAsia" w:cstheme="minorHAnsi"/>
          <w:lang w:val="en-GB"/>
        </w:rPr>
        <w:t xml:space="preserve">, as shown when predicting </w:t>
      </w:r>
      <w:r w:rsidR="00617E9C">
        <w:rPr>
          <w:rFonts w:eastAsiaTheme="minorEastAsia" w:cstheme="minorHAnsi"/>
          <w:lang w:val="en-GB"/>
        </w:rPr>
        <w:t>consumption, metabolism and net energy gain from our fitted models for two different body sizes</w:t>
      </w:r>
      <w:r w:rsidR="00791DB8">
        <w:rPr>
          <w:rFonts w:eastAsiaTheme="minorEastAsia" w:cstheme="minorHAnsi"/>
          <w:lang w:val="en-GB"/>
        </w:rPr>
        <w:t xml:space="preserve"> (Fig. 4)</w:t>
      </w:r>
      <w:r w:rsidR="00617E9C">
        <w:rPr>
          <w:rFonts w:eastAsiaTheme="minorEastAsia" w:cstheme="minorHAnsi"/>
          <w:lang w:val="en-GB"/>
        </w:rPr>
        <w:t>.</w:t>
      </w:r>
      <w:r w:rsidR="001A208D">
        <w:rPr>
          <w:rFonts w:eastAsiaTheme="minorEastAsia" w:cstheme="minorHAnsi"/>
          <w:lang w:val="en-GB"/>
        </w:rPr>
        <w:t xml:space="preserve"> This </w:t>
      </w:r>
      <w:r w:rsidR="0094723B">
        <w:rPr>
          <w:rFonts w:eastAsiaTheme="minorEastAsia" w:cstheme="minorHAnsi"/>
          <w:lang w:val="en-GB"/>
        </w:rPr>
        <w:t xml:space="preserve">decline in optimum temperature </w:t>
      </w:r>
      <w:r w:rsidR="00B22C3D">
        <w:rPr>
          <w:rFonts w:eastAsiaTheme="minorEastAsia" w:cstheme="minorHAnsi"/>
          <w:lang w:val="en-GB"/>
        </w:rPr>
        <w:t xml:space="preserve">of net energy gain </w:t>
      </w:r>
      <w:r w:rsidR="0094723B">
        <w:rPr>
          <w:rFonts w:eastAsiaTheme="minorEastAsia" w:cstheme="minorHAnsi"/>
          <w:lang w:val="en-GB"/>
        </w:rPr>
        <w:t xml:space="preserve">with body size </w:t>
      </w:r>
      <w:r w:rsidR="00E85141">
        <w:rPr>
          <w:rFonts w:eastAsiaTheme="minorEastAsia" w:cstheme="minorHAnsi"/>
          <w:lang w:val="en-GB"/>
        </w:rPr>
        <w:t xml:space="preserve">emerges </w:t>
      </w:r>
      <w:r w:rsidR="00A55EBE">
        <w:rPr>
          <w:rFonts w:eastAsiaTheme="minorEastAsia" w:cstheme="minorHAnsi"/>
          <w:lang w:val="en-GB"/>
        </w:rPr>
        <w:t>from</w:t>
      </w:r>
      <w:r w:rsidR="00D77264">
        <w:rPr>
          <w:rFonts w:eastAsiaTheme="minorEastAsia" w:cstheme="minorHAnsi"/>
          <w:lang w:val="en-GB"/>
        </w:rPr>
        <w:t xml:space="preserve"> </w:t>
      </w:r>
      <w:r w:rsidR="00E61969">
        <w:rPr>
          <w:rFonts w:eastAsiaTheme="minorEastAsia" w:cstheme="minorHAnsi"/>
          <w:lang w:val="en-GB"/>
        </w:rPr>
        <w:t xml:space="preserve">the </w:t>
      </w:r>
      <w:r w:rsidR="00483049">
        <w:rPr>
          <w:rFonts w:eastAsiaTheme="minorEastAsia" w:cstheme="minorHAnsi"/>
          <w:lang w:val="en-GB"/>
        </w:rPr>
        <w:t xml:space="preserve">unimodal curve over temperature and </w:t>
      </w:r>
      <w:r w:rsidR="00B22C3D">
        <w:rPr>
          <w:rFonts w:eastAsiaTheme="minorEastAsia" w:cstheme="minorHAnsi"/>
          <w:lang w:val="en-GB"/>
        </w:rPr>
        <w:t>the</w:t>
      </w:r>
      <w:r w:rsidR="0094723B">
        <w:rPr>
          <w:rFonts w:eastAsiaTheme="minorEastAsia" w:cstheme="minorHAnsi"/>
          <w:lang w:val="en-GB"/>
        </w:rPr>
        <w:t xml:space="preserve"> smaller</w:t>
      </w:r>
      <w:r w:rsidR="00483049">
        <w:rPr>
          <w:rFonts w:eastAsiaTheme="minorEastAsia" w:cstheme="minorHAnsi"/>
          <w:lang w:val="en-GB"/>
        </w:rPr>
        <w:t xml:space="preserve"> mass-scaling exponent of consumption </w:t>
      </w:r>
      <w:r w:rsidR="0094723B">
        <w:rPr>
          <w:rFonts w:eastAsiaTheme="minorEastAsia" w:cstheme="minorHAnsi"/>
          <w:lang w:val="en-GB"/>
        </w:rPr>
        <w:t>compared to</w:t>
      </w:r>
      <w:r w:rsidR="00483049">
        <w:rPr>
          <w:rFonts w:eastAsiaTheme="minorEastAsia" w:cstheme="minorHAnsi"/>
          <w:lang w:val="en-GB"/>
        </w:rPr>
        <w:t xml:space="preserve"> that of metabolis</w:t>
      </w:r>
      <w:r w:rsidR="00E02AC3">
        <w:rPr>
          <w:rFonts w:eastAsiaTheme="minorEastAsia" w:cstheme="minorHAnsi"/>
          <w:lang w:val="en-GB"/>
        </w:rPr>
        <w:t>m</w:t>
      </w:r>
      <w:r w:rsidR="00623DE1">
        <w:rPr>
          <w:rFonts w:eastAsiaTheme="minorEastAsia" w:cstheme="minorHAnsi"/>
          <w:lang w:val="en-GB"/>
        </w:rPr>
        <w:t xml:space="preserve"> (</w:t>
      </w:r>
      <w:r w:rsidR="00483049">
        <w:rPr>
          <w:rFonts w:eastAsiaTheme="minorEastAsia" w:cstheme="minorHAnsi"/>
          <w:lang w:val="en-GB"/>
        </w:rPr>
        <w:t>as shown</w:t>
      </w:r>
      <w:r w:rsidR="00CF5C6D">
        <w:rPr>
          <w:rFonts w:eastAsiaTheme="minorEastAsia" w:cstheme="minorHAnsi"/>
          <w:lang w:val="en-GB"/>
        </w:rPr>
        <w:t xml:space="preserve"> analytically</w:t>
      </w:r>
      <w:r w:rsidR="00483049">
        <w:rPr>
          <w:rFonts w:eastAsiaTheme="minorEastAsia" w:cstheme="minorHAnsi"/>
          <w:lang w:val="en-GB"/>
        </w:rPr>
        <w:t xml:space="preserve"> by </w:t>
      </w:r>
      <w:r w:rsidR="00E02AC3" w:rsidRPr="005671FA">
        <w:rPr>
          <w:lang w:val="en-GB"/>
        </w:rPr>
        <w:t xml:space="preserve">Morita </w:t>
      </w:r>
      <w:r w:rsidR="00E02AC3" w:rsidRPr="005671FA">
        <w:rPr>
          <w:i/>
          <w:iCs/>
          <w:lang w:val="en-GB"/>
        </w:rPr>
        <w:t>et al.</w:t>
      </w:r>
      <w:r w:rsidR="00BE2F55">
        <w:rPr>
          <w:rFonts w:eastAsiaTheme="minorEastAsia" w:cstheme="minorHAnsi"/>
          <w:lang w:val="en-GB"/>
        </w:rPr>
        <w:t xml:space="preserve"> </w:t>
      </w:r>
      <w:r w:rsidR="005671FA">
        <w:rPr>
          <w:rFonts w:eastAsiaTheme="minorEastAsia" w:cstheme="minorHAnsi"/>
          <w:lang w:val="en-GB"/>
        </w:rPr>
        <w:fldChar w:fldCharType="begin"/>
      </w:r>
      <w:r w:rsidR="00422B99">
        <w:rPr>
          <w:rFonts w:eastAsiaTheme="minorEastAsia" w:cstheme="minorHAnsi"/>
          <w:lang w:val="en-GB"/>
        </w:rPr>
        <w:instrText xml:space="preserve"> ADDIN ZOTERO_ITEM CSL_CITATION {"citationID":"adneidukep","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005671FA">
        <w:rPr>
          <w:rFonts w:eastAsiaTheme="minorEastAsia" w:cstheme="minorHAnsi"/>
          <w:lang w:val="en-GB"/>
        </w:rPr>
        <w:fldChar w:fldCharType="separate"/>
      </w:r>
      <w:r w:rsidR="00C164F0" w:rsidRPr="00C164F0">
        <w:rPr>
          <w:lang w:val="en-GB"/>
        </w:rPr>
        <w:t>(2010)</w:t>
      </w:r>
      <w:r w:rsidR="005671FA">
        <w:rPr>
          <w:rFonts w:eastAsiaTheme="minorEastAsia" w:cstheme="minorHAnsi"/>
          <w:lang w:val="en-GB"/>
        </w:rPr>
        <w:fldChar w:fldCharType="end"/>
      </w:r>
      <w:r w:rsidR="00623DE1">
        <w:rPr>
          <w:rFonts w:eastAsiaTheme="minorEastAsia" w:cstheme="minorHAnsi"/>
          <w:lang w:val="en-GB"/>
        </w:rPr>
        <w:t>)</w:t>
      </w:r>
      <w:r w:rsidR="00C176BC">
        <w:rPr>
          <w:rFonts w:eastAsiaTheme="minorEastAsia" w:cstheme="minorHAnsi"/>
          <w:lang w:val="en-GB"/>
        </w:rPr>
        <w:t>.</w:t>
      </w:r>
    </w:p>
    <w:p w14:paraId="478B3432" w14:textId="7426ABC3" w:rsidR="00CA28E0" w:rsidRDefault="006935DB" w:rsidP="00BA76E6">
      <w:pPr>
        <w:spacing w:line="480" w:lineRule="auto"/>
        <w:ind w:firstLine="284"/>
        <w:contextualSpacing/>
        <w:jc w:val="both"/>
        <w:rPr>
          <w:rFonts w:eastAsiaTheme="minorEastAsia" w:cstheme="minorHAnsi"/>
          <w:lang w:val="en-GB"/>
        </w:rPr>
      </w:pPr>
      <w:r>
        <w:rPr>
          <w:rFonts w:eastAsiaTheme="minorEastAsia" w:cstheme="minorHAnsi"/>
          <w:lang w:val="en-GB"/>
        </w:rPr>
        <w:t>The prediction of declining optimal growth temperatures</w:t>
      </w:r>
      <w:r w:rsidR="003A29E2">
        <w:rPr>
          <w:rFonts w:eastAsiaTheme="minorEastAsia" w:cstheme="minorHAnsi"/>
          <w:lang w:val="en-GB"/>
        </w:rPr>
        <w:t xml:space="preserve"> with size </w:t>
      </w:r>
      <w:r w:rsidR="00642BA2">
        <w:rPr>
          <w:rFonts w:eastAsiaTheme="minorEastAsia" w:cstheme="minorHAnsi"/>
          <w:lang w:val="en-GB"/>
        </w:rPr>
        <w:t>i</w:t>
      </w:r>
      <w:r w:rsidR="00315DF1">
        <w:rPr>
          <w:rFonts w:eastAsiaTheme="minorEastAsia" w:cstheme="minorHAnsi"/>
          <w:lang w:val="en-GB"/>
        </w:rPr>
        <w:t>s</w:t>
      </w:r>
      <w:r w:rsidR="00642BA2">
        <w:rPr>
          <w:rFonts w:eastAsiaTheme="minorEastAsia" w:cstheme="minorHAnsi"/>
          <w:lang w:val="en-GB"/>
        </w:rPr>
        <w:t xml:space="preserve"> </w:t>
      </w:r>
      <w:r w:rsidR="00A01E33">
        <w:rPr>
          <w:rFonts w:eastAsiaTheme="minorEastAsia" w:cstheme="minorHAnsi"/>
          <w:lang w:val="en-GB"/>
        </w:rPr>
        <w:t xml:space="preserve">further corroborated </w:t>
      </w:r>
      <w:r w:rsidR="00512DB0">
        <w:rPr>
          <w:rFonts w:eastAsiaTheme="minorEastAsia" w:cstheme="minorHAnsi"/>
          <w:lang w:val="en-GB"/>
        </w:rPr>
        <w:t xml:space="preserve">by </w:t>
      </w:r>
      <w:r w:rsidR="00642BA2">
        <w:rPr>
          <w:rFonts w:eastAsiaTheme="minorEastAsia" w:cstheme="minorHAnsi"/>
          <w:lang w:val="en-GB"/>
        </w:rPr>
        <w:t xml:space="preserve">our analysis of </w:t>
      </w:r>
      <w:r w:rsidR="00133B20">
        <w:rPr>
          <w:rFonts w:eastAsiaTheme="minorEastAsia" w:cstheme="minorHAnsi"/>
          <w:lang w:val="en-GB"/>
        </w:rPr>
        <w:t xml:space="preserve">experimental </w:t>
      </w:r>
      <w:r w:rsidR="00642BA2">
        <w:rPr>
          <w:rFonts w:eastAsiaTheme="minorEastAsia" w:cstheme="minorHAnsi"/>
          <w:lang w:val="en-GB"/>
        </w:rPr>
        <w:t>growth rate</w:t>
      </w:r>
      <w:r w:rsidR="00512DB0">
        <w:rPr>
          <w:rFonts w:eastAsiaTheme="minorEastAsia" w:cstheme="minorHAnsi"/>
          <w:lang w:val="en-GB"/>
        </w:rPr>
        <w:t xml:space="preserve"> data</w:t>
      </w:r>
      <w:r w:rsidR="00642BA2">
        <w:rPr>
          <w:rFonts w:eastAsiaTheme="minorEastAsia" w:cstheme="minorHAnsi"/>
          <w:lang w:val="en-GB"/>
        </w:rPr>
        <w:t xml:space="preserve">. </w:t>
      </w:r>
      <w:r w:rsidR="009D62A0">
        <w:rPr>
          <w:rFonts w:eastAsiaTheme="minorEastAsia" w:cstheme="minorHAnsi"/>
          <w:lang w:val="en-GB"/>
        </w:rPr>
        <w:t>W</w:t>
      </w:r>
      <w:r w:rsidR="00642BA2">
        <w:rPr>
          <w:rFonts w:eastAsiaTheme="minorEastAsia" w:cstheme="minorHAnsi"/>
          <w:lang w:val="en-GB"/>
        </w:rPr>
        <w:t xml:space="preserve">e find that within species, the </w:t>
      </w:r>
      <w:r w:rsidR="00565A12">
        <w:rPr>
          <w:rFonts w:eastAsiaTheme="minorEastAsia" w:cstheme="minorHAnsi"/>
          <w:lang w:val="en-GB"/>
        </w:rPr>
        <w:t xml:space="preserve">optimum growth </w:t>
      </w:r>
      <w:r w:rsidR="00642BA2">
        <w:rPr>
          <w:rFonts w:eastAsiaTheme="minorEastAsia" w:cstheme="minorHAnsi"/>
          <w:lang w:val="en-GB"/>
        </w:rPr>
        <w:t xml:space="preserve">temperature </w:t>
      </w:r>
      <w:del w:id="279" w:author="Max Lindmark" w:date="2020-07-30T10:16:00Z">
        <w:r w:rsidR="00E606D0" w:rsidDel="00D004D1">
          <w:rPr>
            <w:rFonts w:eastAsiaTheme="minorEastAsia" w:cstheme="minorHAnsi"/>
            <w:lang w:val="en-GB"/>
          </w:rPr>
          <w:delText xml:space="preserve">(rescaled within species) </w:delText>
        </w:r>
      </w:del>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w:del w:id="280" w:author="Max Lindmark" w:date="2020-07-31T10:32:00Z">
        <w:r w:rsidR="00D7330F" w:rsidDel="006D1DC4">
          <w:rPr>
            <w:rFonts w:eastAsiaTheme="minorEastAsia" w:cstheme="minorHAnsi"/>
            <w:lang w:val="en-GB"/>
          </w:rPr>
          <w:delText>1</w:delText>
        </w:r>
      </w:del>
      <w:ins w:id="281" w:author="Max Lindmark" w:date="2020-07-31T10:32:00Z">
        <w:r w:rsidR="006D1DC4">
          <w:rPr>
            <w:rFonts w:eastAsiaTheme="minorEastAsia" w:cstheme="minorHAnsi"/>
            <w:lang w:val="en-GB"/>
          </w:rPr>
          <w:t>5</w:t>
        </w:r>
      </w:ins>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282"/>
      <w:commentRangeStart w:id="283"/>
      <w:commentRangeStart w:id="284"/>
      <w:commentRangeStart w:id="285"/>
      <w:r w:rsidR="00CA28E0" w:rsidRPr="00972C7F">
        <w:rPr>
          <w:rFonts w:eastAsiaTheme="minorEastAsia" w:cstheme="minorHAnsi"/>
          <w:lang w:val="en-GB"/>
        </w:rPr>
        <w:t xml:space="preserve">natural log of </w:t>
      </w:r>
      <w:ins w:id="286" w:author="Max Lindmark" w:date="2020-07-30T08:26:00Z">
        <w:r w:rsidR="00061B3A">
          <w:rPr>
            <w:rFonts w:eastAsiaTheme="minorEastAsia" w:cstheme="minorHAnsi"/>
            <w:lang w:val="en-GB"/>
          </w:rPr>
          <w:t xml:space="preserve">relative </w:t>
        </w:r>
      </w:ins>
      <w:r w:rsidR="00CA28E0" w:rsidRPr="00972C7F">
        <w:rPr>
          <w:rFonts w:eastAsiaTheme="minorEastAsia" w:cstheme="minorHAnsi"/>
          <w:lang w:val="en-GB"/>
        </w:rPr>
        <w:t xml:space="preserve">body mass </w:t>
      </w:r>
      <w:del w:id="287" w:author="Max Lindmark" w:date="2020-07-30T10:16:00Z">
        <w:r w:rsidR="00BC0232" w:rsidDel="00C04D47">
          <w:rPr>
            <w:rFonts w:eastAsiaTheme="minorEastAsia" w:cstheme="minorHAnsi"/>
            <w:lang w:val="en-GB"/>
          </w:rPr>
          <w:delText>(</w:delText>
        </w:r>
      </w:del>
      <w:commentRangeStart w:id="288"/>
      <w:del w:id="289" w:author="Max Lindmark" w:date="2020-07-30T08:26:00Z">
        <w:r w:rsidR="00BC0232" w:rsidDel="00B123F9">
          <w:rPr>
            <w:rFonts w:eastAsiaTheme="minorEastAsia" w:cstheme="minorHAnsi"/>
            <w:lang w:val="en-GB"/>
          </w:rPr>
          <w:delText xml:space="preserve">rescaled </w:delText>
        </w:r>
        <w:r w:rsidR="007923F3" w:rsidDel="00B123F9">
          <w:rPr>
            <w:rFonts w:eastAsiaTheme="minorEastAsia" w:cstheme="minorHAnsi"/>
            <w:lang w:val="en-GB"/>
          </w:rPr>
          <w:delText xml:space="preserve">by dividing </w:delText>
        </w:r>
      </w:del>
      <w:del w:id="290" w:author="Max Lindmark" w:date="2020-07-30T10:16:00Z">
        <w:r w:rsidR="007923F3" w:rsidDel="00C04D47">
          <w:rPr>
            <w:rFonts w:eastAsiaTheme="minorEastAsia" w:cstheme="minorHAnsi"/>
            <w:lang w:val="en-GB"/>
          </w:rPr>
          <w:delText xml:space="preserve">mass </w:delText>
        </w:r>
      </w:del>
      <w:del w:id="291" w:author="Max Lindmark" w:date="2020-07-30T08:26:00Z">
        <w:r w:rsidR="007923F3" w:rsidDel="00B123F9">
          <w:rPr>
            <w:rFonts w:eastAsiaTheme="minorEastAsia" w:cstheme="minorHAnsi"/>
            <w:lang w:val="en-GB"/>
          </w:rPr>
          <w:delText>with</w:delText>
        </w:r>
        <w:r w:rsidR="00BC0232" w:rsidDel="00B123F9">
          <w:rPr>
            <w:rFonts w:eastAsiaTheme="minorEastAsia" w:cstheme="minorHAnsi"/>
            <w:lang w:val="en-GB"/>
          </w:rPr>
          <w:delText xml:space="preserve"> size</w:delText>
        </w:r>
        <w:r w:rsidR="00BC0232" w:rsidDel="00F773FB">
          <w:rPr>
            <w:rFonts w:eastAsiaTheme="minorEastAsia" w:cstheme="minorHAnsi"/>
            <w:lang w:val="en-GB"/>
          </w:rPr>
          <w:delText>-</w:delText>
        </w:r>
      </w:del>
      <w:del w:id="292" w:author="Max Lindmark" w:date="2020-07-30T10:16:00Z">
        <w:r w:rsidR="00BC0232" w:rsidDel="00C04D47">
          <w:rPr>
            <w:rFonts w:eastAsiaTheme="minorEastAsia" w:cstheme="minorHAnsi"/>
            <w:lang w:val="en-GB"/>
          </w:rPr>
          <w:delText>at</w:delText>
        </w:r>
      </w:del>
      <w:del w:id="293" w:author="Max Lindmark" w:date="2020-07-30T08:26:00Z">
        <w:r w:rsidR="00BC0232" w:rsidDel="00F773FB">
          <w:rPr>
            <w:rFonts w:eastAsiaTheme="minorEastAsia" w:cstheme="minorHAnsi"/>
            <w:lang w:val="en-GB"/>
          </w:rPr>
          <w:delText>-</w:delText>
        </w:r>
      </w:del>
      <w:del w:id="294" w:author="Max Lindmark" w:date="2020-07-30T10:16:00Z">
        <w:r w:rsidR="00BC0232" w:rsidDel="00C04D47">
          <w:rPr>
            <w:rFonts w:eastAsiaTheme="minorEastAsia" w:cstheme="minorHAnsi"/>
            <w:lang w:val="en-GB"/>
          </w:rPr>
          <w:delText>maturation</w:delText>
        </w:r>
        <w:commentRangeEnd w:id="288"/>
        <w:r w:rsidR="00B7792D" w:rsidDel="00C04D47">
          <w:rPr>
            <w:rStyle w:val="CommentReference"/>
          </w:rPr>
          <w:commentReference w:id="288"/>
        </w:r>
        <w:r w:rsidR="00BC0232" w:rsidDel="00C04D47">
          <w:rPr>
            <w:rFonts w:eastAsiaTheme="minorEastAsia" w:cstheme="minorHAnsi"/>
            <w:lang w:val="en-GB"/>
          </w:rPr>
          <w:delText xml:space="preserve">) </w:delText>
        </w:r>
      </w:del>
      <w:r w:rsidR="00CA28E0" w:rsidRPr="00972C7F">
        <w:rPr>
          <w:rFonts w:eastAsiaTheme="minorEastAsia" w:cstheme="minorHAnsi"/>
          <w:lang w:val="en-GB"/>
        </w:rPr>
        <w:t xml:space="preserve">(Fig. </w:t>
      </w:r>
      <w:r w:rsidR="00966646">
        <w:rPr>
          <w:rFonts w:eastAsiaTheme="minorEastAsia" w:cstheme="minorHAnsi"/>
          <w:lang w:val="en-GB"/>
        </w:rPr>
        <w:t>5</w:t>
      </w:r>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282"/>
      <w:r w:rsidR="00BC6DAB">
        <w:rPr>
          <w:rStyle w:val="CommentReference"/>
        </w:rPr>
        <w:commentReference w:id="282"/>
      </w:r>
      <w:commentRangeEnd w:id="283"/>
      <w:r w:rsidR="00BC6DAB">
        <w:rPr>
          <w:rStyle w:val="CommentReference"/>
        </w:rPr>
        <w:commentReference w:id="283"/>
      </w:r>
      <w:commentRangeEnd w:id="284"/>
      <w:r w:rsidR="00CE5ADB">
        <w:rPr>
          <w:rStyle w:val="CommentReference"/>
        </w:rPr>
        <w:commentReference w:id="284"/>
      </w:r>
      <w:commentRangeEnd w:id="285"/>
      <w:r w:rsidR="00123F31">
        <w:rPr>
          <w:rStyle w:val="CommentReference"/>
        </w:rPr>
        <w:commentReference w:id="285"/>
      </w:r>
      <w:r w:rsidR="007C1425">
        <w:rPr>
          <w:rFonts w:eastAsiaTheme="minorEastAsia" w:cstheme="minorHAnsi"/>
          <w:lang w:val="en-GB"/>
        </w:rPr>
        <w:t xml:space="preserve">Statistical support for </w:t>
      </w:r>
      <w:r w:rsidR="000B7F7E">
        <w:rPr>
          <w:rFonts w:eastAsiaTheme="minorEastAsia" w:cstheme="minorHAnsi"/>
          <w:lang w:val="en-GB"/>
        </w:rPr>
        <w:t>the</w:t>
      </w:r>
      <w:r w:rsidR="00CA28E0" w:rsidRPr="004559BC">
        <w:rPr>
          <w:rFonts w:eastAsiaTheme="minorEastAsia" w:cstheme="minorHAnsi"/>
          <w:lang w:val="en-GB"/>
        </w:rPr>
        <w:t xml:space="preserve"> decline in optimum </w:t>
      </w:r>
      <w:r w:rsidR="007C1425">
        <w:rPr>
          <w:rFonts w:eastAsiaTheme="minorEastAsia" w:cstheme="minorHAnsi"/>
          <w:lang w:val="en-GB"/>
        </w:rPr>
        <w:t xml:space="preserve">growth </w:t>
      </w:r>
      <w:r w:rsidR="00CA28E0" w:rsidRPr="004559BC">
        <w:rPr>
          <w:rFonts w:eastAsiaTheme="minorEastAsia" w:cstheme="minorHAnsi"/>
          <w:lang w:val="en-GB"/>
        </w:rPr>
        <w:t>temperature</w:t>
      </w:r>
      <w:r w:rsidR="00001A7F">
        <w:rPr>
          <w:rFonts w:eastAsiaTheme="minorEastAsia" w:cstheme="minorHAnsi"/>
          <w:lang w:val="en-GB"/>
        </w:rPr>
        <w:t xml:space="preserve"> with </w:t>
      </w:r>
      <w:r w:rsidR="007C1425">
        <w:rPr>
          <w:rFonts w:eastAsiaTheme="minorEastAsia" w:cstheme="minorHAnsi"/>
          <w:lang w:val="en-GB"/>
        </w:rPr>
        <w:t xml:space="preserve">body </w:t>
      </w:r>
      <w:r w:rsidR="00001A7F">
        <w:rPr>
          <w:rFonts w:eastAsiaTheme="minorEastAsia" w:cstheme="minorHAnsi"/>
          <w:lang w:val="en-GB"/>
        </w:rPr>
        <w:t>mass</w:t>
      </w:r>
      <w:r w:rsidR="00CA28E0" w:rsidRPr="004559BC">
        <w:rPr>
          <w:rFonts w:eastAsiaTheme="minorEastAsia" w:cstheme="minorHAnsi"/>
          <w:lang w:val="en-GB"/>
        </w:rPr>
        <w:t xml:space="preserve"> </w:t>
      </w:r>
      <w:r w:rsidR="000B7F7E">
        <w:rPr>
          <w:rFonts w:eastAsiaTheme="minorEastAsia" w:cstheme="minorHAnsi"/>
          <w:lang w:val="en-GB"/>
        </w:rPr>
        <w:t>i</w:t>
      </w:r>
      <w:r w:rsidR="007C1425">
        <w:rPr>
          <w:rFonts w:eastAsiaTheme="minorEastAsia" w:cstheme="minorHAnsi"/>
          <w:lang w:val="en-GB"/>
        </w:rPr>
        <w:t>s strong</w:t>
      </w:r>
      <w:r w:rsidR="00CA28E0" w:rsidRPr="004559BC">
        <w:rPr>
          <w:rFonts w:eastAsiaTheme="minorEastAsia" w:cstheme="minorHAnsi"/>
          <w:lang w:val="en-GB"/>
        </w:rPr>
        <w:t xml:space="preserve">, </w:t>
      </w:r>
      <w:r w:rsidR="00EF21FF">
        <w:rPr>
          <w:rFonts w:eastAsiaTheme="minorEastAsia" w:cstheme="minorHAnsi"/>
          <w:lang w:val="en-GB"/>
        </w:rPr>
        <w:t xml:space="preserve">as </w:t>
      </w:r>
      <w:del w:id="295" w:author="Max Lindmark" w:date="2020-07-31T10:27:00Z">
        <w:r w:rsidR="00CA28E0" w:rsidRPr="00972C7F" w:rsidDel="009336FA">
          <w:rPr>
            <w:rFonts w:cstheme="minorHAnsi"/>
            <w:lang w:val="en-GB"/>
          </w:rPr>
          <w:delText>9</w:delText>
        </w:r>
        <w:r w:rsidR="00F3717D" w:rsidDel="009336FA">
          <w:rPr>
            <w:rFonts w:cstheme="minorHAnsi"/>
            <w:lang w:val="en-GB"/>
          </w:rPr>
          <w:delText>2</w:delText>
        </w:r>
      </w:del>
      <w:ins w:id="296" w:author="Max Lindmark" w:date="2020-07-31T10:27:00Z">
        <w:r w:rsidR="009336FA" w:rsidRPr="00972C7F">
          <w:rPr>
            <w:rFonts w:cstheme="minorHAnsi"/>
            <w:lang w:val="en-GB"/>
          </w:rPr>
          <w:t>9</w:t>
        </w:r>
        <w:r w:rsidR="009336FA">
          <w:rPr>
            <w:rFonts w:cstheme="minorHAnsi"/>
            <w:lang w:val="en-GB"/>
          </w:rPr>
          <w:t>9</w:t>
        </w:r>
      </w:ins>
      <w:r w:rsidR="00CA28E0" w:rsidRPr="00972C7F">
        <w:rPr>
          <w:rFonts w:cstheme="minorHAnsi"/>
          <w:lang w:val="en-GB"/>
        </w:rPr>
        <w:t xml:space="preserve">% of the posterior density of the </w:t>
      </w:r>
      <w:r w:rsidR="001F5232">
        <w:rPr>
          <w:rFonts w:cstheme="minorHAnsi"/>
          <w:lang w:val="en-GB"/>
        </w:rPr>
        <w:t>global</w:t>
      </w:r>
      <w:del w:id="297" w:author="Max Lindmark" w:date="2020-08-17T13:27:00Z">
        <w:r w:rsidR="001F5232" w:rsidDel="00D01556">
          <w:rPr>
            <w:rFonts w:cstheme="minorHAnsi"/>
            <w:lang w:val="en-GB"/>
          </w:rPr>
          <w:delText xml:space="preserve"> </w:delText>
        </w:r>
      </w:del>
      <w:ins w:id="298" w:author="Max Lindmark" w:date="2020-07-31T10:28:00Z">
        <w:r w:rsidR="00CD6B25">
          <w:rPr>
            <w:rFonts w:cstheme="minorHAnsi"/>
            <w:lang w:val="en-GB"/>
          </w:rPr>
          <w:t xml:space="preserve"> </w:t>
        </w:r>
      </w:ins>
      <w:r w:rsidR="00CA28E0" w:rsidRPr="00972C7F">
        <w:rPr>
          <w:rFonts w:cstheme="minorHAnsi"/>
          <w:lang w:val="en-GB"/>
        </w:rPr>
        <w:t>slope estimate (</w:t>
      </w:r>
      <m:oMath>
        <m:sSub>
          <m:sSubPr>
            <m:ctrlPr>
              <w:ins w:id="299" w:author="Max Lindmark" w:date="2020-07-31T10:28:00Z">
                <w:rPr>
                  <w:rFonts w:ascii="Cambria Math" w:hAnsi="Cambria Math" w:cstheme="minorHAnsi"/>
                  <w:bCs/>
                  <w:i/>
                  <w:iCs/>
                </w:rPr>
              </w:ins>
            </m:ctrlPr>
          </m:sSubPr>
          <m:e>
            <m:r>
              <w:ins w:id="300" w:author="Max Lindmark" w:date="2020-07-31T10:28:00Z">
                <w:rPr>
                  <w:rFonts w:ascii="Cambria Math" w:hAnsi="Cambria Math" w:cstheme="minorHAnsi"/>
                </w:rPr>
                <m:t>β</m:t>
              </w:ins>
            </m:r>
          </m:e>
          <m:sub>
            <m:r>
              <w:ins w:id="301" w:author="Max Lindmark" w:date="2020-07-31T10:28:00Z">
                <w:rPr>
                  <w:rFonts w:ascii="Cambria Math" w:hAnsi="Cambria Math" w:cstheme="minorHAnsi"/>
                  <w:lang w:val="en-GB"/>
                </w:rPr>
                <m:t>1</m:t>
              </w:ins>
            </m:r>
          </m:sub>
        </m:sSub>
        <m:sSub>
          <m:sSubPr>
            <m:ctrlPr>
              <w:del w:id="302" w:author="Max Lindmark" w:date="2020-07-31T10:28:00Z">
                <w:rPr>
                  <w:rFonts w:ascii="Cambria Math" w:eastAsiaTheme="minorEastAsia" w:hAnsi="Cambria Math" w:cstheme="minorHAnsi"/>
                  <w:i/>
                </w:rPr>
              </w:del>
            </m:ctrlPr>
          </m:sSubPr>
          <m:e>
            <m:r>
              <w:del w:id="303" w:author="Max Lindmark" w:date="2020-07-31T10:28:00Z">
                <w:rPr>
                  <w:rFonts w:ascii="Cambria Math" w:eastAsiaTheme="minorEastAsia" w:hAnsi="Cambria Math" w:cstheme="minorHAnsi"/>
                </w:rPr>
                <m:t>μ</m:t>
              </w:del>
            </m:r>
          </m:e>
          <m:sub>
            <m:sSub>
              <m:sSubPr>
                <m:ctrlPr>
                  <w:del w:id="304" w:author="Max Lindmark" w:date="2020-07-31T10:28:00Z">
                    <w:rPr>
                      <w:rFonts w:ascii="Cambria Math" w:hAnsi="Cambria Math" w:cstheme="minorHAnsi"/>
                      <w:bCs/>
                      <w:i/>
                      <w:iCs/>
                    </w:rPr>
                  </w:del>
                </m:ctrlPr>
              </m:sSubPr>
              <m:e>
                <m:r>
                  <w:del w:id="305" w:author="Max Lindmark" w:date="2020-07-31T10:28:00Z">
                    <w:rPr>
                      <w:rFonts w:ascii="Cambria Math" w:hAnsi="Cambria Math" w:cstheme="minorHAnsi"/>
                    </w:rPr>
                    <m:t>β</m:t>
                  </w:del>
                </m:r>
              </m:e>
              <m:sub>
                <m:r>
                  <w:del w:id="306" w:author="Max Lindmark" w:date="2020-07-31T10:28:00Z">
                    <w:rPr>
                      <w:rFonts w:ascii="Cambria Math" w:hAnsi="Cambria Math" w:cstheme="minorHAnsi"/>
                      <w:lang w:val="en-GB"/>
                    </w:rPr>
                    <m:t>1</m:t>
                  </w:del>
                </m:r>
              </m:sub>
            </m:sSub>
          </m:sub>
        </m:sSub>
      </m:oMath>
      <w:r w:rsidR="00CA28E0" w:rsidRPr="00972C7F">
        <w:rPr>
          <w:rFonts w:cstheme="minorHAnsi"/>
          <w:lang w:val="en-GB"/>
        </w:rPr>
        <w:t>) is below 0.</w:t>
      </w:r>
      <w:r w:rsidR="00CA28E0" w:rsidRPr="004559BC">
        <w:rPr>
          <w:rFonts w:cstheme="minorHAnsi"/>
          <w:lang w:val="en-GB"/>
        </w:rPr>
        <w:t xml:space="preserve"> The models</w:t>
      </w:r>
      <w:r w:rsidR="00D67826">
        <w:rPr>
          <w:rFonts w:cstheme="minorHAnsi"/>
          <w:lang w:val="en-GB"/>
        </w:rPr>
        <w:t xml:space="preserve"> </w:t>
      </w:r>
      <w:r w:rsidR="00CA28E0" w:rsidRPr="004559BC">
        <w:rPr>
          <w:rFonts w:cstheme="minorHAnsi"/>
          <w:lang w:val="en-GB"/>
        </w:rPr>
        <w:t>with and without species-varying slopes</w:t>
      </w:r>
      <w:r w:rsidR="00D67826">
        <w:rPr>
          <w:rFonts w:cstheme="minorHAnsi"/>
          <w:lang w:val="en-GB"/>
        </w:rPr>
        <w:t xml:space="preserve"> </w:t>
      </w:r>
      <w:r w:rsidR="00CA28E0" w:rsidRPr="004559BC">
        <w:rPr>
          <w:rFonts w:cstheme="minorHAnsi"/>
          <w:lang w:val="en-GB"/>
        </w:rPr>
        <w:t>were indistinguishable in terms of WAIC (</w:t>
      </w:r>
      <w:del w:id="307" w:author="Max Lindmark" w:date="2020-07-31T14:51:00Z">
        <w:r w:rsidR="00E101E0" w:rsidDel="0012087E">
          <w:rPr>
            <w:rFonts w:cstheme="minorHAnsi"/>
            <w:lang w:val="en-GB"/>
          </w:rPr>
          <w:delText>177.3 vs 178.3, respectively</w:delText>
        </w:r>
      </w:del>
      <w:ins w:id="308" w:author="Max Lindmark" w:date="2020-07-31T14:51:00Z">
        <w:r w:rsidR="0012087E">
          <w:rPr>
            <w:rFonts w:cstheme="minorHAnsi"/>
            <w:lang w:val="en-GB"/>
          </w:rPr>
          <w:t>Table SX</w:t>
        </w:r>
      </w:ins>
      <w:r w:rsidR="00CA28E0" w:rsidRPr="004559BC">
        <w:rPr>
          <w:rFonts w:cstheme="minorHAnsi"/>
          <w:lang w:val="en-GB"/>
        </w:rPr>
        <w:t xml:space="preserve">), and we present the results for the </w:t>
      </w:r>
      <w:r w:rsidR="00420ADD">
        <w:rPr>
          <w:rFonts w:cstheme="minorHAnsi"/>
          <w:lang w:val="en-GB"/>
        </w:rPr>
        <w:t xml:space="preserve">random intercept </w:t>
      </w:r>
      <w:commentRangeStart w:id="309"/>
      <w:ins w:id="310" w:author="Max Lindmark" w:date="2020-07-31T10:05:00Z">
        <w:r w:rsidR="004C1CB9">
          <w:rPr>
            <w:rFonts w:cstheme="minorHAnsi"/>
            <w:lang w:val="en-GB"/>
          </w:rPr>
          <w:t>model, due to slightly bet</w:t>
        </w:r>
        <w:r w:rsidR="000C166F">
          <w:rPr>
            <w:rFonts w:cstheme="minorHAnsi"/>
            <w:lang w:val="en-GB"/>
          </w:rPr>
          <w:t>t</w:t>
        </w:r>
        <w:r w:rsidR="004C1CB9">
          <w:rPr>
            <w:rFonts w:cstheme="minorHAnsi"/>
            <w:lang w:val="en-GB"/>
          </w:rPr>
          <w:t>er</w:t>
        </w:r>
        <w:r w:rsidR="000C166F">
          <w:rPr>
            <w:rFonts w:cstheme="minorHAnsi"/>
            <w:lang w:val="en-GB"/>
          </w:rPr>
          <w:t xml:space="preserve"> </w:t>
        </w:r>
        <w:r w:rsidR="0063246E">
          <w:rPr>
            <w:rFonts w:cstheme="minorHAnsi"/>
            <w:lang w:val="en-GB"/>
          </w:rPr>
          <w:t>model diagnostics</w:t>
        </w:r>
      </w:ins>
      <w:ins w:id="311" w:author="Max Lindmark" w:date="2020-07-31T10:28:00Z">
        <w:r w:rsidR="0040248A">
          <w:rPr>
            <w:rFonts w:cstheme="minorHAnsi"/>
            <w:lang w:val="en-GB"/>
          </w:rPr>
          <w:t xml:space="preserve"> (</w:t>
        </w:r>
      </w:ins>
      <w:ins w:id="312" w:author="Max Lindmark" w:date="2020-07-31T14:51:00Z">
        <w:r w:rsidR="00CA4C49">
          <w:rPr>
            <w:rFonts w:cstheme="minorHAnsi"/>
            <w:lang w:val="en-GB"/>
          </w:rPr>
          <w:t xml:space="preserve">Fig </w:t>
        </w:r>
      </w:ins>
      <w:ins w:id="313" w:author="Max Lindmark" w:date="2020-07-31T10:28:00Z">
        <w:r w:rsidR="0040248A">
          <w:rPr>
            <w:rFonts w:cstheme="minorHAnsi"/>
            <w:lang w:val="en-GB"/>
          </w:rPr>
          <w:t>SX</w:t>
        </w:r>
        <w:r w:rsidR="004553A5">
          <w:rPr>
            <w:rFonts w:cstheme="minorHAnsi"/>
            <w:lang w:val="en-GB"/>
          </w:rPr>
          <w:t>)</w:t>
        </w:r>
      </w:ins>
      <w:del w:id="314" w:author="Max Lindmark" w:date="2020-07-31T10:05:00Z">
        <w:r w:rsidR="00420ADD" w:rsidDel="004C1CB9">
          <w:rPr>
            <w:rFonts w:cstheme="minorHAnsi"/>
            <w:lang w:val="en-GB"/>
          </w:rPr>
          <w:delText xml:space="preserve">and slope </w:delText>
        </w:r>
        <w:r w:rsidR="00CA28E0" w:rsidRPr="004559BC" w:rsidDel="004C1CB9">
          <w:rPr>
            <w:rFonts w:cstheme="minorHAnsi"/>
            <w:lang w:val="en-GB"/>
          </w:rPr>
          <w:delText>model</w:delText>
        </w:r>
      </w:del>
      <w:r w:rsidR="00CA28E0" w:rsidRPr="004559BC">
        <w:rPr>
          <w:rFonts w:cstheme="minorHAnsi"/>
          <w:lang w:val="en-GB"/>
        </w:rPr>
        <w:t xml:space="preserve">. </w:t>
      </w:r>
      <w:commentRangeEnd w:id="309"/>
      <w:r w:rsidR="0081429A">
        <w:rPr>
          <w:rStyle w:val="CommentReference"/>
        </w:rPr>
        <w:commentReference w:id="309"/>
      </w:r>
      <w:r w:rsidR="00CA28E0" w:rsidRPr="004559BC">
        <w:rPr>
          <w:rFonts w:eastAsiaTheme="minorEastAsia" w:cstheme="minorHAnsi"/>
          <w:lang w:val="en-GB"/>
        </w:rPr>
        <w:t>The</w:t>
      </w:r>
      <w:r w:rsidR="00CA28E0" w:rsidRPr="00972C7F">
        <w:rPr>
          <w:rFonts w:eastAsiaTheme="minorEastAsia" w:cstheme="minorHAnsi"/>
          <w:lang w:val="en-GB"/>
        </w:rPr>
        <w:t xml:space="preserve"> </w:t>
      </w:r>
      <w:del w:id="315" w:author="Max Lindmark" w:date="2020-08-17T13:24:00Z">
        <w:r w:rsidR="00CA28E0" w:rsidRPr="00972C7F" w:rsidDel="004A1BFA">
          <w:rPr>
            <w:rFonts w:eastAsiaTheme="minorEastAsia" w:cstheme="minorHAnsi"/>
            <w:lang w:val="en-GB"/>
          </w:rPr>
          <w:delText xml:space="preserve">general </w:delText>
        </w:r>
      </w:del>
      <w:ins w:id="316" w:author="Max Lindmark" w:date="2020-08-17T13:24:00Z">
        <w:r w:rsidR="004A1BFA">
          <w:rPr>
            <w:rFonts w:eastAsiaTheme="minorEastAsia" w:cstheme="minorHAnsi"/>
            <w:lang w:val="en-GB"/>
          </w:rPr>
          <w:t>global</w:t>
        </w:r>
        <w:r w:rsidR="004A1BFA" w:rsidRPr="00972C7F">
          <w:rPr>
            <w:rFonts w:eastAsiaTheme="minorEastAsia" w:cstheme="minorHAnsi"/>
            <w:lang w:val="en-GB"/>
          </w:rPr>
          <w:t xml:space="preserve"> </w:t>
        </w:r>
      </w:ins>
      <w:r w:rsidR="00CA28E0" w:rsidRPr="00972C7F">
        <w:rPr>
          <w:rFonts w:eastAsiaTheme="minorEastAsia" w:cstheme="minorHAnsi"/>
          <w:lang w:val="en-GB"/>
        </w:rPr>
        <w:t>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m:t>
        </m:r>
        <m:r>
          <w:del w:id="317" w:author="Max Lindmark" w:date="2020-07-31T10:34:00Z">
            <w:rPr>
              <w:rFonts w:ascii="Cambria Math" w:hAnsi="Cambria Math" w:cstheme="minorHAnsi"/>
              <w:lang w:val="en-GB"/>
            </w:rPr>
            <m:t>74</m:t>
          </w:del>
        </m:r>
        <m:r>
          <w:ins w:id="318" w:author="Max Lindmark" w:date="2020-07-31T10:34:00Z">
            <w:rPr>
              <w:rFonts w:ascii="Cambria Math" w:hAnsi="Cambria Math" w:cstheme="minorHAnsi"/>
              <w:lang w:val="en-GB"/>
            </w:rPr>
            <m:t>25</m:t>
          </w:ins>
        </m:r>
        <m:r>
          <w:rPr>
            <w:rFonts w:ascii="Cambria Math" w:hAnsi="Cambria Math" w:cstheme="minorHAnsi"/>
            <w:lang w:val="en-GB"/>
          </w:rPr>
          <m:t>-0.3</m:t>
        </m:r>
        <m:r>
          <w:del w:id="319" w:author="Max Lindmark" w:date="2020-07-31T10:33:00Z">
            <w:rPr>
              <w:rFonts w:ascii="Cambria Math" w:hAnsi="Cambria Math" w:cstheme="minorHAnsi"/>
              <w:lang w:val="en-GB"/>
            </w:rPr>
            <m:t>1</m:t>
          </w:del>
        </m:r>
        <m:r>
          <w:ins w:id="320" w:author="Max Lindmark" w:date="2020-07-31T10:33:00Z">
            <w:rPr>
              <w:rFonts w:ascii="Cambria Math" w:hAnsi="Cambria Math" w:cstheme="minorHAnsi"/>
              <w:lang w:val="en-GB"/>
            </w:rPr>
            <m:t>5</m:t>
          </w:ins>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r w:rsidR="006F2C50">
        <w:rPr>
          <w:rFonts w:eastAsiaTheme="minorEastAsia" w:cstheme="minorHAnsi"/>
          <w:lang w:val="en-GB"/>
        </w:rPr>
        <w:t>the rescaled body</w:t>
      </w:r>
      <w:r w:rsidR="006F2C50" w:rsidRPr="004559BC">
        <w:rPr>
          <w:rFonts w:eastAsiaTheme="minorEastAsia" w:cstheme="minorHAnsi"/>
          <w:lang w:val="en-GB"/>
        </w:rPr>
        <w:t xml:space="preserve"> </w:t>
      </w:r>
      <w:r w:rsidR="00CA28E0" w:rsidRPr="004559BC">
        <w:rPr>
          <w:rFonts w:eastAsiaTheme="minorEastAsia" w:cstheme="minorHAnsi"/>
          <w:lang w:val="en-GB"/>
        </w:rPr>
        <w:t>mass</w:t>
      </w:r>
      <w:r w:rsidR="00CA28E0" w:rsidRPr="00972C7F">
        <w:rPr>
          <w:rFonts w:eastAsiaTheme="minorEastAsia" w:cstheme="minorHAnsi"/>
          <w:lang w:val="en-GB"/>
        </w:rPr>
        <w:t xml:space="preserve">. </w:t>
      </w:r>
    </w:p>
    <w:p w14:paraId="4842944B" w14:textId="3D3FCE6C" w:rsidR="00DD7E41" w:rsidRDefault="00DD7E41" w:rsidP="00BA76E6">
      <w:pPr>
        <w:spacing w:line="480" w:lineRule="auto"/>
        <w:ind w:firstLine="284"/>
        <w:contextualSpacing/>
        <w:jc w:val="both"/>
        <w:rPr>
          <w:rFonts w:eastAsiaTheme="minorEastAsia" w:cstheme="minorHAnsi"/>
          <w:lang w:val="en-GB"/>
        </w:rPr>
      </w:pPr>
    </w:p>
    <w:p w14:paraId="53DEE285" w14:textId="28A4E7A0" w:rsidR="00DD7E41" w:rsidRDefault="00DD7E41" w:rsidP="00BA76E6">
      <w:pPr>
        <w:spacing w:line="480" w:lineRule="auto"/>
        <w:ind w:firstLine="284"/>
        <w:contextualSpacing/>
        <w:jc w:val="both"/>
        <w:rPr>
          <w:rFonts w:eastAsiaTheme="minorEastAsia" w:cstheme="minorHAnsi"/>
          <w:lang w:val="en-GB"/>
        </w:rPr>
      </w:pPr>
    </w:p>
    <w:p w14:paraId="5956C0C3" w14:textId="460FD73C" w:rsidR="00DD7E41" w:rsidRDefault="00DD7E41" w:rsidP="00BA76E6">
      <w:pPr>
        <w:spacing w:line="480" w:lineRule="auto"/>
        <w:ind w:firstLine="284"/>
        <w:contextualSpacing/>
        <w:jc w:val="both"/>
        <w:rPr>
          <w:ins w:id="321" w:author="Max Lindmark" w:date="2020-07-30T10:17:00Z"/>
          <w:rFonts w:eastAsiaTheme="minorEastAsia" w:cstheme="minorHAnsi"/>
          <w:lang w:val="en-GB"/>
        </w:rPr>
      </w:pPr>
    </w:p>
    <w:p w14:paraId="68C0EE96" w14:textId="77777777" w:rsidR="00304163" w:rsidRDefault="00304163" w:rsidP="00BA76E6">
      <w:pPr>
        <w:spacing w:line="480" w:lineRule="auto"/>
        <w:ind w:firstLine="284"/>
        <w:contextualSpacing/>
        <w:jc w:val="both"/>
        <w:rPr>
          <w:rFonts w:eastAsiaTheme="minorEastAsia" w:cstheme="minorHAnsi"/>
          <w:lang w:val="en-GB"/>
        </w:rPr>
      </w:pPr>
    </w:p>
    <w:p w14:paraId="52A9F2B4" w14:textId="0AE9D8F3" w:rsidR="00524113" w:rsidRPr="00CD224D" w:rsidRDefault="00524113" w:rsidP="00AE4AF5">
      <w:pPr>
        <w:spacing w:line="480" w:lineRule="auto"/>
        <w:contextualSpacing/>
        <w:jc w:val="both"/>
      </w:pPr>
      <w:r w:rsidRPr="00972C7F">
        <w:rPr>
          <w:b/>
          <w:bCs/>
          <w:lang w:val="en-GB"/>
        </w:rPr>
        <w:lastRenderedPageBreak/>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p>
    <w:tbl>
      <w:tblPr>
        <w:tblStyle w:val="GridTable1Light"/>
        <w:tblW w:w="0" w:type="auto"/>
        <w:tblLook w:val="04A0" w:firstRow="1" w:lastRow="0" w:firstColumn="1" w:lastColumn="0" w:noHBand="0" w:noVBand="1"/>
      </w:tblPr>
      <w:tblGrid>
        <w:gridCol w:w="870"/>
        <w:gridCol w:w="616"/>
        <w:gridCol w:w="2716"/>
        <w:gridCol w:w="1469"/>
        <w:gridCol w:w="1966"/>
        <w:gridCol w:w="1379"/>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commentRangeStart w:id="322"/>
        <w:tc>
          <w:tcPr>
            <w:tcW w:w="0" w:type="auto"/>
          </w:tcPr>
          <w:p w14:paraId="03F56BA2" w14:textId="5102367C" w:rsidR="009A7A44" w:rsidRPr="00195C11" w:rsidRDefault="00DD3F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w:commentRangeEnd w:id="322"/>
                <m:r>
                  <m:rPr>
                    <m:sty m:val="p"/>
                  </m:rPr>
                  <w:rPr>
                    <w:rStyle w:val="CommentReference"/>
                  </w:rPr>
                  <w:commentReference w:id="322"/>
                </m:r>
              </m:oMath>
            </m:oMathPara>
          </w:p>
        </w:tc>
        <w:tc>
          <w:tcPr>
            <w:tcW w:w="0" w:type="auto"/>
          </w:tcPr>
          <w:p w14:paraId="444837AF" w14:textId="5271EEFE" w:rsidR="009A7A44" w:rsidRPr="00195C11" w:rsidRDefault="00810C3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0</w:t>
            </w:r>
            <w:r w:rsidR="00273D7A">
              <w:rPr>
                <w:rFonts w:cstheme="minorHAnsi"/>
                <w:b/>
                <w:bCs/>
              </w:rPr>
              <w:t>.</w:t>
            </w:r>
            <w:r w:rsidR="00B162B0">
              <w:rPr>
                <w:rFonts w:cstheme="minorHAnsi"/>
                <w:b/>
                <w:bCs/>
              </w:rPr>
              <w:t>6</w:t>
            </w:r>
            <w:r w:rsidR="009A7A44" w:rsidRPr="00195C11">
              <w:rPr>
                <w:rFonts w:cstheme="minorHAnsi"/>
                <w:b/>
                <w:bCs/>
              </w:rPr>
              <w:t xml:space="preserve"> (2</w:t>
            </w:r>
            <w:r w:rsidR="00FC35EA">
              <w:rPr>
                <w:rFonts w:cstheme="minorHAnsi"/>
                <w:b/>
                <w:bCs/>
              </w:rPr>
              <w:t>71</w:t>
            </w:r>
            <w:r w:rsidR="009A7A44" w:rsidRPr="00195C11">
              <w:rPr>
                <w:rFonts w:cstheme="minorHAnsi"/>
                <w:b/>
                <w:bCs/>
              </w:rPr>
              <w:t>.</w:t>
            </w:r>
            <w:r w:rsidR="00FC35EA">
              <w:rPr>
                <w:rFonts w:cstheme="minorHAnsi"/>
                <w:b/>
                <w:bCs/>
              </w:rPr>
              <w:t>9</w:t>
            </w:r>
            <w:r w:rsidR="009A7A44" w:rsidRPr="00195C11">
              <w:rPr>
                <w:rFonts w:cstheme="minorHAnsi"/>
                <w:b/>
                <w:bCs/>
              </w:rPr>
              <w:t>)</w:t>
            </w:r>
          </w:p>
        </w:tc>
        <w:tc>
          <w:tcPr>
            <w:tcW w:w="0" w:type="auto"/>
          </w:tcPr>
          <w:p w14:paraId="733E1C4F" w14:textId="0890D501"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00052EA7">
              <w:rPr>
                <w:rFonts w:cstheme="minorHAnsi"/>
              </w:rPr>
              <w:t>9</w:t>
            </w:r>
            <w:r w:rsidR="009A7A44" w:rsidRPr="00195C11">
              <w:rPr>
                <w:rFonts w:cstheme="minorHAnsi"/>
              </w:rPr>
              <w:t xml:space="preserve"> (</w:t>
            </w:r>
            <w:r w:rsidR="00052EA7">
              <w:rPr>
                <w:rFonts w:cstheme="minorHAnsi"/>
              </w:rPr>
              <w:t>564.5</w:t>
            </w:r>
            <w:r w:rsidR="009A7A44" w:rsidRPr="00195C11">
              <w:rPr>
                <w:rFonts w:cstheme="minorHAnsi"/>
              </w:rPr>
              <w:t>)</w:t>
            </w:r>
          </w:p>
        </w:tc>
        <w:tc>
          <w:tcPr>
            <w:tcW w:w="0" w:type="auto"/>
          </w:tcPr>
          <w:p w14:paraId="7E106A9E" w14:textId="0B09A0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w:t>
            </w:r>
            <w:r w:rsidR="00CD0D80">
              <w:rPr>
                <w:rFonts w:cstheme="minorHAnsi"/>
                <w:b/>
                <w:bCs/>
              </w:rPr>
              <w:t>7.2</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DD3F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785D21F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w:t>
            </w:r>
            <w:r w:rsidR="006C698D">
              <w:rPr>
                <w:rFonts w:cstheme="minorHAnsi"/>
                <w:b/>
                <w:bCs/>
              </w:rPr>
              <w:t>271.3</w:t>
            </w:r>
            <w:r w:rsidRPr="00195C11">
              <w:rPr>
                <w:rFonts w:cstheme="minorHAnsi"/>
                <w:b/>
                <w:bCs/>
              </w:rPr>
              <w:t>)</w:t>
            </w:r>
          </w:p>
        </w:tc>
        <w:tc>
          <w:tcPr>
            <w:tcW w:w="0" w:type="auto"/>
          </w:tcPr>
          <w:p w14:paraId="5B75002B" w14:textId="4936AF9B"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1.3</w:t>
            </w:r>
            <w:r w:rsidR="009A7A44" w:rsidRPr="00195C11">
              <w:rPr>
                <w:rFonts w:cstheme="minorHAnsi"/>
                <w:b/>
                <w:bCs/>
              </w:rPr>
              <w:t xml:space="preserve"> (</w:t>
            </w:r>
            <w:r>
              <w:rPr>
                <w:rFonts w:cstheme="minorHAnsi"/>
                <w:b/>
                <w:bCs/>
              </w:rPr>
              <w:t>561.9</w:t>
            </w:r>
            <w:r w:rsidR="009A7A44" w:rsidRPr="00195C11">
              <w:rPr>
                <w:rFonts w:cstheme="minorHAnsi"/>
                <w:b/>
                <w:bCs/>
              </w:rPr>
              <w:t>)</w:t>
            </w:r>
          </w:p>
        </w:tc>
        <w:tc>
          <w:tcPr>
            <w:tcW w:w="0" w:type="auto"/>
          </w:tcPr>
          <w:p w14:paraId="1A2A032C" w14:textId="0700B13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7.4</w:t>
            </w:r>
            <w:r w:rsidR="009A7A44" w:rsidRPr="00195C11">
              <w:rPr>
                <w:rFonts w:cstheme="minorHAnsi"/>
              </w:rPr>
              <w:t xml:space="preserve"> (</w:t>
            </w:r>
            <w:r w:rsidR="00CD0D80">
              <w:rPr>
                <w:rFonts w:cstheme="minorHAnsi"/>
              </w:rPr>
              <w:t>55</w:t>
            </w:r>
            <w:r w:rsidR="004C7E3C" w:rsidRPr="00195C11">
              <w:rPr>
                <w:rFonts w:cstheme="minorHAnsi"/>
              </w:rPr>
              <w:t>.6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DD3F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BD9C2F0"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306</w:t>
            </w:r>
            <w:r w:rsidR="009A7A44" w:rsidRPr="00195C11">
              <w:rPr>
                <w:rFonts w:cstheme="minorHAnsi"/>
              </w:rPr>
              <w:t xml:space="preserve"> (</w:t>
            </w:r>
            <w:r w:rsidR="00031253">
              <w:rPr>
                <w:rFonts w:cstheme="minorHAnsi"/>
              </w:rPr>
              <w:t>577.3</w:t>
            </w:r>
            <w:r w:rsidR="009A7A44" w:rsidRPr="00195C11">
              <w:rPr>
                <w:rFonts w:cstheme="minorHAnsi"/>
              </w:rPr>
              <w:t>)</w:t>
            </w:r>
          </w:p>
        </w:tc>
        <w:tc>
          <w:tcPr>
            <w:tcW w:w="0" w:type="auto"/>
          </w:tcPr>
          <w:p w14:paraId="7D53A8B8" w14:textId="052E1031"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147.5</w:t>
            </w:r>
            <w:r w:rsidR="009A7A44" w:rsidRPr="00195C11">
              <w:rPr>
                <w:rFonts w:cstheme="minorHAnsi"/>
              </w:rPr>
              <w:t xml:space="preserve"> (</w:t>
            </w:r>
            <w:r>
              <w:rPr>
                <w:rFonts w:cstheme="minorHAnsi"/>
              </w:rPr>
              <w:t>708.1</w:t>
            </w:r>
            <w:r w:rsidR="009A7A44" w:rsidRPr="00195C11">
              <w:rPr>
                <w:rFonts w:cstheme="minorHAnsi"/>
              </w:rPr>
              <w:t>)</w:t>
            </w:r>
          </w:p>
        </w:tc>
        <w:tc>
          <w:tcPr>
            <w:tcW w:w="0" w:type="auto"/>
          </w:tcPr>
          <w:p w14:paraId="1CD49F41" w14:textId="2B1AC34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24</w:t>
            </w:r>
            <w:r w:rsidR="009A7A44" w:rsidRPr="00195C11">
              <w:rPr>
                <w:rFonts w:cstheme="minorHAnsi"/>
              </w:rPr>
              <w:t xml:space="preserve"> (7</w:t>
            </w:r>
            <w:r w:rsidR="004D3778">
              <w:rPr>
                <w:rFonts w:cstheme="minorHAnsi"/>
              </w:rPr>
              <w:t>1</w:t>
            </w:r>
            <w:r w:rsidR="009A7A44" w:rsidRPr="00195C11">
              <w:rPr>
                <w:rFonts w:cstheme="minorHAnsi"/>
              </w:rPr>
              <w:t>.</w:t>
            </w:r>
            <w:r w:rsidR="004D3778">
              <w:rPr>
                <w:rFonts w:cstheme="minorHAnsi"/>
              </w:rPr>
              <w:t>2</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DD3F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094D2953"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388.6</w:t>
            </w:r>
            <w:r w:rsidR="009A7A44" w:rsidRPr="00195C11">
              <w:rPr>
                <w:rFonts w:cstheme="minorHAnsi"/>
              </w:rPr>
              <w:t xml:space="preserve"> (</w:t>
            </w:r>
            <w:r w:rsidR="00637045">
              <w:rPr>
                <w:rFonts w:cstheme="minorHAnsi"/>
              </w:rPr>
              <w:t>659.9</w:t>
            </w:r>
            <w:r w:rsidR="009A7A44" w:rsidRPr="00195C11">
              <w:rPr>
                <w:rFonts w:cstheme="minorHAnsi"/>
              </w:rPr>
              <w:t>)</w:t>
            </w:r>
          </w:p>
        </w:tc>
        <w:tc>
          <w:tcPr>
            <w:tcW w:w="0" w:type="auto"/>
          </w:tcPr>
          <w:p w14:paraId="7E1EA6A8" w14:textId="6B1CA99F"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69.7</w:t>
            </w:r>
            <w:r w:rsidR="009A7A44" w:rsidRPr="00195C11">
              <w:rPr>
                <w:rFonts w:cstheme="minorHAnsi"/>
              </w:rPr>
              <w:t xml:space="preserve"> (</w:t>
            </w:r>
            <w:r>
              <w:rPr>
                <w:rFonts w:cstheme="minorHAnsi"/>
              </w:rPr>
              <w:t>630.3</w:t>
            </w:r>
            <w:r w:rsidR="009A7A44" w:rsidRPr="00195C11">
              <w:rPr>
                <w:rFonts w:cstheme="minorHAnsi"/>
              </w:rPr>
              <w:t>)</w:t>
            </w:r>
          </w:p>
        </w:tc>
        <w:tc>
          <w:tcPr>
            <w:tcW w:w="0" w:type="auto"/>
          </w:tcPr>
          <w:p w14:paraId="062B72B1" w14:textId="77F93E6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33</w:t>
            </w:r>
            <w:r w:rsidR="009A7A44" w:rsidRPr="00195C11">
              <w:rPr>
                <w:rFonts w:cstheme="minorHAnsi"/>
              </w:rPr>
              <w:t xml:space="preserve"> (</w:t>
            </w:r>
            <w:r w:rsidR="00B77FA9">
              <w:rPr>
                <w:rFonts w:cstheme="minorHAnsi"/>
              </w:rPr>
              <w:t>80</w:t>
            </w:r>
            <w:r w:rsidR="004C7E3C" w:rsidRPr="00195C11">
              <w:rPr>
                <w:rFonts w:cstheme="minorHAnsi"/>
              </w:rPr>
              <w:t>.</w:t>
            </w:r>
            <w:r w:rsidR="003A03A8">
              <w:rPr>
                <w:rFonts w:cstheme="minorHAnsi"/>
              </w:rPr>
              <w:t>1</w:t>
            </w:r>
            <w:r w:rsidR="009A7A44"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AE2E5E" w:rsidRDefault="009A7A44" w:rsidP="009A7A44">
            <w:pPr>
              <w:spacing w:line="360" w:lineRule="auto"/>
              <w:contextualSpacing/>
              <w:jc w:val="both"/>
              <w:rPr>
                <w:rFonts w:cstheme="minorHAnsi"/>
              </w:rPr>
            </w:pPr>
            <w:r w:rsidRPr="00AE2E5E">
              <w:rPr>
                <w:rFonts w:cstheme="minorHAnsi"/>
              </w:rPr>
              <w:t>M4</w:t>
            </w:r>
          </w:p>
        </w:tc>
        <w:tc>
          <w:tcPr>
            <w:tcW w:w="0" w:type="auto"/>
            <w:vMerge/>
          </w:tcPr>
          <w:p w14:paraId="58D69B93"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AE2E5E" w:rsidRDefault="00DD3F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65EE6FB2" w:rsidR="009A7A44" w:rsidRPr="00AE2E5E"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652.3</w:t>
            </w:r>
            <w:r w:rsidR="009A7A44" w:rsidRPr="00AE2E5E">
              <w:rPr>
                <w:rFonts w:cstheme="minorHAnsi"/>
              </w:rPr>
              <w:t xml:space="preserve"> (</w:t>
            </w:r>
            <w:r w:rsidR="005E134B">
              <w:rPr>
                <w:rFonts w:cstheme="minorHAnsi"/>
              </w:rPr>
              <w:t>923.6</w:t>
            </w:r>
            <w:r w:rsidR="009A7A44" w:rsidRPr="00AE2E5E">
              <w:rPr>
                <w:rFonts w:cstheme="minorHAnsi"/>
              </w:rPr>
              <w:t>)</w:t>
            </w:r>
          </w:p>
        </w:tc>
        <w:tc>
          <w:tcPr>
            <w:tcW w:w="0" w:type="auto"/>
          </w:tcPr>
          <w:p w14:paraId="2074BED3" w14:textId="573C0CB3"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190.6</w:t>
            </w:r>
            <w:r w:rsidR="009A7A44" w:rsidRPr="00AE2E5E">
              <w:rPr>
                <w:rFonts w:cstheme="minorHAnsi"/>
              </w:rPr>
              <w:t xml:space="preserve"> </w:t>
            </w:r>
            <w:r w:rsidR="00E67359" w:rsidRPr="00AE2E5E">
              <w:rPr>
                <w:rFonts w:cstheme="minorHAnsi"/>
              </w:rPr>
              <w:t>(</w:t>
            </w:r>
            <w:r>
              <w:rPr>
                <w:rFonts w:cstheme="minorHAnsi"/>
              </w:rPr>
              <w:t>751.2</w:t>
            </w:r>
            <w:r w:rsidR="009A7A44" w:rsidRPr="00AE2E5E">
              <w:rPr>
                <w:rFonts w:cstheme="minorHAnsi"/>
              </w:rPr>
              <w:t>)</w:t>
            </w:r>
          </w:p>
        </w:tc>
        <w:tc>
          <w:tcPr>
            <w:tcW w:w="0" w:type="auto"/>
          </w:tcPr>
          <w:p w14:paraId="45AAE981" w14:textId="5FFBB2C0"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43.7</w:t>
            </w:r>
            <w:r w:rsidR="009A7A44" w:rsidRPr="00AE2E5E">
              <w:rPr>
                <w:rFonts w:cstheme="minorHAnsi"/>
              </w:rPr>
              <w:t xml:space="preserve"> (</w:t>
            </w:r>
            <w:r w:rsidR="00E23EF5">
              <w:rPr>
                <w:rFonts w:cstheme="minorHAnsi"/>
              </w:rPr>
              <w:t>90</w:t>
            </w:r>
            <w:r w:rsidR="009A7A44" w:rsidRPr="00AE2E5E">
              <w:rPr>
                <w:rFonts w:cstheme="minorHAnsi"/>
              </w:rPr>
              <w:t>.</w:t>
            </w:r>
            <w:r w:rsidR="00E23EF5">
              <w:rPr>
                <w:rFonts w:cstheme="minorHAnsi"/>
              </w:rPr>
              <w:t>8</w:t>
            </w:r>
            <w:r w:rsidR="009A7A44" w:rsidRPr="00AE2E5E">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AE2E5E" w:rsidRDefault="009A7A44" w:rsidP="009A7A44">
            <w:pPr>
              <w:spacing w:line="360" w:lineRule="auto"/>
              <w:contextualSpacing/>
              <w:jc w:val="both"/>
              <w:rPr>
                <w:rFonts w:cstheme="minorHAnsi"/>
              </w:rPr>
            </w:pPr>
            <w:r w:rsidRPr="00AE2E5E">
              <w:rPr>
                <w:rFonts w:cstheme="minorHAnsi"/>
              </w:rPr>
              <w:t xml:space="preserve">M5 </w:t>
            </w:r>
          </w:p>
        </w:tc>
        <w:tc>
          <w:tcPr>
            <w:tcW w:w="0" w:type="auto"/>
            <w:vMerge w:val="restart"/>
          </w:tcPr>
          <w:p w14:paraId="4332FA48"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No</w:t>
            </w:r>
          </w:p>
        </w:tc>
        <w:tc>
          <w:tcPr>
            <w:tcW w:w="0" w:type="auto"/>
          </w:tcPr>
          <w:p w14:paraId="15B87A92" w14:textId="6C0EECF0" w:rsidR="009A7A44" w:rsidRPr="00AE2E5E" w:rsidRDefault="00DD3F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28888E23" w:rsidR="009A7A44" w:rsidRPr="00AE2E5E"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rPr>
              <w:t>6</w:t>
            </w:r>
            <w:r w:rsidR="009A7A44" w:rsidRPr="00AE2E5E">
              <w:rPr>
                <w:rFonts w:cstheme="minorHAnsi"/>
              </w:rPr>
              <w:t>.</w:t>
            </w:r>
            <w:r w:rsidR="00DC0EC4">
              <w:rPr>
                <w:rFonts w:cstheme="minorHAnsi"/>
              </w:rPr>
              <w:t>3</w:t>
            </w:r>
            <w:r w:rsidR="009A7A44" w:rsidRPr="00AE2E5E">
              <w:rPr>
                <w:rFonts w:cstheme="minorHAnsi"/>
              </w:rPr>
              <w:t xml:space="preserve"> (</w:t>
            </w:r>
            <w:r w:rsidR="007C2A40">
              <w:rPr>
                <w:rFonts w:cstheme="minorHAnsi"/>
              </w:rPr>
              <w:t>277.6</w:t>
            </w:r>
            <w:r w:rsidR="009A7A44" w:rsidRPr="00AE2E5E">
              <w:rPr>
                <w:rFonts w:cstheme="minorHAnsi"/>
              </w:rPr>
              <w:t>)</w:t>
            </w:r>
          </w:p>
        </w:tc>
        <w:tc>
          <w:tcPr>
            <w:tcW w:w="0" w:type="auto"/>
          </w:tcPr>
          <w:p w14:paraId="7CDC34EF" w14:textId="4A8D17CB"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b/>
                <w:bCs/>
              </w:rPr>
              <w:t>0 (</w:t>
            </w:r>
            <w:r w:rsidR="00052EA7">
              <w:rPr>
                <w:rFonts w:cstheme="minorHAnsi"/>
                <w:b/>
                <w:bCs/>
              </w:rPr>
              <w:t>560.6</w:t>
            </w:r>
            <w:r w:rsidRPr="00AE2E5E">
              <w:rPr>
                <w:rFonts w:cstheme="minorHAnsi"/>
                <w:b/>
                <w:bCs/>
              </w:rPr>
              <w:t>)</w:t>
            </w:r>
          </w:p>
        </w:tc>
        <w:tc>
          <w:tcPr>
            <w:tcW w:w="0" w:type="auto"/>
          </w:tcPr>
          <w:p w14:paraId="77AE31DB" w14:textId="1770BDD2"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5.5</w:t>
            </w:r>
            <w:r w:rsidR="009A7A44" w:rsidRPr="00AE2E5E">
              <w:rPr>
                <w:rFonts w:cstheme="minorHAnsi"/>
              </w:rPr>
              <w:t xml:space="preserve"> (</w:t>
            </w:r>
            <w:r w:rsidR="008C35A2">
              <w:rPr>
                <w:rFonts w:cstheme="minorHAnsi"/>
              </w:rPr>
              <w:t>52</w:t>
            </w:r>
            <w:r w:rsidR="009A7A44" w:rsidRPr="00AE2E5E">
              <w:rPr>
                <w:rFonts w:cstheme="minorHAnsi"/>
              </w:rPr>
              <w:t>.</w:t>
            </w:r>
            <w:r w:rsidR="001952AC">
              <w:rPr>
                <w:rFonts w:cstheme="minorHAnsi"/>
              </w:rPr>
              <w:t>7</w:t>
            </w:r>
            <w:r w:rsidR="009A7A44" w:rsidRPr="00AE2E5E">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AE2E5E" w:rsidRDefault="009A7A44" w:rsidP="009A7A44">
            <w:pPr>
              <w:spacing w:line="360" w:lineRule="auto"/>
              <w:contextualSpacing/>
              <w:jc w:val="both"/>
              <w:rPr>
                <w:rFonts w:cstheme="minorHAnsi"/>
              </w:rPr>
            </w:pPr>
            <w:r w:rsidRPr="00AE2E5E">
              <w:rPr>
                <w:rFonts w:cstheme="minorHAnsi"/>
              </w:rPr>
              <w:t>M6</w:t>
            </w:r>
            <w:r w:rsidR="00C51ED8" w:rsidRPr="00AE2E5E">
              <w:rPr>
                <w:rFonts w:cstheme="minorHAnsi"/>
              </w:rPr>
              <w:t>a</w:t>
            </w:r>
          </w:p>
        </w:tc>
        <w:tc>
          <w:tcPr>
            <w:tcW w:w="0" w:type="auto"/>
            <w:vMerge/>
          </w:tcPr>
          <w:p w14:paraId="2278676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ADDEBC8" w:rsidR="009A7A44" w:rsidRPr="00AE2E5E" w:rsidRDefault="00DD3F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CDF8419" w14:textId="291581E7"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347.8</w:t>
            </w:r>
            <w:r w:rsidR="009A7A44" w:rsidRPr="00AE2E5E">
              <w:rPr>
                <w:rFonts w:cstheme="minorHAnsi"/>
              </w:rPr>
              <w:t xml:space="preserve"> (</w:t>
            </w:r>
            <w:r w:rsidR="00FE312A">
              <w:rPr>
                <w:rFonts w:cstheme="minorHAnsi"/>
              </w:rPr>
              <w:t>619.1</w:t>
            </w:r>
            <w:r w:rsidR="009A7A44" w:rsidRPr="00AE2E5E">
              <w:rPr>
                <w:rFonts w:cstheme="minorHAnsi"/>
              </w:rPr>
              <w:t>)</w:t>
            </w:r>
          </w:p>
        </w:tc>
        <w:tc>
          <w:tcPr>
            <w:tcW w:w="0" w:type="auto"/>
          </w:tcPr>
          <w:p w14:paraId="1EA906DE" w14:textId="4CFE4732"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166.1</w:t>
            </w:r>
            <w:r w:rsidR="009A7A44" w:rsidRPr="00AE2E5E">
              <w:rPr>
                <w:rFonts w:cstheme="minorHAnsi"/>
              </w:rPr>
              <w:t xml:space="preserve"> (</w:t>
            </w:r>
            <w:r>
              <w:rPr>
                <w:rFonts w:cstheme="minorHAnsi"/>
              </w:rPr>
              <w:t>726.7</w:t>
            </w:r>
            <w:r w:rsidR="009A7A44" w:rsidRPr="00AE2E5E">
              <w:rPr>
                <w:rFonts w:cstheme="minorHAnsi"/>
              </w:rPr>
              <w:t>)</w:t>
            </w:r>
          </w:p>
        </w:tc>
        <w:tc>
          <w:tcPr>
            <w:tcW w:w="0" w:type="auto"/>
          </w:tcPr>
          <w:p w14:paraId="6A2800C1" w14:textId="5153C5B5" w:rsidR="009A7A44" w:rsidRPr="00AE2E5E" w:rsidRDefault="003E0EC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21.7</w:t>
            </w:r>
            <w:r w:rsidR="009A7A44" w:rsidRPr="00AE2E5E">
              <w:rPr>
                <w:rFonts w:cstheme="minorHAnsi"/>
              </w:rPr>
              <w:t xml:space="preserve"> (</w:t>
            </w:r>
            <w:r w:rsidR="001952AC">
              <w:rPr>
                <w:rFonts w:cstheme="minorHAnsi"/>
              </w:rPr>
              <w:t>68</w:t>
            </w:r>
            <w:r w:rsidR="009A7A44" w:rsidRPr="00AE2E5E">
              <w:rPr>
                <w:rFonts w:cstheme="minorHAnsi"/>
              </w:rPr>
              <w:t>.</w:t>
            </w:r>
            <w:r w:rsidR="001952AC">
              <w:rPr>
                <w:rFonts w:cstheme="minorHAnsi"/>
              </w:rPr>
              <w:t>9</w:t>
            </w:r>
            <w:r w:rsidR="009A7A44" w:rsidRPr="00AE2E5E">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AE2E5E" w:rsidRDefault="009A7A44" w:rsidP="009A7A44">
            <w:pPr>
              <w:spacing w:line="360" w:lineRule="auto"/>
              <w:contextualSpacing/>
              <w:jc w:val="both"/>
              <w:rPr>
                <w:rFonts w:cstheme="minorHAnsi"/>
              </w:rPr>
            </w:pPr>
            <w:r w:rsidRPr="00AE2E5E">
              <w:rPr>
                <w:rFonts w:cstheme="minorHAnsi"/>
              </w:rPr>
              <w:t>M</w:t>
            </w:r>
            <w:r w:rsidR="002F6015" w:rsidRPr="00AE2E5E">
              <w:rPr>
                <w:rFonts w:cstheme="minorHAnsi"/>
              </w:rPr>
              <w:t>6</w:t>
            </w:r>
            <w:r w:rsidR="00C51ED8" w:rsidRPr="00AE2E5E">
              <w:rPr>
                <w:rFonts w:cstheme="minorHAnsi"/>
              </w:rPr>
              <w:t>b</w:t>
            </w:r>
          </w:p>
        </w:tc>
        <w:tc>
          <w:tcPr>
            <w:tcW w:w="0" w:type="auto"/>
            <w:vMerge/>
          </w:tcPr>
          <w:p w14:paraId="4771C97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3086CD53" w:rsidR="009A7A44" w:rsidRPr="00AE2E5E" w:rsidRDefault="00DD3F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5765EC9C" w14:textId="15A69A51"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390.5</w:t>
            </w:r>
            <w:r w:rsidR="009A7A44" w:rsidRPr="00AE2E5E">
              <w:rPr>
                <w:rFonts w:cstheme="minorHAnsi"/>
              </w:rPr>
              <w:t xml:space="preserve"> (</w:t>
            </w:r>
            <w:r w:rsidR="008A4624">
              <w:rPr>
                <w:rFonts w:cstheme="minorHAnsi"/>
              </w:rPr>
              <w:t>661.8</w:t>
            </w:r>
            <w:r w:rsidR="009A7A44" w:rsidRPr="00AE2E5E">
              <w:rPr>
                <w:rFonts w:cstheme="minorHAnsi"/>
              </w:rPr>
              <w:t>)</w:t>
            </w:r>
          </w:p>
        </w:tc>
        <w:tc>
          <w:tcPr>
            <w:tcW w:w="0" w:type="auto"/>
          </w:tcPr>
          <w:p w14:paraId="23F4C895" w14:textId="51A522AA"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73.7</w:t>
            </w:r>
            <w:r w:rsidR="009A7A44" w:rsidRPr="00AE2E5E">
              <w:rPr>
                <w:rFonts w:cstheme="minorHAnsi"/>
              </w:rPr>
              <w:t xml:space="preserve"> (</w:t>
            </w:r>
            <w:r>
              <w:rPr>
                <w:rFonts w:cstheme="minorHAnsi"/>
              </w:rPr>
              <w:t>634.3</w:t>
            </w:r>
            <w:r w:rsidR="009A7A44" w:rsidRPr="00AE2E5E">
              <w:rPr>
                <w:rFonts w:cstheme="minorHAnsi"/>
              </w:rPr>
              <w:t>)</w:t>
            </w:r>
          </w:p>
        </w:tc>
        <w:tc>
          <w:tcPr>
            <w:tcW w:w="0" w:type="auto"/>
          </w:tcPr>
          <w:p w14:paraId="0ED2EA01" w14:textId="34FFEA62" w:rsidR="009A7A44" w:rsidRPr="00AE2E5E" w:rsidRDefault="001402C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34.8</w:t>
            </w:r>
            <w:r w:rsidR="009A7A44" w:rsidRPr="00AE2E5E">
              <w:rPr>
                <w:rFonts w:cstheme="minorHAnsi"/>
              </w:rPr>
              <w:t xml:space="preserve"> (</w:t>
            </w:r>
            <w:r w:rsidR="00517813">
              <w:rPr>
                <w:rFonts w:cstheme="minorHAnsi"/>
              </w:rPr>
              <w:t>82</w:t>
            </w:r>
            <w:r w:rsidR="009A7A44" w:rsidRPr="00AE2E5E">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AE2E5E" w:rsidRDefault="009A7A44" w:rsidP="009A7A44">
            <w:pPr>
              <w:spacing w:line="360" w:lineRule="auto"/>
              <w:contextualSpacing/>
              <w:jc w:val="both"/>
              <w:rPr>
                <w:rFonts w:cstheme="minorHAnsi"/>
              </w:rPr>
            </w:pPr>
            <w:r w:rsidRPr="00AE2E5E">
              <w:rPr>
                <w:rFonts w:cstheme="minorHAnsi"/>
              </w:rPr>
              <w:t>M</w:t>
            </w:r>
            <w:r w:rsidR="00404FCD" w:rsidRPr="00AE2E5E">
              <w:rPr>
                <w:rFonts w:cstheme="minorHAnsi"/>
              </w:rPr>
              <w:t>7</w:t>
            </w:r>
          </w:p>
        </w:tc>
        <w:tc>
          <w:tcPr>
            <w:tcW w:w="0" w:type="auto"/>
            <w:vMerge/>
          </w:tcPr>
          <w:p w14:paraId="536820B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5BEC4D97" w:rsidR="009A7A44" w:rsidRPr="00AE2E5E" w:rsidRDefault="00DD3F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4A86ACFE" w14:textId="0A9412FF" w:rsidR="009A7A44" w:rsidRPr="00AE2E5E" w:rsidRDefault="00B80F2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684.6</w:t>
            </w:r>
            <w:r w:rsidR="009A7A44" w:rsidRPr="00AE2E5E">
              <w:rPr>
                <w:rFonts w:cstheme="minorHAnsi"/>
              </w:rPr>
              <w:t xml:space="preserve"> (</w:t>
            </w:r>
            <w:r w:rsidR="00607A4E">
              <w:rPr>
                <w:rFonts w:cstheme="minorHAnsi"/>
              </w:rPr>
              <w:t>955.9</w:t>
            </w:r>
            <w:r w:rsidR="009A7A44" w:rsidRPr="00AE2E5E">
              <w:rPr>
                <w:rFonts w:cstheme="minorHAnsi"/>
              </w:rPr>
              <w:t>)</w:t>
            </w:r>
          </w:p>
        </w:tc>
        <w:tc>
          <w:tcPr>
            <w:tcW w:w="0" w:type="auto"/>
          </w:tcPr>
          <w:p w14:paraId="58F68E7B" w14:textId="35959088"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212.9</w:t>
            </w:r>
            <w:r w:rsidR="009A7A44" w:rsidRPr="00AE2E5E">
              <w:rPr>
                <w:rFonts w:cstheme="minorHAnsi"/>
              </w:rPr>
              <w:t xml:space="preserve"> (</w:t>
            </w:r>
            <w:r>
              <w:rPr>
                <w:rFonts w:cstheme="minorHAnsi"/>
              </w:rPr>
              <w:t>773.5</w:t>
            </w:r>
            <w:r w:rsidR="009A7A44" w:rsidRPr="00AE2E5E">
              <w:rPr>
                <w:rFonts w:cstheme="minorHAnsi"/>
              </w:rPr>
              <w:t>)</w:t>
            </w:r>
          </w:p>
        </w:tc>
        <w:tc>
          <w:tcPr>
            <w:tcW w:w="0" w:type="auto"/>
          </w:tcPr>
          <w:p w14:paraId="48DF47F7" w14:textId="39E9B779" w:rsidR="009A7A44" w:rsidRPr="00AE2E5E" w:rsidRDefault="00A008C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44.8</w:t>
            </w:r>
            <w:r w:rsidR="009A7A44" w:rsidRPr="00AE2E5E">
              <w:rPr>
                <w:rFonts w:cstheme="minorHAnsi"/>
              </w:rPr>
              <w:t xml:space="preserve"> (</w:t>
            </w:r>
            <w:r w:rsidR="00F2012F">
              <w:rPr>
                <w:rFonts w:cstheme="minorHAnsi"/>
              </w:rPr>
              <w:t>92</w:t>
            </w:r>
            <w:r w:rsidR="009A7A44" w:rsidRPr="00AE2E5E">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16CFC21C" w:rsidR="00005029" w:rsidRDefault="00005029" w:rsidP="002E3379">
      <w:pPr>
        <w:spacing w:line="480" w:lineRule="auto"/>
        <w:contextualSpacing/>
        <w:jc w:val="center"/>
        <w:rPr>
          <w:rFonts w:cstheme="minorHAnsi"/>
        </w:rPr>
      </w:pPr>
    </w:p>
    <w:p w14:paraId="3B565861" w14:textId="22B04380" w:rsidR="00140E2C" w:rsidRDefault="00140E2C" w:rsidP="002E3379">
      <w:pPr>
        <w:spacing w:line="480" w:lineRule="auto"/>
        <w:contextualSpacing/>
        <w:jc w:val="center"/>
        <w:rPr>
          <w:rFonts w:cstheme="minorHAnsi"/>
        </w:rPr>
      </w:pPr>
    </w:p>
    <w:p w14:paraId="5F1A4051" w14:textId="677BDB1C" w:rsidR="00FB1FBC" w:rsidRDefault="00FB1FBC" w:rsidP="002E3379">
      <w:pPr>
        <w:spacing w:line="480" w:lineRule="auto"/>
        <w:contextualSpacing/>
        <w:jc w:val="center"/>
        <w:rPr>
          <w:rFonts w:cstheme="minorHAnsi"/>
        </w:rPr>
      </w:pPr>
    </w:p>
    <w:p w14:paraId="1591A907" w14:textId="100E1B95" w:rsidR="00FB1FBC" w:rsidRDefault="00FB1FBC" w:rsidP="002E3379">
      <w:pPr>
        <w:spacing w:line="480" w:lineRule="auto"/>
        <w:contextualSpacing/>
        <w:jc w:val="center"/>
        <w:rPr>
          <w:rFonts w:cstheme="minorHAnsi"/>
        </w:rPr>
      </w:pPr>
    </w:p>
    <w:p w14:paraId="53573093" w14:textId="0770E9C5" w:rsidR="00FB1FBC" w:rsidRPr="0041571B" w:rsidRDefault="00FB1FBC" w:rsidP="00FB1FBC">
      <w:pPr>
        <w:spacing w:line="480" w:lineRule="auto"/>
        <w:contextualSpacing/>
        <w:jc w:val="both"/>
        <w:rPr>
          <w:lang w:val="en-US"/>
        </w:rPr>
      </w:pPr>
      <w:commentRangeStart w:id="323"/>
      <w:r w:rsidRPr="00972C7F">
        <w:rPr>
          <w:b/>
          <w:bCs/>
          <w:lang w:val="en-GB"/>
        </w:rPr>
        <w:lastRenderedPageBreak/>
        <w:t xml:space="preserve">Table </w:t>
      </w:r>
      <w:r w:rsidR="00600D39" w:rsidRPr="00C3043C">
        <w:rPr>
          <w:b/>
          <w:bCs/>
          <w:lang w:val="en-US"/>
        </w:rPr>
        <w:t>X</w:t>
      </w:r>
      <w:r w:rsidRPr="00972C7F">
        <w:rPr>
          <w:lang w:val="en-GB"/>
        </w:rPr>
        <w:t xml:space="preserve">. </w:t>
      </w:r>
      <w:commentRangeEnd w:id="323"/>
      <w:r w:rsidR="00C23398">
        <w:rPr>
          <w:rStyle w:val="CommentReference"/>
        </w:rPr>
        <w:commentReference w:id="323"/>
      </w:r>
      <w:r w:rsidR="003F22FA">
        <w:rPr>
          <w:lang w:val="en-GB"/>
        </w:rPr>
        <w:t>C</w:t>
      </w:r>
      <w:r w:rsidRPr="00972C7F">
        <w:rPr>
          <w:lang w:val="en-GB"/>
        </w:rPr>
        <w:t xml:space="preserve">omparison </w:t>
      </w:r>
      <w:r w:rsidR="003F22FA">
        <w:rPr>
          <w:lang w:val="en-GB"/>
        </w:rPr>
        <w:t xml:space="preserve">of different </w:t>
      </w:r>
      <w:r w:rsidR="00AA6B7F">
        <w:rPr>
          <w:lang w:val="en-GB"/>
        </w:rPr>
        <w:t xml:space="preserve">polynomial </w:t>
      </w:r>
      <w:r w:rsidR="003F22FA">
        <w:rPr>
          <w:lang w:val="en-GB"/>
        </w:rPr>
        <w:t xml:space="preserve">models fitted </w:t>
      </w:r>
      <w:r w:rsidR="00F74B32">
        <w:rPr>
          <w:lang w:val="en-GB"/>
        </w:rPr>
        <w:t xml:space="preserve">to </w:t>
      </w:r>
      <w:r w:rsidR="00802A5C">
        <w:rPr>
          <w:lang w:val="en-GB"/>
        </w:rPr>
        <w:t xml:space="preserve">maximum </w:t>
      </w:r>
      <w:r w:rsidRPr="00972C7F">
        <w:rPr>
          <w:lang w:val="en-GB"/>
        </w:rPr>
        <w:t>consumption</w:t>
      </w:r>
      <w:r w:rsidR="00802A5C">
        <w:rPr>
          <w:lang w:val="en-GB"/>
        </w:rPr>
        <w:t xml:space="preserve"> rate including beyond peak temperature</w:t>
      </w:r>
      <w:r w:rsidR="00917650">
        <w:rPr>
          <w:lang w:val="en-GB"/>
        </w:rPr>
        <w:t>s</w:t>
      </w:r>
      <w:r w:rsidR="00B949AD">
        <w:rPr>
          <w:lang w:val="en-GB"/>
        </w:rPr>
        <w:t>.</w:t>
      </w:r>
      <w:r w:rsidRPr="00972C7F">
        <w:rPr>
          <w:lang w:val="en-GB"/>
        </w:rPr>
        <w:t xml:space="preserve"> </w:t>
      </w:r>
      <w:r w:rsidR="00261CF4">
        <w:rPr>
          <w:lang w:val="en-GB"/>
        </w:rPr>
        <w:t xml:space="preserve">Due to </w:t>
      </w:r>
      <w:r w:rsidR="00CC667C">
        <w:rPr>
          <w:lang w:val="en-GB"/>
        </w:rPr>
        <w:t xml:space="preserve">increasing variance with </w:t>
      </w:r>
      <w:ins w:id="324" w:author="Max Lindmark" w:date="2020-08-17T13:59:00Z">
        <w:r w:rsidR="00405BE8">
          <w:rPr>
            <w:lang w:val="en-GB"/>
          </w:rPr>
          <w:t>increasing predictor variables</w:t>
        </w:r>
      </w:ins>
      <w:del w:id="325" w:author="Max Lindmark" w:date="2020-08-17T13:58:00Z">
        <w:r w:rsidR="0026333D" w:rsidDel="00EC09ED">
          <w:rPr>
            <w:lang w:val="en-GB"/>
          </w:rPr>
          <w:delText>temperature</w:delText>
        </w:r>
      </w:del>
      <w:r w:rsidR="0026333D">
        <w:rPr>
          <w:lang w:val="en-GB"/>
        </w:rPr>
        <w:t xml:space="preserve">, we </w:t>
      </w:r>
      <w:r w:rsidR="00110586">
        <w:rPr>
          <w:lang w:val="en-GB"/>
        </w:rPr>
        <w:t xml:space="preserve">modify the general model structure </w:t>
      </w:r>
      <w:r w:rsidR="00E354E5">
        <w:rPr>
          <w:lang w:val="en-GB"/>
        </w:rPr>
        <w:t>(Eq</w:t>
      </w:r>
      <w:r w:rsidR="007A21DC">
        <w:rPr>
          <w:lang w:val="en-GB"/>
        </w:rPr>
        <w:t>ns</w:t>
      </w:r>
      <w:r w:rsidR="00E354E5">
        <w:rPr>
          <w:lang w:val="en-GB"/>
        </w:rPr>
        <w:t>.</w:t>
      </w:r>
      <w:r w:rsidR="007A21DC">
        <w:rPr>
          <w:lang w:val="en-GB"/>
        </w:rPr>
        <w:t xml:space="preserve"> 6-8)</w:t>
      </w:r>
      <w:r w:rsidR="00345EA0">
        <w:rPr>
          <w:lang w:val="en-GB"/>
        </w:rPr>
        <w:t xml:space="preserve"> to </w:t>
      </w:r>
      <w:r w:rsidR="00654C86">
        <w:rPr>
          <w:lang w:val="en-GB"/>
        </w:rPr>
        <w:t>allow</w:t>
      </w:r>
      <w:r w:rsidR="00EF3C31">
        <w:rPr>
          <w:lang w:val="en-GB"/>
        </w:rPr>
        <w:t xml:space="preserve"> the standard deviation of the likelihood to </w:t>
      </w:r>
      <w:r w:rsidR="00E83CA1">
        <w:rPr>
          <w:lang w:val="en-GB"/>
        </w:rPr>
        <w:t xml:space="preserve">increase </w:t>
      </w:r>
      <w:r w:rsidR="0027685C">
        <w:rPr>
          <w:lang w:val="en-GB"/>
        </w:rPr>
        <w:t xml:space="preserve">linearly </w:t>
      </w:r>
      <w:r w:rsidR="00E83CA1">
        <w:rPr>
          <w:lang w:val="en-GB"/>
        </w:rPr>
        <w:t>with the predictor variables</w:t>
      </w:r>
      <w:r w:rsidR="00AF24B0">
        <w:rPr>
          <w:lang w:val="en-GB"/>
        </w:rPr>
        <w:t xml:space="preserve">. </w:t>
      </w:r>
      <w:r w:rsidR="004D09DC">
        <w:rPr>
          <w:lang w:val="en-GB"/>
        </w:rPr>
        <w:t xml:space="preserve"> In these models, we put a </w:t>
      </w:r>
      <w:r w:rsidR="003450E3">
        <w:rPr>
          <w:lang w:val="en-GB"/>
        </w:rPr>
        <w:t xml:space="preserve">uniform prior for the intercept </w:t>
      </w:r>
      <m:oMath>
        <m:r>
          <w:rPr>
            <w:rFonts w:ascii="Cambria Math" w:hAnsi="Cambria Math"/>
            <w:lang w:val="en-GB"/>
          </w:rPr>
          <m:t>a~U</m:t>
        </m:r>
        <m:d>
          <m:dPr>
            <m:ctrlPr>
              <w:rPr>
                <w:rFonts w:ascii="Cambria Math" w:hAnsi="Cambria Math"/>
                <w:i/>
                <w:lang w:val="en-GB"/>
              </w:rPr>
            </m:ctrlPr>
          </m:dPr>
          <m:e>
            <m:r>
              <w:rPr>
                <w:rFonts w:ascii="Cambria Math" w:hAnsi="Cambria Math"/>
                <w:lang w:val="en-GB"/>
              </w:rPr>
              <m:t>0, 10</m:t>
            </m:r>
          </m:e>
        </m:d>
      </m:oMath>
      <w:r w:rsidR="0038578C">
        <w:rPr>
          <w:rFonts w:eastAsiaTheme="minorEastAsia"/>
          <w:lang w:val="en-GB"/>
        </w:rPr>
        <w:t xml:space="preserve"> and a </w:t>
      </w:r>
      <w:r w:rsidR="00664CF5">
        <w:rPr>
          <w:rFonts w:eastAsiaTheme="minorEastAsia"/>
          <w:lang w:val="en-GB"/>
        </w:rPr>
        <w:t xml:space="preserve">gamma prior for </w:t>
      </w:r>
      <w:r w:rsidR="00EE31F5">
        <w:rPr>
          <w:rFonts w:eastAsiaTheme="minorEastAsia"/>
          <w:lang w:val="en-GB"/>
        </w:rPr>
        <w:t>the slope(s)</w:t>
      </w:r>
      <w:r w:rsidR="008E67F5">
        <w:rPr>
          <w:rFonts w:eastAsiaTheme="minorEastAsia"/>
          <w:lang w:val="en-GB"/>
        </w:rPr>
        <w:t xml:space="preserve"> </w:t>
      </w:r>
      <m:oMath>
        <m:r>
          <w:rPr>
            <w:rFonts w:ascii="Cambria Math" w:eastAsiaTheme="minorEastAsia" w:hAnsi="Cambria Math"/>
            <w:lang w:val="en-GB"/>
          </w:rPr>
          <m:t>b,c</m:t>
        </m:r>
        <m:r>
          <w:rPr>
            <w:rFonts w:ascii="Cambria Math" w:hAnsi="Cambria Math"/>
            <w:lang w:val="en-GB"/>
          </w:rPr>
          <m:t>~gamma</m:t>
        </m:r>
        <m:d>
          <m:dPr>
            <m:ctrlPr>
              <w:rPr>
                <w:rFonts w:ascii="Cambria Math" w:hAnsi="Cambria Math"/>
                <w:i/>
                <w:lang w:val="en-GB"/>
              </w:rPr>
            </m:ctrlPr>
          </m:dPr>
          <m:e>
            <m:r>
              <w:rPr>
                <w:rFonts w:ascii="Cambria Math" w:hAnsi="Cambria Math"/>
                <w:lang w:val="en-GB"/>
              </w:rPr>
              <m:t>shape=0.001,rate=0.001</m:t>
            </m:r>
          </m:e>
        </m:d>
      </m:oMath>
      <w:r w:rsidR="00CD5CB0">
        <w:rPr>
          <w:lang w:val="en-GB"/>
        </w:rPr>
        <w:t xml:space="preserve">. </w:t>
      </w:r>
      <w:r w:rsidRPr="00972C7F">
        <w:rPr>
          <w:lang w:val="en-GB"/>
        </w:rPr>
        <w:t xml:space="preserve">The WAIC columns shows </w:t>
      </w:r>
      <w:r>
        <w:rPr>
          <w:rFonts w:ascii="Symbol" w:hAnsi="Symbol"/>
        </w:rPr>
        <w:t></w:t>
      </w:r>
      <w:r w:rsidRPr="00972C7F">
        <w:rPr>
          <w:lang w:val="en-GB"/>
        </w:rPr>
        <w:t xml:space="preserve">WAIC </w:t>
      </w:r>
      <w:r w:rsidRPr="004559BC">
        <w:rPr>
          <w:lang w:val="en-GB"/>
        </w:rPr>
        <w:t>and absolute WAIC in brackets</w:t>
      </w:r>
      <w:r w:rsidRPr="00972C7F">
        <w:rPr>
          <w:lang w:val="en-GB"/>
        </w:rPr>
        <w:t>,</w:t>
      </w:r>
      <w:r w:rsidRPr="004559BC">
        <w:rPr>
          <w:lang w:val="en-GB"/>
        </w:rPr>
        <w:t xml:space="preserve"> rounded to the nearest decimal,</w:t>
      </w:r>
      <w:r w:rsidRPr="00972C7F">
        <w:rPr>
          <w:lang w:val="en-GB"/>
        </w:rPr>
        <w:t xml:space="preserve"> where </w:t>
      </w:r>
      <w:r>
        <w:rPr>
          <w:rFonts w:ascii="Symbol" w:hAnsi="Symbol"/>
        </w:rPr>
        <w:t></w:t>
      </w:r>
      <w:r w:rsidRPr="00972C7F">
        <w:rPr>
          <w:lang w:val="en-GB"/>
        </w:rPr>
        <w:t xml:space="preserve">WAIC is the difference between each models’ WAIC and the lowest WAIC across models. </w:t>
      </w:r>
      <w:r>
        <w:t>Bold indicates model</w:t>
      </w:r>
      <w:r w:rsidRPr="007F653F">
        <w:t>s</w:t>
      </w:r>
      <w:r>
        <w:t xml:space="preserve"> with </w:t>
      </w:r>
      <w:r>
        <w:rPr>
          <w:rFonts w:ascii="Symbol" w:hAnsi="Symbol"/>
        </w:rPr>
        <w:t></w:t>
      </w:r>
      <w:r>
        <w:t>WAIC</w:t>
      </w:r>
      <w:r w:rsidRPr="003A1713">
        <w:t xml:space="preserve"> &lt;</w:t>
      </w:r>
      <w:r>
        <w:t xml:space="preserve"> 2. </w:t>
      </w:r>
      <w:ins w:id="326" w:author="Max Lindmark" w:date="2020-07-31T14:40:00Z">
        <w:r w:rsidR="00F07C8D" w:rsidRPr="0041571B">
          <w:rPr>
            <w:lang w:val="en-US"/>
          </w:rPr>
          <w:t xml:space="preserve">One outlier was removed prior to fitting </w:t>
        </w:r>
        <w:r w:rsidR="009148D1" w:rsidRPr="0041571B">
          <w:rPr>
            <w:lang w:val="en-US"/>
          </w:rPr>
          <w:t>(value &gt; 4</w:t>
        </w:r>
      </w:ins>
      <w:ins w:id="327" w:author="Max Lindmark" w:date="2020-07-31T14:41:00Z">
        <w:r w:rsidR="009148D1" w:rsidRPr="0041571B">
          <w:rPr>
            <w:lang w:val="en-US"/>
          </w:rPr>
          <w:t xml:space="preserve"> times higher than mean</w:t>
        </w:r>
        <w:r w:rsidR="001B2053" w:rsidRPr="0041571B">
          <w:rPr>
            <w:lang w:val="en-US"/>
          </w:rPr>
          <w:t xml:space="preserve"> for </w:t>
        </w:r>
        <w:r w:rsidR="000E4B74">
          <w:rPr>
            <w:lang w:val="en-US"/>
          </w:rPr>
          <w:t xml:space="preserve">the same </w:t>
        </w:r>
        <w:r w:rsidR="001B2053" w:rsidRPr="0041571B">
          <w:rPr>
            <w:lang w:val="en-US"/>
          </w:rPr>
          <w:t>size</w:t>
        </w:r>
      </w:ins>
      <w:ins w:id="328" w:author="Max Lindmark" w:date="2020-07-31T14:40:00Z">
        <w:r w:rsidR="009148D1" w:rsidRPr="0041571B">
          <w:rPr>
            <w:lang w:val="en-US"/>
          </w:rPr>
          <w:t>).</w:t>
        </w:r>
      </w:ins>
    </w:p>
    <w:tbl>
      <w:tblPr>
        <w:tblStyle w:val="GridTable1Light"/>
        <w:tblW w:w="0" w:type="auto"/>
        <w:tblLook w:val="04A0" w:firstRow="1" w:lastRow="0" w:firstColumn="1" w:lastColumn="0" w:noHBand="0" w:noVBand="1"/>
      </w:tblPr>
      <w:tblGrid>
        <w:gridCol w:w="870"/>
        <w:gridCol w:w="2309"/>
        <w:gridCol w:w="4297"/>
        <w:gridCol w:w="1540"/>
      </w:tblGrid>
      <w:tr w:rsidR="0071071B" w:rsidRPr="00195C11" w14:paraId="4FCC6626" w14:textId="77777777" w:rsidTr="006B7A6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2BA86C0" w14:textId="77777777" w:rsidR="006E6770" w:rsidRPr="00195C11" w:rsidRDefault="006E6770" w:rsidP="00483486">
            <w:pPr>
              <w:spacing w:line="360" w:lineRule="auto"/>
              <w:contextualSpacing/>
              <w:jc w:val="both"/>
              <w:rPr>
                <w:rFonts w:cstheme="minorHAnsi"/>
              </w:rPr>
            </w:pPr>
            <w:r w:rsidRPr="00195C11">
              <w:rPr>
                <w:rFonts w:cstheme="minorHAnsi"/>
              </w:rPr>
              <w:t>Model</w:t>
            </w:r>
          </w:p>
        </w:tc>
        <w:tc>
          <w:tcPr>
            <w:tcW w:w="0" w:type="auto"/>
          </w:tcPr>
          <w:p w14:paraId="6610E3B2" w14:textId="74D88D0B" w:rsidR="006E6770" w:rsidRDefault="006E6770" w:rsidP="0048348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sv-SE"/>
              </w:rPr>
            </w:pPr>
            <w:proofErr w:type="spellStart"/>
            <w:r>
              <w:rPr>
                <w:rFonts w:cstheme="minorHAnsi"/>
                <w:lang w:val="sv-SE"/>
              </w:rPr>
              <w:t>Temperature-variables</w:t>
            </w:r>
            <w:proofErr w:type="spellEnd"/>
          </w:p>
        </w:tc>
        <w:tc>
          <w:tcPr>
            <w:tcW w:w="0" w:type="auto"/>
          </w:tcPr>
          <w:p w14:paraId="32035AEE" w14:textId="18430F2F" w:rsidR="006E6770" w:rsidRPr="00F62E69" w:rsidRDefault="006E7DD4" w:rsidP="0048348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sv-SE"/>
              </w:rPr>
            </w:pPr>
            <w:proofErr w:type="gramStart"/>
            <w:r>
              <w:rPr>
                <w:rFonts w:cstheme="minorHAnsi"/>
                <w:lang w:val="sv-SE"/>
              </w:rPr>
              <w:t>Standard deviation</w:t>
            </w:r>
            <w:proofErr w:type="gramEnd"/>
            <w:r>
              <w:rPr>
                <w:rFonts w:cstheme="minorHAnsi"/>
                <w:lang w:val="sv-SE"/>
              </w:rPr>
              <w:t xml:space="preserve"> </w:t>
            </w:r>
            <w:proofErr w:type="spellStart"/>
            <w:r>
              <w:rPr>
                <w:rFonts w:cstheme="minorHAnsi"/>
                <w:lang w:val="sv-SE"/>
              </w:rPr>
              <w:t>of</w:t>
            </w:r>
            <w:proofErr w:type="spellEnd"/>
            <w:r>
              <w:rPr>
                <w:rFonts w:cstheme="minorHAnsi"/>
                <w:lang w:val="sv-SE"/>
              </w:rPr>
              <w:t xml:space="preserve"> </w:t>
            </w:r>
            <w:proofErr w:type="spellStart"/>
            <w:r>
              <w:rPr>
                <w:rFonts w:cstheme="minorHAnsi"/>
                <w:lang w:val="sv-SE"/>
              </w:rPr>
              <w:t>likelihood</w:t>
            </w:r>
            <w:proofErr w:type="spellEnd"/>
          </w:p>
        </w:tc>
        <w:tc>
          <w:tcPr>
            <w:tcW w:w="0" w:type="auto"/>
          </w:tcPr>
          <w:p w14:paraId="0E48F5E0" w14:textId="07A07709" w:rsidR="006E6770" w:rsidRPr="00F62E69" w:rsidRDefault="006E6770" w:rsidP="0048348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tc>
      </w:tr>
      <w:tr w:rsidR="0071071B" w:rsidRPr="00195C11" w14:paraId="60D6B497" w14:textId="77777777" w:rsidTr="006B7A6A">
        <w:trPr>
          <w:cantSplit/>
        </w:trPr>
        <w:tc>
          <w:tcPr>
            <w:cnfStyle w:val="001000000000" w:firstRow="0" w:lastRow="0" w:firstColumn="1" w:lastColumn="0" w:oddVBand="0" w:evenVBand="0" w:oddHBand="0" w:evenHBand="0" w:firstRowFirstColumn="0" w:firstRowLastColumn="0" w:lastRowFirstColumn="0" w:lastRowLastColumn="0"/>
            <w:tcW w:w="0" w:type="auto"/>
          </w:tcPr>
          <w:p w14:paraId="6F77A5A1" w14:textId="4CA9CB92" w:rsidR="006E6770" w:rsidRPr="00BE446A" w:rsidRDefault="006E6770" w:rsidP="00483486">
            <w:pPr>
              <w:spacing w:line="360" w:lineRule="auto"/>
              <w:contextualSpacing/>
              <w:jc w:val="both"/>
              <w:rPr>
                <w:rFonts w:cstheme="minorHAnsi"/>
                <w:lang w:val="sv-SE"/>
              </w:rPr>
            </w:pPr>
            <w:r w:rsidRPr="00195C11">
              <w:rPr>
                <w:rFonts w:cstheme="minorHAnsi"/>
              </w:rPr>
              <w:t>M1</w:t>
            </w:r>
          </w:p>
        </w:tc>
        <w:tc>
          <w:tcPr>
            <w:tcW w:w="0" w:type="auto"/>
            <w:vMerge w:val="restart"/>
          </w:tcPr>
          <w:p w14:paraId="537A5302" w14:textId="283AF956" w:rsidR="006E6770" w:rsidRDefault="006E6770"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proofErr w:type="spellStart"/>
            <w:r>
              <w:rPr>
                <w:rFonts w:cstheme="minorHAnsi"/>
                <w:lang w:val="sv-SE"/>
              </w:rPr>
              <w:t>Quadratic</w:t>
            </w:r>
            <w:proofErr w:type="spellEnd"/>
          </w:p>
        </w:tc>
        <w:tc>
          <w:tcPr>
            <w:tcW w:w="0" w:type="auto"/>
          </w:tcPr>
          <w:p w14:paraId="0F4AC8DA" w14:textId="69EF8799" w:rsidR="006E6770" w:rsidRPr="00EF5637" w:rsidRDefault="006E7DD4"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proofErr w:type="spellStart"/>
            <w:r w:rsidRPr="00EF5637">
              <w:rPr>
                <w:rFonts w:cstheme="minorHAnsi"/>
                <w:lang w:val="sv-SE"/>
              </w:rPr>
              <w:t>Constant</w:t>
            </w:r>
            <w:proofErr w:type="spellEnd"/>
            <w:r w:rsidR="00C5584E" w:rsidRPr="00EF5637">
              <w:rPr>
                <w:rFonts w:cstheme="minorHAnsi"/>
                <w:lang w:val="sv-SE"/>
              </w:rPr>
              <w:t xml:space="preserve"> </w:t>
            </w:r>
            <w:r w:rsidR="00C5584E" w:rsidRPr="00EF5637">
              <w:rPr>
                <w:rFonts w:eastAsiaTheme="minorEastAsia" w:cstheme="minorHAnsi"/>
                <w:lang w:val="sv-SE"/>
              </w:rPr>
              <w:t>(</w:t>
            </w:r>
            <m:oMath>
              <m:r>
                <w:rPr>
                  <w:rFonts w:ascii="Cambria Math" w:hAnsi="Cambria Math" w:cstheme="minorHAnsi"/>
                </w:rPr>
                <m:t>σ</m:t>
              </m:r>
            </m:oMath>
            <w:r w:rsidR="00C5584E" w:rsidRPr="00EF5637">
              <w:rPr>
                <w:rFonts w:eastAsiaTheme="minorEastAsia" w:cstheme="minorHAnsi"/>
                <w:lang w:val="sv-SE"/>
              </w:rPr>
              <w:t>)</w:t>
            </w:r>
          </w:p>
        </w:tc>
        <w:tc>
          <w:tcPr>
            <w:tcW w:w="0" w:type="auto"/>
          </w:tcPr>
          <w:p w14:paraId="62430401" w14:textId="33B19B41" w:rsidR="006E6770" w:rsidRPr="00EF5637" w:rsidRDefault="0071071B"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r>
              <w:rPr>
                <w:rFonts w:cstheme="minorHAnsi"/>
                <w:lang w:val="sv-SE"/>
              </w:rPr>
              <w:t xml:space="preserve">31.2 </w:t>
            </w:r>
            <w:r w:rsidR="0012557B" w:rsidRPr="00EF5637">
              <w:rPr>
                <w:rFonts w:cstheme="minorHAnsi"/>
                <w:lang w:val="sv-SE"/>
              </w:rPr>
              <w:t>(619.5)</w:t>
            </w:r>
          </w:p>
        </w:tc>
      </w:tr>
      <w:tr w:rsidR="0071071B" w:rsidRPr="00195C11" w14:paraId="4906E4D8" w14:textId="77777777" w:rsidTr="006B7A6A">
        <w:trPr>
          <w:cantSplit/>
        </w:trPr>
        <w:tc>
          <w:tcPr>
            <w:cnfStyle w:val="001000000000" w:firstRow="0" w:lastRow="0" w:firstColumn="1" w:lastColumn="0" w:oddVBand="0" w:evenVBand="0" w:oddHBand="0" w:evenHBand="0" w:firstRowFirstColumn="0" w:firstRowLastColumn="0" w:lastRowFirstColumn="0" w:lastRowLastColumn="0"/>
            <w:tcW w:w="0" w:type="auto"/>
          </w:tcPr>
          <w:p w14:paraId="27DAECEF" w14:textId="43E56453" w:rsidR="006E6770" w:rsidRPr="00BE446A" w:rsidRDefault="006E6770" w:rsidP="00483486">
            <w:pPr>
              <w:spacing w:line="360" w:lineRule="auto"/>
              <w:contextualSpacing/>
              <w:jc w:val="both"/>
              <w:rPr>
                <w:rFonts w:cstheme="minorHAnsi"/>
                <w:lang w:val="sv-SE"/>
              </w:rPr>
            </w:pPr>
            <w:r w:rsidRPr="00195C11">
              <w:rPr>
                <w:rFonts w:cstheme="minorHAnsi"/>
              </w:rPr>
              <w:t>M</w:t>
            </w:r>
            <w:r>
              <w:rPr>
                <w:rFonts w:cstheme="minorHAnsi"/>
                <w:lang w:val="sv-SE"/>
              </w:rPr>
              <w:t>1b</w:t>
            </w:r>
          </w:p>
        </w:tc>
        <w:tc>
          <w:tcPr>
            <w:tcW w:w="0" w:type="auto"/>
            <w:vMerge/>
          </w:tcPr>
          <w:p w14:paraId="2DFB9604" w14:textId="169C8F2C" w:rsidR="006E6770" w:rsidRDefault="006E6770"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w:p>
        </w:tc>
        <w:tc>
          <w:tcPr>
            <w:tcW w:w="0" w:type="auto"/>
          </w:tcPr>
          <w:p w14:paraId="27171919" w14:textId="19905EDA" w:rsidR="006E6770" w:rsidRPr="00C5584E" w:rsidRDefault="00C5584E"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i/>
                <w:lang w:val="en-US"/>
              </w:rPr>
            </w:pPr>
            <w:r w:rsidRPr="00C5584E">
              <w:rPr>
                <w:rFonts w:ascii="Times New Roman" w:eastAsia="Times New Roman" w:hAnsi="Times New Roman" w:cs="Times New Roman"/>
                <w:lang w:val="en-US"/>
              </w:rPr>
              <w:t>Increasing with mass (</w:t>
            </w:r>
            <m:oMath>
              <m:r>
                <w:rPr>
                  <w:rFonts w:ascii="Cambria Math" w:hAnsi="Cambria Math" w:cstheme="minorHAnsi"/>
                </w:rPr>
                <m:t>σ=a+b</m:t>
              </m:r>
              <m:r>
                <w:rPr>
                  <w:rFonts w:ascii="Cambria Math" w:hAnsi="Cambria Math" w:cstheme="minorHAnsi" w:hint="eastAsia"/>
                  <w:lang w:val="en-GB"/>
                </w:rPr>
                <m:t>×</m:t>
              </m:r>
              <m:r>
                <w:rPr>
                  <w:rFonts w:ascii="Cambria Math" w:hAnsi="Cambria Math" w:cstheme="minorHAnsi"/>
                </w:rPr>
                <m:t>mass</m:t>
              </m:r>
            </m:oMath>
            <w:r w:rsidRPr="00C5584E">
              <w:rPr>
                <w:rFonts w:ascii="Times New Roman" w:eastAsia="Times New Roman" w:hAnsi="Times New Roman" w:cs="Times New Roman"/>
                <w:lang w:val="en-US"/>
              </w:rPr>
              <w:t>)</w:t>
            </w:r>
          </w:p>
        </w:tc>
        <w:tc>
          <w:tcPr>
            <w:tcW w:w="0" w:type="auto"/>
          </w:tcPr>
          <w:p w14:paraId="72C82B99" w14:textId="70386599" w:rsidR="006E6770" w:rsidRPr="0012557B" w:rsidRDefault="0071071B"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r>
              <w:rPr>
                <w:rFonts w:cstheme="minorHAnsi"/>
                <w:lang w:val="sv-SE"/>
              </w:rPr>
              <w:t xml:space="preserve">5.3 </w:t>
            </w:r>
            <w:r w:rsidR="0012557B">
              <w:rPr>
                <w:rFonts w:cstheme="minorHAnsi"/>
                <w:lang w:val="sv-SE"/>
              </w:rPr>
              <w:t>(</w:t>
            </w:r>
            <w:r w:rsidR="0012557B" w:rsidRPr="0012557B">
              <w:rPr>
                <w:rFonts w:cstheme="minorHAnsi"/>
                <w:lang w:val="sv-SE"/>
              </w:rPr>
              <w:t>593.4</w:t>
            </w:r>
            <w:r w:rsidR="0012557B">
              <w:rPr>
                <w:rFonts w:cstheme="minorHAnsi"/>
                <w:lang w:val="sv-SE"/>
              </w:rPr>
              <w:t>)</w:t>
            </w:r>
          </w:p>
        </w:tc>
      </w:tr>
      <w:tr w:rsidR="0071071B" w:rsidRPr="00195C11" w14:paraId="02A7975D" w14:textId="77777777" w:rsidTr="006B7A6A">
        <w:trPr>
          <w:cantSplit/>
        </w:trPr>
        <w:tc>
          <w:tcPr>
            <w:cnfStyle w:val="001000000000" w:firstRow="0" w:lastRow="0" w:firstColumn="1" w:lastColumn="0" w:oddVBand="0" w:evenVBand="0" w:oddHBand="0" w:evenHBand="0" w:firstRowFirstColumn="0" w:firstRowLastColumn="0" w:lastRowFirstColumn="0" w:lastRowLastColumn="0"/>
            <w:tcW w:w="0" w:type="auto"/>
          </w:tcPr>
          <w:p w14:paraId="2886214A" w14:textId="49C1C732" w:rsidR="006E6770" w:rsidRPr="00195C11" w:rsidRDefault="006E6770" w:rsidP="00483486">
            <w:pPr>
              <w:spacing w:line="360" w:lineRule="auto"/>
              <w:contextualSpacing/>
              <w:jc w:val="both"/>
              <w:rPr>
                <w:rFonts w:cstheme="minorHAnsi"/>
              </w:rPr>
            </w:pPr>
            <w:r w:rsidRPr="00195C11">
              <w:rPr>
                <w:rFonts w:cstheme="minorHAnsi"/>
              </w:rPr>
              <w:t>M</w:t>
            </w:r>
            <w:r>
              <w:rPr>
                <w:rFonts w:cstheme="minorHAnsi"/>
                <w:lang w:val="sv-SE"/>
              </w:rPr>
              <w:t>1c</w:t>
            </w:r>
          </w:p>
        </w:tc>
        <w:tc>
          <w:tcPr>
            <w:tcW w:w="0" w:type="auto"/>
            <w:vMerge/>
          </w:tcPr>
          <w:p w14:paraId="2E70B1A5" w14:textId="0F2D50D2" w:rsidR="006E6770" w:rsidRDefault="006E6770"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w:p>
        </w:tc>
        <w:tc>
          <w:tcPr>
            <w:tcW w:w="0" w:type="auto"/>
          </w:tcPr>
          <w:p w14:paraId="476B6170" w14:textId="168C8C29" w:rsidR="006E6770" w:rsidRDefault="00C5584E"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C5584E">
              <w:rPr>
                <w:rFonts w:ascii="Times New Roman" w:eastAsia="Times New Roman" w:hAnsi="Times New Roman" w:cs="Times New Roman"/>
                <w:lang w:val="en-US"/>
              </w:rPr>
              <w:t xml:space="preserve">Increasing with </w:t>
            </w:r>
            <w:r w:rsidR="00C22534">
              <w:rPr>
                <w:rFonts w:ascii="Times New Roman" w:eastAsia="Times New Roman" w:hAnsi="Times New Roman" w:cs="Times New Roman"/>
                <w:lang w:val="en-US"/>
              </w:rPr>
              <w:t>temperature</w:t>
            </w:r>
            <w:r w:rsidRPr="00C5584E">
              <w:rPr>
                <w:rFonts w:ascii="Times New Roman" w:eastAsia="Times New Roman" w:hAnsi="Times New Roman" w:cs="Times New Roman"/>
                <w:lang w:val="en-US"/>
              </w:rPr>
              <w:t xml:space="preserve"> (</w:t>
            </w:r>
            <m:oMath>
              <m:r>
                <w:rPr>
                  <w:rFonts w:ascii="Cambria Math" w:hAnsi="Cambria Math" w:cstheme="minorHAnsi"/>
                </w:rPr>
                <m:t>σ=a+b</m:t>
              </m:r>
              <m:r>
                <w:rPr>
                  <w:rFonts w:ascii="Cambria Math" w:hAnsi="Cambria Math" w:cstheme="minorHAnsi" w:hint="eastAsia"/>
                  <w:lang w:val="en-GB"/>
                </w:rPr>
                <m:t>×</m:t>
              </m:r>
              <m:r>
                <w:rPr>
                  <w:rFonts w:ascii="Cambria Math" w:hAnsi="Cambria Math" w:cstheme="minorHAnsi"/>
                </w:rPr>
                <m:t>temp</m:t>
              </m:r>
            </m:oMath>
            <w:r w:rsidRPr="00C5584E">
              <w:rPr>
                <w:rFonts w:ascii="Times New Roman" w:eastAsia="Times New Roman" w:hAnsi="Times New Roman" w:cs="Times New Roman"/>
                <w:lang w:val="en-US"/>
              </w:rPr>
              <w:t>)</w:t>
            </w:r>
          </w:p>
        </w:tc>
        <w:tc>
          <w:tcPr>
            <w:tcW w:w="0" w:type="auto"/>
          </w:tcPr>
          <w:p w14:paraId="4EFDE9EB" w14:textId="61CC09FA" w:rsidR="006E6770" w:rsidRPr="00EF5637" w:rsidRDefault="0071071B"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lang w:val="sv-SE"/>
              </w:rPr>
            </w:pPr>
            <w:r>
              <w:rPr>
                <w:rFonts w:cstheme="minorHAnsi"/>
                <w:b/>
                <w:bCs/>
                <w:lang w:val="sv-SE"/>
              </w:rPr>
              <w:t xml:space="preserve">0 </w:t>
            </w:r>
            <w:r w:rsidR="0012557B" w:rsidRPr="00EF5637">
              <w:rPr>
                <w:rFonts w:cstheme="minorHAnsi"/>
                <w:b/>
                <w:bCs/>
                <w:lang w:val="sv-SE"/>
              </w:rPr>
              <w:t>(588.1)</w:t>
            </w:r>
          </w:p>
        </w:tc>
      </w:tr>
      <w:tr w:rsidR="0071071B" w:rsidRPr="00195C11" w14:paraId="1000DEAF" w14:textId="77777777" w:rsidTr="006B7A6A">
        <w:trPr>
          <w:cantSplit/>
        </w:trPr>
        <w:tc>
          <w:tcPr>
            <w:cnfStyle w:val="001000000000" w:firstRow="0" w:lastRow="0" w:firstColumn="1" w:lastColumn="0" w:oddVBand="0" w:evenVBand="0" w:oddHBand="0" w:evenHBand="0" w:firstRowFirstColumn="0" w:firstRowLastColumn="0" w:lastRowFirstColumn="0" w:lastRowLastColumn="0"/>
            <w:tcW w:w="0" w:type="auto"/>
          </w:tcPr>
          <w:p w14:paraId="077BC034" w14:textId="6A03F43E" w:rsidR="006E6770" w:rsidRPr="00195C11" w:rsidRDefault="006E6770" w:rsidP="00483486">
            <w:pPr>
              <w:spacing w:line="360" w:lineRule="auto"/>
              <w:contextualSpacing/>
              <w:jc w:val="both"/>
              <w:rPr>
                <w:rFonts w:cstheme="minorHAnsi"/>
              </w:rPr>
            </w:pPr>
            <w:r w:rsidRPr="00195C11">
              <w:rPr>
                <w:rFonts w:cstheme="minorHAnsi"/>
              </w:rPr>
              <w:t>M</w:t>
            </w:r>
            <w:r>
              <w:rPr>
                <w:rFonts w:cstheme="minorHAnsi"/>
                <w:lang w:val="sv-SE"/>
              </w:rPr>
              <w:t>1d</w:t>
            </w:r>
          </w:p>
        </w:tc>
        <w:tc>
          <w:tcPr>
            <w:tcW w:w="0" w:type="auto"/>
            <w:vMerge/>
          </w:tcPr>
          <w:p w14:paraId="43FEE800" w14:textId="77777777" w:rsidR="006E6770" w:rsidRDefault="006E6770"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w:p>
        </w:tc>
        <w:tc>
          <w:tcPr>
            <w:tcW w:w="0" w:type="auto"/>
          </w:tcPr>
          <w:p w14:paraId="7AAB9C7D" w14:textId="38D8F049" w:rsidR="006E6770" w:rsidRDefault="00C5584E"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C5584E">
              <w:rPr>
                <w:rFonts w:ascii="Times New Roman" w:eastAsia="Times New Roman" w:hAnsi="Times New Roman" w:cs="Times New Roman"/>
                <w:lang w:val="en-US"/>
              </w:rPr>
              <w:t>Increasing with mass (</w:t>
            </w:r>
            <m:oMath>
              <m:r>
                <w:rPr>
                  <w:rFonts w:ascii="Cambria Math" w:hAnsi="Cambria Math" w:cstheme="minorHAnsi"/>
                </w:rPr>
                <m:t>σ=a+b</m:t>
              </m:r>
              <m:r>
                <w:rPr>
                  <w:rFonts w:ascii="Cambria Math" w:hAnsi="Cambria Math" w:cstheme="minorHAnsi" w:hint="eastAsia"/>
                  <w:lang w:val="en-GB"/>
                </w:rPr>
                <m:t>×</m:t>
              </m:r>
              <m:r>
                <w:rPr>
                  <w:rFonts w:ascii="Cambria Math" w:hAnsi="Cambria Math" w:cstheme="minorHAnsi"/>
                </w:rPr>
                <m:t>temp+c</m:t>
              </m:r>
              <m:r>
                <w:rPr>
                  <w:rFonts w:ascii="Cambria Math" w:hAnsi="Cambria Math" w:cstheme="minorHAnsi" w:hint="eastAsia"/>
                  <w:lang w:val="en-GB"/>
                </w:rPr>
                <m:t>×</m:t>
              </m:r>
              <m:r>
                <w:rPr>
                  <w:rFonts w:ascii="Cambria Math" w:hAnsi="Cambria Math" w:cstheme="minorHAnsi"/>
                </w:rPr>
                <m:t>mass</m:t>
              </m:r>
            </m:oMath>
            <w:r w:rsidRPr="00C5584E">
              <w:rPr>
                <w:rFonts w:ascii="Times New Roman" w:eastAsia="Times New Roman" w:hAnsi="Times New Roman" w:cs="Times New Roman"/>
                <w:lang w:val="en-US"/>
              </w:rPr>
              <w:t>)</w:t>
            </w:r>
          </w:p>
        </w:tc>
        <w:tc>
          <w:tcPr>
            <w:tcW w:w="0" w:type="auto"/>
          </w:tcPr>
          <w:p w14:paraId="249F5808" w14:textId="70F34A2E" w:rsidR="006E6770" w:rsidRPr="0012557B" w:rsidRDefault="0071071B"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r>
              <w:rPr>
                <w:rFonts w:cstheme="minorHAnsi"/>
                <w:lang w:val="sv-SE"/>
              </w:rPr>
              <w:t xml:space="preserve">1241.5 </w:t>
            </w:r>
            <w:r w:rsidR="0012557B">
              <w:rPr>
                <w:rFonts w:cstheme="minorHAnsi"/>
                <w:lang w:val="sv-SE"/>
              </w:rPr>
              <w:t>(</w:t>
            </w:r>
            <w:r w:rsidR="0012557B" w:rsidRPr="0012557B">
              <w:rPr>
                <w:rFonts w:cstheme="minorHAnsi"/>
                <w:lang w:val="sv-SE"/>
              </w:rPr>
              <w:t>1829.</w:t>
            </w:r>
            <w:r w:rsidR="00A0290D">
              <w:rPr>
                <w:rFonts w:cstheme="minorHAnsi"/>
                <w:lang w:val="sv-SE"/>
              </w:rPr>
              <w:t>7</w:t>
            </w:r>
            <w:r w:rsidR="0012557B">
              <w:rPr>
                <w:rFonts w:cstheme="minorHAnsi"/>
                <w:lang w:val="sv-SE"/>
              </w:rPr>
              <w:t>)</w:t>
            </w:r>
          </w:p>
        </w:tc>
      </w:tr>
      <w:tr w:rsidR="0071071B" w:rsidRPr="00195C11" w14:paraId="351285F7" w14:textId="77777777" w:rsidTr="006B7A6A">
        <w:trPr>
          <w:cantSplit/>
        </w:trPr>
        <w:tc>
          <w:tcPr>
            <w:cnfStyle w:val="001000000000" w:firstRow="0" w:lastRow="0" w:firstColumn="1" w:lastColumn="0" w:oddVBand="0" w:evenVBand="0" w:oddHBand="0" w:evenHBand="0" w:firstRowFirstColumn="0" w:firstRowLastColumn="0" w:lastRowFirstColumn="0" w:lastRowLastColumn="0"/>
            <w:tcW w:w="0" w:type="auto"/>
          </w:tcPr>
          <w:p w14:paraId="3CA10690" w14:textId="44D4C795" w:rsidR="006E6770" w:rsidRPr="00BB157F" w:rsidRDefault="006E6770" w:rsidP="00483486">
            <w:pPr>
              <w:spacing w:line="360" w:lineRule="auto"/>
              <w:contextualSpacing/>
              <w:jc w:val="both"/>
              <w:rPr>
                <w:rFonts w:cstheme="minorHAnsi"/>
                <w:lang w:val="sv-SE"/>
              </w:rPr>
            </w:pPr>
            <w:r>
              <w:rPr>
                <w:rFonts w:cstheme="minorHAnsi"/>
                <w:lang w:val="sv-SE"/>
              </w:rPr>
              <w:t>M2</w:t>
            </w:r>
          </w:p>
        </w:tc>
        <w:tc>
          <w:tcPr>
            <w:tcW w:w="0" w:type="auto"/>
          </w:tcPr>
          <w:p w14:paraId="03CA8329" w14:textId="3924E37E" w:rsidR="006E6770" w:rsidRPr="00822023" w:rsidRDefault="006E6770"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lang w:val="sv-SE"/>
              </w:rPr>
            </w:pPr>
            <w:proofErr w:type="spellStart"/>
            <w:r>
              <w:rPr>
                <w:rFonts w:cstheme="minorHAnsi"/>
                <w:lang w:val="sv-SE"/>
              </w:rPr>
              <w:t>Quadratic</w:t>
            </w:r>
            <w:proofErr w:type="spellEnd"/>
            <w:r>
              <w:rPr>
                <w:rFonts w:ascii="Times New Roman" w:eastAsia="Times New Roman" w:hAnsi="Times New Roman" w:cs="Times New Roman"/>
                <w:bCs/>
                <w:iCs/>
                <w:lang w:val="sv-SE"/>
              </w:rPr>
              <w:t xml:space="preserve"> + </w:t>
            </w:r>
            <w:proofErr w:type="spellStart"/>
            <w:r>
              <w:rPr>
                <w:rFonts w:ascii="Times New Roman" w:eastAsia="Times New Roman" w:hAnsi="Times New Roman" w:cs="Times New Roman"/>
                <w:bCs/>
                <w:iCs/>
                <w:lang w:val="sv-SE"/>
              </w:rPr>
              <w:t>Cubic</w:t>
            </w:r>
            <w:proofErr w:type="spellEnd"/>
          </w:p>
        </w:tc>
        <w:tc>
          <w:tcPr>
            <w:tcW w:w="0" w:type="auto"/>
          </w:tcPr>
          <w:p w14:paraId="05887B17" w14:textId="611600C6" w:rsidR="006E6770" w:rsidRPr="003A7197" w:rsidRDefault="00AB3E0F"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proofErr w:type="spellStart"/>
            <w:r>
              <w:rPr>
                <w:rFonts w:cstheme="minorHAnsi"/>
                <w:lang w:val="sv-SE"/>
              </w:rPr>
              <w:t>Constant</w:t>
            </w:r>
            <w:proofErr w:type="spellEnd"/>
            <w:r>
              <w:rPr>
                <w:rFonts w:cstheme="minorHAnsi"/>
                <w:lang w:val="sv-SE"/>
              </w:rPr>
              <w:t xml:space="preserve"> </w:t>
            </w:r>
            <w:r>
              <w:rPr>
                <w:rFonts w:eastAsiaTheme="minorEastAsia" w:cstheme="minorHAnsi"/>
                <w:lang w:val="sv-SE"/>
              </w:rPr>
              <w:t>(</w:t>
            </w:r>
            <m:oMath>
              <m:r>
                <w:rPr>
                  <w:rFonts w:ascii="Cambria Math" w:hAnsi="Cambria Math" w:cstheme="minorHAnsi"/>
                </w:rPr>
                <m:t>σ</m:t>
              </m:r>
            </m:oMath>
            <w:r>
              <w:rPr>
                <w:rFonts w:eastAsiaTheme="minorEastAsia" w:cstheme="minorHAnsi"/>
                <w:lang w:val="sv-SE"/>
              </w:rPr>
              <w:t>)</w:t>
            </w:r>
          </w:p>
        </w:tc>
        <w:tc>
          <w:tcPr>
            <w:tcW w:w="0" w:type="auto"/>
          </w:tcPr>
          <w:p w14:paraId="5FE6D1FB" w14:textId="569D0D46" w:rsidR="006E6770" w:rsidRPr="0012557B" w:rsidRDefault="0071071B"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r>
              <w:rPr>
                <w:rFonts w:cstheme="minorHAnsi"/>
                <w:lang w:val="sv-SE"/>
              </w:rPr>
              <w:t xml:space="preserve">27.7 </w:t>
            </w:r>
            <w:r w:rsidR="0012557B">
              <w:rPr>
                <w:rFonts w:cstheme="minorHAnsi"/>
                <w:lang w:val="sv-SE"/>
              </w:rPr>
              <w:t>(</w:t>
            </w:r>
            <w:r w:rsidR="0012557B" w:rsidRPr="0012557B">
              <w:rPr>
                <w:rFonts w:cstheme="minorHAnsi"/>
                <w:lang w:val="sv-SE"/>
              </w:rPr>
              <w:t>615.</w:t>
            </w:r>
            <w:r w:rsidR="0012557B">
              <w:rPr>
                <w:rFonts w:cstheme="minorHAnsi"/>
                <w:lang w:val="sv-SE"/>
              </w:rPr>
              <w:t>8)</w:t>
            </w:r>
          </w:p>
        </w:tc>
      </w:tr>
    </w:tbl>
    <w:p w14:paraId="1B0D0C6C" w14:textId="592EFB97" w:rsidR="00F06903" w:rsidRDefault="00F06903" w:rsidP="002E3379">
      <w:pPr>
        <w:spacing w:line="480" w:lineRule="auto"/>
        <w:contextualSpacing/>
        <w:jc w:val="center"/>
        <w:rPr>
          <w:rFonts w:cstheme="minorHAnsi"/>
        </w:rPr>
      </w:pPr>
    </w:p>
    <w:p w14:paraId="7A76BE99" w14:textId="387ADF41" w:rsidR="008E4B41" w:rsidRDefault="008E4B41" w:rsidP="002E3379">
      <w:pPr>
        <w:spacing w:line="480" w:lineRule="auto"/>
        <w:contextualSpacing/>
        <w:jc w:val="center"/>
        <w:rPr>
          <w:rFonts w:cstheme="minorHAnsi"/>
        </w:rPr>
      </w:pPr>
    </w:p>
    <w:p w14:paraId="5CD39B33" w14:textId="3CF5E485" w:rsidR="008E4B41" w:rsidRDefault="008E4B41" w:rsidP="002E3379">
      <w:pPr>
        <w:spacing w:line="480" w:lineRule="auto"/>
        <w:contextualSpacing/>
        <w:jc w:val="center"/>
        <w:rPr>
          <w:rFonts w:cstheme="minorHAnsi"/>
        </w:rPr>
      </w:pPr>
    </w:p>
    <w:p w14:paraId="404C98DC" w14:textId="559101E4" w:rsidR="008E4B41" w:rsidRDefault="008E4B41" w:rsidP="002E3379">
      <w:pPr>
        <w:spacing w:line="480" w:lineRule="auto"/>
        <w:contextualSpacing/>
        <w:jc w:val="center"/>
        <w:rPr>
          <w:rFonts w:cstheme="minorHAnsi"/>
        </w:rPr>
      </w:pPr>
    </w:p>
    <w:p w14:paraId="37027D17" w14:textId="7585BF75" w:rsidR="008E4B41" w:rsidRDefault="008E4B41" w:rsidP="002E3379">
      <w:pPr>
        <w:spacing w:line="480" w:lineRule="auto"/>
        <w:contextualSpacing/>
        <w:jc w:val="center"/>
        <w:rPr>
          <w:rFonts w:cstheme="minorHAnsi"/>
        </w:rPr>
      </w:pPr>
    </w:p>
    <w:p w14:paraId="270EDF1F" w14:textId="0092663B" w:rsidR="008E4B41" w:rsidRDefault="008E4B41" w:rsidP="002E3379">
      <w:pPr>
        <w:spacing w:line="480" w:lineRule="auto"/>
        <w:contextualSpacing/>
        <w:jc w:val="center"/>
        <w:rPr>
          <w:rFonts w:cstheme="minorHAnsi"/>
        </w:rPr>
      </w:pPr>
    </w:p>
    <w:p w14:paraId="0B68A13B" w14:textId="47FE05F6" w:rsidR="008E4B41" w:rsidRDefault="008E4B41" w:rsidP="002E3379">
      <w:pPr>
        <w:spacing w:line="480" w:lineRule="auto"/>
        <w:contextualSpacing/>
        <w:jc w:val="center"/>
        <w:rPr>
          <w:rFonts w:cstheme="minorHAnsi"/>
        </w:rPr>
      </w:pPr>
    </w:p>
    <w:p w14:paraId="7737962D" w14:textId="77777777" w:rsidR="008E4B41" w:rsidRDefault="008E4B41" w:rsidP="002E3379">
      <w:pPr>
        <w:spacing w:line="480" w:lineRule="auto"/>
        <w:contextualSpacing/>
        <w:jc w:val="center"/>
        <w:rPr>
          <w:rFonts w:cstheme="minorHAnsi"/>
        </w:rPr>
      </w:pPr>
    </w:p>
    <w:p w14:paraId="231E36F4" w14:textId="72DF22AA" w:rsidR="008E4B41" w:rsidRPr="00CD224D" w:rsidRDefault="008E4B41" w:rsidP="008E4B41">
      <w:pPr>
        <w:spacing w:line="480" w:lineRule="auto"/>
        <w:contextualSpacing/>
        <w:jc w:val="both"/>
      </w:pPr>
      <w:commentRangeStart w:id="329"/>
      <w:r w:rsidRPr="00972C7F">
        <w:rPr>
          <w:b/>
          <w:bCs/>
          <w:lang w:val="en-GB"/>
        </w:rPr>
        <w:t xml:space="preserve">Table </w:t>
      </w:r>
      <w:r w:rsidRPr="00C3043C">
        <w:rPr>
          <w:b/>
          <w:bCs/>
          <w:lang w:val="en-US"/>
        </w:rPr>
        <w:t>X</w:t>
      </w:r>
      <w:commentRangeEnd w:id="329"/>
      <w:r w:rsidR="00BA6B64">
        <w:rPr>
          <w:rStyle w:val="CommentReference"/>
        </w:rPr>
        <w:commentReference w:id="329"/>
      </w:r>
      <w:r w:rsidRPr="00972C7F">
        <w:rPr>
          <w:lang w:val="en-GB"/>
        </w:rPr>
        <w:t xml:space="preserve">. </w:t>
      </w:r>
      <w:r w:rsidRPr="000F0712">
        <w:rPr>
          <w:lang w:val="en-GB"/>
        </w:rPr>
        <w:t xml:space="preserve">Comparison of </w:t>
      </w:r>
      <w:r w:rsidR="00AA0487" w:rsidRPr="000F0712">
        <w:rPr>
          <w:lang w:val="en-GB"/>
        </w:rPr>
        <w:t xml:space="preserve">the two models </w:t>
      </w:r>
      <w:r w:rsidRPr="000F0712">
        <w:rPr>
          <w:lang w:val="en-GB"/>
        </w:rPr>
        <w:t xml:space="preserve">fitted to </w:t>
      </w:r>
      <w:r w:rsidR="00AA0487" w:rsidRPr="000F0712">
        <w:rPr>
          <w:lang w:val="en-GB"/>
        </w:rPr>
        <w:t>optimum growth temperature data</w:t>
      </w:r>
      <w:r w:rsidRPr="000F0712">
        <w:rPr>
          <w:lang w:val="en-GB"/>
        </w:rPr>
        <w:t>. The WAIC column</w:t>
      </w:r>
      <w:r w:rsidRPr="00972C7F">
        <w:rPr>
          <w:lang w:val="en-GB"/>
        </w:rPr>
        <w:t xml:space="preserve">s shows </w:t>
      </w:r>
      <w:r>
        <w:rPr>
          <w:rFonts w:ascii="Symbol" w:hAnsi="Symbol"/>
        </w:rPr>
        <w:t></w:t>
      </w:r>
      <w:r w:rsidRPr="00972C7F">
        <w:rPr>
          <w:lang w:val="en-GB"/>
        </w:rPr>
        <w:t xml:space="preserve">WAIC </w:t>
      </w:r>
      <w:r w:rsidRPr="004559BC">
        <w:rPr>
          <w:lang w:val="en-GB"/>
        </w:rPr>
        <w:t>and absolute WAIC in brackets</w:t>
      </w:r>
      <w:r w:rsidRPr="00972C7F">
        <w:rPr>
          <w:lang w:val="en-GB"/>
        </w:rPr>
        <w:t>,</w:t>
      </w:r>
      <w:r w:rsidRPr="004559BC">
        <w:rPr>
          <w:lang w:val="en-GB"/>
        </w:rPr>
        <w:t xml:space="preserve"> rounded to the nearest decimal,</w:t>
      </w:r>
      <w:r w:rsidRPr="00972C7F">
        <w:rPr>
          <w:lang w:val="en-GB"/>
        </w:rPr>
        <w:t xml:space="preserve"> where </w:t>
      </w:r>
      <w:r>
        <w:rPr>
          <w:rFonts w:ascii="Symbol" w:hAnsi="Symbol"/>
        </w:rPr>
        <w:t></w:t>
      </w:r>
      <w:r w:rsidRPr="00972C7F">
        <w:rPr>
          <w:lang w:val="en-GB"/>
        </w:rPr>
        <w:t xml:space="preserve">WAIC is the difference between each models’ WAIC and the lowest WAIC across models. </w:t>
      </w:r>
      <w:r>
        <w:t>Bold indicates model</w:t>
      </w:r>
      <w:r w:rsidRPr="007F653F">
        <w:t>s</w:t>
      </w:r>
      <w:r>
        <w:t xml:space="preserve"> with </w:t>
      </w:r>
      <w:r>
        <w:rPr>
          <w:rFonts w:ascii="Symbol" w:hAnsi="Symbol"/>
        </w:rPr>
        <w:t></w:t>
      </w:r>
      <w:r>
        <w:t>WAIC</w:t>
      </w:r>
      <w:r w:rsidRPr="003A1713">
        <w:t xml:space="preserve"> &lt;</w:t>
      </w:r>
      <w:r>
        <w:t xml:space="preserve"> 2. </w:t>
      </w:r>
    </w:p>
    <w:tbl>
      <w:tblPr>
        <w:tblStyle w:val="GridTable1Light"/>
        <w:tblW w:w="0" w:type="auto"/>
        <w:tblLook w:val="04A0" w:firstRow="1" w:lastRow="0" w:firstColumn="1" w:lastColumn="0" w:noHBand="0" w:noVBand="1"/>
      </w:tblPr>
      <w:tblGrid>
        <w:gridCol w:w="870"/>
        <w:gridCol w:w="3222"/>
        <w:gridCol w:w="1403"/>
      </w:tblGrid>
      <w:tr w:rsidR="00FA075C" w:rsidRPr="00195C11" w14:paraId="4B1604BE" w14:textId="77777777" w:rsidTr="0048348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E74D69" w14:textId="77777777" w:rsidR="00FA075C" w:rsidRPr="00195C11" w:rsidRDefault="00FA075C" w:rsidP="00483486">
            <w:pPr>
              <w:spacing w:line="360" w:lineRule="auto"/>
              <w:contextualSpacing/>
              <w:jc w:val="both"/>
              <w:rPr>
                <w:rFonts w:cstheme="minorHAnsi"/>
              </w:rPr>
            </w:pPr>
            <w:r w:rsidRPr="00195C11">
              <w:rPr>
                <w:rFonts w:cstheme="minorHAnsi"/>
              </w:rPr>
              <w:t>Model</w:t>
            </w:r>
          </w:p>
        </w:tc>
        <w:tc>
          <w:tcPr>
            <w:tcW w:w="0" w:type="auto"/>
          </w:tcPr>
          <w:p w14:paraId="7048D01D" w14:textId="77777777" w:rsidR="00FA075C" w:rsidRPr="00195C11" w:rsidRDefault="00FA075C" w:rsidP="0048348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3464E4C5" w14:textId="77777777" w:rsidR="00FA075C" w:rsidRPr="00195C11" w:rsidRDefault="00FA075C" w:rsidP="0048348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1DA91EBA" w14:textId="77777777" w:rsidR="00FA075C" w:rsidRPr="00195C11" w:rsidRDefault="00FA075C" w:rsidP="0048348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r>
      <w:tr w:rsidR="00FA075C" w:rsidRPr="00195C11" w14:paraId="7692197B" w14:textId="77777777" w:rsidTr="00483486">
        <w:trPr>
          <w:cantSplit/>
        </w:trPr>
        <w:tc>
          <w:tcPr>
            <w:cnfStyle w:val="001000000000" w:firstRow="0" w:lastRow="0" w:firstColumn="1" w:lastColumn="0" w:oddVBand="0" w:evenVBand="0" w:oddHBand="0" w:evenHBand="0" w:firstRowFirstColumn="0" w:firstRowLastColumn="0" w:lastRowFirstColumn="0" w:lastRowLastColumn="0"/>
            <w:tcW w:w="0" w:type="auto"/>
          </w:tcPr>
          <w:p w14:paraId="26C0CCA2" w14:textId="77777777" w:rsidR="00FA075C" w:rsidRPr="00195C11" w:rsidRDefault="00FA075C" w:rsidP="00483486">
            <w:pPr>
              <w:spacing w:line="360" w:lineRule="auto"/>
              <w:contextualSpacing/>
              <w:jc w:val="both"/>
              <w:rPr>
                <w:rFonts w:cstheme="minorHAnsi"/>
              </w:rPr>
            </w:pPr>
            <w:r w:rsidRPr="00195C11">
              <w:rPr>
                <w:rFonts w:cstheme="minorHAnsi"/>
              </w:rPr>
              <w:t xml:space="preserve">M1 </w:t>
            </w:r>
          </w:p>
        </w:tc>
        <w:tc>
          <w:tcPr>
            <w:tcW w:w="0" w:type="auto"/>
          </w:tcPr>
          <w:p w14:paraId="7112B2F9" w14:textId="1AD902D8" w:rsidR="00FA075C" w:rsidRPr="00195C11" w:rsidRDefault="00DD3F8F" w:rsidP="0048348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7568E587" w14:textId="01CC0C5C" w:rsidR="00FA075C" w:rsidRPr="00195C11" w:rsidRDefault="00FA075C" w:rsidP="0048348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0</w:t>
            </w:r>
            <w:r w:rsidRPr="00195C11">
              <w:rPr>
                <w:rFonts w:cstheme="minorHAnsi"/>
                <w:b/>
                <w:bCs/>
              </w:rPr>
              <w:t xml:space="preserve"> (</w:t>
            </w:r>
            <w:r w:rsidR="008E13F4" w:rsidRPr="008E13F4">
              <w:rPr>
                <w:rFonts w:cstheme="minorHAnsi"/>
                <w:b/>
                <w:bCs/>
              </w:rPr>
              <w:t>177.3</w:t>
            </w:r>
            <w:r w:rsidRPr="00195C11">
              <w:rPr>
                <w:rFonts w:cstheme="minorHAnsi"/>
                <w:b/>
                <w:bCs/>
              </w:rPr>
              <w:t>)</w:t>
            </w:r>
          </w:p>
        </w:tc>
      </w:tr>
      <w:tr w:rsidR="00FA075C" w:rsidRPr="00195C11" w14:paraId="24076E9A" w14:textId="77777777" w:rsidTr="00483486">
        <w:trPr>
          <w:cantSplit/>
        </w:trPr>
        <w:tc>
          <w:tcPr>
            <w:cnfStyle w:val="001000000000" w:firstRow="0" w:lastRow="0" w:firstColumn="1" w:lastColumn="0" w:oddVBand="0" w:evenVBand="0" w:oddHBand="0" w:evenHBand="0" w:firstRowFirstColumn="0" w:firstRowLastColumn="0" w:lastRowFirstColumn="0" w:lastRowLastColumn="0"/>
            <w:tcW w:w="0" w:type="auto"/>
          </w:tcPr>
          <w:p w14:paraId="5DE86DB5" w14:textId="77777777" w:rsidR="00FA075C" w:rsidRPr="00195C11" w:rsidRDefault="00FA075C" w:rsidP="00483486">
            <w:pPr>
              <w:spacing w:line="360" w:lineRule="auto"/>
              <w:contextualSpacing/>
              <w:jc w:val="both"/>
              <w:rPr>
                <w:rFonts w:cstheme="minorHAnsi"/>
              </w:rPr>
            </w:pPr>
            <w:r w:rsidRPr="00195C11">
              <w:rPr>
                <w:rFonts w:cstheme="minorHAnsi"/>
              </w:rPr>
              <w:t>M2</w:t>
            </w:r>
          </w:p>
        </w:tc>
        <w:tc>
          <w:tcPr>
            <w:tcW w:w="0" w:type="auto"/>
          </w:tcPr>
          <w:p w14:paraId="0EB82158" w14:textId="39F0B623" w:rsidR="00FA075C" w:rsidRPr="00195C11" w:rsidRDefault="00DD3F8F" w:rsidP="0048348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48E3D4E8" w14:textId="6655C98F" w:rsidR="00FA075C" w:rsidRPr="00195C11" w:rsidRDefault="00C75DCF" w:rsidP="0048348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b/>
                <w:bCs/>
                <w:lang w:val="sv-SE"/>
              </w:rPr>
              <w:t>1</w:t>
            </w:r>
            <w:r w:rsidR="00FA075C" w:rsidRPr="00195C11">
              <w:rPr>
                <w:rFonts w:cstheme="minorHAnsi"/>
                <w:b/>
                <w:bCs/>
              </w:rPr>
              <w:t xml:space="preserve"> (</w:t>
            </w:r>
            <w:r w:rsidR="008E13F4" w:rsidRPr="008E13F4">
              <w:rPr>
                <w:rFonts w:cstheme="minorHAnsi"/>
                <w:b/>
                <w:bCs/>
              </w:rPr>
              <w:t>178.</w:t>
            </w:r>
            <w:r w:rsidR="008E13F4">
              <w:rPr>
                <w:rFonts w:cstheme="minorHAnsi"/>
                <w:b/>
                <w:bCs/>
                <w:lang w:val="sv-SE"/>
              </w:rPr>
              <w:t>3</w:t>
            </w:r>
            <w:r w:rsidR="00FA075C" w:rsidRPr="00195C11">
              <w:rPr>
                <w:rFonts w:cstheme="minorHAnsi"/>
                <w:b/>
                <w:bCs/>
              </w:rPr>
              <w:t>)</w:t>
            </w:r>
          </w:p>
        </w:tc>
      </w:tr>
    </w:tbl>
    <w:p w14:paraId="13E25519" w14:textId="5AA4629F" w:rsidR="008E4B41" w:rsidRDefault="008E4B41" w:rsidP="002E3379">
      <w:pPr>
        <w:spacing w:line="480" w:lineRule="auto"/>
        <w:contextualSpacing/>
        <w:jc w:val="center"/>
        <w:rPr>
          <w:ins w:id="330" w:author="Max Lindmark" w:date="2020-07-31T14:53:00Z"/>
          <w:rFonts w:cstheme="minorHAnsi"/>
        </w:rPr>
      </w:pPr>
    </w:p>
    <w:p w14:paraId="6F6845E0" w14:textId="1FF6355C" w:rsidR="00092102" w:rsidRDefault="00092102" w:rsidP="002E3379">
      <w:pPr>
        <w:spacing w:line="480" w:lineRule="auto"/>
        <w:contextualSpacing/>
        <w:jc w:val="center"/>
        <w:rPr>
          <w:rFonts w:cstheme="minorHAnsi"/>
        </w:rPr>
      </w:pPr>
    </w:p>
    <w:p w14:paraId="4369DDF8" w14:textId="13C1B7E1" w:rsidR="006E2553" w:rsidRDefault="006E2553" w:rsidP="002E3379">
      <w:pPr>
        <w:spacing w:line="480" w:lineRule="auto"/>
        <w:contextualSpacing/>
        <w:jc w:val="center"/>
        <w:rPr>
          <w:rFonts w:cstheme="minorHAnsi"/>
        </w:rPr>
      </w:pPr>
    </w:p>
    <w:p w14:paraId="09B7F368" w14:textId="15EBC10B" w:rsidR="006E2553" w:rsidRDefault="006E2553" w:rsidP="002E3379">
      <w:pPr>
        <w:spacing w:line="480" w:lineRule="auto"/>
        <w:contextualSpacing/>
        <w:jc w:val="center"/>
        <w:rPr>
          <w:rFonts w:cstheme="minorHAnsi"/>
        </w:rPr>
      </w:pPr>
    </w:p>
    <w:p w14:paraId="56564F7E" w14:textId="1080E998" w:rsidR="005772C5" w:rsidRDefault="004D75CB" w:rsidP="002E3379">
      <w:pPr>
        <w:spacing w:line="480" w:lineRule="auto"/>
        <w:contextualSpacing/>
        <w:jc w:val="center"/>
        <w:rPr>
          <w:rFonts w:cstheme="minorHAnsi"/>
        </w:rPr>
      </w:pPr>
      <w:r>
        <w:rPr>
          <w:rFonts w:cstheme="minorHAnsi"/>
          <w:noProof/>
          <w:lang w:eastAsia="sv-SE"/>
        </w:rPr>
        <w:lastRenderedPageBreak/>
        <w:drawing>
          <wp:inline distT="0" distB="0" distL="0" distR="0" wp14:anchorId="3C8E1355" wp14:editId="37154A5D">
            <wp:extent cx="5731510" cy="57315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_gr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2060A807" w:rsidR="00140E2C" w:rsidRPr="00E64A2A" w:rsidRDefault="00140E2C" w:rsidP="00140E2C">
      <w:pPr>
        <w:spacing w:line="360" w:lineRule="auto"/>
        <w:contextualSpacing/>
        <w:jc w:val="both"/>
        <w:rPr>
          <w:rFonts w:cstheme="minorHAnsi"/>
          <w:i/>
          <w:lang w:val="en-GB"/>
        </w:rPr>
      </w:pPr>
      <w:commentRangeStart w:id="331"/>
      <w:commentRangeStart w:id="332"/>
      <w:commentRangeStart w:id="333"/>
      <w:r w:rsidRPr="00E64A2A">
        <w:rPr>
          <w:rFonts w:cstheme="minorHAnsi"/>
          <w:b/>
          <w:bCs/>
          <w:lang w:val="en-GB"/>
        </w:rPr>
        <w:t>Fig. 1</w:t>
      </w:r>
      <w:commentRangeEnd w:id="331"/>
      <w:r w:rsidR="004C144E">
        <w:rPr>
          <w:rStyle w:val="CommentReference"/>
        </w:rPr>
        <w:commentReference w:id="331"/>
      </w:r>
      <w:commentRangeEnd w:id="332"/>
      <w:r w:rsidR="00D1007F">
        <w:rPr>
          <w:rStyle w:val="CommentReference"/>
        </w:rPr>
        <w:commentReference w:id="332"/>
      </w:r>
      <w:commentRangeEnd w:id="333"/>
      <w:r w:rsidR="0090254C">
        <w:rPr>
          <w:rStyle w:val="CommentReference"/>
        </w:rPr>
        <w:commentReference w:id="333"/>
      </w:r>
      <w:r w:rsidRPr="00E64A2A">
        <w:rPr>
          <w:rFonts w:cstheme="minorHAnsi"/>
          <w:lang w:val="en-GB"/>
        </w:rPr>
        <w:t>.</w:t>
      </w:r>
      <w:r w:rsidRPr="00E64A2A">
        <w:rPr>
          <w:rFonts w:cstheme="minorHAnsi"/>
          <w:i/>
          <w:lang w:val="en-GB"/>
        </w:rPr>
        <w:t xml:space="preserve"> Effects of temperature and body mass on body growth</w:t>
      </w:r>
      <w:r w:rsidR="0035660C" w:rsidRPr="00E64A2A">
        <w:rPr>
          <w:rFonts w:cstheme="minorHAnsi"/>
          <w:i/>
          <w:lang w:val="en-GB"/>
        </w:rPr>
        <w:t xml:space="preserve"> below optimum temperature</w:t>
      </w:r>
      <w:r w:rsidRPr="00E64A2A">
        <w:rPr>
          <w:rFonts w:cstheme="minorHAnsi"/>
          <w:i/>
          <w:lang w:val="en-GB"/>
        </w:rPr>
        <w:t xml:space="preserve">. Panel A) shows </w:t>
      </w:r>
      <w:r w:rsidR="006035D3" w:rsidRPr="00E64A2A">
        <w:rPr>
          <w:rFonts w:cstheme="minorHAnsi"/>
          <w:i/>
          <w:lang w:val="en-GB"/>
        </w:rPr>
        <w:t xml:space="preserve">the natural log of </w:t>
      </w:r>
      <w:r w:rsidR="00AE2025">
        <w:rPr>
          <w:rFonts w:cstheme="minorHAnsi"/>
          <w:i/>
          <w:lang w:val="en-GB"/>
        </w:rPr>
        <w:t xml:space="preserve">specific </w:t>
      </w:r>
      <w:r w:rsidRPr="00E64A2A">
        <w:rPr>
          <w:rFonts w:cstheme="minorHAnsi"/>
          <w:i/>
          <w:lang w:val="en-GB"/>
        </w:rPr>
        <w:t xml:space="preserve">growth rate as a function of body mass </w:t>
      </w:r>
      <w:r w:rsidR="000B2FAE" w:rsidRPr="00E64A2A">
        <w:rPr>
          <w:rFonts w:cstheme="minorHAnsi"/>
          <w:i/>
          <w:lang w:val="en-GB"/>
        </w:rPr>
        <w:t xml:space="preserve">on a logarithmic </w:t>
      </w:r>
      <w:r w:rsidR="00C965A9" w:rsidRPr="00E64A2A">
        <w:rPr>
          <w:rFonts w:cstheme="minorHAnsi"/>
          <w:i/>
          <w:lang w:val="en-GB"/>
        </w:rPr>
        <w:t>x-</w:t>
      </w:r>
      <w:r w:rsidR="002911DF" w:rsidRPr="00E64A2A">
        <w:rPr>
          <w:rFonts w:cstheme="minorHAnsi"/>
          <w:i/>
          <w:lang w:val="en-GB"/>
        </w:rPr>
        <w:t>axis</w:t>
      </w:r>
      <w:r w:rsidR="00B776E6">
        <w:rPr>
          <w:rFonts w:cstheme="minorHAnsi"/>
          <w:i/>
          <w:lang w:val="en-GB"/>
        </w:rPr>
        <w:t xml:space="preserve"> (for readability, note the model is fitted with ln(mass) as a predictor)</w:t>
      </w:r>
      <w:r w:rsidR="002A3E59" w:rsidRPr="00E64A2A">
        <w:rPr>
          <w:rFonts w:cstheme="minorHAnsi"/>
          <w:i/>
          <w:lang w:val="en-GB"/>
        </w:rPr>
        <w:t>, such that the slope corresponds to the mass-scaling exponent</w:t>
      </w:r>
      <w:r w:rsidRPr="00E64A2A">
        <w:rPr>
          <w:rFonts w:cstheme="minorHAnsi"/>
          <w:i/>
          <w:lang w:val="en-GB"/>
        </w:rPr>
        <w:t xml:space="preserve">. </w:t>
      </w:r>
      <w:r w:rsidR="000F35C2" w:rsidRPr="00E64A2A">
        <w:rPr>
          <w:rFonts w:cstheme="minorHAnsi"/>
          <w:i/>
          <w:lang w:val="en-GB"/>
        </w:rPr>
        <w:t>The l</w:t>
      </w:r>
      <w:r w:rsidRPr="00E64A2A">
        <w:rPr>
          <w:rFonts w:cstheme="minorHAnsi"/>
          <w:i/>
          <w:lang w:val="en-GB"/>
        </w:rPr>
        <w:t xml:space="preserve">ine </w:t>
      </w:r>
      <w:r w:rsidR="000F35C2" w:rsidRPr="00E64A2A">
        <w:rPr>
          <w:rFonts w:cstheme="minorHAnsi"/>
          <w:i/>
          <w:lang w:val="en-GB"/>
        </w:rPr>
        <w:t xml:space="preserve">in panel A is the </w:t>
      </w:r>
      <w:r w:rsidRPr="00E64A2A">
        <w:rPr>
          <w:rFonts w:cstheme="minorHAnsi"/>
          <w:i/>
          <w:lang w:val="en-GB"/>
        </w:rPr>
        <w:t>global prediction from model M1</w:t>
      </w:r>
      <w:r w:rsidR="003415BE">
        <w:rPr>
          <w:rFonts w:cstheme="minorHAnsi"/>
          <w:i/>
          <w:lang w:val="en-GB"/>
        </w:rPr>
        <w:t xml:space="preserve"> at the mean </w:t>
      </w:r>
      <w:r w:rsidR="00C2134A" w:rsidRPr="00E64A2A">
        <w:rPr>
          <w:rFonts w:cstheme="minorHAnsi"/>
          <w:i/>
          <w:lang w:val="en-GB"/>
        </w:rPr>
        <w:t>temperature (14</w:t>
      </w:r>
      <m:oMath>
        <m:r>
          <w:rPr>
            <w:rFonts w:ascii="Cambria Math" w:hAnsi="Cambria Math" w:cstheme="minorHAnsi"/>
            <w:lang w:val="en-GB"/>
          </w:rPr>
          <m:t>℃</m:t>
        </m:r>
      </m:oMath>
      <w:r w:rsidR="00323445" w:rsidRPr="00E64A2A">
        <w:rPr>
          <w:rFonts w:eastAsiaTheme="minorEastAsia" w:cstheme="minorHAnsi"/>
          <w:i/>
          <w:lang w:val="en-GB"/>
        </w:rPr>
        <w:t xml:space="preserve">, but note the model is </w:t>
      </w:r>
      <w:r w:rsidR="00E20F68">
        <w:rPr>
          <w:rFonts w:eastAsiaTheme="minorEastAsia" w:cstheme="minorHAnsi"/>
          <w:i/>
          <w:lang w:val="en-GB"/>
        </w:rPr>
        <w:t xml:space="preserve">fitted </w:t>
      </w:r>
      <w:r w:rsidR="0014731E">
        <w:rPr>
          <w:rFonts w:eastAsiaTheme="minorEastAsia" w:cstheme="minorHAnsi"/>
          <w:i/>
          <w:lang w:val="en-GB"/>
        </w:rPr>
        <w:t xml:space="preserve">using </w:t>
      </w:r>
      <w:r w:rsidR="00323445" w:rsidRPr="00E64A2A">
        <w:rPr>
          <w:rFonts w:eastAsiaTheme="minorEastAsia" w:cstheme="minorHAnsi"/>
          <w:i/>
          <w:lang w:val="en-GB"/>
        </w:rPr>
        <w:t>Arrhenius temperature</w:t>
      </w:r>
      <w:r w:rsidR="00C2134A" w:rsidRPr="00E64A2A">
        <w:rPr>
          <w:rFonts w:cstheme="minorHAnsi"/>
          <w:i/>
          <w:lang w:val="en-GB"/>
        </w:rPr>
        <w:t>)</w:t>
      </w:r>
      <w:r w:rsidR="000A626A" w:rsidRPr="00E64A2A">
        <w:rPr>
          <w:rFonts w:eastAsiaTheme="minorEastAsia" w:cstheme="minorHAnsi"/>
          <w:i/>
          <w:lang w:val="en-GB"/>
        </w:rPr>
        <w:t>.</w:t>
      </w:r>
      <w:r w:rsidRPr="00E64A2A">
        <w:rPr>
          <w:rFonts w:cstheme="minorHAnsi"/>
          <w:i/>
          <w:lang w:val="en-GB"/>
        </w:rPr>
        <w:t xml:space="preserve"> </w:t>
      </w:r>
      <w:r w:rsidRPr="00E64A2A">
        <w:rPr>
          <w:rFonts w:cstheme="minorHAnsi"/>
          <w:i/>
          <w:iCs/>
          <w:lang w:val="en-GB"/>
        </w:rPr>
        <w:t>S</w:t>
      </w:r>
      <w:r w:rsidRPr="00E64A2A">
        <w:rPr>
          <w:rFonts w:cstheme="minorHAnsi"/>
          <w:i/>
          <w:lang w:val="en-GB"/>
        </w:rPr>
        <w:t xml:space="preserve">haded areas correspond to 80% and 95% credible intervals. Point </w:t>
      </w:r>
      <w:r w:rsidR="004B514E" w:rsidRPr="00E64A2A">
        <w:rPr>
          <w:rFonts w:cstheme="minorHAnsi"/>
          <w:i/>
          <w:lang w:val="en-GB"/>
        </w:rPr>
        <w:t>colours</w:t>
      </w:r>
      <w:r w:rsidRPr="00E64A2A">
        <w:rPr>
          <w:rFonts w:cstheme="minorHAnsi"/>
          <w:i/>
          <w:lang w:val="en-GB"/>
        </w:rPr>
        <w:t xml:space="preserve"> indicate species (</w:t>
      </w:r>
      <w:commentRangeStart w:id="334"/>
      <w:commentRangeStart w:id="335"/>
      <w:r w:rsidRPr="00E64A2A">
        <w:rPr>
          <w:rFonts w:cstheme="minorHAnsi"/>
          <w:i/>
          <w:lang w:val="en-GB"/>
        </w:rPr>
        <w:t>n=13, legend not shown</w:t>
      </w:r>
      <w:commentRangeEnd w:id="334"/>
      <w:r w:rsidR="00E91C7C">
        <w:rPr>
          <w:rStyle w:val="CommentReference"/>
        </w:rPr>
        <w:commentReference w:id="334"/>
      </w:r>
      <w:commentRangeEnd w:id="335"/>
      <w:r w:rsidR="00350E0D">
        <w:rPr>
          <w:rStyle w:val="CommentReference"/>
        </w:rPr>
        <w:commentReference w:id="335"/>
      </w:r>
      <w:r w:rsidRPr="00E64A2A">
        <w:rPr>
          <w:rFonts w:cstheme="minorHAnsi"/>
          <w:i/>
          <w:lang w:val="en-GB"/>
        </w:rPr>
        <w:t xml:space="preserve">). </w:t>
      </w:r>
      <w:r w:rsidR="00461E94" w:rsidRPr="00E64A2A">
        <w:rPr>
          <w:rFonts w:cstheme="minorHAnsi"/>
          <w:i/>
          <w:lang w:val="en-GB"/>
        </w:rPr>
        <w:t xml:space="preserve">The </w:t>
      </w:r>
      <w:r w:rsidR="00E91C7C" w:rsidRPr="00E64A2A">
        <w:rPr>
          <w:rFonts w:cstheme="minorHAnsi"/>
          <w:i/>
          <w:lang w:val="en-GB"/>
        </w:rPr>
        <w:t xml:space="preserve">bottom row </w:t>
      </w:r>
      <w:r w:rsidR="00E91C7C">
        <w:rPr>
          <w:rFonts w:cstheme="minorHAnsi"/>
          <w:i/>
          <w:lang w:val="en-GB"/>
        </w:rPr>
        <w:t xml:space="preserve">shows the </w:t>
      </w:r>
      <w:r w:rsidR="00461E94" w:rsidRPr="00E64A2A">
        <w:rPr>
          <w:rFonts w:cstheme="minorHAnsi"/>
          <w:i/>
          <w:lang w:val="en-GB"/>
        </w:rPr>
        <w:t>p</w:t>
      </w:r>
      <w:r w:rsidRPr="00E64A2A">
        <w:rPr>
          <w:rFonts w:cstheme="minorHAnsi"/>
          <w:i/>
          <w:lang w:val="en-GB"/>
        </w:rPr>
        <w:t xml:space="preserve">osterior distributions of </w:t>
      </w:r>
      <w:r w:rsidR="0019612B" w:rsidRPr="00E64A2A">
        <w:rPr>
          <w:rFonts w:cstheme="minorHAnsi"/>
          <w:i/>
          <w:lang w:val="en-GB"/>
        </w:rPr>
        <w:t xml:space="preserve">(B) </w:t>
      </w:r>
      <w:r w:rsidR="003D76A8">
        <w:rPr>
          <w:rFonts w:cstheme="minorHAnsi"/>
          <w:i/>
          <w:lang w:val="en-GB"/>
        </w:rPr>
        <w:t xml:space="preserve">the </w:t>
      </w:r>
      <w:r w:rsidRPr="00E64A2A">
        <w:rPr>
          <w:rFonts w:cstheme="minorHAnsi"/>
          <w:i/>
          <w:lang w:val="en-GB"/>
        </w:rPr>
        <w:t xml:space="preserve">average mass-scaling exponent,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E64A2A">
        <w:rPr>
          <w:rFonts w:eastAsiaTheme="minorEastAsia" w:cstheme="minorHAnsi"/>
          <w:i/>
          <w:lang w:val="en-GB"/>
        </w:rPr>
        <w:t>,</w:t>
      </w:r>
      <w:r w:rsidR="0019612B" w:rsidRPr="00E64A2A">
        <w:rPr>
          <w:rFonts w:eastAsiaTheme="minorEastAsia" w:cstheme="minorHAnsi"/>
          <w:i/>
          <w:lang w:val="en-GB"/>
        </w:rPr>
        <w:t xml:space="preserve"> </w:t>
      </w:r>
      <w:r w:rsidR="0019612B" w:rsidRPr="00E64A2A">
        <w:rPr>
          <w:rFonts w:cstheme="minorHAnsi"/>
          <w:i/>
          <w:lang w:val="en-GB"/>
        </w:rPr>
        <w:t>(C)</w:t>
      </w:r>
      <w:r w:rsidRPr="00E64A2A">
        <w:rPr>
          <w:rFonts w:eastAsiaTheme="minorEastAsia" w:cstheme="minorHAnsi"/>
          <w:i/>
          <w:lang w:val="en-GB"/>
        </w:rPr>
        <w:t xml:space="preserve"> </w:t>
      </w:r>
      <w:r w:rsidR="00787643">
        <w:rPr>
          <w:rFonts w:eastAsiaTheme="minorEastAsia" w:cstheme="minorHAnsi"/>
          <w:i/>
          <w:lang w:val="en-GB"/>
        </w:rPr>
        <w:t xml:space="preserve">the </w:t>
      </w:r>
      <w:r w:rsidR="00461E94" w:rsidRPr="00E64A2A">
        <w:rPr>
          <w:rFonts w:cstheme="minorHAnsi"/>
          <w:i/>
          <w:lang w:val="en-GB"/>
        </w:rPr>
        <w:t>temperature coefficient</w:t>
      </w:r>
      <w:r w:rsidRPr="00E64A2A">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E64A2A">
        <w:rPr>
          <w:rFonts w:cstheme="minorHAnsi"/>
          <w:i/>
          <w:lang w:val="en-GB"/>
        </w:rPr>
        <w:t xml:space="preserve"> and </w:t>
      </w:r>
      <w:r w:rsidR="0019612B" w:rsidRPr="00E64A2A">
        <w:rPr>
          <w:rFonts w:cstheme="minorHAnsi"/>
          <w:i/>
          <w:lang w:val="en-GB"/>
        </w:rPr>
        <w:t xml:space="preserve">(D) </w:t>
      </w:r>
      <w:r w:rsidR="00127DF6">
        <w:rPr>
          <w:rFonts w:cstheme="minorHAnsi"/>
          <w:i/>
          <w:lang w:val="en-GB"/>
        </w:rPr>
        <w:t xml:space="preserve">the </w:t>
      </w:r>
      <w:r w:rsidRPr="00E64A2A">
        <w:rPr>
          <w:rFonts w:cstheme="minorHAnsi"/>
          <w:i/>
          <w:lang w:val="en-GB"/>
        </w:rPr>
        <w:t xml:space="preserve">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del w:id="336" w:author="Jan Ohlberger" w:date="2020-05-22T15:09:00Z">
        <w:r w:rsidRPr="00E64A2A" w:rsidDel="00E91C7C">
          <w:rPr>
            <w:rFonts w:eastAsiaTheme="minorEastAsia" w:cstheme="minorHAnsi"/>
            <w:i/>
            <w:lang w:val="en-GB"/>
          </w:rPr>
          <w:delText>,</w:delText>
        </w:r>
        <w:r w:rsidRPr="00E64A2A" w:rsidDel="00E91C7C">
          <w:rPr>
            <w:rFonts w:cstheme="minorHAnsi"/>
            <w:i/>
            <w:lang w:val="en-GB"/>
          </w:rPr>
          <w:delText xml:space="preserve"> are shown in the bottom row</w:delText>
        </w:r>
      </w:del>
      <w:r w:rsidR="002C74A6">
        <w:rPr>
          <w:rFonts w:cstheme="minorHAnsi"/>
          <w:i/>
          <w:lang w:val="en-GB"/>
        </w:rPr>
        <w:t xml:space="preserve">. </w:t>
      </w:r>
      <w:r w:rsidR="003940B4">
        <w:rPr>
          <w:rFonts w:cstheme="minorHAnsi"/>
          <w:i/>
          <w:lang w:val="en-GB"/>
        </w:rPr>
        <w:t>D</w:t>
      </w:r>
      <w:r w:rsidRPr="00E64A2A">
        <w:rPr>
          <w:rFonts w:cstheme="minorHAnsi"/>
          <w:i/>
          <w:lang w:val="en-GB"/>
        </w:rPr>
        <w:t>ashed white line shows the posterior median</w:t>
      </w:r>
      <w:r w:rsidR="00A936F3" w:rsidRPr="00E64A2A">
        <w:rPr>
          <w:rFonts w:cstheme="minorHAnsi"/>
          <w:i/>
          <w:lang w:val="en-GB"/>
        </w:rPr>
        <w:t xml:space="preserve"> and </w:t>
      </w:r>
      <w:r w:rsidRPr="00E64A2A">
        <w:rPr>
          <w:rFonts w:cstheme="minorHAnsi"/>
          <w:i/>
          <w:lang w:val="en-GB"/>
        </w:rPr>
        <w:t xml:space="preserve">red vertical line in (D) indicates zero. </w:t>
      </w:r>
    </w:p>
    <w:p w14:paraId="67FA4B93" w14:textId="6EDD3C5A" w:rsidR="00140E2C" w:rsidRPr="004F5ECE" w:rsidRDefault="00140E2C" w:rsidP="002E3379">
      <w:pPr>
        <w:spacing w:line="480" w:lineRule="auto"/>
        <w:contextualSpacing/>
        <w:jc w:val="center"/>
        <w:rPr>
          <w:rFonts w:cstheme="minorHAnsi"/>
        </w:rPr>
      </w:pPr>
    </w:p>
    <w:p w14:paraId="24741471" w14:textId="20A629FF" w:rsidR="00345096" w:rsidRDefault="007D7D99" w:rsidP="00F700D0">
      <w:pPr>
        <w:spacing w:line="360" w:lineRule="auto"/>
        <w:contextualSpacing/>
        <w:jc w:val="both"/>
        <w:rPr>
          <w:rFonts w:cstheme="minorHAnsi"/>
          <w:b/>
          <w:bCs/>
          <w:i/>
          <w:iCs/>
          <w:lang w:val="en-GB"/>
        </w:rPr>
      </w:pPr>
      <w:r>
        <w:rPr>
          <w:rFonts w:cstheme="minorHAnsi"/>
          <w:b/>
          <w:bCs/>
          <w:i/>
          <w:iCs/>
          <w:noProof/>
          <w:lang w:eastAsia="sv-SE"/>
        </w:rPr>
        <w:lastRenderedPageBreak/>
        <w:drawing>
          <wp:inline distT="0" distB="0" distL="0" distR="0" wp14:anchorId="21A5E465" wp14:editId="41C8E8D4">
            <wp:extent cx="5731510" cy="5731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_con_me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64E6BDA1" w:rsidR="004D63B8" w:rsidRPr="001145A4" w:rsidRDefault="004D63B8" w:rsidP="00F700D0">
      <w:pPr>
        <w:spacing w:line="360" w:lineRule="auto"/>
        <w:contextualSpacing/>
        <w:jc w:val="both"/>
        <w:rPr>
          <w:rFonts w:cstheme="minorHAnsi"/>
          <w:lang w:val="en-GB"/>
        </w:rPr>
      </w:pPr>
      <w:r w:rsidRPr="001145A4">
        <w:rPr>
          <w:rFonts w:cstheme="minorHAnsi"/>
          <w:b/>
          <w:bCs/>
          <w:i/>
          <w:iCs/>
          <w:lang w:val="en-GB"/>
        </w:rPr>
        <w:t>Fig</w:t>
      </w:r>
      <w:r w:rsidR="00704B3C" w:rsidRPr="001145A4">
        <w:rPr>
          <w:rFonts w:cstheme="minorHAnsi"/>
          <w:b/>
          <w:bCs/>
          <w:i/>
          <w:iCs/>
          <w:lang w:val="en-GB"/>
        </w:rPr>
        <w:t>.</w:t>
      </w:r>
      <w:r w:rsidRPr="001145A4">
        <w:rPr>
          <w:rFonts w:cstheme="minorHAnsi"/>
          <w:b/>
          <w:bCs/>
          <w:i/>
          <w:iCs/>
          <w:lang w:val="en-GB"/>
        </w:rPr>
        <w:t xml:space="preserve"> </w:t>
      </w:r>
      <w:r w:rsidR="00140E2C" w:rsidRPr="001145A4">
        <w:rPr>
          <w:rFonts w:cstheme="minorHAnsi"/>
          <w:b/>
          <w:bCs/>
          <w:i/>
          <w:iCs/>
          <w:lang w:val="en-GB"/>
        </w:rPr>
        <w:t>2</w:t>
      </w:r>
      <w:r w:rsidRPr="001145A4">
        <w:rPr>
          <w:rFonts w:cstheme="minorHAnsi"/>
          <w:i/>
          <w:iCs/>
          <w:lang w:val="en-GB"/>
        </w:rPr>
        <w:t xml:space="preserve">. Natural log of </w:t>
      </w:r>
      <w:r w:rsidR="00173BC9">
        <w:rPr>
          <w:rFonts w:cstheme="minorHAnsi"/>
          <w:i/>
          <w:iCs/>
          <w:lang w:val="en-GB"/>
        </w:rPr>
        <w:t xml:space="preserve">mass-specific </w:t>
      </w:r>
      <w:r w:rsidRPr="001145A4">
        <w:rPr>
          <w:rFonts w:cstheme="minorHAnsi"/>
          <w:i/>
          <w:iCs/>
          <w:lang w:val="en-GB"/>
        </w:rPr>
        <w:t xml:space="preserve">maximum </w:t>
      </w:r>
      <w:commentRangeStart w:id="337"/>
      <w:commentRangeStart w:id="338"/>
      <w:r w:rsidRPr="001145A4">
        <w:rPr>
          <w:rFonts w:cstheme="minorHAnsi"/>
          <w:i/>
          <w:iCs/>
          <w:lang w:val="en-GB"/>
        </w:rPr>
        <w:t>consumption rate</w:t>
      </w:r>
      <w:r w:rsidR="00762BBE">
        <w:rPr>
          <w:rFonts w:cstheme="minorHAnsi"/>
          <w:i/>
          <w:iCs/>
          <w:lang w:val="en-GB"/>
        </w:rPr>
        <w:t xml:space="preserve"> (</w:t>
      </w:r>
      <w:r w:rsidR="00A54FB7">
        <w:rPr>
          <w:rFonts w:cstheme="minorHAnsi"/>
          <w:i/>
          <w:iCs/>
          <w:lang w:val="en-GB"/>
        </w:rPr>
        <w:t>A</w:t>
      </w:r>
      <w:r w:rsidR="0047512C">
        <w:rPr>
          <w:rFonts w:cstheme="minorHAnsi"/>
          <w:i/>
          <w:iCs/>
          <w:lang w:val="en-GB"/>
        </w:rPr>
        <w:t xml:space="preserve">) </w:t>
      </w:r>
      <w:r w:rsidR="00D30912">
        <w:rPr>
          <w:rFonts w:cstheme="minorHAnsi"/>
          <w:i/>
          <w:iCs/>
          <w:lang w:val="en-GB"/>
        </w:rPr>
        <w:t xml:space="preserve">and </w:t>
      </w:r>
      <w:r w:rsidR="00EB7219" w:rsidRPr="001145A4">
        <w:rPr>
          <w:rFonts w:cstheme="minorHAnsi"/>
          <w:i/>
          <w:iCs/>
          <w:lang w:val="en-GB"/>
        </w:rPr>
        <w:t xml:space="preserve">metabolic rate </w:t>
      </w:r>
      <w:r w:rsidR="00EB7219">
        <w:rPr>
          <w:rFonts w:cstheme="minorHAnsi"/>
          <w:i/>
          <w:iCs/>
          <w:lang w:val="en-GB"/>
        </w:rPr>
        <w:t>(</w:t>
      </w:r>
      <w:r w:rsidR="00A54FB7">
        <w:rPr>
          <w:rFonts w:cstheme="minorHAnsi"/>
          <w:i/>
          <w:iCs/>
          <w:lang w:val="en-GB"/>
        </w:rPr>
        <w:t>B</w:t>
      </w:r>
      <w:r w:rsidR="00EB7219">
        <w:rPr>
          <w:rFonts w:cstheme="minorHAnsi"/>
          <w:i/>
          <w:iCs/>
          <w:lang w:val="en-GB"/>
        </w:rPr>
        <w:t>)</w:t>
      </w:r>
      <w:r w:rsidR="00055D7B">
        <w:rPr>
          <w:rFonts w:cstheme="minorHAnsi"/>
          <w:i/>
          <w:iCs/>
          <w:lang w:val="en-GB"/>
        </w:rPr>
        <w:t xml:space="preserve"> </w:t>
      </w:r>
      <w:commentRangeEnd w:id="337"/>
      <w:r w:rsidR="00D8511B">
        <w:rPr>
          <w:rStyle w:val="CommentReference"/>
        </w:rPr>
        <w:commentReference w:id="337"/>
      </w:r>
      <w:commentRangeEnd w:id="338"/>
      <w:r w:rsidR="00D46DA0">
        <w:rPr>
          <w:rStyle w:val="CommentReference"/>
        </w:rPr>
        <w:commentReference w:id="338"/>
      </w:r>
      <w:r w:rsidR="00E509A5">
        <w:rPr>
          <w:rFonts w:cstheme="minorHAnsi"/>
          <w:i/>
          <w:iCs/>
          <w:lang w:val="en-GB"/>
        </w:rPr>
        <w:t xml:space="preserve">against </w:t>
      </w:r>
      <w:r w:rsidR="0088024B">
        <w:rPr>
          <w:rFonts w:cstheme="minorHAnsi"/>
          <w:i/>
          <w:iCs/>
          <w:lang w:val="en-GB"/>
        </w:rPr>
        <w:t xml:space="preserve">body </w:t>
      </w:r>
      <w:r w:rsidRPr="001145A4">
        <w:rPr>
          <w:rFonts w:cstheme="minorHAnsi"/>
          <w:i/>
          <w:iCs/>
          <w:lang w:val="en-GB"/>
        </w:rPr>
        <w:t>mass</w:t>
      </w:r>
      <w:r w:rsidR="000F2673">
        <w:rPr>
          <w:rFonts w:cstheme="minorHAnsi"/>
          <w:i/>
          <w:iCs/>
          <w:lang w:val="en-GB"/>
        </w:rPr>
        <w:t xml:space="preserve"> </w:t>
      </w:r>
      <w:r w:rsidR="000F2673" w:rsidRPr="00E64A2A">
        <w:rPr>
          <w:rFonts w:cstheme="minorHAnsi"/>
          <w:i/>
          <w:lang w:val="en-GB"/>
        </w:rPr>
        <w:t>on a logarithmic x-axis</w:t>
      </w:r>
      <w:r w:rsidRPr="001145A4">
        <w:rPr>
          <w:rFonts w:cstheme="minorHAnsi"/>
          <w:i/>
          <w:iCs/>
          <w:lang w:val="en-GB"/>
        </w:rPr>
        <w:t xml:space="preserve">. </w:t>
      </w:r>
      <w:r w:rsidR="0000025A" w:rsidRPr="001145A4">
        <w:rPr>
          <w:rFonts w:cstheme="minorHAnsi"/>
          <w:i/>
          <w:lang w:val="en-GB"/>
        </w:rPr>
        <w:t xml:space="preserve">Lines are global predictions at </w:t>
      </w:r>
      <w:r w:rsidR="008C25DE">
        <w:rPr>
          <w:rFonts w:cstheme="minorHAnsi"/>
          <w:i/>
          <w:lang w:val="en-GB"/>
        </w:rPr>
        <w:t xml:space="preserve">the </w:t>
      </w:r>
      <w:r w:rsidR="00191CF6">
        <w:rPr>
          <w:rFonts w:cstheme="minorHAnsi"/>
          <w:i/>
          <w:lang w:val="en-GB"/>
        </w:rPr>
        <w:t xml:space="preserve">average </w:t>
      </w:r>
      <w:r w:rsidR="0000025A" w:rsidRPr="001145A4">
        <w:rPr>
          <w:rFonts w:cstheme="minorHAnsi"/>
          <w:i/>
          <w:lang w:val="en-GB"/>
        </w:rPr>
        <w:t xml:space="preserve">temperature </w:t>
      </w:r>
      <w:r w:rsidR="008C25DE">
        <w:rPr>
          <w:rFonts w:cstheme="minorHAnsi"/>
          <w:i/>
          <w:lang w:val="en-GB"/>
        </w:rPr>
        <w:t xml:space="preserve">in each data set </w:t>
      </w:r>
      <w:r w:rsidR="00341782">
        <w:rPr>
          <w:rFonts w:cstheme="minorHAnsi"/>
          <w:i/>
          <w:lang w:val="en-GB"/>
        </w:rPr>
        <w:t xml:space="preserve">(both </w:t>
      </w:r>
      <w:r w:rsidR="0000025A" w:rsidRPr="001145A4">
        <w:rPr>
          <w:rFonts w:cstheme="minorHAnsi"/>
          <w:i/>
          <w:lang w:val="en-GB"/>
        </w:rPr>
        <w:t>1</w:t>
      </w:r>
      <w:r w:rsidR="00341782">
        <w:rPr>
          <w:rFonts w:cstheme="minorHAnsi"/>
          <w:i/>
          <w:lang w:val="en-GB"/>
        </w:rPr>
        <w:t>9</w:t>
      </w:r>
      <m:oMath>
        <m:r>
          <w:rPr>
            <w:rFonts w:ascii="Cambria Math" w:hAnsi="Cambria Math" w:cstheme="minorHAnsi"/>
            <w:lang w:val="en-GB"/>
          </w:rPr>
          <m:t>℃</m:t>
        </m:r>
      </m:oMath>
      <w:r w:rsidR="00A52AA6">
        <w:rPr>
          <w:rFonts w:eastAsiaTheme="minorEastAsia" w:cstheme="minorHAnsi"/>
          <w:i/>
          <w:lang w:val="en-GB"/>
        </w:rPr>
        <w:t>, but n</w:t>
      </w:r>
      <w:proofErr w:type="spellStart"/>
      <w:r w:rsidR="0000025A" w:rsidRPr="001145A4">
        <w:rPr>
          <w:rFonts w:eastAsiaTheme="minorEastAsia" w:cstheme="minorHAnsi"/>
          <w:i/>
          <w:lang w:val="en-GB"/>
        </w:rPr>
        <w:t>ote</w:t>
      </w:r>
      <w:proofErr w:type="spellEnd"/>
      <w:r w:rsidR="0000025A" w:rsidRPr="001145A4">
        <w:rPr>
          <w:rFonts w:eastAsiaTheme="minorEastAsia" w:cstheme="minorHAnsi"/>
          <w:i/>
          <w:lang w:val="en-GB"/>
        </w:rPr>
        <w:t xml:space="preserve"> the model is fitted using </w:t>
      </w:r>
      <w:r w:rsidR="0000025A" w:rsidRPr="001145A4">
        <w:rPr>
          <w:rFonts w:cstheme="minorHAnsi"/>
          <w:i/>
          <w:lang w:val="en-GB"/>
        </w:rPr>
        <w:t>mean</w:t>
      </w:r>
      <w:r w:rsidR="00477645" w:rsidRPr="001145A4">
        <w:rPr>
          <w:rFonts w:cstheme="minorHAnsi"/>
          <w:i/>
          <w:lang w:val="en-GB"/>
        </w:rPr>
        <w:t>-</w:t>
      </w:r>
      <w:r w:rsidR="00AE2E5E" w:rsidRPr="001145A4">
        <w:rPr>
          <w:rFonts w:cstheme="minorHAnsi"/>
          <w:i/>
          <w:lang w:val="en-GB"/>
        </w:rPr>
        <w:t>centred</w:t>
      </w:r>
      <w:r w:rsidR="00EE712D" w:rsidRPr="001145A4">
        <w:rPr>
          <w:rFonts w:cstheme="minorHAnsi"/>
          <w:i/>
          <w:lang w:val="en-GB"/>
        </w:rPr>
        <w:t xml:space="preserve"> </w:t>
      </w:r>
      <w:r w:rsidR="0000025A" w:rsidRPr="001145A4">
        <w:rPr>
          <w:rFonts w:cstheme="minorHAnsi"/>
          <w:i/>
          <w:lang w:val="en-GB"/>
        </w:rPr>
        <w:t>Arrhenius temperature</w:t>
      </w:r>
      <w:r w:rsidR="00AC78BC">
        <w:rPr>
          <w:rFonts w:cstheme="minorHAnsi"/>
          <w:i/>
          <w:lang w:val="en-GB"/>
        </w:rPr>
        <w:t>)</w:t>
      </w:r>
      <w:r w:rsidR="0000025A" w:rsidRPr="001145A4">
        <w:rPr>
          <w:rFonts w:cstheme="minorHAnsi"/>
          <w:i/>
          <w:lang w:val="en-GB"/>
        </w:rPr>
        <w:t>.</w:t>
      </w:r>
      <w:r w:rsidR="00754FD4" w:rsidRPr="001145A4">
        <w:rPr>
          <w:rFonts w:cstheme="minorHAnsi"/>
          <w:i/>
          <w:lang w:val="en-GB"/>
        </w:rPr>
        <w:t xml:space="preserve"> </w:t>
      </w:r>
      <w:r w:rsidRPr="001145A4">
        <w:rPr>
          <w:rFonts w:cstheme="minorHAnsi"/>
          <w:i/>
          <w:iCs/>
          <w:lang w:val="en-GB"/>
        </w:rPr>
        <w:t xml:space="preserve">Shaded areas correspond to 80% and 95% credible </w:t>
      </w:r>
      <w:r w:rsidR="007F5D88" w:rsidRPr="001145A4">
        <w:rPr>
          <w:rFonts w:cstheme="minorHAnsi"/>
          <w:i/>
          <w:iCs/>
          <w:lang w:val="en-GB"/>
        </w:rPr>
        <w:t>interval</w:t>
      </w:r>
      <w:r w:rsidR="00367A77" w:rsidRPr="001145A4">
        <w:rPr>
          <w:rFonts w:cstheme="minorHAnsi"/>
          <w:i/>
          <w:iCs/>
          <w:lang w:val="en-GB"/>
        </w:rPr>
        <w:t>s</w:t>
      </w:r>
      <w:r w:rsidR="006B546E" w:rsidRPr="001145A4">
        <w:rPr>
          <w:rFonts w:cstheme="minorHAnsi"/>
          <w:i/>
          <w:iCs/>
          <w:lang w:val="en-GB"/>
        </w:rPr>
        <w:t xml:space="preserve">. </w:t>
      </w:r>
      <w:r w:rsidR="00A865EA">
        <w:rPr>
          <w:rFonts w:cstheme="minorHAnsi"/>
          <w:i/>
          <w:iCs/>
          <w:lang w:val="en-GB"/>
        </w:rPr>
        <w:t>Species are grouped by colour (</w:t>
      </w:r>
      <w:commentRangeStart w:id="339"/>
      <w:commentRangeStart w:id="340"/>
      <w:r w:rsidR="00A865EA">
        <w:rPr>
          <w:rFonts w:cstheme="minorHAnsi"/>
          <w:i/>
          <w:iCs/>
          <w:lang w:val="en-GB"/>
        </w:rPr>
        <w:t>legend not shown</w:t>
      </w:r>
      <w:commentRangeEnd w:id="339"/>
      <w:r w:rsidR="00863565">
        <w:rPr>
          <w:rStyle w:val="CommentReference"/>
        </w:rPr>
        <w:commentReference w:id="339"/>
      </w:r>
      <w:commentRangeEnd w:id="340"/>
      <w:r w:rsidR="00BF74F8">
        <w:rPr>
          <w:rStyle w:val="CommentReference"/>
        </w:rPr>
        <w:commentReference w:id="340"/>
      </w:r>
      <w:r w:rsidR="00A865EA">
        <w:rPr>
          <w:rFonts w:cstheme="minorHAnsi"/>
          <w:i/>
          <w:iCs/>
          <w:lang w:val="en-GB"/>
        </w:rPr>
        <w:t xml:space="preserve">, </w:t>
      </w:r>
      <w:r w:rsidR="00C424C9" w:rsidRPr="001145A4">
        <w:rPr>
          <w:rFonts w:cstheme="minorHAnsi"/>
          <w:i/>
          <w:iCs/>
          <w:lang w:val="en-GB"/>
        </w:rPr>
        <w:t>n=</w:t>
      </w:r>
      <w:r w:rsidR="00C424C9">
        <w:rPr>
          <w:rFonts w:cstheme="minorHAnsi"/>
          <w:i/>
          <w:iCs/>
          <w:lang w:val="en-GB"/>
        </w:rPr>
        <w:t>20</w:t>
      </w:r>
      <w:r w:rsidR="00012083">
        <w:rPr>
          <w:rFonts w:cstheme="minorHAnsi"/>
          <w:i/>
          <w:iCs/>
          <w:lang w:val="en-GB"/>
        </w:rPr>
        <w:t xml:space="preserve"> </w:t>
      </w:r>
      <w:r w:rsidR="00A75733" w:rsidRPr="001145A4">
        <w:rPr>
          <w:rFonts w:cstheme="minorHAnsi"/>
          <w:i/>
          <w:iCs/>
          <w:lang w:val="en-GB"/>
        </w:rPr>
        <w:t xml:space="preserve">for </w:t>
      </w:r>
      <w:r w:rsidR="00C424C9" w:rsidRPr="001145A4">
        <w:rPr>
          <w:rFonts w:cstheme="minorHAnsi"/>
          <w:i/>
          <w:iCs/>
          <w:lang w:val="en-GB"/>
        </w:rPr>
        <w:t>consumption</w:t>
      </w:r>
      <w:r w:rsidR="005176EE">
        <w:rPr>
          <w:rFonts w:cstheme="minorHAnsi"/>
          <w:i/>
          <w:iCs/>
          <w:lang w:val="en-GB"/>
        </w:rPr>
        <w:t xml:space="preserve"> and </w:t>
      </w:r>
      <w:r w:rsidR="005176EE" w:rsidRPr="001145A4">
        <w:rPr>
          <w:rFonts w:cstheme="minorHAnsi"/>
          <w:i/>
          <w:iCs/>
          <w:lang w:val="en-GB"/>
        </w:rPr>
        <w:t>n=3</w:t>
      </w:r>
      <w:r w:rsidR="005176EE">
        <w:rPr>
          <w:rFonts w:cstheme="minorHAnsi"/>
          <w:i/>
          <w:iCs/>
          <w:lang w:val="en-GB"/>
        </w:rPr>
        <w:t>4 for metabolism</w:t>
      </w:r>
      <w:r w:rsidR="00A75733" w:rsidRPr="001145A4">
        <w:rPr>
          <w:rFonts w:cstheme="minorHAnsi"/>
          <w:i/>
          <w:iCs/>
          <w:lang w:val="en-GB"/>
        </w:rPr>
        <w:t>, respectively</w:t>
      </w:r>
      <w:r w:rsidR="00D55250" w:rsidRPr="001145A4">
        <w:rPr>
          <w:rFonts w:cstheme="minorHAnsi"/>
          <w:i/>
          <w:iCs/>
          <w:lang w:val="en-GB"/>
        </w:rPr>
        <w:t>)</w:t>
      </w:r>
      <w:commentRangeStart w:id="341"/>
      <w:commentRangeStart w:id="342"/>
      <w:r w:rsidR="00D55250" w:rsidRPr="001145A4">
        <w:rPr>
          <w:rFonts w:cstheme="minorHAnsi"/>
          <w:i/>
          <w:iCs/>
          <w:lang w:val="en-GB"/>
        </w:rPr>
        <w:t>.</w:t>
      </w:r>
      <w:commentRangeEnd w:id="341"/>
      <w:r w:rsidR="00863565">
        <w:rPr>
          <w:rStyle w:val="CommentReference"/>
        </w:rPr>
        <w:commentReference w:id="341"/>
      </w:r>
      <w:commentRangeEnd w:id="342"/>
      <w:r w:rsidR="009E740E">
        <w:rPr>
          <w:rStyle w:val="CommentReference"/>
        </w:rPr>
        <w:commentReference w:id="342"/>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69951FDD" w:rsidR="003B4E89" w:rsidRPr="005356A3" w:rsidRDefault="002F1A13" w:rsidP="002E3379">
      <w:pPr>
        <w:spacing w:line="480" w:lineRule="auto"/>
        <w:contextualSpacing/>
        <w:jc w:val="center"/>
        <w:rPr>
          <w:rFonts w:cstheme="minorHAnsi"/>
        </w:rPr>
      </w:pPr>
      <w:r>
        <w:rPr>
          <w:rFonts w:cstheme="minorHAnsi"/>
          <w:noProof/>
          <w:lang w:eastAsia="sv-SE"/>
        </w:rPr>
        <w:lastRenderedPageBreak/>
        <w:drawing>
          <wp:inline distT="0" distB="0" distL="0" distR="0" wp14:anchorId="18F45281" wp14:editId="61852290">
            <wp:extent cx="5731510" cy="573151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es_b_e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239BC761" w:rsidR="000528C4" w:rsidRPr="00E74F55" w:rsidRDefault="000528C4" w:rsidP="00AE33C5">
      <w:pPr>
        <w:spacing w:line="360" w:lineRule="auto"/>
        <w:contextualSpacing/>
        <w:jc w:val="both"/>
        <w:rPr>
          <w:rFonts w:cstheme="minorHAnsi"/>
          <w:i/>
          <w:iCs/>
          <w:lang w:val="en-GB"/>
        </w:rPr>
      </w:pPr>
      <w:commentRangeStart w:id="343"/>
      <w:commentRangeStart w:id="344"/>
      <w:r w:rsidRPr="00745FDF">
        <w:rPr>
          <w:rFonts w:cstheme="minorHAnsi"/>
          <w:b/>
          <w:bCs/>
          <w:i/>
          <w:iCs/>
          <w:lang w:val="en-GB"/>
        </w:rPr>
        <w:t>Fig</w:t>
      </w:r>
      <w:r w:rsidR="00B637F1" w:rsidRPr="00745FDF">
        <w:rPr>
          <w:rFonts w:cstheme="minorHAnsi"/>
          <w:b/>
          <w:bCs/>
          <w:i/>
          <w:iCs/>
          <w:lang w:val="en-GB"/>
        </w:rPr>
        <w:t>.</w:t>
      </w:r>
      <w:r w:rsidRPr="00745FDF">
        <w:rPr>
          <w:rFonts w:cstheme="minorHAnsi"/>
          <w:b/>
          <w:bCs/>
          <w:i/>
          <w:iCs/>
          <w:lang w:val="en-GB"/>
        </w:rPr>
        <w:t xml:space="preserve"> </w:t>
      </w:r>
      <w:r w:rsidR="00140E2C" w:rsidRPr="00745FDF">
        <w:rPr>
          <w:rFonts w:cstheme="minorHAnsi"/>
          <w:b/>
          <w:bCs/>
          <w:i/>
          <w:iCs/>
          <w:lang w:val="en-GB"/>
        </w:rPr>
        <w:t>3</w:t>
      </w:r>
      <w:commentRangeEnd w:id="343"/>
      <w:r w:rsidR="002E1CD9" w:rsidRPr="00745FDF">
        <w:rPr>
          <w:rStyle w:val="CommentReference"/>
        </w:rPr>
        <w:commentReference w:id="343"/>
      </w:r>
      <w:commentRangeEnd w:id="344"/>
      <w:r w:rsidR="00A54FB7">
        <w:rPr>
          <w:rStyle w:val="CommentReference"/>
        </w:rPr>
        <w:commentReference w:id="344"/>
      </w:r>
      <w:r w:rsidRPr="00745FDF">
        <w:rPr>
          <w:rFonts w:cstheme="minorHAnsi"/>
          <w:i/>
          <w:iCs/>
          <w:lang w:val="en-GB"/>
        </w:rPr>
        <w:t xml:space="preserve">. </w:t>
      </w:r>
      <w:r w:rsidR="00F33E70" w:rsidRPr="00F33E70">
        <w:rPr>
          <w:rFonts w:cstheme="minorHAnsi"/>
          <w:i/>
          <w:iCs/>
          <w:lang w:val="en-GB"/>
        </w:rPr>
        <w:t xml:space="preserve"> </w:t>
      </w:r>
      <w:r w:rsidR="00534A60">
        <w:rPr>
          <w:rFonts w:cstheme="minorHAnsi"/>
          <w:i/>
          <w:iCs/>
          <w:lang w:val="en-GB"/>
        </w:rPr>
        <w:t xml:space="preserve">Global and species-level effects of mass- and temperature on </w:t>
      </w:r>
      <w:r w:rsidR="00AA066D">
        <w:rPr>
          <w:rFonts w:cstheme="minorHAnsi"/>
          <w:i/>
          <w:iCs/>
          <w:lang w:val="en-GB"/>
        </w:rPr>
        <w:t xml:space="preserve">specific </w:t>
      </w:r>
      <w:r w:rsidR="00534A60">
        <w:rPr>
          <w:rFonts w:cstheme="minorHAnsi"/>
          <w:i/>
          <w:iCs/>
          <w:lang w:val="en-GB"/>
        </w:rPr>
        <w:t xml:space="preserve">maximum consumption and metabolic rate. </w:t>
      </w:r>
      <w:r w:rsidR="00F33E70">
        <w:rPr>
          <w:rFonts w:cstheme="minorHAnsi"/>
          <w:i/>
          <w:iCs/>
          <w:lang w:val="en-GB"/>
        </w:rPr>
        <w:t>Vertical lines</w:t>
      </w:r>
      <w:r w:rsidR="00F33E70" w:rsidRPr="00745FDF">
        <w:rPr>
          <w:rFonts w:cstheme="minorHAnsi"/>
          <w:i/>
          <w:iCs/>
          <w:lang w:val="en-GB"/>
        </w:rPr>
        <w:t xml:space="preserve"> </w:t>
      </w:r>
      <w:r w:rsidR="003A710F">
        <w:rPr>
          <w:rFonts w:cstheme="minorHAnsi"/>
          <w:i/>
          <w:iCs/>
          <w:lang w:val="en-GB"/>
        </w:rPr>
        <w:t xml:space="preserve">show </w:t>
      </w:r>
      <w:r w:rsidR="00C33E1A">
        <w:rPr>
          <w:rFonts w:cstheme="minorHAnsi"/>
          <w:i/>
          <w:iCs/>
          <w:lang w:val="en-GB"/>
        </w:rPr>
        <w:t xml:space="preserve">the </w:t>
      </w:r>
      <w:r w:rsidR="00F33E70">
        <w:rPr>
          <w:rFonts w:cstheme="minorHAnsi"/>
          <w:i/>
          <w:iCs/>
          <w:lang w:val="en-GB"/>
        </w:rPr>
        <w:t>p</w:t>
      </w:r>
      <w:r w:rsidRPr="00745FDF">
        <w:rPr>
          <w:rFonts w:cstheme="minorHAnsi"/>
          <w:i/>
          <w:iCs/>
          <w:lang w:val="en-GB"/>
        </w:rPr>
        <w:t xml:space="preserve">osterior medians of </w:t>
      </w:r>
      <w:r w:rsidR="00E13846" w:rsidRPr="00745FDF">
        <w:rPr>
          <w:rFonts w:cstheme="minorHAnsi"/>
          <w:i/>
          <w:iCs/>
          <w:lang w:val="en-GB"/>
        </w:rPr>
        <w:t xml:space="preserve">the global </w:t>
      </w:r>
      <w:r w:rsidRPr="00745FDF">
        <w:rPr>
          <w:rFonts w:cstheme="minorHAnsi"/>
          <w:i/>
          <w:iCs/>
          <w:lang w:val="en-GB"/>
        </w:rPr>
        <w:t>activation energies and mass</w:t>
      </w:r>
      <w:r w:rsidR="0010623B" w:rsidRPr="00745FDF">
        <w:rPr>
          <w:rFonts w:cstheme="minorHAnsi"/>
          <w:i/>
          <w:iCs/>
          <w:lang w:val="en-GB"/>
        </w:rPr>
        <w:t xml:space="preserve"> </w:t>
      </w:r>
      <w:r w:rsidR="0027749E" w:rsidRPr="00745FDF">
        <w:rPr>
          <w:rFonts w:cstheme="minorHAnsi"/>
          <w:i/>
          <w:iCs/>
          <w:lang w:val="en-GB"/>
        </w:rPr>
        <w:t>exponen</w:t>
      </w:r>
      <w:r w:rsidR="00841914">
        <w:rPr>
          <w:rFonts w:cstheme="minorHAnsi"/>
          <w:i/>
          <w:iCs/>
          <w:lang w:val="en-GB"/>
        </w:rPr>
        <w:t>t</w:t>
      </w:r>
      <w:r w:rsidR="006656BD">
        <w:rPr>
          <w:rFonts w:cstheme="minorHAnsi"/>
          <w:i/>
          <w:iCs/>
          <w:lang w:val="en-GB"/>
        </w:rPr>
        <w:t>s</w:t>
      </w:r>
      <w:r w:rsidRPr="00745FDF">
        <w:rPr>
          <w:rFonts w:cstheme="minorHAnsi"/>
          <w:i/>
          <w:iCs/>
          <w:lang w:val="en-GB"/>
        </w:rPr>
        <w:t xml:space="preserve"> </w:t>
      </w:r>
      <w:r w:rsidR="004206DD" w:rsidRPr="00745FDF">
        <w:rPr>
          <w:rFonts w:cstheme="minorHAnsi"/>
          <w:i/>
          <w:iCs/>
          <w:lang w:val="en-GB"/>
        </w:rPr>
        <w:t>of maximum consumption</w:t>
      </w:r>
      <w:r w:rsidR="004E1284">
        <w:rPr>
          <w:rFonts w:cstheme="minorHAnsi"/>
          <w:i/>
          <w:iCs/>
          <w:lang w:val="en-GB"/>
        </w:rPr>
        <w:t xml:space="preserve"> </w:t>
      </w:r>
      <w:r w:rsidR="004F3376">
        <w:rPr>
          <w:rFonts w:cstheme="minorHAnsi"/>
          <w:i/>
          <w:iCs/>
          <w:lang w:val="en-GB"/>
        </w:rPr>
        <w:t xml:space="preserve">and </w:t>
      </w:r>
      <w:r w:rsidR="004F3376" w:rsidRPr="00745FDF">
        <w:rPr>
          <w:rFonts w:cstheme="minorHAnsi"/>
          <w:i/>
          <w:iCs/>
          <w:lang w:val="en-GB"/>
        </w:rPr>
        <w:t>metabolism</w:t>
      </w:r>
      <w:r w:rsidR="0037292C">
        <w:rPr>
          <w:rFonts w:cstheme="minorHAnsi"/>
          <w:i/>
          <w:iCs/>
          <w:lang w:val="en-GB"/>
        </w:rPr>
        <w:t xml:space="preserve"> </w:t>
      </w:r>
      <w:r w:rsidR="0037292C" w:rsidRPr="00E74F55">
        <w:rPr>
          <w:rFonts w:cstheme="minorHAnsi"/>
          <w:i/>
          <w:iCs/>
          <w:lang w:val="en-GB"/>
        </w:rPr>
        <w:t>(</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37292C" w:rsidRPr="00E74F55">
        <w:rPr>
          <w:rFonts w:cstheme="minorHAnsi"/>
          <w:i/>
          <w:iCs/>
          <w:lang w:val="en-GB"/>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37292C" w:rsidRPr="00E74F55">
        <w:rPr>
          <w:rFonts w:cstheme="minorHAnsi"/>
          <w:i/>
          <w:iCs/>
          <w:lang w:val="en-GB"/>
        </w:rPr>
        <w:t xml:space="preserve"> in Eqs. 6-8 for the mass and temperature coefficient</w:t>
      </w:r>
      <w:r w:rsidR="0037292C">
        <w:rPr>
          <w:rFonts w:cstheme="minorHAnsi"/>
          <w:i/>
          <w:iCs/>
          <w:lang w:val="en-GB"/>
        </w:rPr>
        <w:t>s</w:t>
      </w:r>
      <w:r w:rsidR="0037292C" w:rsidRPr="00E74F55">
        <w:rPr>
          <w:rFonts w:cstheme="minorHAnsi"/>
          <w:i/>
          <w:iCs/>
          <w:lang w:val="en-GB"/>
        </w:rPr>
        <w:t>, respectively</w:t>
      </w:r>
      <w:r w:rsidR="0037292C">
        <w:rPr>
          <w:rFonts w:cstheme="minorHAnsi"/>
          <w:i/>
          <w:iCs/>
          <w:lang w:val="en-GB"/>
        </w:rPr>
        <w:t>)</w:t>
      </w:r>
      <w:r w:rsidR="000772B9">
        <w:rPr>
          <w:rFonts w:cstheme="minorHAnsi"/>
          <w:i/>
          <w:iCs/>
          <w:lang w:val="en-GB"/>
        </w:rPr>
        <w:t>.</w:t>
      </w:r>
      <w:r w:rsidR="0072480A" w:rsidRPr="00E74F55">
        <w:rPr>
          <w:rFonts w:cstheme="minorHAnsi"/>
          <w:i/>
          <w:iCs/>
          <w:lang w:val="en-GB"/>
        </w:rPr>
        <w:t xml:space="preserve"> </w:t>
      </w:r>
      <w:r w:rsidR="00C7017A">
        <w:rPr>
          <w:rFonts w:cstheme="minorHAnsi"/>
          <w:i/>
          <w:iCs/>
          <w:lang w:val="en-GB"/>
        </w:rPr>
        <w:t>The s</w:t>
      </w:r>
      <w:r w:rsidR="00EA25F2" w:rsidRPr="00E74F55">
        <w:rPr>
          <w:rFonts w:cstheme="minorHAnsi"/>
          <w:i/>
          <w:iCs/>
          <w:lang w:val="en-GB"/>
        </w:rPr>
        <w:t xml:space="preserve">haded vertical </w:t>
      </w:r>
      <w:r w:rsidR="00C7017A">
        <w:rPr>
          <w:rFonts w:cstheme="minorHAnsi"/>
          <w:i/>
          <w:iCs/>
          <w:lang w:val="en-GB"/>
        </w:rPr>
        <w:t xml:space="preserve">bars </w:t>
      </w:r>
      <w:r w:rsidR="00B52B9C" w:rsidRPr="00E74F55">
        <w:rPr>
          <w:rFonts w:cstheme="minorHAnsi"/>
          <w:i/>
          <w:iCs/>
          <w:lang w:val="en-GB"/>
        </w:rPr>
        <w:t xml:space="preserve">correspond to </w:t>
      </w:r>
      <w:r w:rsidR="00C7017A">
        <w:rPr>
          <w:rFonts w:cstheme="minorHAnsi"/>
          <w:i/>
          <w:iCs/>
          <w:lang w:val="en-GB"/>
        </w:rPr>
        <w:t xml:space="preserve">the </w:t>
      </w:r>
      <w:r w:rsidR="00B52B9C" w:rsidRPr="00E74F55">
        <w:rPr>
          <w:rFonts w:cstheme="minorHAnsi"/>
          <w:i/>
          <w:iCs/>
          <w:lang w:val="en-GB"/>
        </w:rPr>
        <w:t xml:space="preserve">posterior </w:t>
      </w:r>
      <w:r w:rsidR="00B71BB9" w:rsidRPr="00E74F55">
        <w:rPr>
          <w:rFonts w:cstheme="minorHAnsi"/>
          <w:i/>
          <w:iCs/>
          <w:lang w:val="en-GB"/>
        </w:rPr>
        <w:t xml:space="preserve">median </w:t>
      </w:r>
      <m:oMath>
        <m:r>
          <w:rPr>
            <w:rFonts w:ascii="Cambria Math" w:hAnsi="Cambria Math" w:cstheme="minorHAnsi"/>
            <w:lang w:val="en-GB"/>
          </w:rPr>
          <m:t>±2</m:t>
        </m:r>
      </m:oMath>
      <w:r w:rsidR="00635818" w:rsidRPr="00652CC6">
        <w:rPr>
          <w:rFonts w:eastAsiaTheme="minorEastAsia" w:cstheme="minorHAnsi"/>
          <w:i/>
        </w:rPr>
        <w:t xml:space="preserve"> standard deviations</w:t>
      </w:r>
      <w:r w:rsidRPr="00E74F55">
        <w:rPr>
          <w:rFonts w:cstheme="minorHAnsi"/>
          <w:i/>
          <w:iCs/>
          <w:lang w:val="en-GB"/>
        </w:rPr>
        <w:t xml:space="preserve">. </w:t>
      </w:r>
      <w:r w:rsidR="00FB21AE">
        <w:rPr>
          <w:rFonts w:cstheme="minorHAnsi"/>
          <w:i/>
          <w:iCs/>
          <w:lang w:val="en-GB"/>
        </w:rPr>
        <w:t xml:space="preserve">Points and triangles show </w:t>
      </w:r>
      <w:r w:rsidR="00A54FB7">
        <w:rPr>
          <w:rFonts w:cstheme="minorHAnsi"/>
          <w:i/>
          <w:iCs/>
          <w:lang w:val="en-GB"/>
        </w:rPr>
        <w:t xml:space="preserve">the </w:t>
      </w:r>
      <w:ins w:id="345" w:author="Max Lindmark" w:date="2020-07-31T16:24:00Z">
        <w:r w:rsidR="00652CC6">
          <w:rPr>
            <w:rFonts w:cstheme="minorHAnsi"/>
            <w:i/>
            <w:iCs/>
            <w:lang w:val="en-GB"/>
          </w:rPr>
          <w:t>p</w:t>
        </w:r>
        <w:r w:rsidR="00652CC6" w:rsidRPr="00745FDF">
          <w:rPr>
            <w:rFonts w:cstheme="minorHAnsi"/>
            <w:i/>
            <w:iCs/>
            <w:lang w:val="en-GB"/>
          </w:rPr>
          <w:t xml:space="preserve">osterior medians </w:t>
        </w:r>
      </w:ins>
      <w:del w:id="346" w:author="Max Lindmark" w:date="2020-07-31T16:24:00Z">
        <w:r w:rsidR="00A54FB7" w:rsidDel="00652CC6">
          <w:rPr>
            <w:rFonts w:cstheme="minorHAnsi"/>
            <w:i/>
            <w:iCs/>
            <w:lang w:val="en-GB"/>
          </w:rPr>
          <w:delText xml:space="preserve">prediction </w:delText>
        </w:r>
      </w:del>
      <w:r w:rsidR="00A54FB7">
        <w:rPr>
          <w:rFonts w:cstheme="minorHAnsi"/>
          <w:i/>
          <w:iCs/>
          <w:lang w:val="en-GB"/>
        </w:rPr>
        <w:t xml:space="preserve">for </w:t>
      </w:r>
      <w:r w:rsidR="00FB21AE">
        <w:rPr>
          <w:rFonts w:cstheme="minorHAnsi"/>
          <w:i/>
          <w:iCs/>
          <w:lang w:val="en-GB"/>
        </w:rPr>
        <w:t>each species</w:t>
      </w:r>
      <w:ins w:id="347" w:author="Max Lindmark" w:date="2020-07-31T16:24:00Z">
        <w:r w:rsidR="00652CC6">
          <w:rPr>
            <w:rFonts w:cstheme="minorHAnsi"/>
            <w:i/>
            <w:iCs/>
            <w:lang w:val="en-GB"/>
          </w:rPr>
          <w:t>-level coefficient</w:t>
        </w:r>
      </w:ins>
      <w:r w:rsidR="00FB21AE">
        <w:rPr>
          <w:rFonts w:cstheme="minorHAnsi"/>
          <w:i/>
          <w:iCs/>
          <w:lang w:val="en-GB"/>
        </w:rPr>
        <w:t xml:space="preserve"> (for maximum consumption rate and metabolic rate, respectively</w:t>
      </w:r>
      <w:r w:rsidR="00EC6749">
        <w:rPr>
          <w:rFonts w:cstheme="minorHAnsi"/>
          <w:i/>
          <w:iCs/>
          <w:lang w:val="en-GB"/>
        </w:rPr>
        <w:t>)</w:t>
      </w:r>
      <w:r w:rsidR="00FB21AE">
        <w:rPr>
          <w:rFonts w:cstheme="minorHAnsi"/>
          <w:i/>
          <w:iCs/>
          <w:lang w:val="en-GB"/>
        </w:rPr>
        <w:t xml:space="preserve">, and the </w:t>
      </w:r>
      <w:r w:rsidR="005D50ED">
        <w:rPr>
          <w:rFonts w:cstheme="minorHAnsi"/>
          <w:i/>
          <w:iCs/>
          <w:lang w:val="en-GB"/>
        </w:rPr>
        <w:t xml:space="preserve">horizontal </w:t>
      </w:r>
      <w:r w:rsidR="00C7017A">
        <w:rPr>
          <w:rFonts w:cstheme="minorHAnsi"/>
          <w:i/>
          <w:iCs/>
          <w:lang w:val="en-GB"/>
        </w:rPr>
        <w:t xml:space="preserve">bars show </w:t>
      </w:r>
      <w:r w:rsidR="00C7017A" w:rsidRPr="00745FDF">
        <w:rPr>
          <w:rFonts w:cstheme="minorHAnsi"/>
          <w:i/>
          <w:iCs/>
          <w:lang w:val="en-GB"/>
        </w:rPr>
        <w:t>their 80% and 95% credible interval</w:t>
      </w:r>
      <w:r w:rsidR="00C7017A" w:rsidRPr="00E74F55">
        <w:rPr>
          <w:rFonts w:cstheme="minorHAnsi"/>
          <w:i/>
          <w:iCs/>
          <w:lang w:val="en-GB"/>
        </w:rPr>
        <w:t>.</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1FFEB94A" w14:textId="0E8181E0" w:rsidR="0098306D" w:rsidRDefault="008A32D5" w:rsidP="002F1A13">
      <w:pPr>
        <w:spacing w:line="480" w:lineRule="auto"/>
        <w:contextualSpacing/>
        <w:jc w:val="center"/>
        <w:rPr>
          <w:rFonts w:eastAsiaTheme="minorEastAsia"/>
          <w:iCs/>
        </w:rPr>
      </w:pPr>
      <w:r>
        <w:rPr>
          <w:rFonts w:eastAsiaTheme="minorEastAsia"/>
          <w:iCs/>
          <w:noProof/>
        </w:rPr>
        <w:drawing>
          <wp:inline distT="0" distB="0" distL="0" distR="0" wp14:anchorId="19601EC8" wp14:editId="293CDB8D">
            <wp:extent cx="2850164" cy="5731455"/>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rotWithShape="1">
                    <a:blip r:embed="rId20" cstate="print">
                      <a:extLst>
                        <a:ext uri="{28A0092B-C50C-407E-A947-70E740481C1C}">
                          <a14:useLocalDpi xmlns:a14="http://schemas.microsoft.com/office/drawing/2010/main" val="0"/>
                        </a:ext>
                      </a:extLst>
                    </a:blip>
                    <a:srcRect l="25289" r="24983"/>
                    <a:stretch/>
                  </pic:blipFill>
                  <pic:spPr bwMode="auto">
                    <a:xfrm>
                      <a:off x="0" y="0"/>
                      <a:ext cx="2850191" cy="5731510"/>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435EBC89" w:rsidR="00475959" w:rsidRPr="00824E2F" w:rsidRDefault="00384142" w:rsidP="00D8485D">
      <w:pPr>
        <w:spacing w:line="360" w:lineRule="auto"/>
        <w:contextualSpacing/>
        <w:jc w:val="both"/>
        <w:rPr>
          <w:rFonts w:cstheme="minorHAnsi"/>
          <w:i/>
          <w:iCs/>
          <w:lang w:val="en-GB"/>
        </w:rPr>
      </w:pPr>
      <w:commentRangeStart w:id="348"/>
      <w:commentRangeStart w:id="349"/>
      <w:commentRangeStart w:id="350"/>
      <w:r w:rsidRPr="00824E2F">
        <w:rPr>
          <w:rFonts w:cstheme="minorHAnsi"/>
          <w:b/>
          <w:bCs/>
          <w:i/>
          <w:iCs/>
          <w:lang w:val="en-GB"/>
        </w:rPr>
        <w:t xml:space="preserve">Fig. </w:t>
      </w:r>
      <w:r w:rsidR="00A92E29" w:rsidRPr="005B7468">
        <w:rPr>
          <w:rFonts w:cstheme="minorHAnsi"/>
          <w:b/>
          <w:bCs/>
          <w:i/>
          <w:iCs/>
          <w:lang w:val="en-GB"/>
        </w:rPr>
        <w:t>4</w:t>
      </w:r>
      <w:r w:rsidRPr="00824E2F">
        <w:rPr>
          <w:rFonts w:cstheme="minorHAnsi"/>
          <w:b/>
          <w:bCs/>
          <w:i/>
          <w:iCs/>
          <w:lang w:val="en-GB"/>
        </w:rPr>
        <w:t>.</w:t>
      </w:r>
      <w:r w:rsidRPr="00824E2F">
        <w:rPr>
          <w:rFonts w:cstheme="minorHAnsi"/>
          <w:i/>
          <w:iCs/>
          <w:lang w:val="en-GB"/>
        </w:rPr>
        <w:t xml:space="preserve"> </w:t>
      </w:r>
      <w:commentRangeEnd w:id="348"/>
      <w:r w:rsidR="00662D65">
        <w:rPr>
          <w:rStyle w:val="CommentReference"/>
        </w:rPr>
        <w:commentReference w:id="348"/>
      </w:r>
      <w:commentRangeEnd w:id="349"/>
      <w:r w:rsidR="00A54FB7">
        <w:rPr>
          <w:rStyle w:val="CommentReference"/>
        </w:rPr>
        <w:commentReference w:id="349"/>
      </w:r>
      <w:commentRangeEnd w:id="350"/>
      <w:r w:rsidR="001A229F">
        <w:rPr>
          <w:rStyle w:val="CommentReference"/>
        </w:rPr>
        <w:commentReference w:id="350"/>
      </w:r>
      <w:r w:rsidR="00966C7B" w:rsidRPr="00824E2F">
        <w:rPr>
          <w:rFonts w:cstheme="minorHAnsi"/>
          <w:i/>
          <w:iCs/>
          <w:lang w:val="en-GB"/>
        </w:rPr>
        <w:t>I</w:t>
      </w:r>
      <w:r w:rsidR="00EF0041" w:rsidRPr="00824E2F">
        <w:rPr>
          <w:rFonts w:cstheme="minorHAnsi"/>
          <w:i/>
          <w:iCs/>
          <w:lang w:val="en-GB"/>
        </w:rPr>
        <w:t xml:space="preserve">llustration of </w:t>
      </w:r>
      <w:r w:rsidR="000A3DDC">
        <w:rPr>
          <w:rFonts w:cstheme="minorHAnsi"/>
          <w:i/>
          <w:iCs/>
          <w:lang w:val="en-GB"/>
        </w:rPr>
        <w:t xml:space="preserve">predicted </w:t>
      </w:r>
      <w:r w:rsidR="003674D9">
        <w:rPr>
          <w:rFonts w:cstheme="minorHAnsi"/>
          <w:i/>
          <w:iCs/>
          <w:lang w:val="en-GB"/>
        </w:rPr>
        <w:t xml:space="preserve">whole-organism </w:t>
      </w:r>
      <w:r w:rsidR="00A078EC" w:rsidRPr="00824E2F">
        <w:rPr>
          <w:rFonts w:cstheme="minorHAnsi"/>
          <w:i/>
          <w:iCs/>
          <w:lang w:val="en-GB"/>
        </w:rPr>
        <w:t xml:space="preserve">maximum consumption </w:t>
      </w:r>
      <w:r w:rsidR="00727A39">
        <w:rPr>
          <w:rFonts w:cstheme="minorHAnsi"/>
          <w:i/>
          <w:iCs/>
          <w:lang w:val="en-GB"/>
        </w:rPr>
        <w:t>rat</w:t>
      </w:r>
      <w:r w:rsidR="008D04E6">
        <w:rPr>
          <w:rFonts w:cstheme="minorHAnsi"/>
          <w:i/>
          <w:iCs/>
          <w:lang w:val="en-GB"/>
        </w:rPr>
        <w:t xml:space="preserve">e </w:t>
      </w:r>
      <w:r w:rsidR="00A078EC" w:rsidRPr="00824E2F">
        <w:rPr>
          <w:rFonts w:cstheme="minorHAnsi"/>
          <w:i/>
          <w:iCs/>
          <w:lang w:val="en-GB"/>
        </w:rPr>
        <w:t>(green)</w:t>
      </w:r>
      <w:r w:rsidR="00234B94">
        <w:rPr>
          <w:rFonts w:cstheme="minorHAnsi"/>
          <w:i/>
          <w:iCs/>
          <w:lang w:val="en-GB"/>
        </w:rPr>
        <w:t xml:space="preserve">, </w:t>
      </w:r>
      <w:r w:rsidR="00A078EC" w:rsidRPr="00824E2F">
        <w:rPr>
          <w:rFonts w:cstheme="minorHAnsi"/>
          <w:i/>
          <w:iCs/>
          <w:lang w:val="en-GB"/>
        </w:rPr>
        <w:t>metaboli</w:t>
      </w:r>
      <w:r w:rsidR="007B428B">
        <w:rPr>
          <w:rFonts w:cstheme="minorHAnsi"/>
          <w:i/>
          <w:iCs/>
          <w:lang w:val="en-GB"/>
        </w:rPr>
        <w:t>c rate</w:t>
      </w:r>
      <w:r w:rsidR="00A078EC" w:rsidRPr="00824E2F">
        <w:rPr>
          <w:rFonts w:cstheme="minorHAnsi"/>
          <w:i/>
          <w:iCs/>
          <w:lang w:val="en-GB"/>
        </w:rPr>
        <w:t xml:space="preserve"> (</w:t>
      </w:r>
      <w:r w:rsidR="00614453">
        <w:rPr>
          <w:rFonts w:cstheme="minorHAnsi"/>
          <w:i/>
          <w:iCs/>
          <w:lang w:val="en-GB"/>
        </w:rPr>
        <w:t>purple</w:t>
      </w:r>
      <w:r w:rsidR="00A078EC" w:rsidRPr="00824E2F">
        <w:rPr>
          <w:rFonts w:cstheme="minorHAnsi"/>
          <w:i/>
          <w:iCs/>
          <w:lang w:val="en-GB"/>
        </w:rPr>
        <w:t>)</w:t>
      </w:r>
      <w:r w:rsidR="00D8485D">
        <w:rPr>
          <w:rFonts w:cstheme="minorHAnsi"/>
          <w:i/>
          <w:iCs/>
          <w:lang w:val="en-GB"/>
        </w:rPr>
        <w:t xml:space="preserve"> and</w:t>
      </w:r>
      <w:r w:rsidR="00BC335A">
        <w:rPr>
          <w:rFonts w:cstheme="minorHAnsi"/>
          <w:i/>
          <w:iCs/>
          <w:lang w:val="en-GB"/>
        </w:rPr>
        <w:t xml:space="preserve"> </w:t>
      </w:r>
      <w:r w:rsidR="00395CF0">
        <w:rPr>
          <w:rFonts w:cstheme="minorHAnsi"/>
          <w:i/>
          <w:iCs/>
          <w:lang w:val="en-GB"/>
        </w:rPr>
        <w:t xml:space="preserve">the difference between them </w:t>
      </w:r>
      <w:r w:rsidR="00A078EC" w:rsidRPr="00824E2F">
        <w:rPr>
          <w:rFonts w:cstheme="minorHAnsi"/>
          <w:i/>
          <w:iCs/>
          <w:lang w:val="en-GB"/>
        </w:rPr>
        <w:t>(</w:t>
      </w:r>
      <w:r w:rsidR="00614453">
        <w:rPr>
          <w:rFonts w:cstheme="minorHAnsi"/>
          <w:i/>
          <w:iCs/>
          <w:lang w:val="en-GB"/>
        </w:rPr>
        <w:t>orange</w:t>
      </w:r>
      <w:r w:rsidR="00A078EC" w:rsidRPr="00824E2F">
        <w:rPr>
          <w:rFonts w:cstheme="minorHAnsi"/>
          <w:i/>
          <w:iCs/>
          <w:lang w:val="en-GB"/>
        </w:rPr>
        <w:t>)</w:t>
      </w:r>
      <w:r w:rsidR="0002128B" w:rsidRPr="00824E2F">
        <w:rPr>
          <w:rFonts w:cstheme="minorHAnsi"/>
          <w:i/>
          <w:iCs/>
          <w:lang w:val="en-GB"/>
        </w:rPr>
        <w:t xml:space="preserve"> for two body sizes</w:t>
      </w:r>
      <w:r w:rsidR="00A25914" w:rsidRPr="00824E2F">
        <w:rPr>
          <w:rFonts w:cstheme="minorHAnsi"/>
          <w:i/>
          <w:iCs/>
          <w:lang w:val="en-GB"/>
        </w:rPr>
        <w:t xml:space="preserve"> (</w:t>
      </w:r>
      <w:r w:rsidR="002C5FB1" w:rsidRPr="00824E2F">
        <w:rPr>
          <w:rFonts w:cstheme="minorHAnsi"/>
          <w:i/>
          <w:iCs/>
          <w:lang w:val="en-GB"/>
        </w:rPr>
        <w:t>10g</w:t>
      </w:r>
      <w:r w:rsidR="00A25914" w:rsidRPr="00824E2F">
        <w:rPr>
          <w:rFonts w:cstheme="minorHAnsi"/>
          <w:i/>
          <w:iCs/>
          <w:lang w:val="en-GB"/>
        </w:rPr>
        <w:t xml:space="preserve"> = solid, </w:t>
      </w:r>
      <w:r w:rsidR="000B68EB">
        <w:rPr>
          <w:rFonts w:cstheme="minorHAnsi"/>
          <w:i/>
          <w:iCs/>
          <w:lang w:val="en-GB"/>
        </w:rPr>
        <w:t>1</w:t>
      </w:r>
      <w:r w:rsidR="002C5FB1" w:rsidRPr="00824E2F">
        <w:rPr>
          <w:rFonts w:cstheme="minorHAnsi"/>
          <w:i/>
          <w:iCs/>
          <w:lang w:val="en-GB"/>
        </w:rPr>
        <w:t xml:space="preserve">00g </w:t>
      </w:r>
      <w:r w:rsidR="00A25914" w:rsidRPr="00824E2F">
        <w:rPr>
          <w:rFonts w:cstheme="minorHAnsi"/>
          <w:i/>
          <w:iCs/>
          <w:lang w:val="en-GB"/>
        </w:rPr>
        <w:t>= dashed</w:t>
      </w:r>
      <w:r w:rsidR="00057840" w:rsidRPr="00824E2F">
        <w:rPr>
          <w:rFonts w:cstheme="minorHAnsi"/>
          <w:i/>
          <w:iCs/>
          <w:lang w:val="en-GB"/>
        </w:rPr>
        <w:t>)</w:t>
      </w:r>
      <w:r w:rsidR="00B90EB5" w:rsidRPr="00824E2F">
        <w:rPr>
          <w:rFonts w:cstheme="minorHAnsi"/>
          <w:i/>
          <w:iCs/>
          <w:lang w:val="en-GB"/>
        </w:rPr>
        <w:t>.</w:t>
      </w:r>
      <w:r w:rsidR="009F626C" w:rsidRPr="00824E2F">
        <w:rPr>
          <w:rFonts w:cstheme="minorHAnsi"/>
          <w:i/>
          <w:iCs/>
          <w:lang w:val="en-GB"/>
        </w:rPr>
        <w:t xml:space="preserve"> </w:t>
      </w:r>
      <w:r w:rsidR="00774A91">
        <w:rPr>
          <w:rFonts w:cstheme="minorHAnsi"/>
          <w:i/>
          <w:iCs/>
          <w:lang w:val="en-GB"/>
        </w:rPr>
        <w:t>Vertical a</w:t>
      </w:r>
      <w:r w:rsidR="00415E17" w:rsidRPr="00824E2F">
        <w:rPr>
          <w:rFonts w:cstheme="minorHAnsi"/>
          <w:i/>
          <w:iCs/>
          <w:lang w:val="en-GB"/>
        </w:rPr>
        <w:t xml:space="preserve">rrows </w:t>
      </w:r>
      <w:r w:rsidR="00385DC1" w:rsidRPr="00824E2F">
        <w:rPr>
          <w:rFonts w:cstheme="minorHAnsi"/>
          <w:i/>
          <w:iCs/>
          <w:lang w:val="en-GB"/>
        </w:rPr>
        <w:t xml:space="preserve">indicate </w:t>
      </w:r>
      <w:r w:rsidR="00C20D03" w:rsidRPr="00824E2F">
        <w:rPr>
          <w:rFonts w:cstheme="minorHAnsi"/>
          <w:i/>
          <w:iCs/>
          <w:lang w:val="en-GB"/>
        </w:rPr>
        <w:t xml:space="preserve">the </w:t>
      </w:r>
      <w:r w:rsidR="006425E5" w:rsidRPr="00824E2F">
        <w:rPr>
          <w:rFonts w:cstheme="minorHAnsi"/>
          <w:i/>
          <w:iCs/>
          <w:lang w:val="en-GB"/>
        </w:rPr>
        <w:t xml:space="preserve">temperature where the difference </w:t>
      </w:r>
      <w:r w:rsidR="009B06C6" w:rsidRPr="00824E2F">
        <w:rPr>
          <w:rFonts w:cstheme="minorHAnsi"/>
          <w:i/>
          <w:iCs/>
          <w:lang w:val="en-GB"/>
        </w:rPr>
        <w:t>in net energy acquisition is</w:t>
      </w:r>
      <w:r w:rsidR="006425E5" w:rsidRPr="00824E2F">
        <w:rPr>
          <w:rFonts w:cstheme="minorHAnsi"/>
          <w:i/>
          <w:iCs/>
          <w:lang w:val="en-GB"/>
        </w:rPr>
        <w:t xml:space="preserve"> maximized</w:t>
      </w:r>
      <w:r w:rsidR="009B06C6" w:rsidRPr="00824E2F">
        <w:rPr>
          <w:rFonts w:cstheme="minorHAnsi"/>
          <w:i/>
          <w:iCs/>
          <w:lang w:val="en-GB"/>
        </w:rPr>
        <w:t xml:space="preserve"> for the two body sizes</w:t>
      </w:r>
      <w:r w:rsidR="0055346A">
        <w:rPr>
          <w:rFonts w:cstheme="minorHAnsi"/>
          <w:i/>
          <w:iCs/>
          <w:lang w:val="en-GB"/>
        </w:rPr>
        <w:t>, which occurs</w:t>
      </w:r>
      <w:r w:rsidR="00AE098C">
        <w:rPr>
          <w:rFonts w:cstheme="minorHAnsi"/>
          <w:i/>
          <w:iCs/>
          <w:lang w:val="en-GB"/>
        </w:rPr>
        <w:t xml:space="preserve"> at </w:t>
      </w:r>
      <w:r w:rsidR="0055346A">
        <w:rPr>
          <w:rFonts w:cstheme="minorHAnsi"/>
          <w:i/>
          <w:iCs/>
          <w:lang w:val="en-GB"/>
        </w:rPr>
        <w:t>different temperature</w:t>
      </w:r>
      <w:r w:rsidR="00F91990">
        <w:rPr>
          <w:rFonts w:cstheme="minorHAnsi"/>
          <w:i/>
          <w:iCs/>
          <w:lang w:val="en-GB"/>
        </w:rPr>
        <w:t>s</w:t>
      </w:r>
      <w:r w:rsidR="0055346A">
        <w:rPr>
          <w:rFonts w:cstheme="minorHAnsi"/>
          <w:i/>
          <w:iCs/>
          <w:lang w:val="en-GB"/>
        </w:rPr>
        <w:t xml:space="preserve"> despite that consumption </w:t>
      </w:r>
      <w:r w:rsidR="00AB1075">
        <w:rPr>
          <w:rFonts w:cstheme="minorHAnsi"/>
          <w:i/>
          <w:iCs/>
          <w:lang w:val="en-GB"/>
        </w:rPr>
        <w:t>peaks</w:t>
      </w:r>
      <w:r w:rsidR="0055346A">
        <w:rPr>
          <w:rFonts w:cstheme="minorHAnsi"/>
          <w:i/>
          <w:iCs/>
          <w:lang w:val="en-GB"/>
        </w:rPr>
        <w:t xml:space="preserve"> at the same temperature for </w:t>
      </w:r>
      <w:r w:rsidR="00FF1B65">
        <w:rPr>
          <w:rFonts w:cstheme="minorHAnsi"/>
          <w:i/>
          <w:iCs/>
          <w:lang w:val="en-GB"/>
        </w:rPr>
        <w:t>both body sizes</w:t>
      </w:r>
      <w:commentRangeStart w:id="351"/>
      <w:commentRangeStart w:id="352"/>
      <w:commentRangeStart w:id="353"/>
      <w:r w:rsidR="00FF1B65">
        <w:rPr>
          <w:rFonts w:cstheme="minorHAnsi"/>
          <w:i/>
          <w:iCs/>
          <w:lang w:val="en-GB"/>
        </w:rPr>
        <w:t>.</w:t>
      </w:r>
      <w:commentRangeEnd w:id="351"/>
      <w:r w:rsidR="00F163A2">
        <w:rPr>
          <w:rStyle w:val="CommentReference"/>
        </w:rPr>
        <w:commentReference w:id="351"/>
      </w:r>
      <w:commentRangeEnd w:id="352"/>
      <w:r w:rsidR="00A54FB7">
        <w:rPr>
          <w:rStyle w:val="CommentReference"/>
        </w:rPr>
        <w:commentReference w:id="352"/>
      </w:r>
      <w:commentRangeEnd w:id="353"/>
      <w:r w:rsidR="00216134">
        <w:rPr>
          <w:rStyle w:val="CommentReference"/>
        </w:rPr>
        <w:commentReference w:id="353"/>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4F36994B" w14:textId="3B476B2A" w:rsidR="00FD3F4C" w:rsidRPr="00972C7F" w:rsidRDefault="00FD3F4C" w:rsidP="00384142">
      <w:pPr>
        <w:spacing w:line="480" w:lineRule="auto"/>
        <w:contextualSpacing/>
        <w:jc w:val="both"/>
        <w:rPr>
          <w:rFonts w:eastAsiaTheme="minorEastAsia"/>
          <w:iCs/>
          <w:lang w:val="en-GB"/>
        </w:rPr>
      </w:pPr>
      <w:r>
        <w:rPr>
          <w:rFonts w:eastAsiaTheme="minorEastAsia"/>
          <w:iCs/>
          <w:noProof/>
          <w:lang w:val="en-GB"/>
        </w:rPr>
        <w:lastRenderedPageBreak/>
        <w:drawing>
          <wp:inline distT="0" distB="0" distL="0" distR="0" wp14:anchorId="3DE6FC9B" wp14:editId="13BD8026">
            <wp:extent cx="5731510" cy="4986867"/>
            <wp:effectExtent l="0" t="0" r="0" b="444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rotWithShape="1">
                    <a:blip r:embed="rId21" cstate="print">
                      <a:extLst>
                        <a:ext uri="{28A0092B-C50C-407E-A947-70E740481C1C}">
                          <a14:useLocalDpi xmlns:a14="http://schemas.microsoft.com/office/drawing/2010/main" val="0"/>
                        </a:ext>
                      </a:extLst>
                    </a:blip>
                    <a:srcRect t="5170" b="7822"/>
                    <a:stretch/>
                  </pic:blipFill>
                  <pic:spPr bwMode="auto">
                    <a:xfrm>
                      <a:off x="0" y="0"/>
                      <a:ext cx="5731510" cy="4986867"/>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6D470FE2" w:rsidR="00704B3C" w:rsidRPr="00345096" w:rsidRDefault="00704B3C" w:rsidP="00704B3C">
      <w:pPr>
        <w:spacing w:line="360" w:lineRule="auto"/>
        <w:contextualSpacing/>
        <w:jc w:val="both"/>
        <w:rPr>
          <w:rFonts w:cstheme="minorHAnsi"/>
          <w:i/>
          <w:lang w:val="en-GB"/>
        </w:rPr>
      </w:pPr>
      <w:r w:rsidRPr="003C76F6">
        <w:rPr>
          <w:rFonts w:cstheme="minorHAnsi"/>
          <w:b/>
          <w:bCs/>
          <w:lang w:val="en-GB"/>
        </w:rPr>
        <w:t xml:space="preserve">Fig. </w:t>
      </w:r>
      <w:r w:rsidR="002E19F9" w:rsidRPr="003C76F6">
        <w:rPr>
          <w:rFonts w:cstheme="minorHAnsi"/>
          <w:b/>
          <w:bCs/>
          <w:lang w:val="en-GB"/>
        </w:rPr>
        <w:t>5</w:t>
      </w:r>
      <w:r w:rsidRPr="003C76F6">
        <w:rPr>
          <w:rFonts w:cstheme="minorHAnsi"/>
          <w:lang w:val="en-GB"/>
        </w:rPr>
        <w:t xml:space="preserve">. </w:t>
      </w:r>
      <w:r w:rsidR="00ED194A" w:rsidRPr="00E906BC">
        <w:rPr>
          <w:rFonts w:cstheme="minorHAnsi"/>
          <w:i/>
          <w:iCs/>
          <w:lang w:val="en-GB"/>
        </w:rPr>
        <w:t xml:space="preserve">Experimental data </w:t>
      </w:r>
      <w:r w:rsidR="00A54FB7">
        <w:rPr>
          <w:rFonts w:cstheme="minorHAnsi"/>
          <w:i/>
          <w:iCs/>
          <w:lang w:val="en-GB"/>
        </w:rPr>
        <w:t>demonstrating</w:t>
      </w:r>
      <w:r w:rsidR="00A54FB7" w:rsidRPr="00E906BC">
        <w:rPr>
          <w:rFonts w:cstheme="minorHAnsi"/>
          <w:i/>
          <w:iCs/>
          <w:lang w:val="en-GB"/>
        </w:rPr>
        <w:t xml:space="preserve"> </w:t>
      </w:r>
      <w:r w:rsidR="00ED194A" w:rsidRPr="00E906BC">
        <w:rPr>
          <w:rFonts w:cstheme="minorHAnsi"/>
          <w:i/>
          <w:iCs/>
          <w:lang w:val="en-GB"/>
        </w:rPr>
        <w:t>o</w:t>
      </w:r>
      <w:r w:rsidRPr="00E906BC">
        <w:rPr>
          <w:rFonts w:cstheme="minorHAnsi"/>
          <w:i/>
          <w:iCs/>
          <w:lang w:val="en-GB"/>
        </w:rPr>
        <w:t>p</w:t>
      </w:r>
      <w:r w:rsidRPr="003C76F6">
        <w:rPr>
          <w:rFonts w:cstheme="minorHAnsi"/>
          <w:i/>
          <w:lang w:val="en-GB"/>
        </w:rPr>
        <w:t xml:space="preserve">timum </w:t>
      </w:r>
      <w:ins w:id="354" w:author="Max Lindmark" w:date="2020-08-17T13:06:00Z">
        <w:r w:rsidR="00D3021D" w:rsidRPr="003C76F6">
          <w:rPr>
            <w:rFonts w:cstheme="minorHAnsi"/>
            <w:i/>
            <w:lang w:val="en-GB"/>
          </w:rPr>
          <w:t>growth</w:t>
        </w:r>
        <w:r w:rsidR="00D3021D">
          <w:rPr>
            <w:rFonts w:cstheme="minorHAnsi"/>
            <w:i/>
            <w:lang w:val="en-GB"/>
          </w:rPr>
          <w:t xml:space="preserve"> </w:t>
        </w:r>
      </w:ins>
      <w:r w:rsidRPr="003C76F6">
        <w:rPr>
          <w:rFonts w:cstheme="minorHAnsi"/>
          <w:i/>
          <w:lang w:val="en-GB"/>
        </w:rPr>
        <w:t xml:space="preserve">temperature </w:t>
      </w:r>
      <w:del w:id="355" w:author="Max Lindmark" w:date="2020-08-17T13:06:00Z">
        <w:r w:rsidRPr="003C76F6" w:rsidDel="00D3021D">
          <w:rPr>
            <w:rFonts w:cstheme="minorHAnsi"/>
            <w:i/>
            <w:lang w:val="en-GB"/>
          </w:rPr>
          <w:delText>for growth</w:delText>
        </w:r>
        <w:r w:rsidR="00FB1677" w:rsidDel="00D3021D">
          <w:rPr>
            <w:rFonts w:cstheme="minorHAnsi"/>
            <w:i/>
            <w:lang w:val="en-GB"/>
          </w:rPr>
          <w:delText xml:space="preserve"> </w:delText>
        </w:r>
      </w:del>
      <w:r w:rsidR="00FB1677">
        <w:rPr>
          <w:rFonts w:cstheme="minorHAnsi"/>
          <w:i/>
          <w:lang w:val="en-GB"/>
        </w:rPr>
        <w:t xml:space="preserve">declines with body mass. </w:t>
      </w:r>
      <w:r w:rsidR="00EF67F8">
        <w:rPr>
          <w:rFonts w:cstheme="minorHAnsi"/>
          <w:i/>
          <w:lang w:val="en-GB"/>
        </w:rPr>
        <w:t xml:space="preserve">The </w:t>
      </w:r>
      <w:r w:rsidR="00DE76E6">
        <w:rPr>
          <w:rFonts w:cstheme="minorHAnsi"/>
          <w:i/>
          <w:lang w:val="en-GB"/>
        </w:rPr>
        <w:t>plot</w:t>
      </w:r>
      <w:r w:rsidR="00EF67F8">
        <w:rPr>
          <w:rFonts w:cstheme="minorHAnsi"/>
          <w:i/>
          <w:lang w:val="en-GB"/>
        </w:rPr>
        <w:t xml:space="preserve"> shows </w:t>
      </w:r>
      <w:r w:rsidR="000B7976">
        <w:rPr>
          <w:rFonts w:cstheme="minorHAnsi"/>
          <w:i/>
          <w:lang w:val="en-GB"/>
        </w:rPr>
        <w:t xml:space="preserve">the </w:t>
      </w:r>
      <w:r w:rsidRPr="00FB1677">
        <w:rPr>
          <w:rFonts w:cstheme="minorHAnsi"/>
          <w:i/>
          <w:lang w:val="en-GB"/>
        </w:rPr>
        <w:t>optimum temperature within species</w:t>
      </w:r>
      <w:r w:rsidR="000B7976">
        <w:rPr>
          <w:rFonts w:cstheme="minorHAnsi"/>
          <w:i/>
          <w:lang w:val="en-GB"/>
        </w:rPr>
        <w:t xml:space="preserve"> (rescaled by subtracting the mean</w:t>
      </w:r>
      <w:r w:rsidR="00F50345">
        <w:rPr>
          <w:rFonts w:cstheme="minorHAnsi"/>
          <w:i/>
          <w:lang w:val="en-GB"/>
        </w:rPr>
        <w:t xml:space="preserve"> optimum</w:t>
      </w:r>
      <w:r w:rsidR="000B7976">
        <w:rPr>
          <w:rFonts w:cstheme="minorHAnsi"/>
          <w:i/>
          <w:lang w:val="en-GB"/>
        </w:rPr>
        <w:t xml:space="preserve"> temperature </w:t>
      </w:r>
      <w:r w:rsidR="00013125">
        <w:rPr>
          <w:rFonts w:cstheme="minorHAnsi"/>
          <w:i/>
          <w:lang w:val="en-GB"/>
        </w:rPr>
        <w:t xml:space="preserve">from each observation, by </w:t>
      </w:r>
      <w:r w:rsidR="000B7976">
        <w:rPr>
          <w:rFonts w:cstheme="minorHAnsi"/>
          <w:i/>
          <w:lang w:val="en-GB"/>
        </w:rPr>
        <w:t>species)</w:t>
      </w:r>
      <w:r w:rsidRPr="00FB1677">
        <w:rPr>
          <w:rFonts w:cstheme="minorHAnsi"/>
          <w:i/>
          <w:lang w:val="en-GB"/>
        </w:rPr>
        <w:t xml:space="preserve"> as a function of </w:t>
      </w:r>
      <w:r w:rsidR="007B7199">
        <w:rPr>
          <w:rFonts w:cstheme="minorHAnsi"/>
          <w:i/>
          <w:lang w:val="en-GB"/>
        </w:rPr>
        <w:t xml:space="preserve">the </w:t>
      </w:r>
      <w:r w:rsidRPr="003C76F6">
        <w:rPr>
          <w:rFonts w:cstheme="minorHAnsi"/>
          <w:i/>
          <w:lang w:val="en-GB"/>
        </w:rPr>
        <w:t>natural log of rescaled body mass (</w:t>
      </w:r>
      <w:r w:rsidR="00477BE4">
        <w:rPr>
          <w:rFonts w:cstheme="minorHAnsi"/>
          <w:i/>
          <w:lang w:val="en-GB"/>
        </w:rPr>
        <w:t xml:space="preserve">ratio of mass to maturation mass </w:t>
      </w:r>
      <w:r w:rsidRPr="00477BE4">
        <w:rPr>
          <w:rFonts w:cstheme="minorHAnsi"/>
          <w:i/>
          <w:lang w:val="en-GB"/>
        </w:rPr>
        <w:t xml:space="preserve">within species). Probability bands represent 80% and 95% credible intervals and </w:t>
      </w:r>
      <w:r w:rsidR="0058596C">
        <w:rPr>
          <w:rFonts w:cstheme="minorHAnsi"/>
          <w:i/>
          <w:lang w:val="en-GB"/>
        </w:rPr>
        <w:t xml:space="preserve">the </w:t>
      </w:r>
      <w:r w:rsidRPr="00477BE4">
        <w:rPr>
          <w:rFonts w:cstheme="minorHAnsi"/>
          <w:i/>
          <w:lang w:val="en-GB"/>
        </w:rPr>
        <w:t xml:space="preserve">solid line </w:t>
      </w:r>
      <w:r w:rsidR="00B06531">
        <w:rPr>
          <w:rFonts w:cstheme="minorHAnsi"/>
          <w:i/>
          <w:lang w:val="en-GB"/>
        </w:rPr>
        <w:t xml:space="preserve">shows </w:t>
      </w:r>
      <w:r w:rsidRPr="00477BE4">
        <w:rPr>
          <w:rFonts w:cstheme="minorHAnsi"/>
          <w:i/>
          <w:lang w:val="en-GB"/>
        </w:rPr>
        <w:t xml:space="preserve">the </w:t>
      </w:r>
      <w:r w:rsidR="000A754A">
        <w:rPr>
          <w:rFonts w:cstheme="minorHAnsi"/>
          <w:i/>
          <w:lang w:val="en-GB"/>
        </w:rPr>
        <w:t xml:space="preserve">global </w:t>
      </w:r>
      <w:r w:rsidRPr="00477BE4">
        <w:rPr>
          <w:rFonts w:cstheme="minorHAnsi"/>
          <w:i/>
          <w:lang w:val="en-GB"/>
        </w:rPr>
        <w:t xml:space="preserve">prediction </w:t>
      </w:r>
      <w:r w:rsidRPr="003C76F6">
        <w:rPr>
          <w:rFonts w:cstheme="minorHAnsi"/>
          <w:i/>
          <w:lang w:val="en-GB"/>
        </w:rPr>
        <w:t>(</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3C76F6">
        <w:rPr>
          <w:rFonts w:cstheme="minorHAnsi"/>
          <w:i/>
          <w:lang w:val="en-GB"/>
        </w:rPr>
        <w:t xml:space="preserve"> and</w:t>
      </w:r>
      <w:r w:rsidR="00B56EC1">
        <w:rPr>
          <w:rFonts w:cstheme="minorHAnsi"/>
          <w: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026FC8" w:rsidRPr="008709BC">
        <w:rPr>
          <w:rFonts w:eastAsiaTheme="minorEastAsia" w:cstheme="minorHAnsi"/>
          <w:i/>
          <w:lang w:val="en-GB"/>
        </w:rPr>
        <w:t>)</w:t>
      </w:r>
      <w:r w:rsidR="00850059">
        <w:rPr>
          <w:rFonts w:cstheme="minorHAnsi"/>
          <w:i/>
          <w:lang w:val="en-GB"/>
        </w:rPr>
        <w:t>. C</w:t>
      </w:r>
      <w:r w:rsidRPr="003C76F6">
        <w:rPr>
          <w:rFonts w:cstheme="minorHAnsi"/>
          <w:i/>
          <w:lang w:val="en-GB"/>
        </w:rPr>
        <w:t>olo</w:t>
      </w:r>
      <w:r w:rsidR="008709BC">
        <w:rPr>
          <w:rFonts w:cstheme="minorHAnsi"/>
          <w:i/>
          <w:lang w:val="en-GB"/>
        </w:rPr>
        <w:t>u</w:t>
      </w:r>
      <w:r w:rsidRPr="003C76F6">
        <w:rPr>
          <w:rFonts w:cstheme="minorHAnsi"/>
          <w:i/>
          <w:lang w:val="en-GB"/>
        </w:rPr>
        <w:t>rs indicate species (n=13</w:t>
      </w:r>
      <w:r w:rsidR="0081280A">
        <w:rPr>
          <w:rFonts w:cstheme="minorHAnsi"/>
          <w:i/>
          <w:lang w:val="en-GB"/>
        </w:rPr>
        <w:t>, legend not shown</w:t>
      </w:r>
      <w:r w:rsidRPr="003C76F6">
        <w:rPr>
          <w:rFonts w:cstheme="minorHAnsi"/>
          <w:i/>
          <w:lang w:val="en-GB"/>
        </w:rPr>
        <w:t xml:space="preserve">) and </w:t>
      </w:r>
      <w:r w:rsidR="00B92F4F">
        <w:rPr>
          <w:rFonts w:cstheme="minorHAnsi"/>
          <w:i/>
          <w:lang w:val="en-GB"/>
        </w:rPr>
        <w:t xml:space="preserve">the </w:t>
      </w:r>
      <w:r w:rsidRPr="003C76F6">
        <w:rPr>
          <w:rFonts w:cstheme="minorHAnsi"/>
          <w:i/>
          <w:lang w:val="en-GB"/>
        </w:rPr>
        <w:t xml:space="preserve">point size corresponds to </w:t>
      </w:r>
      <w:r w:rsidR="00185B45">
        <w:rPr>
          <w:rFonts w:cstheme="minorHAnsi"/>
          <w:i/>
          <w:lang w:val="en-GB"/>
        </w:rPr>
        <w:t xml:space="preserve">the non-scaled </w:t>
      </w:r>
      <w:r w:rsidRPr="003C76F6">
        <w:rPr>
          <w:rFonts w:cstheme="minorHAnsi"/>
          <w:i/>
          <w:lang w:val="en-GB"/>
        </w:rPr>
        <w:t xml:space="preserve">mass in unit </w:t>
      </w:r>
      <m:oMath>
        <m:r>
          <m:rPr>
            <m:sty m:val="p"/>
          </m:rPr>
          <w:rPr>
            <w:rFonts w:ascii="Cambria Math" w:hAnsi="Cambria Math" w:cstheme="minorHAnsi"/>
            <w:lang w:val="en-GB"/>
          </w:rPr>
          <m:t>g</m:t>
        </m:r>
      </m:oMath>
      <w:r w:rsidRPr="003C76F6">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59010418" w:rsidR="00704B3C" w:rsidRDefault="00704B3C"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26523287"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commentRangeStart w:id="356"/>
      <w:commentRangeStart w:id="357"/>
      <w:del w:id="358" w:author="Max Lindmark" w:date="2020-07-31T16:26:00Z">
        <w:r w:rsidR="006C0311" w:rsidRPr="00972C7F" w:rsidDel="00AE1924">
          <w:rPr>
            <w:rFonts w:eastAsiaTheme="minorEastAsia" w:cstheme="minorHAnsi"/>
            <w:lang w:val="en-GB"/>
          </w:rPr>
          <w:delText>indi</w:delText>
        </w:r>
        <w:r w:rsidR="00641D73" w:rsidRPr="00972C7F" w:rsidDel="00AE1924">
          <w:rPr>
            <w:rFonts w:eastAsiaTheme="minorEastAsia" w:cstheme="minorHAnsi"/>
            <w:lang w:val="en-GB"/>
          </w:rPr>
          <w:delText>vidual growth</w:delText>
        </w:r>
        <w:r w:rsidR="00455E63" w:rsidDel="00AE1924">
          <w:rPr>
            <w:rFonts w:eastAsiaTheme="minorEastAsia" w:cstheme="minorHAnsi"/>
            <w:lang w:val="en-GB"/>
          </w:rPr>
          <w:delText>,</w:delText>
        </w:r>
      </w:del>
      <w:r w:rsidR="004530A8">
        <w:rPr>
          <w:rFonts w:eastAsiaTheme="minorEastAsia" w:cstheme="minorHAnsi"/>
          <w:lang w:val="en-GB"/>
        </w:rPr>
        <w:t xml:space="preserve"> body size</w:t>
      </w:r>
      <w:ins w:id="359" w:author="Max Lindmark" w:date="2020-07-31T16:27:00Z">
        <w:r w:rsidR="00E63D01">
          <w:rPr>
            <w:rFonts w:eastAsiaTheme="minorEastAsia" w:cstheme="minorHAnsi"/>
            <w:lang w:val="en-GB"/>
          </w:rPr>
          <w:t xml:space="preserve"> and </w:t>
        </w:r>
      </w:ins>
      <w:del w:id="360" w:author="Max Lindmark" w:date="2020-07-31T16:27:00Z">
        <w:r w:rsidR="00E646EF" w:rsidRPr="00972C7F" w:rsidDel="00E63D01">
          <w:rPr>
            <w:rFonts w:eastAsiaTheme="minorEastAsia" w:cstheme="minorHAnsi"/>
            <w:lang w:val="en-GB"/>
          </w:rPr>
          <w:delText xml:space="preserve">, </w:delText>
        </w:r>
        <w:commentRangeEnd w:id="356"/>
        <w:r w:rsidR="00337241" w:rsidDel="00E63D01">
          <w:rPr>
            <w:rStyle w:val="CommentReference"/>
          </w:rPr>
          <w:commentReference w:id="356"/>
        </w:r>
        <w:commentRangeEnd w:id="357"/>
        <w:r w:rsidR="00CD0AB3" w:rsidDel="00E63D01">
          <w:rPr>
            <w:rStyle w:val="CommentReference"/>
          </w:rPr>
          <w:commentReference w:id="357"/>
        </w:r>
      </w:del>
      <w:ins w:id="361" w:author="Max Lindmark" w:date="2020-07-31T16:27:00Z">
        <w:r w:rsidR="00F67AAF">
          <w:rPr>
            <w:rFonts w:eastAsiaTheme="minorEastAsia" w:cstheme="minorHAnsi"/>
            <w:lang w:val="en-GB"/>
          </w:rPr>
          <w:t xml:space="preserve">size </w:t>
        </w:r>
        <w:r w:rsidR="0072797E">
          <w:rPr>
            <w:rFonts w:eastAsiaTheme="minorEastAsia" w:cstheme="minorHAnsi"/>
            <w:lang w:val="en-GB"/>
          </w:rPr>
          <w:t>structure</w:t>
        </w:r>
        <w:r w:rsidR="00730540">
          <w:rPr>
            <w:rFonts w:eastAsiaTheme="minorEastAsia" w:cstheme="minorHAnsi"/>
            <w:lang w:val="en-GB"/>
          </w:rPr>
          <w:t>,</w:t>
        </w:r>
        <w:r w:rsidR="0072797E">
          <w:rPr>
            <w:rFonts w:eastAsiaTheme="minorEastAsia" w:cstheme="minorHAnsi"/>
            <w:lang w:val="en-GB"/>
          </w:rPr>
          <w:t xml:space="preserve"> </w:t>
        </w:r>
      </w:ins>
      <w:r w:rsidR="00455E63">
        <w:rPr>
          <w:rFonts w:eastAsiaTheme="minorEastAsia" w:cstheme="minorHAnsi"/>
          <w:lang w:val="en-GB"/>
        </w:rPr>
        <w:t xml:space="preserve">and </w:t>
      </w:r>
      <w:r w:rsidR="00E646EF" w:rsidRPr="00972C7F">
        <w:rPr>
          <w:rFonts w:eastAsiaTheme="minorEastAsia" w:cstheme="minorHAnsi"/>
          <w:lang w:val="en-GB"/>
        </w:rPr>
        <w:t>population and community dynamics</w:t>
      </w:r>
      <w:del w:id="362" w:author="Max Lindmark" w:date="2020-07-31T16:26:00Z">
        <w:r w:rsidR="00E646EF" w:rsidRPr="00972C7F" w:rsidDel="00242FC8">
          <w:rPr>
            <w:rFonts w:eastAsiaTheme="minorEastAsia" w:cstheme="minorHAnsi"/>
            <w:lang w:val="en-GB"/>
          </w:rPr>
          <w:delText xml:space="preserve"> </w:delText>
        </w:r>
        <w:commentRangeStart w:id="363"/>
        <w:r w:rsidR="005D0FAE" w:rsidDel="00242FC8">
          <w:rPr>
            <w:rFonts w:eastAsiaTheme="minorEastAsia" w:cstheme="minorHAnsi"/>
            <w:lang w:val="en-GB"/>
          </w:rPr>
          <w:delText>in</w:delText>
        </w:r>
        <w:r w:rsidR="005D0FAE" w:rsidRPr="00972C7F" w:rsidDel="00242FC8">
          <w:rPr>
            <w:rFonts w:eastAsiaTheme="minorEastAsia" w:cstheme="minorHAnsi"/>
            <w:lang w:val="en-GB"/>
          </w:rPr>
          <w:delText xml:space="preserve"> </w:delText>
        </w:r>
        <w:r w:rsidR="00E646EF" w:rsidRPr="00972C7F" w:rsidDel="00242FC8">
          <w:rPr>
            <w:rFonts w:eastAsiaTheme="minorEastAsia" w:cstheme="minorHAnsi"/>
            <w:lang w:val="en-GB"/>
          </w:rPr>
          <w:delText>mechanistic models</w:delText>
        </w:r>
      </w:del>
      <w:r w:rsidR="00787B01" w:rsidRPr="00972C7F">
        <w:rPr>
          <w:rFonts w:eastAsiaTheme="minorEastAsia" w:cstheme="minorHAnsi"/>
          <w:lang w:val="en-GB"/>
        </w:rPr>
        <w:t xml:space="preserve"> </w:t>
      </w:r>
      <w:commentRangeEnd w:id="363"/>
      <w:r w:rsidR="00CD0AB3">
        <w:rPr>
          <w:rStyle w:val="CommentReference"/>
        </w:rPr>
        <w:commentReference w:id="363"/>
      </w:r>
      <w:r w:rsidR="00862F0C">
        <w:rPr>
          <w:rFonts w:eastAsiaTheme="minorEastAsia" w:cstheme="minorHAnsi"/>
        </w:rPr>
        <w:fldChar w:fldCharType="begin"/>
      </w:r>
      <w:r w:rsidR="00422B99">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S"}],"issued":{"date-parts":[["2005"]]}}},{"id":"ARwAgdoO/BttJ27qV","uris":["http://zotero.org/users/6116610/items/2BTE2RDI"],"uri":["http://zotero.org/users/6116610/items/2BTE2RDI"],"itemData":{"id":219,"type":"article-journal","container-title":"Global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C7173A">
        <w:rPr>
          <w:rFonts w:eastAsiaTheme="minorEastAsia" w:cstheme="minorHAnsi"/>
          <w:lang w:val="en-GB"/>
        </w:rPr>
        <w:t>H</w:t>
      </w:r>
      <w:r w:rsidR="00E0273B" w:rsidRPr="00972C7F">
        <w:rPr>
          <w:rFonts w:eastAsiaTheme="minorEastAsia" w:cstheme="minorHAnsi"/>
          <w:lang w:val="en-GB"/>
        </w:rPr>
        <w:t xml:space="preserve">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8F136F">
        <w:rPr>
          <w:rFonts w:eastAsiaTheme="minorEastAsia" w:cstheme="minorHAnsi"/>
          <w:lang w:val="en-GB"/>
        </w:rPr>
        <w:t>is</w:t>
      </w:r>
      <w:r w:rsidR="008F136F" w:rsidRPr="00972C7F">
        <w:rPr>
          <w:rFonts w:eastAsiaTheme="minorEastAsia" w:cstheme="minorHAnsi"/>
          <w:lang w:val="en-GB"/>
        </w:rPr>
        <w:t xml:space="preserve"> </w:t>
      </w:r>
      <w:r w:rsidR="00B35BE5" w:rsidRPr="00972C7F">
        <w:rPr>
          <w:rFonts w:eastAsiaTheme="minorEastAsia" w:cstheme="minorHAnsi"/>
          <w:lang w:val="en-GB"/>
        </w:rPr>
        <w:t xml:space="preserve">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422B99">
        <w:rPr>
          <w:rFonts w:eastAsiaTheme="minorEastAsia" w:cstheme="minorHAnsi"/>
          <w:lang w:val="en-GB"/>
        </w:rPr>
        <w:instrText xml:space="preserve"> ADDIN ZOTERO_ITEM CSL_CITATION {"citationID":"anq9qrlffc","properties":{"formattedCitation":"(Bokma 2004; Glazier 2005)","plainCitation":"(Bokma 2004; Glazier 2005)","noteIndex":0},"citationItems":[{"id":679,"uris":["http://zotero.org/users/6116610/items/968SQBW8"],"uri":["http://zotero.org/users/6116610/items/968SQBW8"],"itemData":{"id":679,"type":"article-journal","container-title":"Functional Ecology","issue":"2","page":"184–187","title":"Evidence against universal metabolic allometry","volume":"18","author":[{"family":"Bokma","given":"Folmer"}],"issued":{"date-parts":[["2004"]]}}},{"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422B99" w:rsidRPr="00422B99">
        <w:rPr>
          <w:rFonts w:ascii="Times New Roman" w:cs="Times New Roman"/>
          <w:lang w:val="en-GB"/>
        </w:rPr>
        <w:t>(Bokma 2004; 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422B99">
        <w:rPr>
          <w:rFonts w:eastAsiaTheme="minorEastAsia" w:cstheme="minorHAnsi"/>
          <w:lang w:val="en-GB"/>
        </w:rPr>
        <w:instrText xml:space="preserve"> ADDIN ZOTERO_ITEM CSL_CITATION {"citationID":"ac0k704ggi","properties":{"formattedCitation":"(Brown {\\i{}et al.} 2004; Killen {\\i{}et al.} 2010)","plainCitation":"(Brown et al. 2004; Killen et al. 2010)","noteIndex":0},"citationItems":[{"id":914,"uris":["http://zotero.org/users/6116610/items/D84IXDI8"],"uri":["http://zotero.org/users/6116610/items/D84IXDI8"],"itemData":{"id":914,"type":"article-journal","abstract":"Metabolism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4530A8">
        <w:rPr>
          <w:rFonts w:eastAsiaTheme="minorEastAsia" w:cstheme="minorHAnsi"/>
          <w:lang w:val="en-GB"/>
        </w:rPr>
        <w:fldChar w:fldCharType="separate"/>
      </w:r>
      <w:r w:rsidR="00422B99" w:rsidRPr="00422B99">
        <w:rPr>
          <w:rFonts w:ascii="Times New Roman" w:cs="Times New Roman"/>
          <w:lang w:val="en-GB"/>
        </w:rPr>
        <w:t xml:space="preserve">(Brown </w:t>
      </w:r>
      <w:r w:rsidR="00422B99" w:rsidRPr="00422B99">
        <w:rPr>
          <w:rFonts w:ascii="Times New Roman" w:cs="Times New Roman"/>
          <w:i/>
          <w:iCs/>
          <w:lang w:val="en-GB"/>
        </w:rPr>
        <w:t>et al.</w:t>
      </w:r>
      <w:r w:rsidR="00422B99" w:rsidRPr="00422B99">
        <w:rPr>
          <w:rFonts w:ascii="Times New Roman" w:cs="Times New Roman"/>
          <w:lang w:val="en-GB"/>
        </w:rPr>
        <w:t xml:space="preserve"> 2004; Killen </w:t>
      </w:r>
      <w:r w:rsidR="00422B99" w:rsidRPr="00422B99">
        <w:rPr>
          <w:rFonts w:ascii="Times New Roman" w:cs="Times New Roman"/>
          <w:i/>
          <w:iCs/>
          <w:lang w:val="en-GB"/>
        </w:rPr>
        <w:t>et al.</w:t>
      </w:r>
      <w:r w:rsidR="00422B99" w:rsidRPr="00422B99">
        <w:rPr>
          <w:rFonts w:ascii="Times New Roman" w:cs="Times New Roman"/>
          <w:lang w:val="en-GB"/>
        </w:rPr>
        <w:t xml:space="preserve"> 2010)</w:t>
      </w:r>
      <w:r w:rsidR="004530A8">
        <w:rPr>
          <w:rFonts w:eastAsiaTheme="minorEastAsia" w:cstheme="minorHAnsi"/>
          <w:lang w:val="en-GB"/>
        </w:rPr>
        <w:fldChar w:fldCharType="end"/>
      </w:r>
      <w:commentRangeStart w:id="364"/>
      <w:commentRangeStart w:id="365"/>
      <w:r w:rsidR="00706253" w:rsidRPr="008F2458">
        <w:rPr>
          <w:rFonts w:eastAsiaTheme="minorEastAsia" w:cstheme="minorHAnsi"/>
          <w:lang w:val="en-GB"/>
        </w:rPr>
        <w:t>.</w:t>
      </w:r>
      <w:commentRangeEnd w:id="364"/>
      <w:r w:rsidR="00FC200E">
        <w:rPr>
          <w:rStyle w:val="CommentReference"/>
        </w:rPr>
        <w:commentReference w:id="364"/>
      </w:r>
      <w:commentRangeEnd w:id="365"/>
      <w:r w:rsidR="00296C65">
        <w:rPr>
          <w:rStyle w:val="CommentReference"/>
        </w:rPr>
        <w:commentReference w:id="365"/>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large variation in intraspecific scaling parameters</w:t>
      </w:r>
      <w:r w:rsidR="00CB68F0">
        <w:rPr>
          <w:rFonts w:eastAsiaTheme="minorEastAsia" w:cstheme="minorHAnsi"/>
          <w:lang w:val="en-GB"/>
        </w:rPr>
        <w:t xml:space="preserve"> due to variation between species</w:t>
      </w:r>
      <w:r w:rsidR="000808C7" w:rsidRPr="00972C7F">
        <w:rPr>
          <w:rFonts w:eastAsiaTheme="minorEastAsia" w:cstheme="minorHAnsi"/>
          <w:lang w:val="en-GB"/>
        </w:rPr>
        <w:t xml:space="preserve">,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422B99">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lang w:val="en-GB"/>
        </w:rPr>
        <w:t xml:space="preserve">(Glazier 2005; Rall </w:t>
      </w:r>
      <w:r w:rsidR="00592C85" w:rsidRPr="00592C85">
        <w:rPr>
          <w:i/>
          <w:iCs/>
          <w:lang w:val="en-GB"/>
        </w:rPr>
        <w:t>et al.</w:t>
      </w:r>
      <w:r w:rsidR="00592C85" w:rsidRPr="00592C85">
        <w:rPr>
          <w:lang w:val="en-GB"/>
        </w:rPr>
        <w:t xml:space="preserve"> 2012; Jerde </w:t>
      </w:r>
      <w:r w:rsidR="00592C85" w:rsidRPr="00592C85">
        <w:rPr>
          <w:i/>
          <w:iCs/>
          <w:lang w:val="en-GB"/>
        </w:rPr>
        <w:t>et al.</w:t>
      </w:r>
      <w:r w:rsidR="00592C85" w:rsidRPr="00592C85">
        <w:rPr>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A179F3">
        <w:rPr>
          <w:rFonts w:eastAsiaTheme="minorEastAsia" w:cstheme="minorHAnsi"/>
          <w:lang w:val="en-GB"/>
        </w:rPr>
        <w:t>, ideally over ontogeny</w:t>
      </w:r>
      <w:r w:rsidR="00DF3E60" w:rsidRPr="00972C7F">
        <w:rPr>
          <w:rFonts w:eastAsiaTheme="minorEastAsia" w:cstheme="minorHAnsi"/>
          <w:lang w:val="en-GB"/>
        </w:rPr>
        <w:t xml:space="preserve">. </w:t>
      </w:r>
      <w:r w:rsidR="009C241A" w:rsidRPr="004559BC">
        <w:rPr>
          <w:rFonts w:eastAsiaTheme="minorEastAsia" w:cstheme="minorHAnsi"/>
          <w:lang w:val="en-GB"/>
        </w:rPr>
        <w:t xml:space="preserve">At </w:t>
      </w:r>
      <w:r w:rsidR="00CD0AB3">
        <w:rPr>
          <w:rFonts w:eastAsiaTheme="minorEastAsia" w:cstheme="minorHAnsi"/>
          <w:lang w:val="en-GB"/>
        </w:rPr>
        <w:t xml:space="preserve">temperatures </w:t>
      </w:r>
      <w:r w:rsidR="00882D8C" w:rsidRPr="004559BC">
        <w:rPr>
          <w:rFonts w:eastAsiaTheme="minorEastAsia" w:cstheme="minorHAnsi"/>
          <w:lang w:val="en-GB"/>
        </w:rPr>
        <w:t xml:space="preserve">below </w:t>
      </w:r>
      <w:r w:rsidR="00CD0AB3">
        <w:rPr>
          <w:rFonts w:eastAsiaTheme="minorEastAsia" w:cstheme="minorHAnsi"/>
          <w:lang w:val="en-GB"/>
        </w:rPr>
        <w:t>those that maximize the rates (‘</w:t>
      </w:r>
      <w:r w:rsidR="00882D8C">
        <w:rPr>
          <w:rFonts w:eastAsiaTheme="minorEastAsia" w:cstheme="minorHAnsi"/>
          <w:lang w:val="en-GB"/>
        </w:rPr>
        <w:t>peak</w:t>
      </w:r>
      <w:r w:rsidR="00882D8C" w:rsidRPr="00882D8C">
        <w:rPr>
          <w:rFonts w:eastAsiaTheme="minorEastAsia" w:cstheme="minorHAnsi"/>
          <w:lang w:val="en-GB"/>
        </w:rPr>
        <w:t xml:space="preserve"> </w:t>
      </w:r>
      <w:r w:rsidR="00882D8C" w:rsidRPr="004559BC">
        <w:rPr>
          <w:rFonts w:eastAsiaTheme="minorEastAsia" w:cstheme="minorHAnsi"/>
          <w:lang w:val="en-GB"/>
        </w:rPr>
        <w:t>temperatures</w:t>
      </w:r>
      <w:r w:rsidR="00CD0AB3">
        <w:rPr>
          <w:rFonts w:eastAsiaTheme="minorEastAsia" w:cstheme="minorHAnsi"/>
          <w:lang w:val="en-GB"/>
        </w:rPr>
        <w:t>’)</w:t>
      </w:r>
      <w:r w:rsidR="009C241A" w:rsidRPr="004559BC">
        <w:rPr>
          <w:rFonts w:eastAsiaTheme="minorEastAsia" w:cstheme="minorHAnsi"/>
          <w:lang w:val="en-GB"/>
        </w:rPr>
        <w:t xml:space="preserve">, we find that </w:t>
      </w:r>
      <w:commentRangeStart w:id="366"/>
      <w:commentRangeStart w:id="367"/>
      <w:r w:rsidR="00110BFB">
        <w:rPr>
          <w:rFonts w:eastAsiaTheme="minorEastAsia" w:cstheme="minorHAnsi"/>
          <w:lang w:val="en-GB"/>
        </w:rPr>
        <w:t xml:space="preserve">temperature </w:t>
      </w:r>
      <w:r w:rsidR="00BF7AFF">
        <w:rPr>
          <w:rFonts w:eastAsiaTheme="minorEastAsia" w:cstheme="minorHAnsi"/>
          <w:lang w:val="en-GB"/>
        </w:rPr>
        <w:t>sensitivities</w:t>
      </w:r>
      <w:r w:rsidR="00110BFB">
        <w:rPr>
          <w:rFonts w:eastAsiaTheme="minorEastAsia" w:cstheme="minorHAnsi"/>
          <w:lang w:val="en-GB"/>
        </w:rPr>
        <w:t xml:space="preserve"> </w:t>
      </w:r>
      <w:commentRangeEnd w:id="366"/>
      <w:r w:rsidR="000C69F2">
        <w:rPr>
          <w:rStyle w:val="CommentReference"/>
        </w:rPr>
        <w:commentReference w:id="366"/>
      </w:r>
      <w:commentRangeEnd w:id="367"/>
      <w:r w:rsidR="003A31C0">
        <w:rPr>
          <w:rStyle w:val="CommentReference"/>
        </w:rPr>
        <w:commentReference w:id="367"/>
      </w:r>
      <w:r w:rsidR="00436066" w:rsidRPr="004559BC">
        <w:rPr>
          <w:rFonts w:eastAsiaTheme="minorEastAsia" w:cstheme="minorHAnsi"/>
          <w:lang w:val="en-GB"/>
        </w:rPr>
        <w:t>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r w:rsidR="007A4E07" w:rsidRPr="00972C7F">
        <w:rPr>
          <w:rFonts w:eastAsiaTheme="minorEastAsia" w:cstheme="minorHAnsi"/>
          <w:lang w:val="en-GB"/>
        </w:rPr>
        <w:t xml:space="preserve">close </w:t>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A15983">
        <w:rPr>
          <w:rFonts w:eastAsiaTheme="minorEastAsia" w:cstheme="minorHAnsi"/>
          <w:lang w:val="en-GB"/>
        </w:rPr>
        <w:t xml:space="preserve">. This </w:t>
      </w:r>
      <w:r w:rsidR="00DE23CD">
        <w:rPr>
          <w:rFonts w:eastAsiaTheme="minorEastAsia" w:cstheme="minorHAnsi"/>
          <w:lang w:val="en-GB"/>
        </w:rPr>
        <w:t xml:space="preserve">means </w:t>
      </w:r>
      <w:r w:rsidR="00F455E5" w:rsidRPr="004559BC">
        <w:rPr>
          <w:rFonts w:eastAsiaTheme="minorEastAsia" w:cstheme="minorHAnsi"/>
          <w:lang w:val="en-GB"/>
        </w:rPr>
        <w:t>that a “</w:t>
      </w:r>
      <w:commentRangeStart w:id="368"/>
      <w:commentRangeStart w:id="369"/>
      <w:commentRangeStart w:id="370"/>
      <w:r w:rsidR="00F455E5" w:rsidRPr="004559BC">
        <w:rPr>
          <w:rFonts w:eastAsiaTheme="minorEastAsia" w:cstheme="minorHAnsi"/>
          <w:lang w:val="en-GB"/>
        </w:rPr>
        <w:t>metabolic mismatch</w:t>
      </w:r>
      <w:commentRangeEnd w:id="368"/>
      <w:r w:rsidR="00FB3F60">
        <w:rPr>
          <w:rStyle w:val="CommentReference"/>
        </w:rPr>
        <w:commentReference w:id="368"/>
      </w:r>
      <w:commentRangeEnd w:id="369"/>
      <w:r w:rsidR="00CD0AB3">
        <w:rPr>
          <w:rStyle w:val="CommentReference"/>
        </w:rPr>
        <w:commentReference w:id="369"/>
      </w:r>
      <w:commentRangeEnd w:id="370"/>
      <w:r w:rsidR="001F44AA">
        <w:rPr>
          <w:rStyle w:val="CommentReference"/>
        </w:rPr>
        <w:commentReference w:id="370"/>
      </w:r>
      <w:r w:rsidR="007C713C" w:rsidRPr="004559BC">
        <w:rPr>
          <w:rFonts w:eastAsiaTheme="minorEastAsia" w:cstheme="minorHAnsi"/>
          <w:lang w:val="en-GB"/>
        </w:rPr>
        <w:t>”</w:t>
      </w:r>
      <w:r w:rsidR="00020D44">
        <w:rPr>
          <w:rFonts w:eastAsiaTheme="minorEastAsia" w:cstheme="minorHAnsi"/>
          <w:lang w:val="en-GB"/>
        </w:rPr>
        <w:t xml:space="preserve"> </w:t>
      </w:r>
      <w:ins w:id="371" w:author="Max Lindmark" w:date="2020-07-31T16:33:00Z">
        <w:r w:rsidR="00012066">
          <w:rPr>
            <w:rFonts w:eastAsiaTheme="minorEastAsia" w:cstheme="minorHAnsi"/>
            <w:lang w:val="en-GB"/>
          </w:rPr>
          <w:t xml:space="preserve">(e.g. metabolism being more temperature sensitive than consumption) </w:t>
        </w:r>
      </w:ins>
      <w:r w:rsidR="00F455E5" w:rsidRPr="004559BC">
        <w:rPr>
          <w:rFonts w:eastAsiaTheme="minorEastAsia" w:cstheme="minorHAnsi"/>
          <w:lang w:val="en-GB"/>
        </w:rPr>
        <w:t xml:space="preserve">does not occur </w:t>
      </w:r>
      <w:r w:rsidR="001C393C">
        <w:rPr>
          <w:rFonts w:eastAsiaTheme="minorEastAsia" w:cstheme="minorHAnsi"/>
          <w:lang w:val="en-GB"/>
        </w:rPr>
        <w:t xml:space="preserve">in this </w:t>
      </w:r>
      <w:r w:rsidR="00F455E5" w:rsidRPr="004559BC">
        <w:rPr>
          <w:rFonts w:eastAsiaTheme="minorEastAsia" w:cstheme="minorHAnsi"/>
          <w:lang w:val="en-GB"/>
        </w:rPr>
        <w:t>temperature</w:t>
      </w:r>
      <w:r w:rsidR="001C393C">
        <w:rPr>
          <w:rFonts w:eastAsiaTheme="minorEastAsia" w:cstheme="minorHAnsi"/>
          <w:lang w:val="en-GB"/>
        </w:rPr>
        <w:t xml:space="preserve"> range</w:t>
      </w:r>
      <w:r w:rsidR="00F455E5" w:rsidRPr="004559BC">
        <w:rPr>
          <w:rFonts w:eastAsiaTheme="minorEastAsia" w:cstheme="minorHAnsi"/>
          <w:lang w:val="en-GB"/>
        </w:rPr>
        <w:t>.</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w:t>
      </w:r>
      <w:r w:rsidR="00771D06">
        <w:rPr>
          <w:rFonts w:eastAsiaTheme="minorEastAsia" w:cstheme="minorHAnsi"/>
          <w:lang w:val="en-GB"/>
        </w:rPr>
        <w:t>over a larger temperature range</w:t>
      </w:r>
      <w:commentRangeStart w:id="372"/>
      <w:commentRangeStart w:id="373"/>
      <w:r w:rsidR="00771D06">
        <w:rPr>
          <w:rFonts w:eastAsiaTheme="minorEastAsia" w:cstheme="minorHAnsi"/>
          <w:lang w:val="en-GB"/>
        </w:rPr>
        <w:t xml:space="preserve">, </w:t>
      </w:r>
      <w:ins w:id="374" w:author="Max Lindmark" w:date="2020-07-31T16:34:00Z">
        <w:r w:rsidR="003E1266" w:rsidRPr="00AE4A5F">
          <w:rPr>
            <w:lang w:val="en-GB"/>
          </w:rPr>
          <w:t xml:space="preserve">the </w:t>
        </w:r>
        <w:r w:rsidR="003E1266">
          <w:rPr>
            <w:rFonts w:eastAsiaTheme="minorEastAsia" w:cstheme="minorHAnsi"/>
            <w:lang w:val="en-GB"/>
          </w:rPr>
          <w:t xml:space="preserve">relationship between </w:t>
        </w:r>
        <w:r w:rsidR="003E1266" w:rsidRPr="004559BC">
          <w:rPr>
            <w:rFonts w:eastAsiaTheme="minorEastAsia" w:cstheme="minorHAnsi"/>
            <w:lang w:val="en-GB"/>
          </w:rPr>
          <w:t xml:space="preserve">maximum consumption rate </w:t>
        </w:r>
        <w:r w:rsidR="003E1266">
          <w:rPr>
            <w:rFonts w:eastAsiaTheme="minorEastAsia" w:cstheme="minorHAnsi"/>
            <w:lang w:val="en-GB"/>
          </w:rPr>
          <w:t>and temperature is typically</w:t>
        </w:r>
        <w:r w:rsidR="003E1266" w:rsidRPr="004559BC">
          <w:rPr>
            <w:rFonts w:eastAsiaTheme="minorEastAsia" w:cstheme="minorHAnsi"/>
            <w:lang w:val="en-GB"/>
          </w:rPr>
          <w:t xml:space="preserve"> unimodal</w:t>
        </w:r>
        <w:r w:rsidR="003E1266">
          <w:rPr>
            <w:rFonts w:eastAsiaTheme="minorEastAsia" w:cstheme="minorHAnsi"/>
            <w:lang w:val="en-GB"/>
          </w:rPr>
          <w:t xml:space="preserve"> within species</w:t>
        </w:r>
        <w:r w:rsidR="003E1266" w:rsidDel="003E1266">
          <w:rPr>
            <w:rFonts w:eastAsiaTheme="minorEastAsia" w:cstheme="minorHAnsi"/>
            <w:lang w:val="en-GB"/>
          </w:rPr>
          <w:t xml:space="preserve"> </w:t>
        </w:r>
      </w:ins>
      <w:del w:id="375" w:author="Max Lindmark" w:date="2020-07-31T16:34:00Z">
        <w:r w:rsidR="00180552" w:rsidDel="003E1266">
          <w:rPr>
            <w:rFonts w:eastAsiaTheme="minorEastAsia" w:cstheme="minorHAnsi"/>
            <w:lang w:val="en-GB"/>
          </w:rPr>
          <w:delText xml:space="preserve">the </w:delText>
        </w:r>
        <w:r w:rsidR="004B1839" w:rsidRPr="004559BC" w:rsidDel="003E1266">
          <w:rPr>
            <w:rFonts w:eastAsiaTheme="minorEastAsia" w:cstheme="minorHAnsi"/>
            <w:lang w:val="en-GB"/>
          </w:rPr>
          <w:delText xml:space="preserve">intraspecific </w:delText>
        </w:r>
        <w:r w:rsidR="00745CFC" w:rsidRPr="004559BC" w:rsidDel="003E1266">
          <w:rPr>
            <w:rFonts w:eastAsiaTheme="minorEastAsia" w:cstheme="minorHAnsi"/>
            <w:lang w:val="en-GB"/>
          </w:rPr>
          <w:delText>thermal responses for maximum consumption rate are unimodal</w:delText>
        </w:r>
        <w:r w:rsidR="000371F5" w:rsidDel="003E1266">
          <w:rPr>
            <w:rFonts w:eastAsiaTheme="minorEastAsia" w:cstheme="minorHAnsi"/>
            <w:lang w:val="en-GB"/>
          </w:rPr>
          <w:delText xml:space="preserve"> </w:delText>
        </w:r>
      </w:del>
      <w:commentRangeEnd w:id="372"/>
      <w:r w:rsidR="000C69F2">
        <w:rPr>
          <w:rStyle w:val="CommentReference"/>
        </w:rPr>
        <w:commentReference w:id="372"/>
      </w:r>
      <w:commentRangeEnd w:id="373"/>
      <w:r w:rsidR="00C560AA">
        <w:rPr>
          <w:rStyle w:val="CommentReference"/>
        </w:rPr>
        <w:commentReference w:id="373"/>
      </w:r>
      <w:r w:rsidR="004A5143">
        <w:rPr>
          <w:rFonts w:eastAsiaTheme="minorEastAsia" w:cstheme="minorHAnsi"/>
        </w:rPr>
        <w:fldChar w:fldCharType="begin"/>
      </w:r>
      <w:r w:rsidR="00422B99">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955AF9">
        <w:t xml:space="preserve">(Englund </w:t>
      </w:r>
      <w:r w:rsidR="009D6C25" w:rsidRPr="00955AF9">
        <w:rPr>
          <w:i/>
          <w:iCs/>
        </w:rPr>
        <w:t>et al.</w:t>
      </w:r>
      <w:r w:rsidR="009D6C25" w:rsidRPr="00955AF9">
        <w:t xml:space="preserve"> 2011; Rall </w:t>
      </w:r>
      <w:r w:rsidR="009D6C25" w:rsidRPr="00955AF9">
        <w:rPr>
          <w:i/>
          <w:iCs/>
        </w:rPr>
        <w:t>et al.</w:t>
      </w:r>
      <w:r w:rsidR="009D6C25" w:rsidRPr="00955AF9">
        <w:t xml:space="preserve"> 2012; Jutfelt </w:t>
      </w:r>
      <w:r w:rsidR="009D6C25" w:rsidRPr="00955AF9">
        <w:rPr>
          <w:i/>
          <w:iCs/>
        </w:rPr>
        <w:t>et al.</w:t>
      </w:r>
      <w:r w:rsidR="009D6C25" w:rsidRPr="00955AF9">
        <w:t xml:space="preserve"> 2020)</w:t>
      </w:r>
      <w:r w:rsidR="004A5143">
        <w:rPr>
          <w:rFonts w:eastAsiaTheme="minorEastAsia" w:cstheme="minorHAnsi"/>
        </w:rPr>
        <w:fldChar w:fldCharType="end"/>
      </w:r>
      <w:r w:rsidR="000160D4" w:rsidRPr="00955AF9">
        <w:rPr>
          <w:rFonts w:eastAsiaTheme="minorEastAsia" w:cstheme="minorHAnsi"/>
        </w:rPr>
        <w:t xml:space="preserve"> (Fig. 4)</w:t>
      </w:r>
      <w:r w:rsidR="001B54EE" w:rsidRPr="00955AF9">
        <w:rPr>
          <w:rFonts w:eastAsiaTheme="minorEastAsia" w:cstheme="minorHAnsi"/>
        </w:rPr>
        <w:t>, and a</w:t>
      </w:r>
      <w:r w:rsidR="000B7460" w:rsidRPr="00955AF9">
        <w:rPr>
          <w:rFonts w:eastAsiaTheme="minorEastAsia" w:cstheme="minorHAnsi"/>
        </w:rPr>
        <w:t xml:space="preserve"> </w:t>
      </w:r>
      <w:r w:rsidR="00C60B50" w:rsidRPr="004559BC">
        <w:rPr>
          <w:rFonts w:eastAsiaTheme="minorEastAsia" w:cstheme="minorHAnsi"/>
          <w:lang w:val="en-GB"/>
        </w:rPr>
        <w:t xml:space="preserve">mismatch </w:t>
      </w:r>
      <w:r w:rsidR="000532CC">
        <w:rPr>
          <w:rFonts w:eastAsiaTheme="minorEastAsia" w:cstheme="minorHAnsi"/>
          <w:lang w:val="en-GB"/>
        </w:rPr>
        <w:t xml:space="preserve">can therefore </w:t>
      </w:r>
      <w:r w:rsidR="00C60B50" w:rsidRPr="004559BC">
        <w:rPr>
          <w:rFonts w:eastAsiaTheme="minorEastAsia" w:cstheme="minorHAnsi"/>
          <w:lang w:val="en-GB"/>
        </w:rPr>
        <w:t>occur at higher temperatures</w:t>
      </w:r>
      <w:r w:rsidR="001B54EE">
        <w:rPr>
          <w:rFonts w:eastAsiaTheme="minorEastAsia" w:cstheme="minorHAnsi"/>
          <w:lang w:val="en-GB"/>
        </w:rPr>
        <w:t xml:space="preserve">. This </w:t>
      </w:r>
      <w:r w:rsidR="00C60B50" w:rsidRPr="004559BC">
        <w:rPr>
          <w:rFonts w:eastAsiaTheme="minorEastAsia" w:cstheme="minorHAnsi"/>
          <w:lang w:val="en-GB"/>
        </w:rPr>
        <w:t xml:space="preserve">likely </w:t>
      </w:r>
      <w:r w:rsidR="004A5143" w:rsidRPr="004559BC">
        <w:rPr>
          <w:rFonts w:eastAsiaTheme="minorEastAsia" w:cstheme="minorHAnsi"/>
          <w:lang w:val="en-GB"/>
        </w:rPr>
        <w:t xml:space="preserve">contributes to growth </w:t>
      </w:r>
      <w:r w:rsidR="00022932">
        <w:rPr>
          <w:rFonts w:eastAsiaTheme="minorEastAsia" w:cstheme="minorHAnsi"/>
          <w:lang w:val="en-GB"/>
        </w:rPr>
        <w:t>rates reaching a</w:t>
      </w:r>
      <w:r w:rsidR="00D3571A">
        <w:rPr>
          <w:rFonts w:eastAsiaTheme="minorEastAsia" w:cstheme="minorHAnsi"/>
          <w:lang w:val="en-GB"/>
        </w:rPr>
        <w:t>n</w:t>
      </w:r>
      <w:r w:rsidR="00022932">
        <w:rPr>
          <w:rFonts w:eastAsiaTheme="minorEastAsia" w:cstheme="minorHAnsi"/>
          <w:lang w:val="en-GB"/>
        </w:rPr>
        <w:t xml:space="preserve"> </w:t>
      </w:r>
      <w:r w:rsidR="00945C84">
        <w:rPr>
          <w:rFonts w:eastAsiaTheme="minorEastAsia" w:cstheme="minorHAnsi"/>
          <w:lang w:val="en-GB"/>
        </w:rPr>
        <w:t xml:space="preserve">optimum </w:t>
      </w:r>
      <w:r w:rsidR="00022932">
        <w:rPr>
          <w:rFonts w:eastAsiaTheme="minorEastAsia" w:cstheme="minorHAnsi"/>
          <w:lang w:val="en-GB"/>
        </w:rPr>
        <w:t>over temperature</w:t>
      </w:r>
      <w:r w:rsidR="0078550E">
        <w:rPr>
          <w:rFonts w:eastAsiaTheme="minorEastAsia" w:cstheme="minorHAnsi"/>
          <w:lang w:val="en-GB"/>
        </w:rPr>
        <w:t xml:space="preserve"> </w:t>
      </w:r>
      <w:r w:rsidR="004A5143">
        <w:rPr>
          <w:rFonts w:eastAsiaTheme="minorEastAsia" w:cstheme="minorHAnsi"/>
        </w:rPr>
        <w:fldChar w:fldCharType="begin"/>
      </w:r>
      <w:r w:rsidR="00422B99">
        <w:rPr>
          <w:rFonts w:eastAsiaTheme="minorEastAsia" w:cstheme="minorHAnsi"/>
          <w:lang w:val="en-GB"/>
        </w:rPr>
        <w:instrText xml:space="preserve"> ADDIN ZOTERO_ITEM CSL_CITATION {"citationID":"a1eg860c67","properties":{"formattedCitation":"(Jobling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w:t>
      </w:r>
      <w:r w:rsidR="005641E5">
        <w:rPr>
          <w:rFonts w:eastAsiaTheme="minorEastAsia" w:cstheme="minorHAnsi"/>
          <w:lang w:val="en-GB"/>
        </w:rPr>
        <w:t xml:space="preserve">aspect of </w:t>
      </w:r>
      <w:r w:rsidR="00D738F4" w:rsidRPr="004559BC">
        <w:rPr>
          <w:rFonts w:eastAsiaTheme="minorEastAsia" w:cstheme="minorHAnsi"/>
          <w:lang w:val="en-GB"/>
        </w:rPr>
        <w:t xml:space="preserve">accounting for </w:t>
      </w:r>
      <w:r w:rsidR="007A436C">
        <w:rPr>
          <w:rFonts w:eastAsiaTheme="minorEastAsia" w:cstheme="minorHAnsi"/>
          <w:lang w:val="en-GB"/>
        </w:rPr>
        <w:t xml:space="preserve">the </w:t>
      </w:r>
      <w:r w:rsidR="00D738F4" w:rsidRPr="004559BC">
        <w:rPr>
          <w:rFonts w:eastAsiaTheme="minorEastAsia" w:cstheme="minorHAnsi"/>
          <w:lang w:val="en-GB"/>
        </w:rPr>
        <w:t>body</w:t>
      </w:r>
      <w:r w:rsidR="0010623B">
        <w:rPr>
          <w:rFonts w:eastAsiaTheme="minorEastAsia" w:cstheme="minorHAnsi"/>
          <w:lang w:val="en-GB"/>
        </w:rPr>
        <w:t xml:space="preserve"> </w:t>
      </w:r>
      <w:r w:rsidR="00D738F4" w:rsidRPr="004559BC">
        <w:rPr>
          <w:rFonts w:eastAsiaTheme="minorEastAsia" w:cstheme="minorHAnsi"/>
          <w:lang w:val="en-GB"/>
        </w:rPr>
        <w:t xml:space="preserve">mass </w:t>
      </w:r>
      <w:r w:rsidR="005435F8">
        <w:rPr>
          <w:rFonts w:eastAsiaTheme="minorEastAsia" w:cstheme="minorHAnsi"/>
          <w:lang w:val="en-GB"/>
        </w:rPr>
        <w:t xml:space="preserve">dependence </w:t>
      </w:r>
      <w:r w:rsidR="00603E09">
        <w:rPr>
          <w:rFonts w:eastAsiaTheme="minorEastAsia" w:cstheme="minorHAnsi"/>
          <w:lang w:val="en-GB"/>
        </w:rPr>
        <w:t xml:space="preserve">of consumption and metabolism </w:t>
      </w:r>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r w:rsidR="006454E6" w:rsidRPr="004559BC">
        <w:rPr>
          <w:rFonts w:eastAsiaTheme="minorEastAsia" w:cstheme="minorHAnsi"/>
          <w:lang w:val="en-GB"/>
        </w:rPr>
        <w:t>with</w:t>
      </w:r>
      <w:r w:rsidR="00D738F4" w:rsidRPr="004559BC">
        <w:rPr>
          <w:rFonts w:eastAsiaTheme="minorEastAsia" w:cstheme="minorHAnsi"/>
          <w:lang w:val="en-GB"/>
        </w:rPr>
        <w:t xml:space="preserve"> body size</w:t>
      </w:r>
      <w:ins w:id="376" w:author="Max Lindmark" w:date="2020-07-31T16:36:00Z">
        <w:r w:rsidR="00565213">
          <w:rPr>
            <w:rFonts w:eastAsiaTheme="minorEastAsia" w:cstheme="minorHAnsi"/>
            <w:lang w:val="en-GB"/>
          </w:rPr>
          <w:t>, which we verify using a conceptual model of bioma</w:t>
        </w:r>
      </w:ins>
      <w:ins w:id="377" w:author="Max Lindmark" w:date="2020-07-31T16:37:00Z">
        <w:r w:rsidR="00565213">
          <w:rPr>
            <w:rFonts w:eastAsiaTheme="minorEastAsia" w:cstheme="minorHAnsi"/>
            <w:lang w:val="en-GB"/>
          </w:rPr>
          <w:t xml:space="preserve">ss production as well as independent data </w:t>
        </w:r>
        <w:r w:rsidR="00827FC7">
          <w:rPr>
            <w:rFonts w:eastAsiaTheme="minorEastAsia" w:cstheme="minorHAnsi"/>
            <w:lang w:val="en-GB"/>
          </w:rPr>
          <w:t xml:space="preserve">from </w:t>
        </w:r>
        <w:r w:rsidR="00565213">
          <w:rPr>
            <w:rFonts w:eastAsiaTheme="minorEastAsia" w:cstheme="minorHAnsi"/>
            <w:lang w:val="en-GB"/>
          </w:rPr>
          <w:t xml:space="preserve">growth </w:t>
        </w:r>
        <w:r w:rsidR="00E34E58">
          <w:rPr>
            <w:rFonts w:eastAsiaTheme="minorEastAsia" w:cstheme="minorHAnsi"/>
            <w:lang w:val="en-GB"/>
          </w:rPr>
          <w:t>experiments</w:t>
        </w:r>
      </w:ins>
      <w:del w:id="378" w:author="Max Lindmark" w:date="2020-07-31T16:36:00Z">
        <w:r w:rsidR="00893A75" w:rsidDel="00565213">
          <w:rPr>
            <w:rFonts w:eastAsiaTheme="minorEastAsia" w:cstheme="minorHAnsi"/>
            <w:lang w:val="en-GB"/>
          </w:rPr>
          <w:delText>.</w:delText>
        </w:r>
      </w:del>
      <w:del w:id="379" w:author="Max Lindmark" w:date="2020-07-31T16:37:00Z">
        <w:r w:rsidR="00893A75" w:rsidDel="00C61B2F">
          <w:rPr>
            <w:rFonts w:eastAsiaTheme="minorEastAsia" w:cstheme="minorHAnsi"/>
            <w:lang w:val="en-GB"/>
          </w:rPr>
          <w:delText xml:space="preserve"> This prediction</w:delText>
        </w:r>
        <w:r w:rsidR="001C103B" w:rsidDel="00C61B2F">
          <w:rPr>
            <w:rFonts w:eastAsiaTheme="minorEastAsia" w:cstheme="minorHAnsi"/>
            <w:lang w:val="en-GB"/>
          </w:rPr>
          <w:delText xml:space="preserve"> from the simple model of net energy gain as a difference between </w:delText>
        </w:r>
        <w:r w:rsidR="00842C86" w:rsidDel="00C61B2F">
          <w:rPr>
            <w:rFonts w:eastAsiaTheme="minorEastAsia" w:cstheme="minorHAnsi"/>
            <w:lang w:val="en-GB"/>
          </w:rPr>
          <w:delText xml:space="preserve">allometric functions describing </w:delText>
        </w:r>
        <w:r w:rsidR="001C103B" w:rsidDel="00C61B2F">
          <w:rPr>
            <w:rFonts w:eastAsiaTheme="minorEastAsia" w:cstheme="minorHAnsi"/>
            <w:lang w:val="en-GB"/>
          </w:rPr>
          <w:delText>energ</w:delText>
        </w:r>
        <w:r w:rsidR="00106383" w:rsidDel="00C61B2F">
          <w:rPr>
            <w:rFonts w:eastAsiaTheme="minorEastAsia" w:cstheme="minorHAnsi"/>
            <w:lang w:val="en-GB"/>
          </w:rPr>
          <w:delText>etic costs and gains</w:delText>
        </w:r>
        <w:r w:rsidR="000C05F6" w:rsidDel="00C61B2F">
          <w:rPr>
            <w:rFonts w:eastAsiaTheme="minorEastAsia" w:cstheme="minorHAnsi"/>
            <w:lang w:val="en-GB"/>
          </w:rPr>
          <w:delText xml:space="preserve"> </w:delText>
        </w:r>
        <w:r w:rsidR="002C63A2" w:rsidDel="00C61B2F">
          <w:rPr>
            <w:rFonts w:eastAsiaTheme="minorEastAsia" w:cstheme="minorHAnsi"/>
            <w:lang w:val="en-GB"/>
          </w:rPr>
          <w:delText xml:space="preserve">is </w:delText>
        </w:r>
        <w:r w:rsidR="00D738F4" w:rsidRPr="004559BC" w:rsidDel="00C61B2F">
          <w:rPr>
            <w:rFonts w:eastAsiaTheme="minorEastAsia" w:cstheme="minorHAnsi"/>
            <w:lang w:val="en-GB"/>
          </w:rPr>
          <w:delText xml:space="preserve">also </w:delText>
        </w:r>
        <w:r w:rsidR="006847CC" w:rsidDel="00C61B2F">
          <w:rPr>
            <w:rFonts w:eastAsiaTheme="minorEastAsia" w:cstheme="minorHAnsi"/>
            <w:lang w:val="en-GB"/>
          </w:rPr>
          <w:delText>verif</w:delText>
        </w:r>
        <w:r w:rsidR="002C63A2" w:rsidDel="00C61B2F">
          <w:rPr>
            <w:rFonts w:eastAsiaTheme="minorEastAsia" w:cstheme="minorHAnsi"/>
            <w:lang w:val="en-GB"/>
          </w:rPr>
          <w:delText>ied</w:delText>
        </w:r>
        <w:r w:rsidR="006847CC" w:rsidDel="00C61B2F">
          <w:rPr>
            <w:rFonts w:eastAsiaTheme="minorEastAsia" w:cstheme="minorHAnsi"/>
            <w:lang w:val="en-GB"/>
          </w:rPr>
          <w:delText xml:space="preserve"> using independent </w:delText>
        </w:r>
        <w:r w:rsidR="00D738F4" w:rsidRPr="004559BC" w:rsidDel="00C61B2F">
          <w:rPr>
            <w:rFonts w:eastAsiaTheme="minorEastAsia" w:cstheme="minorHAnsi"/>
            <w:lang w:val="en-GB"/>
          </w:rPr>
          <w:delText>experiment</w:delText>
        </w:r>
        <w:r w:rsidR="00C96D4F" w:rsidDel="00C61B2F">
          <w:rPr>
            <w:rFonts w:eastAsiaTheme="minorEastAsia" w:cstheme="minorHAnsi"/>
            <w:lang w:val="en-GB"/>
          </w:rPr>
          <w:delText>al</w:delText>
        </w:r>
        <w:r w:rsidR="00D738F4" w:rsidRPr="004559BC" w:rsidDel="00C61B2F">
          <w:rPr>
            <w:rFonts w:eastAsiaTheme="minorEastAsia" w:cstheme="minorHAnsi"/>
            <w:lang w:val="en-GB"/>
          </w:rPr>
          <w:delText xml:space="preserve"> growth data</w:delText>
        </w:r>
      </w:del>
      <w:commentRangeStart w:id="380"/>
      <w:r w:rsidR="00D738F4" w:rsidRPr="004559BC">
        <w:rPr>
          <w:rFonts w:eastAsiaTheme="minorEastAsia" w:cstheme="minorHAnsi"/>
          <w:lang w:val="en-GB"/>
        </w:rPr>
        <w:t>.</w:t>
      </w:r>
      <w:commentRangeEnd w:id="380"/>
      <w:r w:rsidR="0081666C">
        <w:rPr>
          <w:rStyle w:val="CommentReference"/>
        </w:rPr>
        <w:commentReference w:id="380"/>
      </w:r>
    </w:p>
    <w:p w14:paraId="7CD0A19A" w14:textId="754D5F77" w:rsidR="002C540D" w:rsidRPr="004559BC" w:rsidRDefault="0081666C" w:rsidP="00B503F2">
      <w:pPr>
        <w:spacing w:line="480" w:lineRule="auto"/>
        <w:ind w:firstLine="284"/>
        <w:contextualSpacing/>
        <w:jc w:val="both"/>
        <w:rPr>
          <w:rFonts w:eastAsiaTheme="minorEastAsia" w:cstheme="minorHAnsi"/>
          <w:lang w:val="en-GB"/>
        </w:rPr>
      </w:pPr>
      <w:commentRangeStart w:id="381"/>
      <w:r>
        <w:rPr>
          <w:rFonts w:eastAsiaTheme="minorEastAsia" w:cstheme="minorHAnsi"/>
          <w:lang w:val="en-GB"/>
        </w:rPr>
        <w:lastRenderedPageBreak/>
        <w:t xml:space="preserve">Some previous studies </w:t>
      </w:r>
      <w:r w:rsidR="00CD0AB3">
        <w:rPr>
          <w:rFonts w:eastAsiaTheme="minorEastAsia" w:cstheme="minorHAnsi"/>
          <w:lang w:val="en-GB"/>
        </w:rPr>
        <w:t xml:space="preserve">have </w:t>
      </w:r>
      <w:r>
        <w:rPr>
          <w:rFonts w:eastAsiaTheme="minorEastAsia" w:cstheme="minorHAnsi"/>
          <w:lang w:val="en-GB"/>
        </w:rPr>
        <w:t>found declines in</w:t>
      </w:r>
      <w:r w:rsidRPr="00972C7F">
        <w:rPr>
          <w:rFonts w:eastAsiaTheme="minorEastAsia" w:cstheme="minorHAnsi"/>
          <w:lang w:val="en-GB"/>
        </w:rPr>
        <w:t xml:space="preserve"> </w:t>
      </w:r>
      <w:r w:rsidR="00BD7C54" w:rsidRPr="00972C7F">
        <w:rPr>
          <w:rFonts w:eastAsiaTheme="minorEastAsia" w:cstheme="minorHAnsi"/>
          <w:lang w:val="en-GB"/>
        </w:rPr>
        <w:t>optimum growth temperature</w:t>
      </w:r>
      <w:r w:rsidR="00B30878" w:rsidRPr="004559BC">
        <w:rPr>
          <w:rFonts w:eastAsiaTheme="minorEastAsia" w:cstheme="minorHAnsi"/>
          <w:lang w:val="en-GB"/>
        </w:rPr>
        <w:t xml:space="preserve">s </w:t>
      </w:r>
      <w:r w:rsidR="005B553F" w:rsidRPr="00972C7F">
        <w:rPr>
          <w:rFonts w:eastAsiaTheme="minorEastAsia" w:cstheme="minorHAnsi"/>
          <w:lang w:val="en-GB"/>
        </w:rPr>
        <w:t>with body size</w:t>
      </w:r>
      <w:r w:rsidR="00BD7C54" w:rsidRPr="00972C7F">
        <w:rPr>
          <w:rFonts w:eastAsiaTheme="minorEastAsia" w:cstheme="minorHAnsi"/>
          <w:lang w:val="en-GB"/>
        </w:rPr>
        <w:t xml:space="preserve">, </w:t>
      </w:r>
      <w:r w:rsidR="00526926" w:rsidRPr="00972C7F">
        <w:rPr>
          <w:rFonts w:eastAsiaTheme="minorEastAsia" w:cstheme="minorHAnsi"/>
          <w:lang w:val="en-GB"/>
        </w:rPr>
        <w:t xml:space="preserve">including </w:t>
      </w:r>
      <w:r>
        <w:rPr>
          <w:rFonts w:eastAsiaTheme="minorEastAsia" w:cstheme="minorHAnsi"/>
          <w:lang w:val="en-GB"/>
        </w:rPr>
        <w:t>for</w:t>
      </w:r>
      <w:r w:rsidR="00302BD0" w:rsidRPr="00972C7F">
        <w:rPr>
          <w:rFonts w:eastAsiaTheme="minorEastAsia" w:cstheme="minorHAnsi"/>
          <w:lang w:val="en-GB"/>
        </w:rPr>
        <w:t xml:space="preserve"> </w:t>
      </w:r>
      <w:r w:rsidR="00BD7C54" w:rsidRPr="00972C7F">
        <w:rPr>
          <w:rFonts w:eastAsiaTheme="minorEastAsia" w:cstheme="minorHAnsi"/>
          <w:lang w:val="en-GB"/>
        </w:rPr>
        <w:t>fish</w:t>
      </w:r>
      <w:r>
        <w:rPr>
          <w:rFonts w:eastAsiaTheme="minorEastAsia" w:cstheme="minorHAnsi"/>
          <w:lang w:val="en-GB"/>
        </w:rPr>
        <w:t>es</w:t>
      </w:r>
      <w:r w:rsidR="00BD7C54" w:rsidRPr="00972C7F">
        <w:rPr>
          <w:rFonts w:eastAsiaTheme="minorEastAsia" w:cstheme="minorHAnsi"/>
          <w:lang w:val="en-GB"/>
        </w:rPr>
        <w:t xml:space="preserve"> </w:t>
      </w:r>
      <w:r w:rsidR="00BD7C54" w:rsidRPr="00BD7C54">
        <w:rPr>
          <w:rFonts w:eastAsiaTheme="minorEastAsia" w:cstheme="minorHAnsi"/>
        </w:rPr>
        <w:fldChar w:fldCharType="begin"/>
      </w:r>
      <w:r w:rsidR="00422B99">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K"}],"issued":{"date-parts":[["2003",6]]}}},{"id":830,"uris":["http://zotero.org/users/6116610/items/HFRXIBLW"],"uri":["http://zotero.org/users/6116610/items/HFRXIBLW"],"itemData":{"id":830,"type":"article-journal","abstract":"Results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827A44">
        <w:t xml:space="preserve">(Panov &amp; McQueen 1998; Steinarsson &amp; Imsland 2003; Björnsson </w:t>
      </w:r>
      <w:r w:rsidR="00D45FB7" w:rsidRPr="00827A44">
        <w:rPr>
          <w:i/>
          <w:iCs/>
        </w:rPr>
        <w:t>et al.</w:t>
      </w:r>
      <w:r w:rsidR="00D45FB7" w:rsidRPr="00827A44">
        <w:t xml:space="preserve"> 2007; Handeland </w:t>
      </w:r>
      <w:r w:rsidR="00D45FB7" w:rsidRPr="00827A44">
        <w:rPr>
          <w:i/>
          <w:iCs/>
        </w:rPr>
        <w:t>et al.</w:t>
      </w:r>
      <w:r w:rsidR="00D45FB7" w:rsidRPr="00827A44">
        <w:t xml:space="preserve"> 2008)</w:t>
      </w:r>
      <w:r w:rsidR="00BD7C54" w:rsidRPr="00BD7C54">
        <w:rPr>
          <w:rFonts w:eastAsiaTheme="minorEastAsia" w:cstheme="minorHAnsi"/>
        </w:rPr>
        <w:fldChar w:fldCharType="end"/>
      </w:r>
      <w:ins w:id="382" w:author="Jan Ohlberger" w:date="2020-05-22T15:45:00Z">
        <w:r w:rsidRPr="004E3623">
          <w:rPr>
            <w:rFonts w:eastAsiaTheme="minorEastAsia" w:cstheme="minorHAnsi"/>
          </w:rPr>
          <w:t>, while others have not</w:t>
        </w:r>
        <w:del w:id="383" w:author="Max Lindmark" w:date="2020-07-31T16:38:00Z">
          <w:r w:rsidRPr="004E3623" w:rsidDel="00827A44">
            <w:rPr>
              <w:rFonts w:eastAsiaTheme="minorEastAsia" w:cstheme="minorHAnsi"/>
            </w:rPr>
            <w:delText>,</w:delText>
          </w:r>
          <w:commentRangeStart w:id="384"/>
          <w:commentRangeStart w:id="385"/>
          <w:r w:rsidRPr="004E3623" w:rsidDel="00827A44">
            <w:rPr>
              <w:rFonts w:eastAsiaTheme="minorEastAsia" w:cstheme="minorHAnsi"/>
            </w:rPr>
            <w:delText xml:space="preserve"> </w:delText>
          </w:r>
        </w:del>
      </w:ins>
      <w:del w:id="386" w:author="Max Lindmark" w:date="2020-07-31T16:38:00Z">
        <w:r w:rsidR="00D45D41" w:rsidRPr="004E3623" w:rsidDel="00827A44">
          <w:rPr>
            <w:rFonts w:eastAsiaTheme="minorEastAsia" w:cstheme="minorHAnsi"/>
          </w:rPr>
          <w:delText xml:space="preserve"> found </w:delText>
        </w:r>
        <w:r w:rsidR="005D189E" w:rsidRPr="002D70E2" w:rsidDel="00827A44">
          <w:rPr>
            <w:rFonts w:eastAsiaTheme="minorEastAsia" w:cstheme="minorHAnsi"/>
            <w:lang w:val="en-GB"/>
          </w:rPr>
          <w:delText>for e.g. brown trout</w:delText>
        </w:r>
      </w:del>
      <w:ins w:id="387" w:author="Max Lindmark" w:date="2020-07-31T16:38:00Z">
        <w:r w:rsidR="00827A44">
          <w:rPr>
            <w:rFonts w:eastAsiaTheme="minorEastAsia" w:cstheme="minorHAnsi"/>
            <w:lang w:val="en-GB"/>
          </w:rPr>
          <w:t xml:space="preserve"> </w:t>
        </w:r>
      </w:ins>
      <w:del w:id="388" w:author="Max Lindmark" w:date="2020-07-31T16:38:00Z">
        <w:r w:rsidR="002B7CF7" w:rsidRPr="002D70E2" w:rsidDel="00827A44">
          <w:rPr>
            <w:rFonts w:eastAsiaTheme="minorEastAsia" w:cstheme="minorHAnsi"/>
            <w:lang w:val="en-GB"/>
          </w:rPr>
          <w:delText xml:space="preserve"> (</w:delText>
        </w:r>
        <w:r w:rsidR="002B7CF7" w:rsidRPr="002D70E2" w:rsidDel="00827A44">
          <w:rPr>
            <w:rFonts w:eastAsiaTheme="minorEastAsia" w:cstheme="minorHAnsi"/>
            <w:i/>
            <w:iCs/>
            <w:lang w:val="en-GB"/>
          </w:rPr>
          <w:delText>Salmo trutta</w:delText>
        </w:r>
        <w:r w:rsidR="002B7CF7" w:rsidRPr="002D70E2" w:rsidDel="00827A44">
          <w:rPr>
            <w:rFonts w:eastAsiaTheme="minorEastAsia" w:cstheme="minorHAnsi"/>
            <w:lang w:val="en-GB"/>
          </w:rPr>
          <w:delText xml:space="preserve">) </w:delText>
        </w:r>
      </w:del>
      <w:r w:rsidR="005C210B">
        <w:rPr>
          <w:rFonts w:eastAsiaTheme="minorEastAsia" w:cstheme="minorHAnsi"/>
        </w:rPr>
        <w:fldChar w:fldCharType="begin"/>
      </w:r>
      <w:r w:rsidR="00422B99">
        <w:rPr>
          <w:rFonts w:eastAsiaTheme="minorEastAsia" w:cstheme="minorHAnsi"/>
          <w:lang w:val="en-GB"/>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422B99" w:rsidRPr="00422B99">
        <w:rPr>
          <w:rFonts w:ascii="Times New Roman" w:cs="Times New Roman"/>
          <w:lang w:val="en-GB"/>
        </w:rPr>
        <w:t xml:space="preserve">(Brett </w:t>
      </w:r>
      <w:r w:rsidR="00422B99" w:rsidRPr="00422B99">
        <w:rPr>
          <w:rFonts w:ascii="Times New Roman" w:cs="Times New Roman"/>
          <w:i/>
          <w:iCs/>
          <w:lang w:val="en-GB"/>
        </w:rPr>
        <w:t>et al.</w:t>
      </w:r>
      <w:r w:rsidR="00422B99" w:rsidRPr="00422B99">
        <w:rPr>
          <w:rFonts w:ascii="Times New Roman" w:cs="Times New Roman"/>
          <w:lang w:val="en-GB"/>
        </w:rPr>
        <w:t xml:space="preserve"> 1969; Elliott &amp; Hurley 1995)</w:t>
      </w:r>
      <w:r w:rsidR="005C210B">
        <w:rPr>
          <w:rFonts w:eastAsiaTheme="minorEastAsia" w:cstheme="minorHAnsi"/>
        </w:rPr>
        <w:fldChar w:fldCharType="end"/>
      </w:r>
      <w:del w:id="389" w:author="Max Lindmark" w:date="2020-07-31T16:38:00Z">
        <w:r w:rsidR="00381A59" w:rsidRPr="00AE4A5F" w:rsidDel="002716D6">
          <w:rPr>
            <w:rFonts w:eastAsiaTheme="minorEastAsia" w:cstheme="minorHAnsi"/>
            <w:lang w:val="en-GB"/>
            <w:rPrChange w:id="390" w:author="Anna Gårdmark" w:date="2020-05-27T11:34:00Z">
              <w:rPr>
                <w:rFonts w:eastAsiaTheme="minorEastAsia" w:cstheme="minorHAnsi"/>
              </w:rPr>
            </w:rPrChange>
          </w:rPr>
          <w:delText xml:space="preserve"> nor in</w:delText>
        </w:r>
      </w:del>
      <w:ins w:id="391" w:author="Jan Ohlberger" w:date="2020-05-22T15:46:00Z">
        <w:del w:id="392" w:author="Max Lindmark" w:date="2020-07-31T16:38:00Z">
          <w:r w:rsidRPr="00AE4A5F" w:rsidDel="002716D6">
            <w:rPr>
              <w:rFonts w:eastAsiaTheme="minorEastAsia" w:cstheme="minorHAnsi"/>
              <w:lang w:val="en-GB"/>
              <w:rPrChange w:id="393" w:author="Anna Gårdmark" w:date="2020-05-27T11:34:00Z">
                <w:rPr>
                  <w:rFonts w:eastAsiaTheme="minorEastAsia" w:cstheme="minorHAnsi"/>
                </w:rPr>
              </w:rPrChange>
            </w:rPr>
            <w:delText>and</w:delText>
          </w:r>
        </w:del>
      </w:ins>
      <w:del w:id="394" w:author="Max Lindmark" w:date="2020-07-31T16:38:00Z">
        <w:r w:rsidR="00381A59" w:rsidRPr="00AE4A5F" w:rsidDel="002716D6">
          <w:rPr>
            <w:rFonts w:eastAsiaTheme="minorEastAsia" w:cstheme="minorHAnsi"/>
            <w:lang w:val="en-GB"/>
            <w:rPrChange w:id="395" w:author="Anna Gårdmark" w:date="2020-05-27T11:34:00Z">
              <w:rPr>
                <w:rFonts w:eastAsiaTheme="minorEastAsia" w:cstheme="minorHAnsi"/>
              </w:rPr>
            </w:rPrChange>
          </w:rPr>
          <w:delText xml:space="preserve"> sockeye</w:delText>
        </w:r>
      </w:del>
      <w:del w:id="396" w:author="Max Lindmark" w:date="2020-07-31T16:39:00Z">
        <w:r w:rsidR="00381A59" w:rsidRPr="00AE4A5F" w:rsidDel="002716D6">
          <w:rPr>
            <w:rFonts w:eastAsiaTheme="minorEastAsia" w:cstheme="minorHAnsi"/>
            <w:lang w:val="en-GB"/>
            <w:rPrChange w:id="397" w:author="Anna Gårdmark" w:date="2020-05-27T11:34:00Z">
              <w:rPr>
                <w:rFonts w:eastAsiaTheme="minorEastAsia" w:cstheme="minorHAnsi"/>
              </w:rPr>
            </w:rPrChange>
          </w:rPr>
          <w:delText xml:space="preserve"> salmon (</w:delText>
        </w:r>
        <w:r w:rsidR="00381A59" w:rsidRPr="00AE4A5F" w:rsidDel="002716D6">
          <w:rPr>
            <w:rFonts w:eastAsiaTheme="minorEastAsia" w:cstheme="minorHAnsi"/>
            <w:i/>
            <w:iCs/>
            <w:lang w:val="en-GB"/>
            <w:rPrChange w:id="398" w:author="Anna Gårdmark" w:date="2020-05-27T11:34:00Z">
              <w:rPr>
                <w:rFonts w:eastAsiaTheme="minorEastAsia" w:cstheme="minorHAnsi"/>
                <w:i/>
                <w:iCs/>
              </w:rPr>
            </w:rPrChange>
          </w:rPr>
          <w:delText>Onchorhynchus nerka</w:delText>
        </w:r>
        <w:r w:rsidR="00381A59" w:rsidDel="002716D6">
          <w:rPr>
            <w:rFonts w:eastAsiaTheme="minorEastAsia" w:cstheme="minorHAnsi"/>
            <w:lang w:val="en-GB"/>
          </w:rPr>
          <w:delText>)</w:delText>
        </w:r>
      </w:del>
      <w:del w:id="399" w:author="Max Lindmark" w:date="2020-07-31T16:40:00Z">
        <w:r w:rsidR="00381A59" w:rsidDel="00EA5A16">
          <w:rPr>
            <w:rFonts w:eastAsiaTheme="minorEastAsia" w:cstheme="minorHAnsi"/>
            <w:lang w:val="en-GB"/>
          </w:rPr>
          <w:delText xml:space="preserve"> </w:delText>
        </w:r>
        <w:r w:rsidR="00381A59" w:rsidDel="00EA5A16">
          <w:rPr>
            <w:rFonts w:eastAsiaTheme="minorEastAsia" w:cstheme="minorHAnsi"/>
            <w:lang w:val="en-GB"/>
          </w:rPr>
          <w:fldChar w:fldCharType="begin"/>
        </w:r>
        <w:r w:rsidR="005671FA" w:rsidDel="00EA5A16">
          <w:rPr>
            <w:rFonts w:eastAsiaTheme="minorEastAsia" w:cstheme="minorHAnsi"/>
            <w:lang w:val="en-GB"/>
          </w:rPr>
          <w:delInstrText xml:space="preserve"> ADDIN ZOTERO_ITEM CSL_CITATION {"citationID":"a27u3v72u7g","properties":{"formattedCitation":"(Brett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delInstrText>
        </w:r>
        <w:r w:rsidR="00381A59" w:rsidDel="00EA5A16">
          <w:rPr>
            <w:rFonts w:eastAsiaTheme="minorEastAsia" w:cstheme="minorHAnsi"/>
            <w:lang w:val="en-GB"/>
          </w:rPr>
          <w:fldChar w:fldCharType="separate"/>
        </w:r>
        <w:r w:rsidR="005671FA" w:rsidRPr="005671FA" w:rsidDel="00EA5A16">
          <w:rPr>
            <w:lang w:val="en-GB"/>
          </w:rPr>
          <w:delText xml:space="preserve">(Brett </w:delText>
        </w:r>
        <w:r w:rsidR="005671FA" w:rsidRPr="005671FA" w:rsidDel="00EA5A16">
          <w:rPr>
            <w:i/>
            <w:iCs/>
            <w:lang w:val="en-GB"/>
          </w:rPr>
          <w:delText>et al.</w:delText>
        </w:r>
        <w:r w:rsidR="005671FA" w:rsidRPr="005671FA" w:rsidDel="00EA5A16">
          <w:rPr>
            <w:lang w:val="en-GB"/>
          </w:rPr>
          <w:delText xml:space="preserve"> 1969)</w:delText>
        </w:r>
        <w:r w:rsidR="00381A59" w:rsidDel="00EA5A16">
          <w:rPr>
            <w:rFonts w:eastAsiaTheme="minorEastAsia" w:cstheme="minorHAnsi"/>
            <w:lang w:val="en-GB"/>
          </w:rPr>
          <w:fldChar w:fldCharType="end"/>
        </w:r>
      </w:del>
      <w:commentRangeEnd w:id="384"/>
      <w:r>
        <w:rPr>
          <w:rStyle w:val="CommentReference"/>
        </w:rPr>
        <w:commentReference w:id="384"/>
      </w:r>
      <w:commentRangeEnd w:id="385"/>
      <w:r w:rsidR="00827A44">
        <w:rPr>
          <w:rStyle w:val="CommentReference"/>
        </w:rPr>
        <w:commentReference w:id="385"/>
      </w:r>
      <w:r w:rsidR="005D189E" w:rsidRPr="002D70E2">
        <w:rPr>
          <w:rFonts w:eastAsiaTheme="minorEastAsia" w:cstheme="minorHAnsi"/>
          <w:lang w:val="en-GB"/>
        </w:rPr>
        <w:t xml:space="preserve">. </w:t>
      </w:r>
      <w:commentRangeEnd w:id="381"/>
      <w:r w:rsidR="00064247">
        <w:rPr>
          <w:rStyle w:val="CommentReference"/>
        </w:rPr>
        <w:commentReference w:id="381"/>
      </w:r>
      <w:r w:rsidR="0035591B">
        <w:rPr>
          <w:rFonts w:eastAsiaTheme="minorEastAsia" w:cstheme="minorHAnsi"/>
          <w:lang w:val="en-GB"/>
        </w:rPr>
        <w:t>W</w:t>
      </w:r>
      <w:r w:rsidR="003153FC" w:rsidRPr="00972C7F">
        <w:rPr>
          <w:rFonts w:eastAsiaTheme="minorEastAsia" w:cstheme="minorHAnsi"/>
          <w:lang w:val="en-GB"/>
        </w:rPr>
        <w:t xml:space="preserve">e find </w:t>
      </w:r>
      <w:r w:rsidR="0042097F">
        <w:rPr>
          <w:rFonts w:eastAsiaTheme="minorEastAsia" w:cstheme="minorHAnsi"/>
          <w:lang w:val="en-GB"/>
        </w:rPr>
        <w:t xml:space="preserve">that for an </w:t>
      </w:r>
      <w:commentRangeStart w:id="400"/>
      <w:r w:rsidR="0042097F">
        <w:rPr>
          <w:rFonts w:eastAsiaTheme="minorEastAsia" w:cstheme="minorHAnsi"/>
          <w:lang w:val="en-GB"/>
        </w:rPr>
        <w:t>average fish</w:t>
      </w:r>
      <w:commentRangeEnd w:id="400"/>
      <w:r w:rsidR="00CD0AB3">
        <w:rPr>
          <w:rStyle w:val="CommentReference"/>
        </w:rPr>
        <w:commentReference w:id="400"/>
      </w:r>
      <w:r w:rsidR="0042097F">
        <w:rPr>
          <w:rFonts w:eastAsiaTheme="minorEastAsia" w:cstheme="minorHAnsi"/>
          <w:lang w:val="en-GB"/>
        </w:rPr>
        <w:t xml:space="preserve">, the </w:t>
      </w:r>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42097F">
        <w:rPr>
          <w:rFonts w:eastAsiaTheme="minorEastAsia" w:cstheme="minorHAnsi"/>
          <w:lang w:val="en-GB"/>
        </w:rPr>
        <w:t xml:space="preserve">it </w:t>
      </w:r>
      <w:r w:rsidR="00EA0E68">
        <w:rPr>
          <w:rFonts w:eastAsiaTheme="minorEastAsia" w:cstheme="minorHAnsi"/>
          <w:lang w:val="en-GB"/>
        </w:rPr>
        <w:t>grows in size</w:t>
      </w:r>
      <w:r w:rsidR="00897217">
        <w:rPr>
          <w:rFonts w:eastAsiaTheme="minorEastAsia" w:cstheme="minorHAnsi"/>
          <w:lang w:val="en-GB"/>
        </w:rPr>
        <w:t>, despite</w:t>
      </w:r>
      <w:ins w:id="401" w:author="Jan Ohlberger" w:date="2020-05-22T15:47:00Z">
        <w:r w:rsidR="008270A8">
          <w:rPr>
            <w:rFonts w:eastAsiaTheme="minorEastAsia" w:cstheme="minorHAnsi"/>
            <w:lang w:val="en-GB"/>
          </w:rPr>
          <w:t xml:space="preserve"> </w:t>
        </w:r>
      </w:ins>
      <w:r w:rsidR="00A33896" w:rsidRPr="00972C7F">
        <w:rPr>
          <w:rFonts w:eastAsiaTheme="minorEastAsia" w:cstheme="minorHAnsi"/>
          <w:lang w:val="en-GB"/>
        </w:rPr>
        <w:t xml:space="preserve">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r w:rsidR="008852A5">
        <w:rPr>
          <w:rFonts w:eastAsiaTheme="minorEastAsia" w:cstheme="minorHAnsi"/>
          <w:lang w:val="en-GB"/>
        </w:rPr>
        <w:t xml:space="preserve">only </w:t>
      </w:r>
      <w:r w:rsidR="00394CEC">
        <w:rPr>
          <w:rFonts w:eastAsiaTheme="minorEastAsia" w:cstheme="minorHAnsi"/>
          <w:lang w:val="en-GB"/>
        </w:rPr>
        <w:t>10</w:t>
      </w:r>
      <w:r w:rsidR="00A3059C" w:rsidRPr="00972C7F">
        <w:rPr>
          <w:rFonts w:eastAsiaTheme="minorEastAsia" w:cstheme="minorHAnsi"/>
          <w:lang w:val="en-GB"/>
        </w:rPr>
        <w:t xml:space="preserve">% of </w:t>
      </w:r>
      <w:r w:rsidR="00394CEC">
        <w:rPr>
          <w:rFonts w:eastAsiaTheme="minorEastAsia" w:cstheme="minorHAnsi"/>
          <w:lang w:val="en-GB"/>
        </w:rPr>
        <w:t xml:space="preserve">observations </w:t>
      </w:r>
      <w:r w:rsidR="00A3059C" w:rsidRPr="00972C7F">
        <w:rPr>
          <w:rFonts w:eastAsiaTheme="minorEastAsia" w:cstheme="minorHAnsi"/>
          <w:lang w:val="en-GB"/>
        </w:rPr>
        <w:t xml:space="preserve">are </w:t>
      </w:r>
      <w:r w:rsidR="00394CEC">
        <w:rPr>
          <w:rFonts w:eastAsiaTheme="minorEastAsia" w:cstheme="minorHAnsi"/>
          <w:lang w:val="en-GB"/>
        </w:rPr>
        <w:t>larger than 50</w:t>
      </w:r>
      <w:r w:rsidR="00A3059C" w:rsidRPr="00972C7F">
        <w:rPr>
          <w:rFonts w:eastAsiaTheme="minorEastAsia" w:cstheme="minorHAnsi"/>
          <w:lang w:val="en-GB"/>
        </w:rPr>
        <w:t>%</w:t>
      </w:r>
      <w:r w:rsidR="002C5859">
        <w:rPr>
          <w:rFonts w:eastAsiaTheme="minorEastAsia" w:cstheme="minorHAnsi"/>
          <w:lang w:val="en-GB"/>
        </w:rPr>
        <w:t xml:space="preserve"> of </w:t>
      </w:r>
      <w:r w:rsidR="00394CEC">
        <w:rPr>
          <w:rFonts w:eastAsiaTheme="minorEastAsia" w:cstheme="minorHAnsi"/>
          <w:lang w:val="en-GB"/>
        </w:rPr>
        <w:t>maturation size</w:t>
      </w:r>
      <w:r w:rsidR="00A3059C" w:rsidRPr="004559BC">
        <w:rPr>
          <w:rFonts w:eastAsiaTheme="minorEastAsia" w:cstheme="minorHAnsi"/>
          <w:lang w:val="en-GB"/>
        </w:rPr>
        <w:t>)</w:t>
      </w:r>
      <w:commentRangeStart w:id="402"/>
      <w:r w:rsidR="00B87E9C" w:rsidRPr="00972C7F">
        <w:rPr>
          <w:rFonts w:eastAsiaTheme="minorEastAsia" w:cstheme="minorHAnsi"/>
          <w:lang w:val="en-GB"/>
        </w:rPr>
        <w:t>.</w:t>
      </w:r>
      <w:commentRangeEnd w:id="402"/>
      <w:r w:rsidR="00EE2C16">
        <w:rPr>
          <w:rStyle w:val="CommentReference"/>
        </w:rPr>
        <w:commentReference w:id="402"/>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xml:space="preserve">. </w:t>
      </w:r>
      <w:commentRangeStart w:id="403"/>
      <w:r w:rsidR="00346AC4" w:rsidRPr="00972C7F">
        <w:rPr>
          <w:rFonts w:eastAsiaTheme="minorEastAsia" w:cstheme="minorHAnsi"/>
          <w:lang w:val="en-GB"/>
        </w:rPr>
        <w:t>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w:t>
      </w:r>
      <w:r w:rsidR="00FA469A">
        <w:rPr>
          <w:rFonts w:eastAsiaTheme="minorEastAsia" w:cstheme="minorHAnsi"/>
          <w:lang w:val="en-GB"/>
        </w:rPr>
        <w:t>warming</w:t>
      </w:r>
      <w:r w:rsidR="00FA469A" w:rsidRPr="004559BC">
        <w:rPr>
          <w:rFonts w:eastAsiaTheme="minorEastAsia" w:cstheme="minorHAnsi"/>
          <w:lang w:val="en-GB"/>
        </w:rPr>
        <w:t xml:space="preserve"> </w:t>
      </w:r>
      <w:r w:rsidR="00CC0301" w:rsidRPr="004559BC">
        <w:rPr>
          <w:rFonts w:eastAsiaTheme="minorEastAsia" w:cstheme="minorHAnsi"/>
          <w:lang w:val="en-GB"/>
        </w:rPr>
        <w:t xml:space="preserve">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proofErr w:type="gramStart"/>
      <w:r w:rsidR="00EF2393" w:rsidRPr="004559BC">
        <w:rPr>
          <w:rFonts w:eastAsiaTheme="minorEastAsia" w:cstheme="minorHAnsi"/>
          <w:lang w:val="en-GB"/>
        </w:rPr>
        <w:t>gonads</w:t>
      </w:r>
      <w:r w:rsidR="00964560">
        <w:rPr>
          <w:rFonts w:eastAsiaTheme="minorEastAsia" w:cstheme="minorHAnsi"/>
          <w:lang w:val="en-GB"/>
        </w:rPr>
        <w:t>,</w:t>
      </w:r>
      <w:r w:rsidR="00EF2393" w:rsidRPr="004559BC">
        <w:rPr>
          <w:rFonts w:eastAsiaTheme="minorEastAsia" w:cstheme="minorHAnsi"/>
          <w:lang w:val="en-GB"/>
        </w:rPr>
        <w:t xml:space="preserve"> but</w:t>
      </w:r>
      <w:proofErr w:type="gramEnd"/>
      <w:r w:rsidR="00770AB8" w:rsidRPr="004559BC">
        <w:rPr>
          <w:rFonts w:eastAsiaTheme="minorEastAsia" w:cstheme="minorHAnsi"/>
          <w:lang w:val="en-GB"/>
        </w:rPr>
        <w:t xml:space="preserve"> may also represent physiological constraints.</w:t>
      </w:r>
      <w:commentRangeEnd w:id="403"/>
      <w:r w:rsidR="0088272B">
        <w:rPr>
          <w:rStyle w:val="CommentReference"/>
        </w:rPr>
        <w:commentReference w:id="403"/>
      </w:r>
    </w:p>
    <w:p w14:paraId="2BDB8268" w14:textId="6DC287CF" w:rsidR="00DD56B6" w:rsidRPr="00972C7F" w:rsidRDefault="0017427D" w:rsidP="00FB095A">
      <w:pPr>
        <w:spacing w:line="480" w:lineRule="auto"/>
        <w:ind w:firstLine="284"/>
        <w:contextualSpacing/>
        <w:jc w:val="both"/>
        <w:rPr>
          <w:rFonts w:cstheme="minorHAnsi"/>
          <w:lang w:val="en-GB"/>
        </w:rPr>
      </w:pPr>
      <w:r w:rsidRPr="00972C7F">
        <w:rPr>
          <w:rFonts w:eastAsiaTheme="minorEastAsia" w:cstheme="minorHAnsi"/>
          <w:lang w:val="en-GB"/>
        </w:rPr>
        <w:t xml:space="preserve">Translating </w:t>
      </w:r>
      <w:r w:rsidR="001F5201">
        <w:rPr>
          <w:rFonts w:eastAsiaTheme="minorEastAsia" w:cstheme="minorHAnsi"/>
          <w:lang w:val="en-GB"/>
        </w:rPr>
        <w:t xml:space="preserve">results from </w:t>
      </w:r>
      <w:r w:rsidR="008701DE" w:rsidRPr="004559BC">
        <w:rPr>
          <w:rFonts w:eastAsiaTheme="minorEastAsia" w:cstheme="minorHAnsi"/>
          <w:lang w:val="en-GB"/>
        </w:rPr>
        <w:t>experimental</w:t>
      </w:r>
      <w:r w:rsidR="001F5201">
        <w:rPr>
          <w:rFonts w:eastAsiaTheme="minorEastAsia" w:cstheme="minorHAnsi"/>
          <w:lang w:val="en-GB"/>
        </w:rPr>
        <w:t xml:space="preserve"> data</w:t>
      </w:r>
      <w:r w:rsidR="00297D1F" w:rsidRPr="00972C7F">
        <w:rPr>
          <w:rFonts w:eastAsiaTheme="minorEastAsia" w:cstheme="minorHAnsi"/>
          <w:lang w:val="en-GB"/>
        </w:rPr>
        <w:t xml:space="preserve"> </w:t>
      </w:r>
      <w:r w:rsidRPr="00972C7F">
        <w:rPr>
          <w:rFonts w:eastAsiaTheme="minorEastAsia" w:cstheme="minorHAnsi"/>
          <w:lang w:val="en-GB"/>
        </w:rPr>
        <w:t>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 xml:space="preserve">because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affect growth</w:t>
      </w:r>
      <w:r w:rsidR="008621F4">
        <w:rPr>
          <w:rFonts w:eastAsiaTheme="minorEastAsia" w:cstheme="minorHAnsi"/>
          <w:lang w:val="en-GB"/>
        </w:rPr>
        <w:t xml:space="preserve"> rates</w:t>
      </w:r>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422B99">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lang w:val="en-GB"/>
        </w:rPr>
        <w:t xml:space="preserve">(Brett </w:t>
      </w:r>
      <w:r w:rsidR="009C66FD" w:rsidRPr="009C66FD">
        <w:rPr>
          <w:i/>
          <w:iCs/>
          <w:lang w:val="en-GB"/>
        </w:rPr>
        <w:t>et al.</w:t>
      </w:r>
      <w:r w:rsidR="009C66FD" w:rsidRPr="009C66FD">
        <w:rPr>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r w:rsidR="00A867AF">
        <w:rPr>
          <w:rFonts w:eastAsiaTheme="minorEastAsia" w:cstheme="minorHAnsi"/>
          <w:lang w:val="en-GB"/>
        </w:rPr>
        <w:t>In natural systems, species live in temperatures cooler than those maximizing growth (Fig.</w:t>
      </w:r>
      <w:r w:rsidR="00A867AF" w:rsidRPr="00291C08">
        <w:rPr>
          <w:rFonts w:eastAsiaTheme="minorEastAsia" w:cstheme="minorHAnsi"/>
          <w:lang w:val="en-GB"/>
        </w:rPr>
        <w:t xml:space="preserve"> </w:t>
      </w:r>
      <w:r w:rsidR="00A867AF" w:rsidRPr="00E906BC">
        <w:rPr>
          <w:rFonts w:eastAsiaTheme="minorEastAsia" w:cstheme="minorHAnsi"/>
          <w:lang w:val="en-GB"/>
        </w:rPr>
        <w:t>S</w:t>
      </w:r>
      <w:r w:rsidR="00291C08" w:rsidRPr="00E906BC">
        <w:rPr>
          <w:rFonts w:eastAsiaTheme="minorEastAsia" w:cstheme="minorHAnsi"/>
          <w:lang w:val="en-GB"/>
        </w:rPr>
        <w:t>14</w:t>
      </w:r>
      <w:r w:rsidR="00A867AF">
        <w:rPr>
          <w:rFonts w:eastAsiaTheme="minorEastAsia" w:cstheme="minorHAnsi"/>
          <w:lang w:val="en-GB"/>
        </w:rPr>
        <w:t xml:space="preserve">) </w:t>
      </w:r>
      <w:r w:rsidR="00A867AF">
        <w:rPr>
          <w:rFonts w:eastAsiaTheme="minorEastAsia" w:cstheme="minorHAnsi"/>
          <w:lang w:val="en-GB"/>
        </w:rPr>
        <w:fldChar w:fldCharType="begin"/>
      </w:r>
      <w:r w:rsidR="00422B99">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867AF">
        <w:rPr>
          <w:rFonts w:eastAsiaTheme="minorEastAsia" w:cstheme="minorHAnsi"/>
          <w:lang w:val="en-GB"/>
        </w:rPr>
        <w:fldChar w:fldCharType="separate"/>
      </w:r>
      <w:r w:rsidR="00A867AF" w:rsidRPr="00071D53">
        <w:rPr>
          <w:lang w:val="en-GB"/>
        </w:rPr>
        <w:t xml:space="preserve">(Bernhardt </w:t>
      </w:r>
      <w:r w:rsidR="00A867AF" w:rsidRPr="00071D53">
        <w:rPr>
          <w:i/>
          <w:iCs/>
          <w:lang w:val="en-GB"/>
        </w:rPr>
        <w:t>et al.</w:t>
      </w:r>
      <w:r w:rsidR="00A867AF" w:rsidRPr="00071D53">
        <w:rPr>
          <w:lang w:val="en-GB"/>
        </w:rPr>
        <w:t xml:space="preserve"> 2018)</w:t>
      </w:r>
      <w:r w:rsidR="00A867AF">
        <w:rPr>
          <w:rFonts w:eastAsiaTheme="minorEastAsia" w:cstheme="minorHAnsi"/>
          <w:lang w:val="en-GB"/>
        </w:rPr>
        <w:fldChar w:fldCharType="end"/>
      </w:r>
      <w:r w:rsidR="00CB394F">
        <w:rPr>
          <w:rFonts w:eastAsiaTheme="minorEastAsia" w:cstheme="minorHAnsi"/>
          <w:lang w:val="en-GB"/>
        </w:rPr>
        <w:t xml:space="preserve">, </w:t>
      </w:r>
      <w:r w:rsidR="00BB62EE">
        <w:rPr>
          <w:rFonts w:eastAsiaTheme="minorEastAsia" w:cstheme="minorHAnsi"/>
          <w:lang w:val="en-GB"/>
        </w:rPr>
        <w:t xml:space="preserve">suggesting that </w:t>
      </w:r>
      <w:r w:rsidR="00CB394F">
        <w:rPr>
          <w:rFonts w:eastAsiaTheme="minorEastAsia" w:cstheme="minorHAnsi"/>
          <w:lang w:val="en-GB"/>
        </w:rPr>
        <w:t>initial warming increase</w:t>
      </w:r>
      <w:r w:rsidR="00940731">
        <w:rPr>
          <w:rFonts w:eastAsiaTheme="minorEastAsia" w:cstheme="minorHAnsi"/>
          <w:lang w:val="en-GB"/>
        </w:rPr>
        <w:t>s</w:t>
      </w:r>
      <w:r w:rsidR="00CB394F">
        <w:rPr>
          <w:rFonts w:eastAsiaTheme="minorEastAsia" w:cstheme="minorHAnsi"/>
          <w:lang w:val="en-GB"/>
        </w:rPr>
        <w:t xml:space="preserve"> growth rates</w:t>
      </w:r>
      <w:commentRangeStart w:id="404"/>
      <w:r w:rsidR="00CB394F">
        <w:rPr>
          <w:rFonts w:eastAsiaTheme="minorEastAsia" w:cstheme="minorHAnsi"/>
          <w:lang w:val="en-GB"/>
        </w:rPr>
        <w:t>.</w:t>
      </w:r>
      <w:commentRangeEnd w:id="404"/>
      <w:r w:rsidR="00940731">
        <w:rPr>
          <w:rStyle w:val="CommentReference"/>
        </w:rPr>
        <w:commentReference w:id="404"/>
      </w:r>
      <w:r w:rsidR="00CB394F">
        <w:rPr>
          <w:rFonts w:eastAsiaTheme="minorEastAsia" w:cstheme="minorHAnsi"/>
          <w:lang w:val="en-GB"/>
        </w:rPr>
        <w:t xml:space="preserve"> </w:t>
      </w:r>
      <w:r w:rsidR="004E3442" w:rsidRPr="00AC6FC9">
        <w:rPr>
          <w:rFonts w:cstheme="minorHAnsi"/>
        </w:rPr>
        <w:t xml:space="preserve">Moreover, </w:t>
      </w:r>
      <w:r w:rsidR="005822FA">
        <w:rPr>
          <w:rFonts w:eastAsiaTheme="minorEastAsia" w:cstheme="minorHAnsi"/>
          <w:lang w:val="en-GB"/>
        </w:rPr>
        <w:t>r</w:t>
      </w:r>
      <w:r w:rsidR="00195E31">
        <w:rPr>
          <w:rFonts w:eastAsiaTheme="minorEastAsia" w:cstheme="minorHAnsi"/>
          <w:lang w:val="en-GB"/>
        </w:rPr>
        <w:t>ealized consumption rates</w:t>
      </w:r>
      <w:r w:rsidR="00264AA4">
        <w:rPr>
          <w:rFonts w:eastAsiaTheme="minorEastAsia" w:cstheme="minorHAnsi"/>
          <w:lang w:val="en-GB"/>
        </w:rPr>
        <w:t xml:space="preserve"> are not equal to maximum consumption rates </w:t>
      </w:r>
      <w:r w:rsidR="00B861F1">
        <w:rPr>
          <w:rFonts w:eastAsiaTheme="minorEastAsia" w:cstheme="minorHAnsi"/>
          <w:lang w:val="en-GB"/>
        </w:rPr>
        <w:t xml:space="preserve">but </w:t>
      </w:r>
      <w:r w:rsidR="00B669A3">
        <w:rPr>
          <w:rFonts w:eastAsiaTheme="minorEastAsia" w:cstheme="minorHAnsi"/>
          <w:lang w:val="en-GB"/>
        </w:rPr>
        <w:t xml:space="preserve">rather </w:t>
      </w:r>
      <w:r w:rsidR="00BA5DA6">
        <w:rPr>
          <w:rFonts w:eastAsiaTheme="minorEastAsia" w:cstheme="minorHAnsi"/>
          <w:lang w:val="en-GB"/>
        </w:rPr>
        <w:t xml:space="preserve">a fraction of the </w:t>
      </w:r>
      <w:r w:rsidR="00195E31">
        <w:rPr>
          <w:rFonts w:eastAsiaTheme="minorEastAsia" w:cstheme="minorHAnsi"/>
          <w:lang w:val="en-GB"/>
        </w:rPr>
        <w:t>maximum consumption rate (e.g. 20-70%)</w:t>
      </w:r>
      <w:r w:rsidR="00BA5DA6">
        <w:rPr>
          <w:rFonts w:eastAsiaTheme="minorEastAsia" w:cstheme="minorHAnsi"/>
          <w:lang w:val="en-GB"/>
        </w:rPr>
        <w:t xml:space="preserve"> </w:t>
      </w:r>
      <w:r w:rsidR="008E4FA3">
        <w:rPr>
          <w:rFonts w:eastAsiaTheme="minorEastAsia" w:cstheme="minorHAnsi"/>
          <w:lang w:val="en-GB"/>
        </w:rPr>
        <w:fldChar w:fldCharType="begin"/>
      </w:r>
      <w:r w:rsidR="00422B99">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E4FA3">
        <w:rPr>
          <w:rFonts w:eastAsiaTheme="minorEastAsia" w:cstheme="minorHAnsi"/>
          <w:lang w:val="en-GB"/>
        </w:rPr>
        <w:fldChar w:fldCharType="separate"/>
      </w:r>
      <w:r w:rsidR="005822FA" w:rsidRPr="005822FA">
        <w:rPr>
          <w:lang w:val="en-GB"/>
        </w:rPr>
        <w:t xml:space="preserve">(Kitchell </w:t>
      </w:r>
      <w:r w:rsidR="005822FA" w:rsidRPr="005822FA">
        <w:rPr>
          <w:i/>
          <w:iCs/>
          <w:lang w:val="en-GB"/>
        </w:rPr>
        <w:t>et al.</w:t>
      </w:r>
      <w:r w:rsidR="005822FA" w:rsidRPr="005822FA">
        <w:rPr>
          <w:lang w:val="en-GB"/>
        </w:rPr>
        <w:t xml:space="preserve"> 1977; Neuenfeldt </w:t>
      </w:r>
      <w:r w:rsidR="005822FA" w:rsidRPr="005822FA">
        <w:rPr>
          <w:i/>
          <w:iCs/>
          <w:lang w:val="en-GB"/>
        </w:rPr>
        <w:t>et al.</w:t>
      </w:r>
      <w:r w:rsidR="005822FA" w:rsidRPr="005822FA">
        <w:rPr>
          <w:lang w:val="en-GB"/>
        </w:rPr>
        <w:t xml:space="preserve"> 2019)</w:t>
      </w:r>
      <w:r w:rsidR="008E4FA3">
        <w:rPr>
          <w:rFonts w:eastAsiaTheme="minorEastAsia" w:cstheme="minorHAnsi"/>
          <w:lang w:val="en-GB"/>
        </w:rPr>
        <w:fldChar w:fldCharType="end"/>
      </w:r>
      <w:r w:rsidR="00D06707">
        <w:rPr>
          <w:rFonts w:eastAsiaTheme="minorEastAsia" w:cstheme="minorHAnsi"/>
          <w:lang w:val="en-GB"/>
        </w:rPr>
        <w:t>.</w:t>
      </w:r>
      <w:r w:rsidR="00BA5DA6">
        <w:rPr>
          <w:rFonts w:eastAsiaTheme="minorEastAsia" w:cstheme="minorHAnsi"/>
          <w:lang w:val="en-GB"/>
        </w:rPr>
        <w:t xml:space="preserve"> </w:t>
      </w:r>
      <w:r w:rsidR="0080211E">
        <w:rPr>
          <w:rFonts w:eastAsiaTheme="minorEastAsia" w:cstheme="minorHAnsi"/>
          <w:lang w:val="en-GB"/>
        </w:rPr>
        <w:t xml:space="preserve">Since </w:t>
      </w:r>
      <w:r w:rsidR="00DD2A74">
        <w:rPr>
          <w:rFonts w:eastAsiaTheme="minorEastAsia" w:cstheme="minorHAnsi"/>
          <w:lang w:val="en-GB"/>
        </w:rPr>
        <w:t>optimum growth temperatures decline not only with size but also food availability</w:t>
      </w:r>
      <w:r w:rsidR="00342E9C">
        <w:rPr>
          <w:rFonts w:eastAsiaTheme="minorEastAsia" w:cstheme="minorHAnsi"/>
          <w:lang w:val="en-GB"/>
        </w:rPr>
        <w:t xml:space="preserve">, and </w:t>
      </w:r>
      <w:r w:rsidR="0016441D" w:rsidRPr="004559BC">
        <w:rPr>
          <w:rFonts w:cstheme="minorHAnsi"/>
          <w:lang w:val="en-GB"/>
        </w:rPr>
        <w:t xml:space="preserve">climate </w:t>
      </w:r>
      <w:r w:rsidR="0016441D">
        <w:rPr>
          <w:rFonts w:cstheme="minorHAnsi"/>
          <w:lang w:val="en-GB"/>
        </w:rPr>
        <w:t xml:space="preserve">warming </w:t>
      </w:r>
      <w:r w:rsidR="0016441D" w:rsidRPr="004559BC">
        <w:rPr>
          <w:rFonts w:cstheme="minorHAnsi"/>
          <w:lang w:val="en-GB"/>
        </w:rPr>
        <w:t>may also introduce higher food limitation</w:t>
      </w:r>
      <w:r w:rsidR="00342E9C">
        <w:rPr>
          <w:rFonts w:cstheme="minorHAnsi"/>
          <w:lang w:val="en-GB"/>
        </w:rPr>
        <w:t xml:space="preserve"> </w:t>
      </w:r>
      <w:r w:rsidR="0016441D" w:rsidRPr="00910CB8">
        <w:rPr>
          <w:rFonts w:cstheme="minorHAnsi"/>
        </w:rPr>
        <w:fldChar w:fldCharType="begin"/>
      </w:r>
      <w:r w:rsidR="00422B99">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6441D" w:rsidRPr="00910CB8">
        <w:rPr>
          <w:rFonts w:cstheme="minorHAnsi"/>
        </w:rPr>
        <w:fldChar w:fldCharType="separate"/>
      </w:r>
      <w:r w:rsidR="0016441D" w:rsidRPr="001F613A">
        <w:rPr>
          <w:lang w:val="en-GB"/>
        </w:rPr>
        <w:t>(Huey &amp; Kingsolver 2019)</w:t>
      </w:r>
      <w:r w:rsidR="0016441D" w:rsidRPr="00910CB8">
        <w:rPr>
          <w:rFonts w:cstheme="minorHAnsi"/>
        </w:rPr>
        <w:fldChar w:fldCharType="end"/>
      </w:r>
      <w:r w:rsidR="00CC40F4">
        <w:rPr>
          <w:rFonts w:eastAsiaTheme="minorEastAsia" w:cstheme="minorHAnsi"/>
          <w:lang w:val="en-GB"/>
        </w:rPr>
        <w:t xml:space="preserve">, </w:t>
      </w:r>
      <w:r w:rsidR="007D5A89">
        <w:rPr>
          <w:rFonts w:eastAsiaTheme="minorEastAsia" w:cstheme="minorHAnsi"/>
          <w:lang w:val="en-GB"/>
        </w:rPr>
        <w:t>species may be negatively impacted by warming even when</w:t>
      </w:r>
      <w:r w:rsidR="00903182">
        <w:rPr>
          <w:rFonts w:eastAsiaTheme="minorEastAsia" w:cstheme="minorHAnsi"/>
          <w:lang w:val="en-GB"/>
        </w:rPr>
        <w:t xml:space="preserve"> controlled </w:t>
      </w:r>
      <w:r w:rsidR="00E06AD0">
        <w:rPr>
          <w:rFonts w:eastAsiaTheme="minorEastAsia" w:cstheme="minorHAnsi"/>
          <w:lang w:val="en-GB"/>
        </w:rPr>
        <w:t>experiment</w:t>
      </w:r>
      <w:r w:rsidR="00743F3B">
        <w:rPr>
          <w:rFonts w:eastAsiaTheme="minorEastAsia" w:cstheme="minorHAnsi"/>
          <w:lang w:val="en-GB"/>
        </w:rPr>
        <w:t>s</w:t>
      </w:r>
      <w:r w:rsidR="00E06AD0">
        <w:rPr>
          <w:rFonts w:eastAsiaTheme="minorEastAsia" w:cstheme="minorHAnsi"/>
          <w:lang w:val="en-GB"/>
        </w:rPr>
        <w:t xml:space="preserve"> </w:t>
      </w:r>
      <w:r w:rsidR="007D5A89">
        <w:rPr>
          <w:rFonts w:eastAsiaTheme="minorEastAsia" w:cstheme="minorHAnsi"/>
          <w:lang w:val="en-GB"/>
        </w:rPr>
        <w:t xml:space="preserve">show they can maintain growth capacity at </w:t>
      </w:r>
      <w:r w:rsidR="00CA4043">
        <w:rPr>
          <w:rFonts w:eastAsiaTheme="minorEastAsia" w:cstheme="minorHAnsi"/>
          <w:lang w:val="en-GB"/>
        </w:rPr>
        <w:t>these</w:t>
      </w:r>
      <w:r w:rsidR="007D5A89">
        <w:rPr>
          <w:rFonts w:eastAsiaTheme="minorEastAsia" w:cstheme="minorHAnsi"/>
          <w:lang w:val="en-GB"/>
        </w:rPr>
        <w:t xml:space="preserve"> temperatures.</w:t>
      </w:r>
      <w:r w:rsidR="007C2FD5">
        <w:rPr>
          <w:rFonts w:eastAsiaTheme="minorEastAsia" w:cstheme="minorHAnsi"/>
          <w:lang w:val="en-GB"/>
        </w:rPr>
        <w:t xml:space="preserve"> </w:t>
      </w:r>
      <w:r w:rsidR="003A20C4">
        <w:rPr>
          <w:rFonts w:eastAsiaTheme="minorEastAsia" w:cstheme="minorHAnsi"/>
          <w:lang w:val="en-GB"/>
        </w:rPr>
        <w:t xml:space="preserve">In fact, </w:t>
      </w:r>
      <w:r w:rsidR="00AA7C24">
        <w:rPr>
          <w:rFonts w:eastAsiaTheme="minorEastAsia" w:cstheme="minorHAnsi"/>
          <w:lang w:val="en-GB"/>
        </w:rPr>
        <w:t xml:space="preserve">there are examples of </w:t>
      </w:r>
      <w:r w:rsidR="00AA7C24" w:rsidRPr="00972C7F">
        <w:rPr>
          <w:rFonts w:cstheme="minorHAnsi"/>
          <w:lang w:val="en-GB"/>
        </w:rPr>
        <w:t xml:space="preserve">warming </w:t>
      </w:r>
      <w:r w:rsidR="00AA7C24" w:rsidRPr="004559BC">
        <w:rPr>
          <w:rFonts w:cstheme="minorHAnsi"/>
          <w:lang w:val="en-GB"/>
        </w:rPr>
        <w:t xml:space="preserve">already </w:t>
      </w:r>
      <w:r w:rsidR="00AA7C24">
        <w:rPr>
          <w:rFonts w:cstheme="minorHAnsi"/>
          <w:lang w:val="en-GB"/>
        </w:rPr>
        <w:t xml:space="preserve">having </w:t>
      </w:r>
      <w:r w:rsidR="00AA7C24" w:rsidRPr="00972C7F">
        <w:rPr>
          <w:rFonts w:cstheme="minorHAnsi"/>
          <w:lang w:val="en-GB"/>
        </w:rPr>
        <w:t>negative or lack of positive</w:t>
      </w:r>
      <w:r w:rsidR="00AA7C24">
        <w:rPr>
          <w:rFonts w:cstheme="minorHAnsi"/>
          <w:lang w:val="en-GB"/>
        </w:rPr>
        <w:t xml:space="preserve"> </w:t>
      </w:r>
      <w:r w:rsidR="00AA7C24">
        <w:rPr>
          <w:rFonts w:cstheme="minorHAnsi"/>
          <w:lang w:val="en-GB"/>
        </w:rPr>
        <w:fldChar w:fldCharType="begin"/>
      </w:r>
      <w:r w:rsidR="00422B99">
        <w:rPr>
          <w:rFonts w:cstheme="minorHAnsi"/>
          <w:lang w:val="en-GB"/>
        </w:rPr>
        <w:instrText xml:space="preserve"> ADDIN ZOTERO_ITEM CSL_CITATION {"citationID":"au214s33k5","properties":{"formattedCitation":"(Huss {\\i{}et al.} 2019)","plainCitation":"(Huss et al. 2019)","noteIndex":0},"citationItems":[{"id":"ARwAgdoO/TAqoOHJ0","uris":["http://zotero.org/users/6116610/items/3XTZM82V"],"uri":["http://zotero.org/users/6116610/items/3XTZM82V"],"itemData":{"id":"JtKt9yLW/Rm8sr6r2","type":"article-journal","abstract":"A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AA7C24">
        <w:rPr>
          <w:rFonts w:cstheme="minorHAnsi"/>
          <w:lang w:val="en-GB"/>
        </w:rPr>
        <w:fldChar w:fldCharType="separate"/>
      </w:r>
      <w:r w:rsidR="00AA7C24" w:rsidRPr="009D6C25">
        <w:rPr>
          <w:lang w:val="en-GB"/>
        </w:rPr>
        <w:t xml:space="preserve">(Huss </w:t>
      </w:r>
      <w:r w:rsidR="00AA7C24" w:rsidRPr="009D6C25">
        <w:rPr>
          <w:i/>
          <w:iCs/>
          <w:lang w:val="en-GB"/>
        </w:rPr>
        <w:t>et al.</w:t>
      </w:r>
      <w:r w:rsidR="00AA7C24" w:rsidRPr="009D6C25">
        <w:rPr>
          <w:lang w:val="en-GB"/>
        </w:rPr>
        <w:t xml:space="preserve"> 2019)</w:t>
      </w:r>
      <w:r w:rsidR="00AA7C24">
        <w:rPr>
          <w:rFonts w:cstheme="minorHAnsi"/>
          <w:lang w:val="en-GB"/>
        </w:rPr>
        <w:fldChar w:fldCharType="end"/>
      </w:r>
      <w:r w:rsidR="00AA7C24" w:rsidRPr="00972C7F">
        <w:rPr>
          <w:rFonts w:cstheme="minorHAnsi"/>
          <w:lang w:val="en-GB"/>
        </w:rPr>
        <w:t xml:space="preserve"> effects on populations living at the edge of their physiological tolerance in terms of growth </w:t>
      </w:r>
      <w:r w:rsidR="00AA7C24">
        <w:rPr>
          <w:rFonts w:cstheme="minorHAnsi"/>
        </w:rPr>
        <w:fldChar w:fldCharType="begin"/>
      </w:r>
      <w:r w:rsidR="00422B99">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AA7C24">
        <w:rPr>
          <w:rFonts w:cstheme="minorHAnsi"/>
        </w:rPr>
        <w:fldChar w:fldCharType="separate"/>
      </w:r>
      <w:r w:rsidR="00AA7C24" w:rsidRPr="009D6C25">
        <w:rPr>
          <w:lang w:val="en-GB"/>
        </w:rPr>
        <w:t xml:space="preserve">(Neuheimer </w:t>
      </w:r>
      <w:r w:rsidR="00AA7C24" w:rsidRPr="009D6C25">
        <w:rPr>
          <w:i/>
          <w:iCs/>
          <w:lang w:val="en-GB"/>
        </w:rPr>
        <w:t>et al.</w:t>
      </w:r>
      <w:r w:rsidR="00AA7C24" w:rsidRPr="009D6C25">
        <w:rPr>
          <w:lang w:val="en-GB"/>
        </w:rPr>
        <w:t xml:space="preserve"> 2011)</w:t>
      </w:r>
      <w:r w:rsidR="00AA7C24">
        <w:rPr>
          <w:rFonts w:cstheme="minorHAnsi"/>
        </w:rPr>
        <w:fldChar w:fldCharType="end"/>
      </w:r>
      <w:r w:rsidR="00AA7C24" w:rsidRPr="00D2180A">
        <w:rPr>
          <w:rFonts w:cstheme="minorHAnsi"/>
        </w:rPr>
        <w:t>.</w:t>
      </w:r>
      <w:r w:rsidR="00FB095A" w:rsidRPr="004559BC" w:rsidDel="002E412E">
        <w:rPr>
          <w:rFonts w:eastAsiaTheme="minorEastAsia" w:cstheme="minorHAnsi"/>
          <w:lang w:val="en-GB"/>
        </w:rPr>
        <w:t xml:space="preserve"> </w:t>
      </w:r>
      <w:r w:rsidR="00FB095A">
        <w:rPr>
          <w:rFonts w:eastAsiaTheme="minorEastAsia" w:cstheme="minorHAnsi"/>
          <w:lang w:val="en-GB"/>
        </w:rPr>
        <w:t>W</w:t>
      </w:r>
      <w:r w:rsidR="00BD5337">
        <w:rPr>
          <w:rFonts w:cstheme="minorHAnsi"/>
          <w:lang w:val="en-GB"/>
        </w:rPr>
        <w:t xml:space="preserve">hether or not </w:t>
      </w:r>
      <w:r w:rsidR="00C22EEF">
        <w:rPr>
          <w:rFonts w:cstheme="minorHAnsi"/>
          <w:lang w:val="en-GB"/>
        </w:rPr>
        <w:t xml:space="preserve">the negative effects of warming will be first experienced by the largest fish </w:t>
      </w:r>
      <w:r w:rsidR="000860FC">
        <w:rPr>
          <w:rFonts w:eastAsiaTheme="minorEastAsia" w:cstheme="minorHAnsi"/>
          <w:lang w:val="en-GB"/>
        </w:rPr>
        <w:t>depend</w:t>
      </w:r>
      <w:r w:rsidR="00C22EEF">
        <w:rPr>
          <w:rFonts w:eastAsiaTheme="minorEastAsia" w:cstheme="minorHAnsi"/>
          <w:lang w:val="en-GB"/>
        </w:rPr>
        <w:t>s</w:t>
      </w:r>
      <w:r w:rsidR="000860FC">
        <w:rPr>
          <w:rFonts w:eastAsiaTheme="minorEastAsia" w:cstheme="minorHAnsi"/>
          <w:lang w:val="en-GB"/>
        </w:rPr>
        <w:t xml:space="preserve"> on </w:t>
      </w:r>
      <w:r w:rsidR="002B378D" w:rsidRPr="004559BC">
        <w:rPr>
          <w:rFonts w:eastAsiaTheme="minorEastAsia" w:cstheme="minorHAnsi"/>
          <w:lang w:val="en-GB"/>
        </w:rPr>
        <w:t xml:space="preserve">if </w:t>
      </w:r>
      <w:r w:rsidR="00D56FB2">
        <w:rPr>
          <w:rFonts w:eastAsiaTheme="minorEastAsia" w:cstheme="minorHAnsi"/>
          <w:lang w:val="en-GB"/>
        </w:rPr>
        <w:t xml:space="preserve">they </w:t>
      </w:r>
      <w:r w:rsidR="0073415C" w:rsidRPr="004559BC">
        <w:rPr>
          <w:lang w:val="en-GB"/>
        </w:rPr>
        <w:t>live closer to their thermal optimum for growth.</w:t>
      </w:r>
      <w:r w:rsidR="0012070D" w:rsidRPr="004559BC">
        <w:rPr>
          <w:lang w:val="en-GB"/>
        </w:rPr>
        <w:t xml:space="preserve"> </w:t>
      </w:r>
      <w:r w:rsidR="00F72612">
        <w:rPr>
          <w:lang w:val="en-GB"/>
        </w:rPr>
        <w:t xml:space="preserve">They may for instance </w:t>
      </w:r>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422B99">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proofErr w:type="spellStart"/>
      <w:r w:rsidR="00CD67B8" w:rsidRPr="004559BC">
        <w:rPr>
          <w:lang w:val="en-GB"/>
        </w:rPr>
        <w:lastRenderedPageBreak/>
        <w:t>Heincke’s</w:t>
      </w:r>
      <w:proofErr w:type="spellEnd"/>
      <w:r w:rsidR="00CD67B8" w:rsidRPr="004559BC">
        <w:rPr>
          <w:lang w:val="en-GB"/>
        </w:rPr>
        <w:t xml:space="preserve"> law </w:t>
      </w:r>
      <w:r w:rsidR="00CD67B8">
        <w:fldChar w:fldCharType="begin"/>
      </w:r>
      <w:r w:rsidR="00422B99">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lang w:val="en-GB"/>
        </w:rPr>
        <w:t>(</w:t>
      </w:r>
      <w:proofErr w:type="spellStart"/>
      <w:r w:rsidR="001F613A" w:rsidRPr="001F613A">
        <w:rPr>
          <w:lang w:val="en-GB"/>
        </w:rPr>
        <w:t>Heincke</w:t>
      </w:r>
      <w:proofErr w:type="spellEnd"/>
      <w:r w:rsidR="001F613A" w:rsidRPr="001F613A">
        <w:rPr>
          <w:lang w:val="en-GB"/>
        </w:rPr>
        <w:t xml:space="preserv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from</w:t>
      </w:r>
      <w:r w:rsidR="00286C93" w:rsidRPr="00286C93">
        <w:rPr>
          <w:rFonts w:eastAsiaTheme="minorEastAsia" w:cstheme="minorHAnsi"/>
          <w:lang w:val="en-GB"/>
        </w:rPr>
        <w:t xml:space="preserve"> </w:t>
      </w:r>
      <w:r w:rsidR="00286C93" w:rsidRPr="00972C7F">
        <w:rPr>
          <w:rFonts w:eastAsiaTheme="minorEastAsia" w:cstheme="minorHAnsi"/>
          <w:lang w:val="en-GB"/>
        </w:rPr>
        <w:t xml:space="preserve">negative impacts of warming from heatwaves </w:t>
      </w:r>
      <w:r w:rsidR="00286C93" w:rsidRPr="002D0961">
        <w:rPr>
          <w:rFonts w:eastAsiaTheme="minorEastAsia" w:cstheme="minorHAnsi"/>
        </w:rPr>
        <w:fldChar w:fldCharType="begin"/>
      </w:r>
      <w:r w:rsidR="00422B99">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286C93" w:rsidRPr="002D0961">
        <w:rPr>
          <w:rFonts w:eastAsiaTheme="minorEastAsia" w:cstheme="minorHAnsi"/>
        </w:rPr>
        <w:fldChar w:fldCharType="separate"/>
      </w:r>
      <w:r w:rsidR="00286C93" w:rsidRPr="009F48BC">
        <w:rPr>
          <w:lang w:val="en-GB"/>
        </w:rPr>
        <w:t>(Pörtner &amp; Knust 2007)</w:t>
      </w:r>
      <w:r w:rsidR="00286C93" w:rsidRPr="002D0961">
        <w:rPr>
          <w:rFonts w:eastAsiaTheme="minorEastAsia" w:cstheme="minorHAnsi"/>
        </w:rPr>
        <w:fldChar w:fldCharType="end"/>
      </w:r>
      <w:r w:rsidR="00286C93">
        <w:rPr>
          <w:rFonts w:eastAsiaTheme="minorEastAsia" w:cstheme="minorHAnsi"/>
          <w:lang w:val="en-GB"/>
        </w:rPr>
        <w:t xml:space="preserve">, </w:t>
      </w:r>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r w:rsidR="00286C93">
        <w:rPr>
          <w:rFonts w:eastAsiaTheme="minorEastAsia" w:cstheme="minorHAnsi"/>
          <w:lang w:val="en-GB"/>
        </w:rPr>
        <w:t xml:space="preserve"> from warming</w:t>
      </w:r>
      <w:r w:rsidR="00930583" w:rsidRPr="004559BC">
        <w:rPr>
          <w:rFonts w:eastAsiaTheme="minorEastAsia" w:cstheme="minorHAnsi"/>
          <w:lang w:val="en-GB"/>
        </w:rPr>
        <w:t xml:space="preserve"> </w:t>
      </w:r>
      <w:r w:rsidR="00930583">
        <w:rPr>
          <w:rFonts w:eastAsiaTheme="minorEastAsia" w:cstheme="minorHAnsi"/>
        </w:rPr>
        <w:fldChar w:fldCharType="begin"/>
      </w:r>
      <w:r w:rsidR="00422B99">
        <w:rPr>
          <w:rFonts w:eastAsiaTheme="minorEastAsia" w:cstheme="minorHAnsi"/>
          <w:lang w:val="en-GB"/>
        </w:rPr>
        <w:instrText xml:space="preserve"> ADDIN ZOTERO_ITEM CSL_CITATION {"citationID":"ag7eb21mmv","properties":{"formattedCitation":"(Huss {\\i{}et al.} 2019)","plainCitation":"(Huss et al. 2019)","noteIndex":0},"citationItems":[{"id":"ARwAgdoO/TAqoOHJ0","uris":["http://zotero.org/users/6116610/items/3XTZM82V"],"uri":["http://zotero.org/users/6116610/items/3XTZM82V"],"itemData":{"id":"JtKt9yLW/Rm8sr6r2","type":"article-journal","abstract":"A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lang w:val="en-GB"/>
        </w:rPr>
        <w:t xml:space="preserve">(Huss </w:t>
      </w:r>
      <w:r w:rsidR="009F48BC" w:rsidRPr="009F48BC">
        <w:rPr>
          <w:i/>
          <w:iCs/>
          <w:lang w:val="en-GB"/>
        </w:rPr>
        <w:t>et al.</w:t>
      </w:r>
      <w:r w:rsidR="009F48BC" w:rsidRPr="009F48BC">
        <w:rPr>
          <w:lang w:val="en-GB"/>
        </w:rPr>
        <w:t xml:space="preserve"> 2019)</w:t>
      </w:r>
      <w:r w:rsidR="00930583">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where warming can lead to increased growth rate</w:t>
      </w:r>
      <w:r w:rsidR="00940731">
        <w:rPr>
          <w:rFonts w:cstheme="minorHAnsi"/>
          <w:lang w:val="en-GB"/>
        </w:rPr>
        <w:t xml:space="preserve"> </w:t>
      </w:r>
      <w:r w:rsidR="001449C9">
        <w:rPr>
          <w:rFonts w:cstheme="minorHAnsi"/>
          <w:lang w:val="en-GB"/>
        </w:rPr>
        <w:t>for all individuals in a population</w:t>
      </w:r>
      <w:r w:rsidR="007A565B" w:rsidRPr="004559BC">
        <w:rPr>
          <w:rFonts w:cstheme="minorHAnsi"/>
          <w:lang w:val="en-GB"/>
        </w:rPr>
        <w:t xml:space="preserve"> </w:t>
      </w:r>
      <w:r w:rsidR="00DD56B6" w:rsidRPr="00972C7F">
        <w:rPr>
          <w:rFonts w:cstheme="minorHAnsi"/>
          <w:lang w:val="en-GB"/>
        </w:rPr>
        <w:t xml:space="preserve">is a simplification </w:t>
      </w:r>
      <w:commentRangeStart w:id="405"/>
      <w:commentRangeStart w:id="406"/>
      <w:r w:rsidR="00DD56B6" w:rsidRPr="00972C7F">
        <w:rPr>
          <w:rFonts w:cstheme="minorHAnsi"/>
          <w:lang w:val="en-GB"/>
        </w:rPr>
        <w:t xml:space="preserve">that </w:t>
      </w:r>
      <w:r w:rsidR="005D123C">
        <w:rPr>
          <w:rFonts w:cstheme="minorHAnsi"/>
          <w:lang w:val="en-GB"/>
        </w:rPr>
        <w:t>can bias prediction of</w:t>
      </w:r>
      <w:r w:rsidR="005D123C" w:rsidRPr="00972C7F">
        <w:rPr>
          <w:rFonts w:cstheme="minorHAnsi"/>
          <w:lang w:val="en-GB"/>
        </w:rPr>
        <w:t xml:space="preserve"> </w:t>
      </w:r>
      <w:r w:rsidR="007A4220">
        <w:rPr>
          <w:rFonts w:cstheme="minorHAnsi"/>
          <w:lang w:val="en-GB"/>
        </w:rPr>
        <w:t xml:space="preserve">the biological impacts of </w:t>
      </w:r>
      <w:r w:rsidR="00DD56B6" w:rsidRPr="00972C7F">
        <w:rPr>
          <w:rFonts w:cstheme="minorHAnsi"/>
          <w:lang w:val="en-GB"/>
        </w:rPr>
        <w:t>climate change.</w:t>
      </w:r>
      <w:r w:rsidR="00987493" w:rsidRPr="004559BC">
        <w:rPr>
          <w:rFonts w:cstheme="minorHAnsi"/>
          <w:lang w:val="en-GB"/>
        </w:rPr>
        <w:t xml:space="preserve"> </w:t>
      </w:r>
      <w:commentRangeEnd w:id="405"/>
      <w:r w:rsidR="000C19A1">
        <w:rPr>
          <w:rStyle w:val="CommentReference"/>
        </w:rPr>
        <w:commentReference w:id="405"/>
      </w:r>
      <w:commentRangeEnd w:id="406"/>
      <w:r w:rsidR="00D2180A">
        <w:rPr>
          <w:rStyle w:val="CommentReference"/>
        </w:rPr>
        <w:commentReference w:id="406"/>
      </w:r>
    </w:p>
    <w:p w14:paraId="67F427F7" w14:textId="1C5EC135" w:rsidR="00720141" w:rsidRPr="004B096A" w:rsidRDefault="00E169B4" w:rsidP="002E3379">
      <w:pPr>
        <w:spacing w:line="480" w:lineRule="auto"/>
        <w:ind w:firstLine="284"/>
        <w:contextualSpacing/>
        <w:jc w:val="both"/>
        <w:rPr>
          <w:rFonts w:eastAsiaTheme="minorEastAsia" w:cstheme="minorHAnsi"/>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 xml:space="preserve">general </w:t>
      </w:r>
      <w:proofErr w:type="spellStart"/>
      <w:r w:rsidR="003A2AF0" w:rsidRPr="004559BC">
        <w:rPr>
          <w:rFonts w:eastAsiaTheme="minorEastAsia" w:cstheme="minorHAnsi"/>
          <w:lang w:val="en-GB"/>
        </w:rPr>
        <w:t>Pütter</w:t>
      </w:r>
      <w:proofErr w:type="spellEnd"/>
      <w:r w:rsidR="003A2AF0" w:rsidRPr="004559BC">
        <w:rPr>
          <w:rFonts w:eastAsiaTheme="minorEastAsia" w:cstheme="minorHAnsi"/>
          <w:lang w:val="en-GB"/>
        </w:rPr>
        <w:t>-type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422B99">
        <w:rPr>
          <w:rFonts w:eastAsiaTheme="minorEastAsia" w:cstheme="minorHAnsi"/>
          <w:lang w:val="en-GB"/>
        </w:rPr>
        <w:instrText xml:space="preserve"> ADDIN ZOTERO_ITEM CSL_CITATION {"citationID":"ap1u6udspb","properties":{"formattedCitation":"(P\\uc0\\u252{}tter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lang w:val="en-GB"/>
        </w:rPr>
        <w:t>(</w:t>
      </w:r>
      <w:proofErr w:type="spellStart"/>
      <w:r w:rsidR="001F613A" w:rsidRPr="001F613A">
        <w:rPr>
          <w:lang w:val="en-GB"/>
        </w:rPr>
        <w:t>Pütter</w:t>
      </w:r>
      <w:proofErr w:type="spellEnd"/>
      <w:r w:rsidR="001F613A" w:rsidRPr="001F613A">
        <w:rPr>
          <w:lang w:val="en-GB"/>
        </w:rPr>
        <w:t xml:space="preserve"> 1920)</w:t>
      </w:r>
      <w:r w:rsidR="003866F7">
        <w:rPr>
          <w:rFonts w:eastAsiaTheme="minorEastAsia" w:cstheme="minorHAnsi"/>
        </w:rPr>
        <w:fldChar w:fldCharType="end"/>
      </w:r>
      <w:r w:rsidR="001A1712">
        <w:rPr>
          <w:rFonts w:eastAsiaTheme="minorEastAsia" w:cstheme="minorHAnsi"/>
          <w:lang w:val="en-GB"/>
        </w:rPr>
        <w:t xml:space="preserve">. </w:t>
      </w:r>
      <w:r w:rsidR="008E2EAD">
        <w:rPr>
          <w:rFonts w:eastAsiaTheme="minorEastAsia" w:cstheme="minorHAnsi"/>
          <w:lang w:val="en-GB"/>
        </w:rPr>
        <w:t xml:space="preserve">In these models, </w:t>
      </w:r>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w:t>
      </w:r>
      <w:r w:rsidR="00EB7942">
        <w:rPr>
          <w:rFonts w:eastAsiaTheme="minorEastAsia" w:cstheme="minorHAnsi"/>
          <w:lang w:val="en-GB"/>
        </w:rPr>
        <w:t xml:space="preserve">body </w:t>
      </w:r>
      <w:r w:rsidR="00013DDC" w:rsidRPr="004559BC">
        <w:rPr>
          <w:rFonts w:eastAsiaTheme="minorEastAsia" w:cstheme="minorHAnsi"/>
          <w:lang w:val="en-GB"/>
        </w:rPr>
        <w:t xml:space="preserve">size </w:t>
      </w:r>
      <w:r w:rsidR="006926E6" w:rsidRPr="00972C7F">
        <w:rPr>
          <w:rFonts w:eastAsiaTheme="minorEastAsia" w:cstheme="minorHAnsi"/>
          <w:lang w:val="en-GB"/>
        </w:rPr>
        <w:t>under two conditions:</w:t>
      </w:r>
      <w:r w:rsidR="009E7470">
        <w:rPr>
          <w:rFonts w:eastAsiaTheme="minorEastAsia" w:cstheme="minorHAnsi"/>
          <w:lang w:val="en-GB"/>
        </w:rPr>
        <w:t xml:space="preserve"> (1)</w:t>
      </w:r>
      <w:ins w:id="407" w:author="Max Lindmark" w:date="2020-07-31T16:46:00Z">
        <w:r w:rsidR="0004382A">
          <w:rPr>
            <w:rFonts w:eastAsiaTheme="minorEastAsia" w:cstheme="minorHAnsi"/>
            <w:lang w:val="en-GB"/>
          </w:rPr>
          <w:t xml:space="preserve"> the mass-exponent is for consumption than fore metabolism</w:t>
        </w:r>
      </w:ins>
      <w:r w:rsidR="006926E6" w:rsidRPr="00972C7F">
        <w:rPr>
          <w:rFonts w:eastAsiaTheme="minorEastAsia" w:cstheme="minorHAnsi"/>
          <w:lang w:val="en-GB"/>
        </w:rPr>
        <w:t xml:space="preserve"> </w:t>
      </w:r>
      <w:commentRangeStart w:id="408"/>
      <w:commentRangeStart w:id="409"/>
      <m:oMath>
        <m:r>
          <w:del w:id="410" w:author="Max Lindmark" w:date="2020-07-31T16:46:00Z">
            <w:rPr>
              <w:rFonts w:ascii="Cambria Math" w:eastAsiaTheme="minorEastAsia" w:hAnsi="Cambria Math" w:cstheme="minorHAnsi"/>
            </w:rPr>
            <m:t>a</m:t>
          </w:del>
        </m:r>
        <m:r>
          <w:del w:id="411" w:author="Max Lindmark" w:date="2020-07-31T16:46:00Z">
            <w:rPr>
              <w:rFonts w:ascii="Cambria Math" w:eastAsiaTheme="minorEastAsia" w:hAnsi="Cambria Math" w:cstheme="minorHAnsi"/>
              <w:lang w:val="en-GB"/>
            </w:rPr>
            <m:t>&lt;</m:t>
          </w:del>
        </m:r>
        <m:r>
          <w:del w:id="412" w:author="Max Lindmark" w:date="2020-07-31T16:46:00Z">
            <w:rPr>
              <w:rFonts w:ascii="Cambria Math" w:eastAsiaTheme="minorEastAsia" w:hAnsi="Cambria Math" w:cstheme="minorHAnsi"/>
            </w:rPr>
            <m:t>b</m:t>
          </w:del>
        </m:r>
      </m:oMath>
      <w:r w:rsidR="00C7479B" w:rsidRPr="00972C7F">
        <w:rPr>
          <w:rFonts w:eastAsiaTheme="minorEastAsia" w:cstheme="minorHAnsi"/>
          <w:lang w:val="en-GB"/>
        </w:rPr>
        <w:t xml:space="preserve"> </w:t>
      </w:r>
      <w:commentRangeEnd w:id="408"/>
      <w:r w:rsidR="00D11D33">
        <w:rPr>
          <w:rStyle w:val="CommentReference"/>
        </w:rPr>
        <w:commentReference w:id="408"/>
      </w:r>
      <w:commentRangeEnd w:id="409"/>
      <w:r w:rsidR="000D3447">
        <w:rPr>
          <w:rStyle w:val="CommentReference"/>
        </w:rPr>
        <w:commentReference w:id="409"/>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9E7470">
        <w:rPr>
          <w:rFonts w:eastAsiaTheme="minorEastAsia" w:cstheme="minorHAnsi"/>
          <w:lang w:val="en-GB"/>
        </w:rPr>
        <w:t xml:space="preserve">(2)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422B99">
        <w:rPr>
          <w:rFonts w:eastAsiaTheme="minorEastAsia" w:cstheme="minorHAnsi"/>
          <w:lang w:val="en-GB"/>
        </w:rPr>
        <w:instrText xml:space="preserve"> ADDIN ZOTERO_ITEM CSL_CITATION {"citationID":"a24b3dp1hdp","properties":{"formattedCitation":"(Morita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lang w:val="en-GB"/>
        </w:rPr>
        <w:t xml:space="preserve">(Morita </w:t>
      </w:r>
      <w:r w:rsidR="006750E1" w:rsidRPr="006750E1">
        <w:rPr>
          <w:i/>
          <w:iCs/>
          <w:lang w:val="en-GB"/>
        </w:rPr>
        <w:t>et al.</w:t>
      </w:r>
      <w:r w:rsidR="006750E1" w:rsidRPr="006750E1">
        <w:rPr>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ins w:id="413" w:author="Max Lindmark" w:date="2020-07-31T16:47:00Z">
        <w:r w:rsidR="009152C1">
          <w:rPr>
            <w:rFonts w:eastAsiaTheme="minorEastAsia" w:cstheme="minorHAnsi"/>
            <w:lang w:val="en-GB"/>
          </w:rPr>
          <w:t xml:space="preserve"> </w:t>
        </w:r>
      </w:ins>
      <w:r w:rsidR="00BF6326">
        <w:rPr>
          <w:rFonts w:eastAsiaTheme="minorEastAsia" w:cstheme="minorHAnsi"/>
          <w:lang w:val="en-GB"/>
        </w:rPr>
        <w:fldChar w:fldCharType="begin"/>
      </w:r>
      <w:r w:rsidR="00422B99">
        <w:rPr>
          <w:rFonts w:eastAsiaTheme="minorEastAsia" w:cstheme="minorHAnsi"/>
          <w:lang w:val="en-GB"/>
        </w:rPr>
        <w:instrText xml:space="preserve"> ADDIN ZOTERO_ITEM CSL_CITATION {"citationID":"angc8nfk4","properties":{"formattedCitation":"(Lefevre {\\i{}et al.} 2017; Pauly &amp; Cheung 2018b)","plainCitation":"(Lefevre et al. 2017; Pauly &amp; Cheung 2018b)","noteIndex":0},"citationItems":[{"id":845,"uris":["http://zotero.org/users/6116610/items/ZL6K8JKB"],"uri":["http://zotero.org/users/6116610/items/ZL6K8JKB"],"itemData":{"id":845,"type":"article-journal","abstract":"Some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BF6326">
        <w:rPr>
          <w:rFonts w:eastAsiaTheme="minorEastAsia" w:cstheme="minorHAnsi"/>
          <w:lang w:val="en-GB"/>
        </w:rPr>
        <w:fldChar w:fldCharType="separate"/>
      </w:r>
      <w:r w:rsidR="00422B99" w:rsidRPr="00422B99">
        <w:rPr>
          <w:rFonts w:ascii="Times New Roman" w:cs="Times New Roman"/>
          <w:lang w:val="en-GB"/>
        </w:rPr>
        <w:t xml:space="preserve">(Lefevre </w:t>
      </w:r>
      <w:r w:rsidR="00422B99" w:rsidRPr="00422B99">
        <w:rPr>
          <w:rFonts w:ascii="Times New Roman" w:cs="Times New Roman"/>
          <w:i/>
          <w:iCs/>
          <w:lang w:val="en-GB"/>
        </w:rPr>
        <w:t>et al.</w:t>
      </w:r>
      <w:r w:rsidR="00422B99" w:rsidRPr="00422B99">
        <w:rPr>
          <w:rFonts w:ascii="Times New Roman" w:cs="Times New Roman"/>
          <w:lang w:val="en-GB"/>
        </w:rPr>
        <w:t xml:space="preserve"> 2017; Pauly &amp; Cheung 2018b)</w:t>
      </w:r>
      <w:r w:rsidR="00BF6326">
        <w:rPr>
          <w:rFonts w:eastAsiaTheme="minorEastAsia" w:cstheme="minorHAnsi"/>
          <w:lang w:val="en-GB"/>
        </w:rPr>
        <w:fldChar w:fldCharType="end"/>
      </w:r>
      <w:commentRangeStart w:id="414"/>
      <w:commentRangeStart w:id="415"/>
      <w:r w:rsidR="00992EBD" w:rsidRPr="00972C7F">
        <w:rPr>
          <w:rFonts w:eastAsiaTheme="minorEastAsia" w:cstheme="minorHAnsi"/>
          <w:lang w:val="en-GB"/>
        </w:rPr>
        <w:t>.</w:t>
      </w:r>
      <w:commentRangeEnd w:id="414"/>
      <w:r w:rsidR="00EB7942">
        <w:rPr>
          <w:rStyle w:val="CommentReference"/>
        </w:rPr>
        <w:commentReference w:id="414"/>
      </w:r>
      <w:commentRangeEnd w:id="415"/>
      <w:r w:rsidR="00CC2873">
        <w:rPr>
          <w:rStyle w:val="CommentReference"/>
        </w:rPr>
        <w:commentReference w:id="415"/>
      </w:r>
      <w:r w:rsidR="00E7188A">
        <w:rPr>
          <w:rFonts w:eastAsiaTheme="minorEastAsia" w:cstheme="minorHAnsi"/>
          <w:lang w:val="en-GB"/>
        </w:rPr>
        <w:t xml:space="preserve"> </w:t>
      </w:r>
      <w:r w:rsidR="00F70DFF">
        <w:rPr>
          <w:rFonts w:eastAsiaTheme="minorEastAsia" w:cstheme="minorHAnsi"/>
          <w:lang w:val="en-GB"/>
        </w:rPr>
        <w:t xml:space="preserve">In the von </w:t>
      </w:r>
      <w:proofErr w:type="spellStart"/>
      <w:r w:rsidR="00F70DFF">
        <w:rPr>
          <w:rFonts w:eastAsiaTheme="minorEastAsia" w:cstheme="minorHAnsi"/>
          <w:lang w:val="en-GB"/>
        </w:rPr>
        <w:t>Bertalanffy</w:t>
      </w:r>
      <w:proofErr w:type="spellEnd"/>
      <w:r w:rsidR="00F70DFF">
        <w:rPr>
          <w:rFonts w:eastAsiaTheme="minorEastAsia" w:cstheme="minorHAnsi"/>
          <w:lang w:val="en-GB"/>
        </w:rPr>
        <w:t xml:space="preserve"> growth model (VBGM)</w:t>
      </w:r>
      <w:r w:rsidR="00392323">
        <w:rPr>
          <w:rFonts w:eastAsiaTheme="minorEastAsia" w:cstheme="minorHAnsi"/>
          <w:lang w:val="en-GB"/>
        </w:rPr>
        <w:t xml:space="preserve"> – </w:t>
      </w:r>
      <w:r w:rsidR="00F70DFF">
        <w:rPr>
          <w:rFonts w:eastAsiaTheme="minorEastAsia" w:cstheme="minorHAnsi"/>
          <w:lang w:val="en-GB"/>
        </w:rPr>
        <w:t>a</w:t>
      </w:r>
      <w:r w:rsidR="00392323">
        <w:rPr>
          <w:rFonts w:eastAsiaTheme="minorEastAsia" w:cstheme="minorHAnsi"/>
          <w:lang w:val="en-GB"/>
        </w:rPr>
        <w:t xml:space="preserve"> </w:t>
      </w:r>
      <w:r w:rsidR="00F70DFF">
        <w:rPr>
          <w:rFonts w:eastAsiaTheme="minorEastAsia" w:cstheme="minorHAnsi"/>
          <w:lang w:val="en-GB"/>
        </w:rPr>
        <w:t>speci</w:t>
      </w:r>
      <w:r w:rsidR="00DA58A4">
        <w:rPr>
          <w:rFonts w:eastAsiaTheme="minorEastAsia" w:cstheme="minorHAnsi"/>
          <w:lang w:val="en-GB"/>
        </w:rPr>
        <w:t>al</w:t>
      </w:r>
      <w:r w:rsidR="00F70DFF">
        <w:rPr>
          <w:rFonts w:eastAsiaTheme="minorEastAsia" w:cstheme="minorHAnsi"/>
          <w:lang w:val="en-GB"/>
        </w:rPr>
        <w:t xml:space="preserve"> case of the </w:t>
      </w:r>
      <w:proofErr w:type="spellStart"/>
      <w:r w:rsidR="00F70DFF">
        <w:rPr>
          <w:rFonts w:eastAsiaTheme="minorEastAsia" w:cstheme="minorHAnsi"/>
          <w:lang w:val="en-GB"/>
        </w:rPr>
        <w:t>Pütter</w:t>
      </w:r>
      <w:proofErr w:type="spellEnd"/>
      <w:r w:rsidR="00F70DFF">
        <w:rPr>
          <w:rFonts w:eastAsiaTheme="minorEastAsia" w:cstheme="minorHAnsi"/>
          <w:lang w:val="en-GB"/>
        </w:rPr>
        <w:t xml:space="preserve"> model </w:t>
      </w:r>
      <w:r w:rsidR="00392323">
        <w:rPr>
          <w:rFonts w:eastAsiaTheme="minorEastAsia" w:cstheme="minorHAnsi"/>
          <w:lang w:val="en-GB"/>
        </w:rPr>
        <w:t>– it is assumed</w:t>
      </w:r>
      <w:r w:rsidR="00C41597">
        <w:rPr>
          <w:rFonts w:eastAsiaTheme="minorEastAsia" w:cstheme="minorHAnsi"/>
          <w:lang w:val="en-GB"/>
        </w:rPr>
        <w:t xml:space="preserve"> </w:t>
      </w:r>
      <w:r w:rsidR="00F70DFF">
        <w:rPr>
          <w:rFonts w:eastAsiaTheme="minorEastAsia" w:cstheme="minorHAnsi"/>
          <w:lang w:val="en-GB"/>
        </w:rPr>
        <w:t xml:space="preserve">that catabolism is proportional to body mass </w:t>
      </w:r>
      <w:r w:rsidR="00C41597">
        <w:rPr>
          <w:rFonts w:eastAsiaTheme="minorEastAsia" w:cstheme="minorHAnsi"/>
          <w:lang w:val="en-GB"/>
        </w:rPr>
        <w:t>(</w:t>
      </w:r>
      <m:oMath>
        <m:r>
          <w:rPr>
            <w:rFonts w:ascii="Cambria Math" w:eastAsiaTheme="minorEastAsia" w:hAnsi="Cambria Math" w:cstheme="minorHAnsi"/>
            <w:lang w:val="en-GB"/>
          </w:rPr>
          <m:t>b=1</m:t>
        </m:r>
      </m:oMath>
      <w:r w:rsidR="00C41597">
        <w:rPr>
          <w:rFonts w:eastAsiaTheme="minorEastAsia" w:cstheme="minorHAnsi"/>
          <w:lang w:val="en-GB"/>
        </w:rPr>
        <w:t>)</w:t>
      </w:r>
      <w:r w:rsidR="00BF6C10">
        <w:rPr>
          <w:rFonts w:eastAsiaTheme="minorEastAsia" w:cstheme="minorHAnsi"/>
          <w:lang w:val="en-GB"/>
        </w:rPr>
        <w:t xml:space="preserve">. This stems </w:t>
      </w:r>
      <w:r w:rsidR="00C40AE3" w:rsidRPr="00972C7F">
        <w:rPr>
          <w:rFonts w:eastAsiaTheme="minorEastAsia" w:cstheme="minorHAnsi"/>
          <w:lang w:val="en-GB"/>
        </w:rPr>
        <w:t xml:space="preserve">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422B99">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F36D53">
        <w:rPr>
          <w:rFonts w:eastAsiaTheme="minorEastAsia" w:cstheme="minorHAnsi"/>
          <w:lang w:val="en-GB"/>
        </w:rPr>
        <w:t xml:space="preserve">, but </w:t>
      </w:r>
      <w:r w:rsidR="00774E20" w:rsidRPr="00972C7F">
        <w:rPr>
          <w:rFonts w:eastAsiaTheme="minorEastAsia" w:cstheme="minorHAnsi"/>
          <w:lang w:val="en-GB"/>
        </w:rPr>
        <w:t xml:space="preserve">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422B99">
        <w:rPr>
          <w:rFonts w:eastAsiaTheme="minorEastAsia" w:cstheme="minorHAnsi"/>
          <w:lang w:val="en-GB"/>
        </w:rPr>
        <w:instrText xml:space="preserve"> ADDIN ZOTERO_ITEM CSL_CITATION {"citationID":"af6c040ql9","properties":{"formattedCitation":"(Ursin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AE28A1" w:rsidRPr="002D70E2">
        <w:rPr>
          <w:rFonts w:eastAsiaTheme="minorEastAsia" w:cstheme="minorHAnsi"/>
          <w:lang w:val="en-GB"/>
        </w:rPr>
        <w:t xml:space="preserve">. </w:t>
      </w:r>
      <w:r w:rsidR="00CB4A4B">
        <w:rPr>
          <w:rFonts w:eastAsiaTheme="minorEastAsia" w:cstheme="minorHAnsi"/>
          <w:lang w:val="en-GB"/>
        </w:rPr>
        <w:t xml:space="preserve">The model can also be restated </w:t>
      </w:r>
      <w:r w:rsidR="00855685">
        <w:rPr>
          <w:rFonts w:eastAsiaTheme="minorEastAsia" w:cstheme="minorHAnsi"/>
          <w:lang w:val="en-GB"/>
        </w:rPr>
        <w:t>in terms of energy</w:t>
      </w:r>
      <w:r w:rsidR="005B2A72">
        <w:rPr>
          <w:rFonts w:eastAsiaTheme="minorEastAsia" w:cstheme="minorHAnsi"/>
          <w:lang w:val="en-GB"/>
        </w:rPr>
        <w:t xml:space="preserve">, </w:t>
      </w:r>
      <w:r w:rsidR="00E836F6">
        <w:rPr>
          <w:rFonts w:eastAsiaTheme="minorEastAsia" w:cstheme="minorHAnsi"/>
          <w:lang w:val="en-GB"/>
        </w:rPr>
        <w:t xml:space="preserve">as a balance between energy </w:t>
      </w:r>
      <w:r w:rsidR="00654509">
        <w:rPr>
          <w:rFonts w:eastAsiaTheme="minorEastAsia" w:cstheme="minorHAnsi"/>
          <w:lang w:val="en-GB"/>
        </w:rPr>
        <w:t xml:space="preserve">gains </w:t>
      </w:r>
      <w:r w:rsidR="00E836F6">
        <w:rPr>
          <w:rFonts w:eastAsiaTheme="minorEastAsia" w:cstheme="minorHAnsi"/>
          <w:lang w:val="en-GB"/>
        </w:rPr>
        <w:t xml:space="preserve">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422B99">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which has a mass</w:t>
      </w:r>
      <w:r w:rsidR="0010623B">
        <w:rPr>
          <w:rFonts w:eastAsiaTheme="minorEastAsia" w:cstheme="minorHAnsi"/>
          <w:lang w:val="en-GB"/>
        </w:rPr>
        <w:t xml:space="preserve"> </w:t>
      </w:r>
      <w:r w:rsidR="008512D7" w:rsidRPr="004559BC">
        <w:rPr>
          <w:rFonts w:eastAsiaTheme="minorEastAsia" w:cstheme="minorHAnsi"/>
          <w:lang w:val="en-GB"/>
        </w:rPr>
        <w:t>exponent around 0.8</w:t>
      </w:r>
      <w:r w:rsidR="008018EB">
        <w:rPr>
          <w:rFonts w:eastAsiaTheme="minorEastAsia" w:cstheme="minorHAnsi"/>
          <w:lang w:val="en-GB"/>
        </w:rPr>
        <w:t xml:space="preserve"> in fishes</w:t>
      </w:r>
      <w:r w:rsidR="008512D7" w:rsidRPr="004559BC">
        <w:rPr>
          <w:rFonts w:eastAsiaTheme="minorEastAsia" w:cstheme="minorHAnsi"/>
          <w:lang w:val="en-GB"/>
        </w:rPr>
        <w:t xml:space="preserve"> </w:t>
      </w:r>
      <w:r w:rsidR="008512D7">
        <w:rPr>
          <w:rFonts w:eastAsiaTheme="minorEastAsia" w:cstheme="minorHAnsi"/>
        </w:rPr>
        <w:fldChar w:fldCharType="begin"/>
      </w:r>
      <w:r w:rsidR="00422B99">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lang w:val="en-GB"/>
        </w:rPr>
        <w:t xml:space="preserve">(Clarke &amp; Johnston 1999; Jerde </w:t>
      </w:r>
      <w:r w:rsidR="009C0DAC" w:rsidRPr="009C0DAC">
        <w:rPr>
          <w:i/>
          <w:iCs/>
          <w:lang w:val="en-GB"/>
        </w:rPr>
        <w:t>et al.</w:t>
      </w:r>
      <w:r w:rsidR="009C0DAC" w:rsidRPr="009C0DAC">
        <w:rPr>
          <w:lang w:val="en-GB"/>
        </w:rPr>
        <w:t xml:space="preserve"> 2019)</w:t>
      </w:r>
      <w:r w:rsidR="008512D7">
        <w:rPr>
          <w:rFonts w:eastAsiaTheme="minorEastAsia" w:cstheme="minorHAnsi"/>
        </w:rPr>
        <w:fldChar w:fldCharType="end"/>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 xml:space="preserve">classic </w:t>
      </w:r>
      <w:proofErr w:type="spellStart"/>
      <w:r w:rsidR="00644019">
        <w:rPr>
          <w:rFonts w:eastAsiaTheme="minorEastAsia" w:cstheme="minorHAnsi"/>
          <w:lang w:val="en-GB"/>
        </w:rPr>
        <w:t>Pütter</w:t>
      </w:r>
      <w:proofErr w:type="spellEnd"/>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422B99">
        <w:rPr>
          <w:rFonts w:eastAsiaTheme="minorEastAsia" w:cstheme="minorHAnsi"/>
          <w:lang w:val="en-GB"/>
        </w:rPr>
        <w:instrText xml:space="preserve"> ADDIN ZOTERO_ITEM CSL_CITATION {"citationID":"a2erumevfip","properties":{"formattedCitation":"(West {\\i{}et al.} 2001)","plainCitation":"(West et al. 2001)","noteIndex":0},"citationItems":[{"id":820,"uris":["http://zotero.org/users/6116610/items/UU9JYELF"],"uri":["http://zotero.org/users/6116610/items/UU9JYELF"],"itemData":{"id":820,"type":"article-journal","abstract":"Several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lang w:val="en-GB"/>
        </w:rPr>
        <w:t xml:space="preserve">(West </w:t>
      </w:r>
      <w:r w:rsidR="00592C85" w:rsidRPr="00592C85">
        <w:rPr>
          <w:i/>
          <w:iCs/>
          <w:lang w:val="en-GB"/>
        </w:rPr>
        <w:t>et al.</w:t>
      </w:r>
      <w:r w:rsidR="00592C85" w:rsidRPr="00592C85">
        <w:rPr>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422B99">
        <w:rPr>
          <w:rFonts w:eastAsiaTheme="minorEastAsia" w:cstheme="minorHAnsi"/>
          <w:lang w:val="en-GB"/>
        </w:rPr>
        <w:instrText xml:space="preserve"> ADDIN ZOTERO_ITEM CSL_CITATION {"citationID":"a2p923vhor4","properties":{"formattedCitation":"(Marshall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w:t>
      </w:r>
      <w:proofErr w:type="spellStart"/>
      <w:r w:rsidR="005233C4" w:rsidRPr="00972C7F">
        <w:rPr>
          <w:rFonts w:eastAsiaTheme="minorEastAsia" w:cstheme="minorHAnsi"/>
          <w:lang w:val="en-GB"/>
        </w:rPr>
        <w:t>hyperallometric</w:t>
      </w:r>
      <w:proofErr w:type="spellEnd"/>
      <w:r w:rsidR="005233C4" w:rsidRPr="00972C7F">
        <w:rPr>
          <w:rFonts w:eastAsiaTheme="minorEastAsia" w:cstheme="minorHAnsi"/>
          <w:lang w:val="en-GB"/>
        </w:rPr>
        <w:t xml:space="preserve"> </w:t>
      </w:r>
      <w:r w:rsidR="009364EC" w:rsidRPr="00972C7F">
        <w:rPr>
          <w:rFonts w:eastAsiaTheme="minorEastAsia" w:cstheme="minorHAnsi"/>
          <w:lang w:val="en-GB"/>
        </w:rPr>
        <w:t>mass</w:t>
      </w:r>
      <w:r w:rsidR="0010623B">
        <w:rPr>
          <w:rFonts w:eastAsiaTheme="minorEastAsia" w:cstheme="minorHAnsi"/>
          <w:lang w:val="en-GB"/>
        </w:rPr>
        <w:t xml:space="preserve"> </w:t>
      </w:r>
      <w:r w:rsidR="005233C4" w:rsidRPr="00972C7F">
        <w:rPr>
          <w:rFonts w:eastAsiaTheme="minorEastAsia" w:cstheme="minorHAnsi"/>
          <w:lang w:val="en-GB"/>
        </w:rPr>
        <w:t>scaling</w:t>
      </w:r>
      <w:r w:rsidR="00D530C2">
        <w:rPr>
          <w:rFonts w:eastAsiaTheme="minorEastAsia" w:cstheme="minorHAnsi"/>
          <w:lang w:val="en-GB"/>
        </w:rPr>
        <w:t xml:space="preserve">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422B99">
        <w:rPr>
          <w:rFonts w:eastAsiaTheme="minorEastAsia" w:cstheme="minorHAnsi"/>
          <w:lang w:val="en-GB"/>
        </w:rPr>
        <w:instrText xml:space="preserve"> ADDIN ZOTERO_ITEM CSL_CITATION {"citationID":"al70jg5umk","properties":{"formattedCitation":"(Marshall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 xml:space="preserve">(Marshall &amp; White </w:t>
      </w:r>
      <w:r w:rsidR="0044238B">
        <w:rPr>
          <w:lang w:val="en-GB"/>
        </w:rPr>
        <w:lastRenderedPageBreak/>
        <w:t>2019b)</w:t>
      </w:r>
      <w:r w:rsidR="00E61DE0">
        <w:rPr>
          <w:rFonts w:eastAsiaTheme="minorEastAsia" w:cstheme="minorHAnsi"/>
        </w:rPr>
        <w:fldChar w:fldCharType="end"/>
      </w:r>
      <w:r w:rsidR="003477E3" w:rsidRPr="00972C7F">
        <w:rPr>
          <w:rFonts w:eastAsiaTheme="minorEastAsia" w:cstheme="minorHAnsi"/>
          <w:lang w:val="en-GB"/>
        </w:rPr>
        <w:t xml:space="preserve">, or by </w:t>
      </w:r>
      <w:r w:rsidR="00211319">
        <w:rPr>
          <w:rFonts w:eastAsiaTheme="minorEastAsia" w:cstheme="minorHAnsi"/>
          <w:lang w:val="en-GB"/>
        </w:rPr>
        <w:t>describing</w:t>
      </w:r>
      <w:r w:rsidR="00211319" w:rsidRPr="00972C7F">
        <w:rPr>
          <w:rFonts w:eastAsiaTheme="minorEastAsia" w:cstheme="minorHAnsi"/>
          <w:lang w:val="en-GB"/>
        </w:rPr>
        <w:t xml:space="preserve">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422B99">
        <w:rPr>
          <w:rFonts w:eastAsiaTheme="minorEastAsia" w:cstheme="minorHAnsi"/>
          <w:lang w:val="en-GB"/>
        </w:rPr>
        <w:instrText xml:space="preserve"> ADDIN ZOTERO_ITEM CSL_CITATION {"citationID":"a1q511te9vo","properties":{"formattedCitation":"(Kearney 2019)","plainCitation":"(Kearney 2019)","noteIndex":0},"citationItems":[{"id":861,"uris":["http://zotero.org/users/6116610/items/8KB4FFVS"],"uri":["http://zotero.org/users/6116610/items/8KB4FFVS"],"itemData":{"id":861,"type":"article-journal","container-title":"Trends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w:t>
      </w:r>
      <w:commentRangeStart w:id="416"/>
      <w:commentRangeStart w:id="417"/>
      <w:r w:rsidR="005B316E" w:rsidRPr="00972C7F">
        <w:rPr>
          <w:rFonts w:eastAsiaTheme="minorEastAsia" w:cstheme="minorHAnsi"/>
          <w:lang w:val="en-GB"/>
        </w:rPr>
        <w:t xml:space="preserve">recent debate </w:t>
      </w:r>
      <w:commentRangeEnd w:id="416"/>
      <w:r w:rsidR="00EB7942">
        <w:rPr>
          <w:rStyle w:val="CommentReference"/>
        </w:rPr>
        <w:commentReference w:id="416"/>
      </w:r>
      <w:commentRangeEnd w:id="417"/>
      <w:r w:rsidR="00980CFE">
        <w:rPr>
          <w:rStyle w:val="CommentReference"/>
        </w:rPr>
        <w:commentReference w:id="417"/>
      </w:r>
      <w:r w:rsidR="005B316E" w:rsidRPr="00972C7F">
        <w:rPr>
          <w:rFonts w:eastAsiaTheme="minorEastAsia" w:cstheme="minorHAnsi"/>
          <w:lang w:val="en-GB"/>
        </w:rPr>
        <w:t>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the mass</w:t>
      </w:r>
      <w:r w:rsidR="0010623B">
        <w:rPr>
          <w:rFonts w:eastAsiaTheme="minorEastAsia" w:cstheme="minorHAnsi"/>
          <w:lang w:val="en-GB"/>
        </w:rPr>
        <w:t xml:space="preserve"> </w:t>
      </w:r>
      <w:r w:rsidR="00720141" w:rsidRPr="00972C7F">
        <w:rPr>
          <w:rFonts w:eastAsiaTheme="minorEastAsia" w:cstheme="minorHAnsi"/>
          <w:lang w:val="en-GB"/>
        </w:rPr>
        <w:t xml:space="preserve">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234472" w:rsidRPr="004559BC">
        <w:rPr>
          <w:rFonts w:eastAsiaTheme="minorEastAsia" w:cstheme="minorHAnsi"/>
          <w:lang w:val="en-GB"/>
        </w:rPr>
        <w:t xml:space="preserve"> </w:t>
      </w:r>
      <w:r w:rsidR="00912457">
        <w:rPr>
          <w:rFonts w:eastAsiaTheme="minorEastAsia" w:cstheme="minorHAnsi"/>
          <w:lang w:val="en-GB"/>
        </w:rPr>
        <w:t>B</w:t>
      </w:r>
      <w:r w:rsidR="008E3E86" w:rsidRPr="00C32E67">
        <w:rPr>
          <w:rFonts w:eastAsiaTheme="minorEastAsia" w:cstheme="minorHAnsi"/>
          <w:lang w:val="en-GB"/>
        </w:rPr>
        <w:t>ioenergetics models may need to account for this difference in</w:t>
      </w:r>
      <w:r w:rsidR="00C5263F" w:rsidRPr="00C32E67">
        <w:rPr>
          <w:rFonts w:eastAsiaTheme="minorEastAsia" w:cstheme="minorHAnsi"/>
          <w:lang w:val="en-GB"/>
        </w:rPr>
        <w:t xml:space="preserve"> the mass</w:t>
      </w:r>
      <w:r w:rsidR="0010623B" w:rsidRPr="00C32E67">
        <w:rPr>
          <w:rFonts w:eastAsiaTheme="minorEastAsia" w:cstheme="minorHAnsi"/>
          <w:lang w:val="en-GB"/>
        </w:rPr>
        <w:t xml:space="preserve"> </w:t>
      </w:r>
      <w:r w:rsidR="008E3E86" w:rsidRPr="00C32E67">
        <w:rPr>
          <w:rFonts w:eastAsiaTheme="minorEastAsia" w:cstheme="minorHAnsi"/>
          <w:lang w:val="en-GB"/>
        </w:rPr>
        <w:t>scaling</w:t>
      </w:r>
      <w:r w:rsidR="00C5263F" w:rsidRPr="00C32E67">
        <w:rPr>
          <w:rFonts w:eastAsiaTheme="minorEastAsia" w:cstheme="minorHAnsi"/>
          <w:lang w:val="en-GB"/>
        </w:rPr>
        <w:t xml:space="preserve"> of metabolism and consumption</w:t>
      </w:r>
      <w:r w:rsidR="008E3E86" w:rsidRPr="00C32E67">
        <w:rPr>
          <w:rFonts w:eastAsiaTheme="minorEastAsia" w:cstheme="minorHAnsi"/>
          <w:lang w:val="en-GB"/>
        </w:rPr>
        <w:t>,</w:t>
      </w:r>
      <w:r w:rsidR="00B31715" w:rsidRPr="00C32E67">
        <w:rPr>
          <w:rFonts w:eastAsiaTheme="minorEastAsia" w:cstheme="minorHAnsi"/>
          <w:lang w:val="en-GB"/>
        </w:rPr>
        <w:t xml:space="preserve"> which is in contrast to </w:t>
      </w:r>
      <w:r w:rsidR="00CB5528">
        <w:rPr>
          <w:rFonts w:eastAsiaTheme="minorEastAsia" w:cstheme="minorHAnsi"/>
          <w:lang w:val="en-GB"/>
        </w:rPr>
        <w:t xml:space="preserve">predictions </w:t>
      </w:r>
      <w:r w:rsidR="001E5F97">
        <w:rPr>
          <w:rFonts w:eastAsiaTheme="minorEastAsia" w:cstheme="minorHAnsi"/>
          <w:lang w:val="en-GB"/>
        </w:rPr>
        <w:t>from</w:t>
      </w:r>
      <w:ins w:id="418" w:author="Max Lindmark" w:date="2020-07-31T16:58:00Z">
        <w:r w:rsidR="00C12975">
          <w:rPr>
            <w:rFonts w:eastAsiaTheme="minorEastAsia" w:cstheme="minorHAnsi"/>
            <w:lang w:val="en-GB"/>
          </w:rPr>
          <w:t xml:space="preserve"> the</w:t>
        </w:r>
      </w:ins>
      <w:r w:rsidR="001E5F97">
        <w:rPr>
          <w:rFonts w:eastAsiaTheme="minorEastAsia" w:cstheme="minorHAnsi"/>
          <w:lang w:val="en-GB"/>
        </w:rPr>
        <w:t xml:space="preserve"> </w:t>
      </w:r>
      <w:commentRangeStart w:id="419"/>
      <w:commentRangeStart w:id="420"/>
      <w:r w:rsidR="001E5F97">
        <w:rPr>
          <w:rFonts w:eastAsiaTheme="minorEastAsia" w:cstheme="minorHAnsi"/>
          <w:lang w:val="en-GB"/>
        </w:rPr>
        <w:t>metabolic theory</w:t>
      </w:r>
      <w:ins w:id="421" w:author="Max Lindmark" w:date="2020-07-31T16:58:00Z">
        <w:r w:rsidR="00C12975">
          <w:rPr>
            <w:rFonts w:eastAsiaTheme="minorEastAsia" w:cstheme="minorHAnsi"/>
            <w:lang w:val="en-GB"/>
          </w:rPr>
          <w:t xml:space="preserve"> of ecology</w:t>
        </w:r>
      </w:ins>
      <w:r w:rsidR="002E744D" w:rsidRPr="00C32E67">
        <w:rPr>
          <w:rFonts w:eastAsiaTheme="minorEastAsia" w:cstheme="minorHAnsi"/>
          <w:lang w:val="en-GB"/>
        </w:rPr>
        <w:t>.</w:t>
      </w:r>
      <w:commentRangeEnd w:id="419"/>
      <w:r w:rsidR="00EB7942">
        <w:rPr>
          <w:rStyle w:val="CommentReference"/>
        </w:rPr>
        <w:commentReference w:id="419"/>
      </w:r>
      <w:commentRangeEnd w:id="420"/>
      <w:r w:rsidR="008B329E">
        <w:rPr>
          <w:rStyle w:val="CommentReference"/>
        </w:rPr>
        <w:commentReference w:id="420"/>
      </w:r>
    </w:p>
    <w:p w14:paraId="0B066DD1" w14:textId="13FFF9D5" w:rsidR="00947116" w:rsidRPr="004559BC" w:rsidDel="007C190F" w:rsidRDefault="00EB7AFB" w:rsidP="00947116">
      <w:pPr>
        <w:spacing w:line="480" w:lineRule="auto"/>
        <w:ind w:firstLine="284"/>
        <w:contextualSpacing/>
        <w:jc w:val="both"/>
        <w:rPr>
          <w:del w:id="422" w:author="Max Lindmark" w:date="2020-07-28T14:17:00Z"/>
          <w:rFonts w:cstheme="minorHAnsi"/>
          <w:lang w:val="en-GB"/>
        </w:rPr>
      </w:pPr>
      <w:r w:rsidRPr="005B714F">
        <w:rPr>
          <w:rFonts w:eastAsiaTheme="minorEastAsia" w:cstheme="minorHAnsi"/>
          <w:lang w:val="en-GB"/>
        </w:rPr>
        <w:t xml:space="preserve">In addition to </w:t>
      </w:r>
      <w:r w:rsidR="00F935D8" w:rsidRPr="005B714F">
        <w:rPr>
          <w:rFonts w:eastAsiaTheme="minorEastAsia" w:cstheme="minorHAnsi"/>
          <w:lang w:val="en-GB"/>
        </w:rPr>
        <w:t xml:space="preserve">resolving </w:t>
      </w:r>
      <w:r w:rsidRPr="00494B4E">
        <w:rPr>
          <w:rFonts w:eastAsiaTheme="minorEastAsia" w:cstheme="minorHAnsi"/>
          <w:lang w:val="en-GB"/>
        </w:rPr>
        <w:t xml:space="preserve">the scaling of net energy </w:t>
      </w:r>
      <w:r w:rsidR="00C22343" w:rsidRPr="00494B4E">
        <w:rPr>
          <w:rFonts w:eastAsiaTheme="minorEastAsia" w:cstheme="minorHAnsi"/>
          <w:lang w:val="en-GB"/>
        </w:rPr>
        <w:t>gain</w:t>
      </w:r>
      <w:r w:rsidRPr="00494B4E">
        <w:rPr>
          <w:rFonts w:eastAsiaTheme="minorEastAsia" w:cstheme="minorHAnsi"/>
          <w:lang w:val="en-GB"/>
        </w:rPr>
        <w:t xml:space="preserve"> </w:t>
      </w:r>
      <w:r w:rsidR="00A8557B" w:rsidRPr="00494B4E">
        <w:rPr>
          <w:rFonts w:eastAsiaTheme="minorEastAsia" w:cstheme="minorHAnsi"/>
          <w:lang w:val="en-GB"/>
        </w:rPr>
        <w:t>with body mass</w:t>
      </w:r>
      <w:r w:rsidR="009D3700" w:rsidRPr="00494B4E">
        <w:rPr>
          <w:rFonts w:eastAsiaTheme="minorEastAsia" w:cstheme="minorHAnsi"/>
          <w:lang w:val="en-GB"/>
        </w:rPr>
        <w:t xml:space="preserve">, it is important to understand how </w:t>
      </w:r>
      <w:r w:rsidR="00C63AFE" w:rsidRPr="00494B4E">
        <w:rPr>
          <w:rFonts w:eastAsiaTheme="minorEastAsia" w:cstheme="minorHAnsi"/>
          <w:lang w:val="en-GB"/>
        </w:rPr>
        <w:t>the</w:t>
      </w:r>
      <w:r w:rsidR="009D3700" w:rsidRPr="00494B4E">
        <w:rPr>
          <w:rFonts w:eastAsiaTheme="minorEastAsia" w:cstheme="minorHAnsi"/>
          <w:lang w:val="en-GB"/>
        </w:rPr>
        <w:t xml:space="preserve"> balance</w:t>
      </w:r>
      <w:r w:rsidR="00C63AFE" w:rsidRPr="00D06F47">
        <w:rPr>
          <w:rFonts w:eastAsiaTheme="minorEastAsia" w:cstheme="minorHAnsi"/>
          <w:lang w:val="en-GB"/>
        </w:rPr>
        <w:t xml:space="preserve"> between energy </w:t>
      </w:r>
      <w:r w:rsidR="00422039" w:rsidRPr="00D06F47">
        <w:rPr>
          <w:rFonts w:eastAsiaTheme="minorEastAsia" w:cstheme="minorHAnsi"/>
          <w:lang w:val="en-GB"/>
        </w:rPr>
        <w:t>gains</w:t>
      </w:r>
      <w:r w:rsidR="00C63AFE" w:rsidRPr="00D06F47">
        <w:rPr>
          <w:rFonts w:eastAsiaTheme="minorEastAsia" w:cstheme="minorHAnsi"/>
          <w:lang w:val="en-GB"/>
        </w:rPr>
        <w:t xml:space="preserve"> and costs</w:t>
      </w:r>
      <w:r w:rsidR="00F81C51" w:rsidRPr="005B6DAD">
        <w:rPr>
          <w:rFonts w:eastAsiaTheme="minorEastAsia" w:cstheme="minorHAnsi"/>
          <w:lang w:val="en-GB"/>
        </w:rPr>
        <w:t xml:space="preserve"> is </w:t>
      </w:r>
      <w:r w:rsidR="00FC5D4D" w:rsidRPr="005B6DAD">
        <w:rPr>
          <w:rFonts w:eastAsiaTheme="minorEastAsia" w:cstheme="minorHAnsi"/>
          <w:lang w:val="en-GB"/>
        </w:rPr>
        <w:t>affected</w:t>
      </w:r>
      <w:r w:rsidR="00F81C51" w:rsidRPr="005B6DAD">
        <w:rPr>
          <w:rFonts w:eastAsiaTheme="minorEastAsia" w:cstheme="minorHAnsi"/>
          <w:lang w:val="en-GB"/>
        </w:rPr>
        <w:t xml:space="preserve"> by temperature.</w:t>
      </w:r>
      <w:r w:rsidR="00371B8E" w:rsidRPr="00253736">
        <w:rPr>
          <w:rFonts w:eastAsiaTheme="minorEastAsia" w:cstheme="minorHAnsi"/>
          <w:lang w:val="en-GB"/>
        </w:rPr>
        <w:t xml:space="preserve"> </w:t>
      </w:r>
      <w:r w:rsidR="00144864" w:rsidRPr="00253736">
        <w:rPr>
          <w:rFonts w:eastAsiaTheme="minorEastAsia" w:cstheme="minorHAnsi"/>
          <w:lang w:val="en-GB"/>
        </w:rPr>
        <w:t>The match</w:t>
      </w:r>
      <w:r w:rsidR="00F935D8" w:rsidRPr="009804C0">
        <w:rPr>
          <w:rFonts w:eastAsiaTheme="minorEastAsia" w:cstheme="minorHAnsi"/>
          <w:lang w:val="en-GB"/>
        </w:rPr>
        <w:t>,</w:t>
      </w:r>
      <w:r w:rsidR="00144864" w:rsidRPr="005B714F">
        <w:rPr>
          <w:rFonts w:eastAsiaTheme="minorEastAsia" w:cstheme="minorHAnsi"/>
          <w:lang w:val="en-GB"/>
        </w:rPr>
        <w:t xml:space="preserve"> or mismatch</w:t>
      </w:r>
      <w:r w:rsidR="00F935D8" w:rsidRPr="005B714F">
        <w:rPr>
          <w:rFonts w:eastAsiaTheme="minorEastAsia" w:cstheme="minorHAnsi"/>
          <w:lang w:val="en-GB"/>
        </w:rPr>
        <w:t>,</w:t>
      </w:r>
      <w:r w:rsidR="00144864" w:rsidRPr="005B714F">
        <w:rPr>
          <w:rFonts w:eastAsiaTheme="minorEastAsia" w:cstheme="minorHAnsi"/>
          <w:lang w:val="en-GB"/>
        </w:rPr>
        <w:t xml:space="preserve"> between the temperature </w:t>
      </w:r>
      <w:r w:rsidR="00EA6AA4" w:rsidRPr="005B714F">
        <w:rPr>
          <w:rFonts w:eastAsiaTheme="minorEastAsia" w:cstheme="minorHAnsi"/>
          <w:lang w:val="en-GB"/>
        </w:rPr>
        <w:t>dependence of feeding vs</w:t>
      </w:r>
      <w:r w:rsidR="00F935D8" w:rsidRPr="005B714F">
        <w:rPr>
          <w:rFonts w:eastAsiaTheme="minorEastAsia" w:cstheme="minorHAnsi"/>
          <w:lang w:val="en-GB"/>
        </w:rPr>
        <w:t>.</w:t>
      </w:r>
      <w:r w:rsidR="00EA6AA4" w:rsidRPr="005B714F">
        <w:rPr>
          <w:rFonts w:eastAsiaTheme="minorEastAsia" w:cstheme="minorHAnsi"/>
          <w:lang w:val="en-GB"/>
        </w:rPr>
        <w:t xml:space="preserve"> metabolic rates </w:t>
      </w:r>
      <w:r w:rsidR="001B2C73" w:rsidRPr="005B714F">
        <w:rPr>
          <w:rFonts w:eastAsiaTheme="minorEastAsia" w:cstheme="minorHAnsi"/>
          <w:lang w:val="en-GB"/>
        </w:rPr>
        <w:t xml:space="preserve">is a central question in </w:t>
      </w:r>
      <w:r w:rsidR="0076483E">
        <w:rPr>
          <w:rFonts w:eastAsiaTheme="minorEastAsia" w:cstheme="minorHAnsi"/>
          <w:lang w:val="en-GB"/>
        </w:rPr>
        <w:t xml:space="preserve">ecology that extends from </w:t>
      </w:r>
      <w:r w:rsidR="001B2C73" w:rsidRPr="005B714F">
        <w:rPr>
          <w:rFonts w:eastAsiaTheme="minorEastAsia" w:cstheme="minorHAnsi"/>
          <w:lang w:val="en-GB"/>
        </w:rPr>
        <w:t>experiments</w:t>
      </w:r>
      <w:r w:rsidR="0076483E">
        <w:rPr>
          <w:rFonts w:eastAsiaTheme="minorEastAsia" w:cstheme="minorHAnsi"/>
          <w:lang w:val="en-GB"/>
        </w:rPr>
        <w:t xml:space="preserve"> to</w:t>
      </w:r>
      <w:r w:rsidR="001B2C73" w:rsidRPr="005B714F">
        <w:rPr>
          <w:rFonts w:eastAsiaTheme="minorEastAsia" w:cstheme="minorHAnsi"/>
          <w:lang w:val="en-GB"/>
        </w:rPr>
        <w:t xml:space="preserve"> meta-analyses </w:t>
      </w:r>
      <w:r w:rsidR="0076483E">
        <w:rPr>
          <w:rFonts w:eastAsiaTheme="minorEastAsia" w:cstheme="minorHAnsi"/>
          <w:lang w:val="en-GB"/>
        </w:rPr>
        <w:t>to</w:t>
      </w:r>
      <w:r w:rsidR="0076483E" w:rsidRPr="005B714F">
        <w:rPr>
          <w:rFonts w:eastAsiaTheme="minorEastAsia" w:cstheme="minorHAnsi"/>
          <w:lang w:val="en-GB"/>
        </w:rPr>
        <w:t xml:space="preserve"> </w:t>
      </w:r>
      <w:r w:rsidR="001B2C73" w:rsidRPr="005B714F">
        <w:rPr>
          <w:rFonts w:eastAsiaTheme="minorEastAsia" w:cstheme="minorHAnsi"/>
          <w:lang w:val="en-GB"/>
        </w:rPr>
        <w:t xml:space="preserve">food web models </w:t>
      </w:r>
      <w:r w:rsidR="0044238B" w:rsidRPr="005B714F">
        <w:rPr>
          <w:rFonts w:eastAsiaTheme="minorEastAsia" w:cstheme="minorHAnsi"/>
        </w:rPr>
        <w:fldChar w:fldCharType="begin"/>
      </w:r>
      <w:r w:rsidR="00422B99">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S"}],"issued":{"date-parts":[["2005"]]}}},{"id":"ARwAgdoO/BttJ27qV","uris":["http://zotero.org/users/6116610/items/2BTE2RDI"],"uri":["http://zotero.org/users/6116610/items/2BTE2RDI"],"itemData":{"id":"tcAX0HwS/YOgYTW6G","type":"article-journal","container-title":"Global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5B714F">
        <w:rPr>
          <w:rFonts w:eastAsiaTheme="minorEastAsia" w:cstheme="minorHAnsi"/>
        </w:rPr>
        <w:fldChar w:fldCharType="separate"/>
      </w:r>
      <w:r w:rsidR="00EB6461" w:rsidRPr="00494B4E">
        <w:rPr>
          <w:lang w:val="en-GB"/>
        </w:rPr>
        <w:t xml:space="preserve">(Vasseur &amp; McCann 2005; Rall </w:t>
      </w:r>
      <w:r w:rsidR="00EB6461" w:rsidRPr="00494B4E">
        <w:rPr>
          <w:i/>
          <w:iCs/>
          <w:lang w:val="en-GB"/>
        </w:rPr>
        <w:t>et al.</w:t>
      </w:r>
      <w:r w:rsidR="00EB6461" w:rsidRPr="00494B4E">
        <w:rPr>
          <w:lang w:val="en-GB"/>
        </w:rPr>
        <w:t xml:space="preserve"> 2010; Lemoine &amp; Burkepile 2012; Fussmann </w:t>
      </w:r>
      <w:r w:rsidR="00EB6461" w:rsidRPr="00494B4E">
        <w:rPr>
          <w:i/>
          <w:iCs/>
          <w:lang w:val="en-GB"/>
        </w:rPr>
        <w:t>et al.</w:t>
      </w:r>
      <w:r w:rsidR="00EB6461" w:rsidRPr="00494B4E">
        <w:rPr>
          <w:lang w:val="en-GB"/>
        </w:rPr>
        <w:t xml:space="preserve"> 2014; Lindmark </w:t>
      </w:r>
      <w:r w:rsidR="00EB6461" w:rsidRPr="00D06F47">
        <w:rPr>
          <w:i/>
          <w:iCs/>
          <w:lang w:val="en-GB"/>
        </w:rPr>
        <w:t>et al.</w:t>
      </w:r>
      <w:r w:rsidR="00EB6461" w:rsidRPr="00D06F47">
        <w:rPr>
          <w:lang w:val="en-GB"/>
        </w:rPr>
        <w:t xml:space="preserve"> 2019)</w:t>
      </w:r>
      <w:r w:rsidR="0044238B" w:rsidRPr="005B714F">
        <w:rPr>
          <w:rFonts w:eastAsiaTheme="minorEastAsia" w:cstheme="minorHAnsi"/>
        </w:rPr>
        <w:fldChar w:fldCharType="end"/>
      </w:r>
      <w:r w:rsidR="002A5A04" w:rsidRPr="005B714F">
        <w:rPr>
          <w:rFonts w:eastAsiaTheme="minorEastAsia" w:cstheme="minorHAnsi"/>
          <w:lang w:val="en-GB"/>
        </w:rPr>
        <w:t>.</w:t>
      </w:r>
      <w:r w:rsidR="00AD5742" w:rsidRPr="005B714F">
        <w:rPr>
          <w:rFonts w:eastAsiaTheme="minorEastAsia" w:cstheme="minorHAnsi"/>
          <w:lang w:val="en-GB"/>
        </w:rPr>
        <w:t xml:space="preserve"> </w:t>
      </w:r>
      <w:r w:rsidR="00374140" w:rsidRPr="005B714F">
        <w:rPr>
          <w:rFonts w:eastAsiaTheme="minorEastAsia" w:cstheme="minorHAnsi"/>
          <w:lang w:val="en-GB"/>
        </w:rPr>
        <w:t>We find that when u</w:t>
      </w:r>
      <w:r w:rsidR="00AD5742" w:rsidRPr="005B714F">
        <w:rPr>
          <w:rFonts w:eastAsiaTheme="minorEastAsia" w:cstheme="minorHAnsi"/>
          <w:lang w:val="en-GB"/>
        </w:rPr>
        <w:t>sing temperatures</w:t>
      </w:r>
      <w:r w:rsidR="005B714F">
        <w:rPr>
          <w:rFonts w:eastAsiaTheme="minorEastAsia" w:cstheme="minorHAnsi"/>
          <w:lang w:val="en-GB"/>
        </w:rPr>
        <w:t xml:space="preserve"> below peak</w:t>
      </w:r>
      <w:r w:rsidR="00AF7A35" w:rsidRPr="005B714F">
        <w:rPr>
          <w:rFonts w:eastAsiaTheme="minorEastAsia" w:cstheme="minorHAnsi"/>
          <w:lang w:val="en-GB"/>
        </w:rPr>
        <w:t xml:space="preserve">, the </w:t>
      </w:r>
      <w:r w:rsidR="004D3DF2">
        <w:rPr>
          <w:rFonts w:eastAsiaTheme="minorEastAsia" w:cstheme="minorHAnsi"/>
          <w:lang w:val="en-GB"/>
        </w:rPr>
        <w:t>global</w:t>
      </w:r>
      <w:r w:rsidR="004D3DF2" w:rsidRPr="005B714F">
        <w:rPr>
          <w:rFonts w:eastAsiaTheme="minorEastAsia" w:cstheme="minorHAnsi"/>
          <w:lang w:val="en-GB"/>
        </w:rPr>
        <w:t xml:space="preserve"> </w:t>
      </w:r>
      <w:r w:rsidR="00CA6850" w:rsidRPr="005B714F">
        <w:rPr>
          <w:rFonts w:eastAsiaTheme="minorEastAsia" w:cstheme="minorHAnsi"/>
          <w:lang w:val="en-GB"/>
        </w:rPr>
        <w:t xml:space="preserve">(average intraspecific) </w:t>
      </w:r>
      <w:r w:rsidR="00AF7A35" w:rsidRPr="005B714F">
        <w:rPr>
          <w:rFonts w:eastAsiaTheme="minorEastAsia" w:cstheme="minorHAnsi"/>
          <w:lang w:val="en-GB"/>
        </w:rPr>
        <w:t xml:space="preserve">predictions </w:t>
      </w:r>
      <w:r w:rsidR="00247757" w:rsidRPr="005B714F">
        <w:rPr>
          <w:rFonts w:eastAsiaTheme="minorEastAsia" w:cstheme="minorHAnsi"/>
          <w:lang w:val="en-GB"/>
        </w:rPr>
        <w:t xml:space="preserve">about the </w:t>
      </w:r>
      <w:r w:rsidR="00884B5C" w:rsidRPr="00440FE0">
        <w:rPr>
          <w:rFonts w:eastAsiaTheme="minorEastAsia" w:cstheme="minorHAnsi"/>
          <w:lang w:val="en-GB"/>
        </w:rPr>
        <w:t>activation</w:t>
      </w:r>
      <w:r w:rsidR="00654518" w:rsidRPr="00440FE0">
        <w:rPr>
          <w:rFonts w:eastAsiaTheme="minorEastAsia" w:cstheme="minorHAnsi"/>
          <w:lang w:val="en-GB"/>
        </w:rPr>
        <w:t xml:space="preserve"> energy of </w:t>
      </w:r>
      <w:r w:rsidR="00D0038B" w:rsidRPr="00440FE0">
        <w:rPr>
          <w:rFonts w:eastAsiaTheme="minorEastAsia" w:cstheme="minorHAnsi"/>
          <w:lang w:val="en-GB"/>
        </w:rPr>
        <w:t xml:space="preserve">metabolism and consumption </w:t>
      </w:r>
      <w:r w:rsidR="00440FE0">
        <w:rPr>
          <w:rFonts w:eastAsiaTheme="minorEastAsia" w:cstheme="minorHAnsi"/>
          <w:lang w:val="en-GB"/>
        </w:rPr>
        <w:t xml:space="preserve">do not differ substantially and </w:t>
      </w:r>
      <w:r w:rsidR="00526C87" w:rsidRPr="00440FE0">
        <w:rPr>
          <w:rFonts w:eastAsiaTheme="minorEastAsia" w:cstheme="minorHAnsi"/>
          <w:lang w:val="en-GB"/>
        </w:rPr>
        <w:t>the 95% credible intervals large</w:t>
      </w:r>
      <w:r w:rsidR="00C03B4D" w:rsidRPr="00440FE0">
        <w:rPr>
          <w:rFonts w:eastAsiaTheme="minorEastAsia" w:cstheme="minorHAnsi"/>
          <w:lang w:val="en-GB"/>
        </w:rPr>
        <w:t>ly</w:t>
      </w:r>
      <w:r w:rsidR="00526C87" w:rsidRPr="00440FE0">
        <w:rPr>
          <w:rFonts w:eastAsiaTheme="minorEastAsia" w:cstheme="minorHAnsi"/>
          <w:lang w:val="en-GB"/>
        </w:rPr>
        <w:t xml:space="preserve"> over</w:t>
      </w:r>
      <w:r w:rsidR="003D4EC0" w:rsidRPr="00440FE0">
        <w:rPr>
          <w:rFonts w:eastAsiaTheme="minorEastAsia" w:cstheme="minorHAnsi"/>
          <w:lang w:val="en-GB"/>
        </w:rPr>
        <w:t>lap</w:t>
      </w:r>
      <w:r w:rsidR="003F27A7" w:rsidRPr="00440FE0">
        <w:rPr>
          <w:rFonts w:eastAsiaTheme="minorEastAsia" w:cstheme="minorHAnsi"/>
          <w:lang w:val="en-GB"/>
        </w:rPr>
        <w:t xml:space="preserve">, </w:t>
      </w:r>
      <w:r w:rsidR="00317395" w:rsidRPr="00440FE0">
        <w:rPr>
          <w:rFonts w:eastAsiaTheme="minorEastAsia" w:cstheme="minorHAnsi"/>
          <w:lang w:val="en-GB"/>
        </w:rPr>
        <w:t>mean</w:t>
      </w:r>
      <w:r w:rsidR="001B3268" w:rsidRPr="00440FE0">
        <w:rPr>
          <w:rFonts w:eastAsiaTheme="minorEastAsia" w:cstheme="minorHAnsi"/>
          <w:lang w:val="en-GB"/>
        </w:rPr>
        <w:t>ing</w:t>
      </w:r>
      <w:r w:rsidR="00317395" w:rsidRPr="00440FE0">
        <w:rPr>
          <w:rFonts w:eastAsiaTheme="minorEastAsia" w:cstheme="minorHAnsi"/>
          <w:lang w:val="en-GB"/>
        </w:rPr>
        <w:t xml:space="preserve"> there is no clear </w:t>
      </w:r>
      <w:r w:rsidR="00350176" w:rsidRPr="00440FE0">
        <w:rPr>
          <w:rFonts w:eastAsiaTheme="minorEastAsia" w:cstheme="minorHAnsi"/>
          <w:lang w:val="en-GB"/>
        </w:rPr>
        <w:t xml:space="preserve">loss or gain </w:t>
      </w:r>
      <w:r w:rsidR="00C3186B" w:rsidRPr="00440FE0">
        <w:rPr>
          <w:rFonts w:eastAsiaTheme="minorEastAsia" w:cstheme="minorHAnsi"/>
          <w:lang w:val="en-GB"/>
        </w:rPr>
        <w:t xml:space="preserve">of </w:t>
      </w:r>
      <w:r w:rsidR="00350176" w:rsidRPr="00440FE0">
        <w:rPr>
          <w:rFonts w:eastAsiaTheme="minorEastAsia" w:cstheme="minorHAnsi"/>
          <w:lang w:val="en-GB"/>
        </w:rPr>
        <w:t xml:space="preserve">energetic efficiency </w:t>
      </w:r>
      <w:r w:rsidR="00A62306" w:rsidRPr="00440FE0">
        <w:rPr>
          <w:rFonts w:eastAsiaTheme="minorEastAsia" w:cstheme="minorHAnsi"/>
          <w:lang w:val="en-GB"/>
        </w:rPr>
        <w:t xml:space="preserve">with </w:t>
      </w:r>
      <w:r w:rsidR="0031658F" w:rsidRPr="00440FE0">
        <w:rPr>
          <w:rFonts w:eastAsiaTheme="minorEastAsia" w:cstheme="minorHAnsi"/>
          <w:lang w:val="en-GB"/>
        </w:rPr>
        <w:t>warming</w:t>
      </w:r>
      <w:r w:rsidR="005E5CE8" w:rsidRPr="00440FE0">
        <w:rPr>
          <w:rFonts w:eastAsiaTheme="minorEastAsia" w:cstheme="minorHAnsi"/>
          <w:lang w:val="en-GB"/>
        </w:rPr>
        <w:t xml:space="preserve"> within species</w:t>
      </w:r>
      <w:r w:rsidR="001562C2" w:rsidRPr="00440FE0">
        <w:rPr>
          <w:rFonts w:eastAsiaTheme="minorEastAsia" w:cstheme="minorHAnsi"/>
          <w:lang w:val="en-GB"/>
        </w:rPr>
        <w:t>.</w:t>
      </w:r>
      <w:r w:rsidR="00133D5F" w:rsidRPr="00440FE0">
        <w:rPr>
          <w:rFonts w:eastAsiaTheme="minorEastAsia" w:cstheme="minorHAnsi"/>
          <w:lang w:val="en-GB"/>
        </w:rPr>
        <w:t xml:space="preserve"> </w:t>
      </w:r>
      <w:r w:rsidR="00133D5F" w:rsidRPr="006C4556">
        <w:rPr>
          <w:rFonts w:eastAsiaTheme="minorEastAsia" w:cstheme="minorHAnsi"/>
        </w:rPr>
        <w:t xml:space="preserve">This is in contrast to other studies, e.g. </w:t>
      </w:r>
      <w:r w:rsidR="00E218B5" w:rsidRPr="005B714F">
        <w:rPr>
          <w:rFonts w:eastAsiaTheme="minorEastAsia" w:cstheme="minorHAnsi"/>
        </w:rPr>
        <w:fldChar w:fldCharType="begin"/>
      </w:r>
      <w:r w:rsidR="00422B99">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5B714F">
        <w:rPr>
          <w:rFonts w:eastAsiaTheme="minorEastAsia" w:cstheme="minorHAnsi"/>
        </w:rPr>
        <w:fldChar w:fldCharType="separate"/>
      </w:r>
      <w:r w:rsidR="00EB6461" w:rsidRPr="005B714F">
        <w:rPr>
          <w:lang w:val="en-GB"/>
        </w:rPr>
        <w:t xml:space="preserve">(Lemoine &amp; Burkepile 2012; Rall </w:t>
      </w:r>
      <w:r w:rsidR="00EB6461" w:rsidRPr="005B714F">
        <w:rPr>
          <w:i/>
          <w:iCs/>
          <w:lang w:val="en-GB"/>
        </w:rPr>
        <w:t>et al.</w:t>
      </w:r>
      <w:r w:rsidR="00EB6461" w:rsidRPr="005B714F">
        <w:rPr>
          <w:lang w:val="en-GB"/>
        </w:rPr>
        <w:t xml:space="preserve"> 2012)</w:t>
      </w:r>
      <w:r w:rsidR="00E218B5" w:rsidRPr="005B714F">
        <w:rPr>
          <w:rFonts w:eastAsiaTheme="minorEastAsia" w:cstheme="minorHAnsi"/>
        </w:rPr>
        <w:fldChar w:fldCharType="end"/>
      </w:r>
      <w:r w:rsidR="00133D5F" w:rsidRPr="005B714F">
        <w:rPr>
          <w:rFonts w:eastAsiaTheme="minorEastAsia" w:cstheme="minorHAnsi"/>
          <w:lang w:val="en-GB"/>
        </w:rPr>
        <w:t xml:space="preserve">. </w:t>
      </w:r>
      <w:r w:rsidR="00E218B5" w:rsidRPr="005B714F">
        <w:rPr>
          <w:rFonts w:eastAsiaTheme="minorEastAsia" w:cstheme="minorHAnsi"/>
          <w:lang w:val="en-GB"/>
        </w:rPr>
        <w:t>However,</w:t>
      </w:r>
      <w:r w:rsidR="00133D5F" w:rsidRPr="005B714F">
        <w:rPr>
          <w:rFonts w:eastAsiaTheme="minorEastAsia" w:cstheme="minorHAnsi"/>
          <w:lang w:val="en-GB"/>
        </w:rPr>
        <w:t xml:space="preserve"> it</w:t>
      </w:r>
      <w:r w:rsidR="00D7636E" w:rsidRPr="005B714F">
        <w:rPr>
          <w:rFonts w:eastAsiaTheme="minorEastAsia" w:cstheme="minorHAnsi"/>
          <w:lang w:val="en-GB"/>
        </w:rPr>
        <w:t xml:space="preserve"> is in line </w:t>
      </w:r>
      <w:r w:rsidR="00256397" w:rsidRPr="00440FE0">
        <w:rPr>
          <w:rFonts w:eastAsiaTheme="minorEastAsia" w:cstheme="minorHAnsi"/>
          <w:lang w:val="en-GB"/>
        </w:rPr>
        <w:t xml:space="preserve">with the finding that growth rates </w:t>
      </w:r>
      <w:r w:rsidR="00893E1E" w:rsidRPr="00440FE0">
        <w:rPr>
          <w:rFonts w:eastAsiaTheme="minorEastAsia" w:cstheme="minorHAnsi"/>
          <w:lang w:val="en-GB"/>
        </w:rPr>
        <w:t>increase with temperature</w:t>
      </w:r>
      <w:r w:rsidR="00494B4E">
        <w:rPr>
          <w:rFonts w:eastAsiaTheme="minorEastAsia" w:cstheme="minorHAnsi"/>
          <w:lang w:val="en-GB"/>
        </w:rPr>
        <w:t xml:space="preserve"> </w:t>
      </w:r>
      <w:r w:rsidR="00494B4E">
        <w:rPr>
          <w:rFonts w:eastAsiaTheme="minorEastAsia" w:cstheme="minorHAnsi"/>
          <w:lang w:val="en-GB"/>
        </w:rPr>
        <w:fldChar w:fldCharType="begin"/>
      </w:r>
      <w:r w:rsidR="00422B99">
        <w:rPr>
          <w:rFonts w:eastAsiaTheme="minorEastAsia" w:cstheme="minorHAnsi"/>
          <w:lang w:val="en-GB"/>
        </w:rPr>
        <w:instrText xml:space="preserve"> ADDIN ZOTERO_ITEM CSL_CITATION {"citationID":"a2pro41dkln","properties":{"formattedCitation":"(Angilletta &amp; Dunham 2003)","plainCitation":"(Angilletta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Pr>
          <w:rFonts w:eastAsiaTheme="minorEastAsia" w:cstheme="minorHAnsi"/>
          <w:lang w:val="en-GB"/>
        </w:rPr>
        <w:fldChar w:fldCharType="separate"/>
      </w:r>
      <w:r w:rsidR="00494B4E" w:rsidRPr="00494B4E">
        <w:rPr>
          <w:lang w:val="en-GB"/>
        </w:rPr>
        <w:t>(Angilletta &amp; Dunham 2003)</w:t>
      </w:r>
      <w:r w:rsidR="00494B4E">
        <w:rPr>
          <w:rFonts w:eastAsiaTheme="minorEastAsia" w:cstheme="minorHAnsi"/>
          <w:lang w:val="en-GB"/>
        </w:rPr>
        <w:fldChar w:fldCharType="end"/>
      </w:r>
      <w:r w:rsidR="00DB2C59" w:rsidRPr="00440FE0">
        <w:rPr>
          <w:rFonts w:eastAsiaTheme="minorEastAsia" w:cstheme="minorHAnsi"/>
          <w:lang w:val="en-GB"/>
        </w:rPr>
        <w:t xml:space="preserve">, which </w:t>
      </w:r>
      <w:r w:rsidR="00E40BE3">
        <w:rPr>
          <w:rFonts w:eastAsiaTheme="minorEastAsia" w:cstheme="minorHAnsi"/>
          <w:lang w:val="en-GB"/>
        </w:rPr>
        <w:t>is</w:t>
      </w:r>
      <w:r w:rsidR="00E40BE3" w:rsidRPr="00440FE0">
        <w:rPr>
          <w:rFonts w:eastAsiaTheme="minorEastAsia" w:cstheme="minorHAnsi"/>
          <w:lang w:val="en-GB"/>
        </w:rPr>
        <w:t xml:space="preserve"> </w:t>
      </w:r>
      <w:r w:rsidR="00DB2C59" w:rsidRPr="00440FE0">
        <w:rPr>
          <w:rFonts w:eastAsiaTheme="minorEastAsia" w:cstheme="minorHAnsi"/>
          <w:lang w:val="en-GB"/>
        </w:rPr>
        <w:t xml:space="preserve">difficult to </w:t>
      </w:r>
      <w:r w:rsidR="00E40BE3">
        <w:rPr>
          <w:rFonts w:eastAsiaTheme="minorEastAsia" w:cstheme="minorHAnsi"/>
          <w:lang w:val="en-GB"/>
        </w:rPr>
        <w:t>reconcile</w:t>
      </w:r>
      <w:r w:rsidR="00E40BE3" w:rsidRPr="00440FE0">
        <w:rPr>
          <w:rFonts w:eastAsiaTheme="minorEastAsia" w:cstheme="minorHAnsi"/>
          <w:lang w:val="en-GB"/>
        </w:rPr>
        <w:t xml:space="preserve"> </w:t>
      </w:r>
      <w:r w:rsidR="00DB2C59" w:rsidRPr="00440FE0">
        <w:rPr>
          <w:rFonts w:eastAsiaTheme="minorEastAsia" w:cstheme="minorHAnsi"/>
          <w:lang w:val="en-GB"/>
        </w:rPr>
        <w:t xml:space="preserve">from a bioenergetics perspective if </w:t>
      </w:r>
      <w:r w:rsidR="00A029BF" w:rsidRPr="00440FE0">
        <w:rPr>
          <w:rFonts w:eastAsiaTheme="minorEastAsia" w:cstheme="minorHAnsi"/>
          <w:lang w:val="en-GB"/>
        </w:rPr>
        <w:t>warming</w:t>
      </w:r>
      <w:r w:rsidR="00F611FC" w:rsidRPr="00440FE0">
        <w:rPr>
          <w:rFonts w:eastAsiaTheme="minorEastAsia" w:cstheme="minorHAnsi"/>
          <w:lang w:val="en-GB"/>
        </w:rPr>
        <w:t xml:space="preserve"> </w:t>
      </w:r>
      <w:r w:rsidR="00F935D8" w:rsidRPr="00440FE0">
        <w:rPr>
          <w:rFonts w:eastAsiaTheme="minorEastAsia" w:cstheme="minorHAnsi"/>
          <w:lang w:val="en-GB"/>
        </w:rPr>
        <w:t xml:space="preserve">always </w:t>
      </w:r>
      <w:r w:rsidR="00F611FC" w:rsidRPr="00440FE0">
        <w:rPr>
          <w:rFonts w:eastAsiaTheme="minorEastAsia" w:cstheme="minorHAnsi"/>
          <w:lang w:val="en-GB"/>
        </w:rPr>
        <w:t>reduced net energy gains.</w:t>
      </w:r>
      <w:r w:rsidR="004B4140" w:rsidRPr="00440FE0">
        <w:rPr>
          <w:rFonts w:eastAsiaTheme="minorEastAsia" w:cstheme="minorHAnsi"/>
          <w:lang w:val="en-GB"/>
        </w:rPr>
        <w:t xml:space="preserve"> </w:t>
      </w:r>
      <w:r w:rsidR="00494B4E">
        <w:rPr>
          <w:rFonts w:eastAsiaTheme="minorEastAsia"/>
          <w:lang w:val="en-GB"/>
        </w:rPr>
        <w:t>However</w:t>
      </w:r>
      <w:r w:rsidR="00947116" w:rsidRPr="00972C7F">
        <w:rPr>
          <w:rFonts w:eastAsiaTheme="minorEastAsia"/>
          <w:lang w:val="en-GB"/>
        </w:rPr>
        <w:t>, we do find clear mismatches at higher temperatures</w:t>
      </w:r>
      <w:r w:rsidR="00D06F47">
        <w:rPr>
          <w:rFonts w:eastAsiaTheme="minorEastAsia"/>
          <w:lang w:val="en-GB"/>
        </w:rPr>
        <w:t xml:space="preserve">, due to </w:t>
      </w:r>
      <w:r w:rsidR="00947116" w:rsidRPr="00972C7F">
        <w:rPr>
          <w:rFonts w:eastAsiaTheme="minorEastAsia"/>
          <w:lang w:val="en-GB"/>
        </w:rPr>
        <w:t xml:space="preserve">consumption rates </w:t>
      </w:r>
      <w:r w:rsidR="00D06F47">
        <w:rPr>
          <w:rFonts w:eastAsiaTheme="minorEastAsia"/>
          <w:lang w:val="en-GB"/>
        </w:rPr>
        <w:t xml:space="preserve">reaching a peak </w:t>
      </w:r>
      <w:r w:rsidR="00947116" w:rsidRPr="00972C7F">
        <w:rPr>
          <w:rFonts w:eastAsiaTheme="minorEastAsia"/>
          <w:lang w:val="en-GB"/>
        </w:rPr>
        <w:t xml:space="preserve">whereas metabolic rates increase exponentially over </w:t>
      </w:r>
      <w:r w:rsidR="007B5C3D">
        <w:rPr>
          <w:rFonts w:eastAsiaTheme="minorEastAsia"/>
          <w:lang w:val="en-GB"/>
        </w:rPr>
        <w:t xml:space="preserve">much wider </w:t>
      </w:r>
      <w:r w:rsidR="00947116" w:rsidRPr="00972C7F">
        <w:rPr>
          <w:rFonts w:eastAsiaTheme="minorEastAsia"/>
          <w:lang w:val="en-GB"/>
        </w:rPr>
        <w:t>temperature</w:t>
      </w:r>
      <w:r w:rsidR="007B5C3D">
        <w:rPr>
          <w:rFonts w:eastAsiaTheme="minorEastAsia"/>
          <w:lang w:val="en-GB"/>
        </w:rPr>
        <w:t xml:space="preserve"> range</w:t>
      </w:r>
      <w:r w:rsidR="00075ED9">
        <w:rPr>
          <w:rFonts w:eastAsiaTheme="minorEastAsia"/>
          <w:lang w:val="en-GB"/>
        </w:rPr>
        <w:t>s</w:t>
      </w:r>
      <w:r w:rsidR="00947116"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 xml:space="preserve">that the reason for unimodal consumption </w:t>
      </w:r>
      <w:r w:rsidR="009401D1">
        <w:rPr>
          <w:rFonts w:eastAsiaTheme="minorEastAsia"/>
          <w:lang w:val="en-GB"/>
        </w:rPr>
        <w:t>curves</w:t>
      </w:r>
      <w:r w:rsidR="009401D1" w:rsidRPr="004559BC">
        <w:rPr>
          <w:rFonts w:eastAsiaTheme="minorEastAsia"/>
          <w:lang w:val="en-GB"/>
        </w:rPr>
        <w:t xml:space="preserve"> </w:t>
      </w:r>
      <w:r w:rsidR="00590D3A" w:rsidRPr="004559BC">
        <w:rPr>
          <w:rFonts w:eastAsiaTheme="minorEastAsia"/>
          <w:lang w:val="en-GB"/>
        </w:rPr>
        <w:t>is to protect aerobic scope by not overshoot</w:t>
      </w:r>
      <w:r w:rsidR="00034DBC">
        <w:rPr>
          <w:rFonts w:eastAsiaTheme="minorEastAsia"/>
          <w:lang w:val="en-GB"/>
        </w:rPr>
        <w:t>ing</w:t>
      </w:r>
      <w:r w:rsidR="00590D3A" w:rsidRPr="004559BC">
        <w:rPr>
          <w:rFonts w:eastAsiaTheme="minorEastAsia"/>
          <w:lang w:val="en-GB"/>
        </w:rPr>
        <w:t xml:space="preserve"> post-meal oxygen consumption</w:t>
      </w:r>
      <w:ins w:id="423" w:author="Max Lindmark" w:date="2020-07-31T17:01:00Z">
        <w:r w:rsidR="006C4556">
          <w:rPr>
            <w:rFonts w:eastAsiaTheme="minorEastAsia"/>
            <w:lang w:val="en-GB"/>
          </w:rPr>
          <w:t xml:space="preserve"> </w:t>
        </w:r>
        <w:r w:rsidR="006C4556">
          <w:rPr>
            <w:rFonts w:eastAsiaTheme="minorEastAsia"/>
          </w:rPr>
          <w:fldChar w:fldCharType="begin"/>
        </w:r>
      </w:ins>
      <w:r w:rsidR="00422B99">
        <w:rPr>
          <w:rFonts w:eastAsiaTheme="minorEastAsia"/>
          <w:lang w:val="en-GB"/>
        </w:rPr>
        <w: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ins w:id="424" w:author="Max Lindmark" w:date="2020-07-31T17:01:00Z">
        <w:r w:rsidR="006C4556">
          <w:rPr>
            <w:rFonts w:eastAsiaTheme="minorEastAsia"/>
          </w:rPr>
          <w:fldChar w:fldCharType="separate"/>
        </w:r>
        <w:r w:rsidR="006C4556" w:rsidRPr="00AD3510">
          <w:rPr>
            <w:lang w:val="en-GB"/>
          </w:rPr>
          <w:t xml:space="preserve">(Jutfelt </w:t>
        </w:r>
        <w:r w:rsidR="006C4556" w:rsidRPr="00AD3510">
          <w:rPr>
            <w:i/>
            <w:iCs/>
            <w:lang w:val="en-GB"/>
          </w:rPr>
          <w:t>et al.</w:t>
        </w:r>
        <w:r w:rsidR="006C4556" w:rsidRPr="00AD3510">
          <w:rPr>
            <w:lang w:val="en-GB"/>
          </w:rPr>
          <w:t xml:space="preserve"> 2020)</w:t>
        </w:r>
        <w:r w:rsidR="006C4556">
          <w:rPr>
            <w:rFonts w:eastAsiaTheme="minorEastAsia"/>
          </w:rPr>
          <w:fldChar w:fldCharType="end"/>
        </w:r>
      </w:ins>
      <w:r w:rsidR="00DC6BD8">
        <w:rPr>
          <w:rFonts w:eastAsiaTheme="minorEastAsia"/>
          <w:lang w:val="en-GB"/>
        </w:rPr>
        <w:t xml:space="preserve">. This </w:t>
      </w:r>
      <w:r w:rsidR="002F7E09" w:rsidRPr="004559BC">
        <w:rPr>
          <w:rFonts w:eastAsiaTheme="minorEastAsia"/>
          <w:lang w:val="en-GB"/>
        </w:rPr>
        <w:t xml:space="preserve">would causally </w:t>
      </w:r>
      <w:r w:rsidR="009C1E05" w:rsidRPr="004559BC">
        <w:rPr>
          <w:rFonts w:eastAsiaTheme="minorEastAsia"/>
          <w:lang w:val="en-GB"/>
        </w:rPr>
        <w:t>explain why also growth curves are unimodal</w:t>
      </w:r>
      <w:del w:id="425" w:author="Max Lindmark" w:date="2020-07-31T17:01:00Z">
        <w:r w:rsidR="009C1E05" w:rsidRPr="004559BC" w:rsidDel="006C4556">
          <w:rPr>
            <w:rFonts w:eastAsiaTheme="minorEastAsia"/>
            <w:lang w:val="en-GB"/>
          </w:rPr>
          <w:delText xml:space="preserve"> </w:delText>
        </w:r>
        <w:r w:rsidR="009C1E05" w:rsidDel="006C4556">
          <w:rPr>
            <w:rFonts w:eastAsiaTheme="minorEastAsia"/>
          </w:rPr>
          <w:fldChar w:fldCharType="begin"/>
        </w:r>
        <w:r w:rsidR="00AD3510" w:rsidRPr="004559BC" w:rsidDel="006C4556">
          <w:rPr>
            <w:rFonts w:eastAsiaTheme="minorEastAsia"/>
            <w:lang w:val="en-GB"/>
          </w:rPr>
          <w:del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delInstrText>
        </w:r>
        <w:r w:rsidR="009C1E05" w:rsidDel="006C4556">
          <w:rPr>
            <w:rFonts w:eastAsiaTheme="minorEastAsia"/>
          </w:rPr>
          <w:fldChar w:fldCharType="separate"/>
        </w:r>
        <w:r w:rsidR="00AD3510" w:rsidRPr="00AD3510" w:rsidDel="006C4556">
          <w:rPr>
            <w:lang w:val="en-GB"/>
          </w:rPr>
          <w:delText xml:space="preserve">(Jutfelt </w:delText>
        </w:r>
        <w:r w:rsidR="00AD3510" w:rsidRPr="00AD3510" w:rsidDel="006C4556">
          <w:rPr>
            <w:i/>
            <w:iCs/>
            <w:lang w:val="en-GB"/>
          </w:rPr>
          <w:delText>et al.</w:delText>
        </w:r>
        <w:r w:rsidR="00AD3510" w:rsidRPr="00AD3510" w:rsidDel="006C4556">
          <w:rPr>
            <w:lang w:val="en-GB"/>
          </w:rPr>
          <w:delText xml:space="preserve"> 2020)</w:delText>
        </w:r>
        <w:r w:rsidR="009C1E05" w:rsidDel="006C4556">
          <w:rPr>
            <w:rFonts w:eastAsiaTheme="minorEastAsia"/>
          </w:rPr>
          <w:fldChar w:fldCharType="end"/>
        </w:r>
      </w:del>
      <w:r w:rsidR="008E66DF">
        <w:rPr>
          <w:rFonts w:eastAsiaTheme="minorEastAsia"/>
          <w:lang w:val="en-GB"/>
        </w:rPr>
        <w:t>,</w:t>
      </w:r>
      <w:r w:rsidR="00092010" w:rsidRPr="004559BC">
        <w:rPr>
          <w:rFonts w:eastAsiaTheme="minorEastAsia"/>
          <w:lang w:val="en-GB"/>
        </w:rPr>
        <w:t xml:space="preserve"> </w:t>
      </w:r>
      <w:r w:rsidR="00A46FB0" w:rsidRPr="00972C7F">
        <w:rPr>
          <w:rFonts w:eastAsiaTheme="minorEastAsia"/>
          <w:lang w:val="en-GB"/>
        </w:rPr>
        <w:t xml:space="preserve">as is often argued from a </w:t>
      </w:r>
      <w:r w:rsidR="00A46FB0" w:rsidRPr="00972C7F">
        <w:rPr>
          <w:rFonts w:eastAsiaTheme="minorEastAsia"/>
          <w:lang w:val="en-GB"/>
        </w:rPr>
        <w:lastRenderedPageBreak/>
        <w:t xml:space="preserve">conceptual point of view </w:t>
      </w:r>
      <w:r w:rsidR="00A46FB0" w:rsidRPr="00625E5D">
        <w:rPr>
          <w:rFonts w:eastAsiaTheme="minorEastAsia"/>
        </w:rPr>
        <w:fldChar w:fldCharType="begin"/>
      </w:r>
      <w:r w:rsidR="00422B99">
        <w:rPr>
          <w:rFonts w:eastAsiaTheme="minorEastAsia"/>
          <w:lang w:val="en-GB"/>
        </w:rPr>
        <w:instrText xml:space="preserve"> ADDIN ZOTERO_ITEM CSL_CITATION {"citationID":"a3u8laf7c4","properties":{"formattedCitation":"(Jobling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xml:space="preserve">. </w:t>
      </w:r>
      <w:r w:rsidR="0018419F">
        <w:rPr>
          <w:rFonts w:eastAsiaTheme="minorEastAsia"/>
          <w:lang w:val="en-GB"/>
        </w:rPr>
        <w:t>Thus, u</w:t>
      </w:r>
      <w:r w:rsidR="007C5AC9" w:rsidRPr="004559BC">
        <w:rPr>
          <w:rFonts w:eastAsiaTheme="minorEastAsia"/>
          <w:lang w:val="en-GB"/>
        </w:rPr>
        <w:t>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422B99">
        <w:rPr>
          <w:rFonts w:eastAsiaTheme="minorEastAsia"/>
          <w:lang w:val="en-GB"/>
        </w:rPr>
        <w:instrText xml:space="preserve"> ADDIN ZOTERO_ITEM CSL_CITATION {"citationID":"a1pfr07ki2h","properties":{"formattedCitation":"(Neuheimer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lang w:val="en-GB"/>
        </w:rPr>
        <w:t xml:space="preserve">(Neuheimer </w:t>
      </w:r>
      <w:r w:rsidR="009C66FD" w:rsidRPr="009C66FD">
        <w:rPr>
          <w:i/>
          <w:iCs/>
          <w:lang w:val="en-GB"/>
        </w:rPr>
        <w:t>et al.</w:t>
      </w:r>
      <w:r w:rsidR="009C66FD" w:rsidRPr="009C66FD">
        <w:rPr>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w:t>
      </w:r>
      <w:del w:id="426" w:author="Max Lindmark" w:date="2020-07-28T14:16:00Z">
        <w:r w:rsidR="007102FF" w:rsidRPr="004559BC" w:rsidDel="00BB305E">
          <w:rPr>
            <w:rFonts w:eastAsiaTheme="minorEastAsia"/>
            <w:lang w:val="en-GB"/>
          </w:rPr>
          <w:delText xml:space="preserve">factorial </w:delText>
        </w:r>
      </w:del>
      <w:ins w:id="427" w:author="Max Lindmark" w:date="2020-07-28T14:16:00Z">
        <w:r w:rsidR="00BB305E">
          <w:rPr>
            <w:rFonts w:eastAsiaTheme="minorEastAsia"/>
            <w:lang w:val="en-GB"/>
          </w:rPr>
          <w:t xml:space="preserve">combined </w:t>
        </w:r>
      </w:ins>
      <w:r w:rsidR="007102FF" w:rsidRPr="004559BC">
        <w:rPr>
          <w:rFonts w:eastAsiaTheme="minorEastAsia"/>
          <w:lang w:val="en-GB"/>
        </w:rPr>
        <w:t>mass and temperature treatments</w:t>
      </w:r>
      <w:r w:rsidR="00AC4E19" w:rsidRPr="004559BC">
        <w:rPr>
          <w:rFonts w:eastAsiaTheme="minorEastAsia"/>
          <w:lang w:val="en-GB"/>
        </w:rPr>
        <w:t>.</w:t>
      </w:r>
    </w:p>
    <w:p w14:paraId="4DBE5F07" w14:textId="66AC28B3" w:rsidR="00077A77" w:rsidRPr="00972C7F" w:rsidRDefault="00CF7F64" w:rsidP="00BA1217">
      <w:pPr>
        <w:spacing w:line="480" w:lineRule="auto"/>
        <w:ind w:firstLine="284"/>
        <w:contextualSpacing/>
        <w:jc w:val="both"/>
        <w:rPr>
          <w:rFonts w:eastAsiaTheme="minorEastAsia" w:cstheme="minorHAnsi"/>
          <w:lang w:val="en-GB"/>
        </w:rPr>
      </w:pPr>
      <w:commentRangeStart w:id="428"/>
      <w:commentRangeStart w:id="429"/>
      <w:commentRangeStart w:id="430"/>
      <w:commentRangeStart w:id="431"/>
      <w:del w:id="432" w:author="Max Lindmark" w:date="2020-07-28T14:17:00Z">
        <w:r w:rsidRPr="00972C7F" w:rsidDel="007C190F">
          <w:rPr>
            <w:rFonts w:eastAsiaTheme="minorEastAsia" w:cstheme="minorHAnsi"/>
            <w:lang w:val="en-GB"/>
          </w:rPr>
          <w:delText>We also find the general temperature scaling</w:delText>
        </w:r>
        <w:r w:rsidR="00F935D8" w:rsidRPr="00972C7F" w:rsidDel="007C190F">
          <w:rPr>
            <w:rFonts w:eastAsiaTheme="minorEastAsia" w:cstheme="minorHAnsi"/>
            <w:lang w:val="en-GB"/>
          </w:rPr>
          <w:delText xml:space="preserve"> </w:delText>
        </w:r>
        <w:r w:rsidR="00C22343" w:rsidRPr="004559BC" w:rsidDel="007C190F">
          <w:rPr>
            <w:rFonts w:eastAsiaTheme="minorEastAsia" w:cstheme="minorHAnsi"/>
            <w:lang w:val="en-GB"/>
          </w:rPr>
          <w:delText xml:space="preserve">of metabolic and </w:delText>
        </w:r>
        <w:r w:rsidR="00F935D8" w:rsidRPr="00972C7F" w:rsidDel="007C190F">
          <w:rPr>
            <w:rFonts w:eastAsiaTheme="minorEastAsia" w:cstheme="minorHAnsi"/>
            <w:lang w:val="en-GB"/>
          </w:rPr>
          <w:delText>maximum consumption</w:delText>
        </w:r>
        <w:r w:rsidR="00256929" w:rsidDel="007C190F">
          <w:rPr>
            <w:rFonts w:eastAsiaTheme="minorEastAsia" w:cstheme="minorHAnsi"/>
            <w:lang w:val="en-GB"/>
          </w:rPr>
          <w:delText xml:space="preserve"> at temperatures below optimum are </w:delText>
        </w:r>
        <w:r w:rsidRPr="00972C7F" w:rsidDel="007C190F">
          <w:rPr>
            <w:rFonts w:eastAsiaTheme="minorEastAsia" w:cstheme="minorHAnsi"/>
            <w:lang w:val="en-GB"/>
          </w:rPr>
          <w:delText>less uncertain</w:delText>
        </w:r>
        <w:r w:rsidR="008B721C" w:rsidRPr="00972C7F" w:rsidDel="007C190F">
          <w:rPr>
            <w:rFonts w:eastAsiaTheme="minorEastAsia" w:cstheme="minorHAnsi"/>
            <w:lang w:val="en-GB"/>
          </w:rPr>
          <w:delText xml:space="preserve"> than what has been reported previously (e.g. </w:delText>
        </w:r>
        <w:r w:rsidR="00E2350B" w:rsidRPr="00972C7F" w:rsidDel="007C190F">
          <w:rPr>
            <w:rFonts w:eastAsiaTheme="minorEastAsia" w:cstheme="minorHAnsi"/>
            <w:lang w:val="en-GB"/>
          </w:rPr>
          <w:delText>in</w:delText>
        </w:r>
        <w:r w:rsidR="00D338CB" w:rsidRPr="00972C7F" w:rsidDel="007C190F">
          <w:rPr>
            <w:rFonts w:eastAsiaTheme="minorEastAsia" w:cstheme="minorHAnsi"/>
            <w:lang w:val="en-GB"/>
          </w:rPr>
          <w:delText xml:space="preserve"> </w:delText>
        </w:r>
        <w:r w:rsidR="00054CD2" w:rsidDel="007C190F">
          <w:rPr>
            <w:rFonts w:eastAsiaTheme="minorEastAsia" w:cstheme="minorHAnsi"/>
          </w:rPr>
          <w:fldChar w:fldCharType="begin"/>
        </w:r>
        <w:r w:rsidR="00E169B4" w:rsidRPr="00972C7F" w:rsidDel="007C190F">
          <w:rPr>
            <w:rFonts w:eastAsiaTheme="minorEastAsia" w:cstheme="minorHAnsi"/>
            <w:lang w:val="en-GB"/>
          </w:rPr>
          <w:del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delInstrText>
        </w:r>
        <w:r w:rsidR="00E169B4" w:rsidDel="007C190F">
          <w:rPr>
            <w:rFonts w:eastAsiaTheme="minorEastAsia" w:cstheme="minorHAnsi"/>
          </w:rPr>
          <w:del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delInstrText>
        </w:r>
        <w:r w:rsidR="00E169B4" w:rsidRPr="008F2458" w:rsidDel="007C190F">
          <w:rPr>
            <w:rFonts w:eastAsiaTheme="minorEastAsia" w:cstheme="minorHAnsi"/>
            <w:lang w:val="en-GB"/>
          </w:rPr>
          <w:del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delInstrText>
        </w:r>
        <w:r w:rsidR="00054CD2" w:rsidDel="007C190F">
          <w:rPr>
            <w:rFonts w:eastAsiaTheme="minorEastAsia" w:cstheme="minorHAnsi"/>
          </w:rPr>
          <w:fldChar w:fldCharType="separate"/>
        </w:r>
        <w:r w:rsidR="009F48BC" w:rsidRPr="009F48BC" w:rsidDel="007C190F">
          <w:rPr>
            <w:lang w:val="en-GB"/>
          </w:rPr>
          <w:delText xml:space="preserve">(Downs </w:delText>
        </w:r>
        <w:r w:rsidR="009F48BC" w:rsidRPr="009F48BC" w:rsidDel="007C190F">
          <w:rPr>
            <w:i/>
            <w:iCs/>
            <w:lang w:val="en-GB"/>
          </w:rPr>
          <w:delText>et al.</w:delText>
        </w:r>
        <w:r w:rsidR="009F48BC" w:rsidRPr="009F48BC" w:rsidDel="007C190F">
          <w:rPr>
            <w:lang w:val="en-GB"/>
          </w:rPr>
          <w:delText xml:space="preserve"> 2008; Englund </w:delText>
        </w:r>
        <w:r w:rsidR="009F48BC" w:rsidRPr="009F48BC" w:rsidDel="007C190F">
          <w:rPr>
            <w:i/>
            <w:iCs/>
            <w:lang w:val="en-GB"/>
          </w:rPr>
          <w:delText>et al.</w:delText>
        </w:r>
        <w:r w:rsidR="009F48BC" w:rsidRPr="009F48BC" w:rsidDel="007C190F">
          <w:rPr>
            <w:lang w:val="en-GB"/>
          </w:rPr>
          <w:delText xml:space="preserve"> 2011)</w:delText>
        </w:r>
        <w:r w:rsidR="00054CD2" w:rsidDel="007C190F">
          <w:rPr>
            <w:rFonts w:eastAsiaTheme="minorEastAsia" w:cstheme="minorHAnsi"/>
          </w:rPr>
          <w:fldChar w:fldCharType="end"/>
        </w:r>
        <w:r w:rsidR="00520784" w:rsidRPr="008F2458" w:rsidDel="007C190F">
          <w:rPr>
            <w:rFonts w:eastAsiaTheme="minorEastAsia" w:cstheme="minorHAnsi"/>
            <w:lang w:val="en-GB"/>
          </w:rPr>
          <w:delText xml:space="preserve">. </w:delText>
        </w:r>
        <w:r w:rsidR="00520784" w:rsidRPr="00972C7F" w:rsidDel="007C190F">
          <w:rPr>
            <w:rFonts w:eastAsiaTheme="minorEastAsia" w:cstheme="minorHAnsi"/>
            <w:lang w:val="en-GB"/>
          </w:rPr>
          <w:delText xml:space="preserve">A </w:delText>
        </w:r>
        <w:r w:rsidR="00961C71" w:rsidRPr="00972C7F" w:rsidDel="007C190F">
          <w:rPr>
            <w:rFonts w:eastAsiaTheme="minorEastAsia" w:cstheme="minorHAnsi"/>
            <w:lang w:val="en-GB"/>
          </w:rPr>
          <w:delText>likely contributing factor</w:delText>
        </w:r>
        <w:r w:rsidR="00581069" w:rsidRPr="00972C7F" w:rsidDel="007C190F">
          <w:rPr>
            <w:rFonts w:eastAsiaTheme="minorEastAsia" w:cstheme="minorHAnsi"/>
            <w:lang w:val="en-GB"/>
          </w:rPr>
          <w:delText xml:space="preserve"> is </w:delText>
        </w:r>
        <w:r w:rsidR="00F935D8" w:rsidRPr="00972C7F" w:rsidDel="007C190F">
          <w:rPr>
            <w:rFonts w:eastAsiaTheme="minorEastAsia" w:cstheme="minorHAnsi"/>
            <w:lang w:val="en-GB"/>
          </w:rPr>
          <w:delText xml:space="preserve">our </w:delText>
        </w:r>
        <w:r w:rsidR="00581069" w:rsidRPr="00972C7F" w:rsidDel="007C190F">
          <w:rPr>
            <w:rFonts w:eastAsiaTheme="minorEastAsia" w:cstheme="minorHAnsi"/>
            <w:lang w:val="en-GB"/>
          </w:rPr>
          <w:delText>use of hierarch</w:delText>
        </w:r>
        <w:r w:rsidR="0091477E" w:rsidDel="007C190F">
          <w:rPr>
            <w:rFonts w:eastAsiaTheme="minorEastAsia" w:cstheme="minorHAnsi"/>
            <w:lang w:val="en-GB"/>
          </w:rPr>
          <w:delText>ic</w:delText>
        </w:r>
        <w:r w:rsidR="00581069" w:rsidRPr="00972C7F" w:rsidDel="007C190F">
          <w:rPr>
            <w:rFonts w:eastAsiaTheme="minorEastAsia" w:cstheme="minorHAnsi"/>
            <w:lang w:val="en-GB"/>
          </w:rPr>
          <w:delText xml:space="preserve">al models </w:delText>
        </w:r>
        <w:r w:rsidR="00DD4D2A" w:rsidRPr="00972C7F" w:rsidDel="007C190F">
          <w:rPr>
            <w:rFonts w:eastAsiaTheme="minorEastAsia" w:cstheme="minorHAnsi"/>
            <w:lang w:val="en-GB"/>
          </w:rPr>
          <w:delText xml:space="preserve">and partial pooling </w:delText>
        </w:r>
        <w:r w:rsidR="0054414C" w:rsidRPr="00972C7F" w:rsidDel="007C190F">
          <w:rPr>
            <w:rFonts w:eastAsiaTheme="minorEastAsia" w:cstheme="minorHAnsi"/>
            <w:lang w:val="en-GB"/>
          </w:rPr>
          <w:delText>to estimate higher level (across species)</w:delText>
        </w:r>
        <w:r w:rsidR="00793A1F" w:rsidRPr="00972C7F" w:rsidDel="007C190F">
          <w:rPr>
            <w:rFonts w:eastAsiaTheme="minorEastAsia" w:cstheme="minorHAnsi"/>
            <w:lang w:val="en-GB"/>
          </w:rPr>
          <w:delText xml:space="preserve"> scaling from species</w:delText>
        </w:r>
        <w:r w:rsidR="0010623B" w:rsidDel="007C190F">
          <w:rPr>
            <w:rFonts w:eastAsiaTheme="minorEastAsia" w:cstheme="minorHAnsi"/>
            <w:lang w:val="en-GB"/>
          </w:rPr>
          <w:delText xml:space="preserve"> </w:delText>
        </w:r>
        <w:r w:rsidR="00793A1F" w:rsidRPr="00972C7F" w:rsidDel="007C190F">
          <w:rPr>
            <w:rFonts w:eastAsiaTheme="minorEastAsia" w:cstheme="minorHAnsi"/>
            <w:lang w:val="en-GB"/>
          </w:rPr>
          <w:delText>data</w:delText>
        </w:r>
        <w:r w:rsidR="00B01F8E" w:rsidDel="007C190F">
          <w:rPr>
            <w:rFonts w:eastAsiaTheme="minorEastAsia" w:cstheme="minorHAnsi"/>
            <w:lang w:val="en-GB"/>
          </w:rPr>
          <w:delText>.</w:delText>
        </w:r>
        <w:r w:rsidR="005C26A1" w:rsidDel="007C190F">
          <w:rPr>
            <w:rFonts w:eastAsiaTheme="minorEastAsia" w:cstheme="minorHAnsi"/>
            <w:lang w:val="en-GB"/>
          </w:rPr>
          <w:delText xml:space="preserve"> N</w:delText>
        </w:r>
        <w:r w:rsidR="001C16F7" w:rsidRPr="00972C7F" w:rsidDel="007C190F">
          <w:rPr>
            <w:rFonts w:eastAsiaTheme="minorEastAsia" w:cstheme="minorHAnsi"/>
            <w:lang w:val="en-GB"/>
          </w:rPr>
          <w:delText>o pooling</w:delText>
        </w:r>
        <w:r w:rsidR="00BF09CD" w:rsidDel="007C190F">
          <w:rPr>
            <w:rFonts w:eastAsiaTheme="minorEastAsia" w:cstheme="minorHAnsi"/>
            <w:lang w:val="en-GB"/>
          </w:rPr>
          <w:delText xml:space="preserve">, </w:delText>
        </w:r>
        <w:r w:rsidR="005C26A1" w:rsidDel="007C190F">
          <w:rPr>
            <w:rFonts w:eastAsiaTheme="minorEastAsia" w:cstheme="minorHAnsi"/>
            <w:lang w:val="en-GB"/>
          </w:rPr>
          <w:delText xml:space="preserve">by contrast is equivalent of </w:delText>
        </w:r>
        <w:r w:rsidR="00753363" w:rsidDel="007C190F">
          <w:rPr>
            <w:rFonts w:eastAsiaTheme="minorEastAsia" w:cstheme="minorHAnsi"/>
            <w:lang w:val="en-GB"/>
          </w:rPr>
          <w:delText xml:space="preserve">fitting fixed species effect, which does not lead to </w:delText>
        </w:r>
        <w:r w:rsidR="00BF09CD" w:rsidDel="007C190F">
          <w:rPr>
            <w:rFonts w:eastAsiaTheme="minorEastAsia" w:cstheme="minorHAnsi"/>
            <w:lang w:val="en-GB"/>
          </w:rPr>
          <w:delText>shrinkage towards the mean</w:delText>
        </w:r>
        <w:r w:rsidR="00A01F49" w:rsidDel="007C190F">
          <w:rPr>
            <w:rFonts w:eastAsiaTheme="minorEastAsia" w:cstheme="minorHAnsi"/>
            <w:lang w:val="en-GB"/>
          </w:rPr>
          <w:delText xml:space="preserve"> which </w:delText>
        </w:r>
        <w:r w:rsidR="00FD4998" w:rsidDel="007C190F">
          <w:rPr>
            <w:rFonts w:eastAsiaTheme="minorEastAsia" w:cstheme="minorHAnsi"/>
            <w:lang w:val="en-GB"/>
          </w:rPr>
          <w:delText>leads to larger variation</w:delText>
        </w:r>
        <w:r w:rsidR="008E0090" w:rsidDel="007C190F">
          <w:rPr>
            <w:rFonts w:eastAsiaTheme="minorEastAsia" w:cstheme="minorHAnsi"/>
            <w:lang w:val="en-GB"/>
          </w:rPr>
          <w:delText xml:space="preserve"> in species predictions</w:delText>
        </w:r>
        <w:r w:rsidR="003F0BE9" w:rsidDel="007C190F">
          <w:rPr>
            <w:rFonts w:eastAsiaTheme="minorEastAsia" w:cstheme="minorHAnsi"/>
            <w:lang w:val="en-GB"/>
          </w:rPr>
          <w:delText xml:space="preserve"> </w:delText>
        </w:r>
        <w:r w:rsidR="003F0BE9" w:rsidDel="007C190F">
          <w:rPr>
            <w:rFonts w:eastAsiaTheme="minorEastAsia" w:cstheme="minorHAnsi"/>
            <w:lang w:val="en-GB"/>
          </w:rPr>
          <w:fldChar w:fldCharType="begin"/>
        </w:r>
        <w:r w:rsidR="00AD3510" w:rsidDel="007C190F">
          <w:rPr>
            <w:rFonts w:eastAsiaTheme="minorEastAsia" w:cstheme="minorHAnsi"/>
            <w:lang w:val="en-GB"/>
          </w:rPr>
          <w:del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delInstrText>
        </w:r>
        <w:r w:rsidR="003F0BE9" w:rsidDel="007C190F">
          <w:rPr>
            <w:rFonts w:eastAsiaTheme="minorEastAsia" w:cstheme="minorHAnsi"/>
            <w:lang w:val="en-GB"/>
          </w:rPr>
          <w:fldChar w:fldCharType="separate"/>
        </w:r>
        <w:r w:rsidR="00AD3510" w:rsidRPr="00AD3510" w:rsidDel="007C190F">
          <w:rPr>
            <w:lang w:val="en-GB"/>
          </w:rPr>
          <w:delText xml:space="preserve">(Gelman &amp; Hill 2007; Harrison </w:delText>
        </w:r>
        <w:r w:rsidR="00AD3510" w:rsidRPr="00AD3510" w:rsidDel="007C190F">
          <w:rPr>
            <w:i/>
            <w:iCs/>
            <w:lang w:val="en-GB"/>
          </w:rPr>
          <w:delText>et al.</w:delText>
        </w:r>
        <w:r w:rsidR="00AD3510" w:rsidRPr="00AD3510" w:rsidDel="007C190F">
          <w:rPr>
            <w:lang w:val="en-GB"/>
          </w:rPr>
          <w:delText xml:space="preserve"> 2018)</w:delText>
        </w:r>
        <w:r w:rsidR="003F0BE9" w:rsidDel="007C190F">
          <w:rPr>
            <w:rFonts w:eastAsiaTheme="minorEastAsia" w:cstheme="minorHAnsi"/>
            <w:lang w:val="en-GB"/>
          </w:rPr>
          <w:fldChar w:fldCharType="end"/>
        </w:r>
        <w:r w:rsidR="00793A1F" w:rsidRPr="00972C7F" w:rsidDel="007C190F">
          <w:rPr>
            <w:rFonts w:eastAsiaTheme="minorEastAsia" w:cstheme="minorHAnsi"/>
            <w:lang w:val="en-GB"/>
          </w:rPr>
          <w:delText>.</w:delText>
        </w:r>
      </w:del>
      <w:r w:rsidR="00581069" w:rsidRPr="00972C7F">
        <w:rPr>
          <w:rFonts w:eastAsiaTheme="minorEastAsia" w:cstheme="minorHAnsi"/>
          <w:lang w:val="en-GB"/>
        </w:rPr>
        <w:t xml:space="preserve"> </w:t>
      </w:r>
      <w:commentRangeEnd w:id="428"/>
      <w:r w:rsidR="005B6DAD">
        <w:rPr>
          <w:rStyle w:val="CommentReference"/>
        </w:rPr>
        <w:commentReference w:id="428"/>
      </w:r>
      <w:commentRangeEnd w:id="429"/>
      <w:r w:rsidR="00075ED9">
        <w:rPr>
          <w:rStyle w:val="CommentReference"/>
        </w:rPr>
        <w:commentReference w:id="429"/>
      </w:r>
      <w:commentRangeEnd w:id="430"/>
      <w:r w:rsidR="00D65660">
        <w:rPr>
          <w:rStyle w:val="CommentReference"/>
        </w:rPr>
        <w:commentReference w:id="430"/>
      </w:r>
      <w:commentRangeEnd w:id="431"/>
      <w:r w:rsidR="007C190F">
        <w:rPr>
          <w:rStyle w:val="CommentReference"/>
        </w:rPr>
        <w:commentReference w:id="431"/>
      </w:r>
    </w:p>
    <w:p w14:paraId="355B5CC5" w14:textId="0AEFED56"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 xml:space="preserve">the </w:t>
      </w:r>
      <w:r w:rsidR="00D65660">
        <w:rPr>
          <w:rFonts w:eastAsiaTheme="minorEastAsia" w:cstheme="minorHAnsi"/>
          <w:lang w:val="en-GB"/>
        </w:rPr>
        <w:t>metabolic theory of ecology</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422B99">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1000,"uris":["http://zotero.org/users/6116610/items/RGMVV8ME"],"uri":["http://zotero.org/users/6116610/items/RGMVV8ME"],"itemData":{"id":1000,"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lang w:val="en-GB"/>
        </w:rPr>
        <w:t xml:space="preserve">(Beamish 1964; Xie &amp; Sun 1990; Ohlberger </w:t>
      </w:r>
      <w:r w:rsidR="00AD3510" w:rsidRPr="00AD3510">
        <w:rPr>
          <w:i/>
          <w:iCs/>
          <w:lang w:val="en-GB"/>
        </w:rPr>
        <w:t>et al.</w:t>
      </w:r>
      <w:r w:rsidR="00AD3510" w:rsidRPr="00AD3510">
        <w:rPr>
          <w:lang w:val="en-GB"/>
        </w:rPr>
        <w:t xml:space="preserve"> 2012; Lindmark </w:t>
      </w:r>
      <w:r w:rsidR="00AD3510" w:rsidRPr="00AD3510">
        <w:rPr>
          <w:i/>
          <w:iCs/>
          <w:lang w:val="en-GB"/>
        </w:rPr>
        <w:t>et al.</w:t>
      </w:r>
      <w:r w:rsidR="00AD3510" w:rsidRPr="00AD3510">
        <w:rPr>
          <w:lang w:val="en-GB"/>
        </w:rPr>
        <w:t xml:space="preserve"> 2018; Fossen </w:t>
      </w:r>
      <w:r w:rsidR="00AD3510" w:rsidRPr="00AD3510">
        <w:rPr>
          <w:i/>
          <w:iCs/>
          <w:lang w:val="en-GB"/>
        </w:rPr>
        <w:t>et al.</w:t>
      </w:r>
      <w:r w:rsidR="00AD3510" w:rsidRPr="00AD3510">
        <w:rPr>
          <w:lang w:val="en-GB"/>
        </w:rPr>
        <w:t xml:space="preserve"> 2019)</w:t>
      </w:r>
      <w:r w:rsidR="00C963D8" w:rsidRPr="0002382F">
        <w:rPr>
          <w:rFonts w:cstheme="minorHAnsi"/>
        </w:rPr>
        <w:fldChar w:fldCharType="end"/>
      </w:r>
      <w:r w:rsidR="00C963D8" w:rsidRPr="002D70E2">
        <w:rPr>
          <w:rFonts w:cstheme="minorHAnsi"/>
          <w:lang w:val="en-GB"/>
        </w:rPr>
        <w:t xml:space="preserve"> and between species</w:t>
      </w:r>
      <w:r w:rsidR="00D65660">
        <w:rPr>
          <w:rFonts w:cstheme="minorHAnsi"/>
          <w:lang w:val="en-GB"/>
        </w:rPr>
        <w:t xml:space="preserve"> size variation</w:t>
      </w:r>
      <w:r w:rsidR="00C963D8" w:rsidRPr="002D70E2">
        <w:rPr>
          <w:rFonts w:cstheme="minorHAnsi"/>
          <w:lang w:val="en-GB"/>
        </w:rPr>
        <w:t xml:space="preserve"> </w:t>
      </w:r>
      <w:r w:rsidR="00C963D8" w:rsidRPr="0002382F">
        <w:rPr>
          <w:rFonts w:cstheme="minorHAnsi"/>
        </w:rPr>
        <w:fldChar w:fldCharType="begin"/>
      </w:r>
      <w:r w:rsidR="00422B99">
        <w:rPr>
          <w:rFonts w:cstheme="minorHAnsi"/>
          <w:lang w:val="en-GB"/>
        </w:rPr>
        <w:instrText xml:space="preserve"> ADDIN ZOTERO_ITEM CSL_CITATION {"citationID":"a2grugecd0h","properties":{"formattedCitation":"(Killen {\\i{}et al.} 2010)","plainCitation":"(Killen et al. 2010)","noteIndex":0},"citationItems":[{"id":282,"uris":["http://zotero.org/users/6116610/items/P34W2PVG"],"uri":["http://zotero.org/users/6116610/items/P34W2PVG"],"itemData":{"id":282,"type":"article-journal","abstract":"Metabolic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 xml:space="preserve">This </w:t>
      </w:r>
      <w:r w:rsidR="00D65660">
        <w:rPr>
          <w:rFonts w:eastAsiaTheme="minorEastAsia" w:cstheme="minorHAnsi"/>
          <w:lang w:val="en-GB"/>
        </w:rPr>
        <w:t>finding</w:t>
      </w:r>
      <w:r w:rsidR="00D65660" w:rsidRPr="004559BC">
        <w:rPr>
          <w:rFonts w:eastAsiaTheme="minorEastAsia" w:cstheme="minorHAnsi"/>
          <w:lang w:val="en-GB"/>
        </w:rPr>
        <w:t xml:space="preserve"> </w:t>
      </w:r>
      <w:r w:rsidR="00D82A9C" w:rsidRPr="004559BC">
        <w:rPr>
          <w:rFonts w:eastAsiaTheme="minorEastAsia" w:cstheme="minorHAnsi"/>
          <w:lang w:val="en-GB"/>
        </w:rPr>
        <w:t xml:space="preserve">is in line with the metabolic boundary-level hypothesis, </w:t>
      </w:r>
      <w:commentRangeStart w:id="433"/>
      <w:commentRangeStart w:id="434"/>
      <w:r w:rsidR="00D82A9C" w:rsidRPr="004559BC">
        <w:rPr>
          <w:rFonts w:eastAsiaTheme="minorEastAsia" w:cstheme="minorHAnsi"/>
          <w:lang w:val="en-GB"/>
        </w:rPr>
        <w:t>which predicts a negative relationship between</w:t>
      </w:r>
      <w:ins w:id="435" w:author="Max Lindmark" w:date="2020-07-31T17:02:00Z">
        <w:r w:rsidR="00777C64" w:rsidRPr="00777C64">
          <w:rPr>
            <w:rFonts w:eastAsiaTheme="minorEastAsia" w:cstheme="minorHAnsi"/>
            <w:lang w:val="en-GB"/>
          </w:rPr>
          <w:t xml:space="preserve"> </w:t>
        </w:r>
        <w:r w:rsidR="00777C64">
          <w:rPr>
            <w:rFonts w:eastAsiaTheme="minorEastAsia" w:cstheme="minorHAnsi"/>
            <w:lang w:val="en-GB"/>
          </w:rPr>
          <w:t xml:space="preserve">mass scaling exponents of </w:t>
        </w:r>
      </w:ins>
      <w:del w:id="436" w:author="Max Lindmark" w:date="2020-07-31T17:02:00Z">
        <w:r w:rsidR="00D82A9C" w:rsidRPr="004559BC" w:rsidDel="00777C64">
          <w:rPr>
            <w:rFonts w:eastAsiaTheme="minorEastAsia" w:cstheme="minorHAnsi"/>
            <w:lang w:val="en-GB"/>
          </w:rPr>
          <w:delText xml:space="preserve"> </w:delText>
        </w:r>
      </w:del>
      <w:r w:rsidR="00D82A9C" w:rsidRPr="004559BC">
        <w:rPr>
          <w:rFonts w:eastAsiaTheme="minorEastAsia" w:cstheme="minorHAnsi"/>
          <w:lang w:val="en-GB"/>
        </w:rPr>
        <w:t>resting metaboli</w:t>
      </w:r>
      <w:ins w:id="437" w:author="Max Lindmark" w:date="2020-07-31T17:02:00Z">
        <w:r w:rsidR="00777C64">
          <w:rPr>
            <w:rFonts w:eastAsiaTheme="minorEastAsia" w:cstheme="minorHAnsi"/>
            <w:lang w:val="en-GB"/>
          </w:rPr>
          <w:t>sm</w:t>
        </w:r>
      </w:ins>
      <w:del w:id="438" w:author="Max Lindmark" w:date="2020-07-31T17:02:00Z">
        <w:r w:rsidR="00D82A9C" w:rsidRPr="004559BC" w:rsidDel="00777C64">
          <w:rPr>
            <w:rFonts w:eastAsiaTheme="minorEastAsia" w:cstheme="minorHAnsi"/>
            <w:lang w:val="en-GB"/>
          </w:rPr>
          <w:delText>c</w:delText>
        </w:r>
      </w:del>
      <w:r w:rsidR="00D82A9C" w:rsidRPr="004559BC">
        <w:rPr>
          <w:rFonts w:eastAsiaTheme="minorEastAsia" w:cstheme="minorHAnsi"/>
          <w:lang w:val="en-GB"/>
        </w:rPr>
        <w:t xml:space="preserve"> </w:t>
      </w:r>
      <w:ins w:id="439" w:author="Anna Gårdmark" w:date="2020-06-24T15:35:00Z">
        <w:del w:id="440" w:author="Max Lindmark" w:date="2020-07-31T17:02:00Z">
          <w:r w:rsidR="00D65660" w:rsidDel="00777C64">
            <w:rPr>
              <w:rFonts w:eastAsiaTheme="minorEastAsia" w:cstheme="minorHAnsi"/>
              <w:lang w:val="en-GB"/>
            </w:rPr>
            <w:delText xml:space="preserve">mass scaling </w:delText>
          </w:r>
        </w:del>
      </w:ins>
      <w:del w:id="441" w:author="Max Lindmark" w:date="2020-07-31T17:02:00Z">
        <w:r w:rsidR="00D82A9C" w:rsidRPr="004559BC" w:rsidDel="0044335C">
          <w:rPr>
            <w:rFonts w:eastAsiaTheme="minorEastAsia" w:cstheme="minorHAnsi"/>
            <w:lang w:val="en-GB"/>
          </w:rPr>
          <w:delText xml:space="preserve">exponents </w:delText>
        </w:r>
      </w:del>
      <w:r w:rsidR="00D82A9C" w:rsidRPr="004559BC">
        <w:rPr>
          <w:rFonts w:eastAsiaTheme="minorEastAsia" w:cstheme="minorHAnsi"/>
          <w:lang w:val="en-GB"/>
        </w:rPr>
        <w:t>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422B99">
        <w:rPr>
          <w:rFonts w:eastAsiaTheme="minorEastAsia" w:cstheme="minorHAnsi"/>
          <w:lang w:val="en-GB"/>
        </w:rPr>
        <w:instrText xml:space="preserve"> ADDIN ZOTERO_ITEM CSL_CITATION {"citationID":"a1mhnrjkn1s","properties":{"formattedCitation":"(Glazier 2010)","plainCitation":"(Glazier 2010)","noteIndex":0},"citationItems":[{"id":459,"uris":["http://zotero.org/users/6116610/items/CKWKYIVD"],"uri":["http://zotero.org/users/6116610/items/CKWKYIVD"],"itemData":{"id":459,"type":"article-journal","abstract":"The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lang w:val="en-GB"/>
        </w:rPr>
        <w:t>(Glazier 2010)</w:t>
      </w:r>
      <w:r w:rsidR="002431CC">
        <w:rPr>
          <w:rFonts w:eastAsiaTheme="minorEastAsia" w:cstheme="minorHAnsi"/>
        </w:rPr>
        <w:fldChar w:fldCharType="end"/>
      </w:r>
      <w:commentRangeEnd w:id="433"/>
      <w:r w:rsidR="00D65660">
        <w:rPr>
          <w:rStyle w:val="CommentReference"/>
        </w:rPr>
        <w:commentReference w:id="433"/>
      </w:r>
      <w:commentRangeEnd w:id="434"/>
      <w:r w:rsidR="00D124F2">
        <w:rPr>
          <w:rStyle w:val="CommentReference"/>
        </w:rPr>
        <w:commentReference w:id="434"/>
      </w:r>
      <w:r w:rsidR="00D82A9C" w:rsidRPr="004559BC">
        <w:rPr>
          <w:rFonts w:cstheme="minorHAnsi"/>
          <w:lang w:val="en-GB"/>
        </w:rPr>
        <w:t xml:space="preserve">. </w:t>
      </w:r>
      <w:r w:rsidR="00525941">
        <w:rPr>
          <w:rFonts w:cstheme="minorHAnsi"/>
          <w:lang w:val="en-GB"/>
        </w:rPr>
        <w:t>H</w:t>
      </w:r>
      <w:r w:rsidR="004E1DCC" w:rsidRPr="00972C7F">
        <w:rPr>
          <w:rFonts w:cstheme="minorHAnsi"/>
          <w:lang w:val="en-GB"/>
        </w:rPr>
        <w:t>owever</w:t>
      </w:r>
      <w:r w:rsidR="00525941">
        <w:rPr>
          <w:rFonts w:cstheme="minorHAnsi"/>
          <w:lang w:val="en-GB"/>
        </w:rPr>
        <w:t>,</w:t>
      </w:r>
      <w:r w:rsidR="0037098A">
        <w:rPr>
          <w:rFonts w:cstheme="minorHAnsi"/>
          <w:lang w:val="en-GB"/>
        </w:rPr>
        <w:t xml:space="preserve"> this interaction was </w:t>
      </w:r>
      <w:r w:rsidR="00E536CF" w:rsidRPr="00972C7F">
        <w:rPr>
          <w:rFonts w:cstheme="minorHAnsi"/>
          <w:lang w:val="en-GB"/>
        </w:rPr>
        <w:t xml:space="preserve">not found in </w:t>
      </w:r>
      <w:r w:rsidR="000159F9" w:rsidRPr="00972C7F">
        <w:rPr>
          <w:rFonts w:cstheme="minorHAnsi"/>
          <w:lang w:val="en-GB"/>
        </w:rPr>
        <w:t xml:space="preserve">a recent study </w:t>
      </w:r>
      <w:r w:rsidR="00BE234B" w:rsidRPr="004559BC">
        <w:rPr>
          <w:rFonts w:cstheme="minorHAnsi"/>
          <w:lang w:val="en-GB"/>
        </w:rPr>
        <w:t>on the intraspecific mass</w:t>
      </w:r>
      <w:r w:rsidR="0010623B">
        <w:rPr>
          <w:rFonts w:cstheme="minorHAnsi"/>
          <w:lang w:val="en-GB"/>
        </w:rPr>
        <w:t xml:space="preserve"> </w:t>
      </w:r>
      <w:r w:rsidR="00BE234B" w:rsidRPr="004559BC">
        <w:rPr>
          <w:rFonts w:cstheme="minorHAnsi"/>
          <w:lang w:val="en-GB"/>
        </w:rPr>
        <w:t xml:space="preserve">scaling exponent of </w:t>
      </w:r>
      <w:r w:rsidR="000159F9" w:rsidRPr="00972C7F">
        <w:rPr>
          <w:rFonts w:cstheme="minorHAnsi"/>
          <w:lang w:val="en-GB"/>
        </w:rPr>
        <w:t xml:space="preserve">metabolic rate in fishes </w:t>
      </w:r>
      <w:r w:rsidR="009E3E16">
        <w:rPr>
          <w:rFonts w:cstheme="minorHAnsi"/>
        </w:rPr>
        <w:fldChar w:fldCharType="begin"/>
      </w:r>
      <w:r w:rsidR="00422B99">
        <w:rPr>
          <w:rFonts w:cstheme="minorHAnsi"/>
          <w:lang w:val="en-GB"/>
        </w:rPr>
        <w:instrText xml:space="preserve"> ADDIN ZOTERO_ITEM CSL_CITATION {"citationID":"an7t7dd82v","properties":{"formattedCitation":"(Jerde {\\i{}et al.} 2019)","plainCitation":"(Jerde et al. 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Pr>
          <w:rFonts w:cstheme="minorHAnsi"/>
        </w:rPr>
        <w:fldChar w:fldCharType="separate"/>
      </w:r>
      <w:r w:rsidR="009E3E16" w:rsidRPr="00AD5946">
        <w:rPr>
          <w:lang w:val="en-GB"/>
        </w:rPr>
        <w:t xml:space="preserve">(Jerde </w:t>
      </w:r>
      <w:r w:rsidR="009E3E16" w:rsidRPr="00AD5946">
        <w:rPr>
          <w:i/>
          <w:iCs/>
          <w:lang w:val="en-GB"/>
        </w:rPr>
        <w:t>et al.</w:t>
      </w:r>
      <w:r w:rsidR="009E3E16" w:rsidRPr="00AD5946">
        <w:rPr>
          <w:lang w:val="en-GB"/>
        </w:rPr>
        <w:t xml:space="preserve"> 2019)</w:t>
      </w:r>
      <w:r w:rsidR="009E3E16">
        <w:rPr>
          <w:rFonts w:cstheme="minorHAnsi"/>
        </w:rPr>
        <w:fldChar w:fldCharType="end"/>
      </w:r>
      <w:r w:rsidR="00075ED9">
        <w:rPr>
          <w:rFonts w:cstheme="minorHAnsi"/>
          <w:lang w:val="en-GB"/>
        </w:rPr>
        <w:t>, possibly</w:t>
      </w:r>
      <w:r w:rsidR="009E3E16">
        <w:rPr>
          <w:rFonts w:cstheme="minorHAnsi"/>
          <w:lang w:val="en-GB"/>
        </w:rPr>
        <w:t xml:space="preserve"> </w:t>
      </w:r>
      <w:r w:rsidR="00E412B7" w:rsidRPr="004559BC">
        <w:rPr>
          <w:rFonts w:cstheme="minorHAnsi"/>
          <w:lang w:val="en-GB"/>
        </w:rPr>
        <w:t>due to</w:t>
      </w:r>
      <w:r w:rsidR="00B80D6C" w:rsidRPr="004559BC">
        <w:rPr>
          <w:rFonts w:cstheme="minorHAnsi"/>
          <w:lang w:val="en-GB"/>
        </w:rPr>
        <w:t xml:space="preserve"> different data collection protocols</w:t>
      </w:r>
      <w:r w:rsidR="00075ED9">
        <w:rPr>
          <w:rFonts w:cstheme="minorHAnsi"/>
          <w:lang w:val="en-GB"/>
        </w:rPr>
        <w:t>.</w:t>
      </w:r>
      <w:r w:rsidR="00F91439" w:rsidRPr="004559BC">
        <w:rPr>
          <w:rFonts w:cstheme="minorHAnsi"/>
          <w:lang w:val="en-GB"/>
        </w:rPr>
        <w:t xml:space="preserve"> </w:t>
      </w:r>
      <w:r w:rsidR="00075ED9">
        <w:rPr>
          <w:rFonts w:cstheme="minorHAnsi"/>
          <w:lang w:val="en-GB"/>
        </w:rPr>
        <w:t>W</w:t>
      </w:r>
      <w:r w:rsidR="002B6C08" w:rsidRPr="004559BC">
        <w:rPr>
          <w:rFonts w:cstheme="minorHAnsi"/>
          <w:lang w:val="en-GB"/>
        </w:rPr>
        <w:t xml:space="preserve">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temperature-</w:t>
      </w:r>
      <w:commentRangeStart w:id="442"/>
      <w:r w:rsidR="00D65660">
        <w:rPr>
          <w:rFonts w:cstheme="minorHAnsi"/>
          <w:lang w:val="en-GB"/>
        </w:rPr>
        <w:t xml:space="preserve">body </w:t>
      </w:r>
      <w:commentRangeEnd w:id="442"/>
      <w:r w:rsidR="00D65660">
        <w:rPr>
          <w:rStyle w:val="CommentReference"/>
        </w:rPr>
        <w:commentReference w:id="442"/>
      </w:r>
      <w:r w:rsidR="00A156DB" w:rsidRPr="004559BC">
        <w:rPr>
          <w:rFonts w:cstheme="minorHAnsi"/>
          <w:lang w:val="en-GB"/>
        </w:rPr>
        <w:t>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422B99">
        <w:rPr>
          <w:rFonts w:cstheme="minorHAnsi"/>
          <w:lang w:val="en-GB"/>
        </w:rPr>
        <w:instrText xml:space="preserve"> ADDIN ZOTERO_ITEM CSL_CITATION {"citationID":"a496bnol5c","properties":{"formattedCitation":"(Garc\\uc0\\u237{}a Garc\\uc0\\u237{}a {\\i{}et al.} 2011)","plainCitation":"(García García et al. 2011)","noteIndex":0},"citationItems":[{"id":829,"uris":["http://zotero.org/users/6116610/items/25QXCI7N"],"uri":["http://zotero.org/users/6116610/items/25QXCI7N"],"itemData":{"id":829,"type":"article-journal","abstract":"In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lang w:val="en-GB"/>
        </w:rPr>
        <w:t xml:space="preserve">(García García </w:t>
      </w:r>
      <w:r w:rsidR="001F613A" w:rsidRPr="001F613A">
        <w:rPr>
          <w:i/>
          <w:iCs/>
          <w:lang w:val="en-GB"/>
        </w:rPr>
        <w:t>et al.</w:t>
      </w:r>
      <w:r w:rsidR="001F613A" w:rsidRPr="001F613A">
        <w:rPr>
          <w:lang w:val="en-GB"/>
        </w:rPr>
        <w:t xml:space="preserve"> 2011)</w:t>
      </w:r>
      <w:r w:rsidR="00A156DB" w:rsidRPr="00A156DB">
        <w:rPr>
          <w:rFonts w:cstheme="minorHAnsi"/>
        </w:rPr>
        <w:fldChar w:fldCharType="end"/>
      </w:r>
      <w:r w:rsidR="00A156DB" w:rsidRPr="004559BC">
        <w:rPr>
          <w:rFonts w:cstheme="minorHAnsi"/>
          <w:lang w:val="en-GB"/>
        </w:rPr>
        <w:t xml:space="preserve">. </w:t>
      </w:r>
      <w:commentRangeStart w:id="443"/>
      <w:commentRangeStart w:id="444"/>
      <w:r w:rsidR="00A156DB" w:rsidRPr="004559BC">
        <w:rPr>
          <w:rFonts w:cstheme="minorHAnsi"/>
          <w:lang w:val="en-GB"/>
        </w:rPr>
        <w:t>A</w:t>
      </w:r>
      <w:commentRangeEnd w:id="443"/>
      <w:r w:rsidR="00D10107">
        <w:rPr>
          <w:rStyle w:val="CommentReference"/>
        </w:rPr>
        <w:commentReference w:id="443"/>
      </w:r>
      <w:commentRangeEnd w:id="444"/>
      <w:r w:rsidR="00CB0AD6">
        <w:rPr>
          <w:rStyle w:val="CommentReference"/>
        </w:rPr>
        <w:commentReference w:id="444"/>
      </w:r>
      <w:r w:rsidR="00A156DB" w:rsidRPr="004559BC">
        <w:rPr>
          <w:rFonts w:cstheme="minorHAnsi"/>
          <w:lang w:val="en-GB"/>
        </w:rPr>
        <w:t xml:space="preserve"> possible explanation is that we strictly exclude temperature</w:t>
      </w:r>
      <w:r w:rsidR="0091477E" w:rsidRPr="004559BC">
        <w:rPr>
          <w:rFonts w:cstheme="minorHAnsi"/>
          <w:lang w:val="en-GB"/>
        </w:rPr>
        <w:t>s</w:t>
      </w:r>
      <w:r w:rsidR="00A156DB" w:rsidRPr="004559BC">
        <w:rPr>
          <w:rFonts w:cstheme="minorHAnsi"/>
          <w:lang w:val="en-GB"/>
        </w:rPr>
        <w:t xml:space="preserve"> beyond </w:t>
      </w:r>
      <w:r w:rsidR="00CB0AD6">
        <w:rPr>
          <w:rFonts w:cstheme="minorHAnsi"/>
          <w:lang w:val="en-GB"/>
        </w:rPr>
        <w:t xml:space="preserve">those at which rates </w:t>
      </w:r>
      <w:r w:rsidR="00EC17A5">
        <w:rPr>
          <w:rFonts w:cstheme="minorHAnsi"/>
          <w:lang w:val="en-GB"/>
        </w:rPr>
        <w:t>peak</w:t>
      </w:r>
      <w:r w:rsidR="00EC17A5" w:rsidRPr="004559BC">
        <w:rPr>
          <w:rFonts w:cstheme="minorHAnsi"/>
          <w:lang w:val="en-GB"/>
        </w:rPr>
        <w:t xml:space="preserve"> </w:t>
      </w:r>
      <w:r w:rsidR="00A156DB" w:rsidRPr="004559BC">
        <w:rPr>
          <w:rFonts w:cstheme="minorHAnsi"/>
          <w:lang w:val="en-GB"/>
        </w:rPr>
        <w:t xml:space="preserve">for the log-linear model, and inclusion of these could lead to significant negative interactions if </w:t>
      </w:r>
      <w:r w:rsidR="00CB0AD6">
        <w:rPr>
          <w:rFonts w:cstheme="minorHAnsi"/>
          <w:lang w:val="en-GB"/>
        </w:rPr>
        <w:t xml:space="preserve">rates for large fish </w:t>
      </w:r>
      <w:r w:rsidR="001E6B6F">
        <w:rPr>
          <w:rFonts w:cstheme="minorHAnsi"/>
          <w:lang w:val="en-GB"/>
        </w:rPr>
        <w:t>peak</w:t>
      </w:r>
      <w:r w:rsidR="004A406C">
        <w:rPr>
          <w:rFonts w:cstheme="minorHAnsi"/>
          <w:lang w:val="en-GB"/>
        </w:rPr>
        <w:t xml:space="preserve"> </w:t>
      </w:r>
      <w:r w:rsidR="00CB0AD6">
        <w:rPr>
          <w:rFonts w:cstheme="minorHAnsi"/>
          <w:lang w:val="en-GB"/>
        </w:rPr>
        <w:t xml:space="preserve">at </w:t>
      </w:r>
      <w:r w:rsidR="00A156DB" w:rsidRPr="004559BC">
        <w:rPr>
          <w:rFonts w:cstheme="minorHAnsi"/>
          <w:lang w:val="en-GB"/>
        </w:rPr>
        <w:t xml:space="preserve">lower temperature.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w:t>
      </w:r>
      <w:r w:rsidR="0010623B">
        <w:rPr>
          <w:rFonts w:cstheme="minorHAnsi"/>
          <w:lang w:val="en-GB"/>
        </w:rPr>
        <w:t xml:space="preserve"> </w:t>
      </w:r>
      <w:r w:rsidR="003959C0">
        <w:rPr>
          <w:rFonts w:cstheme="minorHAnsi"/>
          <w:lang w:val="en-GB"/>
        </w:rPr>
        <w:t>peak</w:t>
      </w:r>
      <w:r w:rsidR="003959C0" w:rsidRPr="004559BC">
        <w:rPr>
          <w:rFonts w:cstheme="minorHAnsi"/>
          <w:lang w:val="en-GB"/>
        </w:rPr>
        <w:t xml:space="preserve"> </w:t>
      </w:r>
      <w:r w:rsidR="00A156DB" w:rsidRPr="004559BC">
        <w:rPr>
          <w:rFonts w:cstheme="minorHAnsi"/>
          <w:lang w:val="en-GB"/>
        </w:rPr>
        <w:t>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422B99">
        <w:rPr>
          <w:rFonts w:cstheme="minorHAnsi"/>
          <w:lang w:val="en-GB"/>
        </w:rPr>
        <w:instrText xml:space="preserve"> ADDIN ZOTERO_ITEM CSL_CITATION {"citationID":"arv93v73gn","properties":{"formattedCitation":"(Ohlberger {\\i{}et al.} 2012)","plainCitation":"(Ohlberger et al. 2012)","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lang w:val="en-GB"/>
        </w:rPr>
        <w:t xml:space="preserve">(Ohlberger </w:t>
      </w:r>
      <w:r w:rsidR="00592C85" w:rsidRPr="00592C85">
        <w:rPr>
          <w:i/>
          <w:iCs/>
          <w:lang w:val="en-GB"/>
        </w:rPr>
        <w:t>et al.</w:t>
      </w:r>
      <w:r w:rsidR="00592C85" w:rsidRPr="00592C85">
        <w:rPr>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422B99">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D"}],"issued":{"date-parts":[["2016"]]}}},{"id":633,"uris":["http://zotero.org/users/6116610/items/JADSVJDA"],"uri":["http://zotero.org/users/6116610/items/JADSVJDA"],"itemData":{"id":633,"type":"article-journal","abstract":"Current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lang w:val="en-GB"/>
        </w:rPr>
        <w:t xml:space="preserve">(Ohlberger </w:t>
      </w:r>
      <w:r w:rsidR="00592C85" w:rsidRPr="00592C85">
        <w:rPr>
          <w:i/>
          <w:iCs/>
          <w:lang w:val="en-GB"/>
        </w:rPr>
        <w:t>et al.</w:t>
      </w:r>
      <w:r w:rsidR="00592C85" w:rsidRPr="00592C85">
        <w:rPr>
          <w:lang w:val="en-GB"/>
        </w:rPr>
        <w:t xml:space="preserve"> 2012; Messmer </w:t>
      </w:r>
      <w:r w:rsidR="00592C85" w:rsidRPr="00592C85">
        <w:rPr>
          <w:i/>
          <w:iCs/>
          <w:lang w:val="en-GB"/>
        </w:rPr>
        <w:t>et al.</w:t>
      </w:r>
      <w:r w:rsidR="00592C85" w:rsidRPr="00592C85">
        <w:rPr>
          <w:lang w:val="en-GB"/>
        </w:rPr>
        <w:t xml:space="preserve"> 2016; Lindmark </w:t>
      </w:r>
      <w:r w:rsidR="00592C85" w:rsidRPr="00592C85">
        <w:rPr>
          <w:i/>
          <w:iCs/>
          <w:lang w:val="en-GB"/>
        </w:rPr>
        <w:t>et al.</w:t>
      </w:r>
      <w:r w:rsidR="00592C85" w:rsidRPr="00592C85">
        <w:rPr>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 xml:space="preserve">Given the </w:t>
      </w:r>
      <w:r w:rsidR="005425AF" w:rsidRPr="004559BC">
        <w:rPr>
          <w:rFonts w:cstheme="minorHAnsi"/>
          <w:lang w:val="en-GB"/>
        </w:rPr>
        <w:lastRenderedPageBreak/>
        <w:t>between</w:t>
      </w:r>
      <w:r w:rsidR="005425AF">
        <w:rPr>
          <w:rFonts w:cstheme="minorHAnsi"/>
          <w:lang w:val="en-GB"/>
        </w:rPr>
        <w:t>-</w:t>
      </w:r>
      <w:r w:rsidR="00FC7747" w:rsidRPr="004559BC">
        <w:rPr>
          <w:rFonts w:cstheme="minorHAnsi"/>
          <w:lang w:val="en-GB"/>
        </w:rPr>
        <w:t>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intraspecific mass- and temperature</w:t>
      </w:r>
      <w:r w:rsidR="0010623B">
        <w:rPr>
          <w:rFonts w:cstheme="minorHAnsi"/>
          <w:lang w:val="en-GB"/>
        </w:rPr>
        <w:t xml:space="preserve"> </w:t>
      </w:r>
      <w:r w:rsidR="0091477E" w:rsidRPr="004559BC">
        <w:rPr>
          <w:rFonts w:cstheme="minorHAnsi"/>
          <w:lang w:val="en-GB"/>
        </w:rPr>
        <w:t>scaling of these rates</w:t>
      </w:r>
      <w:r w:rsidR="00D4043D" w:rsidRPr="004559BC">
        <w:rPr>
          <w:rFonts w:cstheme="minorHAnsi"/>
          <w:lang w:val="en-GB"/>
        </w:rPr>
        <w:t>.</w:t>
      </w:r>
    </w:p>
    <w:p w14:paraId="3B9EF19E" w14:textId="19856C8C" w:rsidR="00D866A9" w:rsidRPr="00972C7F" w:rsidRDefault="009C6A68" w:rsidP="00D866A9">
      <w:pPr>
        <w:spacing w:line="480" w:lineRule="auto"/>
        <w:ind w:firstLine="284"/>
        <w:contextualSpacing/>
        <w:jc w:val="both"/>
        <w:rPr>
          <w:rFonts w:cstheme="minorHAnsi"/>
          <w:lang w:val="en-GB"/>
        </w:rPr>
      </w:pPr>
      <w:commentRangeStart w:id="445"/>
      <w:commentRangeStart w:id="446"/>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w:t>
      </w:r>
      <w:r w:rsidR="005C16B6">
        <w:rPr>
          <w:lang w:val="en-GB"/>
        </w:rPr>
        <w:t xml:space="preserve">varying either </w:t>
      </w:r>
      <w:r w:rsidRPr="00972C7F">
        <w:rPr>
          <w:lang w:val="en-GB"/>
        </w:rPr>
        <w:t>temperature or body size</w:t>
      </w:r>
      <w:r w:rsidR="005C16B6">
        <w:rPr>
          <w:lang w:val="en-GB"/>
        </w:rPr>
        <w:t>, not both</w:t>
      </w:r>
      <w:r w:rsidRPr="00972C7F">
        <w:rPr>
          <w:lang w:val="en-GB"/>
        </w:rPr>
        <w:t xml:space="preserv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A359D9">
        <w:rPr>
          <w:rFonts w:cstheme="minorHAnsi"/>
          <w:lang w:val="en-GB"/>
        </w:rPr>
        <w:t xml:space="preserve">numbers of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447"/>
      <w:commentRangeStart w:id="448"/>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9C577C" w:rsidRPr="00972C7F">
        <w:rPr>
          <w:rFonts w:cstheme="minorHAnsi"/>
          <w:lang w:val="en-GB"/>
        </w:rPr>
        <w:t xml:space="preserve">growth </w:t>
      </w:r>
      <w:r w:rsidR="009C577C">
        <w:rPr>
          <w:rFonts w:cstheme="minorHAnsi"/>
          <w:lang w:val="en-GB"/>
        </w:rPr>
        <w:t>experiments or</w:t>
      </w:r>
      <w:r w:rsidR="009C577C" w:rsidRPr="00972C7F">
        <w:rPr>
          <w:rFonts w:cstheme="minorHAnsi"/>
          <w:lang w:val="en-GB"/>
        </w:rPr>
        <w:t xml:space="preserve"> </w:t>
      </w:r>
      <w:r w:rsidR="00CC1ACD">
        <w:rPr>
          <w:rFonts w:cstheme="minorHAnsi"/>
          <w:lang w:val="en-GB"/>
        </w:rPr>
        <w:t xml:space="preserve">automatically </w:t>
      </w:r>
      <w:r w:rsidR="00024997">
        <w:rPr>
          <w:rFonts w:cstheme="minorHAnsi"/>
          <w:lang w:val="en-GB"/>
        </w:rPr>
        <w:t xml:space="preserve">measuring </w:t>
      </w:r>
      <w:r w:rsidR="00086A4F" w:rsidRPr="00972C7F">
        <w:rPr>
          <w:rFonts w:cstheme="minorHAnsi"/>
          <w:lang w:val="en-GB"/>
        </w:rPr>
        <w:t>oxygen depletion rates</w:t>
      </w:r>
      <w:r w:rsidR="00A1793C" w:rsidRPr="00972C7F">
        <w:rPr>
          <w:rFonts w:cstheme="minorHAnsi"/>
          <w:lang w:val="en-GB"/>
        </w:rPr>
        <w:t>.</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422B99">
        <w:rPr>
          <w:rFonts w:cstheme="minorHAnsi"/>
          <w:lang w:val="en-GB"/>
        </w:rPr>
        <w:instrText xml:space="preserve"> ADDIN ZOTERO_ITEM CSL_CITATION {"citationID":"a1tqv4dcmh3","properties":{"formattedCitation":"(Downs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447"/>
      <w:r w:rsidR="00682627">
        <w:rPr>
          <w:rStyle w:val="CommentReference"/>
        </w:rPr>
        <w:commentReference w:id="447"/>
      </w:r>
      <w:commentRangeEnd w:id="448"/>
      <w:r w:rsidR="00021C7F">
        <w:rPr>
          <w:rStyle w:val="CommentReference"/>
        </w:rPr>
        <w:commentReference w:id="448"/>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commentRangeEnd w:id="445"/>
      <w:r w:rsidR="00C17CAB">
        <w:rPr>
          <w:rStyle w:val="CommentReference"/>
        </w:rPr>
        <w:commentReference w:id="445"/>
      </w:r>
      <w:commentRangeEnd w:id="446"/>
      <w:r w:rsidR="00A359D9">
        <w:rPr>
          <w:rStyle w:val="CommentReference"/>
        </w:rPr>
        <w:commentReference w:id="446"/>
      </w:r>
    </w:p>
    <w:p w14:paraId="4907015A" w14:textId="3732A17E"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w:t>
      </w:r>
      <w:r w:rsidR="0010623B">
        <w:rPr>
          <w:rFonts w:eastAsiaTheme="minorEastAsia" w:cstheme="minorHAnsi"/>
          <w:lang w:val="en-GB"/>
        </w:rPr>
        <w:t xml:space="preserve"> </w:t>
      </w:r>
      <w:r w:rsidR="009F1BB9" w:rsidRPr="00972C7F">
        <w:rPr>
          <w:rFonts w:eastAsiaTheme="minorEastAsia" w:cstheme="minorHAnsi"/>
          <w:lang w:val="en-GB"/>
        </w:rPr>
        <w:t>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s-level</w:t>
      </w:r>
      <w:r w:rsidR="00D54057">
        <w:rPr>
          <w:rFonts w:eastAsiaTheme="minorEastAsia" w:cstheme="minorHAnsi"/>
          <w:lang w:val="en-GB"/>
        </w:rPr>
        <w:t>, as presented in this study,</w:t>
      </w:r>
      <w:r w:rsidR="003678B0" w:rsidRPr="004559BC">
        <w:rPr>
          <w:rFonts w:eastAsiaTheme="minorEastAsia" w:cstheme="minorHAnsi"/>
          <w:lang w:val="en-GB"/>
        </w:rPr>
        <w:t xml:space="preserve">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7A59F963"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thank</w:t>
      </w:r>
      <w:ins w:id="449" w:author="Max Lindmark" w:date="2020-08-17T16:31:00Z">
        <w:r w:rsidR="004143DE">
          <w:rPr>
            <w:rFonts w:eastAsiaTheme="minorEastAsia"/>
            <w:lang w:val="en-GB"/>
          </w:rPr>
          <w:t xml:space="preserve"> Hiroki Yamanaka,</w:t>
        </w:r>
      </w:ins>
      <w:r w:rsidR="00866138">
        <w:rPr>
          <w:rFonts w:eastAsiaTheme="minorEastAsia"/>
          <w:lang w:val="en-GB"/>
        </w:rPr>
        <w:t xml:space="preserve"> </w:t>
      </w:r>
      <w:r w:rsidR="005A1723">
        <w:rPr>
          <w:rFonts w:eastAsiaTheme="minorEastAsia"/>
          <w:lang w:val="en-GB"/>
        </w:rPr>
        <w:t xml:space="preserve">Dennis </w:t>
      </w:r>
      <w:proofErr w:type="spellStart"/>
      <w:r w:rsidR="005A1723">
        <w:rPr>
          <w:rFonts w:eastAsiaTheme="minorEastAsia"/>
          <w:lang w:val="en-GB"/>
        </w:rPr>
        <w:t>Tomalá</w:t>
      </w:r>
      <w:proofErr w:type="spellEnd"/>
      <w:r w:rsidR="005A1723">
        <w:rPr>
          <w:rFonts w:eastAsiaTheme="minorEastAsia"/>
          <w:lang w:val="en-GB"/>
        </w:rPr>
        <w:t xml:space="preserve">, Vanessa Messmer, Björn </w:t>
      </w:r>
      <w:proofErr w:type="spellStart"/>
      <w:r w:rsidR="005A1723">
        <w:rPr>
          <w:rFonts w:eastAsiaTheme="minorEastAsia"/>
          <w:lang w:val="en-GB"/>
        </w:rPr>
        <w:t>Björnsson</w:t>
      </w:r>
      <w:proofErr w:type="spellEnd"/>
      <w:r w:rsidR="005A1723">
        <w:rPr>
          <w:rFonts w:eastAsiaTheme="minorEastAsia"/>
          <w:lang w:val="en-GB"/>
        </w:rPr>
        <w:t xml:space="preserve">, Albert </w:t>
      </w:r>
      <w:proofErr w:type="spellStart"/>
      <w:r w:rsidR="005A1723">
        <w:rPr>
          <w:rFonts w:eastAsiaTheme="minorEastAsia"/>
          <w:lang w:val="en-GB"/>
        </w:rPr>
        <w:t>Imsland</w:t>
      </w:r>
      <w:proofErr w:type="spellEnd"/>
      <w:r w:rsidR="005A1723">
        <w:rPr>
          <w:rFonts w:eastAsiaTheme="minorEastAsia"/>
          <w:lang w:val="en-GB"/>
        </w:rPr>
        <w:t xml:space="preserve">, Tomas </w:t>
      </w:r>
      <w:proofErr w:type="spellStart"/>
      <w:r w:rsidR="005A1723">
        <w:rPr>
          <w:rFonts w:eastAsiaTheme="minorEastAsia"/>
          <w:lang w:val="en-GB"/>
        </w:rPr>
        <w:t>Árnasson</w:t>
      </w:r>
      <w:proofErr w:type="spellEnd"/>
      <w:r w:rsidR="005A1723">
        <w:rPr>
          <w:rFonts w:eastAsiaTheme="minorEastAsia"/>
          <w:lang w:val="en-GB"/>
        </w:rPr>
        <w:t xml:space="preserve">, </w:t>
      </w:r>
      <w:r w:rsidR="005A1723" w:rsidRPr="005A1723">
        <w:rPr>
          <w:rFonts w:eastAsiaTheme="minorEastAsia"/>
          <w:lang w:val="en-GB"/>
        </w:rPr>
        <w:t>Yiping Luo</w:t>
      </w:r>
      <w:r w:rsidR="005A1723">
        <w:rPr>
          <w:rFonts w:eastAsiaTheme="minorEastAsia"/>
          <w:lang w:val="en-GB"/>
        </w:rPr>
        <w:t xml:space="preserve">, </w:t>
      </w:r>
      <w:r w:rsidR="005A1723" w:rsidRPr="005A1723">
        <w:rPr>
          <w:rFonts w:eastAsiaTheme="minorEastAsia"/>
          <w:lang w:val="en-GB"/>
        </w:rPr>
        <w:t>Takeshi Tomiyama</w:t>
      </w:r>
      <w:r w:rsidR="00B011B0" w:rsidRPr="00E52836">
        <w:rPr>
          <w:rFonts w:eastAsiaTheme="minorEastAsia"/>
          <w:lang w:val="en-GB"/>
        </w:rPr>
        <w:t xml:space="preserve"> </w:t>
      </w:r>
      <w:r w:rsidR="005A1723">
        <w:rPr>
          <w:rFonts w:eastAsiaTheme="minorEastAsia"/>
          <w:lang w:val="en-GB"/>
        </w:rPr>
        <w:t xml:space="preserve">and Myron Peck for generously providing data, </w:t>
      </w:r>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 xml:space="preserve">for providing useful comments on </w:t>
      </w:r>
      <w:r w:rsidR="009F02F5">
        <w:rPr>
          <w:rFonts w:eastAsiaTheme="minorEastAsia"/>
          <w:lang w:val="en-GB"/>
        </w:rPr>
        <w:t xml:space="preserve">earlier versions of </w:t>
      </w:r>
      <w:r w:rsidRPr="00E52836">
        <w:rPr>
          <w:rFonts w:eastAsiaTheme="minorEastAsia"/>
          <w:lang w:val="en-GB"/>
        </w:rPr>
        <w:t>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w:t>
      </w:r>
      <w:proofErr w:type="spellStart"/>
      <w:r w:rsidRPr="00972C7F">
        <w:rPr>
          <w:rFonts w:cstheme="minorHAnsi"/>
          <w:lang w:val="en-GB"/>
        </w:rPr>
        <w:t>analyzed</w:t>
      </w:r>
      <w:proofErr w:type="spellEnd"/>
      <w:r w:rsidRPr="00972C7F">
        <w:rPr>
          <w:rFonts w:cstheme="minorHAnsi"/>
          <w:lang w:val="en-GB"/>
        </w:rPr>
        <w:t xml:space="preserve">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2"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w:t>
      </w:r>
      <w:proofErr w:type="spellStart"/>
      <w:r w:rsidRPr="00972C7F">
        <w:rPr>
          <w:rFonts w:eastAsiaTheme="minorEastAsia"/>
          <w:lang w:val="en-GB"/>
        </w:rPr>
        <w:t>Zenodo</w:t>
      </w:r>
      <w:proofErr w:type="spellEnd"/>
      <w:r w:rsidRPr="00972C7F">
        <w:rPr>
          <w:rFonts w:eastAsiaTheme="minorEastAsia"/>
          <w:lang w:val="en-GB"/>
        </w:rPr>
        <w:t xml:space="preserve">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30D62B8A" w:rsidR="00C41369" w:rsidRDefault="00C41369" w:rsidP="002E3379">
      <w:pPr>
        <w:spacing w:line="480" w:lineRule="auto"/>
        <w:contextualSpacing/>
        <w:jc w:val="both"/>
        <w:rPr>
          <w:rFonts w:cstheme="minorHAnsi"/>
          <w:b/>
          <w:lang w:val="en-GB"/>
        </w:rPr>
      </w:pPr>
      <w:r w:rsidRPr="002D70E2">
        <w:rPr>
          <w:rFonts w:cstheme="minorHAnsi"/>
          <w:b/>
          <w:lang w:val="en-GB"/>
        </w:rPr>
        <w:t>References</w:t>
      </w:r>
    </w:p>
    <w:p w14:paraId="235117EA" w14:textId="77777777" w:rsidR="0053418A" w:rsidRPr="002D70E2" w:rsidRDefault="0053418A" w:rsidP="002E3379">
      <w:pPr>
        <w:spacing w:line="480" w:lineRule="auto"/>
        <w:contextualSpacing/>
        <w:jc w:val="both"/>
        <w:rPr>
          <w:rFonts w:cstheme="minorHAnsi"/>
          <w:b/>
          <w:lang w:val="en-GB"/>
        </w:rPr>
      </w:pPr>
    </w:p>
    <w:sectPr w:rsidR="0053418A" w:rsidRPr="002D70E2" w:rsidSect="00F97B62">
      <w:headerReference w:type="even" r:id="rId23"/>
      <w:footerReference w:type="even" r:id="rId24"/>
      <w:footerReference w:type="default"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n Ohlberger" w:date="2020-01-21T09:27:00Z" w:initials="Ca">
    <w:p w14:paraId="3505BED5" w14:textId="551F665C" w:rsidR="00DD3F8F" w:rsidRPr="00972C7F" w:rsidRDefault="00DD3F8F"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DD3F8F" w:rsidRPr="00972C7F" w:rsidRDefault="00DD3F8F"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DD3F8F" w:rsidRPr="00972C7F" w:rsidRDefault="00DD3F8F">
      <w:pPr>
        <w:pStyle w:val="CommentText"/>
        <w:rPr>
          <w:lang w:val="en-GB"/>
        </w:rPr>
      </w:pPr>
    </w:p>
  </w:comment>
  <w:comment w:id="1" w:author="Max Lindmark" w:date="2020-05-04T11:04:00Z" w:initials="ML">
    <w:p w14:paraId="2D2BA4C1" w14:textId="16652EF0" w:rsidR="00DD3F8F" w:rsidRPr="00AE4A5F" w:rsidRDefault="00DD3F8F">
      <w:pPr>
        <w:pStyle w:val="CommentText"/>
        <w:rPr>
          <w:rStyle w:val="CommentReference"/>
          <w:highlight w:val="yellow"/>
          <w:lang w:val="en-GB"/>
        </w:rPr>
      </w:pPr>
      <w:r w:rsidRPr="00374408">
        <w:rPr>
          <w:rStyle w:val="CommentReference"/>
          <w:highlight w:val="yellow"/>
        </w:rPr>
        <w:annotationRef/>
      </w:r>
      <w:r w:rsidRPr="00AE4A5F">
        <w:rPr>
          <w:rStyle w:val="CommentReference"/>
          <w:highlight w:val="yellow"/>
          <w:lang w:val="en-GB"/>
        </w:rPr>
        <w:t xml:space="preserve">Titles are hard! I think the one we have now </w:t>
      </w:r>
      <w:proofErr w:type="gramStart"/>
      <w:r w:rsidRPr="00AE4A5F">
        <w:rPr>
          <w:rStyle w:val="CommentReference"/>
          <w:highlight w:val="yellow"/>
          <w:lang w:val="en-GB"/>
        </w:rPr>
        <w:t>works</w:t>
      </w:r>
      <w:proofErr w:type="gramEnd"/>
      <w:r w:rsidRPr="00AE4A5F">
        <w:rPr>
          <w:rStyle w:val="CommentReference"/>
          <w:highlight w:val="yellow"/>
          <w:lang w:val="en-GB"/>
        </w:rPr>
        <w:t xml:space="preserve"> but maybe isn’t as good as it can be! If we want to highlight the peak growth temperature aspect, maybe your earlier suggestion is best:</w:t>
      </w:r>
    </w:p>
    <w:p w14:paraId="7F669AE8" w14:textId="1E51C433" w:rsidR="00DD3F8F" w:rsidRPr="00AE4A5F" w:rsidRDefault="00DD3F8F">
      <w:pPr>
        <w:pStyle w:val="CommentText"/>
        <w:rPr>
          <w:rStyle w:val="CommentReference"/>
          <w:highlight w:val="yellow"/>
          <w:lang w:val="en-GB"/>
        </w:rPr>
      </w:pPr>
    </w:p>
    <w:p w14:paraId="670AC741" w14:textId="77777777" w:rsidR="00DD3F8F" w:rsidRPr="00AE4A5F" w:rsidRDefault="00DD3F8F" w:rsidP="00AC3C9E">
      <w:pPr>
        <w:pStyle w:val="CommentText"/>
        <w:rPr>
          <w:i/>
          <w:highlight w:val="yellow"/>
          <w:lang w:val="en-GB"/>
        </w:rPr>
      </w:pPr>
      <w:r w:rsidRPr="00AE4A5F">
        <w:rPr>
          <w:i/>
          <w:highlight w:val="yellow"/>
          <w:lang w:val="en-GB"/>
        </w:rPr>
        <w:t>Optimum growth temperature declines with body size in fishes</w:t>
      </w:r>
    </w:p>
    <w:p w14:paraId="18F19DB4" w14:textId="77777777" w:rsidR="00DD3F8F" w:rsidRPr="00AE4A5F" w:rsidRDefault="00DD3F8F" w:rsidP="00AC3C9E">
      <w:pPr>
        <w:pStyle w:val="CommentText"/>
        <w:rPr>
          <w:iCs/>
          <w:highlight w:val="yellow"/>
          <w:lang w:val="en-GB"/>
        </w:rPr>
      </w:pPr>
      <w:r w:rsidRPr="00AE4A5F">
        <w:rPr>
          <w:iCs/>
          <w:highlight w:val="yellow"/>
          <w:lang w:val="en-GB"/>
        </w:rPr>
        <w:t>Or:</w:t>
      </w:r>
    </w:p>
    <w:p w14:paraId="083BC215" w14:textId="08547C6B" w:rsidR="00DD3F8F" w:rsidRPr="00AE4A5F" w:rsidRDefault="00DD3F8F" w:rsidP="00AC3C9E">
      <w:pPr>
        <w:pStyle w:val="CommentText"/>
        <w:rPr>
          <w:i/>
          <w:lang w:val="en-GB"/>
        </w:rPr>
      </w:pPr>
      <w:r w:rsidRPr="00AE4A5F">
        <w:rPr>
          <w:i/>
          <w:highlight w:val="yellow"/>
          <w:lang w:val="en-GB"/>
        </w:rPr>
        <w:t>Optimum growth temperature declines with body size within species in fishes</w:t>
      </w:r>
    </w:p>
    <w:p w14:paraId="5357B589" w14:textId="3C5B62FF" w:rsidR="00DD3F8F" w:rsidRPr="00AE4A5F" w:rsidRDefault="00DD3F8F" w:rsidP="00AC3C9E">
      <w:pPr>
        <w:pStyle w:val="CommentText"/>
        <w:rPr>
          <w:iCs/>
          <w:lang w:val="en-GB"/>
        </w:rPr>
      </w:pPr>
    </w:p>
  </w:comment>
  <w:comment w:id="2" w:author="Jan Ohlberger" w:date="2020-05-22T06:29:00Z" w:initials="Ca">
    <w:p w14:paraId="4F557E12" w14:textId="5A16D8EE" w:rsidR="00DD3F8F" w:rsidRPr="00AE4A5F" w:rsidRDefault="00DD3F8F">
      <w:pPr>
        <w:pStyle w:val="CommentText"/>
        <w:rPr>
          <w:lang w:val="en-GB"/>
        </w:rPr>
      </w:pPr>
      <w:r>
        <w:rPr>
          <w:rStyle w:val="CommentReference"/>
        </w:rPr>
        <w:annotationRef/>
      </w:r>
      <w:r w:rsidRPr="00AE4A5F">
        <w:rPr>
          <w:lang w:val="en-GB"/>
        </w:rPr>
        <w:t>It’s a trade-off but I think these titles might be better esp. when targeting a journal like PNAS (#1: “</w:t>
      </w:r>
      <w:r w:rsidRPr="00AE4A5F">
        <w:rPr>
          <w:i/>
          <w:lang w:val="en-GB"/>
        </w:rPr>
        <w:t>Optimum growth temperature declines with body size in fishes</w:t>
      </w:r>
      <w:r w:rsidRPr="00AE4A5F">
        <w:rPr>
          <w:lang w:val="en-GB"/>
        </w:rPr>
        <w:t>”)</w:t>
      </w:r>
    </w:p>
  </w:comment>
  <w:comment w:id="3" w:author="Anna Gårdmark" w:date="2020-05-27T11:36:00Z" w:initials="AG">
    <w:p w14:paraId="3DDB58DE" w14:textId="77777777" w:rsidR="00DD3F8F" w:rsidRDefault="00DD3F8F">
      <w:pPr>
        <w:pStyle w:val="CommentText"/>
        <w:rPr>
          <w:lang w:val="en-GB"/>
        </w:rPr>
      </w:pPr>
      <w:r>
        <w:rPr>
          <w:rStyle w:val="CommentReference"/>
        </w:rPr>
        <w:annotationRef/>
      </w:r>
      <w:r>
        <w:rPr>
          <w:lang w:val="en-GB"/>
        </w:rPr>
        <w:t>If we go for that, I think the intraspecific aspect is key; hard to get in with a nice flow though. Perhaps one of these:</w:t>
      </w:r>
    </w:p>
    <w:p w14:paraId="2AF9C398" w14:textId="0B0CC2EE" w:rsidR="00DD3F8F" w:rsidRPr="0066528A" w:rsidRDefault="00DD3F8F">
      <w:pPr>
        <w:pStyle w:val="CommentText"/>
        <w:rPr>
          <w:i/>
          <w:lang w:val="en-GB"/>
        </w:rPr>
      </w:pPr>
      <w:r w:rsidRPr="0066528A">
        <w:rPr>
          <w:i/>
          <w:lang w:val="en-GB"/>
        </w:rPr>
        <w:t xml:space="preserve">Optimum growth temperature in fishes declines within species with body size </w:t>
      </w:r>
    </w:p>
    <w:p w14:paraId="2E28CBE9" w14:textId="77777777" w:rsidR="00DD3F8F" w:rsidRDefault="00DD3F8F" w:rsidP="0066528A">
      <w:pPr>
        <w:pStyle w:val="CommentText"/>
        <w:rPr>
          <w:lang w:val="en-GB"/>
        </w:rPr>
      </w:pPr>
    </w:p>
    <w:p w14:paraId="6D507FF7" w14:textId="538527FF" w:rsidR="00DD3F8F" w:rsidRPr="0066528A" w:rsidRDefault="00DD3F8F" w:rsidP="0066528A">
      <w:pPr>
        <w:pStyle w:val="CommentText"/>
        <w:rPr>
          <w:i/>
          <w:lang w:val="en-GB"/>
        </w:rPr>
      </w:pPr>
      <w:r w:rsidRPr="0066528A">
        <w:rPr>
          <w:i/>
          <w:lang w:val="en-GB"/>
        </w:rPr>
        <w:t xml:space="preserve">Optimum growth temperature declines with intraspecific body size in fishes </w:t>
      </w:r>
    </w:p>
    <w:p w14:paraId="039EDCD0" w14:textId="77777777" w:rsidR="00DD3F8F" w:rsidRPr="00AE4A5F" w:rsidRDefault="00DD3F8F">
      <w:pPr>
        <w:pStyle w:val="CommentText"/>
        <w:rPr>
          <w:lang w:val="en-GB"/>
        </w:rPr>
      </w:pPr>
    </w:p>
  </w:comment>
  <w:comment w:id="4" w:author="Max Lindmark" w:date="2020-07-27T11:33:00Z" w:initials="ML">
    <w:p w14:paraId="5DC046EE" w14:textId="4844FBC4" w:rsidR="00DD3F8F" w:rsidRPr="005F601D" w:rsidRDefault="00DD3F8F">
      <w:pPr>
        <w:pStyle w:val="CommentText"/>
        <w:rPr>
          <w:iCs/>
          <w:lang w:val="en-US"/>
        </w:rPr>
      </w:pPr>
      <w:r>
        <w:rPr>
          <w:rStyle w:val="CommentReference"/>
        </w:rPr>
        <w:annotationRef/>
      </w:r>
      <w:r w:rsidRPr="005F601D">
        <w:rPr>
          <w:lang w:val="en-US"/>
        </w:rPr>
        <w:t>Agree now that a results-focus</w:t>
      </w:r>
      <w:r>
        <w:rPr>
          <w:lang w:val="en-US"/>
        </w:rPr>
        <w:t xml:space="preserve">ed title would be nice. Think I’ll go with: </w:t>
      </w:r>
      <w:r w:rsidRPr="00AE4A5F">
        <w:rPr>
          <w:i/>
          <w:lang w:val="en-GB"/>
        </w:rPr>
        <w:t>Optimum growth temperature declines with body size in fishes</w:t>
      </w:r>
      <w:r>
        <w:rPr>
          <w:iCs/>
          <w:lang w:val="en-GB"/>
        </w:rPr>
        <w:t xml:space="preserve"> because of the better flow. We can maybe compensate by pushing the intraspecific part in the cover letter and the abstract</w:t>
      </w:r>
    </w:p>
  </w:comment>
  <w:comment w:id="13" w:author="Jan Ohlberger" w:date="2020-01-21T09:27:00Z" w:initials="Ca">
    <w:p w14:paraId="1C96B088" w14:textId="77777777" w:rsidR="00DD3F8F" w:rsidRPr="00972C7F" w:rsidRDefault="00DD3F8F" w:rsidP="00205EE2">
      <w:pPr>
        <w:pStyle w:val="CommentText"/>
        <w:rPr>
          <w:lang w:val="en-GB"/>
        </w:rPr>
      </w:pPr>
      <w:r>
        <w:rPr>
          <w:rStyle w:val="CommentReference"/>
        </w:rPr>
        <w:annotationRef/>
      </w:r>
      <w:r w:rsidRPr="00972C7F">
        <w:rPr>
          <w:lang w:val="en-GB"/>
        </w:rPr>
        <w:t>Wondering if a title about the results would be more appealing?</w:t>
      </w:r>
    </w:p>
    <w:p w14:paraId="5BFF1F41" w14:textId="77777777" w:rsidR="00DD3F8F" w:rsidRPr="00972C7F" w:rsidRDefault="00DD3F8F" w:rsidP="00205EE2">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655EF640" w14:textId="77777777" w:rsidR="00DD3F8F" w:rsidRPr="00972C7F" w:rsidRDefault="00DD3F8F" w:rsidP="00205EE2">
      <w:pPr>
        <w:pStyle w:val="CommentText"/>
        <w:rPr>
          <w:lang w:val="en-GB"/>
        </w:rPr>
      </w:pPr>
    </w:p>
  </w:comment>
  <w:comment w:id="14" w:author="Max Lindmark" w:date="2020-05-04T11:04:00Z" w:initials="ML">
    <w:p w14:paraId="0719D5D6" w14:textId="77777777" w:rsidR="00DD3F8F" w:rsidRPr="00AE4A5F" w:rsidRDefault="00DD3F8F" w:rsidP="00205EE2">
      <w:pPr>
        <w:pStyle w:val="CommentText"/>
        <w:rPr>
          <w:rStyle w:val="CommentReference"/>
          <w:highlight w:val="yellow"/>
          <w:lang w:val="en-GB"/>
        </w:rPr>
      </w:pPr>
      <w:r w:rsidRPr="00374408">
        <w:rPr>
          <w:rStyle w:val="CommentReference"/>
          <w:highlight w:val="yellow"/>
        </w:rPr>
        <w:annotationRef/>
      </w:r>
      <w:r w:rsidRPr="00AE4A5F">
        <w:rPr>
          <w:rStyle w:val="CommentReference"/>
          <w:highlight w:val="yellow"/>
          <w:lang w:val="en-GB"/>
        </w:rPr>
        <w:t xml:space="preserve">Titles are hard! I think the one we have now </w:t>
      </w:r>
      <w:proofErr w:type="gramStart"/>
      <w:r w:rsidRPr="00AE4A5F">
        <w:rPr>
          <w:rStyle w:val="CommentReference"/>
          <w:highlight w:val="yellow"/>
          <w:lang w:val="en-GB"/>
        </w:rPr>
        <w:t>works</w:t>
      </w:r>
      <w:proofErr w:type="gramEnd"/>
      <w:r w:rsidRPr="00AE4A5F">
        <w:rPr>
          <w:rStyle w:val="CommentReference"/>
          <w:highlight w:val="yellow"/>
          <w:lang w:val="en-GB"/>
        </w:rPr>
        <w:t xml:space="preserve"> but maybe isn’t as good as it can be! If we want to highlight the peak growth temperature aspect, maybe your earlier suggestion is best:</w:t>
      </w:r>
    </w:p>
    <w:p w14:paraId="052D2B64" w14:textId="77777777" w:rsidR="00DD3F8F" w:rsidRPr="00AE4A5F" w:rsidRDefault="00DD3F8F" w:rsidP="00205EE2">
      <w:pPr>
        <w:pStyle w:val="CommentText"/>
        <w:rPr>
          <w:rStyle w:val="CommentReference"/>
          <w:highlight w:val="yellow"/>
          <w:lang w:val="en-GB"/>
        </w:rPr>
      </w:pPr>
    </w:p>
    <w:p w14:paraId="30E65B18" w14:textId="77777777" w:rsidR="00DD3F8F" w:rsidRPr="00AE4A5F" w:rsidRDefault="00DD3F8F" w:rsidP="00205EE2">
      <w:pPr>
        <w:pStyle w:val="CommentText"/>
        <w:rPr>
          <w:i/>
          <w:highlight w:val="yellow"/>
          <w:lang w:val="en-GB"/>
        </w:rPr>
      </w:pPr>
      <w:r w:rsidRPr="00AE4A5F">
        <w:rPr>
          <w:i/>
          <w:highlight w:val="yellow"/>
          <w:lang w:val="en-GB"/>
        </w:rPr>
        <w:t>Optimum growth temperature declines with body size in fishes</w:t>
      </w:r>
    </w:p>
    <w:p w14:paraId="1041714D" w14:textId="77777777" w:rsidR="00DD3F8F" w:rsidRPr="00AE4A5F" w:rsidRDefault="00DD3F8F" w:rsidP="00205EE2">
      <w:pPr>
        <w:pStyle w:val="CommentText"/>
        <w:rPr>
          <w:iCs/>
          <w:highlight w:val="yellow"/>
          <w:lang w:val="en-GB"/>
        </w:rPr>
      </w:pPr>
      <w:r w:rsidRPr="00AE4A5F">
        <w:rPr>
          <w:iCs/>
          <w:highlight w:val="yellow"/>
          <w:lang w:val="en-GB"/>
        </w:rPr>
        <w:t>Or:</w:t>
      </w:r>
    </w:p>
    <w:p w14:paraId="39A458AF" w14:textId="77777777" w:rsidR="00DD3F8F" w:rsidRPr="00AE4A5F" w:rsidRDefault="00DD3F8F" w:rsidP="00205EE2">
      <w:pPr>
        <w:pStyle w:val="CommentText"/>
        <w:rPr>
          <w:i/>
          <w:lang w:val="en-GB"/>
        </w:rPr>
      </w:pPr>
      <w:r w:rsidRPr="00AE4A5F">
        <w:rPr>
          <w:i/>
          <w:highlight w:val="yellow"/>
          <w:lang w:val="en-GB"/>
        </w:rPr>
        <w:t>Optimum growth temperature declines with body size within species in fishes</w:t>
      </w:r>
    </w:p>
    <w:p w14:paraId="70EB16E0" w14:textId="77777777" w:rsidR="00DD3F8F" w:rsidRPr="00AE4A5F" w:rsidRDefault="00DD3F8F" w:rsidP="00205EE2">
      <w:pPr>
        <w:pStyle w:val="CommentText"/>
        <w:rPr>
          <w:iCs/>
          <w:lang w:val="en-GB"/>
        </w:rPr>
      </w:pPr>
    </w:p>
  </w:comment>
  <w:comment w:id="15" w:author="Jan Ohlberger" w:date="2020-05-22T06:29:00Z" w:initials="Ca">
    <w:p w14:paraId="05D97F66" w14:textId="77777777" w:rsidR="00DD3F8F" w:rsidRPr="00AE4A5F" w:rsidRDefault="00DD3F8F" w:rsidP="00205EE2">
      <w:pPr>
        <w:pStyle w:val="CommentText"/>
        <w:rPr>
          <w:lang w:val="en-GB"/>
        </w:rPr>
      </w:pPr>
      <w:r>
        <w:rPr>
          <w:rStyle w:val="CommentReference"/>
        </w:rPr>
        <w:annotationRef/>
      </w:r>
      <w:r w:rsidRPr="00AE4A5F">
        <w:rPr>
          <w:lang w:val="en-GB"/>
        </w:rPr>
        <w:t>It’s a trade-off but I think these titles might be better esp. when targeting a journal like PNAS (#1: “</w:t>
      </w:r>
      <w:r w:rsidRPr="00AE4A5F">
        <w:rPr>
          <w:i/>
          <w:lang w:val="en-GB"/>
        </w:rPr>
        <w:t>Optimum growth temperature declines with body size in fishes</w:t>
      </w:r>
      <w:r w:rsidRPr="00AE4A5F">
        <w:rPr>
          <w:lang w:val="en-GB"/>
        </w:rPr>
        <w:t>”)</w:t>
      </w:r>
    </w:p>
  </w:comment>
  <w:comment w:id="16" w:author="Anna Gårdmark" w:date="2020-05-27T11:36:00Z" w:initials="AG">
    <w:p w14:paraId="03F90E73" w14:textId="77777777" w:rsidR="00DD3F8F" w:rsidRDefault="00DD3F8F" w:rsidP="00205EE2">
      <w:pPr>
        <w:pStyle w:val="CommentText"/>
        <w:rPr>
          <w:lang w:val="en-GB"/>
        </w:rPr>
      </w:pPr>
      <w:r>
        <w:rPr>
          <w:rStyle w:val="CommentReference"/>
        </w:rPr>
        <w:annotationRef/>
      </w:r>
      <w:r>
        <w:rPr>
          <w:lang w:val="en-GB"/>
        </w:rPr>
        <w:t>If we go for that, I think the intraspecific aspect is key; hard to get in with a nice flow though. Perhaps one of these:</w:t>
      </w:r>
    </w:p>
    <w:p w14:paraId="04AC1391" w14:textId="77777777" w:rsidR="00DD3F8F" w:rsidRPr="0066528A" w:rsidRDefault="00DD3F8F" w:rsidP="00205EE2">
      <w:pPr>
        <w:pStyle w:val="CommentText"/>
        <w:rPr>
          <w:i/>
          <w:lang w:val="en-GB"/>
        </w:rPr>
      </w:pPr>
      <w:r w:rsidRPr="0066528A">
        <w:rPr>
          <w:i/>
          <w:lang w:val="en-GB"/>
        </w:rPr>
        <w:t xml:space="preserve">Optimum growth temperature in fishes declines within species with body size </w:t>
      </w:r>
    </w:p>
    <w:p w14:paraId="58776795" w14:textId="77777777" w:rsidR="00DD3F8F" w:rsidRDefault="00DD3F8F" w:rsidP="00205EE2">
      <w:pPr>
        <w:pStyle w:val="CommentText"/>
        <w:rPr>
          <w:lang w:val="en-GB"/>
        </w:rPr>
      </w:pPr>
    </w:p>
    <w:p w14:paraId="77CDAB06" w14:textId="77777777" w:rsidR="00DD3F8F" w:rsidRPr="0066528A" w:rsidRDefault="00DD3F8F" w:rsidP="00205EE2">
      <w:pPr>
        <w:pStyle w:val="CommentText"/>
        <w:rPr>
          <w:i/>
          <w:lang w:val="en-GB"/>
        </w:rPr>
      </w:pPr>
      <w:r w:rsidRPr="0066528A">
        <w:rPr>
          <w:i/>
          <w:lang w:val="en-GB"/>
        </w:rPr>
        <w:t xml:space="preserve">Optimum growth temperature declines with intraspecific body size in fishes </w:t>
      </w:r>
    </w:p>
    <w:p w14:paraId="2826F49A" w14:textId="77777777" w:rsidR="00DD3F8F" w:rsidRPr="00AE4A5F" w:rsidRDefault="00DD3F8F" w:rsidP="00205EE2">
      <w:pPr>
        <w:pStyle w:val="CommentText"/>
        <w:rPr>
          <w:lang w:val="en-GB"/>
        </w:rPr>
      </w:pPr>
    </w:p>
  </w:comment>
  <w:comment w:id="17" w:author="Max Lindmark" w:date="2020-07-27T11:33:00Z" w:initials="ML">
    <w:p w14:paraId="79826F50" w14:textId="77777777" w:rsidR="00DD3F8F" w:rsidRPr="005F601D" w:rsidRDefault="00DD3F8F" w:rsidP="00205EE2">
      <w:pPr>
        <w:pStyle w:val="CommentText"/>
        <w:rPr>
          <w:iCs/>
          <w:lang w:val="en-US"/>
        </w:rPr>
      </w:pPr>
      <w:r w:rsidRPr="00CB02BA">
        <w:rPr>
          <w:rStyle w:val="CommentReference"/>
          <w:highlight w:val="green"/>
        </w:rPr>
        <w:annotationRef/>
      </w:r>
      <w:r w:rsidRPr="00CB02BA">
        <w:rPr>
          <w:highlight w:val="green"/>
          <w:lang w:val="en-US"/>
        </w:rPr>
        <w:t xml:space="preserve">Agree now that a results-focused title would be nice. Think I’ll go with: </w:t>
      </w:r>
      <w:r w:rsidRPr="00CB02BA">
        <w:rPr>
          <w:i/>
          <w:highlight w:val="green"/>
          <w:lang w:val="en-GB"/>
        </w:rPr>
        <w:t>Optimum growth temperature declines with body size in fishes</w:t>
      </w:r>
      <w:r w:rsidRPr="00CB02BA">
        <w:rPr>
          <w:iCs/>
          <w:highlight w:val="green"/>
          <w:lang w:val="en-GB"/>
        </w:rPr>
        <w:t xml:space="preserve"> because of the better flow. We can maybe compensate by pushing the intraspecific part in the cover letter and the abstract</w:t>
      </w:r>
    </w:p>
  </w:comment>
  <w:comment w:id="5" w:author="Max Lindmark" w:date="2020-07-28T10:12:00Z" w:initials="ML">
    <w:p w14:paraId="2AA48DB0" w14:textId="77777777" w:rsidR="00DD3F8F" w:rsidRPr="0058078C" w:rsidRDefault="00DD3F8F">
      <w:pPr>
        <w:pStyle w:val="CommentText"/>
        <w:rPr>
          <w:highlight w:val="green"/>
          <w:lang w:val="en-US"/>
        </w:rPr>
      </w:pPr>
      <w:r w:rsidRPr="0058078C">
        <w:rPr>
          <w:rStyle w:val="CommentReference"/>
          <w:highlight w:val="green"/>
        </w:rPr>
        <w:annotationRef/>
      </w:r>
      <w:r w:rsidRPr="0058078C">
        <w:rPr>
          <w:highlight w:val="green"/>
          <w:lang w:val="en-US"/>
        </w:rPr>
        <w:t xml:space="preserve">If we would not get into PNAS, should we maybe consider Ecological Monographs? I’m thinking it could be a fit because of the “integrative” approach we take, trying to combine metabolic theory with dynamic growth models, bioenergetic experiments and temperature size rule. If we aim for a PNAS-type paper </w:t>
      </w:r>
      <w:proofErr w:type="gramStart"/>
      <w:r w:rsidRPr="0058078C">
        <w:rPr>
          <w:highlight w:val="green"/>
          <w:lang w:val="en-US"/>
        </w:rPr>
        <w:t>maybe</w:t>
      </w:r>
      <w:proofErr w:type="gramEnd"/>
      <w:r w:rsidRPr="0058078C">
        <w:rPr>
          <w:highlight w:val="green"/>
          <w:lang w:val="en-US"/>
        </w:rPr>
        <w:t xml:space="preserve"> we hide some of the novel things here. </w:t>
      </w:r>
    </w:p>
    <w:p w14:paraId="3715C34D" w14:textId="77777777" w:rsidR="00DD3F8F" w:rsidRPr="0058078C" w:rsidRDefault="00DD3F8F">
      <w:pPr>
        <w:pStyle w:val="CommentText"/>
        <w:rPr>
          <w:highlight w:val="green"/>
          <w:lang w:val="en-US"/>
        </w:rPr>
      </w:pPr>
    </w:p>
    <w:p w14:paraId="1F2BE46F" w14:textId="77777777" w:rsidR="00DD3F8F" w:rsidRPr="0058078C" w:rsidRDefault="00DD3F8F">
      <w:pPr>
        <w:pStyle w:val="CommentText"/>
        <w:rPr>
          <w:highlight w:val="green"/>
          <w:lang w:val="en-US"/>
        </w:rPr>
      </w:pPr>
      <w:r w:rsidRPr="0058078C">
        <w:rPr>
          <w:highlight w:val="green"/>
          <w:lang w:val="en-US"/>
        </w:rPr>
        <w:t xml:space="preserve">My impression is that we need to extend the text or add more figures if we go for that. Maybe we can add some more details in the text instead of sending it to supplement, But </w:t>
      </w:r>
      <w:proofErr w:type="gramStart"/>
      <w:r w:rsidRPr="0058078C">
        <w:rPr>
          <w:highlight w:val="green"/>
          <w:lang w:val="en-US"/>
        </w:rPr>
        <w:t>overall</w:t>
      </w:r>
      <w:proofErr w:type="gramEnd"/>
      <w:r w:rsidRPr="0058078C">
        <w:rPr>
          <w:highlight w:val="green"/>
          <w:lang w:val="en-US"/>
        </w:rPr>
        <w:t xml:space="preserve"> I guess if we use a simpler language that is good also for non-PNAS type papers.</w:t>
      </w:r>
    </w:p>
    <w:p w14:paraId="4C91AB44" w14:textId="77777777" w:rsidR="00DD3F8F" w:rsidRPr="0058078C" w:rsidRDefault="00DD3F8F">
      <w:pPr>
        <w:pStyle w:val="CommentText"/>
        <w:rPr>
          <w:highlight w:val="green"/>
          <w:lang w:val="en-US"/>
        </w:rPr>
      </w:pPr>
    </w:p>
    <w:p w14:paraId="6A72FB31" w14:textId="77777777" w:rsidR="00DD3F8F" w:rsidRPr="0058078C" w:rsidRDefault="00DD3F8F">
      <w:pPr>
        <w:pStyle w:val="CommentText"/>
        <w:rPr>
          <w:highlight w:val="green"/>
          <w:lang w:val="en-US"/>
        </w:rPr>
      </w:pPr>
      <w:r w:rsidRPr="0058078C">
        <w:rPr>
          <w:highlight w:val="green"/>
          <w:lang w:val="en-US"/>
        </w:rPr>
        <w:t>You can read more here:</w:t>
      </w:r>
    </w:p>
    <w:p w14:paraId="28FE4757" w14:textId="55885032" w:rsidR="00DD3F8F" w:rsidRPr="00F02DA6" w:rsidRDefault="00DD3F8F">
      <w:pPr>
        <w:pStyle w:val="CommentText"/>
        <w:rPr>
          <w:lang w:val="en-US"/>
        </w:rPr>
      </w:pPr>
      <w:hyperlink r:id="rId1" w:history="1">
        <w:r w:rsidRPr="0058078C">
          <w:rPr>
            <w:rStyle w:val="Hyperlink"/>
            <w:highlight w:val="green"/>
            <w:lang w:val="en-US"/>
          </w:rPr>
          <w:t>https://esajournals.onlinelibrary.wiley.com/hub/journal/15577015/aims-and-scope/read-full-aims-and-scope</w:t>
        </w:r>
      </w:hyperlink>
      <w:r>
        <w:rPr>
          <w:lang w:val="en-US"/>
        </w:rPr>
        <w:t xml:space="preserve"> </w:t>
      </w:r>
    </w:p>
  </w:comment>
  <w:comment w:id="19" w:author="Max Lindmark" w:date="2020-09-09T11:26:00Z" w:initials="ML">
    <w:p w14:paraId="094D9B8E" w14:textId="77777777" w:rsidR="00792C74" w:rsidRPr="00D7608A" w:rsidRDefault="00792C74" w:rsidP="00792C74">
      <w:pPr>
        <w:pStyle w:val="CommentText"/>
        <w:rPr>
          <w:lang w:val="en-US"/>
        </w:rPr>
      </w:pPr>
      <w:r w:rsidRPr="00F02BDA">
        <w:rPr>
          <w:highlight w:val="green"/>
          <w:lang w:val="en-US"/>
        </w:rPr>
        <w:t xml:space="preserve">Updated </w:t>
      </w:r>
      <w:r w:rsidRPr="00F02BDA">
        <w:rPr>
          <w:rStyle w:val="CommentReference"/>
          <w:highlight w:val="green"/>
        </w:rPr>
        <w:annotationRef/>
      </w:r>
      <w:r w:rsidRPr="00D7608A">
        <w:rPr>
          <w:rStyle w:val="CommentReference"/>
          <w:highlight w:val="green"/>
          <w:lang w:val="en-US"/>
        </w:rPr>
        <w:t>this</w:t>
      </w:r>
    </w:p>
  </w:comment>
  <w:comment w:id="22" w:author="Max Lindmark" w:date="2020-07-27T11:50:00Z" w:initials="ML">
    <w:p w14:paraId="41482212" w14:textId="6A6F5C96" w:rsidR="00DD3F8F" w:rsidRPr="0091098B" w:rsidRDefault="00DD3F8F" w:rsidP="00643CC1">
      <w:pPr>
        <w:pStyle w:val="CommentText"/>
        <w:rPr>
          <w:lang w:val="en-US"/>
        </w:rPr>
      </w:pPr>
      <w:r w:rsidRPr="004F37EE">
        <w:rPr>
          <w:rStyle w:val="CommentReference"/>
          <w:highlight w:val="green"/>
        </w:rPr>
        <w:annotationRef/>
      </w:r>
      <w:r w:rsidRPr="004F37EE">
        <w:rPr>
          <w:highlight w:val="green"/>
          <w:lang w:val="en-US"/>
        </w:rPr>
        <w:t>For the minor classification, there’s a lot of physiology here, but I guess that category is more for cell-level work and such (also the Dell 2011 paper is “Ecology”, so I’ll go with that).</w:t>
      </w:r>
      <w:r>
        <w:rPr>
          <w:lang w:val="en-US"/>
        </w:rPr>
        <w:t xml:space="preserve"> </w:t>
      </w:r>
    </w:p>
  </w:comment>
  <w:comment w:id="26" w:author="Max Lindmark" w:date="2020-07-28T09:54:00Z" w:initials="ML">
    <w:p w14:paraId="74D6E451" w14:textId="1E5A9A58" w:rsidR="00DD3F8F" w:rsidRPr="003A2562" w:rsidRDefault="00DD3F8F">
      <w:pPr>
        <w:pStyle w:val="CommentText"/>
        <w:rPr>
          <w:lang w:val="en-US"/>
        </w:rPr>
      </w:pPr>
      <w:r w:rsidRPr="00320A6B">
        <w:rPr>
          <w:rStyle w:val="CommentReference"/>
          <w:highlight w:val="green"/>
        </w:rPr>
        <w:annotationRef/>
      </w:r>
      <w:r w:rsidRPr="003A2562">
        <w:rPr>
          <w:rStyle w:val="CommentReference"/>
          <w:highlight w:val="green"/>
          <w:lang w:val="en-US"/>
        </w:rPr>
        <w:t>Max 250 words</w:t>
      </w:r>
    </w:p>
  </w:comment>
  <w:comment w:id="27" w:author="Anna Gårdmark" w:date="2020-05-27T11:52:00Z" w:initials="AG">
    <w:p w14:paraId="34753AF3" w14:textId="659659DD" w:rsidR="00DD3F8F" w:rsidRPr="005475C4" w:rsidRDefault="00DD3F8F">
      <w:pPr>
        <w:pStyle w:val="CommentText"/>
        <w:rPr>
          <w:lang w:val="en-GB"/>
        </w:rPr>
      </w:pPr>
      <w:r>
        <w:rPr>
          <w:rStyle w:val="CommentReference"/>
        </w:rPr>
        <w:annotationRef/>
      </w:r>
      <w:r w:rsidRPr="005475C4">
        <w:rPr>
          <w:lang w:val="en-GB"/>
        </w:rPr>
        <w:t xml:space="preserve">for us </w:t>
      </w:r>
      <w:r>
        <w:rPr>
          <w:lang w:val="en-GB"/>
        </w:rPr>
        <w:t xml:space="preserve">it may be obvious that we think of intraspecific variation in mass; many readers may however interpret it as interspecific variation, and therefore disagree with that we lack comprehensive understanding. Should we therefore perhaps specify? </w:t>
      </w:r>
    </w:p>
  </w:comment>
  <w:comment w:id="28" w:author="Max Lindmark" w:date="2020-07-27T12:03:00Z" w:initials="ML">
    <w:p w14:paraId="1746C1C2" w14:textId="7CEC90F9" w:rsidR="00DD3F8F" w:rsidRPr="00FF758E" w:rsidRDefault="00DD3F8F">
      <w:pPr>
        <w:pStyle w:val="CommentText"/>
        <w:rPr>
          <w:lang w:val="en-US"/>
        </w:rPr>
      </w:pPr>
      <w:r w:rsidRPr="007A0E30">
        <w:rPr>
          <w:rStyle w:val="CommentReference"/>
          <w:highlight w:val="green"/>
        </w:rPr>
        <w:annotationRef/>
      </w:r>
      <w:r w:rsidRPr="007A0E30">
        <w:rPr>
          <w:highlight w:val="green"/>
          <w:lang w:val="en-US"/>
        </w:rPr>
        <w:t>I think that’s a good idea, especially considering the new title</w:t>
      </w:r>
    </w:p>
  </w:comment>
  <w:comment w:id="29" w:author="Anna Gårdmark" w:date="2020-05-27T11:50:00Z" w:initials="AG">
    <w:p w14:paraId="665793DE" w14:textId="6094E623" w:rsidR="00DD3F8F" w:rsidRPr="005475C4" w:rsidRDefault="00DD3F8F">
      <w:pPr>
        <w:pStyle w:val="CommentText"/>
        <w:rPr>
          <w:lang w:val="en-GB"/>
        </w:rPr>
      </w:pPr>
      <w:r>
        <w:rPr>
          <w:rStyle w:val="CommentReference"/>
        </w:rPr>
        <w:annotationRef/>
      </w:r>
      <w:r w:rsidRPr="005475C4">
        <w:rPr>
          <w:lang w:val="en-GB"/>
        </w:rPr>
        <w:t xml:space="preserve">to emphasize the intraspecific mass-scaling. </w:t>
      </w:r>
      <w:r>
        <w:rPr>
          <w:lang w:val="en-GB"/>
        </w:rPr>
        <w:t>That aspect is a bit hidden in the first part of the abstract. Should it be made more explicit?</w:t>
      </w:r>
    </w:p>
  </w:comment>
  <w:comment w:id="30" w:author="Jan Ohlberger" w:date="2020-05-21T22:16:00Z" w:initials="Ca">
    <w:p w14:paraId="5D7E46FF" w14:textId="7AE31073" w:rsidR="00DD3F8F" w:rsidRPr="00AE4A5F" w:rsidRDefault="00DD3F8F">
      <w:pPr>
        <w:pStyle w:val="CommentText"/>
        <w:rPr>
          <w:lang w:val="en-GB"/>
        </w:rPr>
      </w:pPr>
      <w:r>
        <w:rPr>
          <w:rStyle w:val="CommentReference"/>
        </w:rPr>
        <w:annotationRef/>
      </w:r>
      <w:r w:rsidRPr="00AE4A5F">
        <w:rPr>
          <w:lang w:val="en-GB"/>
        </w:rPr>
        <w:t>I actually think ‘optimal’ works here because it refers to growth</w:t>
      </w:r>
    </w:p>
  </w:comment>
  <w:comment w:id="31" w:author="Max Lindmark" w:date="2020-07-27T12:10:00Z" w:initials="ML">
    <w:p w14:paraId="02E9C534" w14:textId="77777777" w:rsidR="00DD3F8F" w:rsidRPr="00F94336" w:rsidRDefault="00DD3F8F">
      <w:pPr>
        <w:pStyle w:val="CommentText"/>
        <w:rPr>
          <w:highlight w:val="green"/>
          <w:lang w:val="en-US"/>
        </w:rPr>
      </w:pPr>
      <w:r w:rsidRPr="00F94336">
        <w:rPr>
          <w:rStyle w:val="CommentReference"/>
          <w:highlight w:val="green"/>
        </w:rPr>
        <w:annotationRef/>
      </w:r>
      <w:r w:rsidRPr="00F94336">
        <w:rPr>
          <w:highlight w:val="green"/>
          <w:lang w:val="en-US"/>
        </w:rPr>
        <w:t>Ok, agree! I think it works anyway because it’s explained in the text when we use peak vs optimum</w:t>
      </w:r>
    </w:p>
    <w:p w14:paraId="58B30A02" w14:textId="77777777" w:rsidR="00DD3F8F" w:rsidRPr="00F94336" w:rsidRDefault="00DD3F8F">
      <w:pPr>
        <w:pStyle w:val="CommentText"/>
        <w:rPr>
          <w:highlight w:val="green"/>
          <w:lang w:val="en-US"/>
        </w:rPr>
      </w:pPr>
    </w:p>
    <w:p w14:paraId="1C55C4EE" w14:textId="13ABAC01" w:rsidR="00DD3F8F" w:rsidRPr="00966EBE" w:rsidRDefault="00DD3F8F">
      <w:pPr>
        <w:pStyle w:val="CommentText"/>
        <w:rPr>
          <w:lang w:val="en-US"/>
        </w:rPr>
      </w:pPr>
      <w:r w:rsidRPr="00F94336">
        <w:rPr>
          <w:highlight w:val="green"/>
          <w:lang w:val="en-US"/>
        </w:rPr>
        <w:t>So, I keep peak for consumption and use optimum for growth</w:t>
      </w:r>
    </w:p>
  </w:comment>
  <w:comment w:id="32" w:author="Anna Gårdmark" w:date="2020-05-27T11:57:00Z" w:initials="AG">
    <w:p w14:paraId="3D73D9EA" w14:textId="63AA5022" w:rsidR="00DD3F8F" w:rsidRPr="005475C4" w:rsidRDefault="00DD3F8F">
      <w:pPr>
        <w:pStyle w:val="CommentText"/>
        <w:rPr>
          <w:lang w:val="en-GB"/>
        </w:rPr>
      </w:pPr>
      <w:r>
        <w:rPr>
          <w:rStyle w:val="CommentReference"/>
        </w:rPr>
        <w:annotationRef/>
      </w:r>
      <w:r w:rsidRPr="005475C4">
        <w:rPr>
          <w:rStyle w:val="CommentReference"/>
          <w:lang w:val="en-GB"/>
        </w:rPr>
        <w:t>or somewhere else in this sentence specify that the decline is within species and not between</w:t>
      </w:r>
    </w:p>
  </w:comment>
  <w:comment w:id="33" w:author="Anna Gårdmark" w:date="2020-06-16T13:05:00Z" w:initials="AG">
    <w:p w14:paraId="4FC8A8EB" w14:textId="6D03DECB" w:rsidR="00DD3F8F" w:rsidRDefault="00DD3F8F">
      <w:pPr>
        <w:pStyle w:val="CommentText"/>
        <w:rPr>
          <w:lang w:val="en-GB"/>
        </w:rPr>
      </w:pPr>
      <w:r>
        <w:rPr>
          <w:rStyle w:val="CommentReference"/>
        </w:rPr>
        <w:annotationRef/>
      </w:r>
      <w:r w:rsidRPr="0074280B">
        <w:rPr>
          <w:lang w:val="en-GB"/>
        </w:rPr>
        <w:t>I also like the idea of</w:t>
      </w:r>
      <w:r>
        <w:rPr>
          <w:lang w:val="en-GB"/>
        </w:rPr>
        <w:t xml:space="preserve"> submitting to PNAS. To reiterate Jan’s points, what then needs to be done in addition to shortening the text is:</w:t>
      </w:r>
    </w:p>
    <w:p w14:paraId="2B92B1DD" w14:textId="77777777" w:rsidR="00DD3F8F" w:rsidRDefault="00DD3F8F">
      <w:pPr>
        <w:pStyle w:val="CommentText"/>
        <w:rPr>
          <w:lang w:val="en-GB"/>
        </w:rPr>
      </w:pPr>
      <w:r>
        <w:rPr>
          <w:lang w:val="en-GB"/>
        </w:rPr>
        <w:t>-</w:t>
      </w:r>
      <w:r w:rsidRPr="0074280B">
        <w:rPr>
          <w:lang w:val="en-GB"/>
        </w:rPr>
        <w:t xml:space="preserve"> add a general description of methods to the intro, </w:t>
      </w:r>
    </w:p>
    <w:p w14:paraId="2F233421" w14:textId="77777777" w:rsidR="00DD3F8F" w:rsidRDefault="00DD3F8F">
      <w:pPr>
        <w:pStyle w:val="CommentText"/>
        <w:rPr>
          <w:lang w:val="en-GB"/>
        </w:rPr>
      </w:pPr>
      <w:r>
        <w:rPr>
          <w:lang w:val="en-GB"/>
        </w:rPr>
        <w:t xml:space="preserve">- </w:t>
      </w:r>
      <w:r w:rsidRPr="0074280B">
        <w:rPr>
          <w:lang w:val="en-GB"/>
        </w:rPr>
        <w:t xml:space="preserve">move the full methods to the end, </w:t>
      </w:r>
    </w:p>
    <w:p w14:paraId="2A2253C9" w14:textId="77777777" w:rsidR="00DD3F8F" w:rsidRDefault="00DD3F8F">
      <w:pPr>
        <w:pStyle w:val="CommentText"/>
        <w:rPr>
          <w:lang w:val="en-GB"/>
        </w:rPr>
      </w:pPr>
      <w:r>
        <w:rPr>
          <w:lang w:val="en-GB"/>
        </w:rPr>
        <w:t xml:space="preserve">- </w:t>
      </w:r>
      <w:proofErr w:type="spellStart"/>
      <w:r w:rsidRPr="0074280B">
        <w:rPr>
          <w:lang w:val="en-GB"/>
        </w:rPr>
        <w:t>rewrirte</w:t>
      </w:r>
      <w:proofErr w:type="spellEnd"/>
      <w:r w:rsidRPr="0074280B">
        <w:rPr>
          <w:lang w:val="en-GB"/>
        </w:rPr>
        <w:t xml:space="preserve"> the results to be more descriptive, </w:t>
      </w:r>
    </w:p>
    <w:p w14:paraId="1FE10C3B" w14:textId="77777777" w:rsidR="00DD3F8F" w:rsidRDefault="00DD3F8F">
      <w:pPr>
        <w:pStyle w:val="CommentText"/>
        <w:rPr>
          <w:lang w:val="en-GB"/>
        </w:rPr>
      </w:pPr>
      <w:r>
        <w:rPr>
          <w:lang w:val="en-GB"/>
        </w:rPr>
        <w:t xml:space="preserve">- </w:t>
      </w:r>
      <w:r w:rsidRPr="0074280B">
        <w:rPr>
          <w:lang w:val="en-GB"/>
        </w:rPr>
        <w:t xml:space="preserve">merge results and discussion. </w:t>
      </w:r>
    </w:p>
    <w:p w14:paraId="678C4F3F" w14:textId="0028C990" w:rsidR="00DD3F8F" w:rsidRPr="0074280B" w:rsidRDefault="00DD3F8F">
      <w:pPr>
        <w:pStyle w:val="CommentText"/>
        <w:rPr>
          <w:lang w:val="en-GB"/>
        </w:rPr>
      </w:pPr>
      <w:r>
        <w:rPr>
          <w:lang w:val="en-GB"/>
        </w:rPr>
        <w:t>- move tables to supplement</w:t>
      </w:r>
    </w:p>
  </w:comment>
  <w:comment w:id="34" w:author="Max Lindmark" w:date="2020-07-27T12:15:00Z" w:initials="ML">
    <w:p w14:paraId="3CB72F02" w14:textId="231DC5C9" w:rsidR="00DD3F8F" w:rsidRPr="00B56300" w:rsidRDefault="00DD3F8F">
      <w:pPr>
        <w:pStyle w:val="CommentText"/>
        <w:rPr>
          <w:lang w:val="en-GB"/>
        </w:rPr>
      </w:pPr>
      <w:r w:rsidRPr="008B220B">
        <w:rPr>
          <w:rStyle w:val="CommentReference"/>
          <w:highlight w:val="green"/>
        </w:rPr>
        <w:annotationRef/>
      </w:r>
      <w:r w:rsidRPr="008B220B">
        <w:rPr>
          <w:highlight w:val="green"/>
          <w:lang w:val="en-GB"/>
        </w:rPr>
        <w:t>Merging results and discussion is not needed for initial submission (not even done in their tem</w:t>
      </w:r>
      <w:r w:rsidRPr="00B76623">
        <w:rPr>
          <w:highlight w:val="green"/>
          <w:lang w:val="en-GB"/>
        </w:rPr>
        <w:t>plate). I will move methods to the end in the next version</w:t>
      </w:r>
    </w:p>
  </w:comment>
  <w:comment w:id="52" w:author="Jan Ohlberger" w:date="2020-05-22T06:40:00Z" w:initials="Ca">
    <w:p w14:paraId="0F76AC27" w14:textId="77777777" w:rsidR="00DD3F8F" w:rsidRPr="00AE4A5F" w:rsidRDefault="00DD3F8F">
      <w:pPr>
        <w:pStyle w:val="CommentText"/>
        <w:rPr>
          <w:lang w:val="en-GB"/>
        </w:rPr>
      </w:pPr>
      <w:r>
        <w:rPr>
          <w:rStyle w:val="CommentReference"/>
        </w:rPr>
        <w:annotationRef/>
      </w:r>
      <w:r w:rsidRPr="00AE4A5F">
        <w:rPr>
          <w:lang w:val="en-GB"/>
        </w:rPr>
        <w:t>I think this needs re-phrasing to clarify why, if predicted by the TSR that so many observations agree with, those effects are ‘less clear’.</w:t>
      </w:r>
    </w:p>
    <w:p w14:paraId="3A0C0594" w14:textId="6BC249E8" w:rsidR="00DD3F8F" w:rsidRPr="00AE4A5F" w:rsidRDefault="00DD3F8F">
      <w:pPr>
        <w:pStyle w:val="CommentText"/>
        <w:rPr>
          <w:lang w:val="en-GB"/>
        </w:rPr>
      </w:pPr>
      <w:r w:rsidRPr="00AE4A5F">
        <w:rPr>
          <w:lang w:val="en-GB"/>
        </w:rPr>
        <w:t>It also makes me wonder if we can/should focus on it considering that the experimental data are mostly on the smaller sizes within populations.</w:t>
      </w:r>
    </w:p>
  </w:comment>
  <w:comment w:id="53" w:author="Max Lindmark" w:date="2020-07-27T12:33:00Z" w:initials="ML">
    <w:p w14:paraId="0CE71E62" w14:textId="0704C7FA" w:rsidR="00DD3F8F" w:rsidRPr="00947039" w:rsidRDefault="00DD3F8F">
      <w:pPr>
        <w:pStyle w:val="CommentText"/>
        <w:rPr>
          <w:lang w:val="en-US"/>
        </w:rPr>
      </w:pPr>
      <w:r w:rsidRPr="00340412">
        <w:rPr>
          <w:highlight w:val="green"/>
          <w:lang w:val="en-US"/>
        </w:rPr>
        <w:t>I agree that if we talk about “of large fish within a population”, that doesn’t set it up for our paper because we have so small fish. We can perhaps say: “we don’t know if this ability [to increase growth with initial warming] is true for all sizes”.</w:t>
      </w:r>
      <w:r>
        <w:rPr>
          <w:lang w:val="en-US"/>
        </w:rPr>
        <w:t xml:space="preserve"> </w:t>
      </w:r>
    </w:p>
  </w:comment>
  <w:comment w:id="71" w:author="Max Lindmark" w:date="2020-07-27T13:52:00Z" w:initials="ML">
    <w:p w14:paraId="56EE1291" w14:textId="4508854C" w:rsidR="00DD3F8F" w:rsidRPr="00637CA9" w:rsidRDefault="00DD3F8F">
      <w:pPr>
        <w:pStyle w:val="CommentText"/>
        <w:rPr>
          <w:lang w:val="en-US"/>
        </w:rPr>
      </w:pPr>
      <w:r w:rsidRPr="003E1119">
        <w:rPr>
          <w:rStyle w:val="CommentReference"/>
          <w:highlight w:val="green"/>
        </w:rPr>
        <w:annotationRef/>
      </w:r>
      <w:r w:rsidRPr="003E1119">
        <w:rPr>
          <w:highlight w:val="green"/>
          <w:lang w:val="en-US"/>
        </w:rPr>
        <w:t xml:space="preserve">To fit with the </w:t>
      </w:r>
      <w:proofErr w:type="gramStart"/>
      <w:r w:rsidRPr="003E1119">
        <w:rPr>
          <w:highlight w:val="green"/>
          <w:lang w:val="en-US"/>
        </w:rPr>
        <w:t>refs</w:t>
      </w:r>
      <w:proofErr w:type="gramEnd"/>
      <w:r w:rsidRPr="003E1119">
        <w:rPr>
          <w:highlight w:val="green"/>
          <w:lang w:val="en-US"/>
        </w:rPr>
        <w:t xml:space="preserve"> we cite</w:t>
      </w:r>
    </w:p>
  </w:comment>
  <w:comment w:id="74" w:author="Jan Ohlberger" w:date="2020-05-22T06:50:00Z" w:initials="Ca">
    <w:p w14:paraId="51D3A9C1" w14:textId="3A3E34A5" w:rsidR="00DD3F8F" w:rsidRPr="00AE4A5F" w:rsidRDefault="00DD3F8F">
      <w:pPr>
        <w:pStyle w:val="CommentText"/>
        <w:rPr>
          <w:lang w:val="en-GB"/>
        </w:rPr>
      </w:pPr>
      <w:r>
        <w:rPr>
          <w:rStyle w:val="CommentReference"/>
        </w:rPr>
        <w:annotationRef/>
      </w:r>
      <w:r w:rsidRPr="00AE4A5F">
        <w:rPr>
          <w:lang w:val="en-GB"/>
        </w:rPr>
        <w:t>Does this work? It just seemed like the transition was a bit weird.</w:t>
      </w:r>
    </w:p>
  </w:comment>
  <w:comment w:id="75" w:author="Max Lindmark" w:date="2020-07-27T13:53:00Z" w:initials="ML">
    <w:p w14:paraId="2D8BED02" w14:textId="4F6E2172" w:rsidR="00DD3F8F" w:rsidRPr="009F2F89" w:rsidRDefault="00DD3F8F">
      <w:pPr>
        <w:pStyle w:val="CommentText"/>
        <w:rPr>
          <w:lang w:val="en-US"/>
        </w:rPr>
      </w:pPr>
      <w:r w:rsidRPr="001B197A">
        <w:rPr>
          <w:rStyle w:val="CommentReference"/>
          <w:highlight w:val="green"/>
        </w:rPr>
        <w:annotationRef/>
      </w:r>
      <w:r w:rsidRPr="001B197A">
        <w:rPr>
          <w:highlight w:val="green"/>
          <w:lang w:val="en-US"/>
        </w:rPr>
        <w:t>I think it does, maybe remove organism though? Or replace with “growth”?</w:t>
      </w:r>
    </w:p>
  </w:comment>
  <w:comment w:id="104" w:author="Jan Ohlberger" w:date="2020-05-22T07:03:00Z" w:initials="Ca">
    <w:p w14:paraId="357E20E3" w14:textId="717C314E" w:rsidR="00DD3F8F" w:rsidRPr="00AE4A5F" w:rsidRDefault="00DD3F8F">
      <w:pPr>
        <w:pStyle w:val="CommentText"/>
        <w:rPr>
          <w:lang w:val="en-GB"/>
        </w:rPr>
      </w:pPr>
      <w:r>
        <w:rPr>
          <w:rStyle w:val="CommentReference"/>
        </w:rPr>
        <w:annotationRef/>
      </w:r>
      <w:r w:rsidRPr="00AE4A5F">
        <w:rPr>
          <w:lang w:val="en-GB"/>
        </w:rPr>
        <w:t xml:space="preserve">Introduce the idea here that this is a rather phenomenological model – to prepare the reader for the start of the next paragraph? </w:t>
      </w:r>
    </w:p>
  </w:comment>
  <w:comment w:id="105" w:author="Max Lindmark" w:date="2020-07-27T14:23:00Z" w:initials="ML">
    <w:p w14:paraId="52A1431F" w14:textId="36AB0D5C" w:rsidR="00DD3F8F" w:rsidRPr="00C052D9" w:rsidRDefault="00DD3F8F">
      <w:pPr>
        <w:pStyle w:val="CommentText"/>
        <w:rPr>
          <w:lang w:val="en-US"/>
        </w:rPr>
      </w:pPr>
      <w:r w:rsidRPr="00A12C51">
        <w:rPr>
          <w:rStyle w:val="CommentReference"/>
          <w:highlight w:val="green"/>
        </w:rPr>
        <w:annotationRef/>
      </w:r>
      <w:r w:rsidRPr="00A12C51">
        <w:rPr>
          <w:highlight w:val="green"/>
          <w:lang w:val="en-US"/>
        </w:rPr>
        <w:t>Ok! Had to rewrite a bit</w:t>
      </w:r>
    </w:p>
  </w:comment>
  <w:comment w:id="107" w:author="Max Lindmark" w:date="2020-07-27T14:27:00Z" w:initials="ML">
    <w:p w14:paraId="69F3BF80" w14:textId="30572FA1" w:rsidR="00DD3F8F" w:rsidRPr="006A0904" w:rsidRDefault="00DD3F8F">
      <w:pPr>
        <w:pStyle w:val="CommentText"/>
        <w:rPr>
          <w:highlight w:val="green"/>
          <w:lang w:val="en-US"/>
        </w:rPr>
      </w:pPr>
      <w:r w:rsidRPr="006A0904">
        <w:rPr>
          <w:rStyle w:val="CommentReference"/>
          <w:highlight w:val="green"/>
        </w:rPr>
        <w:annotationRef/>
      </w:r>
      <w:r w:rsidRPr="006A0904">
        <w:rPr>
          <w:highlight w:val="green"/>
          <w:lang w:val="en-US"/>
        </w:rPr>
        <w:t>Some people view the VBGE as mechanistic because it’s describes growth from the “bottom up” (Marshall &amp; White 2019 TREE). However, I think it’s wrong to call it mechanistic because of that because DEB models and more complicated bioenergetics growth models are also bottom up, and that definition would put them in the same category.</w:t>
      </w:r>
    </w:p>
    <w:p w14:paraId="5E1F8574" w14:textId="77777777" w:rsidR="00DD3F8F" w:rsidRPr="006A0904" w:rsidRDefault="00DD3F8F">
      <w:pPr>
        <w:pStyle w:val="CommentText"/>
        <w:rPr>
          <w:highlight w:val="green"/>
          <w:lang w:val="en-US"/>
        </w:rPr>
      </w:pPr>
    </w:p>
    <w:p w14:paraId="76489D96" w14:textId="77777777" w:rsidR="00DD3F8F" w:rsidRPr="006A0904" w:rsidRDefault="00DD3F8F">
      <w:pPr>
        <w:pStyle w:val="CommentText"/>
        <w:rPr>
          <w:highlight w:val="green"/>
          <w:lang w:val="en-US"/>
        </w:rPr>
      </w:pPr>
      <w:r w:rsidRPr="006A0904">
        <w:rPr>
          <w:highlight w:val="green"/>
          <w:lang w:val="en-US"/>
        </w:rPr>
        <w:t>So, I split them but how much they aim to represent actual measurable processes instead. Or, how conceptual/empirical they are WRT parameterization etc.</w:t>
      </w:r>
    </w:p>
    <w:p w14:paraId="56613473" w14:textId="77777777" w:rsidR="00DD3F8F" w:rsidRPr="006A0904" w:rsidRDefault="00DD3F8F">
      <w:pPr>
        <w:pStyle w:val="CommentText"/>
        <w:rPr>
          <w:highlight w:val="green"/>
          <w:lang w:val="en-US"/>
        </w:rPr>
      </w:pPr>
    </w:p>
    <w:p w14:paraId="501C0F6D" w14:textId="6D8D3209" w:rsidR="00DD3F8F" w:rsidRPr="006F7D68" w:rsidRDefault="00DD3F8F">
      <w:pPr>
        <w:pStyle w:val="CommentText"/>
        <w:rPr>
          <w:lang w:val="en-US"/>
        </w:rPr>
      </w:pPr>
      <w:r w:rsidRPr="006A0904">
        <w:rPr>
          <w:highlight w:val="green"/>
          <w:lang w:val="en-US"/>
        </w:rPr>
        <w:t>Does this work?</w:t>
      </w:r>
    </w:p>
  </w:comment>
  <w:comment w:id="121" w:author="Anna Gårdmark" w:date="2020-06-16T13:19:00Z" w:initials="AG">
    <w:p w14:paraId="374B0E7D" w14:textId="2774A998" w:rsidR="00DD3F8F" w:rsidRPr="00D9252D" w:rsidRDefault="00DD3F8F">
      <w:pPr>
        <w:pStyle w:val="CommentText"/>
        <w:rPr>
          <w:lang w:val="en-GB"/>
        </w:rPr>
      </w:pPr>
      <w:r>
        <w:rPr>
          <w:rStyle w:val="CommentReference"/>
        </w:rPr>
        <w:annotationRef/>
      </w:r>
      <w:r w:rsidRPr="00D9252D">
        <w:rPr>
          <w:lang w:val="en-GB"/>
        </w:rPr>
        <w:t xml:space="preserve">as the theory prediction part continue in next paragraph, I suggest you move this conclusion further down, and merge </w:t>
      </w:r>
      <w:r>
        <w:rPr>
          <w:lang w:val="en-GB"/>
        </w:rPr>
        <w:t xml:space="preserve">the phenomenological model and the </w:t>
      </w:r>
      <w:proofErr w:type="spellStart"/>
      <w:r>
        <w:rPr>
          <w:lang w:val="en-GB"/>
        </w:rPr>
        <w:t>mechanismtic</w:t>
      </w:r>
      <w:proofErr w:type="spellEnd"/>
      <w:r>
        <w:rPr>
          <w:lang w:val="en-GB"/>
        </w:rPr>
        <w:t xml:space="preserve"> models into one paragraph</w:t>
      </w:r>
    </w:p>
  </w:comment>
  <w:comment w:id="122" w:author="Max Lindmark" w:date="2020-07-27T14:09:00Z" w:initials="ML">
    <w:p w14:paraId="05B3073F" w14:textId="291DFF43" w:rsidR="00DD3F8F" w:rsidRPr="001D5816" w:rsidRDefault="00DD3F8F">
      <w:pPr>
        <w:pStyle w:val="CommentText"/>
        <w:rPr>
          <w:lang w:val="en-US"/>
        </w:rPr>
      </w:pPr>
      <w:r w:rsidRPr="00954AB8">
        <w:rPr>
          <w:rStyle w:val="CommentReference"/>
          <w:highlight w:val="green"/>
        </w:rPr>
        <w:annotationRef/>
      </w:r>
      <w:r w:rsidRPr="00954AB8">
        <w:rPr>
          <w:highlight w:val="green"/>
          <w:lang w:val="en-US"/>
        </w:rPr>
        <w:t>I think I would prefer them separate, especially with new edits. The paragraph now starts with uncertainties about TSR, but how growth models predict sort of it, then it ends with them being “flawed”, which again leaves us with uncertainty, and then comes the next paragraph, which argues for mechanistic models that are in line with empirical findings.</w:t>
      </w:r>
    </w:p>
  </w:comment>
  <w:comment w:id="140" w:author="Max Lindmark" w:date="2020-08-17T15:04:00Z" w:initials="ML">
    <w:p w14:paraId="10D7B0B0" w14:textId="58345061" w:rsidR="00DD3F8F" w:rsidRPr="008A2E9C" w:rsidRDefault="00DD3F8F">
      <w:pPr>
        <w:pStyle w:val="CommentText"/>
        <w:rPr>
          <w:lang w:val="en-US"/>
        </w:rPr>
      </w:pPr>
      <w:r w:rsidRPr="008A2E9C">
        <w:rPr>
          <w:rStyle w:val="CommentReference"/>
          <w:highlight w:val="red"/>
        </w:rPr>
        <w:annotationRef/>
      </w:r>
      <w:r w:rsidRPr="008A2E9C">
        <w:rPr>
          <w:highlight w:val="red"/>
          <w:lang w:val="en-US"/>
        </w:rPr>
        <w:t>CHECK THE ORDER!! USE THE MOST COMMON</w:t>
      </w:r>
    </w:p>
  </w:comment>
  <w:comment w:id="142" w:author="Jan Ohlberger" w:date="2020-05-22T07:21:00Z" w:initials="Ca">
    <w:p w14:paraId="6394BB64" w14:textId="77777777" w:rsidR="00DD3F8F" w:rsidRPr="00AE4A5F" w:rsidRDefault="00DD3F8F" w:rsidP="001C3243">
      <w:pPr>
        <w:pStyle w:val="CommentText"/>
        <w:rPr>
          <w:lang w:val="en-GB"/>
        </w:rPr>
      </w:pPr>
      <w:r>
        <w:rPr>
          <w:rStyle w:val="CommentReference"/>
        </w:rPr>
        <w:annotationRef/>
      </w:r>
      <w:r w:rsidRPr="00AE4A5F">
        <w:rPr>
          <w:lang w:val="en-GB"/>
        </w:rPr>
        <w:t>May need to repeat here which ones? Or somewhere above give them a short unifying descriptor that can be repeated here instead - e.g. call them fundamental rates or similar?</w:t>
      </w:r>
    </w:p>
  </w:comment>
  <w:comment w:id="143" w:author="Max Lindmark" w:date="2020-07-27T14:46:00Z" w:initials="ML">
    <w:p w14:paraId="3A1D6AF3" w14:textId="77777777" w:rsidR="00DD3F8F" w:rsidRPr="001022F3" w:rsidRDefault="00DD3F8F" w:rsidP="001C3243">
      <w:pPr>
        <w:pStyle w:val="CommentText"/>
        <w:rPr>
          <w:highlight w:val="green"/>
          <w:lang w:val="en-US"/>
        </w:rPr>
      </w:pPr>
      <w:r w:rsidRPr="001022F3">
        <w:rPr>
          <w:highlight w:val="green"/>
          <w:lang w:val="en-US"/>
        </w:rPr>
        <w:t xml:space="preserve">MOVED from the following sentence, which now is removed due to need to shorten. </w:t>
      </w:r>
    </w:p>
    <w:p w14:paraId="3BA57058" w14:textId="77777777" w:rsidR="00DD3F8F" w:rsidRPr="001022F3" w:rsidRDefault="00DD3F8F" w:rsidP="001C3243">
      <w:pPr>
        <w:pStyle w:val="CommentText"/>
        <w:rPr>
          <w:highlight w:val="green"/>
          <w:lang w:val="en-US"/>
        </w:rPr>
      </w:pPr>
    </w:p>
    <w:p w14:paraId="5BE5D08E" w14:textId="363A564B" w:rsidR="00DD3F8F" w:rsidRPr="001C3243" w:rsidRDefault="00DD3F8F" w:rsidP="001C3243">
      <w:pPr>
        <w:pStyle w:val="CommentText"/>
        <w:rPr>
          <w:lang w:val="en-US"/>
        </w:rPr>
      </w:pPr>
      <w:r w:rsidRPr="001022F3">
        <w:rPr>
          <w:highlight w:val="green"/>
          <w:lang w:val="en-US"/>
        </w:rPr>
        <w:t xml:space="preserve">Also, </w:t>
      </w:r>
      <w:r w:rsidRPr="001022F3">
        <w:rPr>
          <w:rStyle w:val="CommentReference"/>
          <w:highlight w:val="green"/>
        </w:rPr>
        <w:annotationRef/>
      </w:r>
      <w:r w:rsidRPr="001022F3">
        <w:rPr>
          <w:highlight w:val="green"/>
          <w:lang w:val="en-US"/>
        </w:rPr>
        <w:t>does biological work? I like the idea of have a shorter term for all rates we look at, but should e.g. growth rate be included? And this point holds in general I would say.</w:t>
      </w:r>
    </w:p>
  </w:comment>
  <w:comment w:id="147" w:author="Jan Ohlberger" w:date="2020-05-22T07:21:00Z" w:initials="Ca">
    <w:p w14:paraId="413F9E59" w14:textId="5297D271" w:rsidR="00DD3F8F" w:rsidRPr="00AE4A5F" w:rsidRDefault="00DD3F8F">
      <w:pPr>
        <w:pStyle w:val="CommentText"/>
        <w:rPr>
          <w:lang w:val="en-GB"/>
        </w:rPr>
      </w:pPr>
      <w:r>
        <w:rPr>
          <w:rStyle w:val="CommentReference"/>
        </w:rPr>
        <w:annotationRef/>
      </w:r>
      <w:r w:rsidRPr="00AE4A5F">
        <w:rPr>
          <w:lang w:val="en-GB"/>
        </w:rPr>
        <w:t>May need to repeat here which ones? Or somewhere above give them a short unifying descriptor that can be repeated here instead - e.g. call them fundamental rates or similar?</w:t>
      </w:r>
    </w:p>
  </w:comment>
  <w:comment w:id="148" w:author="Max Lindmark" w:date="2020-07-27T14:46:00Z" w:initials="ML">
    <w:p w14:paraId="740CFEC2" w14:textId="3E820A87" w:rsidR="00DD3F8F" w:rsidRPr="001C3243" w:rsidRDefault="00DD3F8F">
      <w:pPr>
        <w:pStyle w:val="CommentText"/>
        <w:rPr>
          <w:lang w:val="en-US"/>
        </w:rPr>
      </w:pPr>
      <w:r>
        <w:rPr>
          <w:rStyle w:val="CommentReference"/>
        </w:rPr>
        <w:annotationRef/>
      </w:r>
      <w:r w:rsidRPr="001C3243">
        <w:rPr>
          <w:lang w:val="en-US"/>
        </w:rPr>
        <w:t>Does biological work?</w:t>
      </w:r>
      <w:r>
        <w:rPr>
          <w:lang w:val="en-US"/>
        </w:rPr>
        <w:t xml:space="preserve"> I like the idea of have a shorter term for all rates we look at, but should e.g. growth rate be included? And this point holds in general I would say.</w:t>
      </w:r>
    </w:p>
  </w:comment>
  <w:comment w:id="150" w:author="Jan Ohlberger" w:date="2020-05-22T07:34:00Z" w:initials="Ca">
    <w:p w14:paraId="79544833" w14:textId="52382C23" w:rsidR="00DD3F8F" w:rsidRPr="00AE4A5F" w:rsidRDefault="00DD3F8F" w:rsidP="008D5889">
      <w:pPr>
        <w:pStyle w:val="CommentText"/>
        <w:rPr>
          <w:lang w:val="en-GB"/>
        </w:rPr>
      </w:pPr>
      <w:r>
        <w:rPr>
          <w:rStyle w:val="CommentReference"/>
        </w:rPr>
        <w:annotationRef/>
      </w:r>
      <w:r w:rsidRPr="00AE4A5F">
        <w:rPr>
          <w:lang w:val="en-GB"/>
        </w:rPr>
        <w:t>I’m not sure all of this is necessary – could end the general into with the first and last sentence of this paragraph, i.e. just say that it’s less understood and that overcoming this knowledge gap is important…</w:t>
      </w:r>
    </w:p>
    <w:p w14:paraId="343B6BCA" w14:textId="77777777" w:rsidR="00DD3F8F" w:rsidRPr="00AE4A5F" w:rsidRDefault="00DD3F8F">
      <w:pPr>
        <w:pStyle w:val="CommentText"/>
        <w:rPr>
          <w:lang w:val="en-GB"/>
        </w:rPr>
      </w:pPr>
    </w:p>
    <w:p w14:paraId="4E274BEC" w14:textId="7EBD5E24" w:rsidR="00DD3F8F" w:rsidRPr="00AE4A5F" w:rsidRDefault="00DD3F8F">
      <w:pPr>
        <w:pStyle w:val="CommentText"/>
        <w:rPr>
          <w:lang w:val="en-GB"/>
        </w:rPr>
      </w:pPr>
      <w:r w:rsidRPr="00AE4A5F">
        <w:rPr>
          <w:lang w:val="en-GB"/>
        </w:rPr>
        <w:t>The intro is rather long – this is the section I’d cut if we need or want to shorten it</w:t>
      </w:r>
    </w:p>
  </w:comment>
  <w:comment w:id="151" w:author="Max Lindmark" w:date="2020-07-27T14:45:00Z" w:initials="ML">
    <w:p w14:paraId="3BB5E607" w14:textId="6C0450FB" w:rsidR="00DD3F8F" w:rsidRPr="000B5140" w:rsidRDefault="00DD3F8F">
      <w:pPr>
        <w:pStyle w:val="CommentText"/>
        <w:rPr>
          <w:lang w:val="en-US"/>
        </w:rPr>
      </w:pPr>
      <w:r>
        <w:rPr>
          <w:rStyle w:val="CommentReference"/>
        </w:rPr>
        <w:annotationRef/>
      </w:r>
      <w:r w:rsidRPr="000B5140">
        <w:rPr>
          <w:lang w:val="en-US"/>
        </w:rPr>
        <w:t>Agree, and we do need to shorten</w:t>
      </w:r>
    </w:p>
  </w:comment>
  <w:comment w:id="153" w:author="Jan Ohlberger" w:date="2020-05-22T07:38:00Z" w:initials="Ca">
    <w:p w14:paraId="4F322B04" w14:textId="14F157E1" w:rsidR="00DD3F8F" w:rsidRPr="00AE4A5F" w:rsidRDefault="00DD3F8F">
      <w:pPr>
        <w:pStyle w:val="CommentText"/>
        <w:rPr>
          <w:lang w:val="en-GB"/>
        </w:rPr>
      </w:pPr>
      <w:r>
        <w:rPr>
          <w:rStyle w:val="CommentReference"/>
        </w:rPr>
        <w:annotationRef/>
      </w:r>
      <w:r w:rsidRPr="00AE4A5F">
        <w:rPr>
          <w:lang w:val="en-GB"/>
        </w:rPr>
        <w:t xml:space="preserve">Add this either here or in the first sentence on why understanding intraspecific patterns is important? </w:t>
      </w:r>
    </w:p>
  </w:comment>
  <w:comment w:id="154" w:author="Anna Gårdmark" w:date="2020-06-16T13:25:00Z" w:initials="AG">
    <w:p w14:paraId="5AA9BC55" w14:textId="62F4DE06" w:rsidR="00DD3F8F" w:rsidRPr="00DB68B5" w:rsidRDefault="00DD3F8F">
      <w:pPr>
        <w:pStyle w:val="CommentText"/>
        <w:rPr>
          <w:lang w:val="en-GB"/>
        </w:rPr>
      </w:pPr>
      <w:r>
        <w:rPr>
          <w:rStyle w:val="CommentReference"/>
        </w:rPr>
        <w:annotationRef/>
      </w:r>
      <w:r w:rsidRPr="00DB68B5">
        <w:rPr>
          <w:lang w:val="en-GB"/>
        </w:rPr>
        <w:t>alternatively, just drop this sentence, as you have motivation also in previous one</w:t>
      </w:r>
    </w:p>
  </w:comment>
  <w:comment w:id="144" w:author="Max Lindmark" w:date="2020-07-27T14:51:00Z" w:initials="ML">
    <w:p w14:paraId="6546EF56" w14:textId="280F48E1" w:rsidR="00DD3F8F" w:rsidRPr="002B7B1B" w:rsidRDefault="00DD3F8F">
      <w:pPr>
        <w:pStyle w:val="CommentText"/>
        <w:rPr>
          <w:lang w:val="en-US"/>
        </w:rPr>
      </w:pPr>
      <w:r w:rsidRPr="00774BCE">
        <w:rPr>
          <w:rStyle w:val="CommentReference"/>
          <w:highlight w:val="green"/>
        </w:rPr>
        <w:annotationRef/>
      </w:r>
      <w:r w:rsidRPr="00774BCE">
        <w:rPr>
          <w:highlight w:val="green"/>
          <w:lang w:val="en-US"/>
        </w:rPr>
        <w:t>Deleted this whole paragraph, tried put some sentences in other places</w:t>
      </w:r>
    </w:p>
  </w:comment>
  <w:comment w:id="170" w:author="Jan Ohlberger" w:date="2020-05-22T07:40:00Z" w:initials="Ca">
    <w:p w14:paraId="5D1C1CB0" w14:textId="3518781E" w:rsidR="00DD3F8F" w:rsidRPr="00AE4A5F" w:rsidRDefault="00DD3F8F">
      <w:pPr>
        <w:pStyle w:val="CommentText"/>
        <w:rPr>
          <w:lang w:val="en-GB"/>
        </w:rPr>
      </w:pPr>
      <w:r>
        <w:rPr>
          <w:rStyle w:val="CommentReference"/>
        </w:rPr>
        <w:annotationRef/>
      </w:r>
      <w:r w:rsidRPr="00AE4A5F">
        <w:rPr>
          <w:lang w:val="en-GB"/>
        </w:rPr>
        <w:t>Justify why not for temperature? Readers will ask themselves that question at this point…</w:t>
      </w:r>
    </w:p>
  </w:comment>
  <w:comment w:id="171" w:author="Max Lindmark" w:date="2020-07-27T14:51:00Z" w:initials="ML">
    <w:p w14:paraId="00332037" w14:textId="58AED8A9" w:rsidR="00DD3F8F" w:rsidRPr="00340E8D" w:rsidRDefault="00DD3F8F">
      <w:pPr>
        <w:pStyle w:val="CommentText"/>
        <w:rPr>
          <w:lang w:val="en-US"/>
        </w:rPr>
      </w:pPr>
      <w:r w:rsidRPr="001A5B75">
        <w:rPr>
          <w:rStyle w:val="CommentReference"/>
          <w:highlight w:val="green"/>
        </w:rPr>
        <w:annotationRef/>
      </w:r>
      <w:r w:rsidRPr="001A5B75">
        <w:rPr>
          <w:highlight w:val="green"/>
          <w:lang w:val="en-US"/>
        </w:rPr>
        <w:t>Do you mean why not for metabolism?</w:t>
      </w:r>
    </w:p>
  </w:comment>
  <w:comment w:id="173" w:author="Anna Gårdmark" w:date="2020-06-18T19:44:00Z" w:initials="AG">
    <w:p w14:paraId="5C473F2C" w14:textId="5FE2FD4E" w:rsidR="00DD3F8F" w:rsidRPr="00D276BD" w:rsidRDefault="00DD3F8F">
      <w:pPr>
        <w:pStyle w:val="CommentText"/>
        <w:rPr>
          <w:lang w:val="en-GB"/>
        </w:rPr>
      </w:pPr>
      <w:r>
        <w:rPr>
          <w:rStyle w:val="CommentReference"/>
        </w:rPr>
        <w:annotationRef/>
      </w:r>
      <w:r w:rsidRPr="00D276BD">
        <w:rPr>
          <w:lang w:val="en-GB"/>
        </w:rPr>
        <w:t xml:space="preserve">then also say something about the mass exponent of </w:t>
      </w:r>
      <w:proofErr w:type="gramStart"/>
      <w:r w:rsidRPr="00D276BD">
        <w:rPr>
          <w:lang w:val="en-GB"/>
        </w:rPr>
        <w:t>metabolism?</w:t>
      </w:r>
      <w:proofErr w:type="gramEnd"/>
    </w:p>
  </w:comment>
  <w:comment w:id="174" w:author="Max Lindmark" w:date="2020-08-17T12:07:00Z" w:initials="ML">
    <w:p w14:paraId="42BEFD5E" w14:textId="347AAA43" w:rsidR="00DD3F8F" w:rsidRPr="00332688" w:rsidRDefault="00DD3F8F">
      <w:pPr>
        <w:pStyle w:val="CommentText"/>
        <w:rPr>
          <w:lang w:val="en-US"/>
        </w:rPr>
      </w:pPr>
      <w:r w:rsidRPr="009D31F8">
        <w:rPr>
          <w:rStyle w:val="CommentReference"/>
          <w:highlight w:val="green"/>
        </w:rPr>
        <w:annotationRef/>
      </w:r>
      <w:r w:rsidRPr="00332688">
        <w:rPr>
          <w:highlight w:val="green"/>
          <w:lang w:val="en-US"/>
        </w:rPr>
        <w:t>Done</w:t>
      </w:r>
    </w:p>
  </w:comment>
  <w:comment w:id="181" w:author="Max Lindmark" w:date="2020-08-17T12:12:00Z" w:initials="ML">
    <w:p w14:paraId="684B779A" w14:textId="3DD64477" w:rsidR="00DD3F8F" w:rsidRPr="00332688" w:rsidRDefault="00DD3F8F">
      <w:pPr>
        <w:pStyle w:val="CommentText"/>
        <w:rPr>
          <w:lang w:val="en-US"/>
        </w:rPr>
      </w:pPr>
      <w:r>
        <w:rPr>
          <w:rStyle w:val="CommentReference"/>
        </w:rPr>
        <w:annotationRef/>
      </w:r>
      <w:r w:rsidRPr="00332688">
        <w:rPr>
          <w:lang w:val="en-US"/>
        </w:rPr>
        <w:t xml:space="preserve">I move this </w:t>
      </w:r>
      <w:r>
        <w:rPr>
          <w:lang w:val="en-US"/>
        </w:rPr>
        <w:t>info to the appendix to save words in the main text</w:t>
      </w:r>
    </w:p>
  </w:comment>
  <w:comment w:id="183" w:author="Max Lindmark" w:date="2020-07-27T15:44:00Z" w:initials="ML">
    <w:p w14:paraId="6A9B6532" w14:textId="73720B09" w:rsidR="00DD3F8F" w:rsidRPr="00C24576" w:rsidRDefault="00DD3F8F">
      <w:pPr>
        <w:pStyle w:val="CommentText"/>
        <w:rPr>
          <w:lang w:val="en-US"/>
        </w:rPr>
      </w:pPr>
      <w:r w:rsidRPr="00F716C6">
        <w:rPr>
          <w:rStyle w:val="CommentReference"/>
          <w:highlight w:val="green"/>
          <w:lang w:val="en-US"/>
        </w:rPr>
        <w:t>See e-mail!</w:t>
      </w:r>
    </w:p>
  </w:comment>
  <w:comment w:id="184" w:author="Jan Ohlberger" w:date="2020-05-22T13:05:00Z" w:initials="Ca">
    <w:p w14:paraId="2B10B8BC" w14:textId="566E9AFD" w:rsidR="00DD3F8F" w:rsidRPr="00AE4A5F" w:rsidRDefault="00DD3F8F">
      <w:pPr>
        <w:pStyle w:val="CommentText"/>
        <w:rPr>
          <w:lang w:val="en-GB"/>
        </w:rPr>
      </w:pPr>
      <w:r>
        <w:rPr>
          <w:rStyle w:val="CommentReference"/>
        </w:rPr>
        <w:annotationRef/>
      </w:r>
      <w:r w:rsidRPr="00AE4A5F">
        <w:rPr>
          <w:lang w:val="en-GB"/>
        </w:rPr>
        <w:t>Somewhere we should probably explain the symbols – here or in the appendix. Could just be one sentence, like “Here, * means … and $ means …”  - what do you think?</w:t>
      </w:r>
    </w:p>
  </w:comment>
  <w:comment w:id="185" w:author="Max Lindmark" w:date="2020-07-28T13:55:00Z" w:initials="ML">
    <w:p w14:paraId="45656813" w14:textId="6CB9B3A3" w:rsidR="00DD3F8F" w:rsidRPr="00D53555" w:rsidRDefault="00DD3F8F">
      <w:pPr>
        <w:pStyle w:val="CommentText"/>
        <w:rPr>
          <w:lang w:val="en-US"/>
        </w:rPr>
      </w:pPr>
      <w:r w:rsidRPr="00324F29">
        <w:rPr>
          <w:rStyle w:val="CommentReference"/>
          <w:highlight w:val="green"/>
        </w:rPr>
        <w:annotationRef/>
      </w:r>
      <w:r w:rsidRPr="00324F29">
        <w:rPr>
          <w:highlight w:val="green"/>
          <w:lang w:val="en-US"/>
        </w:rPr>
        <w:t>Ok! Added * here, see e-mail about $ and why I removed it…</w:t>
      </w:r>
      <w:r>
        <w:rPr>
          <w:lang w:val="en-US"/>
        </w:rPr>
        <w:t xml:space="preserve"> </w:t>
      </w:r>
    </w:p>
  </w:comment>
  <w:comment w:id="186" w:author="Jan Ohlberger" w:date="2020-05-22T13:05:00Z" w:initials="Ca">
    <w:p w14:paraId="2F9DCF65" w14:textId="2B580D06" w:rsidR="00DD3F8F" w:rsidRPr="00AE4A5F" w:rsidRDefault="00DD3F8F">
      <w:pPr>
        <w:pStyle w:val="CommentText"/>
        <w:rPr>
          <w:lang w:val="en-GB"/>
        </w:rPr>
      </w:pPr>
      <w:r>
        <w:rPr>
          <w:rStyle w:val="CommentReference"/>
        </w:rPr>
        <w:annotationRef/>
      </w:r>
      <w:r w:rsidRPr="00AE4A5F">
        <w:rPr>
          <w:lang w:val="en-GB"/>
        </w:rPr>
        <w:t>Is that true? On the other hand, we wanted to find everything that is relevant right? This way it sounds a bit arbitrary</w:t>
      </w:r>
    </w:p>
  </w:comment>
  <w:comment w:id="187" w:author="Anna Gårdmark" w:date="2020-06-18T20:17:00Z" w:initials="AG">
    <w:p w14:paraId="30A80493" w14:textId="340AB152" w:rsidR="00DD3F8F" w:rsidRPr="00925CBB" w:rsidRDefault="00DD3F8F">
      <w:pPr>
        <w:pStyle w:val="CommentText"/>
        <w:rPr>
          <w:lang w:val="en-GB"/>
        </w:rPr>
      </w:pPr>
      <w:r>
        <w:rPr>
          <w:rStyle w:val="CommentReference"/>
        </w:rPr>
        <w:annotationRef/>
      </w:r>
      <w:r w:rsidRPr="00925CBB">
        <w:rPr>
          <w:lang w:val="en-GB"/>
        </w:rPr>
        <w:t>think we can just skip this sentence</w:t>
      </w:r>
    </w:p>
  </w:comment>
  <w:comment w:id="188" w:author="Max Lindmark" w:date="2020-07-28T13:56:00Z" w:initials="ML">
    <w:p w14:paraId="735D70EA" w14:textId="076F7C0B" w:rsidR="00DD3F8F" w:rsidRPr="00324F29" w:rsidRDefault="00DD3F8F">
      <w:pPr>
        <w:pStyle w:val="CommentText"/>
        <w:rPr>
          <w:highlight w:val="green"/>
          <w:lang w:val="en-US"/>
        </w:rPr>
      </w:pPr>
      <w:r w:rsidRPr="00324F29">
        <w:rPr>
          <w:rStyle w:val="CommentReference"/>
          <w:highlight w:val="green"/>
        </w:rPr>
        <w:annotationRef/>
      </w:r>
      <w:r w:rsidRPr="00324F29">
        <w:rPr>
          <w:highlight w:val="green"/>
          <w:lang w:val="en-US"/>
        </w:rPr>
        <w:t>Hmm I agree it sounds a bit arbitrary, but it is somewhat arbitrary because it relates to the max # of titles we were willing to go through.</w:t>
      </w:r>
    </w:p>
    <w:p w14:paraId="31CCB768" w14:textId="77777777" w:rsidR="00DD3F8F" w:rsidRPr="00324F29" w:rsidRDefault="00DD3F8F">
      <w:pPr>
        <w:pStyle w:val="CommentText"/>
        <w:rPr>
          <w:highlight w:val="green"/>
          <w:lang w:val="en-US"/>
        </w:rPr>
      </w:pPr>
    </w:p>
    <w:p w14:paraId="570F061E" w14:textId="77777777" w:rsidR="00DD3F8F" w:rsidRPr="00324F29" w:rsidRDefault="00DD3F8F">
      <w:pPr>
        <w:pStyle w:val="CommentText"/>
        <w:rPr>
          <w:highlight w:val="green"/>
          <w:lang w:val="en-US"/>
        </w:rPr>
      </w:pPr>
      <w:r w:rsidRPr="00324F29">
        <w:rPr>
          <w:highlight w:val="green"/>
          <w:lang w:val="en-US"/>
        </w:rPr>
        <w:t xml:space="preserve">For instance, for consumption and growth, we could use the obvious search terms, but for metabolism we couldn’t include metabolism or metabolic rate or anything like that because then the # of hits would skyrocket! So, it can be argued that based on the search terms alone, feeding and growth is already broader because metabolism is only searched for with oxygen consumption. For metabolism we had to trim the searches even after using only two search strings, whereas for growth and feeding we could use all the search terms we wanted and include all relevant subjects. This is arbitrary because we didn’t know how many hits our searches would </w:t>
      </w:r>
      <w:proofErr w:type="gramStart"/>
      <w:r w:rsidRPr="00324F29">
        <w:rPr>
          <w:highlight w:val="green"/>
          <w:lang w:val="en-US"/>
        </w:rPr>
        <w:t>get</w:t>
      </w:r>
      <w:proofErr w:type="gramEnd"/>
      <w:r w:rsidRPr="00324F29">
        <w:rPr>
          <w:highlight w:val="green"/>
          <w:lang w:val="en-US"/>
        </w:rPr>
        <w:t xml:space="preserve"> and different researchers would put different limits to # of hits!</w:t>
      </w:r>
    </w:p>
    <w:p w14:paraId="48D5DC16" w14:textId="77777777" w:rsidR="00DD3F8F" w:rsidRPr="00324F29" w:rsidRDefault="00DD3F8F">
      <w:pPr>
        <w:pStyle w:val="CommentText"/>
        <w:rPr>
          <w:highlight w:val="green"/>
          <w:lang w:val="en-US"/>
        </w:rPr>
      </w:pPr>
    </w:p>
    <w:p w14:paraId="0C51E02D" w14:textId="1E4FE86F" w:rsidR="00DD3F8F" w:rsidRPr="00DA33A5" w:rsidRDefault="00DD3F8F">
      <w:pPr>
        <w:pStyle w:val="CommentText"/>
        <w:rPr>
          <w:lang w:val="en-US"/>
        </w:rPr>
      </w:pPr>
      <w:r w:rsidRPr="00324F29">
        <w:rPr>
          <w:highlight w:val="green"/>
          <w:lang w:val="en-US"/>
        </w:rPr>
        <w:t>I think mentioning the subject categories is important and then there’s the obvious question about why they differ! I would also be happy to put all of this in the appendix.</w:t>
      </w:r>
    </w:p>
  </w:comment>
  <w:comment w:id="191" w:author="Max Lindmark" w:date="2020-07-28T14:16:00Z" w:initials="ML">
    <w:p w14:paraId="15F99DF5" w14:textId="64245907" w:rsidR="00DD3F8F" w:rsidRPr="00BB305E" w:rsidRDefault="00DD3F8F">
      <w:pPr>
        <w:pStyle w:val="CommentText"/>
        <w:rPr>
          <w:lang w:val="en-US"/>
        </w:rPr>
      </w:pPr>
      <w:r w:rsidRPr="0089635C">
        <w:rPr>
          <w:rStyle w:val="CommentReference"/>
          <w:highlight w:val="green"/>
        </w:rPr>
        <w:annotationRef/>
      </w:r>
      <w:r w:rsidRPr="0089635C">
        <w:rPr>
          <w:highlight w:val="green"/>
          <w:lang w:val="en-US"/>
        </w:rPr>
        <w:t>Not using factorial anymore!</w:t>
      </w:r>
    </w:p>
  </w:comment>
  <w:comment w:id="194" w:author="Jan Ohlberger" w:date="2020-05-22T13:08:00Z" w:initials="Ca">
    <w:p w14:paraId="6C3CC329" w14:textId="7A70CA7D" w:rsidR="00DD3F8F" w:rsidRPr="00AE4A5F" w:rsidRDefault="00DD3F8F">
      <w:pPr>
        <w:pStyle w:val="CommentText"/>
        <w:rPr>
          <w:lang w:val="en-GB"/>
        </w:rPr>
      </w:pPr>
      <w:r>
        <w:rPr>
          <w:rStyle w:val="CommentReference"/>
        </w:rPr>
        <w:annotationRef/>
      </w:r>
      <w:r w:rsidRPr="00AE4A5F">
        <w:rPr>
          <w:lang w:val="en-GB"/>
        </w:rPr>
        <w:t>Should be ‘and’ right?</w:t>
      </w:r>
    </w:p>
  </w:comment>
  <w:comment w:id="195" w:author="Max Lindmark" w:date="2020-07-28T14:21:00Z" w:initials="ML">
    <w:p w14:paraId="010A6942" w14:textId="6924B999" w:rsidR="00DD3F8F" w:rsidRPr="00604705" w:rsidRDefault="00DD3F8F">
      <w:pPr>
        <w:pStyle w:val="CommentText"/>
        <w:rPr>
          <w:lang w:val="en-US"/>
        </w:rPr>
      </w:pPr>
      <w:r w:rsidRPr="00892AB1">
        <w:rPr>
          <w:rStyle w:val="CommentReference"/>
          <w:highlight w:val="green"/>
        </w:rPr>
        <w:annotationRef/>
      </w:r>
      <w:r w:rsidRPr="00892AB1">
        <w:rPr>
          <w:highlight w:val="green"/>
          <w:lang w:val="en-US"/>
        </w:rPr>
        <w:t>Yes! thanks</w:t>
      </w:r>
    </w:p>
  </w:comment>
  <w:comment w:id="203" w:author="Jan Ohlberger" w:date="2020-05-22T13:11:00Z" w:initials="Ca">
    <w:p w14:paraId="40F7A9AD" w14:textId="0E01271E" w:rsidR="00DD3F8F" w:rsidRPr="00AE4A5F" w:rsidRDefault="00DD3F8F">
      <w:pPr>
        <w:pStyle w:val="CommentText"/>
        <w:rPr>
          <w:lang w:val="en-GB"/>
        </w:rPr>
      </w:pPr>
      <w:r>
        <w:rPr>
          <w:rStyle w:val="CommentReference"/>
        </w:rPr>
        <w:annotationRef/>
      </w:r>
      <w:r w:rsidRPr="00AE4A5F">
        <w:rPr>
          <w:lang w:val="en-GB"/>
        </w:rPr>
        <w:t>In terms of size or time?</w:t>
      </w:r>
    </w:p>
  </w:comment>
  <w:comment w:id="204" w:author="Max Lindmark" w:date="2020-07-28T14:32:00Z" w:initials="ML">
    <w:p w14:paraId="0CC46520" w14:textId="0D8D8EE0" w:rsidR="00DD3F8F" w:rsidRPr="00E15982" w:rsidRDefault="00DD3F8F">
      <w:pPr>
        <w:pStyle w:val="CommentText"/>
        <w:rPr>
          <w:highlight w:val="green"/>
          <w:lang w:val="en-US"/>
        </w:rPr>
      </w:pPr>
      <w:r w:rsidRPr="00E15982">
        <w:rPr>
          <w:highlight w:val="green"/>
          <w:lang w:val="en-US"/>
        </w:rPr>
        <w:t xml:space="preserve">Hmm I wonder if we shouldn’t rewrite this. If it was a size argument we should have gone for a size-threshold, not life stage threshold. </w:t>
      </w:r>
    </w:p>
    <w:p w14:paraId="7429279F" w14:textId="77777777" w:rsidR="00DD3F8F" w:rsidRPr="00E15982" w:rsidRDefault="00DD3F8F">
      <w:pPr>
        <w:pStyle w:val="CommentText"/>
        <w:rPr>
          <w:highlight w:val="green"/>
          <w:lang w:val="en-US"/>
        </w:rPr>
      </w:pPr>
    </w:p>
    <w:p w14:paraId="20D2ABEF" w14:textId="6DF9371E" w:rsidR="00DD3F8F" w:rsidRPr="002E311E" w:rsidRDefault="00DD3F8F">
      <w:pPr>
        <w:pStyle w:val="CommentText"/>
        <w:rPr>
          <w:lang w:val="en-US"/>
        </w:rPr>
      </w:pPr>
      <w:r w:rsidRPr="00E15982">
        <w:rPr>
          <w:rStyle w:val="CommentReference"/>
          <w:highlight w:val="green"/>
        </w:rPr>
        <w:annotationRef/>
      </w:r>
      <w:r w:rsidRPr="00E15982">
        <w:rPr>
          <w:rStyle w:val="CommentReference"/>
          <w:highlight w:val="green"/>
        </w:rPr>
        <w:annotationRef/>
      </w:r>
      <w:r w:rsidRPr="00E15982">
        <w:rPr>
          <w:highlight w:val="green"/>
          <w:lang w:val="en-US"/>
        </w:rPr>
        <w:t xml:space="preserve">Interesting how none of the major papers on the intraspecific papers (Clark &amp; </w:t>
      </w:r>
      <w:proofErr w:type="spellStart"/>
      <w:r w:rsidRPr="00E15982">
        <w:rPr>
          <w:highlight w:val="green"/>
          <w:lang w:val="en-US"/>
        </w:rPr>
        <w:t>Johntson</w:t>
      </w:r>
      <w:proofErr w:type="spellEnd"/>
      <w:r w:rsidRPr="00E15982">
        <w:rPr>
          <w:highlight w:val="green"/>
          <w:lang w:val="en-US"/>
        </w:rPr>
        <w:t xml:space="preserve">, Killen, </w:t>
      </w:r>
      <w:proofErr w:type="spellStart"/>
      <w:r w:rsidRPr="00E15982">
        <w:rPr>
          <w:highlight w:val="green"/>
          <w:lang w:val="en-US"/>
        </w:rPr>
        <w:t>Jerde</w:t>
      </w:r>
      <w:proofErr w:type="spellEnd"/>
      <w:r w:rsidRPr="00E15982">
        <w:rPr>
          <w:highlight w:val="green"/>
          <w:lang w:val="en-US"/>
        </w:rPr>
        <w:t>) give a motivation for why.</w:t>
      </w:r>
      <w:r>
        <w:rPr>
          <w:lang w:val="en-US"/>
        </w:rPr>
        <w:t xml:space="preserve"> </w:t>
      </w:r>
    </w:p>
  </w:comment>
  <w:comment w:id="208" w:author="Jan Ohlberger" w:date="2020-05-22T13:21:00Z" w:initials="Ca">
    <w:p w14:paraId="26093896" w14:textId="72556FE0" w:rsidR="00DD3F8F" w:rsidRPr="00AE4A5F" w:rsidRDefault="00DD3F8F">
      <w:pPr>
        <w:pStyle w:val="CommentText"/>
        <w:rPr>
          <w:lang w:val="en-GB"/>
        </w:rPr>
      </w:pPr>
      <w:r>
        <w:rPr>
          <w:rStyle w:val="CommentReference"/>
        </w:rPr>
        <w:annotationRef/>
      </w:r>
      <w:r w:rsidRPr="00AE4A5F">
        <w:rPr>
          <w:lang w:val="en-GB"/>
        </w:rPr>
        <w:t>I think we should try to be consistent with the terms to be as clear as possible, and my preference would be either “optimum temperature for growth” or “optimum growth temperature”</w:t>
      </w:r>
    </w:p>
  </w:comment>
  <w:comment w:id="209" w:author="Anna Gårdmark" w:date="2020-06-21T08:13:00Z" w:initials="AG">
    <w:p w14:paraId="4EB933F2" w14:textId="6AA2DAC4" w:rsidR="00DD3F8F" w:rsidRPr="002621BA" w:rsidRDefault="00DD3F8F">
      <w:pPr>
        <w:pStyle w:val="CommentText"/>
        <w:rPr>
          <w:lang w:val="en-GB"/>
        </w:rPr>
      </w:pPr>
      <w:r>
        <w:rPr>
          <w:rStyle w:val="CommentReference"/>
        </w:rPr>
        <w:annotationRef/>
      </w:r>
      <w:r w:rsidRPr="002621BA">
        <w:rPr>
          <w:lang w:val="en-GB"/>
        </w:rPr>
        <w:t xml:space="preserve">optimum temperature for growth is my </w:t>
      </w:r>
      <w:proofErr w:type="spellStart"/>
      <w:r w:rsidRPr="002621BA">
        <w:rPr>
          <w:lang w:val="en-GB"/>
        </w:rPr>
        <w:t>pref</w:t>
      </w:r>
      <w:proofErr w:type="spellEnd"/>
      <w:r w:rsidRPr="002621BA">
        <w:rPr>
          <w:lang w:val="en-GB"/>
        </w:rPr>
        <w:t xml:space="preserve"> </w:t>
      </w:r>
    </w:p>
  </w:comment>
  <w:comment w:id="210" w:author="Max Lindmark" w:date="2020-08-17T12:58:00Z" w:initials="ML">
    <w:p w14:paraId="21DA6D26" w14:textId="621227B5" w:rsidR="00DD3F8F" w:rsidRPr="00782F2C" w:rsidRDefault="00DD3F8F">
      <w:pPr>
        <w:pStyle w:val="CommentText"/>
        <w:rPr>
          <w:lang w:val="en-US"/>
        </w:rPr>
      </w:pPr>
      <w:r w:rsidRPr="001C5A1B">
        <w:rPr>
          <w:rStyle w:val="CommentReference"/>
          <w:highlight w:val="green"/>
        </w:rPr>
        <w:annotationRef/>
      </w:r>
      <w:r w:rsidRPr="001C5A1B">
        <w:rPr>
          <w:highlight w:val="green"/>
          <w:lang w:val="en-US"/>
        </w:rPr>
        <w:t>Ok! But I prefer optimum growth temperature because it’s more concise</w:t>
      </w:r>
    </w:p>
  </w:comment>
  <w:comment w:id="215" w:author="Max Lindmark" w:date="2020-07-30T13:49:00Z" w:initials="ML">
    <w:p w14:paraId="6DD4EF97" w14:textId="77777777" w:rsidR="00DD3F8F" w:rsidRPr="00D8503B" w:rsidRDefault="00DD3F8F" w:rsidP="000F2DF5">
      <w:pPr>
        <w:pStyle w:val="CommentText"/>
        <w:rPr>
          <w:highlight w:val="magenta"/>
        </w:rPr>
      </w:pPr>
      <w:r w:rsidRPr="00D8503B">
        <w:rPr>
          <w:rStyle w:val="CommentReference"/>
          <w:highlight w:val="magenta"/>
        </w:rPr>
        <w:annotationRef/>
      </w:r>
      <w:hyperlink r:id="rId2" w:history="1">
        <w:r w:rsidRPr="00D8503B">
          <w:rPr>
            <w:rStyle w:val="Hyperlink"/>
            <w:highlight w:val="magenta"/>
          </w:rPr>
          <w:t>http://www.columbia.edu/~cjd11/charles_dimaggio/DIRE/styled-4/styled-11/code-8/</w:t>
        </w:r>
      </w:hyperlink>
    </w:p>
    <w:p w14:paraId="1CF87901" w14:textId="77777777" w:rsidR="00DD3F8F" w:rsidRPr="00D8503B" w:rsidRDefault="00DD3F8F" w:rsidP="000F2DF5">
      <w:pPr>
        <w:pStyle w:val="CommentText"/>
        <w:rPr>
          <w:highlight w:val="magenta"/>
        </w:rPr>
      </w:pPr>
    </w:p>
    <w:p w14:paraId="0346ECAA" w14:textId="77777777" w:rsidR="00DD3F8F" w:rsidRDefault="00DD3F8F" w:rsidP="000F2DF5">
      <w:pPr>
        <w:pStyle w:val="CommentText"/>
        <w:rPr>
          <w:lang w:val="en-US"/>
        </w:rPr>
      </w:pPr>
      <w:r w:rsidRPr="00D8503B">
        <w:rPr>
          <w:highlight w:val="magenta"/>
          <w:lang w:val="en-US"/>
        </w:rPr>
        <w:t>WRITE LIKE THAT INSTEAD</w:t>
      </w:r>
    </w:p>
    <w:p w14:paraId="52F1EC4E" w14:textId="77777777" w:rsidR="00DD3F8F" w:rsidRDefault="00DD3F8F" w:rsidP="000F2DF5">
      <w:pPr>
        <w:pStyle w:val="CommentText"/>
        <w:rPr>
          <w:lang w:val="en-US"/>
        </w:rPr>
      </w:pPr>
    </w:p>
    <w:p w14:paraId="26034F2C" w14:textId="77777777" w:rsidR="00DD3F8F" w:rsidRPr="00D8503B" w:rsidRDefault="00DD3F8F" w:rsidP="000F2DF5">
      <w:pPr>
        <w:pStyle w:val="CommentText"/>
        <w:rPr>
          <w:lang w:val="en-US"/>
        </w:rPr>
      </w:pPr>
      <w:r>
        <w:rPr>
          <w:lang w:val="en-US"/>
        </w:rPr>
        <w:t>SAY THAT WE ALSO CONSIDER T TO BE T-DISTRIBUTED!</w:t>
      </w:r>
    </w:p>
  </w:comment>
  <w:comment w:id="216" w:author="Max Lindmark" w:date="2020-07-29T11:33:00Z" w:initials="ML">
    <w:p w14:paraId="68010580" w14:textId="77777777" w:rsidR="00DD3F8F" w:rsidRPr="00BE1C62" w:rsidRDefault="00DD3F8F" w:rsidP="000F2DF5">
      <w:pPr>
        <w:pStyle w:val="CommentText"/>
        <w:rPr>
          <w:rFonts w:ascii="Times New Roman" w:hAnsi="Times New Roman" w:cs="Times New Roman"/>
          <w:lang w:val="en-US"/>
        </w:rPr>
      </w:pPr>
      <w:r w:rsidRPr="00BE1C62">
        <w:rPr>
          <w:rStyle w:val="CommentReference"/>
          <w:rFonts w:cs="Times New Roman"/>
        </w:rPr>
        <w:annotationRef/>
      </w:r>
      <w:r w:rsidRPr="00BE1C62">
        <w:rPr>
          <w:rFonts w:ascii="Times New Roman" w:hAnsi="Times New Roman" w:cs="Times New Roman"/>
          <w:lang w:val="en-US"/>
        </w:rPr>
        <w:t>This is the random intercept model</w:t>
      </w:r>
      <w:r>
        <w:rPr>
          <w:rFonts w:ascii="Times New Roman" w:hAnsi="Times New Roman" w:cs="Times New Roman"/>
          <w:lang w:val="en-US"/>
        </w:rPr>
        <w:t>, which all models have in common.</w:t>
      </w:r>
    </w:p>
  </w:comment>
  <w:comment w:id="217" w:author="Max Lindmark" w:date="2020-07-29T16:47:00Z" w:initials="ML">
    <w:p w14:paraId="0A3CFA63" w14:textId="77777777" w:rsidR="00DD3F8F" w:rsidRPr="00345077" w:rsidRDefault="00DD3F8F" w:rsidP="000F2DF5">
      <w:pPr>
        <w:pStyle w:val="CommentText"/>
        <w:rPr>
          <w:rFonts w:ascii="Times New Roman" w:hAnsi="Times New Roman" w:cs="Times New Roman"/>
          <w:lang w:val="en-US"/>
        </w:rPr>
      </w:pPr>
      <w:r w:rsidRPr="00345077">
        <w:rPr>
          <w:rStyle w:val="CommentReference"/>
          <w:rFonts w:cs="Times New Roman"/>
        </w:rPr>
        <w:annotationRef/>
      </w:r>
      <w:r w:rsidRPr="00345077">
        <w:rPr>
          <w:rFonts w:ascii="Times New Roman" w:hAnsi="Times New Roman" w:cs="Times New Roman"/>
          <w:lang w:val="en-US"/>
        </w:rPr>
        <w:t xml:space="preserve">This is to show that the intercept is not included here, because </w:t>
      </w:r>
      <m:oMath>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0j</m:t>
            </m:r>
          </m:sub>
        </m:sSub>
      </m:oMath>
      <w:r w:rsidRPr="00345077">
        <w:rPr>
          <w:rFonts w:ascii="Times New Roman" w:eastAsiaTheme="minorEastAsia" w:hAnsi="Times New Roman" w:cs="Times New Roman"/>
          <w:bCs/>
          <w:iCs/>
          <w:sz w:val="22"/>
          <w:szCs w:val="22"/>
          <w:lang w:val="en-US"/>
        </w:rPr>
        <w:t xml:space="preserve"> is included in all models, we never have it </w:t>
      </w:r>
      <w:proofErr w:type="gramStart"/>
      <w:r w:rsidRPr="00345077">
        <w:rPr>
          <w:rFonts w:ascii="Times New Roman" w:eastAsiaTheme="minorEastAsia" w:hAnsi="Times New Roman" w:cs="Times New Roman"/>
          <w:bCs/>
          <w:iCs/>
          <w:sz w:val="22"/>
          <w:szCs w:val="22"/>
          <w:lang w:val="en-US"/>
        </w:rPr>
        <w:t>not-random</w:t>
      </w:r>
      <w:proofErr w:type="gramEnd"/>
    </w:p>
  </w:comment>
  <w:comment w:id="218" w:author="Max Lindmark" w:date="2020-07-28T16:00:00Z" w:initials="ML">
    <w:p w14:paraId="605E573E" w14:textId="77777777" w:rsidR="00DD3F8F" w:rsidRPr="00CC1534" w:rsidRDefault="00DD3F8F" w:rsidP="000F2DF5">
      <w:pPr>
        <w:pStyle w:val="CommentText"/>
        <w:rPr>
          <w:lang w:val="en-US"/>
        </w:rPr>
      </w:pPr>
      <w:r w:rsidRPr="00B96466">
        <w:rPr>
          <w:rStyle w:val="CommentReference"/>
          <w:highlight w:val="green"/>
        </w:rPr>
        <w:annotationRef/>
      </w:r>
      <w:r w:rsidRPr="00B96466">
        <w:rPr>
          <w:highlight w:val="green"/>
          <w:lang w:val="en-US"/>
        </w:rPr>
        <w:t>The definition of g (geometric mean or size class has been put in the appendix together with the data-describing table). I think the unit is the most important thing here.</w:t>
      </w:r>
    </w:p>
  </w:comment>
  <w:comment w:id="219" w:author="Max Lindmark" w:date="2020-07-28T16:14:00Z" w:initials="ML">
    <w:p w14:paraId="1E45D6F8" w14:textId="77777777" w:rsidR="00DD3F8F" w:rsidRPr="00723DFE" w:rsidRDefault="00DD3F8F" w:rsidP="000F2DF5">
      <w:pPr>
        <w:pStyle w:val="CommentText"/>
        <w:rPr>
          <w:lang w:val="en-US"/>
        </w:rPr>
      </w:pPr>
      <w:r w:rsidRPr="00723DFE">
        <w:rPr>
          <w:rStyle w:val="CommentReference"/>
          <w:highlight w:val="green"/>
        </w:rPr>
        <w:annotationRef/>
      </w:r>
      <w:r w:rsidRPr="00723DFE">
        <w:rPr>
          <w:highlight w:val="green"/>
          <w:lang w:val="en-US"/>
        </w:rPr>
        <w:t>Just changed the order here</w:t>
      </w:r>
    </w:p>
  </w:comment>
  <w:comment w:id="220" w:author="Max Lindmark" w:date="2020-05-06T14:31:00Z" w:initials="ML">
    <w:p w14:paraId="78549BB7" w14:textId="77777777" w:rsidR="00DD3F8F" w:rsidRPr="00AE4A5F" w:rsidRDefault="00DD3F8F" w:rsidP="000F2DF5">
      <w:pPr>
        <w:pStyle w:val="CommentText"/>
        <w:rPr>
          <w:lang w:val="en-GB"/>
        </w:rPr>
      </w:pPr>
      <w:r w:rsidRPr="001A2BBB">
        <w:rPr>
          <w:rStyle w:val="CommentReference"/>
          <w:highlight w:val="yellow"/>
        </w:rPr>
        <w:annotationRef/>
      </w:r>
      <w:r w:rsidRPr="00AE4A5F">
        <w:rPr>
          <w:highlight w:val="yellow"/>
          <w:lang w:val="en-GB"/>
        </w:rPr>
        <w:t xml:space="preserve">Do you think there should be an </w:t>
      </w:r>
      <w:proofErr w:type="spellStart"/>
      <w:r w:rsidRPr="00AE4A5F">
        <w:rPr>
          <w:highlight w:val="yellow"/>
          <w:lang w:val="en-GB"/>
        </w:rPr>
        <w:t>i</w:t>
      </w:r>
      <w:proofErr w:type="spellEnd"/>
      <w:r w:rsidRPr="00AE4A5F">
        <w:rPr>
          <w:highlight w:val="yellow"/>
          <w:lang w:val="en-GB"/>
        </w:rPr>
        <w:t xml:space="preserve"> here as well? It’s one mean per species (</w:t>
      </w:r>
      <w:proofErr w:type="gramStart"/>
      <w:r w:rsidRPr="00AE4A5F">
        <w:rPr>
          <w:highlight w:val="yellow"/>
          <w:lang w:val="en-GB"/>
        </w:rPr>
        <w:t>this questions</w:t>
      </w:r>
      <w:proofErr w:type="gramEnd"/>
      <w:r w:rsidRPr="00AE4A5F">
        <w:rPr>
          <w:highlight w:val="yellow"/>
          <w:lang w:val="en-GB"/>
        </w:rPr>
        <w:t xml:space="preserve"> if also for the next model)</w:t>
      </w:r>
    </w:p>
  </w:comment>
  <w:comment w:id="221" w:author="Anna Gårdmark" w:date="2020-06-21T09:09:00Z" w:initials="AG">
    <w:p w14:paraId="60E6C173" w14:textId="77777777" w:rsidR="00DD3F8F" w:rsidRPr="00861E30" w:rsidRDefault="00DD3F8F" w:rsidP="000F2DF5">
      <w:pPr>
        <w:pStyle w:val="CommentText"/>
        <w:rPr>
          <w:lang w:val="en-GB"/>
        </w:rPr>
      </w:pPr>
      <w:r>
        <w:rPr>
          <w:rStyle w:val="CommentReference"/>
        </w:rPr>
        <w:annotationRef/>
      </w:r>
      <w:r w:rsidRPr="00861E30">
        <w:rPr>
          <w:lang w:val="en-GB"/>
        </w:rPr>
        <w:t>nope, is fine like that – looks like a capital J though?</w:t>
      </w:r>
    </w:p>
  </w:comment>
  <w:comment w:id="222" w:author="Max Lindmark" w:date="2020-07-28T15:51:00Z" w:initials="ML">
    <w:p w14:paraId="0F98504B" w14:textId="77777777" w:rsidR="00DD3F8F" w:rsidRPr="00D75178" w:rsidRDefault="00DD3F8F" w:rsidP="000F2DF5">
      <w:pPr>
        <w:pStyle w:val="CommentText"/>
        <w:rPr>
          <w:lang w:val="en-US"/>
        </w:rPr>
      </w:pPr>
      <w:r w:rsidRPr="00A31BC6">
        <w:rPr>
          <w:rStyle w:val="CommentReference"/>
          <w:highlight w:val="green"/>
        </w:rPr>
        <w:annotationRef/>
      </w:r>
      <w:r w:rsidRPr="00A31BC6">
        <w:rPr>
          <w:highlight w:val="green"/>
          <w:lang w:val="en-US"/>
        </w:rPr>
        <w:t>It’s because of the hat, you can’t see the dot. I am annoyed by this and don’t want to be forced to use a subscript without a dot over it because word can’t display it properly!</w:t>
      </w:r>
    </w:p>
  </w:comment>
  <w:comment w:id="226" w:author="Max Lindmark" w:date="2020-02-06T10:15:00Z" w:initials="ML">
    <w:p w14:paraId="614CF5DB" w14:textId="77777777" w:rsidR="00DD3F8F" w:rsidRPr="00457D7E" w:rsidRDefault="00DD3F8F" w:rsidP="000F2DF5">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223" w:author="Max Lindmark" w:date="2020-05-11T11:43:00Z" w:initials="ML">
    <w:p w14:paraId="6080BDA1" w14:textId="77777777" w:rsidR="00DD3F8F" w:rsidRPr="00AE4A5F" w:rsidRDefault="00DD3F8F" w:rsidP="000F2DF5">
      <w:pPr>
        <w:pStyle w:val="CommentText"/>
        <w:rPr>
          <w:lang w:val="en-GB"/>
        </w:rPr>
      </w:pPr>
      <w:r w:rsidRPr="00AB1BD7">
        <w:rPr>
          <w:rStyle w:val="CommentReference"/>
          <w:highlight w:val="yellow"/>
        </w:rPr>
        <w:annotationRef/>
      </w:r>
      <w:r w:rsidRPr="00AE4A5F">
        <w:rPr>
          <w:highlight w:val="yellow"/>
          <w:lang w:val="en-GB"/>
        </w:rPr>
        <w:t xml:space="preserve">Maybe this shouldn’t even </w:t>
      </w:r>
      <w:proofErr w:type="spellStart"/>
      <w:r w:rsidRPr="00AE4A5F">
        <w:rPr>
          <w:highlight w:val="yellow"/>
          <w:lang w:val="en-GB"/>
        </w:rPr>
        <w:t>bu</w:t>
      </w:r>
      <w:proofErr w:type="spellEnd"/>
      <w:r w:rsidRPr="00AE4A5F">
        <w:rPr>
          <w:highlight w:val="yellow"/>
          <w:lang w:val="en-GB"/>
        </w:rPr>
        <w:t xml:space="preserve"> subscripted? See comment above</w:t>
      </w:r>
    </w:p>
  </w:comment>
  <w:comment w:id="224" w:author="Anna Gårdmark" w:date="2020-06-21T09:12:00Z" w:initials="AG">
    <w:p w14:paraId="45F7B8FB" w14:textId="77777777" w:rsidR="00DD3F8F" w:rsidRPr="00C1547F" w:rsidRDefault="00DD3F8F" w:rsidP="000F2DF5">
      <w:pPr>
        <w:pStyle w:val="CommentText"/>
        <w:rPr>
          <w:lang w:val="en-GB"/>
        </w:rPr>
      </w:pPr>
      <w:r>
        <w:rPr>
          <w:rStyle w:val="CommentReference"/>
        </w:rPr>
        <w:annotationRef/>
      </w:r>
      <w:r w:rsidRPr="00C1547F">
        <w:rPr>
          <w:lang w:val="en-GB"/>
        </w:rPr>
        <w:t>if the mean isn’t subscripted, it’s understood as the very grand mean, of all observed weights across all species – is that what you’ve done</w:t>
      </w:r>
      <w:r>
        <w:rPr>
          <w:lang w:val="en-GB"/>
        </w:rPr>
        <w:t>?  if it’s by species, you need a species subscript j</w:t>
      </w:r>
    </w:p>
  </w:comment>
  <w:comment w:id="225" w:author="Max Lindmark" w:date="2020-07-28T15:54:00Z" w:initials="ML">
    <w:p w14:paraId="4B8059D0" w14:textId="77777777" w:rsidR="00DD3F8F" w:rsidRPr="00D323B7" w:rsidRDefault="00DD3F8F" w:rsidP="000F2DF5">
      <w:pPr>
        <w:pStyle w:val="CommentText"/>
        <w:rPr>
          <w:lang w:val="en-US"/>
        </w:rPr>
      </w:pPr>
      <w:r w:rsidRPr="00D8112E">
        <w:rPr>
          <w:rStyle w:val="CommentReference"/>
          <w:highlight w:val="green"/>
        </w:rPr>
        <w:annotationRef/>
      </w:r>
      <w:r w:rsidRPr="00D8112E">
        <w:rPr>
          <w:highlight w:val="green"/>
          <w:lang w:val="en-US"/>
        </w:rPr>
        <w:t>correct, it’s the grand mean! (unlike for consumption)</w:t>
      </w:r>
    </w:p>
  </w:comment>
  <w:comment w:id="227" w:author="Jan Ohlberger" w:date="2020-05-22T13:58:00Z" w:initials="Ca">
    <w:p w14:paraId="1602583B" w14:textId="77777777" w:rsidR="00DD3F8F" w:rsidRPr="00AE4A5F" w:rsidRDefault="00DD3F8F" w:rsidP="000F2DF5">
      <w:pPr>
        <w:pStyle w:val="CommentText"/>
        <w:rPr>
          <w:lang w:val="en-GB"/>
        </w:rPr>
      </w:pPr>
      <w:r>
        <w:rPr>
          <w:rStyle w:val="CommentReference"/>
        </w:rPr>
        <w:annotationRef/>
      </w:r>
      <w:r w:rsidRPr="00AE4A5F">
        <w:rPr>
          <w:lang w:val="en-GB"/>
        </w:rPr>
        <w:t>I’d either say ‘other studies’ or cite more examples.</w:t>
      </w:r>
    </w:p>
  </w:comment>
  <w:comment w:id="228" w:author="Anna Gårdmark" w:date="2020-06-21T09:18:00Z" w:initials="AG">
    <w:p w14:paraId="72FF96D6" w14:textId="77777777" w:rsidR="00DD3F8F" w:rsidRPr="00CD0AB3" w:rsidRDefault="00DD3F8F" w:rsidP="000F2DF5">
      <w:pPr>
        <w:pStyle w:val="CommentText"/>
        <w:rPr>
          <w:lang w:val="en-GB"/>
        </w:rPr>
      </w:pPr>
      <w:r>
        <w:rPr>
          <w:rStyle w:val="CommentReference"/>
        </w:rPr>
        <w:annotationRef/>
      </w:r>
      <w:r w:rsidRPr="00CD0AB3">
        <w:rPr>
          <w:lang w:val="en-GB"/>
        </w:rPr>
        <w:t xml:space="preserve">unit? </w:t>
      </w:r>
      <m:oMath>
        <m:r>
          <w:rPr>
            <w:rFonts w:ascii="Cambria Math" w:eastAsiaTheme="minorEastAsia" w:hAnsi="Cambria Math" w:cstheme="minorHAnsi"/>
            <w:lang w:val="en-GB"/>
          </w:rPr>
          <m:t>℃?  (also below)</m:t>
        </m:r>
      </m:oMath>
    </w:p>
  </w:comment>
  <w:comment w:id="229" w:author="Max Lindmark" w:date="2020-07-28T18:10:00Z" w:initials="ML">
    <w:p w14:paraId="524A93EA" w14:textId="77777777" w:rsidR="00DD3F8F" w:rsidRPr="00AE477D" w:rsidRDefault="00DD3F8F" w:rsidP="000F2DF5">
      <w:pPr>
        <w:pStyle w:val="CommentText"/>
        <w:rPr>
          <w:lang w:val="en-US"/>
        </w:rPr>
      </w:pPr>
      <w:r w:rsidRPr="00CD4B85">
        <w:rPr>
          <w:rStyle w:val="CommentReference"/>
          <w:highlight w:val="green"/>
        </w:rPr>
        <w:annotationRef/>
      </w:r>
      <w:r w:rsidRPr="00CD4B85">
        <w:rPr>
          <w:highlight w:val="green"/>
          <w:lang w:val="en-US"/>
        </w:rPr>
        <w:t>it’s less about the unit and more about the point that the parameters are fitted to a slightly difference temperature variable.</w:t>
      </w:r>
    </w:p>
  </w:comment>
  <w:comment w:id="230" w:author="Max Lindmark" w:date="2020-07-28T15:36:00Z" w:initials="ML">
    <w:p w14:paraId="121961BC" w14:textId="77777777" w:rsidR="00DD3F8F" w:rsidRPr="00363CAA" w:rsidRDefault="00DD3F8F" w:rsidP="000F2DF5">
      <w:pPr>
        <w:pStyle w:val="CommentText"/>
        <w:rPr>
          <w:lang w:val="en-US"/>
        </w:rPr>
      </w:pPr>
      <w:r w:rsidRPr="004C3DB9">
        <w:rPr>
          <w:rStyle w:val="CommentReference"/>
          <w:highlight w:val="green"/>
        </w:rPr>
        <w:annotationRef/>
      </w:r>
      <w:proofErr w:type="gramStart"/>
      <w:r w:rsidRPr="004C3DB9">
        <w:rPr>
          <w:highlight w:val="green"/>
          <w:lang w:val="en-US"/>
        </w:rPr>
        <w:t>Thanks Anna</w:t>
      </w:r>
      <w:proofErr w:type="gramEnd"/>
      <w:r w:rsidRPr="004C3DB9">
        <w:rPr>
          <w:highlight w:val="green"/>
          <w:lang w:val="en-US"/>
        </w:rPr>
        <w:t xml:space="preserve"> for spotting this! In the table with priors I called this parameter </w:t>
      </w:r>
      <w:proofErr w:type="spellStart"/>
      <w:r w:rsidRPr="004C3DB9">
        <w:rPr>
          <w:highlight w:val="green"/>
          <w:lang w:val="en-US"/>
        </w:rPr>
        <w:t>sigma_subscript</w:t>
      </w:r>
      <w:proofErr w:type="spellEnd"/>
      <w:r w:rsidRPr="004C3DB9">
        <w:rPr>
          <w:highlight w:val="green"/>
          <w:lang w:val="en-US"/>
        </w:rPr>
        <w:t xml:space="preserve"> because I called all variances sigma with different subscripts in my code. But I called the group-varying variances tau here because </w:t>
      </w:r>
      <w:r>
        <w:rPr>
          <w:highlight w:val="green"/>
          <w:lang w:val="en-US"/>
        </w:rPr>
        <w:t xml:space="preserve">that’s what it was called in the </w:t>
      </w:r>
      <w:proofErr w:type="gramStart"/>
      <w:r>
        <w:rPr>
          <w:highlight w:val="green"/>
          <w:lang w:val="en-US"/>
        </w:rPr>
        <w:t>example</w:t>
      </w:r>
      <w:proofErr w:type="gramEnd"/>
      <w:r>
        <w:rPr>
          <w:highlight w:val="green"/>
          <w:lang w:val="en-US"/>
        </w:rPr>
        <w:t xml:space="preserve"> I followed… </w:t>
      </w:r>
      <w:r w:rsidRPr="004C3DB9">
        <w:rPr>
          <w:highlight w:val="green"/>
          <w:lang w:val="en-US"/>
        </w:rPr>
        <w:t>sorry</w:t>
      </w:r>
    </w:p>
  </w:comment>
  <w:comment w:id="231" w:author="Max Lindmark" w:date="2020-08-17T14:05:00Z" w:initials="ML">
    <w:p w14:paraId="72C72816" w14:textId="77777777" w:rsidR="00DD3F8F" w:rsidRPr="007E7435" w:rsidRDefault="00DD3F8F" w:rsidP="000F2DF5">
      <w:pPr>
        <w:pStyle w:val="CommentText"/>
        <w:rPr>
          <w:lang w:val="en-US"/>
        </w:rPr>
      </w:pPr>
      <w:r w:rsidRPr="001E543E">
        <w:rPr>
          <w:rStyle w:val="CommentReference"/>
          <w:highlight w:val="green"/>
        </w:rPr>
        <w:annotationRef/>
      </w:r>
      <w:r w:rsidRPr="001E543E">
        <w:rPr>
          <w:highlight w:val="green"/>
          <w:lang w:val="en-US"/>
        </w:rPr>
        <w:t>Or should I simply call this “global intercept</w:t>
      </w:r>
      <w:proofErr w:type="gramStart"/>
      <w:r w:rsidRPr="001E543E">
        <w:rPr>
          <w:highlight w:val="green"/>
          <w:lang w:val="en-US"/>
        </w:rPr>
        <w:t>” ?</w:t>
      </w:r>
      <w:proofErr w:type="gramEnd"/>
      <w:r w:rsidRPr="001E543E">
        <w:rPr>
          <w:highlight w:val="green"/>
          <w:lang w:val="en-US"/>
        </w:rPr>
        <w:t xml:space="preserve"> Because that’s how I present it in the results… but this description is more “telling”</w:t>
      </w:r>
    </w:p>
  </w:comment>
  <w:comment w:id="232" w:author="Max Lindmark" w:date="2020-07-29T15:15:00Z" w:initials="ML">
    <w:p w14:paraId="5D59B612" w14:textId="77777777" w:rsidR="00DD3F8F" w:rsidRPr="00545433" w:rsidRDefault="00DD3F8F" w:rsidP="000F2DF5">
      <w:pPr>
        <w:pStyle w:val="CommentText"/>
        <w:rPr>
          <w:lang w:val="en-US"/>
        </w:rPr>
      </w:pPr>
      <w:r w:rsidRPr="00545433">
        <w:rPr>
          <w:rStyle w:val="CommentReference"/>
        </w:rPr>
        <w:t>See e-mail: not using sigma</w:t>
      </w:r>
      <w:r>
        <w:rPr>
          <w:rStyle w:val="CommentReference"/>
        </w:rPr>
        <w:t>^2 anymore, just sigma throughout</w:t>
      </w:r>
    </w:p>
  </w:comment>
  <w:comment w:id="233" w:author="Anna Gårdmark" w:date="2020-06-21T09:03:00Z" w:initials="AG">
    <w:p w14:paraId="55AAC7E6" w14:textId="77777777" w:rsidR="00DD3F8F" w:rsidRPr="004561BC" w:rsidRDefault="00DD3F8F" w:rsidP="000F2DF5">
      <w:pPr>
        <w:pStyle w:val="CommentText"/>
        <w:rPr>
          <w:lang w:val="en-GB"/>
        </w:rPr>
      </w:pPr>
      <w:r>
        <w:rPr>
          <w:rStyle w:val="CommentReference"/>
        </w:rPr>
        <w:annotationRef/>
      </w:r>
      <w:r w:rsidRPr="004561BC">
        <w:rPr>
          <w:lang w:val="en-GB"/>
        </w:rPr>
        <w:t xml:space="preserve">shouldn’t </w:t>
      </w:r>
      <w:proofErr w:type="spellStart"/>
      <w:r w:rsidRPr="004561BC">
        <w:rPr>
          <w:lang w:val="en-GB"/>
        </w:rPr>
        <w:t>tao</w:t>
      </w:r>
      <w:proofErr w:type="spellEnd"/>
      <w:r w:rsidRPr="004561BC">
        <w:rPr>
          <w:lang w:val="en-GB"/>
        </w:rPr>
        <w:t xml:space="preserve"> from </w:t>
      </w:r>
      <w:proofErr w:type="spellStart"/>
      <w:r w:rsidRPr="004561BC">
        <w:rPr>
          <w:lang w:val="en-GB"/>
        </w:rPr>
        <w:t>eq</w:t>
      </w:r>
      <w:proofErr w:type="spellEnd"/>
      <w:r w:rsidRPr="004561BC">
        <w:rPr>
          <w:lang w:val="en-GB"/>
        </w:rPr>
        <w:t xml:space="preserve"> 8 be presented here also?</w:t>
      </w:r>
    </w:p>
  </w:comment>
  <w:comment w:id="234" w:author="Max Lindmark" w:date="2020-07-29T08:55:00Z" w:initials="ML">
    <w:p w14:paraId="13C3A9F5" w14:textId="77777777" w:rsidR="00DD3F8F" w:rsidRPr="00BA472F" w:rsidRDefault="00DD3F8F" w:rsidP="000F2DF5">
      <w:pPr>
        <w:pStyle w:val="CommentText"/>
        <w:rPr>
          <w:lang w:val="en-US"/>
        </w:rPr>
      </w:pPr>
      <w:r>
        <w:rPr>
          <w:rStyle w:val="CommentReference"/>
        </w:rPr>
        <w:annotationRef/>
      </w:r>
      <w:r w:rsidRPr="00BA472F">
        <w:rPr>
          <w:lang w:val="en-US"/>
        </w:rPr>
        <w:t>Yes, forgot to add after we made it hierarchical again</w:t>
      </w:r>
    </w:p>
  </w:comment>
  <w:comment w:id="235" w:author="Max Lindmark" w:date="2020-08-17T14:06:00Z" w:initials="ML">
    <w:p w14:paraId="545BE8F4" w14:textId="77777777" w:rsidR="00DD3F8F" w:rsidRPr="009C2D2E" w:rsidRDefault="00DD3F8F" w:rsidP="000F2DF5">
      <w:pPr>
        <w:pStyle w:val="CommentText"/>
        <w:rPr>
          <w:i/>
          <w:lang w:val="en-US"/>
        </w:rPr>
      </w:pPr>
      <w:r w:rsidRPr="009C2D2E">
        <w:rPr>
          <w:rStyle w:val="CommentReference"/>
          <w:highlight w:val="green"/>
        </w:rPr>
        <w:annotationRef/>
      </w:r>
      <w:r w:rsidRPr="009C2D2E">
        <w:rPr>
          <w:highlight w:val="green"/>
          <w:lang w:val="en-US"/>
        </w:rPr>
        <w:t xml:space="preserve">… And if I call </w:t>
      </w:r>
      <m:oMath>
        <m:sSub>
          <m:sSubPr>
            <m:ctrlPr>
              <w:rPr>
                <w:rFonts w:ascii="Cambria Math" w:eastAsiaTheme="minorEastAsia" w:hAnsi="Cambria Math" w:cs="Times New Roman"/>
                <w:i/>
                <w:highlight w:val="green"/>
              </w:rPr>
            </m:ctrlPr>
          </m:sSubPr>
          <m:e>
            <m:r>
              <w:rPr>
                <w:rFonts w:ascii="Cambria Math" w:eastAsiaTheme="minorEastAsia" w:hAnsi="Cambria Math" w:cs="Times New Roman"/>
                <w:highlight w:val="green"/>
              </w:rPr>
              <m:t>μ</m:t>
            </m:r>
          </m:e>
          <m:sub>
            <m:sSub>
              <m:sSubPr>
                <m:ctrlPr>
                  <w:rPr>
                    <w:rFonts w:ascii="Cambria Math" w:hAnsi="Cambria Math" w:cs="Times New Roman"/>
                    <w:bCs/>
                    <w:i/>
                    <w:iCs/>
                    <w:highlight w:val="green"/>
                  </w:rPr>
                </m:ctrlPr>
              </m:sSubPr>
              <m:e>
                <m:r>
                  <w:rPr>
                    <w:rFonts w:ascii="Cambria Math" w:hAnsi="Cambria Math" w:cs="Times New Roman"/>
                    <w:highlight w:val="green"/>
                  </w:rPr>
                  <m:t>β</m:t>
                </m:r>
              </m:e>
              <m:sub>
                <m:r>
                  <w:rPr>
                    <w:rFonts w:ascii="Cambria Math" w:hAnsi="Cambria Math" w:cs="Times New Roman"/>
                    <w:highlight w:val="green"/>
                  </w:rPr>
                  <m:t>1</m:t>
                </m:r>
              </m:sub>
            </m:sSub>
          </m:sub>
        </m:sSub>
        <m:r>
          <m:rPr>
            <m:sty m:val="p"/>
          </m:rPr>
          <w:rPr>
            <w:rFonts w:ascii="Cambria Math" w:hAnsi="Cambria Math"/>
            <w:highlight w:val="green"/>
            <w:lang w:val="en-US"/>
          </w:rPr>
          <m:t xml:space="preserve">global, shold I call </m:t>
        </m:r>
        <m:sSub>
          <m:sSubPr>
            <m:ctrlPr>
              <w:rPr>
                <w:rFonts w:ascii="Cambria Math" w:hAnsi="Cambria Math" w:cs="Times New Roman"/>
                <w:bCs/>
                <w:i/>
                <w:iCs/>
                <w:highlight w:val="green"/>
              </w:rPr>
            </m:ctrlPr>
          </m:sSubPr>
          <m:e>
            <m:r>
              <w:rPr>
                <w:rFonts w:ascii="Cambria Math" w:hAnsi="Cambria Math" w:cs="Times New Roman"/>
                <w:highlight w:val="green"/>
              </w:rPr>
              <m:t>β</m:t>
            </m:r>
          </m:e>
          <m:sub>
            <m:r>
              <w:rPr>
                <w:rFonts w:ascii="Cambria Math" w:hAnsi="Cambria Math" w:cs="Times New Roman"/>
                <w:highlight w:val="green"/>
              </w:rPr>
              <m:t>1</m:t>
            </m:r>
          </m:sub>
        </m:sSub>
      </m:oMath>
      <w:r w:rsidRPr="009C2D2E">
        <w:rPr>
          <w:rFonts w:eastAsiaTheme="minorEastAsia"/>
          <w:bCs/>
          <w:iCs/>
          <w:highlight w:val="green"/>
          <w:lang w:val="en-US"/>
        </w:rPr>
        <w:t xml:space="preserve"> common still?</w:t>
      </w:r>
    </w:p>
  </w:comment>
  <w:comment w:id="236" w:author="Jan Ohlberger" w:date="2020-05-22T15:06:00Z" w:initials="Ca">
    <w:p w14:paraId="2F4B168E" w14:textId="00C7272D" w:rsidR="00DD3F8F" w:rsidRPr="00AE4A5F" w:rsidRDefault="00DD3F8F">
      <w:pPr>
        <w:pStyle w:val="CommentText"/>
        <w:rPr>
          <w:lang w:val="en-GB"/>
        </w:rPr>
      </w:pPr>
      <w:r>
        <w:rPr>
          <w:rStyle w:val="CommentReference"/>
        </w:rPr>
        <w:annotationRef/>
      </w:r>
      <w:r w:rsidRPr="00AE4A5F">
        <w:rPr>
          <w:lang w:val="en-GB"/>
        </w:rPr>
        <w:t>Why ‘specific’?</w:t>
      </w:r>
    </w:p>
  </w:comment>
  <w:comment w:id="237" w:author="Max Lindmark" w:date="2020-07-29T17:22:00Z" w:initials="ML">
    <w:p w14:paraId="585C2ABC" w14:textId="17DC5793" w:rsidR="00DD3F8F" w:rsidRPr="002E75F2" w:rsidRDefault="00DD3F8F">
      <w:pPr>
        <w:pStyle w:val="CommentText"/>
        <w:rPr>
          <w:lang w:val="en-US"/>
        </w:rPr>
      </w:pPr>
      <w:r>
        <w:rPr>
          <w:rStyle w:val="CommentReference"/>
        </w:rPr>
        <w:annotationRef/>
      </w:r>
      <w:r w:rsidRPr="00052F18">
        <w:rPr>
          <w:lang w:val="en-US"/>
        </w:rPr>
        <w:t xml:space="preserve">Because it’s % </w:t>
      </w:r>
      <w:r w:rsidR="00FC6170">
        <w:rPr>
          <w:lang w:val="en-US"/>
        </w:rPr>
        <w:t xml:space="preserve">increase in size </w:t>
      </w:r>
      <w:r w:rsidRPr="00052F18">
        <w:rPr>
          <w:lang w:val="en-US"/>
        </w:rPr>
        <w:t>per day</w:t>
      </w:r>
      <w:r>
        <w:rPr>
          <w:lang w:val="en-US"/>
        </w:rPr>
        <w:t>, or</w:t>
      </w:r>
      <w:r w:rsidR="00FC6170">
        <w:rPr>
          <w:lang w:val="en-US"/>
        </w:rPr>
        <w:t xml:space="preserve"> did you wonder something else?</w:t>
      </w:r>
    </w:p>
  </w:comment>
  <w:comment w:id="239" w:author="Jan Ohlberger" w:date="2020-05-22T14:29:00Z" w:initials="Ca">
    <w:p w14:paraId="00B5C620" w14:textId="1CE2B579" w:rsidR="00DD3F8F" w:rsidRPr="00AE4A5F" w:rsidRDefault="00DD3F8F">
      <w:pPr>
        <w:pStyle w:val="CommentText"/>
        <w:rPr>
          <w:lang w:val="en-GB"/>
        </w:rPr>
      </w:pPr>
      <w:r>
        <w:rPr>
          <w:rStyle w:val="CommentReference"/>
        </w:rPr>
        <w:annotationRef/>
      </w:r>
      <w:r w:rsidRPr="00AE4A5F">
        <w:rPr>
          <w:lang w:val="en-GB"/>
        </w:rPr>
        <w:t>I’d rather write this as ‘whereas 96.2% of</w:t>
      </w:r>
      <w:r w:rsidRPr="0083708F">
        <w:rPr>
          <w:rFonts w:eastAsiaTheme="minorEastAsia" w:cstheme="minorHAnsi"/>
          <w:lang w:val="en-GB"/>
        </w:rPr>
        <w:t xml:space="preserve"> </w:t>
      </w:r>
      <w:r w:rsidRPr="00310C9B">
        <w:rPr>
          <w:rFonts w:eastAsiaTheme="minorEastAsia" w:cstheme="minorHAnsi"/>
          <w:lang w:val="en-GB"/>
        </w:rPr>
        <w:t xml:space="preserve">the posterior distribution </w:t>
      </w:r>
      <w:r>
        <w:rPr>
          <w:rFonts w:eastAsiaTheme="minorEastAsia" w:cstheme="minorHAnsi"/>
          <w:lang w:val="en-GB"/>
        </w:rPr>
        <w:t xml:space="preserve">of the mass exponent of metabolic rate </w:t>
      </w:r>
      <w:r w:rsidRPr="00310C9B">
        <w:rPr>
          <w:rFonts w:eastAsiaTheme="minorEastAsia" w:cstheme="minorHAnsi"/>
          <w:lang w:val="en-GB"/>
        </w:rPr>
        <w:t xml:space="preserve">is </w:t>
      </w:r>
      <w:r>
        <w:rPr>
          <w:rFonts w:eastAsiaTheme="minorEastAsia" w:cstheme="minorHAnsi"/>
          <w:lang w:val="en-GB"/>
        </w:rPr>
        <w:t>above</w:t>
      </w:r>
      <w:r w:rsidRPr="00310C9B">
        <w:rPr>
          <w:rFonts w:eastAsiaTheme="minorEastAsia" w:cstheme="minorHAnsi"/>
          <w:lang w:val="en-GB"/>
        </w:rPr>
        <w:t xml:space="preserve"> </w:t>
      </w:r>
      <w:r>
        <w:rPr>
          <w:rFonts w:eastAsiaTheme="minorEastAsia" w:cstheme="minorHAnsi"/>
          <w:lang w:val="en-GB"/>
        </w:rPr>
        <w:t>-</w:t>
      </w:r>
      <w:r w:rsidRPr="00310C9B">
        <w:rPr>
          <w:rFonts w:eastAsiaTheme="minorEastAsia" w:cstheme="minorHAnsi"/>
          <w:lang w:val="en-GB"/>
        </w:rPr>
        <w:t>0.</w:t>
      </w:r>
      <w:r>
        <w:rPr>
          <w:rFonts w:eastAsiaTheme="minorEastAsia" w:cstheme="minorHAnsi"/>
          <w:lang w:val="en-GB"/>
        </w:rPr>
        <w:t>2</w:t>
      </w:r>
      <w:r w:rsidRPr="00310C9B">
        <w:rPr>
          <w:rFonts w:eastAsiaTheme="minorEastAsia" w:cstheme="minorHAnsi"/>
          <w:lang w:val="en-GB"/>
        </w:rPr>
        <w:t>5</w:t>
      </w:r>
      <w:r w:rsidRPr="00AE4A5F">
        <w:rPr>
          <w:lang w:val="en-GB"/>
        </w:rPr>
        <w:t xml:space="preserve">’. It’s clearer that way that they both different from the MTE prediction. </w:t>
      </w:r>
    </w:p>
  </w:comment>
  <w:comment w:id="243" w:author="Anna Gårdmark" w:date="2020-06-21T09:24:00Z" w:initials="AG">
    <w:p w14:paraId="432C8539" w14:textId="6D448A89" w:rsidR="00DD3F8F" w:rsidRPr="00CD0AB3" w:rsidRDefault="00DD3F8F">
      <w:pPr>
        <w:pStyle w:val="CommentText"/>
        <w:rPr>
          <w:lang w:val="en-GB"/>
        </w:rPr>
      </w:pPr>
      <w:r>
        <w:rPr>
          <w:rStyle w:val="CommentReference"/>
        </w:rPr>
        <w:annotationRef/>
      </w:r>
      <w:r w:rsidRPr="00CD0AB3">
        <w:rPr>
          <w:lang w:val="en-GB"/>
        </w:rPr>
        <w:t>add credibility interval</w:t>
      </w:r>
    </w:p>
  </w:comment>
  <w:comment w:id="247" w:author="Jan Ohlberger" w:date="2020-05-22T14:36:00Z" w:initials="Ca">
    <w:p w14:paraId="732D9E88" w14:textId="19004D15" w:rsidR="00DD3F8F" w:rsidRPr="00AE4A5F" w:rsidRDefault="00DD3F8F">
      <w:pPr>
        <w:pStyle w:val="CommentText"/>
        <w:rPr>
          <w:lang w:val="en-GB"/>
        </w:rPr>
      </w:pPr>
      <w:r>
        <w:rPr>
          <w:rStyle w:val="CommentReference"/>
        </w:rPr>
        <w:annotationRef/>
      </w:r>
      <w:r w:rsidRPr="00AE4A5F">
        <w:rPr>
          <w:lang w:val="en-GB"/>
        </w:rPr>
        <w:t>I’d leave the interpretation that it’s small to the discussion (though if it’s going to be PNAS style it would work I guess)</w:t>
      </w:r>
    </w:p>
  </w:comment>
  <w:comment w:id="248" w:author="Max Lindmark" w:date="2020-07-30T08:24:00Z" w:initials="ML">
    <w:p w14:paraId="2DFFB79C" w14:textId="5A6116FD" w:rsidR="00DD3F8F" w:rsidRPr="008E13C2" w:rsidRDefault="00DD3F8F">
      <w:pPr>
        <w:pStyle w:val="CommentText"/>
        <w:rPr>
          <w:lang w:val="en-US"/>
        </w:rPr>
      </w:pPr>
      <w:r w:rsidRPr="008E13C2">
        <w:rPr>
          <w:rStyle w:val="CommentReference"/>
          <w:highlight w:val="green"/>
        </w:rPr>
        <w:annotationRef/>
      </w:r>
      <w:r>
        <w:rPr>
          <w:highlight w:val="green"/>
          <w:lang w:val="en-US"/>
        </w:rPr>
        <w:t>Removed but c</w:t>
      </w:r>
      <w:r w:rsidRPr="008E13C2">
        <w:rPr>
          <w:highlight w:val="green"/>
          <w:lang w:val="en-US"/>
        </w:rPr>
        <w:t>an take it back if there’s room word-wise,</w:t>
      </w:r>
    </w:p>
  </w:comment>
  <w:comment w:id="254" w:author="Jan Ohlberger" w:date="2020-05-22T14:42:00Z" w:initials="Ca">
    <w:p w14:paraId="1E73A8E4" w14:textId="231BB234" w:rsidR="00DD3F8F" w:rsidRPr="00AE4A5F" w:rsidRDefault="00DD3F8F">
      <w:pPr>
        <w:pStyle w:val="CommentText"/>
        <w:rPr>
          <w:lang w:val="en-GB"/>
        </w:rPr>
      </w:pPr>
      <w:r>
        <w:rPr>
          <w:rStyle w:val="CommentReference"/>
        </w:rPr>
        <w:annotationRef/>
      </w:r>
      <w:r w:rsidRPr="00AE4A5F">
        <w:rPr>
          <w:lang w:val="en-GB"/>
        </w:rPr>
        <w:t xml:space="preserve">Given the delta WAIC shouldn’t we present the model with a linear and quadratic term only? If we use the polynomial, I think we should make it clear that this is primarily intended for visualization. </w:t>
      </w:r>
    </w:p>
  </w:comment>
  <w:comment w:id="255" w:author="Anna Gårdmark" w:date="2020-06-21T09:27:00Z" w:initials="AG">
    <w:p w14:paraId="2DC2B301" w14:textId="5430D5C0" w:rsidR="00DD3F8F" w:rsidRPr="00A77899" w:rsidRDefault="00DD3F8F">
      <w:pPr>
        <w:pStyle w:val="CommentText"/>
        <w:rPr>
          <w:lang w:val="en-GB"/>
        </w:rPr>
      </w:pPr>
      <w:r>
        <w:rPr>
          <w:rStyle w:val="CommentReference"/>
        </w:rPr>
        <w:annotationRef/>
      </w:r>
      <w:r>
        <w:rPr>
          <w:lang w:val="en-GB"/>
        </w:rPr>
        <w:t xml:space="preserve">or, it’s ok to use the polynomial as it had the </w:t>
      </w:r>
      <w:proofErr w:type="spellStart"/>
      <w:r>
        <w:rPr>
          <w:lang w:val="en-GB"/>
        </w:rPr>
        <w:t>lowerst</w:t>
      </w:r>
      <w:proofErr w:type="spellEnd"/>
      <w:r>
        <w:rPr>
          <w:lang w:val="en-GB"/>
        </w:rPr>
        <w:t xml:space="preserve"> </w:t>
      </w:r>
      <w:proofErr w:type="gramStart"/>
      <w:r>
        <w:rPr>
          <w:lang w:val="en-GB"/>
        </w:rPr>
        <w:t>WAIC, but</w:t>
      </w:r>
      <w:proofErr w:type="gramEnd"/>
      <w:r>
        <w:rPr>
          <w:lang w:val="en-GB"/>
        </w:rPr>
        <w:t xml:space="preserve"> write similarly as you’ve done for the analyses above, that we found little statistical support to distinguish the model including the cubic term from the model without it.</w:t>
      </w:r>
    </w:p>
  </w:comment>
  <w:comment w:id="256" w:author="Max Lindmark" w:date="2020-07-30T08:23:00Z" w:initials="ML">
    <w:p w14:paraId="4834AA19" w14:textId="77777777" w:rsidR="00DD3F8F" w:rsidRPr="00FA5A9C" w:rsidRDefault="00DD3F8F">
      <w:pPr>
        <w:pStyle w:val="CommentText"/>
        <w:rPr>
          <w:highlight w:val="green"/>
          <w:lang w:val="en-US"/>
        </w:rPr>
      </w:pPr>
      <w:r w:rsidRPr="00C50E5D">
        <w:rPr>
          <w:rStyle w:val="CommentReference"/>
          <w:highlight w:val="green"/>
        </w:rPr>
        <w:annotationRef/>
      </w:r>
      <w:r w:rsidRPr="00C50E5D">
        <w:rPr>
          <w:highlight w:val="green"/>
          <w:lang w:val="en-US"/>
        </w:rPr>
        <w:t>Ok</w:t>
      </w:r>
      <w:r>
        <w:rPr>
          <w:highlight w:val="green"/>
          <w:lang w:val="en-US"/>
        </w:rPr>
        <w:t>, using the quadratic model henceforth (also for the conceptu</w:t>
      </w:r>
      <w:r w:rsidRPr="00FA5A9C">
        <w:rPr>
          <w:highlight w:val="green"/>
          <w:lang w:val="en-US"/>
        </w:rPr>
        <w:t xml:space="preserve">al model)! </w:t>
      </w:r>
    </w:p>
    <w:p w14:paraId="4E32F1F6" w14:textId="77777777" w:rsidR="00DD3F8F" w:rsidRPr="00FA5A9C" w:rsidRDefault="00DD3F8F">
      <w:pPr>
        <w:pStyle w:val="CommentText"/>
        <w:rPr>
          <w:highlight w:val="green"/>
          <w:lang w:val="en-US"/>
        </w:rPr>
      </w:pPr>
    </w:p>
    <w:p w14:paraId="1FA796F6" w14:textId="4E90D5A7" w:rsidR="00DD3F8F" w:rsidRPr="00BA1D40" w:rsidRDefault="00DD3F8F">
      <w:pPr>
        <w:pStyle w:val="CommentText"/>
        <w:rPr>
          <w:lang w:val="en-US"/>
        </w:rPr>
      </w:pPr>
      <w:r w:rsidRPr="00FA5A9C">
        <w:rPr>
          <w:highlight w:val="green"/>
          <w:lang w:val="en-US"/>
        </w:rPr>
        <w:t>I added three additional models here because the residual had a strong fan shape indicating variance should not be constant but increasing with one of the predictors. The model I landed on is a cubic model with sigma increasing linearly with temperature. I show the standardized residuals in the appendix</w:t>
      </w:r>
    </w:p>
  </w:comment>
  <w:comment w:id="276" w:author="Jan Ohlberger" w:date="2020-05-22T14:47:00Z" w:initials="Ca">
    <w:p w14:paraId="3A567EAB" w14:textId="0F3D1821" w:rsidR="00DD3F8F" w:rsidRPr="00AE4A5F" w:rsidRDefault="00DD3F8F">
      <w:pPr>
        <w:pStyle w:val="CommentText"/>
        <w:rPr>
          <w:lang w:val="en-GB"/>
        </w:rPr>
      </w:pPr>
      <w:r>
        <w:rPr>
          <w:rStyle w:val="CommentReference"/>
        </w:rPr>
        <w:annotationRef/>
      </w:r>
      <w:r w:rsidRPr="00AE4A5F">
        <w:rPr>
          <w:lang w:val="en-GB"/>
        </w:rPr>
        <w:t xml:space="preserve">Simplify as suggested? </w:t>
      </w:r>
    </w:p>
  </w:comment>
  <w:comment w:id="277" w:author="Anna Gårdmark" w:date="2020-06-21T09:29:00Z" w:initials="AG">
    <w:p w14:paraId="4961FE80" w14:textId="25439248" w:rsidR="00DD3F8F" w:rsidRPr="00CD0AB3" w:rsidRDefault="00DD3F8F">
      <w:pPr>
        <w:pStyle w:val="CommentText"/>
        <w:rPr>
          <w:lang w:val="en-GB"/>
        </w:rPr>
      </w:pPr>
      <w:r>
        <w:rPr>
          <w:rStyle w:val="CommentReference"/>
        </w:rPr>
        <w:annotationRef/>
      </w:r>
      <w:r w:rsidRPr="00CD0AB3">
        <w:rPr>
          <w:lang w:val="en-GB"/>
        </w:rPr>
        <w:t>good suggestion</w:t>
      </w:r>
    </w:p>
  </w:comment>
  <w:comment w:id="278" w:author="Max Lindmark" w:date="2020-07-30T08:25:00Z" w:initials="ML">
    <w:p w14:paraId="650FA7B3" w14:textId="449F9FCD" w:rsidR="00DD3F8F" w:rsidRPr="00CA4774" w:rsidRDefault="00DD3F8F">
      <w:pPr>
        <w:pStyle w:val="CommentText"/>
        <w:rPr>
          <w:lang w:val="en-US"/>
        </w:rPr>
      </w:pPr>
      <w:r w:rsidRPr="00CA4774">
        <w:rPr>
          <w:rStyle w:val="CommentReference"/>
          <w:highlight w:val="green"/>
        </w:rPr>
        <w:annotationRef/>
      </w:r>
      <w:r>
        <w:rPr>
          <w:highlight w:val="green"/>
          <w:lang w:val="en-US"/>
        </w:rPr>
        <w:t>I</w:t>
      </w:r>
      <w:r w:rsidRPr="00CA4774">
        <w:rPr>
          <w:highlight w:val="green"/>
          <w:lang w:val="en-US"/>
        </w:rPr>
        <w:t xml:space="preserve"> also think that, thanks</w:t>
      </w:r>
    </w:p>
  </w:comment>
  <w:comment w:id="288" w:author="Jan Ohlberger" w:date="2020-05-22T14:53:00Z" w:initials="Ca">
    <w:p w14:paraId="0FC42970" w14:textId="48E3C2BC" w:rsidR="00DD3F8F" w:rsidRPr="00AE4A5F" w:rsidRDefault="00DD3F8F">
      <w:pPr>
        <w:pStyle w:val="CommentText"/>
        <w:rPr>
          <w:lang w:val="en-GB"/>
        </w:rPr>
      </w:pPr>
      <w:r>
        <w:rPr>
          <w:rStyle w:val="CommentReference"/>
        </w:rPr>
        <w:annotationRef/>
      </w:r>
      <w:r w:rsidRPr="00AE4A5F">
        <w:rPr>
          <w:lang w:val="en-GB"/>
        </w:rPr>
        <w:t>Described before so I think it can be dropped here</w:t>
      </w:r>
    </w:p>
  </w:comment>
  <w:comment w:id="282" w:author="Max Lindmark" w:date="2020-02-06T10:46:00Z" w:initials="ML">
    <w:p w14:paraId="24D3DCE9" w14:textId="4844CFD2" w:rsidR="00DD3F8F" w:rsidRPr="00457D7E" w:rsidRDefault="00DD3F8F">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283" w:author="Max Lindmark" w:date="2020-02-06T10:46:00Z" w:initials="ML">
    <w:p w14:paraId="12E58D26" w14:textId="50EEB09E" w:rsidR="00DD3F8F" w:rsidRPr="00457D7E" w:rsidRDefault="00DD3F8F">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284" w:author="Max Lindmark" w:date="2020-05-08T15:53:00Z" w:initials="ML">
    <w:p w14:paraId="0A60FFDE" w14:textId="3BE13A42" w:rsidR="00DD3F8F" w:rsidRPr="00AE4A5F" w:rsidRDefault="00DD3F8F">
      <w:pPr>
        <w:pStyle w:val="CommentText"/>
        <w:rPr>
          <w:lang w:val="en-GB"/>
        </w:rPr>
      </w:pPr>
      <w:r w:rsidRPr="00986168">
        <w:rPr>
          <w:rStyle w:val="CommentReference"/>
          <w:highlight w:val="yellow"/>
        </w:rPr>
        <w:annotationRef/>
      </w:r>
      <w:r w:rsidRPr="00AE4A5F">
        <w:rPr>
          <w:highlight w:val="yellow"/>
          <w:lang w:val="en-GB"/>
        </w:rPr>
        <w:t>I wonder how to make it easier, because only one side is logged</w:t>
      </w:r>
    </w:p>
  </w:comment>
  <w:comment w:id="285" w:author="Max Lindmark" w:date="2020-07-30T10:17:00Z" w:initials="ML">
    <w:p w14:paraId="75D118A7" w14:textId="5CAFEA2A" w:rsidR="00DD3F8F" w:rsidRPr="00123F31" w:rsidRDefault="00DD3F8F">
      <w:pPr>
        <w:pStyle w:val="CommentText"/>
        <w:rPr>
          <w:lang w:val="en-US"/>
        </w:rPr>
      </w:pPr>
      <w:r w:rsidRPr="001637B1">
        <w:rPr>
          <w:rStyle w:val="CommentReference"/>
          <w:highlight w:val="green"/>
        </w:rPr>
        <w:annotationRef/>
      </w:r>
      <w:r w:rsidRPr="001637B1">
        <w:rPr>
          <w:highlight w:val="green"/>
          <w:lang w:val="en-US"/>
        </w:rPr>
        <w:t xml:space="preserve">I haven’t </w:t>
      </w:r>
      <w:proofErr w:type="gramStart"/>
      <w:r w:rsidRPr="001637B1">
        <w:rPr>
          <w:highlight w:val="green"/>
          <w:lang w:val="en-US"/>
        </w:rPr>
        <w:t>back-transformed</w:t>
      </w:r>
      <w:proofErr w:type="gramEnd"/>
      <w:r w:rsidRPr="001637B1">
        <w:rPr>
          <w:highlight w:val="green"/>
          <w:lang w:val="en-US"/>
        </w:rPr>
        <w:t xml:space="preserve"> yet because I’m not sure it helps</w:t>
      </w:r>
    </w:p>
  </w:comment>
  <w:comment w:id="309" w:author="Max Lindmark" w:date="2020-07-31T10:32:00Z" w:initials="ML">
    <w:p w14:paraId="53FC5A81" w14:textId="6C43868A" w:rsidR="00DD3F8F" w:rsidRPr="0081429A" w:rsidRDefault="00DD3F8F">
      <w:pPr>
        <w:pStyle w:val="CommentText"/>
        <w:rPr>
          <w:lang w:val="en-US"/>
        </w:rPr>
      </w:pPr>
      <w:r>
        <w:rPr>
          <w:rStyle w:val="CommentReference"/>
        </w:rPr>
        <w:annotationRef/>
      </w:r>
      <w:r w:rsidRPr="009C21EE">
        <w:rPr>
          <w:highlight w:val="green"/>
          <w:lang w:val="en-US"/>
        </w:rPr>
        <w:t>I judged this model with random intercept only was also better than the student-distributed model (I think because the extreme values are not symmetrical, so the student can only improve one side. Just a guess!)</w:t>
      </w:r>
    </w:p>
  </w:comment>
  <w:comment w:id="322" w:author="Max Lindmark" w:date="2020-07-31T14:38:00Z" w:initials="ML">
    <w:p w14:paraId="12232249" w14:textId="1ADB8608" w:rsidR="00DD3F8F" w:rsidRPr="003E1F6E" w:rsidRDefault="00DD3F8F">
      <w:pPr>
        <w:pStyle w:val="CommentText"/>
        <w:rPr>
          <w:lang w:val="en-US"/>
        </w:rPr>
      </w:pPr>
      <w:r>
        <w:rPr>
          <w:rStyle w:val="CommentReference"/>
        </w:rPr>
        <w:annotationRef/>
      </w:r>
      <w:r w:rsidRPr="00EA72C9">
        <w:rPr>
          <w:highlight w:val="magenta"/>
          <w:lang w:val="en-US"/>
        </w:rPr>
        <w:t>EXAPLIN THESE IN THE LEGEND IF I USE THE SHORTER DESCRIPTION!!!</w:t>
      </w:r>
    </w:p>
  </w:comment>
  <w:comment w:id="323" w:author="Max Lindmark" w:date="2020-08-17T13:28:00Z" w:initials="ML">
    <w:p w14:paraId="59AA0C49" w14:textId="47F6E6CD" w:rsidR="00DD3F8F" w:rsidRPr="00AC147D" w:rsidRDefault="00DD3F8F">
      <w:pPr>
        <w:pStyle w:val="CommentText"/>
        <w:rPr>
          <w:lang w:val="en-US"/>
        </w:rPr>
      </w:pPr>
      <w:r w:rsidRPr="00492B2C">
        <w:rPr>
          <w:rStyle w:val="CommentReference"/>
          <w:highlight w:val="green"/>
        </w:rPr>
        <w:annotationRef/>
      </w:r>
      <w:r w:rsidRPr="00AC147D">
        <w:rPr>
          <w:highlight w:val="green"/>
          <w:lang w:val="en-US"/>
        </w:rPr>
        <w:t>This table is new</w:t>
      </w:r>
    </w:p>
  </w:comment>
  <w:comment w:id="329" w:author="Max Lindmark" w:date="2020-08-17T13:28:00Z" w:initials="ML">
    <w:p w14:paraId="282CCDB2" w14:textId="71DFC713" w:rsidR="00DD3F8F" w:rsidRPr="00AC147D" w:rsidRDefault="00DD3F8F">
      <w:pPr>
        <w:pStyle w:val="CommentText"/>
        <w:rPr>
          <w:lang w:val="en-US"/>
        </w:rPr>
      </w:pPr>
      <w:r w:rsidRPr="0067327F">
        <w:rPr>
          <w:rStyle w:val="CommentReference"/>
          <w:highlight w:val="green"/>
        </w:rPr>
        <w:annotationRef/>
      </w:r>
      <w:r w:rsidRPr="00AC147D">
        <w:rPr>
          <w:highlight w:val="green"/>
          <w:lang w:val="en-US"/>
        </w:rPr>
        <w:t>This table is new</w:t>
      </w:r>
    </w:p>
  </w:comment>
  <w:comment w:id="331" w:author="Max Lindmark" w:date="2020-05-11T12:49:00Z" w:initials="ML">
    <w:p w14:paraId="7550C1A0" w14:textId="77777777" w:rsidR="00DD3F8F" w:rsidRPr="00AE4A5F" w:rsidRDefault="00DD3F8F">
      <w:pPr>
        <w:pStyle w:val="CommentText"/>
        <w:rPr>
          <w:highlight w:val="yellow"/>
          <w:lang w:val="en-GB"/>
        </w:rPr>
      </w:pPr>
      <w:r w:rsidRPr="00CC5696">
        <w:rPr>
          <w:rStyle w:val="CommentReference"/>
          <w:highlight w:val="yellow"/>
        </w:rPr>
        <w:annotationRef/>
      </w:r>
      <w:r w:rsidRPr="00AE4A5F">
        <w:rPr>
          <w:highlight w:val="yellow"/>
          <w:lang w:val="en-GB"/>
        </w:rPr>
        <w:t>Do you prefer I instead use a log axis on y as well? Now I use it on X only, to better see which masses we use. I could also do it for y, in order to not mix it up. I’m just not excited about the strange ticks that come from using ln-transformation rather than log10…</w:t>
      </w:r>
    </w:p>
    <w:p w14:paraId="28148644" w14:textId="3A414715" w:rsidR="00DD3F8F" w:rsidRPr="00AE4A5F" w:rsidRDefault="00DD3F8F">
      <w:pPr>
        <w:pStyle w:val="CommentText"/>
        <w:rPr>
          <w:lang w:val="en-GB"/>
        </w:rPr>
      </w:pPr>
    </w:p>
  </w:comment>
  <w:comment w:id="332" w:author="Jan Ohlberger" w:date="2020-05-22T15:04:00Z" w:initials="Ca">
    <w:p w14:paraId="362109FE" w14:textId="1F8E5486" w:rsidR="00DD3F8F" w:rsidRPr="00AE4A5F" w:rsidRDefault="00DD3F8F">
      <w:pPr>
        <w:pStyle w:val="CommentText"/>
        <w:rPr>
          <w:lang w:val="en-GB"/>
        </w:rPr>
      </w:pPr>
      <w:r>
        <w:rPr>
          <w:rStyle w:val="CommentReference"/>
        </w:rPr>
        <w:annotationRef/>
      </w:r>
      <w:r w:rsidRPr="00AE4A5F">
        <w:rPr>
          <w:lang w:val="en-GB"/>
        </w:rPr>
        <w:t>Could just set your own axes and define the ticks and labels – would recommend that anyway</w:t>
      </w:r>
    </w:p>
  </w:comment>
  <w:comment w:id="333" w:author="Max Lindmark" w:date="2020-09-09T11:30:00Z" w:initials="ML">
    <w:p w14:paraId="0331034C" w14:textId="791E837D" w:rsidR="0090254C" w:rsidRPr="0090254C" w:rsidRDefault="0090254C">
      <w:pPr>
        <w:pStyle w:val="CommentText"/>
        <w:rPr>
          <w:lang w:val="en-US"/>
        </w:rPr>
      </w:pPr>
      <w:r w:rsidRPr="0090254C">
        <w:rPr>
          <w:rStyle w:val="CommentReference"/>
          <w:highlight w:val="green"/>
        </w:rPr>
        <w:annotationRef/>
      </w:r>
      <w:r w:rsidRPr="0090254C">
        <w:rPr>
          <w:highlight w:val="green"/>
          <w:lang w:val="en-US"/>
        </w:rPr>
        <w:t xml:space="preserve">Ok, so just to be clear now, I have the logged values on y, but on x I have the non-log values and instead have a log axis. I chose the breakpoints buy first using the </w:t>
      </w:r>
      <w:proofErr w:type="spellStart"/>
      <w:r w:rsidRPr="0090254C">
        <w:rPr>
          <w:highlight w:val="green"/>
          <w:lang w:val="en-US"/>
        </w:rPr>
        <w:t>automatc</w:t>
      </w:r>
      <w:proofErr w:type="spellEnd"/>
      <w:r w:rsidRPr="0090254C">
        <w:rPr>
          <w:highlight w:val="green"/>
          <w:lang w:val="en-US"/>
        </w:rPr>
        <w:t xml:space="preserve"> ones, and </w:t>
      </w:r>
      <w:proofErr w:type="spellStart"/>
      <w:r w:rsidRPr="0090254C">
        <w:rPr>
          <w:highlight w:val="green"/>
          <w:lang w:val="en-US"/>
        </w:rPr>
        <w:t>and</w:t>
      </w:r>
      <w:proofErr w:type="spellEnd"/>
      <w:r w:rsidRPr="0090254C">
        <w:rPr>
          <w:highlight w:val="green"/>
          <w:lang w:val="en-US"/>
        </w:rPr>
        <w:t xml:space="preserve"> the </w:t>
      </w:r>
      <w:proofErr w:type="spellStart"/>
      <w:r w:rsidRPr="0090254C">
        <w:rPr>
          <w:highlight w:val="green"/>
          <w:lang w:val="en-US"/>
        </w:rPr>
        <w:t>cose</w:t>
      </w:r>
      <w:proofErr w:type="spellEnd"/>
      <w:r w:rsidRPr="0090254C">
        <w:rPr>
          <w:highlight w:val="green"/>
          <w:lang w:val="en-US"/>
        </w:rPr>
        <w:t xml:space="preserve"> the nearest round number to not have overly specific axis tics but at the same time keep equal spacing between ticks on log scale. Same for metabolism + consumption figure</w:t>
      </w:r>
    </w:p>
  </w:comment>
  <w:comment w:id="334" w:author="Jan Ohlberger" w:date="2020-05-22T15:08:00Z" w:initials="Ca">
    <w:p w14:paraId="6CD82E87" w14:textId="3BB44EDA" w:rsidR="00DD3F8F" w:rsidRPr="00AE4A5F" w:rsidRDefault="00DD3F8F">
      <w:pPr>
        <w:pStyle w:val="CommentText"/>
        <w:rPr>
          <w:lang w:val="en-GB"/>
        </w:rPr>
      </w:pPr>
      <w:r>
        <w:rPr>
          <w:rStyle w:val="CommentReference"/>
        </w:rPr>
        <w:annotationRef/>
      </w:r>
      <w:r w:rsidRPr="00AE4A5F">
        <w:rPr>
          <w:lang w:val="en-GB"/>
        </w:rPr>
        <w:t xml:space="preserve">Need to refer to supplement or somewhere to see what the </w:t>
      </w:r>
      <w:proofErr w:type="spellStart"/>
      <w:r w:rsidRPr="00AE4A5F">
        <w:rPr>
          <w:lang w:val="en-GB"/>
        </w:rPr>
        <w:t>colors</w:t>
      </w:r>
      <w:proofErr w:type="spellEnd"/>
      <w:r w:rsidRPr="00AE4A5F">
        <w:rPr>
          <w:lang w:val="en-GB"/>
        </w:rPr>
        <w:t xml:space="preserve"> correspond to…</w:t>
      </w:r>
    </w:p>
  </w:comment>
  <w:comment w:id="335" w:author="Max Lindmark" w:date="2020-07-31T16:20:00Z" w:initials="ML">
    <w:p w14:paraId="3D223E6F" w14:textId="749310A0" w:rsidR="00DD3F8F" w:rsidRPr="00350E0D" w:rsidRDefault="00DD3F8F">
      <w:pPr>
        <w:pStyle w:val="CommentText"/>
        <w:rPr>
          <w:lang w:val="en-US"/>
        </w:rPr>
      </w:pPr>
      <w:r w:rsidRPr="003801D0">
        <w:rPr>
          <w:rStyle w:val="CommentReference"/>
          <w:highlight w:val="green"/>
        </w:rPr>
        <w:annotationRef/>
      </w:r>
      <w:r w:rsidRPr="003801D0">
        <w:rPr>
          <w:highlight w:val="green"/>
          <w:lang w:val="en-US"/>
        </w:rPr>
        <w:t>Hmm, is that really necessary? See my comment in the e-mail about this. In this case it’s doable, but not for the metabolism or consumption I’d say!</w:t>
      </w:r>
    </w:p>
  </w:comment>
  <w:comment w:id="337" w:author="Jan Ohlberger" w:date="2020-05-22T15:10:00Z" w:initials="Ca">
    <w:p w14:paraId="32CB201C" w14:textId="1DC49DD5" w:rsidR="00DD3F8F" w:rsidRPr="00AE4A5F" w:rsidRDefault="00DD3F8F">
      <w:pPr>
        <w:pStyle w:val="CommentText"/>
        <w:rPr>
          <w:lang w:val="en-GB"/>
        </w:rPr>
      </w:pPr>
      <w:r>
        <w:rPr>
          <w:rStyle w:val="CommentReference"/>
        </w:rPr>
        <w:annotationRef/>
      </w:r>
      <w:r w:rsidRPr="00AE4A5F">
        <w:rPr>
          <w:lang w:val="en-GB"/>
        </w:rPr>
        <w:t>Not what the axis labels suggest…</w:t>
      </w:r>
    </w:p>
  </w:comment>
  <w:comment w:id="338" w:author="Max Lindmark" w:date="2020-07-30T10:19:00Z" w:initials="ML">
    <w:p w14:paraId="71B2F5F7" w14:textId="65ADE8C4" w:rsidR="00DD3F8F" w:rsidRPr="002C4F2A" w:rsidRDefault="00DD3F8F">
      <w:pPr>
        <w:pStyle w:val="CommentText"/>
        <w:rPr>
          <w:lang w:val="en-US"/>
        </w:rPr>
      </w:pPr>
      <w:r w:rsidRPr="00BF74F8">
        <w:rPr>
          <w:rStyle w:val="CommentReference"/>
          <w:highlight w:val="green"/>
        </w:rPr>
        <w:annotationRef/>
      </w:r>
      <w:r w:rsidRPr="002C4F2A">
        <w:rPr>
          <w:highlight w:val="green"/>
          <w:lang w:val="en-US"/>
        </w:rPr>
        <w:t>Corrected now, thanks</w:t>
      </w:r>
    </w:p>
  </w:comment>
  <w:comment w:id="339" w:author="Jan Ohlberger" w:date="2020-05-22T15:11:00Z" w:initials="Ca">
    <w:p w14:paraId="203A55C3" w14:textId="3352693D" w:rsidR="00DD3F8F" w:rsidRPr="00AE4A5F" w:rsidRDefault="00DD3F8F">
      <w:pPr>
        <w:pStyle w:val="CommentText"/>
        <w:rPr>
          <w:lang w:val="en-GB"/>
        </w:rPr>
      </w:pPr>
      <w:r>
        <w:rPr>
          <w:rStyle w:val="CommentReference"/>
        </w:rPr>
        <w:annotationRef/>
      </w:r>
      <w:r w:rsidRPr="00AE4A5F">
        <w:rPr>
          <w:lang w:val="en-GB"/>
        </w:rPr>
        <w:t>Same here – shouldn’t this information be available somewhere?</w:t>
      </w:r>
    </w:p>
  </w:comment>
  <w:comment w:id="340" w:author="Max Lindmark" w:date="2020-07-30T10:20:00Z" w:initials="ML">
    <w:p w14:paraId="0305A4D4" w14:textId="6B1CEB30" w:rsidR="00DD3F8F" w:rsidRPr="000A09B0" w:rsidRDefault="00DD3F8F">
      <w:pPr>
        <w:pStyle w:val="CommentText"/>
        <w:rPr>
          <w:lang w:val="en-US"/>
        </w:rPr>
      </w:pPr>
      <w:r w:rsidRPr="00652CC6">
        <w:rPr>
          <w:rStyle w:val="CommentReference"/>
          <w:highlight w:val="green"/>
        </w:rPr>
        <w:annotationRef/>
      </w:r>
      <w:r w:rsidRPr="00652CC6">
        <w:rPr>
          <w:highlight w:val="green"/>
          <w:lang w:val="en-US"/>
        </w:rPr>
        <w:t>I don’t think it’s possible to show this in a meaningful way (the color legend for 34 species). Already 11 is pushing it with a discrete scale, and with a continuous scale it would be basically impossible to match species with the legend!</w:t>
      </w:r>
    </w:p>
  </w:comment>
  <w:comment w:id="341" w:author="Jan Ohlberger" w:date="2020-05-22T15:11:00Z" w:initials="Ca">
    <w:p w14:paraId="7B9C0B78" w14:textId="0AAACA87" w:rsidR="00DD3F8F" w:rsidRPr="00AE4A5F" w:rsidRDefault="00DD3F8F">
      <w:pPr>
        <w:pStyle w:val="CommentText"/>
        <w:rPr>
          <w:lang w:val="en-GB"/>
        </w:rPr>
      </w:pPr>
      <w:r>
        <w:rPr>
          <w:rStyle w:val="CommentReference"/>
        </w:rPr>
        <w:annotationRef/>
      </w:r>
      <w:r w:rsidRPr="00AE4A5F">
        <w:rPr>
          <w:lang w:val="en-GB"/>
        </w:rPr>
        <w:t>What species are the highest masses here, and why are they all above the central prediction? That’s a bit worrisome in terms of residual patterns and suggests the model is missing something?</w:t>
      </w:r>
    </w:p>
  </w:comment>
  <w:comment w:id="342" w:author="Max Lindmark" w:date="2020-09-09T10:23:00Z" w:initials="ML">
    <w:p w14:paraId="08DA513C" w14:textId="77777777" w:rsidR="00DD3F8F" w:rsidRPr="004A1FC7" w:rsidRDefault="00DD3F8F">
      <w:pPr>
        <w:pStyle w:val="CommentText"/>
        <w:rPr>
          <w:highlight w:val="green"/>
          <w:lang w:val="en-US"/>
        </w:rPr>
      </w:pPr>
      <w:r w:rsidRPr="004A1FC7">
        <w:rPr>
          <w:rStyle w:val="CommentReference"/>
          <w:highlight w:val="green"/>
        </w:rPr>
        <w:annotationRef/>
      </w:r>
      <w:r w:rsidRPr="004A1FC7">
        <w:rPr>
          <w:highlight w:val="green"/>
          <w:lang w:val="en-US"/>
        </w:rPr>
        <w:t xml:space="preserve">Hmm, can we tell that from this plot though? The fitted line is only using the global coefficients! I haven’t done it, but we could in theory add fitted lines for all species in the background. Requires some more coding though! </w:t>
      </w:r>
    </w:p>
    <w:p w14:paraId="3A303835" w14:textId="77777777" w:rsidR="00DD3F8F" w:rsidRPr="004A1FC7" w:rsidRDefault="00DD3F8F">
      <w:pPr>
        <w:pStyle w:val="CommentText"/>
        <w:rPr>
          <w:highlight w:val="green"/>
          <w:lang w:val="en-US"/>
        </w:rPr>
      </w:pPr>
    </w:p>
    <w:p w14:paraId="20D1D82F" w14:textId="7779873E" w:rsidR="00DD3F8F" w:rsidRPr="009E740E" w:rsidRDefault="00DD3F8F">
      <w:pPr>
        <w:pStyle w:val="CommentText"/>
        <w:rPr>
          <w:lang w:val="en-US"/>
        </w:rPr>
      </w:pPr>
      <w:r w:rsidRPr="004A1FC7">
        <w:rPr>
          <w:highlight w:val="green"/>
          <w:lang w:val="en-US"/>
        </w:rPr>
        <w:t xml:space="preserve">The species is American paddlefish though! And if we look at the figure with the species-level coefficients, we see that P. </w:t>
      </w:r>
      <w:proofErr w:type="spellStart"/>
      <w:r w:rsidRPr="004A1FC7">
        <w:rPr>
          <w:highlight w:val="green"/>
          <w:lang w:val="en-US"/>
        </w:rPr>
        <w:t>spathula</w:t>
      </w:r>
      <w:proofErr w:type="spellEnd"/>
      <w:r w:rsidRPr="004A1FC7">
        <w:rPr>
          <w:highlight w:val="green"/>
          <w:lang w:val="en-US"/>
        </w:rPr>
        <w:t xml:space="preserve"> has a larger value of the specific exponent (-0.1 compared to the grand mean of ~-0.23 or something like that), which means their slope on this plot wouldn’t be as steep, which it seems from data! I don’t have their intercept estimate though so I can’t really eyeball they whole curve)</w:t>
      </w:r>
    </w:p>
  </w:comment>
  <w:comment w:id="343" w:author="Max Lindmark" w:date="2020-04-24T10:07:00Z" w:initials="ML">
    <w:p w14:paraId="3B501444" w14:textId="558C62E6" w:rsidR="00DD3F8F" w:rsidRPr="00AE4A5F" w:rsidRDefault="00DD3F8F">
      <w:pPr>
        <w:pStyle w:val="CommentText"/>
        <w:rPr>
          <w:rStyle w:val="CommentReference"/>
          <w:highlight w:val="yellow"/>
          <w:lang w:val="en-GB"/>
        </w:rPr>
      </w:pPr>
      <w:r w:rsidRPr="008B4708">
        <w:rPr>
          <w:rStyle w:val="CommentReference"/>
          <w:highlight w:val="yellow"/>
        </w:rPr>
        <w:annotationRef/>
      </w:r>
      <w:r w:rsidRPr="00AE4A5F">
        <w:rPr>
          <w:rStyle w:val="CommentReference"/>
          <w:highlight w:val="yellow"/>
          <w:lang w:val="en-GB"/>
        </w:rPr>
        <w:t>Should we be more careful with the terms? Technically this is only the mass exponent on the linear scale, not the log scale, then it’s just a coefficient.</w:t>
      </w:r>
    </w:p>
    <w:p w14:paraId="771684E7" w14:textId="77777777" w:rsidR="00DD3F8F" w:rsidRPr="00AE4A5F" w:rsidRDefault="00DD3F8F">
      <w:pPr>
        <w:pStyle w:val="CommentText"/>
        <w:rPr>
          <w:rStyle w:val="CommentReference"/>
          <w:highlight w:val="yellow"/>
          <w:lang w:val="en-GB"/>
        </w:rPr>
      </w:pPr>
    </w:p>
    <w:p w14:paraId="4BE8DA61" w14:textId="59F36F20" w:rsidR="00DD3F8F" w:rsidRPr="00AE4A5F" w:rsidRDefault="00DD3F8F">
      <w:pPr>
        <w:pStyle w:val="CommentText"/>
        <w:rPr>
          <w:lang w:val="en-GB"/>
        </w:rPr>
      </w:pPr>
      <w:r w:rsidRPr="00AE4A5F">
        <w:rPr>
          <w:rStyle w:val="CommentReference"/>
          <w:highlight w:val="yellow"/>
          <w:lang w:val="en-GB"/>
        </w:rPr>
        <w:t>Same with activation energy. I think it’s nice to show the activation energy, as here, but sometimes it’s easier to talk about the temperature-coefficient (e.g. when plotting posteriors etc.).</w:t>
      </w:r>
    </w:p>
  </w:comment>
  <w:comment w:id="344" w:author="Anna Gårdmark" w:date="2020-06-21T09:48:00Z" w:initials="AG">
    <w:p w14:paraId="2FB2B447" w14:textId="7E901439" w:rsidR="00DD3F8F" w:rsidRPr="00A54FB7" w:rsidRDefault="00DD3F8F">
      <w:pPr>
        <w:pStyle w:val="CommentText"/>
        <w:rPr>
          <w:lang w:val="en-GB"/>
        </w:rPr>
      </w:pPr>
      <w:r>
        <w:rPr>
          <w:rStyle w:val="CommentReference"/>
        </w:rPr>
        <w:annotationRef/>
      </w:r>
      <w:r w:rsidRPr="00A54FB7">
        <w:rPr>
          <w:lang w:val="en-GB"/>
        </w:rPr>
        <w:t xml:space="preserve">you can just be very explicit and state </w:t>
      </w:r>
      <w:r>
        <w:rPr>
          <w:lang w:val="en-GB"/>
        </w:rPr>
        <w:t>that afterward each term in the second sentence,</w:t>
      </w:r>
      <w:r w:rsidRPr="00A54FB7">
        <w:rPr>
          <w:lang w:val="en-GB"/>
        </w:rPr>
        <w:t xml:space="preserve"> within brackets</w:t>
      </w:r>
    </w:p>
  </w:comment>
  <w:comment w:id="348" w:author="Jan Ohlberger" w:date="2020-05-22T15:26:00Z" w:initials="Ca">
    <w:p w14:paraId="32E01787" w14:textId="4FDF6F61" w:rsidR="00DD3F8F" w:rsidRPr="00AE4A5F" w:rsidRDefault="00DD3F8F">
      <w:pPr>
        <w:pStyle w:val="CommentText"/>
        <w:rPr>
          <w:lang w:val="en-GB"/>
        </w:rPr>
      </w:pPr>
      <w:r>
        <w:rPr>
          <w:rStyle w:val="CommentReference"/>
        </w:rPr>
        <w:annotationRef/>
      </w:r>
      <w:r w:rsidRPr="00AE4A5F">
        <w:rPr>
          <w:lang w:val="en-GB"/>
        </w:rPr>
        <w:t>Could use a wider mass range – maybe something that’s closer to e.g. the 25</w:t>
      </w:r>
      <w:r w:rsidRPr="00AE4A5F">
        <w:rPr>
          <w:vertAlign w:val="superscript"/>
          <w:lang w:val="en-GB"/>
        </w:rPr>
        <w:t>th</w:t>
      </w:r>
      <w:r w:rsidRPr="00AE4A5F">
        <w:rPr>
          <w:lang w:val="en-GB"/>
        </w:rPr>
        <w:t xml:space="preserve"> and 75</w:t>
      </w:r>
      <w:r w:rsidRPr="00AE4A5F">
        <w:rPr>
          <w:vertAlign w:val="superscript"/>
          <w:lang w:val="en-GB"/>
        </w:rPr>
        <w:t>th</w:t>
      </w:r>
      <w:r w:rsidRPr="00AE4A5F">
        <w:rPr>
          <w:lang w:val="en-GB"/>
        </w:rPr>
        <w:t xml:space="preserve"> percentile in the data? Or use 1g and 100g? What was the 10g and 100g based upon? </w:t>
      </w:r>
    </w:p>
  </w:comment>
  <w:comment w:id="349" w:author="Anna Gårdmark" w:date="2020-06-21T09:53:00Z" w:initials="AG">
    <w:p w14:paraId="25694559" w14:textId="459C927C" w:rsidR="00DD3F8F" w:rsidRPr="00A54FB7" w:rsidRDefault="00DD3F8F">
      <w:pPr>
        <w:pStyle w:val="CommentText"/>
        <w:rPr>
          <w:lang w:val="en-GB"/>
        </w:rPr>
      </w:pPr>
      <w:r>
        <w:rPr>
          <w:rStyle w:val="CommentReference"/>
        </w:rPr>
        <w:annotationRef/>
      </w:r>
      <w:r w:rsidRPr="00A54FB7">
        <w:rPr>
          <w:lang w:val="en-GB"/>
        </w:rPr>
        <w:t>or 1g and 1000 g (at least 100 g is quite small for many of the species studied)</w:t>
      </w:r>
    </w:p>
  </w:comment>
  <w:comment w:id="350" w:author="Max Lindmark" w:date="2020-07-28T18:06:00Z" w:initials="ML">
    <w:p w14:paraId="314BD8C7" w14:textId="4D887114" w:rsidR="00DD3F8F" w:rsidRDefault="00DD3F8F">
      <w:pPr>
        <w:pStyle w:val="CommentText"/>
        <w:rPr>
          <w:highlight w:val="green"/>
          <w:lang w:val="en-US"/>
        </w:rPr>
      </w:pPr>
      <w:r>
        <w:rPr>
          <w:highlight w:val="green"/>
          <w:lang w:val="en-US"/>
        </w:rPr>
        <w:t xml:space="preserve">10 and 100 were chosen so that they could be plotted on the same axis! </w:t>
      </w:r>
    </w:p>
    <w:p w14:paraId="0666E177" w14:textId="7BA319A4" w:rsidR="00DD3F8F" w:rsidRDefault="00DD3F8F">
      <w:pPr>
        <w:pStyle w:val="CommentText"/>
        <w:rPr>
          <w:highlight w:val="green"/>
          <w:lang w:val="en-US"/>
        </w:rPr>
      </w:pPr>
    </w:p>
    <w:p w14:paraId="3B1BA064" w14:textId="2B30C238" w:rsidR="00DD3F8F" w:rsidRDefault="00DD3F8F">
      <w:pPr>
        <w:pStyle w:val="CommentText"/>
        <w:rPr>
          <w:highlight w:val="green"/>
          <w:lang w:val="en-US"/>
        </w:rPr>
      </w:pPr>
      <w:r>
        <w:rPr>
          <w:highlight w:val="green"/>
          <w:lang w:val="en-US"/>
        </w:rPr>
        <w:t>Here’s a quick check to see if that’s realistic:</w:t>
      </w:r>
    </w:p>
    <w:p w14:paraId="40944606" w14:textId="1AE557E7" w:rsidR="00DD3F8F" w:rsidRDefault="00DD3F8F">
      <w:pPr>
        <w:pStyle w:val="CommentText"/>
        <w:rPr>
          <w:highlight w:val="green"/>
          <w:lang w:val="en-US"/>
        </w:rPr>
      </w:pPr>
    </w:p>
    <w:p w14:paraId="6B6A092A" w14:textId="1B44871B" w:rsidR="00DD3F8F" w:rsidRDefault="00DD3F8F">
      <w:pPr>
        <w:pStyle w:val="CommentText"/>
        <w:rPr>
          <w:highlight w:val="green"/>
          <w:lang w:val="en-US"/>
        </w:rPr>
      </w:pPr>
      <w:r>
        <w:rPr>
          <w:highlight w:val="green"/>
          <w:lang w:val="en-US"/>
        </w:rPr>
        <w:t>Growth at optimum temperature:</w:t>
      </w:r>
    </w:p>
    <w:p w14:paraId="1EF79394" w14:textId="77777777" w:rsidR="00DD3F8F" w:rsidRDefault="00DD3F8F">
      <w:pPr>
        <w:pStyle w:val="CommentText"/>
        <w:rPr>
          <w:highlight w:val="green"/>
          <w:lang w:val="en-US"/>
        </w:rPr>
      </w:pPr>
    </w:p>
    <w:p w14:paraId="549881DA" w14:textId="227A2350" w:rsidR="00DD3F8F" w:rsidRDefault="00DD3F8F">
      <w:pPr>
        <w:pStyle w:val="CommentText"/>
        <w:rPr>
          <w:highlight w:val="green"/>
          <w:lang w:val="en-US"/>
        </w:rPr>
      </w:pPr>
      <w:r>
        <w:rPr>
          <w:highlight w:val="green"/>
          <w:lang w:val="en-US"/>
        </w:rPr>
        <w:t>2 g: ~0.3 g/day -&gt; 0.3/2=0.15 g/g/d -&gt;15% day</w:t>
      </w:r>
    </w:p>
    <w:p w14:paraId="47A0132F" w14:textId="630CD7AD" w:rsidR="00DD3F8F" w:rsidRDefault="00DD3F8F">
      <w:pPr>
        <w:pStyle w:val="CommentText"/>
        <w:rPr>
          <w:highlight w:val="green"/>
          <w:lang w:val="en-US"/>
        </w:rPr>
      </w:pPr>
    </w:p>
    <w:p w14:paraId="16BBC36A" w14:textId="2E11DEB2" w:rsidR="00DD3F8F" w:rsidRDefault="00DD3F8F" w:rsidP="00C32F5D">
      <w:pPr>
        <w:pStyle w:val="CommentText"/>
        <w:rPr>
          <w:highlight w:val="green"/>
          <w:lang w:val="en-US"/>
        </w:rPr>
      </w:pPr>
      <w:r>
        <w:rPr>
          <w:highlight w:val="green"/>
          <w:lang w:val="en-US"/>
        </w:rPr>
        <w:t>200 g: ~3 g/day -&gt; 3/200=0.015 g/g/d -&gt;1.5% day</w:t>
      </w:r>
    </w:p>
    <w:p w14:paraId="7EBAED5F" w14:textId="7C8C4ECD" w:rsidR="00DD3F8F" w:rsidRDefault="00DD3F8F">
      <w:pPr>
        <w:pStyle w:val="CommentText"/>
        <w:rPr>
          <w:highlight w:val="green"/>
          <w:lang w:val="en-US"/>
        </w:rPr>
      </w:pPr>
    </w:p>
    <w:p w14:paraId="2DB80E14" w14:textId="47BC1A0A" w:rsidR="00DD3F8F" w:rsidRDefault="00DD3F8F">
      <w:pPr>
        <w:pStyle w:val="CommentText"/>
        <w:rPr>
          <w:highlight w:val="green"/>
          <w:lang w:val="en-US"/>
        </w:rPr>
      </w:pPr>
      <w:r>
        <w:rPr>
          <w:highlight w:val="green"/>
          <w:lang w:val="en-US"/>
        </w:rPr>
        <w:t>So, in units %/day the small grow 10X faster, hence it’s hard to put on the same scale.</w:t>
      </w:r>
    </w:p>
    <w:p w14:paraId="163FBE23" w14:textId="266E09A7" w:rsidR="00DD3F8F" w:rsidRDefault="00DD3F8F">
      <w:pPr>
        <w:pStyle w:val="CommentText"/>
        <w:rPr>
          <w:highlight w:val="green"/>
          <w:lang w:val="en-US"/>
        </w:rPr>
      </w:pPr>
    </w:p>
    <w:p w14:paraId="66750356" w14:textId="72636C85" w:rsidR="00DD3F8F" w:rsidRDefault="00DD3F8F">
      <w:pPr>
        <w:pStyle w:val="CommentText"/>
        <w:rPr>
          <w:highlight w:val="green"/>
          <w:lang w:val="en-US"/>
        </w:rPr>
      </w:pPr>
      <w:r>
        <w:rPr>
          <w:highlight w:val="green"/>
          <w:lang w:val="en-US"/>
        </w:rPr>
        <w:t xml:space="preserve">This can be compared to </w:t>
      </w:r>
      <w:proofErr w:type="spellStart"/>
      <w:r>
        <w:rPr>
          <w:highlight w:val="green"/>
          <w:lang w:val="en-US"/>
        </w:rPr>
        <w:t>Björrnson’s</w:t>
      </w:r>
      <w:proofErr w:type="spellEnd"/>
      <w:r>
        <w:rPr>
          <w:highlight w:val="green"/>
          <w:lang w:val="en-US"/>
        </w:rPr>
        <w:t xml:space="preserve"> growth rate data, where the growth at optimum for a 2g fish is ~7%/day and a 373 g fish is 0.6%/day</w:t>
      </w:r>
    </w:p>
    <w:p w14:paraId="756D48BC" w14:textId="77777777" w:rsidR="00DD3F8F" w:rsidRDefault="00DD3F8F">
      <w:pPr>
        <w:pStyle w:val="CommentText"/>
        <w:rPr>
          <w:highlight w:val="green"/>
          <w:lang w:val="en-US"/>
        </w:rPr>
      </w:pPr>
    </w:p>
    <w:p w14:paraId="15BD48CB" w14:textId="5A1D4B93" w:rsidR="00DD3F8F" w:rsidRDefault="00DD3F8F" w:rsidP="00473A3F">
      <w:pPr>
        <w:pStyle w:val="CommentText"/>
        <w:rPr>
          <w:highlight w:val="green"/>
          <w:lang w:val="en-US"/>
        </w:rPr>
      </w:pPr>
      <w:r>
        <w:rPr>
          <w:highlight w:val="green"/>
          <w:lang w:val="en-US"/>
        </w:rPr>
        <w:t>Now I’ve chosen 2</w:t>
      </w:r>
      <w:r w:rsidRPr="0065405C">
        <w:rPr>
          <w:highlight w:val="green"/>
          <w:lang w:val="en-US"/>
        </w:rPr>
        <w:t xml:space="preserve"> and </w:t>
      </w:r>
      <w:r>
        <w:rPr>
          <w:highlight w:val="green"/>
          <w:lang w:val="en-US"/>
        </w:rPr>
        <w:t>2</w:t>
      </w:r>
      <w:r w:rsidRPr="0065405C">
        <w:rPr>
          <w:highlight w:val="green"/>
          <w:lang w:val="en-US"/>
        </w:rPr>
        <w:t>00 because those were close to the 25</w:t>
      </w:r>
      <w:r w:rsidRPr="0065405C">
        <w:rPr>
          <w:highlight w:val="green"/>
          <w:vertAlign w:val="superscript"/>
          <w:lang w:val="en-US"/>
        </w:rPr>
        <w:t>th</w:t>
      </w:r>
      <w:r w:rsidRPr="0065405C">
        <w:rPr>
          <w:highlight w:val="green"/>
          <w:lang w:val="en-US"/>
        </w:rPr>
        <w:t xml:space="preserve"> and 75</w:t>
      </w:r>
      <w:r w:rsidRPr="0065405C">
        <w:rPr>
          <w:highlight w:val="green"/>
          <w:vertAlign w:val="superscript"/>
          <w:lang w:val="en-US"/>
        </w:rPr>
        <w:t>th</w:t>
      </w:r>
      <w:r w:rsidRPr="0065405C">
        <w:rPr>
          <w:highlight w:val="green"/>
          <w:lang w:val="en-US"/>
        </w:rPr>
        <w:t xml:space="preserve"> percentile</w:t>
      </w:r>
      <w:r>
        <w:rPr>
          <w:highlight w:val="green"/>
          <w:lang w:val="en-US"/>
        </w:rPr>
        <w:t xml:space="preserve"> of the masses used for the polynomial fit (that is the narrower size range). I’d rather not extrapolate the polynomial model beyond that.</w:t>
      </w:r>
    </w:p>
    <w:p w14:paraId="30E934C6" w14:textId="7D9A58C2" w:rsidR="00DD3F8F" w:rsidRDefault="00DD3F8F" w:rsidP="00473A3F">
      <w:pPr>
        <w:pStyle w:val="CommentText"/>
        <w:rPr>
          <w:highlight w:val="green"/>
          <w:lang w:val="en-US"/>
        </w:rPr>
      </w:pPr>
    </w:p>
    <w:p w14:paraId="11CB6FCF" w14:textId="77777777" w:rsidR="00DD3F8F" w:rsidRDefault="00DD3F8F" w:rsidP="00473A3F">
      <w:pPr>
        <w:pStyle w:val="CommentText"/>
        <w:rPr>
          <w:highlight w:val="green"/>
          <w:lang w:val="en-US"/>
        </w:rPr>
      </w:pPr>
      <w:r>
        <w:rPr>
          <w:highlight w:val="green"/>
          <w:lang w:val="en-US"/>
        </w:rPr>
        <w:t>I did not add the polygon because I think the plot is cleaner now!</w:t>
      </w:r>
    </w:p>
    <w:p w14:paraId="2B8DD7A0" w14:textId="77777777" w:rsidR="00DD3F8F" w:rsidRDefault="00DD3F8F" w:rsidP="00473A3F">
      <w:pPr>
        <w:pStyle w:val="CommentText"/>
        <w:rPr>
          <w:highlight w:val="green"/>
          <w:lang w:val="en-US"/>
        </w:rPr>
      </w:pPr>
    </w:p>
    <w:p w14:paraId="113A0830" w14:textId="77777777" w:rsidR="00DD3F8F" w:rsidRDefault="00DD3F8F" w:rsidP="00473A3F">
      <w:pPr>
        <w:pStyle w:val="CommentText"/>
        <w:rPr>
          <w:highlight w:val="green"/>
          <w:lang w:val="en-US"/>
        </w:rPr>
      </w:pPr>
      <w:r>
        <w:rPr>
          <w:highlight w:val="green"/>
          <w:lang w:val="en-US"/>
        </w:rPr>
        <w:t>The consumption curve looks rather flat, but that’s how it is! The fit with data is in the appendix, and even when I use the data with only optimum points and beyond, it’s not a major curve down. The important thing is that metabolism increases exponentially!</w:t>
      </w:r>
    </w:p>
    <w:p w14:paraId="3D830A1E" w14:textId="77777777" w:rsidR="00DD3F8F" w:rsidRDefault="00DD3F8F" w:rsidP="00473A3F">
      <w:pPr>
        <w:pStyle w:val="CommentText"/>
        <w:rPr>
          <w:highlight w:val="green"/>
          <w:lang w:val="en-US"/>
        </w:rPr>
      </w:pPr>
    </w:p>
    <w:p w14:paraId="198DE98E" w14:textId="6727F74A" w:rsidR="00DD3F8F" w:rsidRPr="001B2028" w:rsidRDefault="00DD3F8F" w:rsidP="00473A3F">
      <w:pPr>
        <w:pStyle w:val="CommentText"/>
        <w:rPr>
          <w:highlight w:val="green"/>
          <w:lang w:val="en-US"/>
        </w:rPr>
      </w:pPr>
      <w:r>
        <w:rPr>
          <w:noProof/>
        </w:rPr>
        <w:drawing>
          <wp:inline distT="0" distB="0" distL="0" distR="0" wp14:anchorId="0346BC49" wp14:editId="11F5DCEA">
            <wp:extent cx="2676390" cy="1581512"/>
            <wp:effectExtent l="0" t="0" r="3810" b="635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rotWithShape="1">
                    <a:blip r:embed="rId3" cstate="print">
                      <a:extLst>
                        <a:ext uri="{28A0092B-C50C-407E-A947-70E740481C1C}">
                          <a14:useLocalDpi xmlns:a14="http://schemas.microsoft.com/office/drawing/2010/main" val="0"/>
                        </a:ext>
                      </a:extLst>
                    </a:blip>
                    <a:srcRect t="17579" b="23330"/>
                    <a:stretch/>
                  </pic:blipFill>
                  <pic:spPr bwMode="auto">
                    <a:xfrm>
                      <a:off x="0" y="0"/>
                      <a:ext cx="2699116" cy="1594941"/>
                    </a:xfrm>
                    <a:prstGeom prst="rect">
                      <a:avLst/>
                    </a:prstGeom>
                    <a:ln>
                      <a:noFill/>
                    </a:ln>
                    <a:extLst>
                      <a:ext uri="{53640926-AAD7-44D8-BBD7-CCE9431645EC}">
                        <a14:shadowObscured xmlns:a14="http://schemas.microsoft.com/office/drawing/2010/main"/>
                      </a:ext>
                    </a:extLst>
                  </pic:spPr>
                </pic:pic>
              </a:graphicData>
            </a:graphic>
          </wp:inline>
        </w:drawing>
      </w:r>
    </w:p>
  </w:comment>
  <w:comment w:id="351" w:author="Jan Ohlberger" w:date="2020-05-22T17:29:00Z" w:initials="Ca">
    <w:p w14:paraId="104DA3B1" w14:textId="55AF804B" w:rsidR="00DD3F8F" w:rsidRPr="00AE4A5F" w:rsidRDefault="00DD3F8F">
      <w:pPr>
        <w:pStyle w:val="CommentText"/>
        <w:rPr>
          <w:lang w:val="en-GB"/>
        </w:rPr>
      </w:pPr>
      <w:r>
        <w:rPr>
          <w:rStyle w:val="CommentReference"/>
        </w:rPr>
        <w:annotationRef/>
      </w:r>
      <w:r w:rsidRPr="00AE4A5F">
        <w:rPr>
          <w:lang w:val="en-GB"/>
        </w:rPr>
        <w:t xml:space="preserve">Would be nice to have some polygons (maybe in a very light </w:t>
      </w:r>
      <w:proofErr w:type="spellStart"/>
      <w:r w:rsidRPr="00AE4A5F">
        <w:rPr>
          <w:lang w:val="en-GB"/>
        </w:rPr>
        <w:t>gray</w:t>
      </w:r>
      <w:proofErr w:type="spellEnd"/>
      <w:r w:rsidRPr="00AE4A5F">
        <w:rPr>
          <w:lang w:val="en-GB"/>
        </w:rPr>
        <w:t xml:space="preserve">) indicating the net energy gain between the two curves for metabolism and consumption </w:t>
      </w:r>
    </w:p>
  </w:comment>
  <w:comment w:id="352" w:author="Anna Gårdmark" w:date="2020-06-21T09:54:00Z" w:initials="AG">
    <w:p w14:paraId="3EC870C4" w14:textId="10ED8F65" w:rsidR="00DD3F8F" w:rsidRPr="00A54FB7" w:rsidRDefault="00DD3F8F">
      <w:pPr>
        <w:pStyle w:val="CommentText"/>
        <w:rPr>
          <w:lang w:val="en-GB"/>
        </w:rPr>
      </w:pPr>
      <w:r>
        <w:rPr>
          <w:rStyle w:val="CommentReference"/>
        </w:rPr>
        <w:annotationRef/>
      </w:r>
      <w:r w:rsidRPr="00A54FB7">
        <w:rPr>
          <w:lang w:val="en-GB"/>
        </w:rPr>
        <w:t xml:space="preserve">good idea. that would also make it easier to navigate among all the curves (easily shows which fits together, and the step-wise comparison to be made [i.e. </w:t>
      </w:r>
      <w:r>
        <w:rPr>
          <w:lang w:val="en-GB"/>
        </w:rPr>
        <w:t xml:space="preserve">first compare </w:t>
      </w:r>
      <w:proofErr w:type="spellStart"/>
      <w:r>
        <w:rPr>
          <w:lang w:val="en-GB"/>
        </w:rPr>
        <w:t>consump</w:t>
      </w:r>
      <w:proofErr w:type="spellEnd"/>
      <w:r>
        <w:rPr>
          <w:lang w:val="en-GB"/>
        </w:rPr>
        <w:t xml:space="preserve"> &amp; </w:t>
      </w:r>
      <w:proofErr w:type="spellStart"/>
      <w:r>
        <w:rPr>
          <w:lang w:val="en-GB"/>
        </w:rPr>
        <w:t>metabol</w:t>
      </w:r>
      <w:proofErr w:type="spellEnd"/>
      <w:r>
        <w:rPr>
          <w:lang w:val="en-GB"/>
        </w:rPr>
        <w:t xml:space="preserve"> within a size class, then compare the resulting growth curves between the size classes – not that easy for readers unfamiliar to this kind of reasoning]</w:t>
      </w:r>
    </w:p>
  </w:comment>
  <w:comment w:id="353" w:author="Max Lindmark" w:date="2020-07-31T16:24:00Z" w:initials="ML">
    <w:p w14:paraId="2473BACC" w14:textId="348BBABA" w:rsidR="00DD3F8F" w:rsidRPr="00216134" w:rsidRDefault="00DD3F8F">
      <w:pPr>
        <w:pStyle w:val="CommentText"/>
        <w:rPr>
          <w:lang w:val="en-US"/>
        </w:rPr>
      </w:pPr>
      <w:r w:rsidRPr="001D7896">
        <w:rPr>
          <w:rStyle w:val="CommentReference"/>
          <w:highlight w:val="green"/>
        </w:rPr>
        <w:annotationRef/>
      </w:r>
      <w:r w:rsidRPr="001D7896">
        <w:rPr>
          <w:highlight w:val="green"/>
          <w:lang w:val="en-US"/>
        </w:rPr>
        <w:t>New layout! Let me know if you still think so</w:t>
      </w:r>
    </w:p>
  </w:comment>
  <w:comment w:id="356" w:author="Jan Ohlberger" w:date="2020-05-22T15:35:00Z" w:initials="Ca">
    <w:p w14:paraId="4E090E20" w14:textId="03D487F1" w:rsidR="00DD3F8F" w:rsidRPr="00AE4A5F" w:rsidRDefault="00DD3F8F">
      <w:pPr>
        <w:pStyle w:val="CommentText"/>
        <w:rPr>
          <w:lang w:val="en-GB"/>
        </w:rPr>
      </w:pPr>
      <w:r>
        <w:rPr>
          <w:rStyle w:val="CommentReference"/>
        </w:rPr>
        <w:annotationRef/>
      </w:r>
      <w:r w:rsidRPr="00AE4A5F">
        <w:rPr>
          <w:lang w:val="en-GB"/>
        </w:rPr>
        <w:t>Rather focus on body size and population size structure here since the sentence also starts with ‘individual growth’?</w:t>
      </w:r>
    </w:p>
  </w:comment>
  <w:comment w:id="357" w:author="Anna Gårdmark" w:date="2020-06-22T13:54:00Z" w:initials="AG">
    <w:p w14:paraId="13734723" w14:textId="5FB597AE" w:rsidR="00DD3F8F" w:rsidRPr="00CD0AB3" w:rsidRDefault="00DD3F8F">
      <w:pPr>
        <w:pStyle w:val="CommentText"/>
        <w:rPr>
          <w:lang w:val="en-GB"/>
        </w:rPr>
      </w:pPr>
      <w:r>
        <w:rPr>
          <w:rStyle w:val="CommentReference"/>
        </w:rPr>
        <w:annotationRef/>
      </w:r>
      <w:r w:rsidRPr="00CD0AB3">
        <w:rPr>
          <w:lang w:val="en-GB"/>
        </w:rPr>
        <w:t>agree, good point</w:t>
      </w:r>
    </w:p>
  </w:comment>
  <w:comment w:id="363" w:author="Anna Gårdmark" w:date="2020-06-22T13:55:00Z" w:initials="AG">
    <w:p w14:paraId="1C13EF18" w14:textId="34D1226A" w:rsidR="00DD3F8F" w:rsidRPr="00CD0AB3" w:rsidRDefault="00DD3F8F">
      <w:pPr>
        <w:pStyle w:val="CommentText"/>
        <w:rPr>
          <w:lang w:val="en-GB"/>
        </w:rPr>
      </w:pPr>
      <w:r>
        <w:rPr>
          <w:rStyle w:val="CommentReference"/>
        </w:rPr>
        <w:annotationRef/>
      </w:r>
      <w:r w:rsidRPr="00CD0AB3">
        <w:rPr>
          <w:lang w:val="en-GB"/>
        </w:rPr>
        <w:t>not really needed</w:t>
      </w:r>
      <w:r>
        <w:rPr>
          <w:lang w:val="en-GB"/>
        </w:rPr>
        <w:t xml:space="preserve"> I think</w:t>
      </w:r>
    </w:p>
  </w:comment>
  <w:comment w:id="364" w:author="Jan Ohlberger" w:date="2020-05-22T15:37:00Z" w:initials="Ca">
    <w:p w14:paraId="04695A57" w14:textId="277B4410" w:rsidR="00DD3F8F" w:rsidRPr="00AE4A5F" w:rsidRDefault="00DD3F8F">
      <w:pPr>
        <w:pStyle w:val="CommentText"/>
        <w:rPr>
          <w:lang w:val="en-GB"/>
        </w:rPr>
      </w:pPr>
      <w:r>
        <w:rPr>
          <w:rStyle w:val="CommentReference"/>
        </w:rPr>
        <w:annotationRef/>
      </w:r>
      <w:r w:rsidRPr="00AE4A5F">
        <w:rPr>
          <w:lang w:val="en-GB"/>
        </w:rPr>
        <w:t>Add other examples to both?</w:t>
      </w:r>
    </w:p>
  </w:comment>
  <w:comment w:id="365" w:author="Max Lindmark" w:date="2020-07-31T16:28:00Z" w:initials="ML">
    <w:p w14:paraId="2139FD56" w14:textId="4F0C2C0A" w:rsidR="00DD3F8F" w:rsidRPr="00296C65" w:rsidRDefault="00DD3F8F">
      <w:pPr>
        <w:pStyle w:val="CommentText"/>
        <w:rPr>
          <w:lang w:val="en-US"/>
        </w:rPr>
      </w:pPr>
      <w:r w:rsidRPr="003D5999">
        <w:rPr>
          <w:rStyle w:val="CommentReference"/>
          <w:highlight w:val="green"/>
        </w:rPr>
        <w:annotationRef/>
      </w:r>
      <w:r w:rsidRPr="003D5999">
        <w:rPr>
          <w:highlight w:val="green"/>
          <w:lang w:val="en-US"/>
        </w:rPr>
        <w:t xml:space="preserve">Added Killen who plotted intraspecific b’s against average interspecific temperature and </w:t>
      </w:r>
      <w:proofErr w:type="spellStart"/>
      <w:r w:rsidRPr="003D5999">
        <w:rPr>
          <w:highlight w:val="green"/>
          <w:lang w:val="en-US"/>
        </w:rPr>
        <w:t>Bokma</w:t>
      </w:r>
      <w:proofErr w:type="spellEnd"/>
      <w:r w:rsidRPr="003D5999">
        <w:rPr>
          <w:highlight w:val="green"/>
          <w:lang w:val="en-US"/>
        </w:rPr>
        <w:t xml:space="preserve"> who analyzes intraspecific b’s</w:t>
      </w:r>
    </w:p>
  </w:comment>
  <w:comment w:id="366" w:author="Jan Ohlberger" w:date="2020-05-22T15:39:00Z" w:initials="Ca">
    <w:p w14:paraId="6E375429" w14:textId="7CF901F4" w:rsidR="00DD3F8F" w:rsidRPr="00AE4A5F" w:rsidRDefault="00DD3F8F">
      <w:pPr>
        <w:pStyle w:val="CommentText"/>
        <w:rPr>
          <w:lang w:val="en-GB"/>
        </w:rPr>
      </w:pPr>
      <w:r>
        <w:rPr>
          <w:rStyle w:val="CommentReference"/>
        </w:rPr>
        <w:annotationRef/>
      </w:r>
      <w:r w:rsidRPr="00AE4A5F">
        <w:rPr>
          <w:lang w:val="en-GB"/>
        </w:rPr>
        <w:t>Rather talk about ‘temperature sensitivity’?</w:t>
      </w:r>
    </w:p>
  </w:comment>
  <w:comment w:id="367" w:author="Max Lindmark" w:date="2020-07-31T16:31:00Z" w:initials="ML">
    <w:p w14:paraId="3EDB20CA" w14:textId="448AF22A" w:rsidR="00DD3F8F" w:rsidRPr="00110BFB" w:rsidRDefault="00DD3F8F">
      <w:pPr>
        <w:pStyle w:val="CommentText"/>
        <w:rPr>
          <w:lang w:val="en-US"/>
        </w:rPr>
      </w:pPr>
      <w:r w:rsidRPr="00A502BE">
        <w:rPr>
          <w:rStyle w:val="CommentReference"/>
          <w:highlight w:val="green"/>
        </w:rPr>
        <w:annotationRef/>
      </w:r>
      <w:r w:rsidRPr="00A502BE">
        <w:rPr>
          <w:highlight w:val="green"/>
          <w:lang w:val="en-US"/>
        </w:rPr>
        <w:t>Ok!</w:t>
      </w:r>
    </w:p>
  </w:comment>
  <w:comment w:id="368" w:author="Jan Ohlberger" w:date="2020-05-22T15:41:00Z" w:initials="Ca">
    <w:p w14:paraId="73EB81E9" w14:textId="10E714EC" w:rsidR="00DD3F8F" w:rsidRPr="00AE4A5F" w:rsidRDefault="00DD3F8F">
      <w:pPr>
        <w:pStyle w:val="CommentText"/>
        <w:rPr>
          <w:lang w:val="en-GB"/>
        </w:rPr>
      </w:pPr>
      <w:r>
        <w:rPr>
          <w:rStyle w:val="CommentReference"/>
        </w:rPr>
        <w:annotationRef/>
      </w:r>
      <w:r w:rsidRPr="00AE4A5F">
        <w:rPr>
          <w:lang w:val="en-GB"/>
        </w:rPr>
        <w:t>Not sure this is the best way to describe it but if used it needs to be clearly defined.</w:t>
      </w:r>
    </w:p>
  </w:comment>
  <w:comment w:id="369" w:author="Anna Gårdmark" w:date="2020-06-22T13:58:00Z" w:initials="AG">
    <w:p w14:paraId="446A747E" w14:textId="198713DF" w:rsidR="00DD3F8F" w:rsidRPr="00CD0AB3" w:rsidRDefault="00DD3F8F">
      <w:pPr>
        <w:pStyle w:val="CommentText"/>
        <w:rPr>
          <w:lang w:val="en-GB"/>
        </w:rPr>
      </w:pPr>
      <w:r>
        <w:rPr>
          <w:rStyle w:val="CommentReference"/>
        </w:rPr>
        <w:annotationRef/>
      </w:r>
      <w:r w:rsidRPr="00CD0AB3">
        <w:rPr>
          <w:lang w:val="en-GB"/>
        </w:rPr>
        <w:t>works if you insert an explanation within brackets directly after the term</w:t>
      </w:r>
    </w:p>
  </w:comment>
  <w:comment w:id="370" w:author="Max Lindmark" w:date="2020-07-31T16:33:00Z" w:initials="ML">
    <w:p w14:paraId="60BFEC15" w14:textId="3F16F491" w:rsidR="00DD3F8F" w:rsidRPr="001F44AA" w:rsidRDefault="00DD3F8F">
      <w:pPr>
        <w:pStyle w:val="CommentText"/>
        <w:rPr>
          <w:lang w:val="en-US"/>
        </w:rPr>
      </w:pPr>
      <w:r w:rsidRPr="00A502BE">
        <w:rPr>
          <w:rStyle w:val="CommentReference"/>
          <w:highlight w:val="green"/>
        </w:rPr>
        <w:annotationRef/>
      </w:r>
      <w:r w:rsidRPr="00A502BE">
        <w:rPr>
          <w:highlight w:val="green"/>
          <w:lang w:val="en-US"/>
        </w:rPr>
        <w:t>I think it’s a term that’s quite often used so maybe it’s good to stick with that!</w:t>
      </w:r>
    </w:p>
  </w:comment>
  <w:comment w:id="372" w:author="Jan Ohlberger" w:date="2020-05-22T15:40:00Z" w:initials="Ca">
    <w:p w14:paraId="36564AC2" w14:textId="4D6C084C" w:rsidR="00DD3F8F" w:rsidRPr="00AE4A5F" w:rsidRDefault="00DD3F8F">
      <w:pPr>
        <w:pStyle w:val="CommentText"/>
        <w:rPr>
          <w:lang w:val="en-GB"/>
        </w:rPr>
      </w:pPr>
      <w:r>
        <w:rPr>
          <w:rStyle w:val="CommentReference"/>
        </w:rPr>
        <w:annotationRef/>
      </w:r>
      <w:r w:rsidRPr="00AE4A5F">
        <w:rPr>
          <w:lang w:val="en-GB"/>
        </w:rPr>
        <w:t xml:space="preserve">How about “the </w:t>
      </w:r>
      <w:r>
        <w:rPr>
          <w:rFonts w:eastAsiaTheme="minorEastAsia" w:cstheme="minorHAnsi"/>
          <w:lang w:val="en-GB"/>
        </w:rPr>
        <w:t xml:space="preserve">relationship between </w:t>
      </w:r>
      <w:r w:rsidRPr="004559BC">
        <w:rPr>
          <w:rFonts w:eastAsiaTheme="minorEastAsia" w:cstheme="minorHAnsi"/>
          <w:lang w:val="en-GB"/>
        </w:rPr>
        <w:t xml:space="preserve">maximum consumption rate </w:t>
      </w:r>
      <w:r>
        <w:rPr>
          <w:rFonts w:eastAsiaTheme="minorEastAsia" w:cstheme="minorHAnsi"/>
          <w:lang w:val="en-GB"/>
        </w:rPr>
        <w:t>and temperature is typically</w:t>
      </w:r>
      <w:r w:rsidRPr="004559BC">
        <w:rPr>
          <w:rFonts w:eastAsiaTheme="minorEastAsia" w:cstheme="minorHAnsi"/>
          <w:lang w:val="en-GB"/>
        </w:rPr>
        <w:t xml:space="preserve"> unimodal</w:t>
      </w:r>
      <w:r>
        <w:rPr>
          <w:rFonts w:eastAsiaTheme="minorEastAsia" w:cstheme="minorHAnsi"/>
          <w:lang w:val="en-GB"/>
        </w:rPr>
        <w:t xml:space="preserve"> within species</w:t>
      </w:r>
      <w:r w:rsidRPr="00AE4A5F">
        <w:rPr>
          <w:lang w:val="en-GB"/>
        </w:rPr>
        <w:t>”</w:t>
      </w:r>
    </w:p>
  </w:comment>
  <w:comment w:id="373" w:author="Max Lindmark" w:date="2020-07-31T16:34:00Z" w:initials="ML">
    <w:p w14:paraId="0A83B8AE" w14:textId="46EF8444" w:rsidR="00DD3F8F" w:rsidRPr="003E1266" w:rsidRDefault="00DD3F8F">
      <w:pPr>
        <w:pStyle w:val="CommentText"/>
        <w:rPr>
          <w:lang w:val="en-US"/>
        </w:rPr>
      </w:pPr>
      <w:r>
        <w:rPr>
          <w:rStyle w:val="CommentReference"/>
        </w:rPr>
        <w:annotationRef/>
      </w:r>
      <w:r w:rsidRPr="003E1266">
        <w:rPr>
          <w:lang w:val="en-US"/>
        </w:rPr>
        <w:t>I like it!</w:t>
      </w:r>
    </w:p>
  </w:comment>
  <w:comment w:id="380" w:author="Jan Ohlberger" w:date="2020-05-22T15:43:00Z" w:initials="Ca">
    <w:p w14:paraId="1D0B061A" w14:textId="49E303FE" w:rsidR="00DD3F8F" w:rsidRPr="00AE4A5F" w:rsidRDefault="00DD3F8F">
      <w:pPr>
        <w:pStyle w:val="CommentText"/>
        <w:rPr>
          <w:lang w:val="en-GB"/>
        </w:rPr>
      </w:pPr>
      <w:r>
        <w:rPr>
          <w:rStyle w:val="CommentReference"/>
        </w:rPr>
        <w:annotationRef/>
      </w:r>
      <w:r w:rsidRPr="00AE4A5F">
        <w:rPr>
          <w:lang w:val="en-GB"/>
        </w:rPr>
        <w:t>Not clear whether this refers to finding of the study or not.</w:t>
      </w:r>
    </w:p>
  </w:comment>
  <w:comment w:id="384" w:author="Jan Ohlberger" w:date="2020-05-22T15:46:00Z" w:initials="Ca">
    <w:p w14:paraId="4C22DE67" w14:textId="38D916BF" w:rsidR="00DD3F8F" w:rsidRPr="00AE4A5F" w:rsidRDefault="00DD3F8F">
      <w:pPr>
        <w:pStyle w:val="CommentText"/>
        <w:rPr>
          <w:lang w:val="en-GB"/>
        </w:rPr>
      </w:pPr>
      <w:r>
        <w:rPr>
          <w:rStyle w:val="CommentReference"/>
        </w:rPr>
        <w:annotationRef/>
      </w:r>
      <w:r w:rsidRPr="00AE4A5F">
        <w:rPr>
          <w:lang w:val="en-GB"/>
        </w:rPr>
        <w:t>I’d leave out the species here since we don’t provide species names for the other examples either.</w:t>
      </w:r>
    </w:p>
  </w:comment>
  <w:comment w:id="385" w:author="Max Lindmark" w:date="2020-07-31T16:38:00Z" w:initials="ML">
    <w:p w14:paraId="1F089F51" w14:textId="5AE4F459" w:rsidR="00DD3F8F" w:rsidRPr="002716D6" w:rsidRDefault="00DD3F8F">
      <w:pPr>
        <w:pStyle w:val="CommentText"/>
        <w:rPr>
          <w:lang w:val="en-US"/>
        </w:rPr>
      </w:pPr>
      <w:r w:rsidRPr="00827A44">
        <w:rPr>
          <w:rStyle w:val="CommentReference"/>
          <w:highlight w:val="green"/>
        </w:rPr>
        <w:annotationRef/>
      </w:r>
      <w:r w:rsidRPr="002716D6">
        <w:rPr>
          <w:highlight w:val="green"/>
          <w:lang w:val="en-US"/>
        </w:rPr>
        <w:t>Done! Saves words too…</w:t>
      </w:r>
      <w:r w:rsidRPr="002716D6">
        <w:rPr>
          <w:lang w:val="en-US"/>
        </w:rPr>
        <w:t xml:space="preserve"> </w:t>
      </w:r>
    </w:p>
  </w:comment>
  <w:comment w:id="381" w:author="Max Lindmark" w:date="2020-07-31T16:44:00Z" w:initials="ML">
    <w:p w14:paraId="21D7F143" w14:textId="6B183106" w:rsidR="00DD3F8F" w:rsidRPr="00AC6FC9" w:rsidRDefault="00DD3F8F">
      <w:pPr>
        <w:pStyle w:val="CommentText"/>
        <w:rPr>
          <w:lang w:val="en-US"/>
        </w:rPr>
      </w:pPr>
      <w:r>
        <w:rPr>
          <w:rStyle w:val="CommentReference"/>
        </w:rPr>
        <w:annotationRef/>
      </w:r>
      <w:r w:rsidRPr="00AC6FC9">
        <w:rPr>
          <w:lang w:val="en-US"/>
        </w:rPr>
        <w:t xml:space="preserve">Here </w:t>
      </w:r>
      <w:proofErr w:type="spellStart"/>
      <w:r w:rsidRPr="00AC6FC9">
        <w:rPr>
          <w:lang w:val="en-US"/>
        </w:rPr>
        <w:t>i</w:t>
      </w:r>
      <w:proofErr w:type="spellEnd"/>
      <w:r w:rsidRPr="00AC6FC9">
        <w:rPr>
          <w:lang w:val="en-US"/>
        </w:rPr>
        <w:t xml:space="preserve"> just want to say the </w:t>
      </w:r>
      <w:proofErr w:type="spellStart"/>
      <w:r w:rsidRPr="00AC6FC9">
        <w:rPr>
          <w:lang w:val="en-US"/>
        </w:rPr>
        <w:t>litteratyre</w:t>
      </w:r>
      <w:proofErr w:type="spellEnd"/>
      <w:r w:rsidRPr="00AC6FC9">
        <w:rPr>
          <w:lang w:val="en-US"/>
        </w:rPr>
        <w:t xml:space="preserve"> is mixed. Simplify!</w:t>
      </w:r>
    </w:p>
  </w:comment>
  <w:comment w:id="400" w:author="Anna Gårdmark" w:date="2020-06-22T14:01:00Z" w:initials="AG">
    <w:p w14:paraId="20217A91" w14:textId="34F743F6" w:rsidR="00DD3F8F" w:rsidRPr="00CD0AB3" w:rsidRDefault="00DD3F8F">
      <w:pPr>
        <w:pStyle w:val="CommentText"/>
        <w:rPr>
          <w:lang w:val="en-GB"/>
        </w:rPr>
      </w:pPr>
      <w:r>
        <w:rPr>
          <w:rStyle w:val="CommentReference"/>
        </w:rPr>
        <w:annotationRef/>
      </w:r>
      <w:r w:rsidRPr="00CD0AB3">
        <w:rPr>
          <w:lang w:val="en-GB"/>
        </w:rPr>
        <w:t xml:space="preserve">whatever term you use in the methods/results for the </w:t>
      </w:r>
      <w:r>
        <w:rPr>
          <w:lang w:val="en-GB"/>
        </w:rPr>
        <w:t>“</w:t>
      </w:r>
      <w:r w:rsidRPr="00CD0AB3">
        <w:rPr>
          <w:lang w:val="en-GB"/>
        </w:rPr>
        <w:t>average fish”</w:t>
      </w:r>
      <w:r>
        <w:rPr>
          <w:lang w:val="en-GB"/>
        </w:rPr>
        <w:t xml:space="preserve"> that needs to be used also here (think you said average ‘unmeasured’ fish) </w:t>
      </w:r>
    </w:p>
  </w:comment>
  <w:comment w:id="402" w:author="Jan Ohlberger" w:date="2020-05-22T15:49:00Z" w:initials="Ca">
    <w:p w14:paraId="7BF4756E" w14:textId="5460777D" w:rsidR="00DD3F8F" w:rsidRPr="00AE4A5F" w:rsidRDefault="00DD3F8F">
      <w:pPr>
        <w:pStyle w:val="CommentText"/>
        <w:rPr>
          <w:lang w:val="en-GB"/>
        </w:rPr>
      </w:pPr>
      <w:r>
        <w:rPr>
          <w:rStyle w:val="CommentReference"/>
        </w:rPr>
        <w:annotationRef/>
      </w:r>
      <w:proofErr w:type="gramStart"/>
      <w:r w:rsidRPr="00AE4A5F">
        <w:rPr>
          <w:lang w:val="en-GB"/>
        </w:rPr>
        <w:t>So</w:t>
      </w:r>
      <w:proofErr w:type="gramEnd"/>
      <w:r w:rsidRPr="00AE4A5F">
        <w:rPr>
          <w:lang w:val="en-GB"/>
        </w:rPr>
        <w:t xml:space="preserve"> the above (last sentence of previous paragraph) was more of a general statement? I think this part of the </w:t>
      </w:r>
      <w:proofErr w:type="spellStart"/>
      <w:r w:rsidRPr="00AE4A5F">
        <w:rPr>
          <w:lang w:val="en-GB"/>
        </w:rPr>
        <w:t>ms</w:t>
      </w:r>
      <w:proofErr w:type="spellEnd"/>
      <w:r w:rsidRPr="00AE4A5F">
        <w:rPr>
          <w:lang w:val="en-GB"/>
        </w:rPr>
        <w:t xml:space="preserve"> could be </w:t>
      </w:r>
      <w:proofErr w:type="gramStart"/>
      <w:r w:rsidRPr="00AE4A5F">
        <w:rPr>
          <w:lang w:val="en-GB"/>
        </w:rPr>
        <w:t>condensed, and</w:t>
      </w:r>
      <w:proofErr w:type="gramEnd"/>
      <w:r w:rsidRPr="00AE4A5F">
        <w:rPr>
          <w:lang w:val="en-GB"/>
        </w:rPr>
        <w:t xml:space="preserve"> should make it clearer what our findings are. </w:t>
      </w:r>
    </w:p>
  </w:comment>
  <w:comment w:id="403" w:author="Jan Ohlberger" w:date="2020-05-22T15:51:00Z" w:initials="Ca">
    <w:p w14:paraId="636E9514" w14:textId="37B98F17" w:rsidR="00DD3F8F" w:rsidRPr="00AE4A5F" w:rsidRDefault="00DD3F8F">
      <w:pPr>
        <w:pStyle w:val="CommentText"/>
        <w:rPr>
          <w:lang w:val="en-GB"/>
        </w:rPr>
      </w:pPr>
      <w:r>
        <w:rPr>
          <w:rStyle w:val="CommentReference"/>
        </w:rPr>
        <w:annotationRef/>
      </w:r>
      <w:r w:rsidRPr="00AE4A5F">
        <w:rPr>
          <w:lang w:val="en-GB"/>
        </w:rPr>
        <w:t xml:space="preserve">Maybe rather say that </w:t>
      </w:r>
      <w:r w:rsidRPr="004559BC">
        <w:rPr>
          <w:rFonts w:eastAsiaTheme="minorEastAsia" w:cstheme="minorHAnsi"/>
          <w:lang w:val="en-GB"/>
        </w:rPr>
        <w:t>physiological constraints</w:t>
      </w:r>
      <w:r>
        <w:rPr>
          <w:rFonts w:eastAsiaTheme="minorEastAsia" w:cstheme="minorHAnsi"/>
          <w:lang w:val="en-GB"/>
        </w:rPr>
        <w:t xml:space="preserve"> contribute to reduced growth performance of large compared to small fish, in addition to increasing investment into reproduction?</w:t>
      </w:r>
    </w:p>
  </w:comment>
  <w:comment w:id="404" w:author="Jan Ohlberger" w:date="2020-05-22T15:54:00Z" w:initials="Ca">
    <w:p w14:paraId="1A641268" w14:textId="04BAF682" w:rsidR="00DD3F8F" w:rsidRPr="00AE4A5F" w:rsidRDefault="00DD3F8F">
      <w:pPr>
        <w:pStyle w:val="CommentText"/>
        <w:rPr>
          <w:lang w:val="en-GB"/>
        </w:rPr>
      </w:pPr>
      <w:r>
        <w:rPr>
          <w:rStyle w:val="CommentReference"/>
        </w:rPr>
        <w:annotationRef/>
      </w:r>
      <w:r w:rsidRPr="00AE4A5F">
        <w:rPr>
          <w:lang w:val="en-GB"/>
        </w:rPr>
        <w:t>Somehow need to say probably that this may not be expected when temperature variability also increases.</w:t>
      </w:r>
    </w:p>
  </w:comment>
  <w:comment w:id="405" w:author="Jan Ohlberger" w:date="2020-05-22T15:59:00Z" w:initials="Ca">
    <w:p w14:paraId="68F654EB" w14:textId="620695E3" w:rsidR="00DD3F8F" w:rsidRPr="00AE4A5F" w:rsidRDefault="00DD3F8F">
      <w:pPr>
        <w:pStyle w:val="CommentText"/>
        <w:rPr>
          <w:lang w:val="en-GB"/>
        </w:rPr>
      </w:pPr>
      <w:r>
        <w:rPr>
          <w:rStyle w:val="CommentReference"/>
        </w:rPr>
        <w:annotationRef/>
      </w:r>
      <w:r w:rsidRPr="00AE4A5F">
        <w:rPr>
          <w:lang w:val="en-GB"/>
        </w:rPr>
        <w:t>Is this ok?</w:t>
      </w:r>
    </w:p>
  </w:comment>
  <w:comment w:id="406" w:author="Max Lindmark" w:date="2020-07-31T16:45:00Z" w:initials="ML">
    <w:p w14:paraId="67CD0B53" w14:textId="0A564AEA" w:rsidR="00DD3F8F" w:rsidRPr="002C4F2A" w:rsidRDefault="00DD3F8F">
      <w:pPr>
        <w:pStyle w:val="CommentText"/>
        <w:rPr>
          <w:lang w:val="en-US"/>
        </w:rPr>
      </w:pPr>
      <w:r w:rsidRPr="00D2180A">
        <w:rPr>
          <w:rStyle w:val="CommentReference"/>
          <w:highlight w:val="green"/>
        </w:rPr>
        <w:annotationRef/>
      </w:r>
      <w:r w:rsidRPr="002C4F2A">
        <w:rPr>
          <w:highlight w:val="green"/>
          <w:lang w:val="en-US"/>
        </w:rPr>
        <w:t>Yes</w:t>
      </w:r>
    </w:p>
  </w:comment>
  <w:comment w:id="408" w:author="Jan Ohlberger" w:date="2020-05-22T16:00:00Z" w:initials="Ca">
    <w:p w14:paraId="46F8AB50" w14:textId="3BFCFD55" w:rsidR="00DD3F8F" w:rsidRPr="00AE4A5F" w:rsidRDefault="00DD3F8F">
      <w:pPr>
        <w:pStyle w:val="CommentText"/>
        <w:rPr>
          <w:lang w:val="en-GB"/>
        </w:rPr>
      </w:pPr>
      <w:r>
        <w:rPr>
          <w:rStyle w:val="CommentReference"/>
        </w:rPr>
        <w:annotationRef/>
      </w:r>
      <w:r w:rsidRPr="00AE4A5F">
        <w:rPr>
          <w:lang w:val="en-GB"/>
        </w:rPr>
        <w:t>Describing it in words works better for a discussion I think</w:t>
      </w:r>
    </w:p>
  </w:comment>
  <w:comment w:id="409" w:author="Max Lindmark" w:date="2020-07-31T16:46:00Z" w:initials="ML">
    <w:p w14:paraId="5DF49D1C" w14:textId="6A66BB72" w:rsidR="00DD3F8F" w:rsidRPr="000D3447" w:rsidRDefault="00DD3F8F">
      <w:pPr>
        <w:pStyle w:val="CommentText"/>
        <w:rPr>
          <w:lang w:val="en-US"/>
        </w:rPr>
      </w:pPr>
      <w:r w:rsidRPr="000D3447">
        <w:rPr>
          <w:rStyle w:val="CommentReference"/>
          <w:highlight w:val="green"/>
        </w:rPr>
        <w:annotationRef/>
      </w:r>
      <w:r w:rsidRPr="000D3447">
        <w:rPr>
          <w:highlight w:val="green"/>
          <w:lang w:val="en-US"/>
        </w:rPr>
        <w:t>agree</w:t>
      </w:r>
    </w:p>
  </w:comment>
  <w:comment w:id="414" w:author="Anna Gårdmark" w:date="2020-06-24T15:19:00Z" w:initials="AG">
    <w:p w14:paraId="0B24EAB7" w14:textId="4885634B" w:rsidR="00DD3F8F" w:rsidRPr="00EB7942" w:rsidRDefault="00DD3F8F">
      <w:pPr>
        <w:pStyle w:val="CommentText"/>
        <w:rPr>
          <w:lang w:val="en-GB"/>
        </w:rPr>
      </w:pPr>
      <w:r>
        <w:rPr>
          <w:rStyle w:val="CommentReference"/>
        </w:rPr>
        <w:annotationRef/>
      </w:r>
      <w:r w:rsidRPr="00EB7942">
        <w:rPr>
          <w:lang w:val="en-GB"/>
        </w:rPr>
        <w:t>references to this debate is needed here.</w:t>
      </w:r>
    </w:p>
  </w:comment>
  <w:comment w:id="415" w:author="Max Lindmark" w:date="2020-07-31T16:47:00Z" w:initials="ML">
    <w:p w14:paraId="6DDC28A7" w14:textId="3FB1D667" w:rsidR="00DD3F8F" w:rsidRPr="002C4F2A" w:rsidRDefault="00DD3F8F">
      <w:pPr>
        <w:pStyle w:val="CommentText"/>
        <w:rPr>
          <w:lang w:val="en-US"/>
        </w:rPr>
      </w:pPr>
      <w:r w:rsidRPr="00CC2873">
        <w:rPr>
          <w:rStyle w:val="CommentReference"/>
          <w:highlight w:val="green"/>
        </w:rPr>
        <w:annotationRef/>
      </w:r>
      <w:r w:rsidRPr="002C4F2A">
        <w:rPr>
          <w:highlight w:val="green"/>
          <w:lang w:val="en-US"/>
        </w:rPr>
        <w:t>Yes! Added</w:t>
      </w:r>
    </w:p>
  </w:comment>
  <w:comment w:id="416" w:author="Anna Gårdmark" w:date="2020-06-24T15:20:00Z" w:initials="AG">
    <w:p w14:paraId="59F0BEA2" w14:textId="5A6D8385" w:rsidR="00DD3F8F" w:rsidRPr="00EB7942" w:rsidRDefault="00DD3F8F">
      <w:pPr>
        <w:pStyle w:val="CommentText"/>
        <w:rPr>
          <w:lang w:val="en-GB"/>
        </w:rPr>
      </w:pPr>
      <w:r>
        <w:rPr>
          <w:rStyle w:val="CommentReference"/>
        </w:rPr>
        <w:annotationRef/>
      </w:r>
      <w:r w:rsidRPr="00EB7942">
        <w:rPr>
          <w:lang w:val="en-GB"/>
        </w:rPr>
        <w:t>would be good with some refs here as well</w:t>
      </w:r>
    </w:p>
  </w:comment>
  <w:comment w:id="417" w:author="Max Lindmark" w:date="2020-07-31T16:57:00Z" w:initials="ML">
    <w:p w14:paraId="1CD2ED13" w14:textId="0BA9E2A9" w:rsidR="00DD3F8F" w:rsidRPr="00980CFE" w:rsidRDefault="00DD3F8F">
      <w:pPr>
        <w:pStyle w:val="CommentText"/>
        <w:rPr>
          <w:lang w:val="en-US"/>
        </w:rPr>
      </w:pPr>
      <w:r w:rsidRPr="00980CFE">
        <w:rPr>
          <w:rStyle w:val="CommentReference"/>
          <w:highlight w:val="green"/>
        </w:rPr>
        <w:annotationRef/>
      </w:r>
      <w:r w:rsidRPr="00980CFE">
        <w:rPr>
          <w:highlight w:val="green"/>
          <w:lang w:val="en-US"/>
        </w:rPr>
        <w:t xml:space="preserve">hmm </w:t>
      </w:r>
      <w:proofErr w:type="spellStart"/>
      <w:r w:rsidRPr="00980CFE">
        <w:rPr>
          <w:highlight w:val="green"/>
          <w:lang w:val="en-US"/>
        </w:rPr>
        <w:t>i</w:t>
      </w:r>
      <w:proofErr w:type="spellEnd"/>
      <w:r w:rsidRPr="00980CFE">
        <w:rPr>
          <w:highlight w:val="green"/>
          <w:lang w:val="en-US"/>
        </w:rPr>
        <w:t xml:space="preserve"> think it’s ok now, or?</w:t>
      </w:r>
      <w:r>
        <w:rPr>
          <w:lang w:val="en-US"/>
        </w:rPr>
        <w:t xml:space="preserve"> </w:t>
      </w:r>
    </w:p>
  </w:comment>
  <w:comment w:id="419" w:author="Anna Gårdmark" w:date="2020-06-24T15:21:00Z" w:initials="AG">
    <w:p w14:paraId="0907CDCF" w14:textId="6D4F7261" w:rsidR="00DD3F8F" w:rsidRPr="00EB7942" w:rsidRDefault="00DD3F8F">
      <w:pPr>
        <w:pStyle w:val="CommentText"/>
        <w:rPr>
          <w:lang w:val="en-GB"/>
        </w:rPr>
      </w:pPr>
      <w:r>
        <w:rPr>
          <w:rStyle w:val="CommentReference"/>
        </w:rPr>
        <w:annotationRef/>
      </w:r>
      <w:r w:rsidRPr="00EB7942">
        <w:rPr>
          <w:lang w:val="en-GB"/>
        </w:rPr>
        <w:t xml:space="preserve">do you mean metabolic theory of ecology? </w:t>
      </w:r>
      <w:r>
        <w:rPr>
          <w:lang w:val="en-GB"/>
        </w:rPr>
        <w:t>Suggest you spell out, and give ref again</w:t>
      </w:r>
    </w:p>
  </w:comment>
  <w:comment w:id="420" w:author="Max Lindmark" w:date="2020-07-31T16:58:00Z" w:initials="ML">
    <w:p w14:paraId="0EC5B51F" w14:textId="2AAA9495" w:rsidR="00DD3F8F" w:rsidRPr="008B329E" w:rsidRDefault="00DD3F8F">
      <w:pPr>
        <w:pStyle w:val="CommentText"/>
        <w:rPr>
          <w:lang w:val="en-US"/>
        </w:rPr>
      </w:pPr>
      <w:r w:rsidRPr="004B096A">
        <w:rPr>
          <w:rStyle w:val="CommentReference"/>
          <w:highlight w:val="green"/>
        </w:rPr>
        <w:annotationRef/>
      </w:r>
      <w:proofErr w:type="spellStart"/>
      <w:r w:rsidRPr="004B096A">
        <w:rPr>
          <w:highlight w:val="green"/>
          <w:lang w:val="en-US"/>
        </w:rPr>
        <w:t>i</w:t>
      </w:r>
      <w:proofErr w:type="spellEnd"/>
      <w:r w:rsidRPr="004B096A">
        <w:rPr>
          <w:highlight w:val="green"/>
          <w:lang w:val="en-US"/>
        </w:rPr>
        <w:t xml:space="preserve"> think </w:t>
      </w:r>
      <w:proofErr w:type="spellStart"/>
      <w:r w:rsidRPr="004B096A">
        <w:rPr>
          <w:highlight w:val="green"/>
          <w:lang w:val="en-US"/>
        </w:rPr>
        <w:t>i</w:t>
      </w:r>
      <w:proofErr w:type="spellEnd"/>
      <w:r w:rsidRPr="004B096A">
        <w:rPr>
          <w:highlight w:val="green"/>
          <w:lang w:val="en-US"/>
        </w:rPr>
        <w:t xml:space="preserve"> meant broader than that but not 100% sure what that includes so will stick to MTE</w:t>
      </w:r>
    </w:p>
  </w:comment>
  <w:comment w:id="428" w:author="Max Lindmark" w:date="2020-05-12T10:35:00Z" w:initials="ML">
    <w:p w14:paraId="7289A2BC" w14:textId="7CA911EA" w:rsidR="00DD3F8F" w:rsidRPr="00AE4A5F" w:rsidRDefault="00DD3F8F">
      <w:pPr>
        <w:pStyle w:val="CommentText"/>
        <w:rPr>
          <w:lang w:val="en-GB"/>
        </w:rPr>
      </w:pPr>
      <w:r w:rsidRPr="00B54036">
        <w:rPr>
          <w:rStyle w:val="CommentReference"/>
          <w:highlight w:val="yellow"/>
        </w:rPr>
        <w:annotationRef/>
      </w:r>
      <w:r w:rsidRPr="00AE4A5F">
        <w:rPr>
          <w:highlight w:val="yellow"/>
          <w:lang w:val="en-GB"/>
        </w:rPr>
        <w:t xml:space="preserve">This paragraph can go if we need to shorten </w:t>
      </w:r>
      <w:proofErr w:type="gramStart"/>
      <w:r w:rsidRPr="00AE4A5F">
        <w:rPr>
          <w:highlight w:val="yellow"/>
          <w:lang w:val="en-GB"/>
        </w:rPr>
        <w:t>it</w:t>
      </w:r>
      <w:proofErr w:type="gramEnd"/>
      <w:r w:rsidRPr="00AE4A5F">
        <w:rPr>
          <w:highlight w:val="yellow"/>
          <w:lang w:val="en-GB"/>
        </w:rPr>
        <w:t xml:space="preserve"> I think!</w:t>
      </w:r>
    </w:p>
  </w:comment>
  <w:comment w:id="429" w:author="Jan Ohlberger" w:date="2020-05-22T16:07:00Z" w:initials="Ca">
    <w:p w14:paraId="37825B8F" w14:textId="7628E112" w:rsidR="00DD3F8F" w:rsidRPr="00AE4A5F" w:rsidRDefault="00DD3F8F">
      <w:pPr>
        <w:pStyle w:val="CommentText"/>
        <w:rPr>
          <w:lang w:val="en-GB"/>
        </w:rPr>
      </w:pPr>
      <w:r>
        <w:rPr>
          <w:rStyle w:val="CommentReference"/>
        </w:rPr>
        <w:annotationRef/>
      </w:r>
      <w:r w:rsidRPr="00AE4A5F">
        <w:rPr>
          <w:lang w:val="en-GB"/>
        </w:rPr>
        <w:t>agree</w:t>
      </w:r>
    </w:p>
  </w:comment>
  <w:comment w:id="430" w:author="Anna Gårdmark" w:date="2020-06-24T15:31:00Z" w:initials="AG">
    <w:p w14:paraId="3200EF19" w14:textId="1EAAD872" w:rsidR="00DD3F8F" w:rsidRPr="00D65660" w:rsidRDefault="00DD3F8F">
      <w:pPr>
        <w:pStyle w:val="CommentText"/>
        <w:rPr>
          <w:lang w:val="en-GB"/>
        </w:rPr>
      </w:pPr>
      <w:r>
        <w:rPr>
          <w:rStyle w:val="CommentReference"/>
        </w:rPr>
        <w:annotationRef/>
      </w:r>
      <w:r w:rsidRPr="00D65660">
        <w:rPr>
          <w:lang w:val="en-GB"/>
        </w:rPr>
        <w:t>agree as well</w:t>
      </w:r>
    </w:p>
  </w:comment>
  <w:comment w:id="431" w:author="Max Lindmark" w:date="2020-07-28T14:17:00Z" w:initials="ML">
    <w:p w14:paraId="0BBC9960" w14:textId="729AEE7A" w:rsidR="00DD3F8F" w:rsidRPr="007C190F" w:rsidRDefault="00DD3F8F">
      <w:pPr>
        <w:pStyle w:val="CommentText"/>
        <w:rPr>
          <w:lang w:val="en-US"/>
        </w:rPr>
      </w:pPr>
      <w:r w:rsidRPr="007C190F">
        <w:rPr>
          <w:rStyle w:val="CommentReference"/>
          <w:highlight w:val="green"/>
        </w:rPr>
        <w:annotationRef/>
      </w:r>
      <w:r w:rsidRPr="007C190F">
        <w:rPr>
          <w:highlight w:val="green"/>
          <w:lang w:val="en-US"/>
        </w:rPr>
        <w:t>Gone!</w:t>
      </w:r>
    </w:p>
  </w:comment>
  <w:comment w:id="433" w:author="Anna Gårdmark" w:date="2020-06-24T15:33:00Z" w:initials="AG">
    <w:p w14:paraId="08C2C82C" w14:textId="77DA8BFD" w:rsidR="00DD3F8F" w:rsidRPr="00D65660" w:rsidRDefault="00DD3F8F">
      <w:pPr>
        <w:pStyle w:val="CommentText"/>
        <w:rPr>
          <w:lang w:val="en-GB"/>
        </w:rPr>
      </w:pPr>
      <w:r>
        <w:rPr>
          <w:rStyle w:val="CommentReference"/>
        </w:rPr>
        <w:annotationRef/>
      </w:r>
      <w:r w:rsidRPr="00D65660">
        <w:rPr>
          <w:lang w:val="en-GB"/>
        </w:rPr>
        <w:t xml:space="preserve">probably need to explain </w:t>
      </w:r>
      <w:r>
        <w:rPr>
          <w:lang w:val="en-GB"/>
        </w:rPr>
        <w:t xml:space="preserve">explicitly </w:t>
      </w:r>
      <w:r w:rsidRPr="00D65660">
        <w:rPr>
          <w:lang w:val="en-GB"/>
        </w:rPr>
        <w:t>how body size comes into this</w:t>
      </w:r>
      <w:r>
        <w:rPr>
          <w:lang w:val="en-GB"/>
        </w:rPr>
        <w:t>; would this add-on work?</w:t>
      </w:r>
    </w:p>
  </w:comment>
  <w:comment w:id="434" w:author="Max Lindmark" w:date="2020-07-31T17:03:00Z" w:initials="ML">
    <w:p w14:paraId="0E8AAD11" w14:textId="424330A1" w:rsidR="00DD3F8F" w:rsidRPr="00BD1759" w:rsidRDefault="00DD3F8F">
      <w:pPr>
        <w:pStyle w:val="CommentText"/>
        <w:rPr>
          <w:lang w:val="en-US"/>
        </w:rPr>
      </w:pPr>
      <w:r>
        <w:rPr>
          <w:rStyle w:val="CommentReference"/>
        </w:rPr>
        <w:annotationRef/>
      </w:r>
      <w:r w:rsidRPr="00BD1759">
        <w:rPr>
          <w:lang w:val="en-US"/>
        </w:rPr>
        <w:t>Yes, changed it a bit though!</w:t>
      </w:r>
    </w:p>
  </w:comment>
  <w:comment w:id="442" w:author="Anna Gårdmark" w:date="2020-06-24T15:36:00Z" w:initials="AG">
    <w:p w14:paraId="1636BF5E" w14:textId="42DF1235" w:rsidR="00DD3F8F" w:rsidRPr="00CB0AD6" w:rsidRDefault="00DD3F8F">
      <w:pPr>
        <w:pStyle w:val="CommentText"/>
        <w:rPr>
          <w:lang w:val="en-GB"/>
        </w:rPr>
      </w:pPr>
      <w:r>
        <w:rPr>
          <w:rStyle w:val="CommentReference"/>
        </w:rPr>
        <w:annotationRef/>
      </w:r>
      <w:r w:rsidRPr="00CB0AD6">
        <w:rPr>
          <w:lang w:val="en-GB"/>
        </w:rPr>
        <w:t xml:space="preserve">as you </w:t>
      </w:r>
      <w:proofErr w:type="gramStart"/>
      <w:r w:rsidRPr="00CB0AD6">
        <w:rPr>
          <w:lang w:val="en-GB"/>
        </w:rPr>
        <w:t>had ”effect</w:t>
      </w:r>
      <w:proofErr w:type="gramEnd"/>
      <w:r w:rsidRPr="00CB0AD6">
        <w:rPr>
          <w:lang w:val="en-GB"/>
        </w:rPr>
        <w:t xml:space="preserve"> size” recently</w:t>
      </w:r>
    </w:p>
  </w:comment>
  <w:comment w:id="443" w:author="Jan Ohlberger" w:date="2020-05-22T16:10:00Z" w:initials="Ca">
    <w:p w14:paraId="78F521FD" w14:textId="7C560866" w:rsidR="00DD3F8F" w:rsidRPr="00AE4A5F" w:rsidRDefault="00DD3F8F">
      <w:pPr>
        <w:pStyle w:val="CommentText"/>
        <w:rPr>
          <w:lang w:val="en-GB"/>
        </w:rPr>
      </w:pPr>
      <w:r>
        <w:rPr>
          <w:rStyle w:val="CommentReference"/>
        </w:rPr>
        <w:annotationRef/>
      </w:r>
      <w:r w:rsidRPr="00AE4A5F">
        <w:rPr>
          <w:lang w:val="en-GB"/>
        </w:rPr>
        <w:t>Some of what follows could also be dropped I think</w:t>
      </w:r>
    </w:p>
  </w:comment>
  <w:comment w:id="444" w:author="Anna Gårdmark" w:date="2020-06-24T15:39:00Z" w:initials="AG">
    <w:p w14:paraId="4FADFC1B" w14:textId="5EBEB6D9" w:rsidR="00DD3F8F" w:rsidRPr="00CB0AD6" w:rsidRDefault="00DD3F8F">
      <w:pPr>
        <w:pStyle w:val="CommentText"/>
        <w:rPr>
          <w:lang w:val="en-GB"/>
        </w:rPr>
      </w:pPr>
      <w:r>
        <w:rPr>
          <w:rStyle w:val="CommentReference"/>
        </w:rPr>
        <w:annotationRef/>
      </w:r>
      <w:r w:rsidRPr="00CB0AD6">
        <w:rPr>
          <w:lang w:val="en-GB"/>
        </w:rPr>
        <w:t>agree; it also begs the question why we didn’t control for taxonomic structure in this analysis then</w:t>
      </w:r>
    </w:p>
  </w:comment>
  <w:comment w:id="447" w:author="Max Lindmark" w:date="2020-02-06T13:04:00Z" w:initials="ML">
    <w:p w14:paraId="61204E3E" w14:textId="29123053" w:rsidR="00DD3F8F" w:rsidRPr="00457D7E" w:rsidRDefault="00DD3F8F"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DD3F8F" w:rsidRPr="00457D7E" w:rsidRDefault="00DD3F8F">
      <w:pPr>
        <w:pStyle w:val="CommentText"/>
        <w:rPr>
          <w:b/>
          <w:bCs/>
          <w:lang w:val="en-GB"/>
        </w:rPr>
      </w:pPr>
    </w:p>
  </w:comment>
  <w:comment w:id="448" w:author="Max Lindmark" w:date="2020-05-12T10:43:00Z" w:initials="ML">
    <w:p w14:paraId="5F5410C3" w14:textId="1360ECC8" w:rsidR="00DD3F8F" w:rsidRPr="00AE4A5F" w:rsidRDefault="00DD3F8F">
      <w:pPr>
        <w:pStyle w:val="CommentText"/>
        <w:rPr>
          <w:lang w:val="en-GB"/>
        </w:rPr>
      </w:pPr>
      <w:r w:rsidRPr="00AE4A5F">
        <w:rPr>
          <w:highlight w:val="yellow"/>
          <w:lang w:val="en-GB"/>
        </w:rPr>
        <w:t xml:space="preserve">I don’t remember if this comment was on a previous version of this segment, I think so. Is it </w:t>
      </w:r>
      <w:r w:rsidRPr="003F7BFB">
        <w:rPr>
          <w:rStyle w:val="CommentReference"/>
          <w:highlight w:val="yellow"/>
        </w:rPr>
        <w:annotationRef/>
      </w:r>
      <w:r w:rsidRPr="00AE4A5F">
        <w:rPr>
          <w:highlight w:val="yellow"/>
          <w:lang w:val="en-GB"/>
        </w:rPr>
        <w:t>better now?</w:t>
      </w:r>
    </w:p>
  </w:comment>
  <w:comment w:id="445" w:author="Max Lindmark" w:date="2020-05-19T14:29:00Z" w:initials="ML">
    <w:p w14:paraId="2387DFB5" w14:textId="77777777" w:rsidR="00DD3F8F" w:rsidRPr="00AE4A5F" w:rsidRDefault="00DD3F8F">
      <w:pPr>
        <w:pStyle w:val="CommentText"/>
        <w:rPr>
          <w:highlight w:val="yellow"/>
          <w:lang w:val="en-GB"/>
        </w:rPr>
      </w:pPr>
      <w:r>
        <w:rPr>
          <w:rStyle w:val="CommentReference"/>
        </w:rPr>
        <w:annotationRef/>
      </w:r>
      <w:r w:rsidRPr="00B54036">
        <w:rPr>
          <w:rStyle w:val="CommentReference"/>
          <w:highlight w:val="yellow"/>
        </w:rPr>
        <w:annotationRef/>
      </w:r>
      <w:r w:rsidRPr="00AE4A5F">
        <w:rPr>
          <w:highlight w:val="yellow"/>
          <w:lang w:val="en-GB"/>
        </w:rPr>
        <w:t xml:space="preserve">This paragraph can go if we need to shorten </w:t>
      </w:r>
      <w:proofErr w:type="gramStart"/>
      <w:r w:rsidRPr="00AE4A5F">
        <w:rPr>
          <w:highlight w:val="yellow"/>
          <w:lang w:val="en-GB"/>
        </w:rPr>
        <w:t>it</w:t>
      </w:r>
      <w:proofErr w:type="gramEnd"/>
      <w:r w:rsidRPr="00AE4A5F">
        <w:rPr>
          <w:highlight w:val="yellow"/>
          <w:lang w:val="en-GB"/>
        </w:rPr>
        <w:t xml:space="preserve"> I think!</w:t>
      </w:r>
    </w:p>
    <w:p w14:paraId="0E174618" w14:textId="0EDBDBB1" w:rsidR="00DD3F8F" w:rsidRPr="00AE4A5F" w:rsidRDefault="00DD3F8F">
      <w:pPr>
        <w:pStyle w:val="CommentText"/>
        <w:rPr>
          <w:lang w:val="en-GB"/>
        </w:rPr>
      </w:pPr>
    </w:p>
  </w:comment>
  <w:comment w:id="446" w:author="Jan Ohlberger" w:date="2020-05-22T16:12:00Z" w:initials="Ca">
    <w:p w14:paraId="2E9DE464" w14:textId="4FD0EB75" w:rsidR="00DD3F8F" w:rsidRPr="00AE4A5F" w:rsidRDefault="00DD3F8F">
      <w:pPr>
        <w:pStyle w:val="CommentText"/>
        <w:rPr>
          <w:lang w:val="en-GB"/>
        </w:rPr>
      </w:pPr>
      <w:r>
        <w:rPr>
          <w:rStyle w:val="CommentReference"/>
        </w:rPr>
        <w:annotationRef/>
      </w:r>
      <w:r w:rsidRPr="00AE4A5F">
        <w:rPr>
          <w:lang w:val="en-GB"/>
        </w:rPr>
        <w:t xml:space="preserve">Or boil it down to a couple of sentences – something like: “While </w:t>
      </w:r>
      <w:r w:rsidRPr="00972C7F">
        <w:rPr>
          <w:rFonts w:cstheme="minorHAnsi"/>
          <w:lang w:val="en-GB"/>
        </w:rPr>
        <w:t xml:space="preserve">the </w:t>
      </w:r>
      <w:r>
        <w:rPr>
          <w:rFonts w:cstheme="minorHAnsi"/>
          <w:lang w:val="en-GB"/>
        </w:rPr>
        <w:t xml:space="preserve">numbers of </w:t>
      </w:r>
      <w:r w:rsidRPr="00972C7F">
        <w:rPr>
          <w:rFonts w:cstheme="minorHAnsi"/>
          <w:lang w:val="en-GB"/>
        </w:rPr>
        <w:t>size replicates within temperature treatment</w:t>
      </w:r>
      <w:r>
        <w:rPr>
          <w:rFonts w:cstheme="minorHAnsi"/>
          <w:lang w:val="en-GB"/>
        </w:rPr>
        <w:t>,</w:t>
      </w:r>
      <w:r w:rsidRPr="00972C7F">
        <w:rPr>
          <w:rFonts w:cstheme="minorHAnsi"/>
          <w:lang w:val="en-GB"/>
        </w:rPr>
        <w:t xml:space="preserve"> </w:t>
      </w:r>
      <w:r>
        <w:rPr>
          <w:rFonts w:cstheme="minorHAnsi"/>
          <w:lang w:val="en-GB"/>
        </w:rPr>
        <w:t>and</w:t>
      </w:r>
      <w:r w:rsidRPr="00972C7F">
        <w:rPr>
          <w:rFonts w:cstheme="minorHAnsi"/>
          <w:lang w:val="en-GB"/>
        </w:rPr>
        <w:t xml:space="preserve"> vice versa</w:t>
      </w:r>
      <w:r>
        <w:rPr>
          <w:rFonts w:cstheme="minorHAnsi"/>
          <w:lang w:val="en-GB"/>
        </w:rPr>
        <w:t>,</w:t>
      </w:r>
      <w:r w:rsidRPr="00972C7F">
        <w:rPr>
          <w:rFonts w:cstheme="minorHAnsi"/>
          <w:lang w:val="en-GB"/>
        </w:rPr>
        <w:t xml:space="preserve"> </w:t>
      </w:r>
      <w:r>
        <w:rPr>
          <w:rFonts w:cstheme="minorHAnsi"/>
          <w:lang w:val="en-GB"/>
        </w:rPr>
        <w:t>in our dataset is</w:t>
      </w:r>
      <w:r w:rsidRPr="00972C7F">
        <w:rPr>
          <w:rFonts w:cstheme="minorHAnsi"/>
          <w:lang w:val="en-GB"/>
        </w:rPr>
        <w:t xml:space="preserve"> relatively small</w:t>
      </w:r>
      <w:r>
        <w:rPr>
          <w:rFonts w:cstheme="minorHAnsi"/>
          <w:lang w:val="en-GB"/>
        </w:rPr>
        <w:t xml:space="preserve"> due to strict </w:t>
      </w:r>
      <w:r w:rsidRPr="004559BC">
        <w:rPr>
          <w:rFonts w:cstheme="minorHAnsi"/>
          <w:lang w:val="en-GB"/>
        </w:rPr>
        <w:t>selection criteria</w:t>
      </w:r>
      <w:r>
        <w:rPr>
          <w:rFonts w:cstheme="minorHAnsi"/>
          <w:lang w:val="en-GB"/>
        </w:rPr>
        <w:t xml:space="preserve">, our approach allows for </w:t>
      </w:r>
      <w:r w:rsidRPr="00A359D9">
        <w:rPr>
          <w:rFonts w:cstheme="minorHAnsi"/>
          <w:lang w:val="en-GB"/>
        </w:rPr>
        <w:t>jointly estimat</w:t>
      </w:r>
      <w:r>
        <w:rPr>
          <w:rFonts w:cstheme="minorHAnsi"/>
          <w:lang w:val="en-GB"/>
        </w:rPr>
        <w:t>ing</w:t>
      </w:r>
      <w:r w:rsidRPr="00A359D9">
        <w:rPr>
          <w:rFonts w:cstheme="minorHAnsi"/>
          <w:lang w:val="en-GB"/>
        </w:rPr>
        <w:t xml:space="preserve"> the effects of mass- and temperature</w:t>
      </w:r>
      <w:r>
        <w:rPr>
          <w:rFonts w:cstheme="minorHAnsi"/>
          <w:lang w:val="en-GB"/>
        </w:rPr>
        <w:t xml:space="preserve">, which is particularly important </w:t>
      </w:r>
      <w:r w:rsidRPr="001621C0">
        <w:rPr>
          <w:rFonts w:cstheme="minorHAnsi"/>
          <w:lang w:val="en-GB"/>
        </w:rPr>
        <w:t>when scaling coefficients differ from general predictions</w:t>
      </w:r>
      <w:r>
        <w:rPr>
          <w:rFonts w:cstheme="minorHAnsi"/>
          <w:lang w:val="en-GB"/>
        </w:rPr>
        <w:t>. In addition, the</w:t>
      </w:r>
      <w:r w:rsidRPr="00A359D9">
        <w:rPr>
          <w:rFonts w:cstheme="minorHAnsi"/>
          <w:lang w:val="en-GB"/>
        </w:rPr>
        <w:t xml:space="preserve"> hierarchical Bayesian model</w:t>
      </w:r>
      <w:r>
        <w:rPr>
          <w:rFonts w:cstheme="minorHAnsi"/>
          <w:lang w:val="en-GB"/>
        </w:rPr>
        <w:t xml:space="preserve"> </w:t>
      </w:r>
      <w:r w:rsidRPr="00A359D9">
        <w:rPr>
          <w:rFonts w:cstheme="minorHAnsi"/>
          <w:lang w:val="en-GB"/>
        </w:rPr>
        <w:t>with literature-informed priors</w:t>
      </w:r>
      <w:r>
        <w:rPr>
          <w:rFonts w:cstheme="minorHAnsi"/>
          <w:lang w:val="en-GB"/>
        </w:rPr>
        <w:t xml:space="preserve"> helps</w:t>
      </w:r>
      <w:r w:rsidRPr="00A359D9">
        <w:rPr>
          <w:rFonts w:cstheme="minorHAnsi"/>
          <w:lang w:val="en-GB"/>
        </w:rPr>
        <w:t xml:space="preserve"> overcome </w:t>
      </w:r>
      <w:r>
        <w:rPr>
          <w:rFonts w:cstheme="minorHAnsi"/>
          <w:lang w:val="en-GB"/>
        </w:rPr>
        <w:t>limitations of</w:t>
      </w:r>
      <w:r w:rsidRPr="00A359D9">
        <w:rPr>
          <w:rFonts w:cstheme="minorHAnsi"/>
          <w:lang w:val="en-GB"/>
        </w:rPr>
        <w:t xml:space="preserve"> small data sets</w:t>
      </w:r>
      <w:r>
        <w:rPr>
          <w:rFonts w:cstheme="minorHAnsi"/>
          <w:lang w:val="en-GB"/>
        </w:rPr>
        <w:t xml:space="preserve"> by incorporating prior knowledge and borrowing information across species.</w:t>
      </w:r>
      <w:r w:rsidRPr="00AE4A5F">
        <w:rPr>
          <w:lang w:val="en-GB"/>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F7263B" w15:done="0"/>
  <w15:commentEx w15:paraId="5357B589" w15:paraIdParent="46F7263B" w15:done="0"/>
  <w15:commentEx w15:paraId="4F557E12" w15:paraIdParent="46F7263B" w15:done="0"/>
  <w15:commentEx w15:paraId="039EDCD0" w15:paraIdParent="46F7263B" w15:done="0"/>
  <w15:commentEx w15:paraId="5DC046EE" w15:paraIdParent="46F7263B" w15:done="0"/>
  <w15:commentEx w15:paraId="655EF640" w15:done="0"/>
  <w15:commentEx w15:paraId="70EB16E0" w15:paraIdParent="655EF640" w15:done="0"/>
  <w15:commentEx w15:paraId="05D97F66" w15:paraIdParent="655EF640" w15:done="0"/>
  <w15:commentEx w15:paraId="2826F49A" w15:paraIdParent="655EF640" w15:done="0"/>
  <w15:commentEx w15:paraId="79826F50" w15:paraIdParent="655EF640" w15:done="0"/>
  <w15:commentEx w15:paraId="28FE4757" w15:done="0"/>
  <w15:commentEx w15:paraId="094D9B8E" w15:done="0"/>
  <w15:commentEx w15:paraId="41482212" w15:done="0"/>
  <w15:commentEx w15:paraId="74D6E451" w15:done="0"/>
  <w15:commentEx w15:paraId="34753AF3" w15:done="0"/>
  <w15:commentEx w15:paraId="1746C1C2" w15:paraIdParent="34753AF3" w15:done="0"/>
  <w15:commentEx w15:paraId="665793DE" w15:done="0"/>
  <w15:commentEx w15:paraId="5D7E46FF" w15:done="0"/>
  <w15:commentEx w15:paraId="1C55C4EE" w15:paraIdParent="5D7E46FF" w15:done="0"/>
  <w15:commentEx w15:paraId="3D73D9EA" w15:done="0"/>
  <w15:commentEx w15:paraId="678C4F3F" w15:done="0"/>
  <w15:commentEx w15:paraId="3CB72F02" w15:paraIdParent="678C4F3F" w15:done="0"/>
  <w15:commentEx w15:paraId="3A0C0594" w15:done="0"/>
  <w15:commentEx w15:paraId="0CE71E62" w15:paraIdParent="3A0C0594" w15:done="0"/>
  <w15:commentEx w15:paraId="56EE1291" w15:done="0"/>
  <w15:commentEx w15:paraId="51D3A9C1" w15:done="0"/>
  <w15:commentEx w15:paraId="2D8BED02" w15:paraIdParent="51D3A9C1" w15:done="0"/>
  <w15:commentEx w15:paraId="357E20E3" w15:done="0"/>
  <w15:commentEx w15:paraId="52A1431F" w15:paraIdParent="357E20E3" w15:done="0"/>
  <w15:commentEx w15:paraId="501C0F6D" w15:done="0"/>
  <w15:commentEx w15:paraId="374B0E7D" w15:done="0"/>
  <w15:commentEx w15:paraId="05B3073F" w15:paraIdParent="374B0E7D" w15:done="0"/>
  <w15:commentEx w15:paraId="10D7B0B0" w15:done="0"/>
  <w15:commentEx w15:paraId="6394BB64" w15:done="0"/>
  <w15:commentEx w15:paraId="5BE5D08E" w15:paraIdParent="6394BB64" w15:done="0"/>
  <w15:commentEx w15:paraId="413F9E59" w15:done="0"/>
  <w15:commentEx w15:paraId="740CFEC2" w15:paraIdParent="413F9E59" w15:done="0"/>
  <w15:commentEx w15:paraId="4E274BEC" w15:done="0"/>
  <w15:commentEx w15:paraId="3BB5E607" w15:paraIdParent="4E274BEC" w15:done="0"/>
  <w15:commentEx w15:paraId="4F322B04" w15:done="0"/>
  <w15:commentEx w15:paraId="5AA9BC55" w15:paraIdParent="4F322B04" w15:done="0"/>
  <w15:commentEx w15:paraId="6546EF56" w15:done="0"/>
  <w15:commentEx w15:paraId="5D1C1CB0" w15:done="0"/>
  <w15:commentEx w15:paraId="00332037" w15:paraIdParent="5D1C1CB0" w15:done="0"/>
  <w15:commentEx w15:paraId="5C473F2C" w15:done="0"/>
  <w15:commentEx w15:paraId="42BEFD5E" w15:paraIdParent="5C473F2C" w15:done="0"/>
  <w15:commentEx w15:paraId="684B779A" w15:done="0"/>
  <w15:commentEx w15:paraId="6A9B6532" w15:done="0"/>
  <w15:commentEx w15:paraId="2B10B8BC" w15:done="0"/>
  <w15:commentEx w15:paraId="45656813" w15:paraIdParent="2B10B8BC" w15:done="0"/>
  <w15:commentEx w15:paraId="2F9DCF65" w15:done="0"/>
  <w15:commentEx w15:paraId="30A80493" w15:paraIdParent="2F9DCF65" w15:done="0"/>
  <w15:commentEx w15:paraId="0C51E02D" w15:paraIdParent="2F9DCF65" w15:done="0"/>
  <w15:commentEx w15:paraId="15F99DF5" w15:done="0"/>
  <w15:commentEx w15:paraId="6C3CC329" w15:done="0"/>
  <w15:commentEx w15:paraId="010A6942" w15:paraIdParent="6C3CC329" w15:done="0"/>
  <w15:commentEx w15:paraId="40F7A9AD" w15:done="0"/>
  <w15:commentEx w15:paraId="20D2ABEF" w15:paraIdParent="40F7A9AD" w15:done="0"/>
  <w15:commentEx w15:paraId="26093896" w15:done="0"/>
  <w15:commentEx w15:paraId="4EB933F2" w15:paraIdParent="26093896" w15:done="0"/>
  <w15:commentEx w15:paraId="21DA6D26" w15:paraIdParent="26093896" w15:done="0"/>
  <w15:commentEx w15:paraId="26034F2C" w15:done="0"/>
  <w15:commentEx w15:paraId="68010580" w15:done="0"/>
  <w15:commentEx w15:paraId="0A3CFA63" w15:done="0"/>
  <w15:commentEx w15:paraId="605E573E" w15:done="0"/>
  <w15:commentEx w15:paraId="1E45D6F8" w15:done="0"/>
  <w15:commentEx w15:paraId="78549BB7" w15:done="0"/>
  <w15:commentEx w15:paraId="60E6C173" w15:paraIdParent="78549BB7" w15:done="0"/>
  <w15:commentEx w15:paraId="0F98504B" w15:paraIdParent="78549BB7" w15:done="0"/>
  <w15:commentEx w15:paraId="614CF5DB" w15:done="0"/>
  <w15:commentEx w15:paraId="6080BDA1" w15:paraIdParent="614CF5DB" w15:done="0"/>
  <w15:commentEx w15:paraId="45F7B8FB" w15:paraIdParent="614CF5DB" w15:done="0"/>
  <w15:commentEx w15:paraId="4B8059D0" w15:paraIdParent="614CF5DB" w15:done="0"/>
  <w15:commentEx w15:paraId="1602583B" w15:done="0"/>
  <w15:commentEx w15:paraId="72FF96D6" w15:done="0"/>
  <w15:commentEx w15:paraId="524A93EA" w15:paraIdParent="72FF96D6" w15:done="0"/>
  <w15:commentEx w15:paraId="121961BC" w15:done="0"/>
  <w15:commentEx w15:paraId="72C72816" w15:done="0"/>
  <w15:commentEx w15:paraId="5D59B612" w15:done="0"/>
  <w15:commentEx w15:paraId="55AAC7E6" w15:done="0"/>
  <w15:commentEx w15:paraId="13C3A9F5" w15:paraIdParent="55AAC7E6" w15:done="0"/>
  <w15:commentEx w15:paraId="545BE8F4" w15:done="0"/>
  <w15:commentEx w15:paraId="2F4B168E" w15:done="0"/>
  <w15:commentEx w15:paraId="585C2ABC" w15:paraIdParent="2F4B168E" w15:done="0"/>
  <w15:commentEx w15:paraId="00B5C620" w15:done="0"/>
  <w15:commentEx w15:paraId="432C8539" w15:done="0"/>
  <w15:commentEx w15:paraId="732D9E88" w15:done="0"/>
  <w15:commentEx w15:paraId="2DFFB79C" w15:paraIdParent="732D9E88" w15:done="0"/>
  <w15:commentEx w15:paraId="1E73A8E4" w15:done="0"/>
  <w15:commentEx w15:paraId="2DC2B301" w15:paraIdParent="1E73A8E4" w15:done="0"/>
  <w15:commentEx w15:paraId="1FA796F6" w15:paraIdParent="1E73A8E4" w15:done="0"/>
  <w15:commentEx w15:paraId="3A567EAB" w15:done="0"/>
  <w15:commentEx w15:paraId="4961FE80" w15:paraIdParent="3A567EAB" w15:done="0"/>
  <w15:commentEx w15:paraId="650FA7B3" w15:paraIdParent="3A567EAB" w15:done="0"/>
  <w15:commentEx w15:paraId="0FC42970" w15:done="0"/>
  <w15:commentEx w15:paraId="24D3DCE9" w15:done="0"/>
  <w15:commentEx w15:paraId="12E58D26" w15:paraIdParent="24D3DCE9" w15:done="0"/>
  <w15:commentEx w15:paraId="0A60FFDE" w15:paraIdParent="24D3DCE9" w15:done="0"/>
  <w15:commentEx w15:paraId="75D118A7" w15:paraIdParent="24D3DCE9" w15:done="0"/>
  <w15:commentEx w15:paraId="53FC5A81" w15:done="0"/>
  <w15:commentEx w15:paraId="12232249" w15:done="0"/>
  <w15:commentEx w15:paraId="59AA0C49" w15:done="0"/>
  <w15:commentEx w15:paraId="282CCDB2" w15:done="0"/>
  <w15:commentEx w15:paraId="28148644" w15:done="0"/>
  <w15:commentEx w15:paraId="362109FE" w15:paraIdParent="28148644" w15:done="0"/>
  <w15:commentEx w15:paraId="0331034C" w15:paraIdParent="28148644" w15:done="0"/>
  <w15:commentEx w15:paraId="6CD82E87" w15:done="0"/>
  <w15:commentEx w15:paraId="3D223E6F" w15:paraIdParent="6CD82E87" w15:done="0"/>
  <w15:commentEx w15:paraId="32CB201C" w15:done="0"/>
  <w15:commentEx w15:paraId="71B2F5F7" w15:paraIdParent="32CB201C" w15:done="0"/>
  <w15:commentEx w15:paraId="203A55C3" w15:done="0"/>
  <w15:commentEx w15:paraId="0305A4D4" w15:paraIdParent="203A55C3" w15:done="0"/>
  <w15:commentEx w15:paraId="7B9C0B78" w15:done="0"/>
  <w15:commentEx w15:paraId="20D1D82F" w15:paraIdParent="7B9C0B78" w15:done="0"/>
  <w15:commentEx w15:paraId="4BE8DA61" w15:done="0"/>
  <w15:commentEx w15:paraId="2FB2B447" w15:paraIdParent="4BE8DA61" w15:done="0"/>
  <w15:commentEx w15:paraId="32E01787" w15:done="0"/>
  <w15:commentEx w15:paraId="25694559" w15:paraIdParent="32E01787" w15:done="0"/>
  <w15:commentEx w15:paraId="198DE98E" w15:paraIdParent="32E01787" w15:done="0"/>
  <w15:commentEx w15:paraId="104DA3B1" w15:done="0"/>
  <w15:commentEx w15:paraId="3EC870C4" w15:paraIdParent="104DA3B1" w15:done="0"/>
  <w15:commentEx w15:paraId="2473BACC" w15:paraIdParent="104DA3B1" w15:done="0"/>
  <w15:commentEx w15:paraId="4E090E20" w15:done="0"/>
  <w15:commentEx w15:paraId="13734723" w15:paraIdParent="4E090E20" w15:done="0"/>
  <w15:commentEx w15:paraId="1C13EF18" w15:done="0"/>
  <w15:commentEx w15:paraId="04695A57" w15:done="0"/>
  <w15:commentEx w15:paraId="2139FD56" w15:paraIdParent="04695A57" w15:done="0"/>
  <w15:commentEx w15:paraId="6E375429" w15:done="0"/>
  <w15:commentEx w15:paraId="3EDB20CA" w15:paraIdParent="6E375429" w15:done="0"/>
  <w15:commentEx w15:paraId="73EB81E9" w15:done="0"/>
  <w15:commentEx w15:paraId="446A747E" w15:paraIdParent="73EB81E9" w15:done="0"/>
  <w15:commentEx w15:paraId="60BFEC15" w15:paraIdParent="73EB81E9" w15:done="0"/>
  <w15:commentEx w15:paraId="36564AC2" w15:done="0"/>
  <w15:commentEx w15:paraId="0A83B8AE" w15:paraIdParent="36564AC2" w15:done="0"/>
  <w15:commentEx w15:paraId="1D0B061A" w15:done="0"/>
  <w15:commentEx w15:paraId="4C22DE67" w15:done="0"/>
  <w15:commentEx w15:paraId="1F089F51" w15:paraIdParent="4C22DE67" w15:done="0"/>
  <w15:commentEx w15:paraId="21D7F143" w15:done="0"/>
  <w15:commentEx w15:paraId="20217A91" w15:done="0"/>
  <w15:commentEx w15:paraId="7BF4756E" w15:done="0"/>
  <w15:commentEx w15:paraId="636E9514" w15:done="0"/>
  <w15:commentEx w15:paraId="1A641268" w15:done="0"/>
  <w15:commentEx w15:paraId="68F654EB" w15:done="0"/>
  <w15:commentEx w15:paraId="67CD0B53" w15:paraIdParent="68F654EB" w15:done="0"/>
  <w15:commentEx w15:paraId="46F8AB50" w15:done="0"/>
  <w15:commentEx w15:paraId="5DF49D1C" w15:paraIdParent="46F8AB50" w15:done="0"/>
  <w15:commentEx w15:paraId="0B24EAB7" w15:done="0"/>
  <w15:commentEx w15:paraId="6DDC28A7" w15:paraIdParent="0B24EAB7" w15:done="0"/>
  <w15:commentEx w15:paraId="59F0BEA2" w15:done="0"/>
  <w15:commentEx w15:paraId="1CD2ED13" w15:paraIdParent="59F0BEA2" w15:done="0"/>
  <w15:commentEx w15:paraId="0907CDCF" w15:done="0"/>
  <w15:commentEx w15:paraId="0EC5B51F" w15:paraIdParent="0907CDCF" w15:done="0"/>
  <w15:commentEx w15:paraId="7289A2BC" w15:done="0"/>
  <w15:commentEx w15:paraId="37825B8F" w15:paraIdParent="7289A2BC" w15:done="0"/>
  <w15:commentEx w15:paraId="3200EF19" w15:paraIdParent="7289A2BC" w15:done="0"/>
  <w15:commentEx w15:paraId="0BBC9960" w15:paraIdParent="7289A2BC" w15:done="0"/>
  <w15:commentEx w15:paraId="08C2C82C" w15:done="0"/>
  <w15:commentEx w15:paraId="0E8AAD11" w15:paraIdParent="08C2C82C" w15:done="0"/>
  <w15:commentEx w15:paraId="1636BF5E" w15:done="0"/>
  <w15:commentEx w15:paraId="78F521FD" w15:done="0"/>
  <w15:commentEx w15:paraId="4FADFC1B" w15:paraIdParent="78F521FD" w15:done="0"/>
  <w15:commentEx w15:paraId="3C37E55F" w15:done="0"/>
  <w15:commentEx w15:paraId="5F5410C3" w15:paraIdParent="3C37E55F" w15:done="0"/>
  <w15:commentEx w15:paraId="0E174618" w15:done="0"/>
  <w15:commentEx w15:paraId="2E9DE464" w15:paraIdParent="0E1746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939F7" w16cex:dateUtc="2020-07-27T09:33:00Z"/>
  <w16cex:commentExtensible w16cex:durableId="22C93F60" w16cex:dateUtc="2020-07-27T09:33:00Z"/>
  <w16cex:commentExtensible w16cex:durableId="22CA787A" w16cex:dateUtc="2020-07-28T08:12:00Z"/>
  <w16cex:commentExtensible w16cex:durableId="23033A76" w16cex:dateUtc="2020-09-09T09:26:00Z"/>
  <w16cex:commentExtensible w16cex:durableId="22C93E22" w16cex:dateUtc="2020-07-27T09:50:00Z"/>
  <w16cex:commentExtensible w16cex:durableId="22CA7469" w16cex:dateUtc="2020-07-28T07:54:00Z"/>
  <w16cex:commentExtensible w16cex:durableId="22C94121" w16cex:dateUtc="2020-07-27T10:03:00Z"/>
  <w16cex:commentExtensible w16cex:durableId="22C942AA" w16cex:dateUtc="2020-07-27T10:10:00Z"/>
  <w16cex:commentExtensible w16cex:durableId="22C943F6" w16cex:dateUtc="2020-07-27T10:15:00Z"/>
  <w16cex:commentExtensible w16cex:durableId="22C94810" w16cex:dateUtc="2020-07-27T10:33:00Z"/>
  <w16cex:commentExtensible w16cex:durableId="22C95AA8" w16cex:dateUtc="2020-07-27T11:52:00Z"/>
  <w16cex:commentExtensible w16cex:durableId="22C95AE8" w16cex:dateUtc="2020-07-27T11:53:00Z"/>
  <w16cex:commentExtensible w16cex:durableId="22C961D4" w16cex:dateUtc="2020-07-27T12:23:00Z"/>
  <w16cex:commentExtensible w16cex:durableId="22C962C8" w16cex:dateUtc="2020-07-27T12:27:00Z"/>
  <w16cex:commentExtensible w16cex:durableId="22C95E9B" w16cex:dateUtc="2020-07-27T12:09:00Z"/>
  <w16cex:commentExtensible w16cex:durableId="22E51AED" w16cex:dateUtc="2020-08-17T13:04:00Z"/>
  <w16cex:commentExtensible w16cex:durableId="22C96801" w16cex:dateUtc="2020-07-27T12:46:00Z"/>
  <w16cex:commentExtensible w16cex:durableId="22C9673D" w16cex:dateUtc="2020-07-27T12:46:00Z"/>
  <w16cex:commentExtensible w16cex:durableId="22C96711" w16cex:dateUtc="2020-07-27T12:45:00Z"/>
  <w16cex:commentExtensible w16cex:durableId="22C96857" w16cex:dateUtc="2020-07-27T12:51:00Z"/>
  <w16cex:commentExtensible w16cex:durableId="22C96889" w16cex:dateUtc="2020-07-27T12:51:00Z"/>
  <w16cex:commentExtensible w16cex:durableId="22E4F20C" w16cex:dateUtc="2020-08-17T10:07:00Z"/>
  <w16cex:commentExtensible w16cex:durableId="22E4F2C6" w16cex:dateUtc="2020-08-17T10:12:00Z"/>
  <w16cex:commentExtensible w16cex:durableId="22C974F4" w16cex:dateUtc="2020-07-27T13:44:00Z"/>
  <w16cex:commentExtensible w16cex:durableId="22CAACD9" w16cex:dateUtc="2020-07-28T11:55:00Z"/>
  <w16cex:commentExtensible w16cex:durableId="22CAAD15" w16cex:dateUtc="2020-07-28T11:56:00Z"/>
  <w16cex:commentExtensible w16cex:durableId="22CAB1B1" w16cex:dateUtc="2020-07-28T12:16:00Z"/>
  <w16cex:commentExtensible w16cex:durableId="22CAB2D8" w16cex:dateUtc="2020-07-28T12:21:00Z"/>
  <w16cex:commentExtensible w16cex:durableId="22CAB58C" w16cex:dateUtc="2020-07-28T12:32:00Z"/>
  <w16cex:commentExtensible w16cex:durableId="22E4FD6C" w16cex:dateUtc="2020-08-17T10:58:00Z"/>
  <w16cex:commentExtensible w16cex:durableId="22CD4E58" w16cex:dateUtc="2020-07-30T11:49:00Z"/>
  <w16cex:commentExtensible w16cex:durableId="22CBDD24" w16cex:dateUtc="2020-07-29T09:33:00Z"/>
  <w16cex:commentExtensible w16cex:durableId="22CC26AB" w16cex:dateUtc="2020-07-29T14:47:00Z"/>
  <w16cex:commentExtensible w16cex:durableId="22CACA02" w16cex:dateUtc="2020-07-28T14:00:00Z"/>
  <w16cex:commentExtensible w16cex:durableId="22CACD75" w16cex:dateUtc="2020-07-28T14:14:00Z"/>
  <w16cex:commentExtensible w16cex:durableId="22CAC7FB" w16cex:dateUtc="2020-07-28T13:51:00Z"/>
  <w16cex:commentExtensible w16cex:durableId="22CAC8A8" w16cex:dateUtc="2020-07-28T13:54:00Z"/>
  <w16cex:commentExtensible w16cex:durableId="22CAE87C" w16cex:dateUtc="2020-07-28T16:10:00Z"/>
  <w16cex:commentExtensible w16cex:durableId="22CC16D2" w16cex:dateUtc="2020-07-28T13:36:00Z"/>
  <w16cex:commentExtensible w16cex:durableId="22E50D24" w16cex:dateUtc="2020-08-17T12:05:00Z"/>
  <w16cex:commentExtensible w16cex:durableId="22CC10F9" w16cex:dateUtc="2020-07-29T13:15:00Z"/>
  <w16cex:commentExtensible w16cex:durableId="22CBB7F1" w16cex:dateUtc="2020-07-29T06:55:00Z"/>
  <w16cex:commentExtensible w16cex:durableId="22E50D4E" w16cex:dateUtc="2020-08-17T12:06:00Z"/>
  <w16cex:commentExtensible w16cex:durableId="22CC2ED5" w16cex:dateUtc="2020-07-29T15:22:00Z"/>
  <w16cex:commentExtensible w16cex:durableId="22CD0228" w16cex:dateUtc="2020-07-30T06:24:00Z"/>
  <w16cex:commentExtensible w16cex:durableId="22CD01ED" w16cex:dateUtc="2020-07-30T06:23:00Z"/>
  <w16cex:commentExtensible w16cex:durableId="22CD0263" w16cex:dateUtc="2020-07-30T06:25:00Z"/>
  <w16cex:commentExtensible w16cex:durableId="22CD1CA2" w16cex:dateUtc="2020-07-30T08:17:00Z"/>
  <w16cex:commentExtensible w16cex:durableId="22CE71C6" w16cex:dateUtc="2020-07-31T08:32:00Z"/>
  <w16cex:commentExtensible w16cex:durableId="22CEAB75" w16cex:dateUtc="2020-07-31T12:38:00Z"/>
  <w16cex:commentExtensible w16cex:durableId="22E5047E" w16cex:dateUtc="2020-08-17T11:28:00Z"/>
  <w16cex:commentExtensible w16cex:durableId="22E5048D" w16cex:dateUtc="2020-08-17T11:28:00Z"/>
  <w16cex:commentExtensible w16cex:durableId="23033B4B" w16cex:dateUtc="2020-09-09T09:30:00Z"/>
  <w16cex:commentExtensible w16cex:durableId="22CEC356" w16cex:dateUtc="2020-07-31T14:20:00Z"/>
  <w16cex:commentExtensible w16cex:durableId="22CD1D1F" w16cex:dateUtc="2020-07-30T08:19:00Z"/>
  <w16cex:commentExtensible w16cex:durableId="22CD1D5E" w16cex:dateUtc="2020-07-30T08:20:00Z"/>
  <w16cex:commentExtensible w16cex:durableId="23032B85" w16cex:dateUtc="2020-09-09T08:23:00Z"/>
  <w16cex:commentExtensible w16cex:durableId="22CAE794" w16cex:dateUtc="2020-07-28T16:06:00Z"/>
  <w16cex:commentExtensible w16cex:durableId="22CEC447" w16cex:dateUtc="2020-07-31T14:24:00Z"/>
  <w16cex:commentExtensible w16cex:durableId="22CEC54B" w16cex:dateUtc="2020-07-31T14:28:00Z"/>
  <w16cex:commentExtensible w16cex:durableId="22CEC5E7" w16cex:dateUtc="2020-07-31T14:31:00Z"/>
  <w16cex:commentExtensible w16cex:durableId="22CEC654" w16cex:dateUtc="2020-07-31T14:33:00Z"/>
  <w16cex:commentExtensible w16cex:durableId="22CEC683" w16cex:dateUtc="2020-07-31T14:34:00Z"/>
  <w16cex:commentExtensible w16cex:durableId="22CEC795" w16cex:dateUtc="2020-07-31T14:38:00Z"/>
  <w16cex:commentExtensible w16cex:durableId="22CEC902" w16cex:dateUtc="2020-07-31T14:44:00Z"/>
  <w16cex:commentExtensible w16cex:durableId="22CEC92E" w16cex:dateUtc="2020-07-31T14:45:00Z"/>
  <w16cex:commentExtensible w16cex:durableId="22CEC969" w16cex:dateUtc="2020-07-31T14:46:00Z"/>
  <w16cex:commentExtensible w16cex:durableId="22CEC985" w16cex:dateUtc="2020-07-31T14:47:00Z"/>
  <w16cex:commentExtensible w16cex:durableId="22CECC00" w16cex:dateUtc="2020-07-31T14:57:00Z"/>
  <w16cex:commentExtensible w16cex:durableId="22CECC20" w16cex:dateUtc="2020-07-31T14:58:00Z"/>
  <w16cex:commentExtensible w16cex:durableId="22CAB1E7" w16cex:dateUtc="2020-07-28T12:17:00Z"/>
  <w16cex:commentExtensible w16cex:durableId="22CECD5A" w16cex:dateUtc="2020-07-31T15: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F7263B" w16cid:durableId="22C9393F"/>
  <w16cid:commentId w16cid:paraId="5357B589" w16cid:durableId="22C93940"/>
  <w16cid:commentId w16cid:paraId="4F557E12" w16cid:durableId="22C93941"/>
  <w16cid:commentId w16cid:paraId="039EDCD0" w16cid:durableId="22C93942"/>
  <w16cid:commentId w16cid:paraId="5DC046EE" w16cid:durableId="22C939F7"/>
  <w16cid:commentId w16cid:paraId="655EF640" w16cid:durableId="22C93F64"/>
  <w16cid:commentId w16cid:paraId="70EB16E0" w16cid:durableId="22C93F63"/>
  <w16cid:commentId w16cid:paraId="05D97F66" w16cid:durableId="22C93F62"/>
  <w16cid:commentId w16cid:paraId="2826F49A" w16cid:durableId="22C93F61"/>
  <w16cid:commentId w16cid:paraId="79826F50" w16cid:durableId="22C93F60"/>
  <w16cid:commentId w16cid:paraId="28FE4757" w16cid:durableId="22CA787A"/>
  <w16cid:commentId w16cid:paraId="094D9B8E" w16cid:durableId="23033A76"/>
  <w16cid:commentId w16cid:paraId="41482212" w16cid:durableId="22C93E22"/>
  <w16cid:commentId w16cid:paraId="74D6E451" w16cid:durableId="22CA7469"/>
  <w16cid:commentId w16cid:paraId="34753AF3" w16cid:durableId="22C93943"/>
  <w16cid:commentId w16cid:paraId="1746C1C2" w16cid:durableId="22C94121"/>
  <w16cid:commentId w16cid:paraId="665793DE" w16cid:durableId="22C93948"/>
  <w16cid:commentId w16cid:paraId="5D7E46FF" w16cid:durableId="22C9394D"/>
  <w16cid:commentId w16cid:paraId="1C55C4EE" w16cid:durableId="22C942AA"/>
  <w16cid:commentId w16cid:paraId="3D73D9EA" w16cid:durableId="22C9394E"/>
  <w16cid:commentId w16cid:paraId="678C4F3F" w16cid:durableId="22C9394F"/>
  <w16cid:commentId w16cid:paraId="3CB72F02" w16cid:durableId="22C943F6"/>
  <w16cid:commentId w16cid:paraId="3A0C0594" w16cid:durableId="22C93950"/>
  <w16cid:commentId w16cid:paraId="0CE71E62" w16cid:durableId="22C94810"/>
  <w16cid:commentId w16cid:paraId="56EE1291" w16cid:durableId="22C95AA8"/>
  <w16cid:commentId w16cid:paraId="51D3A9C1" w16cid:durableId="22C93953"/>
  <w16cid:commentId w16cid:paraId="2D8BED02" w16cid:durableId="22C95AE8"/>
  <w16cid:commentId w16cid:paraId="357E20E3" w16cid:durableId="22C93955"/>
  <w16cid:commentId w16cid:paraId="52A1431F" w16cid:durableId="22C961D4"/>
  <w16cid:commentId w16cid:paraId="501C0F6D" w16cid:durableId="22C962C8"/>
  <w16cid:commentId w16cid:paraId="374B0E7D" w16cid:durableId="22C93956"/>
  <w16cid:commentId w16cid:paraId="05B3073F" w16cid:durableId="22C95E9B"/>
  <w16cid:commentId w16cid:paraId="10D7B0B0" w16cid:durableId="22E51AED"/>
  <w16cid:commentId w16cid:paraId="6394BB64" w16cid:durableId="22C96802"/>
  <w16cid:commentId w16cid:paraId="5BE5D08E" w16cid:durableId="22C96801"/>
  <w16cid:commentId w16cid:paraId="413F9E59" w16cid:durableId="22C93959"/>
  <w16cid:commentId w16cid:paraId="740CFEC2" w16cid:durableId="22C9673D"/>
  <w16cid:commentId w16cid:paraId="4E274BEC" w16cid:durableId="22C9395A"/>
  <w16cid:commentId w16cid:paraId="3BB5E607" w16cid:durableId="22C96711"/>
  <w16cid:commentId w16cid:paraId="4F322B04" w16cid:durableId="22C9395B"/>
  <w16cid:commentId w16cid:paraId="5AA9BC55" w16cid:durableId="22C9395C"/>
  <w16cid:commentId w16cid:paraId="6546EF56" w16cid:durableId="22C96857"/>
  <w16cid:commentId w16cid:paraId="5D1C1CB0" w16cid:durableId="22C9395D"/>
  <w16cid:commentId w16cid:paraId="00332037" w16cid:durableId="22C96889"/>
  <w16cid:commentId w16cid:paraId="5C473F2C" w16cid:durableId="22C9395E"/>
  <w16cid:commentId w16cid:paraId="42BEFD5E" w16cid:durableId="22E4F20C"/>
  <w16cid:commentId w16cid:paraId="684B779A" w16cid:durableId="22E4F2C6"/>
  <w16cid:commentId w16cid:paraId="6A9B6532" w16cid:durableId="22C974F4"/>
  <w16cid:commentId w16cid:paraId="2B10B8BC" w16cid:durableId="22C93962"/>
  <w16cid:commentId w16cid:paraId="45656813" w16cid:durableId="22CAACD9"/>
  <w16cid:commentId w16cid:paraId="2F9DCF65" w16cid:durableId="22C93964"/>
  <w16cid:commentId w16cid:paraId="30A80493" w16cid:durableId="22C93965"/>
  <w16cid:commentId w16cid:paraId="0C51E02D" w16cid:durableId="22CAAD15"/>
  <w16cid:commentId w16cid:paraId="15F99DF5" w16cid:durableId="22CAB1B1"/>
  <w16cid:commentId w16cid:paraId="6C3CC329" w16cid:durableId="22C93967"/>
  <w16cid:commentId w16cid:paraId="010A6942" w16cid:durableId="22CAB2D8"/>
  <w16cid:commentId w16cid:paraId="40F7A9AD" w16cid:durableId="22C93968"/>
  <w16cid:commentId w16cid:paraId="20D2ABEF" w16cid:durableId="22CAB58C"/>
  <w16cid:commentId w16cid:paraId="26093896" w16cid:durableId="22C9396F"/>
  <w16cid:commentId w16cid:paraId="4EB933F2" w16cid:durableId="22C93970"/>
  <w16cid:commentId w16cid:paraId="21DA6D26" w16cid:durableId="22E4FD6C"/>
  <w16cid:commentId w16cid:paraId="26034F2C" w16cid:durableId="22CD4E58"/>
  <w16cid:commentId w16cid:paraId="68010580" w16cid:durableId="22CBDD24"/>
  <w16cid:commentId w16cid:paraId="0A3CFA63" w16cid:durableId="22CC26AB"/>
  <w16cid:commentId w16cid:paraId="605E573E" w16cid:durableId="22CACA02"/>
  <w16cid:commentId w16cid:paraId="1E45D6F8" w16cid:durableId="22CACD75"/>
  <w16cid:commentId w16cid:paraId="78549BB7" w16cid:durableId="22C93986"/>
  <w16cid:commentId w16cid:paraId="60E6C173" w16cid:durableId="22C93987"/>
  <w16cid:commentId w16cid:paraId="0F98504B" w16cid:durableId="22CAC7FB"/>
  <w16cid:commentId w16cid:paraId="614CF5DB" w16cid:durableId="22C93988"/>
  <w16cid:commentId w16cid:paraId="6080BDA1" w16cid:durableId="22C93989"/>
  <w16cid:commentId w16cid:paraId="45F7B8FB" w16cid:durableId="22C9398A"/>
  <w16cid:commentId w16cid:paraId="4B8059D0" w16cid:durableId="22CAC8A8"/>
  <w16cid:commentId w16cid:paraId="1602583B" w16cid:durableId="22C93991"/>
  <w16cid:commentId w16cid:paraId="72FF96D6" w16cid:durableId="22C93992"/>
  <w16cid:commentId w16cid:paraId="524A93EA" w16cid:durableId="22CAE87C"/>
  <w16cid:commentId w16cid:paraId="121961BC" w16cid:durableId="22CC16D2"/>
  <w16cid:commentId w16cid:paraId="72C72816" w16cid:durableId="22E50D24"/>
  <w16cid:commentId w16cid:paraId="5D59B612" w16cid:durableId="22CC10F9"/>
  <w16cid:commentId w16cid:paraId="55AAC7E6" w16cid:durableId="22C9399A"/>
  <w16cid:commentId w16cid:paraId="13C3A9F5" w16cid:durableId="22CBB7F1"/>
  <w16cid:commentId w16cid:paraId="545BE8F4" w16cid:durableId="22E50D4E"/>
  <w16cid:commentId w16cid:paraId="2F4B168E" w16cid:durableId="22C9399E"/>
  <w16cid:commentId w16cid:paraId="585C2ABC" w16cid:durableId="22CC2ED5"/>
  <w16cid:commentId w16cid:paraId="00B5C620" w16cid:durableId="22C939A0"/>
  <w16cid:commentId w16cid:paraId="432C8539" w16cid:durableId="22C939A1"/>
  <w16cid:commentId w16cid:paraId="732D9E88" w16cid:durableId="22C939A3"/>
  <w16cid:commentId w16cid:paraId="2DFFB79C" w16cid:durableId="22CD0228"/>
  <w16cid:commentId w16cid:paraId="1E73A8E4" w16cid:durableId="22C939A6"/>
  <w16cid:commentId w16cid:paraId="2DC2B301" w16cid:durableId="22C939A7"/>
  <w16cid:commentId w16cid:paraId="1FA796F6" w16cid:durableId="22CD01ED"/>
  <w16cid:commentId w16cid:paraId="3A567EAB" w16cid:durableId="22C939A8"/>
  <w16cid:commentId w16cid:paraId="4961FE80" w16cid:durableId="22C939A9"/>
  <w16cid:commentId w16cid:paraId="650FA7B3" w16cid:durableId="22CD0263"/>
  <w16cid:commentId w16cid:paraId="0FC42970" w16cid:durableId="22C939AB"/>
  <w16cid:commentId w16cid:paraId="24D3DCE9" w16cid:durableId="22C939AC"/>
  <w16cid:commentId w16cid:paraId="12E58D26" w16cid:durableId="22C939AD"/>
  <w16cid:commentId w16cid:paraId="0A60FFDE" w16cid:durableId="22C939AE"/>
  <w16cid:commentId w16cid:paraId="75D118A7" w16cid:durableId="22CD1CA2"/>
  <w16cid:commentId w16cid:paraId="53FC5A81" w16cid:durableId="22CE71C6"/>
  <w16cid:commentId w16cid:paraId="12232249" w16cid:durableId="22CEAB75"/>
  <w16cid:commentId w16cid:paraId="59AA0C49" w16cid:durableId="22E5047E"/>
  <w16cid:commentId w16cid:paraId="282CCDB2" w16cid:durableId="22E5048D"/>
  <w16cid:commentId w16cid:paraId="28148644" w16cid:durableId="22C939B1"/>
  <w16cid:commentId w16cid:paraId="362109FE" w16cid:durableId="22C939B2"/>
  <w16cid:commentId w16cid:paraId="0331034C" w16cid:durableId="23033B4B"/>
  <w16cid:commentId w16cid:paraId="6CD82E87" w16cid:durableId="22C939B3"/>
  <w16cid:commentId w16cid:paraId="3D223E6F" w16cid:durableId="22CEC356"/>
  <w16cid:commentId w16cid:paraId="32CB201C" w16cid:durableId="22C939B6"/>
  <w16cid:commentId w16cid:paraId="71B2F5F7" w16cid:durableId="22CD1D1F"/>
  <w16cid:commentId w16cid:paraId="203A55C3" w16cid:durableId="22C939B7"/>
  <w16cid:commentId w16cid:paraId="0305A4D4" w16cid:durableId="22CD1D5E"/>
  <w16cid:commentId w16cid:paraId="7B9C0B78" w16cid:durableId="22C939B8"/>
  <w16cid:commentId w16cid:paraId="20D1D82F" w16cid:durableId="23032B85"/>
  <w16cid:commentId w16cid:paraId="4BE8DA61" w16cid:durableId="22C939B9"/>
  <w16cid:commentId w16cid:paraId="2FB2B447" w16cid:durableId="22C939BA"/>
  <w16cid:commentId w16cid:paraId="32E01787" w16cid:durableId="22C939C4"/>
  <w16cid:commentId w16cid:paraId="25694559" w16cid:durableId="22C939C5"/>
  <w16cid:commentId w16cid:paraId="198DE98E" w16cid:durableId="22CAE794"/>
  <w16cid:commentId w16cid:paraId="104DA3B1" w16cid:durableId="22C939C6"/>
  <w16cid:commentId w16cid:paraId="3EC870C4" w16cid:durableId="22C939C7"/>
  <w16cid:commentId w16cid:paraId="2473BACC" w16cid:durableId="22CEC447"/>
  <w16cid:commentId w16cid:paraId="4E090E20" w16cid:durableId="22C939CA"/>
  <w16cid:commentId w16cid:paraId="13734723" w16cid:durableId="22C939CB"/>
  <w16cid:commentId w16cid:paraId="1C13EF18" w16cid:durableId="22C939CC"/>
  <w16cid:commentId w16cid:paraId="04695A57" w16cid:durableId="22C939CD"/>
  <w16cid:commentId w16cid:paraId="2139FD56" w16cid:durableId="22CEC54B"/>
  <w16cid:commentId w16cid:paraId="6E375429" w16cid:durableId="22C939CE"/>
  <w16cid:commentId w16cid:paraId="3EDB20CA" w16cid:durableId="22CEC5E7"/>
  <w16cid:commentId w16cid:paraId="73EB81E9" w16cid:durableId="22C939CF"/>
  <w16cid:commentId w16cid:paraId="446A747E" w16cid:durableId="22C939D0"/>
  <w16cid:commentId w16cid:paraId="60BFEC15" w16cid:durableId="22CEC654"/>
  <w16cid:commentId w16cid:paraId="36564AC2" w16cid:durableId="22C939D1"/>
  <w16cid:commentId w16cid:paraId="0A83B8AE" w16cid:durableId="22CEC683"/>
  <w16cid:commentId w16cid:paraId="1D0B061A" w16cid:durableId="22C939D5"/>
  <w16cid:commentId w16cid:paraId="4C22DE67" w16cid:durableId="22C939D7"/>
  <w16cid:commentId w16cid:paraId="1F089F51" w16cid:durableId="22CEC795"/>
  <w16cid:commentId w16cid:paraId="21D7F143" w16cid:durableId="22CEC902"/>
  <w16cid:commentId w16cid:paraId="20217A91" w16cid:durableId="22C939D8"/>
  <w16cid:commentId w16cid:paraId="7BF4756E" w16cid:durableId="22C939D9"/>
  <w16cid:commentId w16cid:paraId="636E9514" w16cid:durableId="22C939DA"/>
  <w16cid:commentId w16cid:paraId="1A641268" w16cid:durableId="22C939DB"/>
  <w16cid:commentId w16cid:paraId="68F654EB" w16cid:durableId="22C939DC"/>
  <w16cid:commentId w16cid:paraId="67CD0B53" w16cid:durableId="22CEC92E"/>
  <w16cid:commentId w16cid:paraId="46F8AB50" w16cid:durableId="22C939DD"/>
  <w16cid:commentId w16cid:paraId="5DF49D1C" w16cid:durableId="22CEC969"/>
  <w16cid:commentId w16cid:paraId="0B24EAB7" w16cid:durableId="22C939DE"/>
  <w16cid:commentId w16cid:paraId="6DDC28A7" w16cid:durableId="22CEC985"/>
  <w16cid:commentId w16cid:paraId="59F0BEA2" w16cid:durableId="22C939DF"/>
  <w16cid:commentId w16cid:paraId="1CD2ED13" w16cid:durableId="22CECC00"/>
  <w16cid:commentId w16cid:paraId="0907CDCF" w16cid:durableId="22C939E0"/>
  <w16cid:commentId w16cid:paraId="0EC5B51F" w16cid:durableId="22CECC20"/>
  <w16cid:commentId w16cid:paraId="7289A2BC" w16cid:durableId="22C939E2"/>
  <w16cid:commentId w16cid:paraId="37825B8F" w16cid:durableId="22C939E3"/>
  <w16cid:commentId w16cid:paraId="3200EF19" w16cid:durableId="22C939E4"/>
  <w16cid:commentId w16cid:paraId="0BBC9960" w16cid:durableId="22CAB1E7"/>
  <w16cid:commentId w16cid:paraId="08C2C82C" w16cid:durableId="22C939E5"/>
  <w16cid:commentId w16cid:paraId="0E8AAD11" w16cid:durableId="22CECD5A"/>
  <w16cid:commentId w16cid:paraId="1636BF5E" w16cid:durableId="22C939E6"/>
  <w16cid:commentId w16cid:paraId="78F521FD" w16cid:durableId="22C939E7"/>
  <w16cid:commentId w16cid:paraId="4FADFC1B" w16cid:durableId="22C939E8"/>
  <w16cid:commentId w16cid:paraId="3C37E55F" w16cid:durableId="22C939E9"/>
  <w16cid:commentId w16cid:paraId="5F5410C3" w16cid:durableId="22C939EA"/>
  <w16cid:commentId w16cid:paraId="0E174618" w16cid:durableId="22C939EB"/>
  <w16cid:commentId w16cid:paraId="2E9DE464" w16cid:durableId="22C939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9965E7" w14:textId="77777777" w:rsidR="00500251" w:rsidRDefault="00500251" w:rsidP="00B65B3A">
      <w:r>
        <w:separator/>
      </w:r>
    </w:p>
    <w:p w14:paraId="69E73D96" w14:textId="77777777" w:rsidR="00500251" w:rsidRDefault="00500251"/>
  </w:endnote>
  <w:endnote w:type="continuationSeparator" w:id="0">
    <w:p w14:paraId="18A2A4AC" w14:textId="77777777" w:rsidR="00500251" w:rsidRDefault="00500251" w:rsidP="00B65B3A">
      <w:r>
        <w:continuationSeparator/>
      </w:r>
    </w:p>
    <w:p w14:paraId="329419A6" w14:textId="77777777" w:rsidR="00500251" w:rsidRDefault="005002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notTrueType/>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Content>
      <w:p w14:paraId="44D71C08" w14:textId="470418E5" w:rsidR="00DD3F8F" w:rsidRDefault="00DD3F8F"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DD3F8F" w:rsidRDefault="00DD3F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Content>
      <w:p w14:paraId="2401ADF2" w14:textId="5343BE82" w:rsidR="00DD3F8F" w:rsidRDefault="00DD3F8F"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00D5C560" w14:textId="77777777" w:rsidR="00DD3F8F" w:rsidRDefault="00DD3F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E7E8D4" w14:textId="77777777" w:rsidR="00500251" w:rsidRDefault="00500251" w:rsidP="00B65B3A">
      <w:r>
        <w:separator/>
      </w:r>
    </w:p>
  </w:footnote>
  <w:footnote w:type="continuationSeparator" w:id="0">
    <w:p w14:paraId="15354D4C" w14:textId="77777777" w:rsidR="00500251" w:rsidRDefault="00500251"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DD3F8F" w:rsidRDefault="00DD3F8F" w:rsidP="00B65B3A">
    <w:pPr>
      <w:pStyle w:val="Header"/>
      <w:spacing w:before="240" w:after="276"/>
    </w:pPr>
  </w:p>
  <w:p w14:paraId="3F805A8E" w14:textId="77777777" w:rsidR="00DD3F8F" w:rsidRDefault="00DD3F8F" w:rsidP="00B65B3A">
    <w:pPr>
      <w:spacing w:after="276"/>
    </w:pPr>
  </w:p>
  <w:p w14:paraId="3A1ECCFB" w14:textId="77777777" w:rsidR="00DD3F8F" w:rsidRDefault="00DD3F8F"/>
  <w:p w14:paraId="4AAA9964" w14:textId="77777777" w:rsidR="00DD3F8F" w:rsidRDefault="00DD3F8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DD3F8F" w:rsidRPr="00B30794" w:rsidRDefault="00DD3F8F"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7"/>
  </w:num>
  <w:num w:numId="7">
    <w:abstractNumId w:val="40"/>
  </w:num>
  <w:num w:numId="8">
    <w:abstractNumId w:val="4"/>
  </w:num>
  <w:num w:numId="9">
    <w:abstractNumId w:val="31"/>
  </w:num>
  <w:num w:numId="10">
    <w:abstractNumId w:val="35"/>
  </w:num>
  <w:num w:numId="11">
    <w:abstractNumId w:val="39"/>
  </w:num>
  <w:num w:numId="12">
    <w:abstractNumId w:val="3"/>
  </w:num>
  <w:num w:numId="13">
    <w:abstractNumId w:val="36"/>
  </w:num>
  <w:num w:numId="14">
    <w:abstractNumId w:val="12"/>
  </w:num>
  <w:num w:numId="15">
    <w:abstractNumId w:val="18"/>
  </w:num>
  <w:num w:numId="16">
    <w:abstractNumId w:val="32"/>
  </w:num>
  <w:num w:numId="17">
    <w:abstractNumId w:val="29"/>
  </w:num>
  <w:num w:numId="18">
    <w:abstractNumId w:val="13"/>
  </w:num>
  <w:num w:numId="19">
    <w:abstractNumId w:val="38"/>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3"/>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4"/>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Jan Ohlberger">
    <w15:presenceInfo w15:providerId="None" w15:userId="Jan Ohlberger"/>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76F"/>
    <w:rsid w:val="00001830"/>
    <w:rsid w:val="0000196C"/>
    <w:rsid w:val="000019B2"/>
    <w:rsid w:val="00001A7F"/>
    <w:rsid w:val="00001A89"/>
    <w:rsid w:val="00001E01"/>
    <w:rsid w:val="00001E12"/>
    <w:rsid w:val="00001F62"/>
    <w:rsid w:val="000020C1"/>
    <w:rsid w:val="000021F4"/>
    <w:rsid w:val="0000294C"/>
    <w:rsid w:val="00002A07"/>
    <w:rsid w:val="00002BA4"/>
    <w:rsid w:val="00002BB2"/>
    <w:rsid w:val="00002C26"/>
    <w:rsid w:val="00002EF2"/>
    <w:rsid w:val="00003007"/>
    <w:rsid w:val="000033A2"/>
    <w:rsid w:val="000034A8"/>
    <w:rsid w:val="000034B6"/>
    <w:rsid w:val="00003C71"/>
    <w:rsid w:val="00003C7F"/>
    <w:rsid w:val="00003D1A"/>
    <w:rsid w:val="00003D5D"/>
    <w:rsid w:val="0000401C"/>
    <w:rsid w:val="000041C0"/>
    <w:rsid w:val="00004561"/>
    <w:rsid w:val="000045B2"/>
    <w:rsid w:val="000045C1"/>
    <w:rsid w:val="000046C3"/>
    <w:rsid w:val="00004A88"/>
    <w:rsid w:val="00004AE0"/>
    <w:rsid w:val="00004AFC"/>
    <w:rsid w:val="00004CD5"/>
    <w:rsid w:val="00004E36"/>
    <w:rsid w:val="00004E6F"/>
    <w:rsid w:val="00004EAA"/>
    <w:rsid w:val="00005029"/>
    <w:rsid w:val="0000510E"/>
    <w:rsid w:val="0000521B"/>
    <w:rsid w:val="0000538E"/>
    <w:rsid w:val="000055EE"/>
    <w:rsid w:val="00005835"/>
    <w:rsid w:val="00005BF7"/>
    <w:rsid w:val="00005C26"/>
    <w:rsid w:val="00005C71"/>
    <w:rsid w:val="00005DD3"/>
    <w:rsid w:val="00005E91"/>
    <w:rsid w:val="0000669B"/>
    <w:rsid w:val="000069BE"/>
    <w:rsid w:val="00006AB6"/>
    <w:rsid w:val="00006CF4"/>
    <w:rsid w:val="00006F25"/>
    <w:rsid w:val="00007044"/>
    <w:rsid w:val="00007180"/>
    <w:rsid w:val="000072CE"/>
    <w:rsid w:val="00007318"/>
    <w:rsid w:val="000074EE"/>
    <w:rsid w:val="000075A9"/>
    <w:rsid w:val="0000771D"/>
    <w:rsid w:val="000077ED"/>
    <w:rsid w:val="00007997"/>
    <w:rsid w:val="00007AAC"/>
    <w:rsid w:val="00007C50"/>
    <w:rsid w:val="00007CE0"/>
    <w:rsid w:val="00007DC2"/>
    <w:rsid w:val="00007DF0"/>
    <w:rsid w:val="00007F4C"/>
    <w:rsid w:val="00007FED"/>
    <w:rsid w:val="000104E9"/>
    <w:rsid w:val="00010628"/>
    <w:rsid w:val="000107CF"/>
    <w:rsid w:val="00010D71"/>
    <w:rsid w:val="00010DA1"/>
    <w:rsid w:val="00011015"/>
    <w:rsid w:val="00011149"/>
    <w:rsid w:val="000112A0"/>
    <w:rsid w:val="000113D8"/>
    <w:rsid w:val="000114DC"/>
    <w:rsid w:val="000118B5"/>
    <w:rsid w:val="00011ACC"/>
    <w:rsid w:val="00011B94"/>
    <w:rsid w:val="00011C80"/>
    <w:rsid w:val="00012066"/>
    <w:rsid w:val="00012083"/>
    <w:rsid w:val="0001212D"/>
    <w:rsid w:val="0001267C"/>
    <w:rsid w:val="00012B53"/>
    <w:rsid w:val="00012D37"/>
    <w:rsid w:val="00012D53"/>
    <w:rsid w:val="00012DA1"/>
    <w:rsid w:val="00012E7A"/>
    <w:rsid w:val="00012FAC"/>
    <w:rsid w:val="0001300F"/>
    <w:rsid w:val="00013125"/>
    <w:rsid w:val="0001335E"/>
    <w:rsid w:val="000134EB"/>
    <w:rsid w:val="00013835"/>
    <w:rsid w:val="00013938"/>
    <w:rsid w:val="00013C5D"/>
    <w:rsid w:val="00013DDC"/>
    <w:rsid w:val="00013FF2"/>
    <w:rsid w:val="000141B2"/>
    <w:rsid w:val="000141B9"/>
    <w:rsid w:val="00014401"/>
    <w:rsid w:val="000145FC"/>
    <w:rsid w:val="00014623"/>
    <w:rsid w:val="000149DE"/>
    <w:rsid w:val="00014A1D"/>
    <w:rsid w:val="00014B37"/>
    <w:rsid w:val="00014C71"/>
    <w:rsid w:val="00014D82"/>
    <w:rsid w:val="00015173"/>
    <w:rsid w:val="0001518A"/>
    <w:rsid w:val="00015533"/>
    <w:rsid w:val="00015711"/>
    <w:rsid w:val="0001593D"/>
    <w:rsid w:val="000159F9"/>
    <w:rsid w:val="00015A95"/>
    <w:rsid w:val="00015BEA"/>
    <w:rsid w:val="00015E44"/>
    <w:rsid w:val="00015FCD"/>
    <w:rsid w:val="000160D4"/>
    <w:rsid w:val="00016286"/>
    <w:rsid w:val="00016581"/>
    <w:rsid w:val="000166EB"/>
    <w:rsid w:val="000167B5"/>
    <w:rsid w:val="00016F9F"/>
    <w:rsid w:val="000170C9"/>
    <w:rsid w:val="0001766C"/>
    <w:rsid w:val="0001795F"/>
    <w:rsid w:val="00017C83"/>
    <w:rsid w:val="00017D15"/>
    <w:rsid w:val="00017D80"/>
    <w:rsid w:val="00017F5C"/>
    <w:rsid w:val="0002005E"/>
    <w:rsid w:val="000205DC"/>
    <w:rsid w:val="0002062C"/>
    <w:rsid w:val="000209FA"/>
    <w:rsid w:val="00020B0E"/>
    <w:rsid w:val="00020BA7"/>
    <w:rsid w:val="00020BC0"/>
    <w:rsid w:val="00020D44"/>
    <w:rsid w:val="00020DDB"/>
    <w:rsid w:val="00020F8B"/>
    <w:rsid w:val="00021265"/>
    <w:rsid w:val="0002128B"/>
    <w:rsid w:val="00021606"/>
    <w:rsid w:val="000216B2"/>
    <w:rsid w:val="000216C1"/>
    <w:rsid w:val="0002175A"/>
    <w:rsid w:val="000217F7"/>
    <w:rsid w:val="00021BAB"/>
    <w:rsid w:val="00021C7F"/>
    <w:rsid w:val="00021CB3"/>
    <w:rsid w:val="00022048"/>
    <w:rsid w:val="00022121"/>
    <w:rsid w:val="000222EA"/>
    <w:rsid w:val="00022480"/>
    <w:rsid w:val="00022670"/>
    <w:rsid w:val="00022867"/>
    <w:rsid w:val="0002287F"/>
    <w:rsid w:val="00022932"/>
    <w:rsid w:val="00022BCF"/>
    <w:rsid w:val="00022F6F"/>
    <w:rsid w:val="00023051"/>
    <w:rsid w:val="000232E0"/>
    <w:rsid w:val="00023330"/>
    <w:rsid w:val="00023756"/>
    <w:rsid w:val="0002382F"/>
    <w:rsid w:val="000238B8"/>
    <w:rsid w:val="000239BF"/>
    <w:rsid w:val="00023A32"/>
    <w:rsid w:val="00023ED3"/>
    <w:rsid w:val="0002422B"/>
    <w:rsid w:val="00024527"/>
    <w:rsid w:val="00024775"/>
    <w:rsid w:val="000248A4"/>
    <w:rsid w:val="00024997"/>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78"/>
    <w:rsid w:val="00026686"/>
    <w:rsid w:val="000267BA"/>
    <w:rsid w:val="00026850"/>
    <w:rsid w:val="00026918"/>
    <w:rsid w:val="00026B0C"/>
    <w:rsid w:val="00026D27"/>
    <w:rsid w:val="00026E0E"/>
    <w:rsid w:val="00026FC8"/>
    <w:rsid w:val="00027222"/>
    <w:rsid w:val="0002724D"/>
    <w:rsid w:val="000272BA"/>
    <w:rsid w:val="0002742F"/>
    <w:rsid w:val="000277A7"/>
    <w:rsid w:val="00027BB6"/>
    <w:rsid w:val="00027C0F"/>
    <w:rsid w:val="00027FE7"/>
    <w:rsid w:val="000300AF"/>
    <w:rsid w:val="000300F3"/>
    <w:rsid w:val="00030166"/>
    <w:rsid w:val="000302A8"/>
    <w:rsid w:val="000302B8"/>
    <w:rsid w:val="000303B0"/>
    <w:rsid w:val="0003045B"/>
    <w:rsid w:val="00030492"/>
    <w:rsid w:val="000308A8"/>
    <w:rsid w:val="00030D4B"/>
    <w:rsid w:val="00030E80"/>
    <w:rsid w:val="00030F1A"/>
    <w:rsid w:val="0003103E"/>
    <w:rsid w:val="00031253"/>
    <w:rsid w:val="0003125C"/>
    <w:rsid w:val="00031533"/>
    <w:rsid w:val="000316C3"/>
    <w:rsid w:val="000316DE"/>
    <w:rsid w:val="000316E7"/>
    <w:rsid w:val="000319C2"/>
    <w:rsid w:val="00031FD4"/>
    <w:rsid w:val="0003251A"/>
    <w:rsid w:val="00032D21"/>
    <w:rsid w:val="00032D82"/>
    <w:rsid w:val="00032FB8"/>
    <w:rsid w:val="0003321A"/>
    <w:rsid w:val="0003325E"/>
    <w:rsid w:val="00033627"/>
    <w:rsid w:val="00033728"/>
    <w:rsid w:val="00033AA6"/>
    <w:rsid w:val="00033D1A"/>
    <w:rsid w:val="00033D8C"/>
    <w:rsid w:val="0003404E"/>
    <w:rsid w:val="00034175"/>
    <w:rsid w:val="00034317"/>
    <w:rsid w:val="000344B8"/>
    <w:rsid w:val="00034C0E"/>
    <w:rsid w:val="00034C53"/>
    <w:rsid w:val="00034D06"/>
    <w:rsid w:val="00034DBC"/>
    <w:rsid w:val="00035088"/>
    <w:rsid w:val="000351A2"/>
    <w:rsid w:val="000351F5"/>
    <w:rsid w:val="0003540D"/>
    <w:rsid w:val="00035630"/>
    <w:rsid w:val="00035651"/>
    <w:rsid w:val="000359D4"/>
    <w:rsid w:val="00035B28"/>
    <w:rsid w:val="00035C66"/>
    <w:rsid w:val="00035DD6"/>
    <w:rsid w:val="00035FE5"/>
    <w:rsid w:val="00036117"/>
    <w:rsid w:val="000361AC"/>
    <w:rsid w:val="000366D3"/>
    <w:rsid w:val="00036A70"/>
    <w:rsid w:val="00036CE3"/>
    <w:rsid w:val="00036D8F"/>
    <w:rsid w:val="00036F71"/>
    <w:rsid w:val="000371F5"/>
    <w:rsid w:val="0003722E"/>
    <w:rsid w:val="0003726A"/>
    <w:rsid w:val="0003742D"/>
    <w:rsid w:val="0003761B"/>
    <w:rsid w:val="000376E2"/>
    <w:rsid w:val="00037764"/>
    <w:rsid w:val="00037ABB"/>
    <w:rsid w:val="00037B1A"/>
    <w:rsid w:val="00037B3B"/>
    <w:rsid w:val="00037D4A"/>
    <w:rsid w:val="0004083A"/>
    <w:rsid w:val="000408BD"/>
    <w:rsid w:val="0004099B"/>
    <w:rsid w:val="00040B01"/>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5B"/>
    <w:rsid w:val="000435B7"/>
    <w:rsid w:val="000436FA"/>
    <w:rsid w:val="0004382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A0E"/>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7E"/>
    <w:rsid w:val="000504D8"/>
    <w:rsid w:val="00050A07"/>
    <w:rsid w:val="00050A2A"/>
    <w:rsid w:val="00050DEF"/>
    <w:rsid w:val="00050F04"/>
    <w:rsid w:val="00051039"/>
    <w:rsid w:val="00051187"/>
    <w:rsid w:val="00051355"/>
    <w:rsid w:val="00051383"/>
    <w:rsid w:val="0005173A"/>
    <w:rsid w:val="0005195A"/>
    <w:rsid w:val="00051975"/>
    <w:rsid w:val="00051AF3"/>
    <w:rsid w:val="00051B31"/>
    <w:rsid w:val="00051BB6"/>
    <w:rsid w:val="0005256E"/>
    <w:rsid w:val="000528C4"/>
    <w:rsid w:val="00052921"/>
    <w:rsid w:val="00052C06"/>
    <w:rsid w:val="00052D6E"/>
    <w:rsid w:val="00052EA7"/>
    <w:rsid w:val="00052F18"/>
    <w:rsid w:val="00052FF8"/>
    <w:rsid w:val="00053007"/>
    <w:rsid w:val="00053054"/>
    <w:rsid w:val="000532CC"/>
    <w:rsid w:val="00053460"/>
    <w:rsid w:val="000536F3"/>
    <w:rsid w:val="00053BB3"/>
    <w:rsid w:val="00053D07"/>
    <w:rsid w:val="00053D8D"/>
    <w:rsid w:val="00053E4E"/>
    <w:rsid w:val="00053E90"/>
    <w:rsid w:val="00053FDC"/>
    <w:rsid w:val="0005415B"/>
    <w:rsid w:val="000547AF"/>
    <w:rsid w:val="0005492C"/>
    <w:rsid w:val="00054CD2"/>
    <w:rsid w:val="00054D72"/>
    <w:rsid w:val="00054E66"/>
    <w:rsid w:val="0005505B"/>
    <w:rsid w:val="00055170"/>
    <w:rsid w:val="000551A0"/>
    <w:rsid w:val="000551E5"/>
    <w:rsid w:val="0005535E"/>
    <w:rsid w:val="00055382"/>
    <w:rsid w:val="0005541E"/>
    <w:rsid w:val="000554D5"/>
    <w:rsid w:val="0005553E"/>
    <w:rsid w:val="00055563"/>
    <w:rsid w:val="000557DC"/>
    <w:rsid w:val="00055A01"/>
    <w:rsid w:val="00055B54"/>
    <w:rsid w:val="00055D2C"/>
    <w:rsid w:val="00055D7B"/>
    <w:rsid w:val="000562F8"/>
    <w:rsid w:val="0005632C"/>
    <w:rsid w:val="0005643E"/>
    <w:rsid w:val="000566F2"/>
    <w:rsid w:val="000567B3"/>
    <w:rsid w:val="00056B0A"/>
    <w:rsid w:val="00056B0D"/>
    <w:rsid w:val="00056C4C"/>
    <w:rsid w:val="00056CAF"/>
    <w:rsid w:val="00056F8C"/>
    <w:rsid w:val="00057835"/>
    <w:rsid w:val="00057840"/>
    <w:rsid w:val="00057BB6"/>
    <w:rsid w:val="000601AF"/>
    <w:rsid w:val="00060282"/>
    <w:rsid w:val="00060522"/>
    <w:rsid w:val="000608D1"/>
    <w:rsid w:val="000609ED"/>
    <w:rsid w:val="00060B95"/>
    <w:rsid w:val="00060EA7"/>
    <w:rsid w:val="00061004"/>
    <w:rsid w:val="000613E6"/>
    <w:rsid w:val="00061502"/>
    <w:rsid w:val="0006152D"/>
    <w:rsid w:val="00061696"/>
    <w:rsid w:val="000617D9"/>
    <w:rsid w:val="00061A8B"/>
    <w:rsid w:val="00061B06"/>
    <w:rsid w:val="00061B3A"/>
    <w:rsid w:val="000622B9"/>
    <w:rsid w:val="00062606"/>
    <w:rsid w:val="0006275D"/>
    <w:rsid w:val="00062810"/>
    <w:rsid w:val="00062B4D"/>
    <w:rsid w:val="00062CB9"/>
    <w:rsid w:val="00062DFE"/>
    <w:rsid w:val="00063110"/>
    <w:rsid w:val="00063481"/>
    <w:rsid w:val="000634CD"/>
    <w:rsid w:val="000634EE"/>
    <w:rsid w:val="00063C9F"/>
    <w:rsid w:val="00063E08"/>
    <w:rsid w:val="00063E83"/>
    <w:rsid w:val="00064041"/>
    <w:rsid w:val="00064080"/>
    <w:rsid w:val="00064247"/>
    <w:rsid w:val="00064266"/>
    <w:rsid w:val="0006427B"/>
    <w:rsid w:val="0006437D"/>
    <w:rsid w:val="000644A9"/>
    <w:rsid w:val="000645E4"/>
    <w:rsid w:val="000649A5"/>
    <w:rsid w:val="00064C78"/>
    <w:rsid w:val="00064DCE"/>
    <w:rsid w:val="00064E6A"/>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DE0"/>
    <w:rsid w:val="00070FCA"/>
    <w:rsid w:val="00071229"/>
    <w:rsid w:val="000713BC"/>
    <w:rsid w:val="00071754"/>
    <w:rsid w:val="00071A6B"/>
    <w:rsid w:val="00071BC3"/>
    <w:rsid w:val="00071BD9"/>
    <w:rsid w:val="00071D53"/>
    <w:rsid w:val="00072127"/>
    <w:rsid w:val="0007215D"/>
    <w:rsid w:val="00072330"/>
    <w:rsid w:val="00072708"/>
    <w:rsid w:val="000727B4"/>
    <w:rsid w:val="000728D2"/>
    <w:rsid w:val="00072957"/>
    <w:rsid w:val="000729E5"/>
    <w:rsid w:val="00072A45"/>
    <w:rsid w:val="00072C36"/>
    <w:rsid w:val="00072D9B"/>
    <w:rsid w:val="00072F2A"/>
    <w:rsid w:val="00072FCA"/>
    <w:rsid w:val="00073114"/>
    <w:rsid w:val="000731FD"/>
    <w:rsid w:val="00073214"/>
    <w:rsid w:val="000733F4"/>
    <w:rsid w:val="00073460"/>
    <w:rsid w:val="000738FA"/>
    <w:rsid w:val="00073A14"/>
    <w:rsid w:val="000742B4"/>
    <w:rsid w:val="00074353"/>
    <w:rsid w:val="0007448F"/>
    <w:rsid w:val="000744A2"/>
    <w:rsid w:val="000745A8"/>
    <w:rsid w:val="00074631"/>
    <w:rsid w:val="00074FB8"/>
    <w:rsid w:val="0007508D"/>
    <w:rsid w:val="00075124"/>
    <w:rsid w:val="000753AA"/>
    <w:rsid w:val="0007559F"/>
    <w:rsid w:val="000759AC"/>
    <w:rsid w:val="00075B82"/>
    <w:rsid w:val="00075D45"/>
    <w:rsid w:val="00075E16"/>
    <w:rsid w:val="00075EAE"/>
    <w:rsid w:val="00075ED9"/>
    <w:rsid w:val="000761CA"/>
    <w:rsid w:val="0007624C"/>
    <w:rsid w:val="00076414"/>
    <w:rsid w:val="00076B00"/>
    <w:rsid w:val="00076C98"/>
    <w:rsid w:val="00076FA9"/>
    <w:rsid w:val="000771AE"/>
    <w:rsid w:val="000772A5"/>
    <w:rsid w:val="000772B9"/>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50D"/>
    <w:rsid w:val="000806AE"/>
    <w:rsid w:val="000808C7"/>
    <w:rsid w:val="00080EF8"/>
    <w:rsid w:val="0008116D"/>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4EFB"/>
    <w:rsid w:val="00084FFF"/>
    <w:rsid w:val="00085271"/>
    <w:rsid w:val="0008543A"/>
    <w:rsid w:val="00085A49"/>
    <w:rsid w:val="00085B3F"/>
    <w:rsid w:val="00085E92"/>
    <w:rsid w:val="00085FE5"/>
    <w:rsid w:val="000860FC"/>
    <w:rsid w:val="0008632A"/>
    <w:rsid w:val="00086451"/>
    <w:rsid w:val="000864C1"/>
    <w:rsid w:val="00086507"/>
    <w:rsid w:val="00086898"/>
    <w:rsid w:val="00086A4F"/>
    <w:rsid w:val="00086C08"/>
    <w:rsid w:val="00087434"/>
    <w:rsid w:val="00087C31"/>
    <w:rsid w:val="00087CB5"/>
    <w:rsid w:val="00087CEF"/>
    <w:rsid w:val="00087E83"/>
    <w:rsid w:val="0009000C"/>
    <w:rsid w:val="00090087"/>
    <w:rsid w:val="0009026F"/>
    <w:rsid w:val="000905CB"/>
    <w:rsid w:val="0009090A"/>
    <w:rsid w:val="00090B89"/>
    <w:rsid w:val="00090C12"/>
    <w:rsid w:val="00090D73"/>
    <w:rsid w:val="00090E0D"/>
    <w:rsid w:val="00091082"/>
    <w:rsid w:val="00091148"/>
    <w:rsid w:val="000911CC"/>
    <w:rsid w:val="0009126B"/>
    <w:rsid w:val="0009172D"/>
    <w:rsid w:val="0009184C"/>
    <w:rsid w:val="0009194E"/>
    <w:rsid w:val="00091C22"/>
    <w:rsid w:val="00092010"/>
    <w:rsid w:val="00092102"/>
    <w:rsid w:val="00092195"/>
    <w:rsid w:val="00092202"/>
    <w:rsid w:val="000926A8"/>
    <w:rsid w:val="00092A75"/>
    <w:rsid w:val="00092F61"/>
    <w:rsid w:val="0009328A"/>
    <w:rsid w:val="000934B6"/>
    <w:rsid w:val="0009359A"/>
    <w:rsid w:val="000939E0"/>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8E4"/>
    <w:rsid w:val="00095A51"/>
    <w:rsid w:val="00095A7D"/>
    <w:rsid w:val="00095C4D"/>
    <w:rsid w:val="00095DB3"/>
    <w:rsid w:val="00095FB7"/>
    <w:rsid w:val="0009679F"/>
    <w:rsid w:val="00096A76"/>
    <w:rsid w:val="00096B7F"/>
    <w:rsid w:val="00097224"/>
    <w:rsid w:val="00097348"/>
    <w:rsid w:val="00097605"/>
    <w:rsid w:val="000976AF"/>
    <w:rsid w:val="00097DF4"/>
    <w:rsid w:val="000A0119"/>
    <w:rsid w:val="000A0235"/>
    <w:rsid w:val="000A04E8"/>
    <w:rsid w:val="000A087F"/>
    <w:rsid w:val="000A09B0"/>
    <w:rsid w:val="000A0A31"/>
    <w:rsid w:val="000A0A6D"/>
    <w:rsid w:val="000A0A75"/>
    <w:rsid w:val="000A0AC1"/>
    <w:rsid w:val="000A0C20"/>
    <w:rsid w:val="000A0D7E"/>
    <w:rsid w:val="000A0DA7"/>
    <w:rsid w:val="000A0EEF"/>
    <w:rsid w:val="000A1005"/>
    <w:rsid w:val="000A1A3A"/>
    <w:rsid w:val="000A1EE4"/>
    <w:rsid w:val="000A2161"/>
    <w:rsid w:val="000A2227"/>
    <w:rsid w:val="000A242E"/>
    <w:rsid w:val="000A245E"/>
    <w:rsid w:val="000A2575"/>
    <w:rsid w:val="000A257E"/>
    <w:rsid w:val="000A27B2"/>
    <w:rsid w:val="000A27F8"/>
    <w:rsid w:val="000A2AA8"/>
    <w:rsid w:val="000A2D24"/>
    <w:rsid w:val="000A2E77"/>
    <w:rsid w:val="000A2F9F"/>
    <w:rsid w:val="000A32DD"/>
    <w:rsid w:val="000A340B"/>
    <w:rsid w:val="000A3582"/>
    <w:rsid w:val="000A3610"/>
    <w:rsid w:val="000A361F"/>
    <w:rsid w:val="000A3833"/>
    <w:rsid w:val="000A388C"/>
    <w:rsid w:val="000A3C2F"/>
    <w:rsid w:val="000A3DDC"/>
    <w:rsid w:val="000A3F4B"/>
    <w:rsid w:val="000A3F66"/>
    <w:rsid w:val="000A4032"/>
    <w:rsid w:val="000A416D"/>
    <w:rsid w:val="000A4266"/>
    <w:rsid w:val="000A44E7"/>
    <w:rsid w:val="000A467D"/>
    <w:rsid w:val="000A46A9"/>
    <w:rsid w:val="000A4949"/>
    <w:rsid w:val="000A49C5"/>
    <w:rsid w:val="000A4BDE"/>
    <w:rsid w:val="000A4FBE"/>
    <w:rsid w:val="000A50EA"/>
    <w:rsid w:val="000A5299"/>
    <w:rsid w:val="000A5669"/>
    <w:rsid w:val="000A577D"/>
    <w:rsid w:val="000A5E72"/>
    <w:rsid w:val="000A5FC6"/>
    <w:rsid w:val="000A60DB"/>
    <w:rsid w:val="000A626A"/>
    <w:rsid w:val="000A629C"/>
    <w:rsid w:val="000A6431"/>
    <w:rsid w:val="000A646C"/>
    <w:rsid w:val="000A6647"/>
    <w:rsid w:val="000A6656"/>
    <w:rsid w:val="000A6714"/>
    <w:rsid w:val="000A6BA2"/>
    <w:rsid w:val="000A6C1C"/>
    <w:rsid w:val="000A6FAD"/>
    <w:rsid w:val="000A7055"/>
    <w:rsid w:val="000A754A"/>
    <w:rsid w:val="000A7676"/>
    <w:rsid w:val="000A7814"/>
    <w:rsid w:val="000A7BBA"/>
    <w:rsid w:val="000A7C9B"/>
    <w:rsid w:val="000A7FAD"/>
    <w:rsid w:val="000B0039"/>
    <w:rsid w:val="000B0627"/>
    <w:rsid w:val="000B069D"/>
    <w:rsid w:val="000B088D"/>
    <w:rsid w:val="000B0C7B"/>
    <w:rsid w:val="000B0ED6"/>
    <w:rsid w:val="000B0EEB"/>
    <w:rsid w:val="000B1740"/>
    <w:rsid w:val="000B1949"/>
    <w:rsid w:val="000B1B03"/>
    <w:rsid w:val="000B1CC2"/>
    <w:rsid w:val="000B2125"/>
    <w:rsid w:val="000B225A"/>
    <w:rsid w:val="000B23E0"/>
    <w:rsid w:val="000B2612"/>
    <w:rsid w:val="000B27E6"/>
    <w:rsid w:val="000B2A7B"/>
    <w:rsid w:val="000B2B42"/>
    <w:rsid w:val="000B2F93"/>
    <w:rsid w:val="000B2FAE"/>
    <w:rsid w:val="000B32A6"/>
    <w:rsid w:val="000B34DD"/>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40"/>
    <w:rsid w:val="000B5162"/>
    <w:rsid w:val="000B5425"/>
    <w:rsid w:val="000B54CE"/>
    <w:rsid w:val="000B5606"/>
    <w:rsid w:val="000B58B8"/>
    <w:rsid w:val="000B5AC0"/>
    <w:rsid w:val="000B5AF5"/>
    <w:rsid w:val="000B5D8C"/>
    <w:rsid w:val="000B603D"/>
    <w:rsid w:val="000B6095"/>
    <w:rsid w:val="000B615B"/>
    <w:rsid w:val="000B616E"/>
    <w:rsid w:val="000B6206"/>
    <w:rsid w:val="000B6538"/>
    <w:rsid w:val="000B6633"/>
    <w:rsid w:val="000B6734"/>
    <w:rsid w:val="000B6768"/>
    <w:rsid w:val="000B68EB"/>
    <w:rsid w:val="000B7460"/>
    <w:rsid w:val="000B749C"/>
    <w:rsid w:val="000B74B9"/>
    <w:rsid w:val="000B76C5"/>
    <w:rsid w:val="000B7715"/>
    <w:rsid w:val="000B77D0"/>
    <w:rsid w:val="000B7976"/>
    <w:rsid w:val="000B7BF7"/>
    <w:rsid w:val="000B7D1E"/>
    <w:rsid w:val="000B7D20"/>
    <w:rsid w:val="000B7DBC"/>
    <w:rsid w:val="000B7F7E"/>
    <w:rsid w:val="000C00DF"/>
    <w:rsid w:val="000C05F6"/>
    <w:rsid w:val="000C076D"/>
    <w:rsid w:val="000C0781"/>
    <w:rsid w:val="000C0818"/>
    <w:rsid w:val="000C0CD4"/>
    <w:rsid w:val="000C0D8A"/>
    <w:rsid w:val="000C0E3E"/>
    <w:rsid w:val="000C1642"/>
    <w:rsid w:val="000C166F"/>
    <w:rsid w:val="000C1675"/>
    <w:rsid w:val="000C1682"/>
    <w:rsid w:val="000C1766"/>
    <w:rsid w:val="000C180F"/>
    <w:rsid w:val="000C18F9"/>
    <w:rsid w:val="000C19A1"/>
    <w:rsid w:val="000C1C17"/>
    <w:rsid w:val="000C1FCF"/>
    <w:rsid w:val="000C25F7"/>
    <w:rsid w:val="000C2CF1"/>
    <w:rsid w:val="000C306B"/>
    <w:rsid w:val="000C3185"/>
    <w:rsid w:val="000C3215"/>
    <w:rsid w:val="000C324B"/>
    <w:rsid w:val="000C32E0"/>
    <w:rsid w:val="000C34DD"/>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7D4"/>
    <w:rsid w:val="000C4A49"/>
    <w:rsid w:val="000C4B33"/>
    <w:rsid w:val="000C4B79"/>
    <w:rsid w:val="000C4D51"/>
    <w:rsid w:val="000C4EC5"/>
    <w:rsid w:val="000C4FA9"/>
    <w:rsid w:val="000C50AA"/>
    <w:rsid w:val="000C5410"/>
    <w:rsid w:val="000C5448"/>
    <w:rsid w:val="000C5880"/>
    <w:rsid w:val="000C593E"/>
    <w:rsid w:val="000C5AA1"/>
    <w:rsid w:val="000C5ABF"/>
    <w:rsid w:val="000C5E84"/>
    <w:rsid w:val="000C5E9D"/>
    <w:rsid w:val="000C5FDA"/>
    <w:rsid w:val="000C6006"/>
    <w:rsid w:val="000C60C8"/>
    <w:rsid w:val="000C61DF"/>
    <w:rsid w:val="000C6243"/>
    <w:rsid w:val="000C6247"/>
    <w:rsid w:val="000C6261"/>
    <w:rsid w:val="000C6769"/>
    <w:rsid w:val="000C69F2"/>
    <w:rsid w:val="000C6A1F"/>
    <w:rsid w:val="000C6AB5"/>
    <w:rsid w:val="000C6E29"/>
    <w:rsid w:val="000C6E58"/>
    <w:rsid w:val="000C6ECC"/>
    <w:rsid w:val="000C7059"/>
    <w:rsid w:val="000C7153"/>
    <w:rsid w:val="000C7461"/>
    <w:rsid w:val="000C7497"/>
    <w:rsid w:val="000C765B"/>
    <w:rsid w:val="000C77D4"/>
    <w:rsid w:val="000C7A32"/>
    <w:rsid w:val="000C7A71"/>
    <w:rsid w:val="000C7AB0"/>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AAE"/>
    <w:rsid w:val="000D2B3D"/>
    <w:rsid w:val="000D2D23"/>
    <w:rsid w:val="000D328D"/>
    <w:rsid w:val="000D3370"/>
    <w:rsid w:val="000D3447"/>
    <w:rsid w:val="000D36A2"/>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40"/>
    <w:rsid w:val="000D7CB0"/>
    <w:rsid w:val="000D7E76"/>
    <w:rsid w:val="000E0584"/>
    <w:rsid w:val="000E069E"/>
    <w:rsid w:val="000E0BAB"/>
    <w:rsid w:val="000E0C84"/>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237"/>
    <w:rsid w:val="000E2392"/>
    <w:rsid w:val="000E23FE"/>
    <w:rsid w:val="000E29F1"/>
    <w:rsid w:val="000E2A9D"/>
    <w:rsid w:val="000E2AC2"/>
    <w:rsid w:val="000E2CA3"/>
    <w:rsid w:val="000E30B6"/>
    <w:rsid w:val="000E3152"/>
    <w:rsid w:val="000E3409"/>
    <w:rsid w:val="000E3535"/>
    <w:rsid w:val="000E364D"/>
    <w:rsid w:val="000E36BF"/>
    <w:rsid w:val="000E3B75"/>
    <w:rsid w:val="000E41EA"/>
    <w:rsid w:val="000E43D3"/>
    <w:rsid w:val="000E4530"/>
    <w:rsid w:val="000E466C"/>
    <w:rsid w:val="000E4885"/>
    <w:rsid w:val="000E49D4"/>
    <w:rsid w:val="000E4B74"/>
    <w:rsid w:val="000E4F9E"/>
    <w:rsid w:val="000E502C"/>
    <w:rsid w:val="000E5320"/>
    <w:rsid w:val="000E556B"/>
    <w:rsid w:val="000E592F"/>
    <w:rsid w:val="000E594F"/>
    <w:rsid w:val="000E5B6F"/>
    <w:rsid w:val="000E5B87"/>
    <w:rsid w:val="000E5D2C"/>
    <w:rsid w:val="000E5D80"/>
    <w:rsid w:val="000E5FAF"/>
    <w:rsid w:val="000E5FD4"/>
    <w:rsid w:val="000E5FDE"/>
    <w:rsid w:val="000E6032"/>
    <w:rsid w:val="000E6579"/>
    <w:rsid w:val="000E65D1"/>
    <w:rsid w:val="000E6845"/>
    <w:rsid w:val="000E6C67"/>
    <w:rsid w:val="000E7107"/>
    <w:rsid w:val="000E73CF"/>
    <w:rsid w:val="000E73ED"/>
    <w:rsid w:val="000E7671"/>
    <w:rsid w:val="000E784A"/>
    <w:rsid w:val="000E7B4C"/>
    <w:rsid w:val="000E7B85"/>
    <w:rsid w:val="000E7C23"/>
    <w:rsid w:val="000E7C7D"/>
    <w:rsid w:val="000E7E7C"/>
    <w:rsid w:val="000F00D2"/>
    <w:rsid w:val="000F024A"/>
    <w:rsid w:val="000F069E"/>
    <w:rsid w:val="000F0712"/>
    <w:rsid w:val="000F0E4B"/>
    <w:rsid w:val="000F1449"/>
    <w:rsid w:val="000F1792"/>
    <w:rsid w:val="000F198F"/>
    <w:rsid w:val="000F1CA5"/>
    <w:rsid w:val="000F2074"/>
    <w:rsid w:val="000F223F"/>
    <w:rsid w:val="000F227C"/>
    <w:rsid w:val="000F22E9"/>
    <w:rsid w:val="000F2324"/>
    <w:rsid w:val="000F2513"/>
    <w:rsid w:val="000F2673"/>
    <w:rsid w:val="000F2783"/>
    <w:rsid w:val="000F2A26"/>
    <w:rsid w:val="000F2CE4"/>
    <w:rsid w:val="000F2D52"/>
    <w:rsid w:val="000F2DA2"/>
    <w:rsid w:val="000F2DF5"/>
    <w:rsid w:val="000F307F"/>
    <w:rsid w:val="000F30B8"/>
    <w:rsid w:val="000F3259"/>
    <w:rsid w:val="000F350D"/>
    <w:rsid w:val="000F35C2"/>
    <w:rsid w:val="000F37B2"/>
    <w:rsid w:val="000F38F5"/>
    <w:rsid w:val="000F3D32"/>
    <w:rsid w:val="000F3EF3"/>
    <w:rsid w:val="000F4085"/>
    <w:rsid w:val="000F41B3"/>
    <w:rsid w:val="000F4337"/>
    <w:rsid w:val="000F44E3"/>
    <w:rsid w:val="000F4515"/>
    <w:rsid w:val="000F45D4"/>
    <w:rsid w:val="000F4603"/>
    <w:rsid w:val="000F4723"/>
    <w:rsid w:val="000F48DB"/>
    <w:rsid w:val="000F493A"/>
    <w:rsid w:val="000F545D"/>
    <w:rsid w:val="000F5828"/>
    <w:rsid w:val="000F5B0C"/>
    <w:rsid w:val="000F5C07"/>
    <w:rsid w:val="000F5D28"/>
    <w:rsid w:val="000F5E03"/>
    <w:rsid w:val="000F5ED8"/>
    <w:rsid w:val="000F5F1B"/>
    <w:rsid w:val="000F5FEA"/>
    <w:rsid w:val="000F6030"/>
    <w:rsid w:val="000F6473"/>
    <w:rsid w:val="000F6592"/>
    <w:rsid w:val="000F68D6"/>
    <w:rsid w:val="000F6B1D"/>
    <w:rsid w:val="000F6F47"/>
    <w:rsid w:val="000F70CE"/>
    <w:rsid w:val="000F7111"/>
    <w:rsid w:val="000F7215"/>
    <w:rsid w:val="000F7342"/>
    <w:rsid w:val="000F7533"/>
    <w:rsid w:val="000F7D26"/>
    <w:rsid w:val="001004D7"/>
    <w:rsid w:val="00100813"/>
    <w:rsid w:val="00100C87"/>
    <w:rsid w:val="00100E9B"/>
    <w:rsid w:val="00100F2B"/>
    <w:rsid w:val="001011E1"/>
    <w:rsid w:val="001012E9"/>
    <w:rsid w:val="00101C9F"/>
    <w:rsid w:val="00101EA4"/>
    <w:rsid w:val="00101EB7"/>
    <w:rsid w:val="001022A8"/>
    <w:rsid w:val="001022F3"/>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3FE"/>
    <w:rsid w:val="0010551B"/>
    <w:rsid w:val="00105760"/>
    <w:rsid w:val="00105A2E"/>
    <w:rsid w:val="00105BC5"/>
    <w:rsid w:val="00105C89"/>
    <w:rsid w:val="00105DE9"/>
    <w:rsid w:val="00105FF7"/>
    <w:rsid w:val="00106195"/>
    <w:rsid w:val="0010623B"/>
    <w:rsid w:val="00106383"/>
    <w:rsid w:val="001063E0"/>
    <w:rsid w:val="00106423"/>
    <w:rsid w:val="00106440"/>
    <w:rsid w:val="00106BED"/>
    <w:rsid w:val="00106C68"/>
    <w:rsid w:val="00106E71"/>
    <w:rsid w:val="001074FE"/>
    <w:rsid w:val="00107715"/>
    <w:rsid w:val="00107C02"/>
    <w:rsid w:val="00107D11"/>
    <w:rsid w:val="00107D48"/>
    <w:rsid w:val="00107D97"/>
    <w:rsid w:val="00110175"/>
    <w:rsid w:val="0011053E"/>
    <w:rsid w:val="00110547"/>
    <w:rsid w:val="00110586"/>
    <w:rsid w:val="001107F5"/>
    <w:rsid w:val="00110AAA"/>
    <w:rsid w:val="00110B83"/>
    <w:rsid w:val="00110BFB"/>
    <w:rsid w:val="00110CF5"/>
    <w:rsid w:val="00110D32"/>
    <w:rsid w:val="00111075"/>
    <w:rsid w:val="0011107C"/>
    <w:rsid w:val="0011121C"/>
    <w:rsid w:val="00111320"/>
    <w:rsid w:val="0011159F"/>
    <w:rsid w:val="0011165C"/>
    <w:rsid w:val="00112089"/>
    <w:rsid w:val="001120B2"/>
    <w:rsid w:val="0011226B"/>
    <w:rsid w:val="0011277E"/>
    <w:rsid w:val="001128B2"/>
    <w:rsid w:val="00112976"/>
    <w:rsid w:val="00112ABD"/>
    <w:rsid w:val="00112CDD"/>
    <w:rsid w:val="00112F4F"/>
    <w:rsid w:val="00113216"/>
    <w:rsid w:val="001135B6"/>
    <w:rsid w:val="00113EAB"/>
    <w:rsid w:val="00113FEA"/>
    <w:rsid w:val="00114186"/>
    <w:rsid w:val="001144C2"/>
    <w:rsid w:val="001145A4"/>
    <w:rsid w:val="00114AE7"/>
    <w:rsid w:val="00114D03"/>
    <w:rsid w:val="00114F8D"/>
    <w:rsid w:val="001152C4"/>
    <w:rsid w:val="0011532E"/>
    <w:rsid w:val="001153AE"/>
    <w:rsid w:val="0011586E"/>
    <w:rsid w:val="0011593B"/>
    <w:rsid w:val="001159DE"/>
    <w:rsid w:val="001159E5"/>
    <w:rsid w:val="00115ABC"/>
    <w:rsid w:val="00115AFB"/>
    <w:rsid w:val="00116136"/>
    <w:rsid w:val="0011654C"/>
    <w:rsid w:val="00116670"/>
    <w:rsid w:val="001168E0"/>
    <w:rsid w:val="00116910"/>
    <w:rsid w:val="001169B8"/>
    <w:rsid w:val="001169DD"/>
    <w:rsid w:val="00116AFF"/>
    <w:rsid w:val="00116BA5"/>
    <w:rsid w:val="00116BD4"/>
    <w:rsid w:val="00116DAB"/>
    <w:rsid w:val="00116E84"/>
    <w:rsid w:val="00116F62"/>
    <w:rsid w:val="0011734C"/>
    <w:rsid w:val="0011737F"/>
    <w:rsid w:val="0011738C"/>
    <w:rsid w:val="00117600"/>
    <w:rsid w:val="00117605"/>
    <w:rsid w:val="001176F2"/>
    <w:rsid w:val="001177B7"/>
    <w:rsid w:val="00117A8C"/>
    <w:rsid w:val="00117C19"/>
    <w:rsid w:val="00117C34"/>
    <w:rsid w:val="00117CF0"/>
    <w:rsid w:val="00120346"/>
    <w:rsid w:val="0012049C"/>
    <w:rsid w:val="00120618"/>
    <w:rsid w:val="0012070D"/>
    <w:rsid w:val="0012082A"/>
    <w:rsid w:val="0012087E"/>
    <w:rsid w:val="001209AD"/>
    <w:rsid w:val="001209CD"/>
    <w:rsid w:val="00120C13"/>
    <w:rsid w:val="00120D22"/>
    <w:rsid w:val="00120FA6"/>
    <w:rsid w:val="001210A2"/>
    <w:rsid w:val="0012123D"/>
    <w:rsid w:val="001212C9"/>
    <w:rsid w:val="00121614"/>
    <w:rsid w:val="00121691"/>
    <w:rsid w:val="0012193E"/>
    <w:rsid w:val="00121AF8"/>
    <w:rsid w:val="00121D51"/>
    <w:rsid w:val="00122C86"/>
    <w:rsid w:val="00122CF6"/>
    <w:rsid w:val="00122D15"/>
    <w:rsid w:val="001231E4"/>
    <w:rsid w:val="0012334D"/>
    <w:rsid w:val="001233B5"/>
    <w:rsid w:val="00123455"/>
    <w:rsid w:val="00123471"/>
    <w:rsid w:val="001236A3"/>
    <w:rsid w:val="0012373B"/>
    <w:rsid w:val="00123980"/>
    <w:rsid w:val="001239EE"/>
    <w:rsid w:val="00123D19"/>
    <w:rsid w:val="00123DD1"/>
    <w:rsid w:val="00123F31"/>
    <w:rsid w:val="001241CE"/>
    <w:rsid w:val="0012489B"/>
    <w:rsid w:val="00124C1F"/>
    <w:rsid w:val="0012511E"/>
    <w:rsid w:val="001253B5"/>
    <w:rsid w:val="0012557B"/>
    <w:rsid w:val="001255DB"/>
    <w:rsid w:val="001258AD"/>
    <w:rsid w:val="001258FE"/>
    <w:rsid w:val="00125A25"/>
    <w:rsid w:val="00125ABF"/>
    <w:rsid w:val="00125D23"/>
    <w:rsid w:val="00125F07"/>
    <w:rsid w:val="00125F96"/>
    <w:rsid w:val="00125FF0"/>
    <w:rsid w:val="00126103"/>
    <w:rsid w:val="001261F1"/>
    <w:rsid w:val="00126247"/>
    <w:rsid w:val="001269BC"/>
    <w:rsid w:val="00126A15"/>
    <w:rsid w:val="00126C4E"/>
    <w:rsid w:val="00126EF2"/>
    <w:rsid w:val="00126F00"/>
    <w:rsid w:val="001272A8"/>
    <w:rsid w:val="00127745"/>
    <w:rsid w:val="001278E6"/>
    <w:rsid w:val="00127B8B"/>
    <w:rsid w:val="00127DF6"/>
    <w:rsid w:val="00127E55"/>
    <w:rsid w:val="00127E99"/>
    <w:rsid w:val="00127EF9"/>
    <w:rsid w:val="001305E1"/>
    <w:rsid w:val="0013077C"/>
    <w:rsid w:val="00130955"/>
    <w:rsid w:val="00130A32"/>
    <w:rsid w:val="00130AA2"/>
    <w:rsid w:val="00130AF5"/>
    <w:rsid w:val="00130AFB"/>
    <w:rsid w:val="00130B48"/>
    <w:rsid w:val="00130CE6"/>
    <w:rsid w:val="00130F5E"/>
    <w:rsid w:val="0013149F"/>
    <w:rsid w:val="00131739"/>
    <w:rsid w:val="00131DFA"/>
    <w:rsid w:val="00132118"/>
    <w:rsid w:val="00132119"/>
    <w:rsid w:val="00132263"/>
    <w:rsid w:val="001324A4"/>
    <w:rsid w:val="001324BF"/>
    <w:rsid w:val="0013270E"/>
    <w:rsid w:val="00132736"/>
    <w:rsid w:val="001327F8"/>
    <w:rsid w:val="00132A40"/>
    <w:rsid w:val="001337DF"/>
    <w:rsid w:val="001338CE"/>
    <w:rsid w:val="00133B20"/>
    <w:rsid w:val="00133CAD"/>
    <w:rsid w:val="00133D5F"/>
    <w:rsid w:val="00133EC1"/>
    <w:rsid w:val="001341C4"/>
    <w:rsid w:val="0013443F"/>
    <w:rsid w:val="001345E1"/>
    <w:rsid w:val="00134FE7"/>
    <w:rsid w:val="00135083"/>
    <w:rsid w:val="00135626"/>
    <w:rsid w:val="001356BD"/>
    <w:rsid w:val="00136324"/>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40D"/>
    <w:rsid w:val="00137458"/>
    <w:rsid w:val="00137652"/>
    <w:rsid w:val="0013765A"/>
    <w:rsid w:val="00137697"/>
    <w:rsid w:val="00137821"/>
    <w:rsid w:val="00137AD2"/>
    <w:rsid w:val="0014027E"/>
    <w:rsid w:val="001402C2"/>
    <w:rsid w:val="001403C1"/>
    <w:rsid w:val="001406CC"/>
    <w:rsid w:val="001408FE"/>
    <w:rsid w:val="001409CE"/>
    <w:rsid w:val="00140B4B"/>
    <w:rsid w:val="00140D67"/>
    <w:rsid w:val="00140E2C"/>
    <w:rsid w:val="00140FB6"/>
    <w:rsid w:val="001414C8"/>
    <w:rsid w:val="001414D6"/>
    <w:rsid w:val="00141746"/>
    <w:rsid w:val="00141840"/>
    <w:rsid w:val="00141883"/>
    <w:rsid w:val="00141C89"/>
    <w:rsid w:val="00141F81"/>
    <w:rsid w:val="001423D9"/>
    <w:rsid w:val="00142465"/>
    <w:rsid w:val="00142C48"/>
    <w:rsid w:val="00142E26"/>
    <w:rsid w:val="00142E7C"/>
    <w:rsid w:val="00143328"/>
    <w:rsid w:val="00143365"/>
    <w:rsid w:val="0014373D"/>
    <w:rsid w:val="001437ED"/>
    <w:rsid w:val="00143BF3"/>
    <w:rsid w:val="00143C5A"/>
    <w:rsid w:val="00143F50"/>
    <w:rsid w:val="0014424D"/>
    <w:rsid w:val="00144476"/>
    <w:rsid w:val="001446BD"/>
    <w:rsid w:val="001447A4"/>
    <w:rsid w:val="0014484F"/>
    <w:rsid w:val="00144864"/>
    <w:rsid w:val="001449C9"/>
    <w:rsid w:val="00144C44"/>
    <w:rsid w:val="00144F95"/>
    <w:rsid w:val="0014503B"/>
    <w:rsid w:val="001454D7"/>
    <w:rsid w:val="0014556B"/>
    <w:rsid w:val="0014596B"/>
    <w:rsid w:val="00145BBF"/>
    <w:rsid w:val="0014600E"/>
    <w:rsid w:val="00146143"/>
    <w:rsid w:val="001461E2"/>
    <w:rsid w:val="001462BE"/>
    <w:rsid w:val="001464B9"/>
    <w:rsid w:val="001467B6"/>
    <w:rsid w:val="001469C8"/>
    <w:rsid w:val="00146C07"/>
    <w:rsid w:val="00146C84"/>
    <w:rsid w:val="00146D89"/>
    <w:rsid w:val="00146FF4"/>
    <w:rsid w:val="001472B6"/>
    <w:rsid w:val="001472FD"/>
    <w:rsid w:val="0014731E"/>
    <w:rsid w:val="001473B7"/>
    <w:rsid w:val="00147638"/>
    <w:rsid w:val="0014772B"/>
    <w:rsid w:val="001477F1"/>
    <w:rsid w:val="00147F73"/>
    <w:rsid w:val="00150249"/>
    <w:rsid w:val="001509BE"/>
    <w:rsid w:val="001509EA"/>
    <w:rsid w:val="00150B2C"/>
    <w:rsid w:val="00150B72"/>
    <w:rsid w:val="00150D3C"/>
    <w:rsid w:val="00151016"/>
    <w:rsid w:val="00151051"/>
    <w:rsid w:val="0015140D"/>
    <w:rsid w:val="001514B7"/>
    <w:rsid w:val="001515DF"/>
    <w:rsid w:val="00151647"/>
    <w:rsid w:val="001518BB"/>
    <w:rsid w:val="00151967"/>
    <w:rsid w:val="001519A5"/>
    <w:rsid w:val="00151CC2"/>
    <w:rsid w:val="00151CD7"/>
    <w:rsid w:val="00152176"/>
    <w:rsid w:val="00152309"/>
    <w:rsid w:val="00152AEA"/>
    <w:rsid w:val="00152C1E"/>
    <w:rsid w:val="00152F16"/>
    <w:rsid w:val="00152F4A"/>
    <w:rsid w:val="00152FA9"/>
    <w:rsid w:val="00153304"/>
    <w:rsid w:val="00153495"/>
    <w:rsid w:val="001534E6"/>
    <w:rsid w:val="0015381A"/>
    <w:rsid w:val="00153A33"/>
    <w:rsid w:val="00153D1C"/>
    <w:rsid w:val="00153DAF"/>
    <w:rsid w:val="00153EAC"/>
    <w:rsid w:val="00153F6D"/>
    <w:rsid w:val="00154246"/>
    <w:rsid w:val="00154298"/>
    <w:rsid w:val="00154997"/>
    <w:rsid w:val="00154EB8"/>
    <w:rsid w:val="0015508A"/>
    <w:rsid w:val="001550AE"/>
    <w:rsid w:val="001551A2"/>
    <w:rsid w:val="001555D2"/>
    <w:rsid w:val="0015577B"/>
    <w:rsid w:val="0015596B"/>
    <w:rsid w:val="00155A20"/>
    <w:rsid w:val="00155EDF"/>
    <w:rsid w:val="001562C2"/>
    <w:rsid w:val="00156451"/>
    <w:rsid w:val="0015657A"/>
    <w:rsid w:val="001565BF"/>
    <w:rsid w:val="00156BC5"/>
    <w:rsid w:val="00156D9D"/>
    <w:rsid w:val="00156DAE"/>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624"/>
    <w:rsid w:val="001616F0"/>
    <w:rsid w:val="0016177D"/>
    <w:rsid w:val="00161B3D"/>
    <w:rsid w:val="00161BD4"/>
    <w:rsid w:val="00162027"/>
    <w:rsid w:val="001621C0"/>
    <w:rsid w:val="00162290"/>
    <w:rsid w:val="00162444"/>
    <w:rsid w:val="001624C7"/>
    <w:rsid w:val="001626EE"/>
    <w:rsid w:val="001626F6"/>
    <w:rsid w:val="00162F58"/>
    <w:rsid w:val="001631A3"/>
    <w:rsid w:val="00163459"/>
    <w:rsid w:val="00163740"/>
    <w:rsid w:val="001637B1"/>
    <w:rsid w:val="00163824"/>
    <w:rsid w:val="00163891"/>
    <w:rsid w:val="001638B4"/>
    <w:rsid w:val="001643BA"/>
    <w:rsid w:val="0016441D"/>
    <w:rsid w:val="001648F0"/>
    <w:rsid w:val="00164A22"/>
    <w:rsid w:val="00164AD0"/>
    <w:rsid w:val="00164C3E"/>
    <w:rsid w:val="00164CA5"/>
    <w:rsid w:val="00164F63"/>
    <w:rsid w:val="00165045"/>
    <w:rsid w:val="001650B1"/>
    <w:rsid w:val="001652AB"/>
    <w:rsid w:val="001652C6"/>
    <w:rsid w:val="00165584"/>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81B"/>
    <w:rsid w:val="00167B27"/>
    <w:rsid w:val="00167E41"/>
    <w:rsid w:val="00167E4C"/>
    <w:rsid w:val="0017014F"/>
    <w:rsid w:val="00170155"/>
    <w:rsid w:val="0017027E"/>
    <w:rsid w:val="001705A4"/>
    <w:rsid w:val="001705D1"/>
    <w:rsid w:val="0017062E"/>
    <w:rsid w:val="00170958"/>
    <w:rsid w:val="00170A02"/>
    <w:rsid w:val="00170A66"/>
    <w:rsid w:val="00170E6F"/>
    <w:rsid w:val="00170F8E"/>
    <w:rsid w:val="00170FFC"/>
    <w:rsid w:val="001712EB"/>
    <w:rsid w:val="00171976"/>
    <w:rsid w:val="0017198E"/>
    <w:rsid w:val="00171AE4"/>
    <w:rsid w:val="00171C98"/>
    <w:rsid w:val="00171E72"/>
    <w:rsid w:val="00171E94"/>
    <w:rsid w:val="00171FE8"/>
    <w:rsid w:val="001721F6"/>
    <w:rsid w:val="0017265E"/>
    <w:rsid w:val="001727D5"/>
    <w:rsid w:val="00172960"/>
    <w:rsid w:val="00172B24"/>
    <w:rsid w:val="00172DE9"/>
    <w:rsid w:val="00172E19"/>
    <w:rsid w:val="00173129"/>
    <w:rsid w:val="001731CE"/>
    <w:rsid w:val="001733D5"/>
    <w:rsid w:val="0017383B"/>
    <w:rsid w:val="00173AC9"/>
    <w:rsid w:val="00173BC9"/>
    <w:rsid w:val="00173D37"/>
    <w:rsid w:val="00173E58"/>
    <w:rsid w:val="00173FE8"/>
    <w:rsid w:val="0017427D"/>
    <w:rsid w:val="00174709"/>
    <w:rsid w:val="00174733"/>
    <w:rsid w:val="001747C5"/>
    <w:rsid w:val="001747D2"/>
    <w:rsid w:val="00174C88"/>
    <w:rsid w:val="00174E1B"/>
    <w:rsid w:val="00174E2E"/>
    <w:rsid w:val="00174E96"/>
    <w:rsid w:val="00174F00"/>
    <w:rsid w:val="00175180"/>
    <w:rsid w:val="001751C4"/>
    <w:rsid w:val="0017533E"/>
    <w:rsid w:val="00175467"/>
    <w:rsid w:val="001756F0"/>
    <w:rsid w:val="001757D0"/>
    <w:rsid w:val="00175AF1"/>
    <w:rsid w:val="00175E19"/>
    <w:rsid w:val="00176B5D"/>
    <w:rsid w:val="00176B7E"/>
    <w:rsid w:val="00176BAF"/>
    <w:rsid w:val="00176D82"/>
    <w:rsid w:val="00176E3E"/>
    <w:rsid w:val="00177218"/>
    <w:rsid w:val="0017726B"/>
    <w:rsid w:val="00177445"/>
    <w:rsid w:val="001774CB"/>
    <w:rsid w:val="00177557"/>
    <w:rsid w:val="00177568"/>
    <w:rsid w:val="001775D4"/>
    <w:rsid w:val="00177625"/>
    <w:rsid w:val="00177910"/>
    <w:rsid w:val="00177D4A"/>
    <w:rsid w:val="00177D54"/>
    <w:rsid w:val="00177E09"/>
    <w:rsid w:val="00177E11"/>
    <w:rsid w:val="001800B3"/>
    <w:rsid w:val="0018027C"/>
    <w:rsid w:val="00180280"/>
    <w:rsid w:val="00180349"/>
    <w:rsid w:val="00180434"/>
    <w:rsid w:val="001804AA"/>
    <w:rsid w:val="00180552"/>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19F"/>
    <w:rsid w:val="00184210"/>
    <w:rsid w:val="001843A1"/>
    <w:rsid w:val="00184538"/>
    <w:rsid w:val="0018454F"/>
    <w:rsid w:val="0018483B"/>
    <w:rsid w:val="00184CFE"/>
    <w:rsid w:val="00184E03"/>
    <w:rsid w:val="00184ECE"/>
    <w:rsid w:val="0018504A"/>
    <w:rsid w:val="0018519A"/>
    <w:rsid w:val="00185302"/>
    <w:rsid w:val="001853FB"/>
    <w:rsid w:val="0018541C"/>
    <w:rsid w:val="0018542A"/>
    <w:rsid w:val="001855A0"/>
    <w:rsid w:val="00185775"/>
    <w:rsid w:val="00185B45"/>
    <w:rsid w:val="00185C2D"/>
    <w:rsid w:val="00185E1F"/>
    <w:rsid w:val="00186039"/>
    <w:rsid w:val="0018646D"/>
    <w:rsid w:val="001866D1"/>
    <w:rsid w:val="00186761"/>
    <w:rsid w:val="00186819"/>
    <w:rsid w:val="001868AB"/>
    <w:rsid w:val="001869E3"/>
    <w:rsid w:val="00186B7E"/>
    <w:rsid w:val="00186C66"/>
    <w:rsid w:val="00186C9B"/>
    <w:rsid w:val="00186D96"/>
    <w:rsid w:val="00186DEF"/>
    <w:rsid w:val="0018701D"/>
    <w:rsid w:val="00187266"/>
    <w:rsid w:val="0018734B"/>
    <w:rsid w:val="0018740A"/>
    <w:rsid w:val="0018748E"/>
    <w:rsid w:val="001879B1"/>
    <w:rsid w:val="00187D0D"/>
    <w:rsid w:val="00187F5C"/>
    <w:rsid w:val="00187FDD"/>
    <w:rsid w:val="00187FDF"/>
    <w:rsid w:val="00190576"/>
    <w:rsid w:val="0019064F"/>
    <w:rsid w:val="001906BD"/>
    <w:rsid w:val="0019088A"/>
    <w:rsid w:val="001908E2"/>
    <w:rsid w:val="00190C4B"/>
    <w:rsid w:val="00190CF8"/>
    <w:rsid w:val="00191087"/>
    <w:rsid w:val="001911A7"/>
    <w:rsid w:val="0019121C"/>
    <w:rsid w:val="00191401"/>
    <w:rsid w:val="0019153A"/>
    <w:rsid w:val="00191708"/>
    <w:rsid w:val="00191799"/>
    <w:rsid w:val="001917BB"/>
    <w:rsid w:val="001918D6"/>
    <w:rsid w:val="00191A28"/>
    <w:rsid w:val="00191A2B"/>
    <w:rsid w:val="00191B54"/>
    <w:rsid w:val="00191BA6"/>
    <w:rsid w:val="00191CE0"/>
    <w:rsid w:val="00191CF6"/>
    <w:rsid w:val="00192338"/>
    <w:rsid w:val="00192391"/>
    <w:rsid w:val="00192399"/>
    <w:rsid w:val="001924FC"/>
    <w:rsid w:val="001925E8"/>
    <w:rsid w:val="00192640"/>
    <w:rsid w:val="00192B39"/>
    <w:rsid w:val="00192CBD"/>
    <w:rsid w:val="001931F3"/>
    <w:rsid w:val="00193220"/>
    <w:rsid w:val="00193521"/>
    <w:rsid w:val="001936DA"/>
    <w:rsid w:val="00193730"/>
    <w:rsid w:val="00193830"/>
    <w:rsid w:val="00193B26"/>
    <w:rsid w:val="00193EE5"/>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2AC"/>
    <w:rsid w:val="001958F4"/>
    <w:rsid w:val="00195909"/>
    <w:rsid w:val="00195953"/>
    <w:rsid w:val="00195A96"/>
    <w:rsid w:val="00195AB4"/>
    <w:rsid w:val="00195C11"/>
    <w:rsid w:val="00195DF3"/>
    <w:rsid w:val="00195E31"/>
    <w:rsid w:val="0019612B"/>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5BD"/>
    <w:rsid w:val="001A0833"/>
    <w:rsid w:val="001A09F5"/>
    <w:rsid w:val="001A0AA2"/>
    <w:rsid w:val="001A1271"/>
    <w:rsid w:val="001A14AA"/>
    <w:rsid w:val="001A16F6"/>
    <w:rsid w:val="001A1712"/>
    <w:rsid w:val="001A19A3"/>
    <w:rsid w:val="001A1BBF"/>
    <w:rsid w:val="001A1BF1"/>
    <w:rsid w:val="001A1D69"/>
    <w:rsid w:val="001A1EE1"/>
    <w:rsid w:val="001A1F63"/>
    <w:rsid w:val="001A1F66"/>
    <w:rsid w:val="001A1FB2"/>
    <w:rsid w:val="001A2085"/>
    <w:rsid w:val="001A208D"/>
    <w:rsid w:val="001A229F"/>
    <w:rsid w:val="001A22A7"/>
    <w:rsid w:val="001A296D"/>
    <w:rsid w:val="001A2A40"/>
    <w:rsid w:val="001A2ADB"/>
    <w:rsid w:val="001A2BB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8B1"/>
    <w:rsid w:val="001A4D07"/>
    <w:rsid w:val="001A50B6"/>
    <w:rsid w:val="001A58EF"/>
    <w:rsid w:val="001A597D"/>
    <w:rsid w:val="001A5B75"/>
    <w:rsid w:val="001A5B85"/>
    <w:rsid w:val="001A5B87"/>
    <w:rsid w:val="001A5DBD"/>
    <w:rsid w:val="001A5E70"/>
    <w:rsid w:val="001A6223"/>
    <w:rsid w:val="001A654F"/>
    <w:rsid w:val="001A69DF"/>
    <w:rsid w:val="001A6A01"/>
    <w:rsid w:val="001A6B56"/>
    <w:rsid w:val="001A6B7F"/>
    <w:rsid w:val="001A76A4"/>
    <w:rsid w:val="001A7894"/>
    <w:rsid w:val="001A7F8B"/>
    <w:rsid w:val="001B0738"/>
    <w:rsid w:val="001B0B2D"/>
    <w:rsid w:val="001B0B54"/>
    <w:rsid w:val="001B108D"/>
    <w:rsid w:val="001B1296"/>
    <w:rsid w:val="001B149A"/>
    <w:rsid w:val="001B14AD"/>
    <w:rsid w:val="001B155A"/>
    <w:rsid w:val="001B155F"/>
    <w:rsid w:val="001B15C0"/>
    <w:rsid w:val="001B1657"/>
    <w:rsid w:val="001B181C"/>
    <w:rsid w:val="001B197A"/>
    <w:rsid w:val="001B2028"/>
    <w:rsid w:val="001B2053"/>
    <w:rsid w:val="001B2323"/>
    <w:rsid w:val="001B23A2"/>
    <w:rsid w:val="001B2428"/>
    <w:rsid w:val="001B2699"/>
    <w:rsid w:val="001B277F"/>
    <w:rsid w:val="001B28FF"/>
    <w:rsid w:val="001B2B84"/>
    <w:rsid w:val="001B2C1D"/>
    <w:rsid w:val="001B2C73"/>
    <w:rsid w:val="001B307C"/>
    <w:rsid w:val="001B3268"/>
    <w:rsid w:val="001B3584"/>
    <w:rsid w:val="001B3A08"/>
    <w:rsid w:val="001B3CD8"/>
    <w:rsid w:val="001B3DA2"/>
    <w:rsid w:val="001B3F40"/>
    <w:rsid w:val="001B426D"/>
    <w:rsid w:val="001B42D3"/>
    <w:rsid w:val="001B4C6F"/>
    <w:rsid w:val="001B4E27"/>
    <w:rsid w:val="001B4E53"/>
    <w:rsid w:val="001B5454"/>
    <w:rsid w:val="001B54EE"/>
    <w:rsid w:val="001B5A3D"/>
    <w:rsid w:val="001B5B83"/>
    <w:rsid w:val="001B5BAF"/>
    <w:rsid w:val="001B5BBB"/>
    <w:rsid w:val="001B5E3D"/>
    <w:rsid w:val="001B5E76"/>
    <w:rsid w:val="001B6070"/>
    <w:rsid w:val="001B644B"/>
    <w:rsid w:val="001B64D3"/>
    <w:rsid w:val="001B669A"/>
    <w:rsid w:val="001B6974"/>
    <w:rsid w:val="001B6AD7"/>
    <w:rsid w:val="001B6C3F"/>
    <w:rsid w:val="001B6CD4"/>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0CC7"/>
    <w:rsid w:val="001C103B"/>
    <w:rsid w:val="001C10B4"/>
    <w:rsid w:val="001C15A2"/>
    <w:rsid w:val="001C1667"/>
    <w:rsid w:val="001C16F7"/>
    <w:rsid w:val="001C1AEA"/>
    <w:rsid w:val="001C24C4"/>
    <w:rsid w:val="001C258D"/>
    <w:rsid w:val="001C2591"/>
    <w:rsid w:val="001C2976"/>
    <w:rsid w:val="001C29BE"/>
    <w:rsid w:val="001C2A89"/>
    <w:rsid w:val="001C2C66"/>
    <w:rsid w:val="001C2D8B"/>
    <w:rsid w:val="001C3243"/>
    <w:rsid w:val="001C3335"/>
    <w:rsid w:val="001C359D"/>
    <w:rsid w:val="001C38FF"/>
    <w:rsid w:val="001C393C"/>
    <w:rsid w:val="001C3E45"/>
    <w:rsid w:val="001C4140"/>
    <w:rsid w:val="001C42D7"/>
    <w:rsid w:val="001C42E6"/>
    <w:rsid w:val="001C433A"/>
    <w:rsid w:val="001C440D"/>
    <w:rsid w:val="001C4713"/>
    <w:rsid w:val="001C499B"/>
    <w:rsid w:val="001C4A0C"/>
    <w:rsid w:val="001C4D93"/>
    <w:rsid w:val="001C4FB6"/>
    <w:rsid w:val="001C507A"/>
    <w:rsid w:val="001C50E7"/>
    <w:rsid w:val="001C56EE"/>
    <w:rsid w:val="001C573D"/>
    <w:rsid w:val="001C58A8"/>
    <w:rsid w:val="001C5A1B"/>
    <w:rsid w:val="001C5A5D"/>
    <w:rsid w:val="001C5CE5"/>
    <w:rsid w:val="001C5D69"/>
    <w:rsid w:val="001C5E9A"/>
    <w:rsid w:val="001C6123"/>
    <w:rsid w:val="001C621F"/>
    <w:rsid w:val="001C6349"/>
    <w:rsid w:val="001C6523"/>
    <w:rsid w:val="001C656A"/>
    <w:rsid w:val="001C68B1"/>
    <w:rsid w:val="001C6B1F"/>
    <w:rsid w:val="001C6C18"/>
    <w:rsid w:val="001C6C66"/>
    <w:rsid w:val="001C7056"/>
    <w:rsid w:val="001C7119"/>
    <w:rsid w:val="001C7251"/>
    <w:rsid w:val="001C779C"/>
    <w:rsid w:val="001C7893"/>
    <w:rsid w:val="001C78CD"/>
    <w:rsid w:val="001C78F9"/>
    <w:rsid w:val="001C7CBB"/>
    <w:rsid w:val="001D014E"/>
    <w:rsid w:val="001D02B0"/>
    <w:rsid w:val="001D0398"/>
    <w:rsid w:val="001D04B8"/>
    <w:rsid w:val="001D0634"/>
    <w:rsid w:val="001D0AC5"/>
    <w:rsid w:val="001D0CB0"/>
    <w:rsid w:val="001D173D"/>
    <w:rsid w:val="001D1845"/>
    <w:rsid w:val="001D1A1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3E6B"/>
    <w:rsid w:val="001D40DD"/>
    <w:rsid w:val="001D4200"/>
    <w:rsid w:val="001D4856"/>
    <w:rsid w:val="001D4D29"/>
    <w:rsid w:val="001D4E4E"/>
    <w:rsid w:val="001D562E"/>
    <w:rsid w:val="001D5816"/>
    <w:rsid w:val="001D5CA0"/>
    <w:rsid w:val="001D5D5D"/>
    <w:rsid w:val="001D5D90"/>
    <w:rsid w:val="001D6000"/>
    <w:rsid w:val="001D631B"/>
    <w:rsid w:val="001D69CF"/>
    <w:rsid w:val="001D6B31"/>
    <w:rsid w:val="001D6D48"/>
    <w:rsid w:val="001D6E01"/>
    <w:rsid w:val="001D6E0F"/>
    <w:rsid w:val="001D70F4"/>
    <w:rsid w:val="001D73BC"/>
    <w:rsid w:val="001D73C3"/>
    <w:rsid w:val="001D74B3"/>
    <w:rsid w:val="001D76CC"/>
    <w:rsid w:val="001D77BD"/>
    <w:rsid w:val="001D7880"/>
    <w:rsid w:val="001D7896"/>
    <w:rsid w:val="001D78E7"/>
    <w:rsid w:val="001D7B01"/>
    <w:rsid w:val="001D7CE1"/>
    <w:rsid w:val="001D7F2A"/>
    <w:rsid w:val="001D7FC1"/>
    <w:rsid w:val="001E0138"/>
    <w:rsid w:val="001E06F7"/>
    <w:rsid w:val="001E0A2F"/>
    <w:rsid w:val="001E0C17"/>
    <w:rsid w:val="001E0DC0"/>
    <w:rsid w:val="001E13C3"/>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CA4"/>
    <w:rsid w:val="001E3D91"/>
    <w:rsid w:val="001E3DCA"/>
    <w:rsid w:val="001E3E8E"/>
    <w:rsid w:val="001E4701"/>
    <w:rsid w:val="001E48C3"/>
    <w:rsid w:val="001E4940"/>
    <w:rsid w:val="001E496D"/>
    <w:rsid w:val="001E4C93"/>
    <w:rsid w:val="001E4FDD"/>
    <w:rsid w:val="001E5106"/>
    <w:rsid w:val="001E5ABA"/>
    <w:rsid w:val="001E5ABB"/>
    <w:rsid w:val="001E5B43"/>
    <w:rsid w:val="001E5CA8"/>
    <w:rsid w:val="001E5DE2"/>
    <w:rsid w:val="001E5EB2"/>
    <w:rsid w:val="001E5F97"/>
    <w:rsid w:val="001E63C8"/>
    <w:rsid w:val="001E63D5"/>
    <w:rsid w:val="001E6444"/>
    <w:rsid w:val="001E6743"/>
    <w:rsid w:val="001E68C6"/>
    <w:rsid w:val="001E68EF"/>
    <w:rsid w:val="001E69AD"/>
    <w:rsid w:val="001E6B6F"/>
    <w:rsid w:val="001E7640"/>
    <w:rsid w:val="001E7916"/>
    <w:rsid w:val="001E7972"/>
    <w:rsid w:val="001E7C7C"/>
    <w:rsid w:val="001E7F06"/>
    <w:rsid w:val="001F0011"/>
    <w:rsid w:val="001F04BD"/>
    <w:rsid w:val="001F05EC"/>
    <w:rsid w:val="001F0831"/>
    <w:rsid w:val="001F0941"/>
    <w:rsid w:val="001F0A16"/>
    <w:rsid w:val="001F0B71"/>
    <w:rsid w:val="001F0F2A"/>
    <w:rsid w:val="001F1267"/>
    <w:rsid w:val="001F126B"/>
    <w:rsid w:val="001F1494"/>
    <w:rsid w:val="001F1657"/>
    <w:rsid w:val="001F16D3"/>
    <w:rsid w:val="001F1749"/>
    <w:rsid w:val="001F1788"/>
    <w:rsid w:val="001F1C64"/>
    <w:rsid w:val="001F203A"/>
    <w:rsid w:val="001F2062"/>
    <w:rsid w:val="001F20CD"/>
    <w:rsid w:val="001F235E"/>
    <w:rsid w:val="001F23A8"/>
    <w:rsid w:val="001F2546"/>
    <w:rsid w:val="001F2750"/>
    <w:rsid w:val="001F29A3"/>
    <w:rsid w:val="001F2D9F"/>
    <w:rsid w:val="001F2DB0"/>
    <w:rsid w:val="001F3495"/>
    <w:rsid w:val="001F38EB"/>
    <w:rsid w:val="001F3A8B"/>
    <w:rsid w:val="001F4385"/>
    <w:rsid w:val="001F44AA"/>
    <w:rsid w:val="001F4A23"/>
    <w:rsid w:val="001F4BD8"/>
    <w:rsid w:val="001F4CDF"/>
    <w:rsid w:val="001F4D3A"/>
    <w:rsid w:val="001F4D8A"/>
    <w:rsid w:val="001F5201"/>
    <w:rsid w:val="001F5232"/>
    <w:rsid w:val="001F525A"/>
    <w:rsid w:val="001F5474"/>
    <w:rsid w:val="001F5860"/>
    <w:rsid w:val="001F5A97"/>
    <w:rsid w:val="001F5C48"/>
    <w:rsid w:val="001F5DB4"/>
    <w:rsid w:val="001F5F2C"/>
    <w:rsid w:val="001F60A1"/>
    <w:rsid w:val="001F60E7"/>
    <w:rsid w:val="001F613A"/>
    <w:rsid w:val="001F64A3"/>
    <w:rsid w:val="001F64BB"/>
    <w:rsid w:val="001F64BC"/>
    <w:rsid w:val="001F6A09"/>
    <w:rsid w:val="001F6C9F"/>
    <w:rsid w:val="001F7038"/>
    <w:rsid w:val="001F706E"/>
    <w:rsid w:val="001F785D"/>
    <w:rsid w:val="001F78F5"/>
    <w:rsid w:val="001F78FE"/>
    <w:rsid w:val="001F7AC6"/>
    <w:rsid w:val="001F7CCE"/>
    <w:rsid w:val="001F7DE9"/>
    <w:rsid w:val="00200157"/>
    <w:rsid w:val="002001AA"/>
    <w:rsid w:val="002003DB"/>
    <w:rsid w:val="00200574"/>
    <w:rsid w:val="00200615"/>
    <w:rsid w:val="002006DC"/>
    <w:rsid w:val="00200753"/>
    <w:rsid w:val="00200788"/>
    <w:rsid w:val="0020088E"/>
    <w:rsid w:val="0020088F"/>
    <w:rsid w:val="00200924"/>
    <w:rsid w:val="00200EBC"/>
    <w:rsid w:val="00200F5A"/>
    <w:rsid w:val="00201404"/>
    <w:rsid w:val="002014A2"/>
    <w:rsid w:val="0020182D"/>
    <w:rsid w:val="00201BDD"/>
    <w:rsid w:val="00201CEC"/>
    <w:rsid w:val="00201D4C"/>
    <w:rsid w:val="00201EF2"/>
    <w:rsid w:val="00201F3A"/>
    <w:rsid w:val="002021D4"/>
    <w:rsid w:val="00202256"/>
    <w:rsid w:val="002022AA"/>
    <w:rsid w:val="002026D8"/>
    <w:rsid w:val="00202876"/>
    <w:rsid w:val="00202A3F"/>
    <w:rsid w:val="00202C70"/>
    <w:rsid w:val="00202D01"/>
    <w:rsid w:val="00202E6B"/>
    <w:rsid w:val="00202F1F"/>
    <w:rsid w:val="0020304E"/>
    <w:rsid w:val="0020309E"/>
    <w:rsid w:val="002034AC"/>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4CF"/>
    <w:rsid w:val="002057D3"/>
    <w:rsid w:val="0020586B"/>
    <w:rsid w:val="002058FB"/>
    <w:rsid w:val="00205B59"/>
    <w:rsid w:val="00205B9A"/>
    <w:rsid w:val="00205CFA"/>
    <w:rsid w:val="00205EE2"/>
    <w:rsid w:val="0020612B"/>
    <w:rsid w:val="00206156"/>
    <w:rsid w:val="00206649"/>
    <w:rsid w:val="0020680A"/>
    <w:rsid w:val="002068D4"/>
    <w:rsid w:val="00206A07"/>
    <w:rsid w:val="00206C89"/>
    <w:rsid w:val="00206E7F"/>
    <w:rsid w:val="0020741B"/>
    <w:rsid w:val="00207CBF"/>
    <w:rsid w:val="00207CC0"/>
    <w:rsid w:val="00207E29"/>
    <w:rsid w:val="00207EA7"/>
    <w:rsid w:val="00210003"/>
    <w:rsid w:val="00210304"/>
    <w:rsid w:val="00210408"/>
    <w:rsid w:val="002104C7"/>
    <w:rsid w:val="002105CB"/>
    <w:rsid w:val="00210614"/>
    <w:rsid w:val="002107F4"/>
    <w:rsid w:val="00210917"/>
    <w:rsid w:val="0021092E"/>
    <w:rsid w:val="00210963"/>
    <w:rsid w:val="00210A7F"/>
    <w:rsid w:val="00210B22"/>
    <w:rsid w:val="00210FA7"/>
    <w:rsid w:val="00210FAC"/>
    <w:rsid w:val="00211111"/>
    <w:rsid w:val="002112D7"/>
    <w:rsid w:val="00211319"/>
    <w:rsid w:val="0021135B"/>
    <w:rsid w:val="00211402"/>
    <w:rsid w:val="00211A48"/>
    <w:rsid w:val="00211B6D"/>
    <w:rsid w:val="00211D4F"/>
    <w:rsid w:val="00212311"/>
    <w:rsid w:val="0021266C"/>
    <w:rsid w:val="00212CFD"/>
    <w:rsid w:val="00212F27"/>
    <w:rsid w:val="00212F62"/>
    <w:rsid w:val="002132C2"/>
    <w:rsid w:val="0021343A"/>
    <w:rsid w:val="002137EB"/>
    <w:rsid w:val="002137F8"/>
    <w:rsid w:val="0021388A"/>
    <w:rsid w:val="00213A58"/>
    <w:rsid w:val="00213C72"/>
    <w:rsid w:val="00214641"/>
    <w:rsid w:val="00214CE3"/>
    <w:rsid w:val="00214EC5"/>
    <w:rsid w:val="0021506A"/>
    <w:rsid w:val="002150BF"/>
    <w:rsid w:val="0021533F"/>
    <w:rsid w:val="00215704"/>
    <w:rsid w:val="00215822"/>
    <w:rsid w:val="002158F1"/>
    <w:rsid w:val="00215948"/>
    <w:rsid w:val="00215BED"/>
    <w:rsid w:val="00215C35"/>
    <w:rsid w:val="00215C51"/>
    <w:rsid w:val="00215DC4"/>
    <w:rsid w:val="00215F1C"/>
    <w:rsid w:val="00216134"/>
    <w:rsid w:val="002164B0"/>
    <w:rsid w:val="0021662C"/>
    <w:rsid w:val="00216832"/>
    <w:rsid w:val="002169D8"/>
    <w:rsid w:val="00216B7D"/>
    <w:rsid w:val="00216BC9"/>
    <w:rsid w:val="00216C3A"/>
    <w:rsid w:val="00216E90"/>
    <w:rsid w:val="00216EA5"/>
    <w:rsid w:val="00216ED9"/>
    <w:rsid w:val="00217069"/>
    <w:rsid w:val="0021716C"/>
    <w:rsid w:val="002171C2"/>
    <w:rsid w:val="002175AE"/>
    <w:rsid w:val="002176CC"/>
    <w:rsid w:val="00217701"/>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A6"/>
    <w:rsid w:val="00222AF5"/>
    <w:rsid w:val="00222B31"/>
    <w:rsid w:val="00222C1A"/>
    <w:rsid w:val="00222C7F"/>
    <w:rsid w:val="0022319D"/>
    <w:rsid w:val="00223256"/>
    <w:rsid w:val="002233E8"/>
    <w:rsid w:val="00223801"/>
    <w:rsid w:val="00223B0D"/>
    <w:rsid w:val="00224021"/>
    <w:rsid w:val="0022406C"/>
    <w:rsid w:val="00224252"/>
    <w:rsid w:val="0022425E"/>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088"/>
    <w:rsid w:val="002303D8"/>
    <w:rsid w:val="00230776"/>
    <w:rsid w:val="00230C6D"/>
    <w:rsid w:val="00230CC5"/>
    <w:rsid w:val="0023123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B42"/>
    <w:rsid w:val="00233C43"/>
    <w:rsid w:val="00233FF9"/>
    <w:rsid w:val="00234472"/>
    <w:rsid w:val="002344C6"/>
    <w:rsid w:val="00234B94"/>
    <w:rsid w:val="00234FEA"/>
    <w:rsid w:val="00235082"/>
    <w:rsid w:val="002350C0"/>
    <w:rsid w:val="002352F7"/>
    <w:rsid w:val="00235663"/>
    <w:rsid w:val="00235833"/>
    <w:rsid w:val="00235850"/>
    <w:rsid w:val="002359BC"/>
    <w:rsid w:val="00235A5A"/>
    <w:rsid w:val="00235B22"/>
    <w:rsid w:val="00235BBF"/>
    <w:rsid w:val="00235D56"/>
    <w:rsid w:val="00235EA8"/>
    <w:rsid w:val="00235F57"/>
    <w:rsid w:val="00236239"/>
    <w:rsid w:val="00236276"/>
    <w:rsid w:val="00236438"/>
    <w:rsid w:val="0023649F"/>
    <w:rsid w:val="002366D4"/>
    <w:rsid w:val="00236710"/>
    <w:rsid w:val="002367AD"/>
    <w:rsid w:val="002367CE"/>
    <w:rsid w:val="00236A1A"/>
    <w:rsid w:val="00236ADC"/>
    <w:rsid w:val="00236B0A"/>
    <w:rsid w:val="00236D09"/>
    <w:rsid w:val="002371AD"/>
    <w:rsid w:val="0023778B"/>
    <w:rsid w:val="0023783F"/>
    <w:rsid w:val="00237875"/>
    <w:rsid w:val="00237C5F"/>
    <w:rsid w:val="00237EBC"/>
    <w:rsid w:val="00237F39"/>
    <w:rsid w:val="00240490"/>
    <w:rsid w:val="00240718"/>
    <w:rsid w:val="00240750"/>
    <w:rsid w:val="00240772"/>
    <w:rsid w:val="00240876"/>
    <w:rsid w:val="002409BB"/>
    <w:rsid w:val="00240BED"/>
    <w:rsid w:val="00241032"/>
    <w:rsid w:val="00241159"/>
    <w:rsid w:val="00241356"/>
    <w:rsid w:val="002413A9"/>
    <w:rsid w:val="00241767"/>
    <w:rsid w:val="002418B3"/>
    <w:rsid w:val="00241C52"/>
    <w:rsid w:val="0024258D"/>
    <w:rsid w:val="002426C8"/>
    <w:rsid w:val="0024287D"/>
    <w:rsid w:val="00242F96"/>
    <w:rsid w:val="00242FC8"/>
    <w:rsid w:val="00242FE9"/>
    <w:rsid w:val="00243135"/>
    <w:rsid w:val="0024319F"/>
    <w:rsid w:val="002431CC"/>
    <w:rsid w:val="002431E0"/>
    <w:rsid w:val="0024331B"/>
    <w:rsid w:val="00243485"/>
    <w:rsid w:val="0024387A"/>
    <w:rsid w:val="00243A07"/>
    <w:rsid w:val="00243B9C"/>
    <w:rsid w:val="00243CF4"/>
    <w:rsid w:val="00243ED7"/>
    <w:rsid w:val="00244297"/>
    <w:rsid w:val="00244302"/>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0F35"/>
    <w:rsid w:val="00250FC2"/>
    <w:rsid w:val="002516D0"/>
    <w:rsid w:val="00251FAA"/>
    <w:rsid w:val="00252098"/>
    <w:rsid w:val="00252507"/>
    <w:rsid w:val="002527B3"/>
    <w:rsid w:val="00252CD7"/>
    <w:rsid w:val="00252D90"/>
    <w:rsid w:val="00252EBE"/>
    <w:rsid w:val="002535A6"/>
    <w:rsid w:val="00253736"/>
    <w:rsid w:val="002537A2"/>
    <w:rsid w:val="00253AC8"/>
    <w:rsid w:val="00253D50"/>
    <w:rsid w:val="00253FC2"/>
    <w:rsid w:val="00254101"/>
    <w:rsid w:val="0025413C"/>
    <w:rsid w:val="00254271"/>
    <w:rsid w:val="0025448D"/>
    <w:rsid w:val="00254661"/>
    <w:rsid w:val="00254717"/>
    <w:rsid w:val="002548C6"/>
    <w:rsid w:val="0025492F"/>
    <w:rsid w:val="00254DAE"/>
    <w:rsid w:val="00254E04"/>
    <w:rsid w:val="00254ED4"/>
    <w:rsid w:val="00254FE0"/>
    <w:rsid w:val="0025512D"/>
    <w:rsid w:val="002552B0"/>
    <w:rsid w:val="00255361"/>
    <w:rsid w:val="00255367"/>
    <w:rsid w:val="002553AD"/>
    <w:rsid w:val="0025544C"/>
    <w:rsid w:val="002555F5"/>
    <w:rsid w:val="002555FD"/>
    <w:rsid w:val="00255656"/>
    <w:rsid w:val="002558CE"/>
    <w:rsid w:val="00255943"/>
    <w:rsid w:val="00255FB2"/>
    <w:rsid w:val="002560B2"/>
    <w:rsid w:val="002560E8"/>
    <w:rsid w:val="00256125"/>
    <w:rsid w:val="00256148"/>
    <w:rsid w:val="002562D2"/>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904"/>
    <w:rsid w:val="00260B7A"/>
    <w:rsid w:val="00260CD9"/>
    <w:rsid w:val="00260D10"/>
    <w:rsid w:val="00260F30"/>
    <w:rsid w:val="00260FD6"/>
    <w:rsid w:val="002610ED"/>
    <w:rsid w:val="0026117F"/>
    <w:rsid w:val="0026124C"/>
    <w:rsid w:val="00261377"/>
    <w:rsid w:val="00261827"/>
    <w:rsid w:val="002618A6"/>
    <w:rsid w:val="00261B01"/>
    <w:rsid w:val="00261CF4"/>
    <w:rsid w:val="00261ED2"/>
    <w:rsid w:val="002621BA"/>
    <w:rsid w:val="00262220"/>
    <w:rsid w:val="00262541"/>
    <w:rsid w:val="002625CD"/>
    <w:rsid w:val="0026293B"/>
    <w:rsid w:val="00262944"/>
    <w:rsid w:val="00262BCB"/>
    <w:rsid w:val="00263052"/>
    <w:rsid w:val="00263268"/>
    <w:rsid w:val="0026333D"/>
    <w:rsid w:val="00263452"/>
    <w:rsid w:val="00263541"/>
    <w:rsid w:val="002636CC"/>
    <w:rsid w:val="0026370B"/>
    <w:rsid w:val="00263974"/>
    <w:rsid w:val="00263DE1"/>
    <w:rsid w:val="00263E8E"/>
    <w:rsid w:val="00264054"/>
    <w:rsid w:val="0026405A"/>
    <w:rsid w:val="002640EC"/>
    <w:rsid w:val="002640F8"/>
    <w:rsid w:val="002642FE"/>
    <w:rsid w:val="00264467"/>
    <w:rsid w:val="0026447C"/>
    <w:rsid w:val="002646EE"/>
    <w:rsid w:val="00264722"/>
    <w:rsid w:val="00264913"/>
    <w:rsid w:val="00264AA4"/>
    <w:rsid w:val="00264D99"/>
    <w:rsid w:val="00264FF4"/>
    <w:rsid w:val="002650B7"/>
    <w:rsid w:val="00265136"/>
    <w:rsid w:val="0026519A"/>
    <w:rsid w:val="00265530"/>
    <w:rsid w:val="002656BD"/>
    <w:rsid w:val="00265D48"/>
    <w:rsid w:val="00265EBC"/>
    <w:rsid w:val="002661A3"/>
    <w:rsid w:val="0026655B"/>
    <w:rsid w:val="00266567"/>
    <w:rsid w:val="00266A7F"/>
    <w:rsid w:val="00266BE1"/>
    <w:rsid w:val="00266D56"/>
    <w:rsid w:val="00266F69"/>
    <w:rsid w:val="002670B4"/>
    <w:rsid w:val="002670CA"/>
    <w:rsid w:val="00267312"/>
    <w:rsid w:val="00267726"/>
    <w:rsid w:val="00267909"/>
    <w:rsid w:val="002679D3"/>
    <w:rsid w:val="00267DF6"/>
    <w:rsid w:val="00267F8D"/>
    <w:rsid w:val="002700AB"/>
    <w:rsid w:val="002702A2"/>
    <w:rsid w:val="0027039A"/>
    <w:rsid w:val="002705FA"/>
    <w:rsid w:val="002709C8"/>
    <w:rsid w:val="00270FD8"/>
    <w:rsid w:val="002711B5"/>
    <w:rsid w:val="00271376"/>
    <w:rsid w:val="00271521"/>
    <w:rsid w:val="00271576"/>
    <w:rsid w:val="00271681"/>
    <w:rsid w:val="002716D6"/>
    <w:rsid w:val="00271B4D"/>
    <w:rsid w:val="00271BD5"/>
    <w:rsid w:val="00271CF9"/>
    <w:rsid w:val="00272129"/>
    <w:rsid w:val="00272145"/>
    <w:rsid w:val="00272255"/>
    <w:rsid w:val="00272265"/>
    <w:rsid w:val="00272409"/>
    <w:rsid w:val="0027246A"/>
    <w:rsid w:val="0027256B"/>
    <w:rsid w:val="00272671"/>
    <w:rsid w:val="0027275A"/>
    <w:rsid w:val="00272859"/>
    <w:rsid w:val="00272963"/>
    <w:rsid w:val="00272A22"/>
    <w:rsid w:val="00272A31"/>
    <w:rsid w:val="00272C73"/>
    <w:rsid w:val="00273181"/>
    <w:rsid w:val="002734AE"/>
    <w:rsid w:val="00273501"/>
    <w:rsid w:val="00273753"/>
    <w:rsid w:val="0027392A"/>
    <w:rsid w:val="00273AA6"/>
    <w:rsid w:val="00273AA9"/>
    <w:rsid w:val="00273CBE"/>
    <w:rsid w:val="00273D55"/>
    <w:rsid w:val="00273D7A"/>
    <w:rsid w:val="00273F94"/>
    <w:rsid w:val="00273FC6"/>
    <w:rsid w:val="00273FE0"/>
    <w:rsid w:val="002741FD"/>
    <w:rsid w:val="00274560"/>
    <w:rsid w:val="002746FD"/>
    <w:rsid w:val="002749CE"/>
    <w:rsid w:val="00274B18"/>
    <w:rsid w:val="0027501B"/>
    <w:rsid w:val="00275153"/>
    <w:rsid w:val="00275286"/>
    <w:rsid w:val="002753F9"/>
    <w:rsid w:val="002759FE"/>
    <w:rsid w:val="00275DEA"/>
    <w:rsid w:val="0027603F"/>
    <w:rsid w:val="00276079"/>
    <w:rsid w:val="0027643C"/>
    <w:rsid w:val="0027685C"/>
    <w:rsid w:val="00276AAA"/>
    <w:rsid w:val="00276D30"/>
    <w:rsid w:val="00276DC2"/>
    <w:rsid w:val="00276F56"/>
    <w:rsid w:val="0027746D"/>
    <w:rsid w:val="0027749E"/>
    <w:rsid w:val="00277B7A"/>
    <w:rsid w:val="00277BA2"/>
    <w:rsid w:val="00277D05"/>
    <w:rsid w:val="00277DCB"/>
    <w:rsid w:val="002803C5"/>
    <w:rsid w:val="002804F7"/>
    <w:rsid w:val="00280505"/>
    <w:rsid w:val="002806E0"/>
    <w:rsid w:val="00280A2E"/>
    <w:rsid w:val="00280D77"/>
    <w:rsid w:val="00280DA1"/>
    <w:rsid w:val="00280E48"/>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978"/>
    <w:rsid w:val="00283C2A"/>
    <w:rsid w:val="00283E85"/>
    <w:rsid w:val="00284227"/>
    <w:rsid w:val="002843A1"/>
    <w:rsid w:val="0028454F"/>
    <w:rsid w:val="00284BDC"/>
    <w:rsid w:val="00284E05"/>
    <w:rsid w:val="00284FB4"/>
    <w:rsid w:val="00284FDC"/>
    <w:rsid w:val="0028576C"/>
    <w:rsid w:val="002857A0"/>
    <w:rsid w:val="00285819"/>
    <w:rsid w:val="002858C1"/>
    <w:rsid w:val="00285CF9"/>
    <w:rsid w:val="00285D63"/>
    <w:rsid w:val="00285DFF"/>
    <w:rsid w:val="002865F9"/>
    <w:rsid w:val="00286706"/>
    <w:rsid w:val="002868F6"/>
    <w:rsid w:val="0028696E"/>
    <w:rsid w:val="00286B02"/>
    <w:rsid w:val="00286C93"/>
    <w:rsid w:val="00286D6A"/>
    <w:rsid w:val="00286D7C"/>
    <w:rsid w:val="00286F05"/>
    <w:rsid w:val="00287167"/>
    <w:rsid w:val="0028727F"/>
    <w:rsid w:val="0028740C"/>
    <w:rsid w:val="00287509"/>
    <w:rsid w:val="002877B7"/>
    <w:rsid w:val="00287990"/>
    <w:rsid w:val="00287EA3"/>
    <w:rsid w:val="00290030"/>
    <w:rsid w:val="0029037C"/>
    <w:rsid w:val="00290568"/>
    <w:rsid w:val="00290980"/>
    <w:rsid w:val="00290B82"/>
    <w:rsid w:val="00290C8A"/>
    <w:rsid w:val="00290E69"/>
    <w:rsid w:val="00290E6E"/>
    <w:rsid w:val="0029116A"/>
    <w:rsid w:val="002911DF"/>
    <w:rsid w:val="002912CC"/>
    <w:rsid w:val="00291678"/>
    <w:rsid w:val="002916A9"/>
    <w:rsid w:val="00291756"/>
    <w:rsid w:val="00291A5C"/>
    <w:rsid w:val="00291C08"/>
    <w:rsid w:val="00292036"/>
    <w:rsid w:val="0029226E"/>
    <w:rsid w:val="0029228B"/>
    <w:rsid w:val="0029238E"/>
    <w:rsid w:val="00292650"/>
    <w:rsid w:val="00292715"/>
    <w:rsid w:val="0029274B"/>
    <w:rsid w:val="002928E4"/>
    <w:rsid w:val="00292A1E"/>
    <w:rsid w:val="00292A3C"/>
    <w:rsid w:val="00292C4D"/>
    <w:rsid w:val="00292C53"/>
    <w:rsid w:val="00292DB4"/>
    <w:rsid w:val="00292E37"/>
    <w:rsid w:val="00292FEF"/>
    <w:rsid w:val="00293034"/>
    <w:rsid w:val="00293045"/>
    <w:rsid w:val="00293233"/>
    <w:rsid w:val="002933AE"/>
    <w:rsid w:val="002934AD"/>
    <w:rsid w:val="0029355F"/>
    <w:rsid w:val="002935C3"/>
    <w:rsid w:val="002936A7"/>
    <w:rsid w:val="00293760"/>
    <w:rsid w:val="00293937"/>
    <w:rsid w:val="00293E29"/>
    <w:rsid w:val="00293F3A"/>
    <w:rsid w:val="00293F78"/>
    <w:rsid w:val="0029407C"/>
    <w:rsid w:val="00294087"/>
    <w:rsid w:val="002941CE"/>
    <w:rsid w:val="002942EB"/>
    <w:rsid w:val="0029471A"/>
    <w:rsid w:val="002947FA"/>
    <w:rsid w:val="00294A11"/>
    <w:rsid w:val="00294C3A"/>
    <w:rsid w:val="00294E82"/>
    <w:rsid w:val="00294EEE"/>
    <w:rsid w:val="00294EFA"/>
    <w:rsid w:val="002951F3"/>
    <w:rsid w:val="0029538A"/>
    <w:rsid w:val="002953F8"/>
    <w:rsid w:val="0029575C"/>
    <w:rsid w:val="00295C3B"/>
    <w:rsid w:val="00295D67"/>
    <w:rsid w:val="00295DA2"/>
    <w:rsid w:val="00295DBB"/>
    <w:rsid w:val="00295DF6"/>
    <w:rsid w:val="00295E8F"/>
    <w:rsid w:val="00296307"/>
    <w:rsid w:val="00296320"/>
    <w:rsid w:val="00296465"/>
    <w:rsid w:val="00296634"/>
    <w:rsid w:val="0029680D"/>
    <w:rsid w:val="00296864"/>
    <w:rsid w:val="00296C65"/>
    <w:rsid w:val="00296C9A"/>
    <w:rsid w:val="00296CC1"/>
    <w:rsid w:val="00296E85"/>
    <w:rsid w:val="00297092"/>
    <w:rsid w:val="002970B6"/>
    <w:rsid w:val="0029716F"/>
    <w:rsid w:val="00297209"/>
    <w:rsid w:val="00297264"/>
    <w:rsid w:val="00297ABC"/>
    <w:rsid w:val="00297B5E"/>
    <w:rsid w:val="00297B8F"/>
    <w:rsid w:val="00297D1F"/>
    <w:rsid w:val="00297FFE"/>
    <w:rsid w:val="002A00A1"/>
    <w:rsid w:val="002A0350"/>
    <w:rsid w:val="002A0422"/>
    <w:rsid w:val="002A05AA"/>
    <w:rsid w:val="002A0AF0"/>
    <w:rsid w:val="002A13EA"/>
    <w:rsid w:val="002A1665"/>
    <w:rsid w:val="002A1AB5"/>
    <w:rsid w:val="002A1F24"/>
    <w:rsid w:val="002A1FC9"/>
    <w:rsid w:val="002A2371"/>
    <w:rsid w:val="002A2452"/>
    <w:rsid w:val="002A248C"/>
    <w:rsid w:val="002A2594"/>
    <w:rsid w:val="002A264A"/>
    <w:rsid w:val="002A28C4"/>
    <w:rsid w:val="002A28EA"/>
    <w:rsid w:val="002A2BD3"/>
    <w:rsid w:val="002A2FF0"/>
    <w:rsid w:val="002A32B1"/>
    <w:rsid w:val="002A3404"/>
    <w:rsid w:val="002A35D0"/>
    <w:rsid w:val="002A39A1"/>
    <w:rsid w:val="002A3D95"/>
    <w:rsid w:val="002A3E59"/>
    <w:rsid w:val="002A3E9A"/>
    <w:rsid w:val="002A4085"/>
    <w:rsid w:val="002A432B"/>
    <w:rsid w:val="002A438A"/>
    <w:rsid w:val="002A4A40"/>
    <w:rsid w:val="002A4A91"/>
    <w:rsid w:val="002A4B2C"/>
    <w:rsid w:val="002A4F7A"/>
    <w:rsid w:val="002A4FD5"/>
    <w:rsid w:val="002A5317"/>
    <w:rsid w:val="002A5434"/>
    <w:rsid w:val="002A56AF"/>
    <w:rsid w:val="002A590E"/>
    <w:rsid w:val="002A5A04"/>
    <w:rsid w:val="002A5C8E"/>
    <w:rsid w:val="002A5F65"/>
    <w:rsid w:val="002A60B3"/>
    <w:rsid w:val="002A62E5"/>
    <w:rsid w:val="002A6389"/>
    <w:rsid w:val="002A666A"/>
    <w:rsid w:val="002A6754"/>
    <w:rsid w:val="002A6914"/>
    <w:rsid w:val="002A6B73"/>
    <w:rsid w:val="002A6C12"/>
    <w:rsid w:val="002A6E0F"/>
    <w:rsid w:val="002A7018"/>
    <w:rsid w:val="002A7291"/>
    <w:rsid w:val="002A73A0"/>
    <w:rsid w:val="002A73E0"/>
    <w:rsid w:val="002A755E"/>
    <w:rsid w:val="002A772F"/>
    <w:rsid w:val="002A7B77"/>
    <w:rsid w:val="002A7B9E"/>
    <w:rsid w:val="002A7D35"/>
    <w:rsid w:val="002A7E80"/>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0B"/>
    <w:rsid w:val="002B242A"/>
    <w:rsid w:val="002B25CC"/>
    <w:rsid w:val="002B2916"/>
    <w:rsid w:val="002B29D8"/>
    <w:rsid w:val="002B2C17"/>
    <w:rsid w:val="002B343F"/>
    <w:rsid w:val="002B378D"/>
    <w:rsid w:val="002B3859"/>
    <w:rsid w:val="002B385D"/>
    <w:rsid w:val="002B3BC7"/>
    <w:rsid w:val="002B3C4B"/>
    <w:rsid w:val="002B3CC3"/>
    <w:rsid w:val="002B3E10"/>
    <w:rsid w:val="002B3EF8"/>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AD0"/>
    <w:rsid w:val="002B5D4C"/>
    <w:rsid w:val="002B5DD5"/>
    <w:rsid w:val="002B5F29"/>
    <w:rsid w:val="002B5FCE"/>
    <w:rsid w:val="002B607D"/>
    <w:rsid w:val="002B615F"/>
    <w:rsid w:val="002B628E"/>
    <w:rsid w:val="002B629A"/>
    <w:rsid w:val="002B629B"/>
    <w:rsid w:val="002B66B3"/>
    <w:rsid w:val="002B6964"/>
    <w:rsid w:val="002B6C08"/>
    <w:rsid w:val="002B6C20"/>
    <w:rsid w:val="002B6C6C"/>
    <w:rsid w:val="002B6DB2"/>
    <w:rsid w:val="002B6E23"/>
    <w:rsid w:val="002B70B1"/>
    <w:rsid w:val="002B74BA"/>
    <w:rsid w:val="002B7981"/>
    <w:rsid w:val="002B7A33"/>
    <w:rsid w:val="002B7B0A"/>
    <w:rsid w:val="002B7B1B"/>
    <w:rsid w:val="002B7B50"/>
    <w:rsid w:val="002B7CF7"/>
    <w:rsid w:val="002C0155"/>
    <w:rsid w:val="002C02B5"/>
    <w:rsid w:val="002C07EE"/>
    <w:rsid w:val="002C0828"/>
    <w:rsid w:val="002C0983"/>
    <w:rsid w:val="002C099F"/>
    <w:rsid w:val="002C0D3C"/>
    <w:rsid w:val="002C1042"/>
    <w:rsid w:val="002C14C2"/>
    <w:rsid w:val="002C1549"/>
    <w:rsid w:val="002C162A"/>
    <w:rsid w:val="002C191D"/>
    <w:rsid w:val="002C19F5"/>
    <w:rsid w:val="002C1C08"/>
    <w:rsid w:val="002C1CDF"/>
    <w:rsid w:val="002C1DE9"/>
    <w:rsid w:val="002C1EC1"/>
    <w:rsid w:val="002C1F0B"/>
    <w:rsid w:val="002C222D"/>
    <w:rsid w:val="002C2252"/>
    <w:rsid w:val="002C2269"/>
    <w:rsid w:val="002C232B"/>
    <w:rsid w:val="002C29D2"/>
    <w:rsid w:val="002C2AE3"/>
    <w:rsid w:val="002C2C9D"/>
    <w:rsid w:val="002C2E6E"/>
    <w:rsid w:val="002C2FF4"/>
    <w:rsid w:val="002C3232"/>
    <w:rsid w:val="002C3358"/>
    <w:rsid w:val="002C38D7"/>
    <w:rsid w:val="002C3A66"/>
    <w:rsid w:val="002C3B04"/>
    <w:rsid w:val="002C3B62"/>
    <w:rsid w:val="002C3E39"/>
    <w:rsid w:val="002C408F"/>
    <w:rsid w:val="002C422E"/>
    <w:rsid w:val="002C422F"/>
    <w:rsid w:val="002C4C2E"/>
    <w:rsid w:val="002C4D8F"/>
    <w:rsid w:val="002C4E2F"/>
    <w:rsid w:val="002C4E80"/>
    <w:rsid w:val="002C4F2A"/>
    <w:rsid w:val="002C4FCA"/>
    <w:rsid w:val="002C540D"/>
    <w:rsid w:val="002C57E9"/>
    <w:rsid w:val="002C5859"/>
    <w:rsid w:val="002C5FB1"/>
    <w:rsid w:val="002C6178"/>
    <w:rsid w:val="002C63A2"/>
    <w:rsid w:val="002C65E1"/>
    <w:rsid w:val="002C67C1"/>
    <w:rsid w:val="002C6951"/>
    <w:rsid w:val="002C6ACF"/>
    <w:rsid w:val="002C6D9E"/>
    <w:rsid w:val="002C721E"/>
    <w:rsid w:val="002C73B9"/>
    <w:rsid w:val="002C74A6"/>
    <w:rsid w:val="002C74CA"/>
    <w:rsid w:val="002C75D6"/>
    <w:rsid w:val="002C76EC"/>
    <w:rsid w:val="002C7BCD"/>
    <w:rsid w:val="002C7C37"/>
    <w:rsid w:val="002C7DE9"/>
    <w:rsid w:val="002C7E0B"/>
    <w:rsid w:val="002C7F34"/>
    <w:rsid w:val="002C7FF2"/>
    <w:rsid w:val="002D0101"/>
    <w:rsid w:val="002D03E3"/>
    <w:rsid w:val="002D04B2"/>
    <w:rsid w:val="002D0961"/>
    <w:rsid w:val="002D0A9E"/>
    <w:rsid w:val="002D1025"/>
    <w:rsid w:val="002D106C"/>
    <w:rsid w:val="002D1145"/>
    <w:rsid w:val="002D11E4"/>
    <w:rsid w:val="002D13A8"/>
    <w:rsid w:val="002D14F1"/>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68C"/>
    <w:rsid w:val="002D278A"/>
    <w:rsid w:val="002D2F20"/>
    <w:rsid w:val="002D2F45"/>
    <w:rsid w:val="002D2FD2"/>
    <w:rsid w:val="002D3165"/>
    <w:rsid w:val="002D3200"/>
    <w:rsid w:val="002D357C"/>
    <w:rsid w:val="002D35C9"/>
    <w:rsid w:val="002D3839"/>
    <w:rsid w:val="002D39D1"/>
    <w:rsid w:val="002D3B52"/>
    <w:rsid w:val="002D3B9C"/>
    <w:rsid w:val="002D3CBF"/>
    <w:rsid w:val="002D3E7D"/>
    <w:rsid w:val="002D3EBF"/>
    <w:rsid w:val="002D3F39"/>
    <w:rsid w:val="002D3F93"/>
    <w:rsid w:val="002D4572"/>
    <w:rsid w:val="002D4672"/>
    <w:rsid w:val="002D4961"/>
    <w:rsid w:val="002D4AFC"/>
    <w:rsid w:val="002D4B83"/>
    <w:rsid w:val="002D4BEE"/>
    <w:rsid w:val="002D5019"/>
    <w:rsid w:val="002D507D"/>
    <w:rsid w:val="002D5168"/>
    <w:rsid w:val="002D5388"/>
    <w:rsid w:val="002D5662"/>
    <w:rsid w:val="002D5947"/>
    <w:rsid w:val="002D5A7D"/>
    <w:rsid w:val="002D5C65"/>
    <w:rsid w:val="002D5C6C"/>
    <w:rsid w:val="002D6069"/>
    <w:rsid w:val="002D6080"/>
    <w:rsid w:val="002D6128"/>
    <w:rsid w:val="002D62A8"/>
    <w:rsid w:val="002D631D"/>
    <w:rsid w:val="002D63E1"/>
    <w:rsid w:val="002D6876"/>
    <w:rsid w:val="002D6A43"/>
    <w:rsid w:val="002D6B43"/>
    <w:rsid w:val="002D6C82"/>
    <w:rsid w:val="002D6E98"/>
    <w:rsid w:val="002D70E2"/>
    <w:rsid w:val="002D7334"/>
    <w:rsid w:val="002D7374"/>
    <w:rsid w:val="002D7392"/>
    <w:rsid w:val="002D73C2"/>
    <w:rsid w:val="002D73E0"/>
    <w:rsid w:val="002D7AB3"/>
    <w:rsid w:val="002D7ACA"/>
    <w:rsid w:val="002E04C9"/>
    <w:rsid w:val="002E056F"/>
    <w:rsid w:val="002E07AC"/>
    <w:rsid w:val="002E08DB"/>
    <w:rsid w:val="002E09EE"/>
    <w:rsid w:val="002E0B63"/>
    <w:rsid w:val="002E0C1A"/>
    <w:rsid w:val="002E0E52"/>
    <w:rsid w:val="002E146D"/>
    <w:rsid w:val="002E1485"/>
    <w:rsid w:val="002E174F"/>
    <w:rsid w:val="002E1752"/>
    <w:rsid w:val="002E19F9"/>
    <w:rsid w:val="002E1CD9"/>
    <w:rsid w:val="002E1D7D"/>
    <w:rsid w:val="002E2064"/>
    <w:rsid w:val="002E2065"/>
    <w:rsid w:val="002E2294"/>
    <w:rsid w:val="002E2949"/>
    <w:rsid w:val="002E2CC9"/>
    <w:rsid w:val="002E311E"/>
    <w:rsid w:val="002E3379"/>
    <w:rsid w:val="002E33BA"/>
    <w:rsid w:val="002E340A"/>
    <w:rsid w:val="002E350A"/>
    <w:rsid w:val="002E3884"/>
    <w:rsid w:val="002E391B"/>
    <w:rsid w:val="002E398D"/>
    <w:rsid w:val="002E3E3A"/>
    <w:rsid w:val="002E412E"/>
    <w:rsid w:val="002E4326"/>
    <w:rsid w:val="002E4A49"/>
    <w:rsid w:val="002E4B5A"/>
    <w:rsid w:val="002E4EAC"/>
    <w:rsid w:val="002E4F02"/>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2F0"/>
    <w:rsid w:val="002E744D"/>
    <w:rsid w:val="002E75F2"/>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C76"/>
    <w:rsid w:val="002F0D53"/>
    <w:rsid w:val="002F0F6C"/>
    <w:rsid w:val="002F11CC"/>
    <w:rsid w:val="002F129A"/>
    <w:rsid w:val="002F12DB"/>
    <w:rsid w:val="002F1479"/>
    <w:rsid w:val="002F185E"/>
    <w:rsid w:val="002F1A13"/>
    <w:rsid w:val="002F1C56"/>
    <w:rsid w:val="002F1D88"/>
    <w:rsid w:val="002F2AE3"/>
    <w:rsid w:val="002F2B29"/>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55"/>
    <w:rsid w:val="002F4582"/>
    <w:rsid w:val="002F463E"/>
    <w:rsid w:val="002F4648"/>
    <w:rsid w:val="002F480B"/>
    <w:rsid w:val="002F4B60"/>
    <w:rsid w:val="002F4CEA"/>
    <w:rsid w:val="002F4D71"/>
    <w:rsid w:val="002F4E40"/>
    <w:rsid w:val="002F4E5C"/>
    <w:rsid w:val="002F4E9B"/>
    <w:rsid w:val="002F5013"/>
    <w:rsid w:val="002F5333"/>
    <w:rsid w:val="002F5376"/>
    <w:rsid w:val="002F53F7"/>
    <w:rsid w:val="002F588B"/>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95A"/>
    <w:rsid w:val="002F7BE7"/>
    <w:rsid w:val="002F7C2A"/>
    <w:rsid w:val="002F7E09"/>
    <w:rsid w:val="0030007B"/>
    <w:rsid w:val="00300147"/>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63"/>
    <w:rsid w:val="0030418E"/>
    <w:rsid w:val="0030435F"/>
    <w:rsid w:val="0030447D"/>
    <w:rsid w:val="0030460D"/>
    <w:rsid w:val="00304C7C"/>
    <w:rsid w:val="00304D22"/>
    <w:rsid w:val="00304F0F"/>
    <w:rsid w:val="00304F55"/>
    <w:rsid w:val="00305439"/>
    <w:rsid w:val="003054D4"/>
    <w:rsid w:val="00305901"/>
    <w:rsid w:val="00305CD5"/>
    <w:rsid w:val="00305EE3"/>
    <w:rsid w:val="00305F58"/>
    <w:rsid w:val="00306072"/>
    <w:rsid w:val="00306209"/>
    <w:rsid w:val="0030633B"/>
    <w:rsid w:val="0030636D"/>
    <w:rsid w:val="00306524"/>
    <w:rsid w:val="00306751"/>
    <w:rsid w:val="003068D9"/>
    <w:rsid w:val="00306A33"/>
    <w:rsid w:val="00306B9D"/>
    <w:rsid w:val="003070D6"/>
    <w:rsid w:val="00307169"/>
    <w:rsid w:val="00307177"/>
    <w:rsid w:val="0030720B"/>
    <w:rsid w:val="00307532"/>
    <w:rsid w:val="0030756B"/>
    <w:rsid w:val="0030764C"/>
    <w:rsid w:val="0030778F"/>
    <w:rsid w:val="003077F1"/>
    <w:rsid w:val="00307CF4"/>
    <w:rsid w:val="003100F7"/>
    <w:rsid w:val="00310107"/>
    <w:rsid w:val="0031021A"/>
    <w:rsid w:val="003102D5"/>
    <w:rsid w:val="0031052E"/>
    <w:rsid w:val="0031058E"/>
    <w:rsid w:val="00310694"/>
    <w:rsid w:val="003106CF"/>
    <w:rsid w:val="00310932"/>
    <w:rsid w:val="00310A10"/>
    <w:rsid w:val="00310AE3"/>
    <w:rsid w:val="00310C4C"/>
    <w:rsid w:val="00310C9B"/>
    <w:rsid w:val="00310DA1"/>
    <w:rsid w:val="00310DCE"/>
    <w:rsid w:val="00310F8D"/>
    <w:rsid w:val="003113EC"/>
    <w:rsid w:val="003115EB"/>
    <w:rsid w:val="00311741"/>
    <w:rsid w:val="0031174D"/>
    <w:rsid w:val="00311872"/>
    <w:rsid w:val="003118AA"/>
    <w:rsid w:val="00311E65"/>
    <w:rsid w:val="00311EEB"/>
    <w:rsid w:val="00312103"/>
    <w:rsid w:val="003121F5"/>
    <w:rsid w:val="003122DC"/>
    <w:rsid w:val="00312353"/>
    <w:rsid w:val="003124B3"/>
    <w:rsid w:val="003126F4"/>
    <w:rsid w:val="00312A7C"/>
    <w:rsid w:val="00312D49"/>
    <w:rsid w:val="00312DB4"/>
    <w:rsid w:val="00312F37"/>
    <w:rsid w:val="00313098"/>
    <w:rsid w:val="003130F0"/>
    <w:rsid w:val="003131EB"/>
    <w:rsid w:val="00313265"/>
    <w:rsid w:val="003132CE"/>
    <w:rsid w:val="0031330D"/>
    <w:rsid w:val="00313374"/>
    <w:rsid w:val="00313CCD"/>
    <w:rsid w:val="00313E1A"/>
    <w:rsid w:val="00313E5E"/>
    <w:rsid w:val="00314009"/>
    <w:rsid w:val="00314079"/>
    <w:rsid w:val="003140BA"/>
    <w:rsid w:val="0031433F"/>
    <w:rsid w:val="00314363"/>
    <w:rsid w:val="003145C2"/>
    <w:rsid w:val="003146EB"/>
    <w:rsid w:val="003152C4"/>
    <w:rsid w:val="003153FC"/>
    <w:rsid w:val="00315505"/>
    <w:rsid w:val="00315DF1"/>
    <w:rsid w:val="00315EFC"/>
    <w:rsid w:val="003160DB"/>
    <w:rsid w:val="003163C5"/>
    <w:rsid w:val="00316513"/>
    <w:rsid w:val="0031658F"/>
    <w:rsid w:val="00316595"/>
    <w:rsid w:val="003167ED"/>
    <w:rsid w:val="00316864"/>
    <w:rsid w:val="00316947"/>
    <w:rsid w:val="00316A08"/>
    <w:rsid w:val="00316A97"/>
    <w:rsid w:val="00316CA0"/>
    <w:rsid w:val="00316D82"/>
    <w:rsid w:val="00316D89"/>
    <w:rsid w:val="00316FF1"/>
    <w:rsid w:val="0031708F"/>
    <w:rsid w:val="003170D7"/>
    <w:rsid w:val="0031725E"/>
    <w:rsid w:val="00317395"/>
    <w:rsid w:val="00317779"/>
    <w:rsid w:val="00317AEE"/>
    <w:rsid w:val="00317DCE"/>
    <w:rsid w:val="00317DF2"/>
    <w:rsid w:val="00317FC7"/>
    <w:rsid w:val="003202EE"/>
    <w:rsid w:val="0032039C"/>
    <w:rsid w:val="00320508"/>
    <w:rsid w:val="00320760"/>
    <w:rsid w:val="00320A6B"/>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8B3"/>
    <w:rsid w:val="00324913"/>
    <w:rsid w:val="00324D19"/>
    <w:rsid w:val="00324F29"/>
    <w:rsid w:val="0032573E"/>
    <w:rsid w:val="00325822"/>
    <w:rsid w:val="003259E4"/>
    <w:rsid w:val="00325C15"/>
    <w:rsid w:val="0032618C"/>
    <w:rsid w:val="00326298"/>
    <w:rsid w:val="00326581"/>
    <w:rsid w:val="0032666A"/>
    <w:rsid w:val="003266BF"/>
    <w:rsid w:val="00326705"/>
    <w:rsid w:val="003267F2"/>
    <w:rsid w:val="003269AA"/>
    <w:rsid w:val="003273F4"/>
    <w:rsid w:val="00327725"/>
    <w:rsid w:val="0033065D"/>
    <w:rsid w:val="003306BF"/>
    <w:rsid w:val="00330AA0"/>
    <w:rsid w:val="00330CD8"/>
    <w:rsid w:val="00330D26"/>
    <w:rsid w:val="00330E71"/>
    <w:rsid w:val="00330EE3"/>
    <w:rsid w:val="00331091"/>
    <w:rsid w:val="00331156"/>
    <w:rsid w:val="0033118B"/>
    <w:rsid w:val="003316A2"/>
    <w:rsid w:val="00331728"/>
    <w:rsid w:val="003317AC"/>
    <w:rsid w:val="00331869"/>
    <w:rsid w:val="00331953"/>
    <w:rsid w:val="00331DB5"/>
    <w:rsid w:val="00331F49"/>
    <w:rsid w:val="00331F5E"/>
    <w:rsid w:val="00331FBA"/>
    <w:rsid w:val="00332688"/>
    <w:rsid w:val="00332743"/>
    <w:rsid w:val="003329A7"/>
    <w:rsid w:val="00332ADC"/>
    <w:rsid w:val="00332EE6"/>
    <w:rsid w:val="00332F80"/>
    <w:rsid w:val="00333071"/>
    <w:rsid w:val="00333201"/>
    <w:rsid w:val="0033323E"/>
    <w:rsid w:val="00333244"/>
    <w:rsid w:val="00333342"/>
    <w:rsid w:val="003336DC"/>
    <w:rsid w:val="003339BB"/>
    <w:rsid w:val="00333B64"/>
    <w:rsid w:val="00333BB3"/>
    <w:rsid w:val="00333CB2"/>
    <w:rsid w:val="00333DF8"/>
    <w:rsid w:val="0033410E"/>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5D3D"/>
    <w:rsid w:val="00335D5E"/>
    <w:rsid w:val="003362F3"/>
    <w:rsid w:val="003363DE"/>
    <w:rsid w:val="00336EDA"/>
    <w:rsid w:val="00336EE1"/>
    <w:rsid w:val="0033715E"/>
    <w:rsid w:val="003371F5"/>
    <w:rsid w:val="00337241"/>
    <w:rsid w:val="00337466"/>
    <w:rsid w:val="00337A00"/>
    <w:rsid w:val="00337A86"/>
    <w:rsid w:val="00337C4C"/>
    <w:rsid w:val="00337CC2"/>
    <w:rsid w:val="00337E2A"/>
    <w:rsid w:val="00337F50"/>
    <w:rsid w:val="0034031A"/>
    <w:rsid w:val="0034039C"/>
    <w:rsid w:val="003403AD"/>
    <w:rsid w:val="00340412"/>
    <w:rsid w:val="0034070D"/>
    <w:rsid w:val="003407E9"/>
    <w:rsid w:val="00340860"/>
    <w:rsid w:val="00340B7B"/>
    <w:rsid w:val="00340BD9"/>
    <w:rsid w:val="00340E8D"/>
    <w:rsid w:val="00340E9A"/>
    <w:rsid w:val="00340F56"/>
    <w:rsid w:val="003410E0"/>
    <w:rsid w:val="003410FC"/>
    <w:rsid w:val="003415BE"/>
    <w:rsid w:val="00341782"/>
    <w:rsid w:val="00341A06"/>
    <w:rsid w:val="00341A29"/>
    <w:rsid w:val="00341A7B"/>
    <w:rsid w:val="00341D9D"/>
    <w:rsid w:val="00341FCC"/>
    <w:rsid w:val="003421A8"/>
    <w:rsid w:val="003424A6"/>
    <w:rsid w:val="0034262F"/>
    <w:rsid w:val="00342696"/>
    <w:rsid w:val="00342828"/>
    <w:rsid w:val="00342CB3"/>
    <w:rsid w:val="00342CC2"/>
    <w:rsid w:val="00342E98"/>
    <w:rsid w:val="00342E9C"/>
    <w:rsid w:val="00342FB1"/>
    <w:rsid w:val="0034369C"/>
    <w:rsid w:val="0034370B"/>
    <w:rsid w:val="0034381F"/>
    <w:rsid w:val="00343966"/>
    <w:rsid w:val="003439D6"/>
    <w:rsid w:val="00343EAC"/>
    <w:rsid w:val="003441F1"/>
    <w:rsid w:val="003442DF"/>
    <w:rsid w:val="00344317"/>
    <w:rsid w:val="0034439A"/>
    <w:rsid w:val="00344B10"/>
    <w:rsid w:val="00344BBB"/>
    <w:rsid w:val="00344EC2"/>
    <w:rsid w:val="0034501E"/>
    <w:rsid w:val="00345096"/>
    <w:rsid w:val="003450E3"/>
    <w:rsid w:val="00345115"/>
    <w:rsid w:val="0034543B"/>
    <w:rsid w:val="0034545E"/>
    <w:rsid w:val="00345678"/>
    <w:rsid w:val="00345827"/>
    <w:rsid w:val="003458E9"/>
    <w:rsid w:val="00345B0D"/>
    <w:rsid w:val="00345EA0"/>
    <w:rsid w:val="00345FB8"/>
    <w:rsid w:val="003462D8"/>
    <w:rsid w:val="003464BF"/>
    <w:rsid w:val="00346684"/>
    <w:rsid w:val="00346952"/>
    <w:rsid w:val="00346AC4"/>
    <w:rsid w:val="00346B15"/>
    <w:rsid w:val="00346BD2"/>
    <w:rsid w:val="00346D6B"/>
    <w:rsid w:val="00346D93"/>
    <w:rsid w:val="00346DB9"/>
    <w:rsid w:val="00346E5A"/>
    <w:rsid w:val="00346FD3"/>
    <w:rsid w:val="00347015"/>
    <w:rsid w:val="003471A8"/>
    <w:rsid w:val="003472BC"/>
    <w:rsid w:val="003473C3"/>
    <w:rsid w:val="003477E3"/>
    <w:rsid w:val="00347888"/>
    <w:rsid w:val="00347F39"/>
    <w:rsid w:val="00350005"/>
    <w:rsid w:val="003500C8"/>
    <w:rsid w:val="00350176"/>
    <w:rsid w:val="003502F9"/>
    <w:rsid w:val="0035032F"/>
    <w:rsid w:val="00350B05"/>
    <w:rsid w:val="00350D95"/>
    <w:rsid w:val="00350DA2"/>
    <w:rsid w:val="00350E0D"/>
    <w:rsid w:val="00350F0D"/>
    <w:rsid w:val="00351117"/>
    <w:rsid w:val="003512C5"/>
    <w:rsid w:val="003512D4"/>
    <w:rsid w:val="0035144A"/>
    <w:rsid w:val="00351594"/>
    <w:rsid w:val="0035160C"/>
    <w:rsid w:val="00351731"/>
    <w:rsid w:val="0035178A"/>
    <w:rsid w:val="00351CB6"/>
    <w:rsid w:val="00351E78"/>
    <w:rsid w:val="00352095"/>
    <w:rsid w:val="0035230A"/>
    <w:rsid w:val="003526B5"/>
    <w:rsid w:val="0035286B"/>
    <w:rsid w:val="00352E3F"/>
    <w:rsid w:val="0035306D"/>
    <w:rsid w:val="00353881"/>
    <w:rsid w:val="0035399D"/>
    <w:rsid w:val="00353A32"/>
    <w:rsid w:val="00353BA1"/>
    <w:rsid w:val="003540DA"/>
    <w:rsid w:val="00354212"/>
    <w:rsid w:val="003544E4"/>
    <w:rsid w:val="0035481C"/>
    <w:rsid w:val="00354B7D"/>
    <w:rsid w:val="00354C6A"/>
    <w:rsid w:val="00354D8E"/>
    <w:rsid w:val="00354ED6"/>
    <w:rsid w:val="00355180"/>
    <w:rsid w:val="003551F1"/>
    <w:rsid w:val="0035531A"/>
    <w:rsid w:val="0035538F"/>
    <w:rsid w:val="00355460"/>
    <w:rsid w:val="00355495"/>
    <w:rsid w:val="00355578"/>
    <w:rsid w:val="003557D5"/>
    <w:rsid w:val="0035591B"/>
    <w:rsid w:val="003559CB"/>
    <w:rsid w:val="00355AC9"/>
    <w:rsid w:val="00355BCD"/>
    <w:rsid w:val="00355C30"/>
    <w:rsid w:val="003562E2"/>
    <w:rsid w:val="0035660C"/>
    <w:rsid w:val="00356884"/>
    <w:rsid w:val="00356C25"/>
    <w:rsid w:val="00356E40"/>
    <w:rsid w:val="003570FB"/>
    <w:rsid w:val="003571C2"/>
    <w:rsid w:val="0035796F"/>
    <w:rsid w:val="003579E7"/>
    <w:rsid w:val="00357A9D"/>
    <w:rsid w:val="00357C81"/>
    <w:rsid w:val="00357FB4"/>
    <w:rsid w:val="00360292"/>
    <w:rsid w:val="00360333"/>
    <w:rsid w:val="0036040A"/>
    <w:rsid w:val="00360626"/>
    <w:rsid w:val="003607BF"/>
    <w:rsid w:val="00360AAC"/>
    <w:rsid w:val="00360B23"/>
    <w:rsid w:val="00360D35"/>
    <w:rsid w:val="00360D74"/>
    <w:rsid w:val="00360E80"/>
    <w:rsid w:val="00360EB8"/>
    <w:rsid w:val="00360F6B"/>
    <w:rsid w:val="00361012"/>
    <w:rsid w:val="00361463"/>
    <w:rsid w:val="0036159F"/>
    <w:rsid w:val="00361647"/>
    <w:rsid w:val="003616BE"/>
    <w:rsid w:val="003618B5"/>
    <w:rsid w:val="00361B5F"/>
    <w:rsid w:val="00361B70"/>
    <w:rsid w:val="00361D32"/>
    <w:rsid w:val="00361E6E"/>
    <w:rsid w:val="00361EEA"/>
    <w:rsid w:val="00362002"/>
    <w:rsid w:val="00362041"/>
    <w:rsid w:val="003621D0"/>
    <w:rsid w:val="00362576"/>
    <w:rsid w:val="0036264A"/>
    <w:rsid w:val="00362988"/>
    <w:rsid w:val="00362C04"/>
    <w:rsid w:val="00362C2A"/>
    <w:rsid w:val="00362C7B"/>
    <w:rsid w:val="00362DDC"/>
    <w:rsid w:val="003630AD"/>
    <w:rsid w:val="003632D6"/>
    <w:rsid w:val="00363424"/>
    <w:rsid w:val="00363460"/>
    <w:rsid w:val="00363482"/>
    <w:rsid w:val="003637D9"/>
    <w:rsid w:val="00363848"/>
    <w:rsid w:val="00363AC0"/>
    <w:rsid w:val="00363BA7"/>
    <w:rsid w:val="00363BE7"/>
    <w:rsid w:val="00363CAA"/>
    <w:rsid w:val="00363D8D"/>
    <w:rsid w:val="00363EAB"/>
    <w:rsid w:val="003640C7"/>
    <w:rsid w:val="003641DE"/>
    <w:rsid w:val="003645A2"/>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8E1"/>
    <w:rsid w:val="003669CD"/>
    <w:rsid w:val="00366CF2"/>
    <w:rsid w:val="00366EF6"/>
    <w:rsid w:val="00366F98"/>
    <w:rsid w:val="00367214"/>
    <w:rsid w:val="003672C4"/>
    <w:rsid w:val="003674D9"/>
    <w:rsid w:val="00367590"/>
    <w:rsid w:val="003678B0"/>
    <w:rsid w:val="003678E0"/>
    <w:rsid w:val="003678FE"/>
    <w:rsid w:val="00367A77"/>
    <w:rsid w:val="00367AF8"/>
    <w:rsid w:val="00367C0C"/>
    <w:rsid w:val="00367CD1"/>
    <w:rsid w:val="0037006D"/>
    <w:rsid w:val="00370179"/>
    <w:rsid w:val="003701D1"/>
    <w:rsid w:val="003702B1"/>
    <w:rsid w:val="0037071E"/>
    <w:rsid w:val="00370874"/>
    <w:rsid w:val="0037098A"/>
    <w:rsid w:val="00370B63"/>
    <w:rsid w:val="00370FC7"/>
    <w:rsid w:val="00371046"/>
    <w:rsid w:val="0037152B"/>
    <w:rsid w:val="00371559"/>
    <w:rsid w:val="0037173B"/>
    <w:rsid w:val="0037187E"/>
    <w:rsid w:val="00371B8E"/>
    <w:rsid w:val="003721E1"/>
    <w:rsid w:val="0037238E"/>
    <w:rsid w:val="003724D9"/>
    <w:rsid w:val="00372699"/>
    <w:rsid w:val="003727FD"/>
    <w:rsid w:val="0037292C"/>
    <w:rsid w:val="00372E45"/>
    <w:rsid w:val="00372F95"/>
    <w:rsid w:val="00373056"/>
    <w:rsid w:val="003734B1"/>
    <w:rsid w:val="00373994"/>
    <w:rsid w:val="00373A80"/>
    <w:rsid w:val="00373B3C"/>
    <w:rsid w:val="00373CBE"/>
    <w:rsid w:val="00373DD3"/>
    <w:rsid w:val="0037401F"/>
    <w:rsid w:val="00374140"/>
    <w:rsid w:val="00374408"/>
    <w:rsid w:val="00374569"/>
    <w:rsid w:val="00374653"/>
    <w:rsid w:val="003746EC"/>
    <w:rsid w:val="00374C0C"/>
    <w:rsid w:val="00374DFB"/>
    <w:rsid w:val="00374EDD"/>
    <w:rsid w:val="003751DA"/>
    <w:rsid w:val="0037558A"/>
    <w:rsid w:val="00375704"/>
    <w:rsid w:val="00375731"/>
    <w:rsid w:val="003757CC"/>
    <w:rsid w:val="0037587D"/>
    <w:rsid w:val="00375B17"/>
    <w:rsid w:val="00375CEC"/>
    <w:rsid w:val="00375D1B"/>
    <w:rsid w:val="00375E0A"/>
    <w:rsid w:val="0037625B"/>
    <w:rsid w:val="003763B6"/>
    <w:rsid w:val="00376681"/>
    <w:rsid w:val="00376710"/>
    <w:rsid w:val="003768AB"/>
    <w:rsid w:val="0037694F"/>
    <w:rsid w:val="00376AE7"/>
    <w:rsid w:val="00376B9B"/>
    <w:rsid w:val="00376CD9"/>
    <w:rsid w:val="00376CF7"/>
    <w:rsid w:val="00376D03"/>
    <w:rsid w:val="00377093"/>
    <w:rsid w:val="003774F9"/>
    <w:rsid w:val="00377669"/>
    <w:rsid w:val="003776B1"/>
    <w:rsid w:val="00377740"/>
    <w:rsid w:val="00377862"/>
    <w:rsid w:val="00377AE4"/>
    <w:rsid w:val="00377EE5"/>
    <w:rsid w:val="00377F6A"/>
    <w:rsid w:val="00380067"/>
    <w:rsid w:val="003800D5"/>
    <w:rsid w:val="003801BB"/>
    <w:rsid w:val="003801D0"/>
    <w:rsid w:val="003802AA"/>
    <w:rsid w:val="003805DD"/>
    <w:rsid w:val="00380B4B"/>
    <w:rsid w:val="00380CA1"/>
    <w:rsid w:val="00381009"/>
    <w:rsid w:val="00381020"/>
    <w:rsid w:val="003814F0"/>
    <w:rsid w:val="00381A59"/>
    <w:rsid w:val="00382AD0"/>
    <w:rsid w:val="00382BBC"/>
    <w:rsid w:val="00382C33"/>
    <w:rsid w:val="00382C52"/>
    <w:rsid w:val="00382E28"/>
    <w:rsid w:val="00382EF1"/>
    <w:rsid w:val="00382F17"/>
    <w:rsid w:val="00382F5A"/>
    <w:rsid w:val="00383125"/>
    <w:rsid w:val="00383337"/>
    <w:rsid w:val="00383523"/>
    <w:rsid w:val="003839D4"/>
    <w:rsid w:val="00383ACD"/>
    <w:rsid w:val="00383C67"/>
    <w:rsid w:val="00383E12"/>
    <w:rsid w:val="00383F04"/>
    <w:rsid w:val="0038403B"/>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6E1"/>
    <w:rsid w:val="00385744"/>
    <w:rsid w:val="0038578C"/>
    <w:rsid w:val="00385953"/>
    <w:rsid w:val="00385C75"/>
    <w:rsid w:val="00385D03"/>
    <w:rsid w:val="00385DC1"/>
    <w:rsid w:val="00385F1D"/>
    <w:rsid w:val="00386322"/>
    <w:rsid w:val="003866F7"/>
    <w:rsid w:val="00386766"/>
    <w:rsid w:val="00386920"/>
    <w:rsid w:val="00386949"/>
    <w:rsid w:val="00386BDE"/>
    <w:rsid w:val="00386CE4"/>
    <w:rsid w:val="00386EF7"/>
    <w:rsid w:val="00386F88"/>
    <w:rsid w:val="003872A1"/>
    <w:rsid w:val="00387317"/>
    <w:rsid w:val="003873CB"/>
    <w:rsid w:val="00387698"/>
    <w:rsid w:val="003878FE"/>
    <w:rsid w:val="00387B3E"/>
    <w:rsid w:val="00387BAB"/>
    <w:rsid w:val="00387CF1"/>
    <w:rsid w:val="00387D02"/>
    <w:rsid w:val="00387F69"/>
    <w:rsid w:val="003900C7"/>
    <w:rsid w:val="003901EF"/>
    <w:rsid w:val="00390212"/>
    <w:rsid w:val="003903B8"/>
    <w:rsid w:val="00390462"/>
    <w:rsid w:val="003905B0"/>
    <w:rsid w:val="0039070D"/>
    <w:rsid w:val="0039108A"/>
    <w:rsid w:val="0039163D"/>
    <w:rsid w:val="00391872"/>
    <w:rsid w:val="00391D39"/>
    <w:rsid w:val="00391DD4"/>
    <w:rsid w:val="00391E63"/>
    <w:rsid w:val="00391F4E"/>
    <w:rsid w:val="00392323"/>
    <w:rsid w:val="00392815"/>
    <w:rsid w:val="00392D42"/>
    <w:rsid w:val="00392E30"/>
    <w:rsid w:val="00392F4F"/>
    <w:rsid w:val="00392FA7"/>
    <w:rsid w:val="00393076"/>
    <w:rsid w:val="003935E7"/>
    <w:rsid w:val="0039369B"/>
    <w:rsid w:val="00393765"/>
    <w:rsid w:val="0039388C"/>
    <w:rsid w:val="00393A42"/>
    <w:rsid w:val="00393A55"/>
    <w:rsid w:val="00393A74"/>
    <w:rsid w:val="00393AD5"/>
    <w:rsid w:val="00393D4C"/>
    <w:rsid w:val="00393F71"/>
    <w:rsid w:val="00393F81"/>
    <w:rsid w:val="003940B4"/>
    <w:rsid w:val="003941BF"/>
    <w:rsid w:val="00394251"/>
    <w:rsid w:val="00394292"/>
    <w:rsid w:val="003943DA"/>
    <w:rsid w:val="003943F4"/>
    <w:rsid w:val="0039458E"/>
    <w:rsid w:val="00394601"/>
    <w:rsid w:val="00394956"/>
    <w:rsid w:val="00394B38"/>
    <w:rsid w:val="00394CEC"/>
    <w:rsid w:val="00394FC1"/>
    <w:rsid w:val="003959C0"/>
    <w:rsid w:val="003959FF"/>
    <w:rsid w:val="00395BB2"/>
    <w:rsid w:val="00395BC7"/>
    <w:rsid w:val="00395C05"/>
    <w:rsid w:val="00395CF0"/>
    <w:rsid w:val="00395EA9"/>
    <w:rsid w:val="00395EF2"/>
    <w:rsid w:val="00395FDE"/>
    <w:rsid w:val="00396310"/>
    <w:rsid w:val="0039631B"/>
    <w:rsid w:val="0039634C"/>
    <w:rsid w:val="003966DD"/>
    <w:rsid w:val="00396716"/>
    <w:rsid w:val="0039673E"/>
    <w:rsid w:val="00396990"/>
    <w:rsid w:val="00396A44"/>
    <w:rsid w:val="00396A97"/>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A03A8"/>
    <w:rsid w:val="003A03F0"/>
    <w:rsid w:val="003A0501"/>
    <w:rsid w:val="003A0691"/>
    <w:rsid w:val="003A086C"/>
    <w:rsid w:val="003A094F"/>
    <w:rsid w:val="003A0D92"/>
    <w:rsid w:val="003A0FB9"/>
    <w:rsid w:val="003A14F2"/>
    <w:rsid w:val="003A15E7"/>
    <w:rsid w:val="003A1684"/>
    <w:rsid w:val="003A1713"/>
    <w:rsid w:val="003A1B69"/>
    <w:rsid w:val="003A1B96"/>
    <w:rsid w:val="003A1B9F"/>
    <w:rsid w:val="003A1C9E"/>
    <w:rsid w:val="003A1FF2"/>
    <w:rsid w:val="003A20C4"/>
    <w:rsid w:val="003A219C"/>
    <w:rsid w:val="003A219D"/>
    <w:rsid w:val="003A239D"/>
    <w:rsid w:val="003A24C9"/>
    <w:rsid w:val="003A2562"/>
    <w:rsid w:val="003A2815"/>
    <w:rsid w:val="003A29B9"/>
    <w:rsid w:val="003A29E2"/>
    <w:rsid w:val="003A2AF0"/>
    <w:rsid w:val="003A2B0A"/>
    <w:rsid w:val="003A2C75"/>
    <w:rsid w:val="003A2ED2"/>
    <w:rsid w:val="003A2F10"/>
    <w:rsid w:val="003A31C0"/>
    <w:rsid w:val="003A330F"/>
    <w:rsid w:val="003A348B"/>
    <w:rsid w:val="003A3549"/>
    <w:rsid w:val="003A3675"/>
    <w:rsid w:val="003A3A90"/>
    <w:rsid w:val="003A3AC9"/>
    <w:rsid w:val="003A3BF5"/>
    <w:rsid w:val="003A3C63"/>
    <w:rsid w:val="003A3EC6"/>
    <w:rsid w:val="003A3FAD"/>
    <w:rsid w:val="003A41AA"/>
    <w:rsid w:val="003A42E9"/>
    <w:rsid w:val="003A4469"/>
    <w:rsid w:val="003A4655"/>
    <w:rsid w:val="003A491B"/>
    <w:rsid w:val="003A4C5B"/>
    <w:rsid w:val="003A4CF7"/>
    <w:rsid w:val="003A4EA5"/>
    <w:rsid w:val="003A5179"/>
    <w:rsid w:val="003A52D5"/>
    <w:rsid w:val="003A5584"/>
    <w:rsid w:val="003A5732"/>
    <w:rsid w:val="003A59D4"/>
    <w:rsid w:val="003A5DA8"/>
    <w:rsid w:val="003A5E45"/>
    <w:rsid w:val="003A6122"/>
    <w:rsid w:val="003A652C"/>
    <w:rsid w:val="003A65AE"/>
    <w:rsid w:val="003A6987"/>
    <w:rsid w:val="003A69D1"/>
    <w:rsid w:val="003A6A9B"/>
    <w:rsid w:val="003A6C99"/>
    <w:rsid w:val="003A70B4"/>
    <w:rsid w:val="003A710F"/>
    <w:rsid w:val="003A7197"/>
    <w:rsid w:val="003A7616"/>
    <w:rsid w:val="003A7648"/>
    <w:rsid w:val="003A7788"/>
    <w:rsid w:val="003A796B"/>
    <w:rsid w:val="003A7A1D"/>
    <w:rsid w:val="003A7CA2"/>
    <w:rsid w:val="003A7EC9"/>
    <w:rsid w:val="003B040E"/>
    <w:rsid w:val="003B0686"/>
    <w:rsid w:val="003B0E3F"/>
    <w:rsid w:val="003B0EA7"/>
    <w:rsid w:val="003B0F35"/>
    <w:rsid w:val="003B0FB2"/>
    <w:rsid w:val="003B11DA"/>
    <w:rsid w:val="003B11F3"/>
    <w:rsid w:val="003B132C"/>
    <w:rsid w:val="003B13B2"/>
    <w:rsid w:val="003B1507"/>
    <w:rsid w:val="003B16D2"/>
    <w:rsid w:val="003B181A"/>
    <w:rsid w:val="003B1A25"/>
    <w:rsid w:val="003B1AED"/>
    <w:rsid w:val="003B1D61"/>
    <w:rsid w:val="003B1D70"/>
    <w:rsid w:val="003B1D87"/>
    <w:rsid w:val="003B1D8B"/>
    <w:rsid w:val="003B1E05"/>
    <w:rsid w:val="003B22E5"/>
    <w:rsid w:val="003B26C6"/>
    <w:rsid w:val="003B26C7"/>
    <w:rsid w:val="003B2766"/>
    <w:rsid w:val="003B2AAB"/>
    <w:rsid w:val="003B2D53"/>
    <w:rsid w:val="003B2E9D"/>
    <w:rsid w:val="003B2F29"/>
    <w:rsid w:val="003B2F68"/>
    <w:rsid w:val="003B3003"/>
    <w:rsid w:val="003B3214"/>
    <w:rsid w:val="003B3300"/>
    <w:rsid w:val="003B334D"/>
    <w:rsid w:val="003B336C"/>
    <w:rsid w:val="003B3425"/>
    <w:rsid w:val="003B34CC"/>
    <w:rsid w:val="003B38E8"/>
    <w:rsid w:val="003B3918"/>
    <w:rsid w:val="003B3CF3"/>
    <w:rsid w:val="003B3E87"/>
    <w:rsid w:val="003B4008"/>
    <w:rsid w:val="003B4283"/>
    <w:rsid w:val="003B443B"/>
    <w:rsid w:val="003B4601"/>
    <w:rsid w:val="003B47A7"/>
    <w:rsid w:val="003B49BD"/>
    <w:rsid w:val="003B4A42"/>
    <w:rsid w:val="003B4E89"/>
    <w:rsid w:val="003B50A8"/>
    <w:rsid w:val="003B538A"/>
    <w:rsid w:val="003B53E0"/>
    <w:rsid w:val="003B5542"/>
    <w:rsid w:val="003B572A"/>
    <w:rsid w:val="003B5784"/>
    <w:rsid w:val="003B587C"/>
    <w:rsid w:val="003B5A3D"/>
    <w:rsid w:val="003B5AC8"/>
    <w:rsid w:val="003B5CBD"/>
    <w:rsid w:val="003B5E58"/>
    <w:rsid w:val="003B5ECD"/>
    <w:rsid w:val="003B5F90"/>
    <w:rsid w:val="003B5FBA"/>
    <w:rsid w:val="003B6017"/>
    <w:rsid w:val="003B60D4"/>
    <w:rsid w:val="003B6248"/>
    <w:rsid w:val="003B6400"/>
    <w:rsid w:val="003B651A"/>
    <w:rsid w:val="003B6E1A"/>
    <w:rsid w:val="003B6F6E"/>
    <w:rsid w:val="003B6F7F"/>
    <w:rsid w:val="003B7027"/>
    <w:rsid w:val="003B7248"/>
    <w:rsid w:val="003B74CE"/>
    <w:rsid w:val="003B76BD"/>
    <w:rsid w:val="003B7B3F"/>
    <w:rsid w:val="003B7DD1"/>
    <w:rsid w:val="003B7F77"/>
    <w:rsid w:val="003C020F"/>
    <w:rsid w:val="003C0261"/>
    <w:rsid w:val="003C0478"/>
    <w:rsid w:val="003C0524"/>
    <w:rsid w:val="003C08E7"/>
    <w:rsid w:val="003C0905"/>
    <w:rsid w:val="003C0BD0"/>
    <w:rsid w:val="003C0DF9"/>
    <w:rsid w:val="003C0E03"/>
    <w:rsid w:val="003C0FC8"/>
    <w:rsid w:val="003C1081"/>
    <w:rsid w:val="003C154A"/>
    <w:rsid w:val="003C177B"/>
    <w:rsid w:val="003C1CC4"/>
    <w:rsid w:val="003C1DEB"/>
    <w:rsid w:val="003C1E20"/>
    <w:rsid w:val="003C1EBD"/>
    <w:rsid w:val="003C1F37"/>
    <w:rsid w:val="003C1FC7"/>
    <w:rsid w:val="003C20BC"/>
    <w:rsid w:val="003C22F9"/>
    <w:rsid w:val="003C27B9"/>
    <w:rsid w:val="003C2910"/>
    <w:rsid w:val="003C2B61"/>
    <w:rsid w:val="003C2BA8"/>
    <w:rsid w:val="003C2F1A"/>
    <w:rsid w:val="003C3482"/>
    <w:rsid w:val="003C3557"/>
    <w:rsid w:val="003C3682"/>
    <w:rsid w:val="003C3BA5"/>
    <w:rsid w:val="003C3C85"/>
    <w:rsid w:val="003C3E35"/>
    <w:rsid w:val="003C3E72"/>
    <w:rsid w:val="003C41BC"/>
    <w:rsid w:val="003C4538"/>
    <w:rsid w:val="003C4767"/>
    <w:rsid w:val="003C508A"/>
    <w:rsid w:val="003C50FD"/>
    <w:rsid w:val="003C5273"/>
    <w:rsid w:val="003C5321"/>
    <w:rsid w:val="003C53F7"/>
    <w:rsid w:val="003C5524"/>
    <w:rsid w:val="003C5847"/>
    <w:rsid w:val="003C593B"/>
    <w:rsid w:val="003C5BCB"/>
    <w:rsid w:val="003C5F5F"/>
    <w:rsid w:val="003C61B3"/>
    <w:rsid w:val="003C6474"/>
    <w:rsid w:val="003C6594"/>
    <w:rsid w:val="003C669F"/>
    <w:rsid w:val="003C6A43"/>
    <w:rsid w:val="003C6B54"/>
    <w:rsid w:val="003C6C35"/>
    <w:rsid w:val="003C7122"/>
    <w:rsid w:val="003C7209"/>
    <w:rsid w:val="003C7515"/>
    <w:rsid w:val="003C76F6"/>
    <w:rsid w:val="003C7800"/>
    <w:rsid w:val="003C7B12"/>
    <w:rsid w:val="003C7FBD"/>
    <w:rsid w:val="003D0140"/>
    <w:rsid w:val="003D0185"/>
    <w:rsid w:val="003D075E"/>
    <w:rsid w:val="003D080A"/>
    <w:rsid w:val="003D08F2"/>
    <w:rsid w:val="003D0988"/>
    <w:rsid w:val="003D0A07"/>
    <w:rsid w:val="003D0B87"/>
    <w:rsid w:val="003D0C18"/>
    <w:rsid w:val="003D0E91"/>
    <w:rsid w:val="003D0E9F"/>
    <w:rsid w:val="003D1001"/>
    <w:rsid w:val="003D1620"/>
    <w:rsid w:val="003D1628"/>
    <w:rsid w:val="003D16A4"/>
    <w:rsid w:val="003D179B"/>
    <w:rsid w:val="003D1919"/>
    <w:rsid w:val="003D1A25"/>
    <w:rsid w:val="003D1CE6"/>
    <w:rsid w:val="003D2228"/>
    <w:rsid w:val="003D23A7"/>
    <w:rsid w:val="003D263F"/>
    <w:rsid w:val="003D29D8"/>
    <w:rsid w:val="003D2C3F"/>
    <w:rsid w:val="003D2D8B"/>
    <w:rsid w:val="003D2F35"/>
    <w:rsid w:val="003D314E"/>
    <w:rsid w:val="003D32C8"/>
    <w:rsid w:val="003D3405"/>
    <w:rsid w:val="003D35F3"/>
    <w:rsid w:val="003D3738"/>
    <w:rsid w:val="003D3784"/>
    <w:rsid w:val="003D3F36"/>
    <w:rsid w:val="003D418A"/>
    <w:rsid w:val="003D4325"/>
    <w:rsid w:val="003D4330"/>
    <w:rsid w:val="003D441A"/>
    <w:rsid w:val="003D470D"/>
    <w:rsid w:val="003D492D"/>
    <w:rsid w:val="003D492E"/>
    <w:rsid w:val="003D4A50"/>
    <w:rsid w:val="003D4E1C"/>
    <w:rsid w:val="003D4EC0"/>
    <w:rsid w:val="003D4F35"/>
    <w:rsid w:val="003D4FBA"/>
    <w:rsid w:val="003D52FB"/>
    <w:rsid w:val="003D551D"/>
    <w:rsid w:val="003D568F"/>
    <w:rsid w:val="003D56AE"/>
    <w:rsid w:val="003D5813"/>
    <w:rsid w:val="003D5878"/>
    <w:rsid w:val="003D5999"/>
    <w:rsid w:val="003D5AA5"/>
    <w:rsid w:val="003D5C65"/>
    <w:rsid w:val="003D5C87"/>
    <w:rsid w:val="003D5DB7"/>
    <w:rsid w:val="003D5EDF"/>
    <w:rsid w:val="003D5FB9"/>
    <w:rsid w:val="003D6063"/>
    <w:rsid w:val="003D6305"/>
    <w:rsid w:val="003D646A"/>
    <w:rsid w:val="003D6661"/>
    <w:rsid w:val="003D6B41"/>
    <w:rsid w:val="003D6C6B"/>
    <w:rsid w:val="003D6CB6"/>
    <w:rsid w:val="003D6D12"/>
    <w:rsid w:val="003D6D9B"/>
    <w:rsid w:val="003D71AF"/>
    <w:rsid w:val="003D71D2"/>
    <w:rsid w:val="003D7335"/>
    <w:rsid w:val="003D76A8"/>
    <w:rsid w:val="003D7735"/>
    <w:rsid w:val="003D79D4"/>
    <w:rsid w:val="003D7A09"/>
    <w:rsid w:val="003D7A68"/>
    <w:rsid w:val="003D7A98"/>
    <w:rsid w:val="003D7C5C"/>
    <w:rsid w:val="003D7D27"/>
    <w:rsid w:val="003D7D47"/>
    <w:rsid w:val="003D7F50"/>
    <w:rsid w:val="003E0031"/>
    <w:rsid w:val="003E0368"/>
    <w:rsid w:val="003E03F8"/>
    <w:rsid w:val="003E0633"/>
    <w:rsid w:val="003E0745"/>
    <w:rsid w:val="003E0B86"/>
    <w:rsid w:val="003E0C0A"/>
    <w:rsid w:val="003E0EC5"/>
    <w:rsid w:val="003E1119"/>
    <w:rsid w:val="003E1266"/>
    <w:rsid w:val="003E127B"/>
    <w:rsid w:val="003E19B5"/>
    <w:rsid w:val="003E1D22"/>
    <w:rsid w:val="003E1F6E"/>
    <w:rsid w:val="003E1FE5"/>
    <w:rsid w:val="003E21C2"/>
    <w:rsid w:val="003E21CE"/>
    <w:rsid w:val="003E24E9"/>
    <w:rsid w:val="003E256F"/>
    <w:rsid w:val="003E26BA"/>
    <w:rsid w:val="003E2726"/>
    <w:rsid w:val="003E2BF4"/>
    <w:rsid w:val="003E2CA1"/>
    <w:rsid w:val="003E3004"/>
    <w:rsid w:val="003E344E"/>
    <w:rsid w:val="003E3476"/>
    <w:rsid w:val="003E359B"/>
    <w:rsid w:val="003E3913"/>
    <w:rsid w:val="003E3A92"/>
    <w:rsid w:val="003E3FE5"/>
    <w:rsid w:val="003E41BF"/>
    <w:rsid w:val="003E41DC"/>
    <w:rsid w:val="003E4288"/>
    <w:rsid w:val="003E43AB"/>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6E9B"/>
    <w:rsid w:val="003E6FEA"/>
    <w:rsid w:val="003E70DA"/>
    <w:rsid w:val="003E70F7"/>
    <w:rsid w:val="003E72D6"/>
    <w:rsid w:val="003E7488"/>
    <w:rsid w:val="003E76B2"/>
    <w:rsid w:val="003E76D3"/>
    <w:rsid w:val="003E77ED"/>
    <w:rsid w:val="003E7D5F"/>
    <w:rsid w:val="003E7E69"/>
    <w:rsid w:val="003E7FC9"/>
    <w:rsid w:val="003F015E"/>
    <w:rsid w:val="003F06D5"/>
    <w:rsid w:val="003F07B8"/>
    <w:rsid w:val="003F0827"/>
    <w:rsid w:val="003F08D6"/>
    <w:rsid w:val="003F0ABC"/>
    <w:rsid w:val="003F0BE9"/>
    <w:rsid w:val="003F0CCC"/>
    <w:rsid w:val="003F0D36"/>
    <w:rsid w:val="003F0F87"/>
    <w:rsid w:val="003F13F1"/>
    <w:rsid w:val="003F17D5"/>
    <w:rsid w:val="003F182B"/>
    <w:rsid w:val="003F1E70"/>
    <w:rsid w:val="003F208B"/>
    <w:rsid w:val="003F22FA"/>
    <w:rsid w:val="003F23E1"/>
    <w:rsid w:val="003F27A7"/>
    <w:rsid w:val="003F2DDE"/>
    <w:rsid w:val="003F2EF5"/>
    <w:rsid w:val="003F30D1"/>
    <w:rsid w:val="003F357D"/>
    <w:rsid w:val="003F36CB"/>
    <w:rsid w:val="003F3A5F"/>
    <w:rsid w:val="003F3C08"/>
    <w:rsid w:val="003F3C16"/>
    <w:rsid w:val="003F3F46"/>
    <w:rsid w:val="003F3FC7"/>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5E46"/>
    <w:rsid w:val="003F6209"/>
    <w:rsid w:val="003F642E"/>
    <w:rsid w:val="003F659B"/>
    <w:rsid w:val="003F65FD"/>
    <w:rsid w:val="003F6675"/>
    <w:rsid w:val="003F679C"/>
    <w:rsid w:val="003F693C"/>
    <w:rsid w:val="003F722F"/>
    <w:rsid w:val="003F74D4"/>
    <w:rsid w:val="003F76F8"/>
    <w:rsid w:val="003F772D"/>
    <w:rsid w:val="003F7AD1"/>
    <w:rsid w:val="003F7BFB"/>
    <w:rsid w:val="003F7E4A"/>
    <w:rsid w:val="003F7FF4"/>
    <w:rsid w:val="0040007B"/>
    <w:rsid w:val="00400080"/>
    <w:rsid w:val="004001C2"/>
    <w:rsid w:val="00400510"/>
    <w:rsid w:val="00400863"/>
    <w:rsid w:val="00400D7E"/>
    <w:rsid w:val="00400D91"/>
    <w:rsid w:val="00400D96"/>
    <w:rsid w:val="00400E23"/>
    <w:rsid w:val="00401034"/>
    <w:rsid w:val="00401068"/>
    <w:rsid w:val="004010FB"/>
    <w:rsid w:val="0040111E"/>
    <w:rsid w:val="0040177E"/>
    <w:rsid w:val="00401866"/>
    <w:rsid w:val="004019DB"/>
    <w:rsid w:val="00401AEC"/>
    <w:rsid w:val="00401B37"/>
    <w:rsid w:val="00401B75"/>
    <w:rsid w:val="00402313"/>
    <w:rsid w:val="00402396"/>
    <w:rsid w:val="00402478"/>
    <w:rsid w:val="0040248A"/>
    <w:rsid w:val="00402687"/>
    <w:rsid w:val="004029A5"/>
    <w:rsid w:val="00402B1A"/>
    <w:rsid w:val="00402C1E"/>
    <w:rsid w:val="00402C87"/>
    <w:rsid w:val="004030FF"/>
    <w:rsid w:val="00403371"/>
    <w:rsid w:val="004037BB"/>
    <w:rsid w:val="0040399B"/>
    <w:rsid w:val="00403A6A"/>
    <w:rsid w:val="00403B14"/>
    <w:rsid w:val="00403F48"/>
    <w:rsid w:val="0040400B"/>
    <w:rsid w:val="00404320"/>
    <w:rsid w:val="00404581"/>
    <w:rsid w:val="00404637"/>
    <w:rsid w:val="00404735"/>
    <w:rsid w:val="00404745"/>
    <w:rsid w:val="004048E8"/>
    <w:rsid w:val="00404F82"/>
    <w:rsid w:val="00404F83"/>
    <w:rsid w:val="00404FCD"/>
    <w:rsid w:val="0040505D"/>
    <w:rsid w:val="004052EA"/>
    <w:rsid w:val="004054D0"/>
    <w:rsid w:val="004054FD"/>
    <w:rsid w:val="004055B6"/>
    <w:rsid w:val="0040573E"/>
    <w:rsid w:val="0040595A"/>
    <w:rsid w:val="00405A3F"/>
    <w:rsid w:val="00405BE8"/>
    <w:rsid w:val="00406140"/>
    <w:rsid w:val="0040646E"/>
    <w:rsid w:val="00406510"/>
    <w:rsid w:val="0040655E"/>
    <w:rsid w:val="004065CE"/>
    <w:rsid w:val="00406904"/>
    <w:rsid w:val="004069DE"/>
    <w:rsid w:val="00406A1A"/>
    <w:rsid w:val="00406E74"/>
    <w:rsid w:val="00406F4F"/>
    <w:rsid w:val="004072A4"/>
    <w:rsid w:val="0040758C"/>
    <w:rsid w:val="004077E0"/>
    <w:rsid w:val="004079E7"/>
    <w:rsid w:val="00407A11"/>
    <w:rsid w:val="00407C72"/>
    <w:rsid w:val="00407D87"/>
    <w:rsid w:val="0041016A"/>
    <w:rsid w:val="0041039A"/>
    <w:rsid w:val="00410426"/>
    <w:rsid w:val="00410A96"/>
    <w:rsid w:val="00410B71"/>
    <w:rsid w:val="00410BC0"/>
    <w:rsid w:val="00410D1F"/>
    <w:rsid w:val="00410DB4"/>
    <w:rsid w:val="00411080"/>
    <w:rsid w:val="0041109D"/>
    <w:rsid w:val="00411831"/>
    <w:rsid w:val="00411B23"/>
    <w:rsid w:val="00411BB9"/>
    <w:rsid w:val="00411C6C"/>
    <w:rsid w:val="004121E9"/>
    <w:rsid w:val="00412230"/>
    <w:rsid w:val="0041242E"/>
    <w:rsid w:val="004125EE"/>
    <w:rsid w:val="004126C1"/>
    <w:rsid w:val="00412732"/>
    <w:rsid w:val="004127B7"/>
    <w:rsid w:val="00412866"/>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3DE"/>
    <w:rsid w:val="00414453"/>
    <w:rsid w:val="00414632"/>
    <w:rsid w:val="004147B2"/>
    <w:rsid w:val="00414A41"/>
    <w:rsid w:val="00414C5A"/>
    <w:rsid w:val="00414D05"/>
    <w:rsid w:val="00414EF0"/>
    <w:rsid w:val="00414FE6"/>
    <w:rsid w:val="00415175"/>
    <w:rsid w:val="004151EF"/>
    <w:rsid w:val="00415298"/>
    <w:rsid w:val="0041549D"/>
    <w:rsid w:val="0041571B"/>
    <w:rsid w:val="004157B2"/>
    <w:rsid w:val="00415817"/>
    <w:rsid w:val="00415E17"/>
    <w:rsid w:val="00416024"/>
    <w:rsid w:val="004160B2"/>
    <w:rsid w:val="0041675C"/>
    <w:rsid w:val="0041678A"/>
    <w:rsid w:val="00416994"/>
    <w:rsid w:val="00416A20"/>
    <w:rsid w:val="00416B8A"/>
    <w:rsid w:val="00417061"/>
    <w:rsid w:val="004170E5"/>
    <w:rsid w:val="0041722B"/>
    <w:rsid w:val="00417395"/>
    <w:rsid w:val="00417573"/>
    <w:rsid w:val="00417604"/>
    <w:rsid w:val="0041775A"/>
    <w:rsid w:val="00417967"/>
    <w:rsid w:val="00417B40"/>
    <w:rsid w:val="00417B8B"/>
    <w:rsid w:val="00417D87"/>
    <w:rsid w:val="00417F51"/>
    <w:rsid w:val="0042042F"/>
    <w:rsid w:val="00420484"/>
    <w:rsid w:val="0042055D"/>
    <w:rsid w:val="004206DD"/>
    <w:rsid w:val="0042097F"/>
    <w:rsid w:val="00420A6A"/>
    <w:rsid w:val="00420ADD"/>
    <w:rsid w:val="00420ED6"/>
    <w:rsid w:val="00420F50"/>
    <w:rsid w:val="00420FE0"/>
    <w:rsid w:val="004210DE"/>
    <w:rsid w:val="00421132"/>
    <w:rsid w:val="004212FD"/>
    <w:rsid w:val="004213C0"/>
    <w:rsid w:val="004214B0"/>
    <w:rsid w:val="00421735"/>
    <w:rsid w:val="004219A2"/>
    <w:rsid w:val="00421C6E"/>
    <w:rsid w:val="00421D16"/>
    <w:rsid w:val="00421E56"/>
    <w:rsid w:val="00421E6C"/>
    <w:rsid w:val="00421EBB"/>
    <w:rsid w:val="00422039"/>
    <w:rsid w:val="00422165"/>
    <w:rsid w:val="0042225C"/>
    <w:rsid w:val="004223D3"/>
    <w:rsid w:val="00422504"/>
    <w:rsid w:val="004226F4"/>
    <w:rsid w:val="004227D9"/>
    <w:rsid w:val="0042295B"/>
    <w:rsid w:val="00422B99"/>
    <w:rsid w:val="00422ED6"/>
    <w:rsid w:val="00422F02"/>
    <w:rsid w:val="00422FB7"/>
    <w:rsid w:val="00423003"/>
    <w:rsid w:val="00423294"/>
    <w:rsid w:val="004232CE"/>
    <w:rsid w:val="0042338E"/>
    <w:rsid w:val="004233BA"/>
    <w:rsid w:val="004237A8"/>
    <w:rsid w:val="00423970"/>
    <w:rsid w:val="00423A3D"/>
    <w:rsid w:val="00423AFD"/>
    <w:rsid w:val="00423C92"/>
    <w:rsid w:val="00423EB0"/>
    <w:rsid w:val="004245B5"/>
    <w:rsid w:val="004246CB"/>
    <w:rsid w:val="0042470B"/>
    <w:rsid w:val="004249A3"/>
    <w:rsid w:val="00424C26"/>
    <w:rsid w:val="00424E44"/>
    <w:rsid w:val="00424EAF"/>
    <w:rsid w:val="00424F69"/>
    <w:rsid w:val="00425064"/>
    <w:rsid w:val="00425217"/>
    <w:rsid w:val="004252F4"/>
    <w:rsid w:val="004253C2"/>
    <w:rsid w:val="0042542B"/>
    <w:rsid w:val="00425513"/>
    <w:rsid w:val="00425806"/>
    <w:rsid w:val="0042597F"/>
    <w:rsid w:val="00425A25"/>
    <w:rsid w:val="00425D35"/>
    <w:rsid w:val="00425EB9"/>
    <w:rsid w:val="00425F8C"/>
    <w:rsid w:val="004261E4"/>
    <w:rsid w:val="00426221"/>
    <w:rsid w:val="00426412"/>
    <w:rsid w:val="00426562"/>
    <w:rsid w:val="004265C7"/>
    <w:rsid w:val="00426607"/>
    <w:rsid w:val="00426904"/>
    <w:rsid w:val="00426C94"/>
    <w:rsid w:val="00426CA6"/>
    <w:rsid w:val="00426EDA"/>
    <w:rsid w:val="00426F7E"/>
    <w:rsid w:val="0042714B"/>
    <w:rsid w:val="0042718C"/>
    <w:rsid w:val="004275F9"/>
    <w:rsid w:val="00427A3E"/>
    <w:rsid w:val="00427BFD"/>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6D4"/>
    <w:rsid w:val="00431D49"/>
    <w:rsid w:val="00431E0B"/>
    <w:rsid w:val="0043264E"/>
    <w:rsid w:val="00432937"/>
    <w:rsid w:val="0043299D"/>
    <w:rsid w:val="00432A9B"/>
    <w:rsid w:val="004332BF"/>
    <w:rsid w:val="004333D3"/>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7C1"/>
    <w:rsid w:val="004358FA"/>
    <w:rsid w:val="00435974"/>
    <w:rsid w:val="004359E2"/>
    <w:rsid w:val="00435B6C"/>
    <w:rsid w:val="00435B71"/>
    <w:rsid w:val="00435EBD"/>
    <w:rsid w:val="00436066"/>
    <w:rsid w:val="004363B6"/>
    <w:rsid w:val="00436652"/>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CB4"/>
    <w:rsid w:val="00440D77"/>
    <w:rsid w:val="00440F22"/>
    <w:rsid w:val="00440F2E"/>
    <w:rsid w:val="00440FE0"/>
    <w:rsid w:val="00441150"/>
    <w:rsid w:val="004412FF"/>
    <w:rsid w:val="0044169B"/>
    <w:rsid w:val="004418BB"/>
    <w:rsid w:val="004419CA"/>
    <w:rsid w:val="00441E91"/>
    <w:rsid w:val="00441F05"/>
    <w:rsid w:val="00441F11"/>
    <w:rsid w:val="00441F9C"/>
    <w:rsid w:val="00441FC9"/>
    <w:rsid w:val="0044201B"/>
    <w:rsid w:val="00442143"/>
    <w:rsid w:val="0044227D"/>
    <w:rsid w:val="00442335"/>
    <w:rsid w:val="0044238B"/>
    <w:rsid w:val="004423D8"/>
    <w:rsid w:val="00442551"/>
    <w:rsid w:val="00442611"/>
    <w:rsid w:val="004429FA"/>
    <w:rsid w:val="00442CF0"/>
    <w:rsid w:val="0044321F"/>
    <w:rsid w:val="0044335C"/>
    <w:rsid w:val="0044342F"/>
    <w:rsid w:val="004434A5"/>
    <w:rsid w:val="00443540"/>
    <w:rsid w:val="00443689"/>
    <w:rsid w:val="00443E13"/>
    <w:rsid w:val="00443EDF"/>
    <w:rsid w:val="0044434A"/>
    <w:rsid w:val="00444613"/>
    <w:rsid w:val="0044463E"/>
    <w:rsid w:val="00444A44"/>
    <w:rsid w:val="00444A65"/>
    <w:rsid w:val="00444AB6"/>
    <w:rsid w:val="00444B79"/>
    <w:rsid w:val="004455DE"/>
    <w:rsid w:val="0044564E"/>
    <w:rsid w:val="004459D2"/>
    <w:rsid w:val="00445C29"/>
    <w:rsid w:val="00445DD5"/>
    <w:rsid w:val="00445FDF"/>
    <w:rsid w:val="004460FD"/>
    <w:rsid w:val="0044629E"/>
    <w:rsid w:val="00446334"/>
    <w:rsid w:val="004464F7"/>
    <w:rsid w:val="00446F3D"/>
    <w:rsid w:val="00447343"/>
    <w:rsid w:val="00447C22"/>
    <w:rsid w:val="00447C88"/>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A6"/>
    <w:rsid w:val="00452198"/>
    <w:rsid w:val="004521B7"/>
    <w:rsid w:val="004522E4"/>
    <w:rsid w:val="00452481"/>
    <w:rsid w:val="00452887"/>
    <w:rsid w:val="00452E1D"/>
    <w:rsid w:val="00452EC6"/>
    <w:rsid w:val="004530A8"/>
    <w:rsid w:val="00453341"/>
    <w:rsid w:val="00453A43"/>
    <w:rsid w:val="00453B48"/>
    <w:rsid w:val="00454300"/>
    <w:rsid w:val="0045434E"/>
    <w:rsid w:val="0045485A"/>
    <w:rsid w:val="004548C0"/>
    <w:rsid w:val="004549AD"/>
    <w:rsid w:val="00454E0B"/>
    <w:rsid w:val="00454F2A"/>
    <w:rsid w:val="00454F53"/>
    <w:rsid w:val="00454F82"/>
    <w:rsid w:val="004553A5"/>
    <w:rsid w:val="004553BE"/>
    <w:rsid w:val="0045571D"/>
    <w:rsid w:val="004559BC"/>
    <w:rsid w:val="00455BA2"/>
    <w:rsid w:val="00455DB1"/>
    <w:rsid w:val="00455E63"/>
    <w:rsid w:val="004561BC"/>
    <w:rsid w:val="0045634C"/>
    <w:rsid w:val="004564A9"/>
    <w:rsid w:val="0045657B"/>
    <w:rsid w:val="00456588"/>
    <w:rsid w:val="00456716"/>
    <w:rsid w:val="00456AA7"/>
    <w:rsid w:val="00456B75"/>
    <w:rsid w:val="00456B8C"/>
    <w:rsid w:val="00456D6C"/>
    <w:rsid w:val="00456DDF"/>
    <w:rsid w:val="00456F07"/>
    <w:rsid w:val="0045707B"/>
    <w:rsid w:val="004573FE"/>
    <w:rsid w:val="00457438"/>
    <w:rsid w:val="004577C7"/>
    <w:rsid w:val="00457D7E"/>
    <w:rsid w:val="00457F90"/>
    <w:rsid w:val="0046029D"/>
    <w:rsid w:val="0046048B"/>
    <w:rsid w:val="004604DF"/>
    <w:rsid w:val="0046062E"/>
    <w:rsid w:val="004607FC"/>
    <w:rsid w:val="004609CC"/>
    <w:rsid w:val="00460A77"/>
    <w:rsid w:val="00460D3D"/>
    <w:rsid w:val="00460F7D"/>
    <w:rsid w:val="00460F84"/>
    <w:rsid w:val="00460FF6"/>
    <w:rsid w:val="00461474"/>
    <w:rsid w:val="00461507"/>
    <w:rsid w:val="0046172E"/>
    <w:rsid w:val="00461898"/>
    <w:rsid w:val="00461979"/>
    <w:rsid w:val="00461E50"/>
    <w:rsid w:val="00461E94"/>
    <w:rsid w:val="004625E1"/>
    <w:rsid w:val="00462A9C"/>
    <w:rsid w:val="00462EEE"/>
    <w:rsid w:val="0046317A"/>
    <w:rsid w:val="004631C7"/>
    <w:rsid w:val="004633DE"/>
    <w:rsid w:val="004633EB"/>
    <w:rsid w:val="0046349B"/>
    <w:rsid w:val="00463513"/>
    <w:rsid w:val="00463AEA"/>
    <w:rsid w:val="00463B0E"/>
    <w:rsid w:val="00463C6F"/>
    <w:rsid w:val="00463D5F"/>
    <w:rsid w:val="004641C8"/>
    <w:rsid w:val="00464209"/>
    <w:rsid w:val="00464279"/>
    <w:rsid w:val="00464497"/>
    <w:rsid w:val="004648B5"/>
    <w:rsid w:val="00464A81"/>
    <w:rsid w:val="00464F14"/>
    <w:rsid w:val="00464F2B"/>
    <w:rsid w:val="00465402"/>
    <w:rsid w:val="00465B18"/>
    <w:rsid w:val="0046606A"/>
    <w:rsid w:val="0046647E"/>
    <w:rsid w:val="00466523"/>
    <w:rsid w:val="0046670A"/>
    <w:rsid w:val="004668AA"/>
    <w:rsid w:val="00466EA1"/>
    <w:rsid w:val="0046711F"/>
    <w:rsid w:val="0046757D"/>
    <w:rsid w:val="00467633"/>
    <w:rsid w:val="00467699"/>
    <w:rsid w:val="00467739"/>
    <w:rsid w:val="00467B04"/>
    <w:rsid w:val="00467C84"/>
    <w:rsid w:val="00467D7A"/>
    <w:rsid w:val="00470046"/>
    <w:rsid w:val="00470206"/>
    <w:rsid w:val="00470422"/>
    <w:rsid w:val="0047056E"/>
    <w:rsid w:val="004706AE"/>
    <w:rsid w:val="004706E3"/>
    <w:rsid w:val="004707FD"/>
    <w:rsid w:val="004708ED"/>
    <w:rsid w:val="00470B59"/>
    <w:rsid w:val="00470D89"/>
    <w:rsid w:val="00471109"/>
    <w:rsid w:val="004713FC"/>
    <w:rsid w:val="0047140E"/>
    <w:rsid w:val="00471A18"/>
    <w:rsid w:val="00471C74"/>
    <w:rsid w:val="00471CC6"/>
    <w:rsid w:val="00471F44"/>
    <w:rsid w:val="0047221C"/>
    <w:rsid w:val="00472247"/>
    <w:rsid w:val="004726CB"/>
    <w:rsid w:val="00472821"/>
    <w:rsid w:val="00472908"/>
    <w:rsid w:val="00472952"/>
    <w:rsid w:val="00472D56"/>
    <w:rsid w:val="004732AC"/>
    <w:rsid w:val="00473348"/>
    <w:rsid w:val="0047394E"/>
    <w:rsid w:val="00473983"/>
    <w:rsid w:val="00473A3F"/>
    <w:rsid w:val="00473BC3"/>
    <w:rsid w:val="00473BE6"/>
    <w:rsid w:val="00473FDA"/>
    <w:rsid w:val="00474099"/>
    <w:rsid w:val="0047413E"/>
    <w:rsid w:val="004742A8"/>
    <w:rsid w:val="0047451D"/>
    <w:rsid w:val="00474537"/>
    <w:rsid w:val="00474887"/>
    <w:rsid w:val="004748E4"/>
    <w:rsid w:val="00474DC6"/>
    <w:rsid w:val="0047512C"/>
    <w:rsid w:val="00475609"/>
    <w:rsid w:val="0047565B"/>
    <w:rsid w:val="004756A7"/>
    <w:rsid w:val="004756E8"/>
    <w:rsid w:val="00475959"/>
    <w:rsid w:val="00475977"/>
    <w:rsid w:val="00475A5F"/>
    <w:rsid w:val="00475D6F"/>
    <w:rsid w:val="00475DA1"/>
    <w:rsid w:val="004760EC"/>
    <w:rsid w:val="00476234"/>
    <w:rsid w:val="004763F2"/>
    <w:rsid w:val="00476E83"/>
    <w:rsid w:val="0047723A"/>
    <w:rsid w:val="00477551"/>
    <w:rsid w:val="00477645"/>
    <w:rsid w:val="0047764B"/>
    <w:rsid w:val="0047770C"/>
    <w:rsid w:val="004777C9"/>
    <w:rsid w:val="004778A4"/>
    <w:rsid w:val="004779B0"/>
    <w:rsid w:val="00477A3F"/>
    <w:rsid w:val="00477BE4"/>
    <w:rsid w:val="00477C86"/>
    <w:rsid w:val="00477D1B"/>
    <w:rsid w:val="00477E21"/>
    <w:rsid w:val="004806D2"/>
    <w:rsid w:val="004806E1"/>
    <w:rsid w:val="0048095A"/>
    <w:rsid w:val="00480C42"/>
    <w:rsid w:val="00480DF7"/>
    <w:rsid w:val="00481024"/>
    <w:rsid w:val="0048107A"/>
    <w:rsid w:val="00481092"/>
    <w:rsid w:val="00481187"/>
    <w:rsid w:val="004814AD"/>
    <w:rsid w:val="00481513"/>
    <w:rsid w:val="00481A0F"/>
    <w:rsid w:val="00482237"/>
    <w:rsid w:val="004822B3"/>
    <w:rsid w:val="004823EA"/>
    <w:rsid w:val="0048240B"/>
    <w:rsid w:val="0048299E"/>
    <w:rsid w:val="00482A77"/>
    <w:rsid w:val="00482AB0"/>
    <w:rsid w:val="00482EB9"/>
    <w:rsid w:val="00483049"/>
    <w:rsid w:val="004830CC"/>
    <w:rsid w:val="00483405"/>
    <w:rsid w:val="00483486"/>
    <w:rsid w:val="004835BD"/>
    <w:rsid w:val="0048363D"/>
    <w:rsid w:val="004836E4"/>
    <w:rsid w:val="00483907"/>
    <w:rsid w:val="004839F5"/>
    <w:rsid w:val="00483A60"/>
    <w:rsid w:val="00483C78"/>
    <w:rsid w:val="00483FB0"/>
    <w:rsid w:val="0048412C"/>
    <w:rsid w:val="004841B8"/>
    <w:rsid w:val="00484B0A"/>
    <w:rsid w:val="00484BB8"/>
    <w:rsid w:val="00484C04"/>
    <w:rsid w:val="00484C57"/>
    <w:rsid w:val="00484C7B"/>
    <w:rsid w:val="00484ED1"/>
    <w:rsid w:val="00485168"/>
    <w:rsid w:val="00485332"/>
    <w:rsid w:val="004858BE"/>
    <w:rsid w:val="004859FB"/>
    <w:rsid w:val="00485B21"/>
    <w:rsid w:val="004865A5"/>
    <w:rsid w:val="004865F1"/>
    <w:rsid w:val="00486889"/>
    <w:rsid w:val="0048694A"/>
    <w:rsid w:val="00486BF4"/>
    <w:rsid w:val="0048735A"/>
    <w:rsid w:val="00487493"/>
    <w:rsid w:val="004879A7"/>
    <w:rsid w:val="004903CA"/>
    <w:rsid w:val="00490414"/>
    <w:rsid w:val="00490799"/>
    <w:rsid w:val="00490A91"/>
    <w:rsid w:val="00490AB4"/>
    <w:rsid w:val="00490BD6"/>
    <w:rsid w:val="00491199"/>
    <w:rsid w:val="004914CE"/>
    <w:rsid w:val="00491DC8"/>
    <w:rsid w:val="00491F03"/>
    <w:rsid w:val="00491F12"/>
    <w:rsid w:val="00492101"/>
    <w:rsid w:val="0049249C"/>
    <w:rsid w:val="004926B6"/>
    <w:rsid w:val="00492823"/>
    <w:rsid w:val="00492B2C"/>
    <w:rsid w:val="00492C20"/>
    <w:rsid w:val="00492D69"/>
    <w:rsid w:val="00492F42"/>
    <w:rsid w:val="004931C6"/>
    <w:rsid w:val="00493276"/>
    <w:rsid w:val="00493286"/>
    <w:rsid w:val="004934AE"/>
    <w:rsid w:val="00493989"/>
    <w:rsid w:val="00493B3C"/>
    <w:rsid w:val="00493C1E"/>
    <w:rsid w:val="00493DE4"/>
    <w:rsid w:val="004941D4"/>
    <w:rsid w:val="00494443"/>
    <w:rsid w:val="00494446"/>
    <w:rsid w:val="00494B15"/>
    <w:rsid w:val="00494B4E"/>
    <w:rsid w:val="00494DF5"/>
    <w:rsid w:val="00494E32"/>
    <w:rsid w:val="00494E48"/>
    <w:rsid w:val="00494F81"/>
    <w:rsid w:val="00495070"/>
    <w:rsid w:val="004951D4"/>
    <w:rsid w:val="00495754"/>
    <w:rsid w:val="004957C0"/>
    <w:rsid w:val="0049587E"/>
    <w:rsid w:val="0049593D"/>
    <w:rsid w:val="00495C1A"/>
    <w:rsid w:val="00495C5B"/>
    <w:rsid w:val="004962FC"/>
    <w:rsid w:val="0049632D"/>
    <w:rsid w:val="00496908"/>
    <w:rsid w:val="00496924"/>
    <w:rsid w:val="00496A68"/>
    <w:rsid w:val="00496B53"/>
    <w:rsid w:val="00496C65"/>
    <w:rsid w:val="00496D5C"/>
    <w:rsid w:val="00496E09"/>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0F63"/>
    <w:rsid w:val="004A0FA9"/>
    <w:rsid w:val="004A147B"/>
    <w:rsid w:val="004A1511"/>
    <w:rsid w:val="004A1556"/>
    <w:rsid w:val="004A15A9"/>
    <w:rsid w:val="004A185C"/>
    <w:rsid w:val="004A1865"/>
    <w:rsid w:val="004A187C"/>
    <w:rsid w:val="004A18C4"/>
    <w:rsid w:val="004A1BB2"/>
    <w:rsid w:val="004A1BFA"/>
    <w:rsid w:val="004A1E9D"/>
    <w:rsid w:val="004A1EA5"/>
    <w:rsid w:val="004A1FC7"/>
    <w:rsid w:val="004A1FF2"/>
    <w:rsid w:val="004A205F"/>
    <w:rsid w:val="004A2364"/>
    <w:rsid w:val="004A23A6"/>
    <w:rsid w:val="004A23DB"/>
    <w:rsid w:val="004A2454"/>
    <w:rsid w:val="004A255D"/>
    <w:rsid w:val="004A267A"/>
    <w:rsid w:val="004A27CC"/>
    <w:rsid w:val="004A288B"/>
    <w:rsid w:val="004A2AE2"/>
    <w:rsid w:val="004A2D32"/>
    <w:rsid w:val="004A2EA6"/>
    <w:rsid w:val="004A332C"/>
    <w:rsid w:val="004A34E9"/>
    <w:rsid w:val="004A37AB"/>
    <w:rsid w:val="004A3987"/>
    <w:rsid w:val="004A3B46"/>
    <w:rsid w:val="004A3BFE"/>
    <w:rsid w:val="004A3D51"/>
    <w:rsid w:val="004A3D81"/>
    <w:rsid w:val="004A4061"/>
    <w:rsid w:val="004A406C"/>
    <w:rsid w:val="004A41B3"/>
    <w:rsid w:val="004A4675"/>
    <w:rsid w:val="004A467E"/>
    <w:rsid w:val="004A46B3"/>
    <w:rsid w:val="004A4841"/>
    <w:rsid w:val="004A49C8"/>
    <w:rsid w:val="004A4DDF"/>
    <w:rsid w:val="004A4E19"/>
    <w:rsid w:val="004A4E63"/>
    <w:rsid w:val="004A5143"/>
    <w:rsid w:val="004A5152"/>
    <w:rsid w:val="004A5279"/>
    <w:rsid w:val="004A5B59"/>
    <w:rsid w:val="004A5BAA"/>
    <w:rsid w:val="004A5E3D"/>
    <w:rsid w:val="004A5F0A"/>
    <w:rsid w:val="004A6020"/>
    <w:rsid w:val="004A616E"/>
    <w:rsid w:val="004A621D"/>
    <w:rsid w:val="004A6357"/>
    <w:rsid w:val="004A638B"/>
    <w:rsid w:val="004A668C"/>
    <w:rsid w:val="004A66E0"/>
    <w:rsid w:val="004A69D3"/>
    <w:rsid w:val="004A6A13"/>
    <w:rsid w:val="004A6D44"/>
    <w:rsid w:val="004A6DB1"/>
    <w:rsid w:val="004A6E6E"/>
    <w:rsid w:val="004A700F"/>
    <w:rsid w:val="004A717F"/>
    <w:rsid w:val="004A74BF"/>
    <w:rsid w:val="004A7557"/>
    <w:rsid w:val="004A7812"/>
    <w:rsid w:val="004A795B"/>
    <w:rsid w:val="004A7D32"/>
    <w:rsid w:val="004A7F47"/>
    <w:rsid w:val="004B05DC"/>
    <w:rsid w:val="004B0737"/>
    <w:rsid w:val="004B0777"/>
    <w:rsid w:val="004B096A"/>
    <w:rsid w:val="004B0F54"/>
    <w:rsid w:val="004B178C"/>
    <w:rsid w:val="004B1839"/>
    <w:rsid w:val="004B1956"/>
    <w:rsid w:val="004B1985"/>
    <w:rsid w:val="004B1A04"/>
    <w:rsid w:val="004B1A52"/>
    <w:rsid w:val="004B1C6B"/>
    <w:rsid w:val="004B1D12"/>
    <w:rsid w:val="004B209B"/>
    <w:rsid w:val="004B2297"/>
    <w:rsid w:val="004B26A4"/>
    <w:rsid w:val="004B2A5F"/>
    <w:rsid w:val="004B2AE8"/>
    <w:rsid w:val="004B2FA1"/>
    <w:rsid w:val="004B31C0"/>
    <w:rsid w:val="004B3410"/>
    <w:rsid w:val="004B35E5"/>
    <w:rsid w:val="004B39A8"/>
    <w:rsid w:val="004B39EB"/>
    <w:rsid w:val="004B3BD8"/>
    <w:rsid w:val="004B3D57"/>
    <w:rsid w:val="004B4140"/>
    <w:rsid w:val="004B4673"/>
    <w:rsid w:val="004B4B20"/>
    <w:rsid w:val="004B4BC4"/>
    <w:rsid w:val="004B4C78"/>
    <w:rsid w:val="004B4CA9"/>
    <w:rsid w:val="004B4D32"/>
    <w:rsid w:val="004B4EFD"/>
    <w:rsid w:val="004B4FC6"/>
    <w:rsid w:val="004B514E"/>
    <w:rsid w:val="004B5298"/>
    <w:rsid w:val="004B53AC"/>
    <w:rsid w:val="004B5512"/>
    <w:rsid w:val="004B58BD"/>
    <w:rsid w:val="004B59DE"/>
    <w:rsid w:val="004B5B74"/>
    <w:rsid w:val="004B5C4E"/>
    <w:rsid w:val="004B5E6A"/>
    <w:rsid w:val="004B5F26"/>
    <w:rsid w:val="004B6550"/>
    <w:rsid w:val="004B6666"/>
    <w:rsid w:val="004B66BF"/>
    <w:rsid w:val="004B69A7"/>
    <w:rsid w:val="004B6B51"/>
    <w:rsid w:val="004B6B95"/>
    <w:rsid w:val="004B6BA1"/>
    <w:rsid w:val="004B6D76"/>
    <w:rsid w:val="004B6D8D"/>
    <w:rsid w:val="004B6F78"/>
    <w:rsid w:val="004B708E"/>
    <w:rsid w:val="004B7510"/>
    <w:rsid w:val="004B7568"/>
    <w:rsid w:val="004B7A46"/>
    <w:rsid w:val="004B7C3C"/>
    <w:rsid w:val="004B7CF3"/>
    <w:rsid w:val="004B7EAC"/>
    <w:rsid w:val="004C03B1"/>
    <w:rsid w:val="004C0697"/>
    <w:rsid w:val="004C0AC9"/>
    <w:rsid w:val="004C0AE9"/>
    <w:rsid w:val="004C0B7D"/>
    <w:rsid w:val="004C128F"/>
    <w:rsid w:val="004C131D"/>
    <w:rsid w:val="004C13EC"/>
    <w:rsid w:val="004C144E"/>
    <w:rsid w:val="004C1A36"/>
    <w:rsid w:val="004C1BB3"/>
    <w:rsid w:val="004C1BEB"/>
    <w:rsid w:val="004C1CB9"/>
    <w:rsid w:val="004C1E8D"/>
    <w:rsid w:val="004C1F58"/>
    <w:rsid w:val="004C2008"/>
    <w:rsid w:val="004C2168"/>
    <w:rsid w:val="004C2526"/>
    <w:rsid w:val="004C2735"/>
    <w:rsid w:val="004C27C8"/>
    <w:rsid w:val="004C33DE"/>
    <w:rsid w:val="004C35D7"/>
    <w:rsid w:val="004C3634"/>
    <w:rsid w:val="004C3979"/>
    <w:rsid w:val="004C3AE6"/>
    <w:rsid w:val="004C3CE8"/>
    <w:rsid w:val="004C3DB9"/>
    <w:rsid w:val="004C3E4C"/>
    <w:rsid w:val="004C4232"/>
    <w:rsid w:val="004C4908"/>
    <w:rsid w:val="004C4B03"/>
    <w:rsid w:val="004C4B63"/>
    <w:rsid w:val="004C4ED7"/>
    <w:rsid w:val="004C4F34"/>
    <w:rsid w:val="004C50CB"/>
    <w:rsid w:val="004C521E"/>
    <w:rsid w:val="004C56B7"/>
    <w:rsid w:val="004C5911"/>
    <w:rsid w:val="004C595D"/>
    <w:rsid w:val="004C5D6E"/>
    <w:rsid w:val="004C5D80"/>
    <w:rsid w:val="004C5DE8"/>
    <w:rsid w:val="004C5E48"/>
    <w:rsid w:val="004C5E86"/>
    <w:rsid w:val="004C5E87"/>
    <w:rsid w:val="004C5FAE"/>
    <w:rsid w:val="004C6290"/>
    <w:rsid w:val="004C62A6"/>
    <w:rsid w:val="004C62AD"/>
    <w:rsid w:val="004C62DE"/>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B88"/>
    <w:rsid w:val="004C7CCA"/>
    <w:rsid w:val="004C7E3C"/>
    <w:rsid w:val="004D000B"/>
    <w:rsid w:val="004D00EE"/>
    <w:rsid w:val="004D012B"/>
    <w:rsid w:val="004D03B5"/>
    <w:rsid w:val="004D09DC"/>
    <w:rsid w:val="004D0B3E"/>
    <w:rsid w:val="004D0C76"/>
    <w:rsid w:val="004D0E28"/>
    <w:rsid w:val="004D0E55"/>
    <w:rsid w:val="004D0F55"/>
    <w:rsid w:val="004D0FAD"/>
    <w:rsid w:val="004D1210"/>
    <w:rsid w:val="004D1285"/>
    <w:rsid w:val="004D1331"/>
    <w:rsid w:val="004D14D0"/>
    <w:rsid w:val="004D17A7"/>
    <w:rsid w:val="004D194C"/>
    <w:rsid w:val="004D1D80"/>
    <w:rsid w:val="004D21AB"/>
    <w:rsid w:val="004D240D"/>
    <w:rsid w:val="004D2464"/>
    <w:rsid w:val="004D2A2E"/>
    <w:rsid w:val="004D2B94"/>
    <w:rsid w:val="004D2C48"/>
    <w:rsid w:val="004D2C89"/>
    <w:rsid w:val="004D2E4C"/>
    <w:rsid w:val="004D3016"/>
    <w:rsid w:val="004D317A"/>
    <w:rsid w:val="004D32EA"/>
    <w:rsid w:val="004D3308"/>
    <w:rsid w:val="004D3477"/>
    <w:rsid w:val="004D3666"/>
    <w:rsid w:val="004D3717"/>
    <w:rsid w:val="004D3778"/>
    <w:rsid w:val="004D3DF2"/>
    <w:rsid w:val="004D410B"/>
    <w:rsid w:val="004D42CC"/>
    <w:rsid w:val="004D438D"/>
    <w:rsid w:val="004D43A3"/>
    <w:rsid w:val="004D450D"/>
    <w:rsid w:val="004D4759"/>
    <w:rsid w:val="004D4EEC"/>
    <w:rsid w:val="004D50F0"/>
    <w:rsid w:val="004D5301"/>
    <w:rsid w:val="004D537D"/>
    <w:rsid w:val="004D53BE"/>
    <w:rsid w:val="004D54DF"/>
    <w:rsid w:val="004D5769"/>
    <w:rsid w:val="004D57C2"/>
    <w:rsid w:val="004D59C3"/>
    <w:rsid w:val="004D5A39"/>
    <w:rsid w:val="004D6249"/>
    <w:rsid w:val="004D62A5"/>
    <w:rsid w:val="004D62EE"/>
    <w:rsid w:val="004D6309"/>
    <w:rsid w:val="004D6322"/>
    <w:rsid w:val="004D63B8"/>
    <w:rsid w:val="004D645F"/>
    <w:rsid w:val="004D694B"/>
    <w:rsid w:val="004D6AFF"/>
    <w:rsid w:val="004D7310"/>
    <w:rsid w:val="004D73C5"/>
    <w:rsid w:val="004D75C8"/>
    <w:rsid w:val="004D75CB"/>
    <w:rsid w:val="004D76C0"/>
    <w:rsid w:val="004D78CE"/>
    <w:rsid w:val="004D78FC"/>
    <w:rsid w:val="004D794F"/>
    <w:rsid w:val="004D7D76"/>
    <w:rsid w:val="004E0035"/>
    <w:rsid w:val="004E07CC"/>
    <w:rsid w:val="004E0A6E"/>
    <w:rsid w:val="004E0FA0"/>
    <w:rsid w:val="004E10FB"/>
    <w:rsid w:val="004E1284"/>
    <w:rsid w:val="004E1BF2"/>
    <w:rsid w:val="004E1DCC"/>
    <w:rsid w:val="004E1E3C"/>
    <w:rsid w:val="004E2144"/>
    <w:rsid w:val="004E21F7"/>
    <w:rsid w:val="004E226E"/>
    <w:rsid w:val="004E23D8"/>
    <w:rsid w:val="004E2699"/>
    <w:rsid w:val="004E26C1"/>
    <w:rsid w:val="004E27FD"/>
    <w:rsid w:val="004E2D01"/>
    <w:rsid w:val="004E2D64"/>
    <w:rsid w:val="004E2D77"/>
    <w:rsid w:val="004E2F1A"/>
    <w:rsid w:val="004E2F54"/>
    <w:rsid w:val="004E32AD"/>
    <w:rsid w:val="004E3442"/>
    <w:rsid w:val="004E35C6"/>
    <w:rsid w:val="004E3623"/>
    <w:rsid w:val="004E3679"/>
    <w:rsid w:val="004E373D"/>
    <w:rsid w:val="004E38C6"/>
    <w:rsid w:val="004E3A06"/>
    <w:rsid w:val="004E3B26"/>
    <w:rsid w:val="004E400B"/>
    <w:rsid w:val="004E485B"/>
    <w:rsid w:val="004E4871"/>
    <w:rsid w:val="004E4D07"/>
    <w:rsid w:val="004E50A9"/>
    <w:rsid w:val="004E50B0"/>
    <w:rsid w:val="004E52FA"/>
    <w:rsid w:val="004E59A6"/>
    <w:rsid w:val="004E5CE0"/>
    <w:rsid w:val="004E5CF3"/>
    <w:rsid w:val="004E5DF1"/>
    <w:rsid w:val="004E65B6"/>
    <w:rsid w:val="004E68ED"/>
    <w:rsid w:val="004E6A84"/>
    <w:rsid w:val="004E71D3"/>
    <w:rsid w:val="004E72C2"/>
    <w:rsid w:val="004E744F"/>
    <w:rsid w:val="004E76E0"/>
    <w:rsid w:val="004E7734"/>
    <w:rsid w:val="004E77E0"/>
    <w:rsid w:val="004E7811"/>
    <w:rsid w:val="004E796B"/>
    <w:rsid w:val="004E7D43"/>
    <w:rsid w:val="004E7E73"/>
    <w:rsid w:val="004E7E88"/>
    <w:rsid w:val="004E7F50"/>
    <w:rsid w:val="004F00D9"/>
    <w:rsid w:val="004F0925"/>
    <w:rsid w:val="004F0B97"/>
    <w:rsid w:val="004F0C9A"/>
    <w:rsid w:val="004F0D45"/>
    <w:rsid w:val="004F0E36"/>
    <w:rsid w:val="004F0ECB"/>
    <w:rsid w:val="004F1723"/>
    <w:rsid w:val="004F189A"/>
    <w:rsid w:val="004F1B16"/>
    <w:rsid w:val="004F1BB2"/>
    <w:rsid w:val="004F1CB9"/>
    <w:rsid w:val="004F1D50"/>
    <w:rsid w:val="004F20E5"/>
    <w:rsid w:val="004F222A"/>
    <w:rsid w:val="004F28F8"/>
    <w:rsid w:val="004F29B2"/>
    <w:rsid w:val="004F2A3A"/>
    <w:rsid w:val="004F2B5C"/>
    <w:rsid w:val="004F2B9D"/>
    <w:rsid w:val="004F2E13"/>
    <w:rsid w:val="004F2F7A"/>
    <w:rsid w:val="004F2FBF"/>
    <w:rsid w:val="004F31BD"/>
    <w:rsid w:val="004F3376"/>
    <w:rsid w:val="004F33EE"/>
    <w:rsid w:val="004F35B4"/>
    <w:rsid w:val="004F36D9"/>
    <w:rsid w:val="004F3717"/>
    <w:rsid w:val="004F37EE"/>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5ECE"/>
    <w:rsid w:val="004F62B4"/>
    <w:rsid w:val="004F6E20"/>
    <w:rsid w:val="004F70FA"/>
    <w:rsid w:val="004F71BE"/>
    <w:rsid w:val="004F73E1"/>
    <w:rsid w:val="004F7699"/>
    <w:rsid w:val="004F78EB"/>
    <w:rsid w:val="004F79EC"/>
    <w:rsid w:val="004F79F9"/>
    <w:rsid w:val="004F7F7E"/>
    <w:rsid w:val="00500120"/>
    <w:rsid w:val="00500251"/>
    <w:rsid w:val="00500679"/>
    <w:rsid w:val="0050081B"/>
    <w:rsid w:val="00500D25"/>
    <w:rsid w:val="00500D53"/>
    <w:rsid w:val="00500E68"/>
    <w:rsid w:val="00500EFB"/>
    <w:rsid w:val="00501116"/>
    <w:rsid w:val="00501338"/>
    <w:rsid w:val="00501533"/>
    <w:rsid w:val="0050173B"/>
    <w:rsid w:val="005019BF"/>
    <w:rsid w:val="00501B09"/>
    <w:rsid w:val="00501C4C"/>
    <w:rsid w:val="00501E41"/>
    <w:rsid w:val="00501F06"/>
    <w:rsid w:val="00501F86"/>
    <w:rsid w:val="00502256"/>
    <w:rsid w:val="005022A3"/>
    <w:rsid w:val="00502339"/>
    <w:rsid w:val="0050282D"/>
    <w:rsid w:val="00502A9E"/>
    <w:rsid w:val="00502E67"/>
    <w:rsid w:val="00502F98"/>
    <w:rsid w:val="0050310D"/>
    <w:rsid w:val="00503274"/>
    <w:rsid w:val="0050348F"/>
    <w:rsid w:val="00503613"/>
    <w:rsid w:val="00503784"/>
    <w:rsid w:val="00503929"/>
    <w:rsid w:val="00503B6F"/>
    <w:rsid w:val="00503BA1"/>
    <w:rsid w:val="00503BBD"/>
    <w:rsid w:val="00503C78"/>
    <w:rsid w:val="00503E88"/>
    <w:rsid w:val="0050410A"/>
    <w:rsid w:val="005042B9"/>
    <w:rsid w:val="00504470"/>
    <w:rsid w:val="005045D9"/>
    <w:rsid w:val="0050497F"/>
    <w:rsid w:val="00504C2A"/>
    <w:rsid w:val="00504EE2"/>
    <w:rsid w:val="00505276"/>
    <w:rsid w:val="00505315"/>
    <w:rsid w:val="00505551"/>
    <w:rsid w:val="00505579"/>
    <w:rsid w:val="0050559F"/>
    <w:rsid w:val="0050592A"/>
    <w:rsid w:val="0050598E"/>
    <w:rsid w:val="005060BA"/>
    <w:rsid w:val="005064E6"/>
    <w:rsid w:val="005068B1"/>
    <w:rsid w:val="00506A95"/>
    <w:rsid w:val="00506FC2"/>
    <w:rsid w:val="00506FFE"/>
    <w:rsid w:val="00507133"/>
    <w:rsid w:val="005072C7"/>
    <w:rsid w:val="005076E4"/>
    <w:rsid w:val="0050786C"/>
    <w:rsid w:val="00507B4F"/>
    <w:rsid w:val="00507BD5"/>
    <w:rsid w:val="00507BED"/>
    <w:rsid w:val="00507F86"/>
    <w:rsid w:val="0051006C"/>
    <w:rsid w:val="005106E3"/>
    <w:rsid w:val="00510745"/>
    <w:rsid w:val="0051085D"/>
    <w:rsid w:val="00510A6D"/>
    <w:rsid w:val="00510DB2"/>
    <w:rsid w:val="00510DC8"/>
    <w:rsid w:val="00510E2D"/>
    <w:rsid w:val="00510F17"/>
    <w:rsid w:val="00510F8A"/>
    <w:rsid w:val="00511460"/>
    <w:rsid w:val="00511925"/>
    <w:rsid w:val="00511A06"/>
    <w:rsid w:val="0051209D"/>
    <w:rsid w:val="0051210C"/>
    <w:rsid w:val="00512177"/>
    <w:rsid w:val="005123B7"/>
    <w:rsid w:val="00512547"/>
    <w:rsid w:val="005125AE"/>
    <w:rsid w:val="0051288E"/>
    <w:rsid w:val="00512B25"/>
    <w:rsid w:val="00512B4A"/>
    <w:rsid w:val="00512DB0"/>
    <w:rsid w:val="00512E56"/>
    <w:rsid w:val="00513591"/>
    <w:rsid w:val="00513D25"/>
    <w:rsid w:val="00514084"/>
    <w:rsid w:val="005147AA"/>
    <w:rsid w:val="005149B3"/>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40"/>
    <w:rsid w:val="00517455"/>
    <w:rsid w:val="00517509"/>
    <w:rsid w:val="00517684"/>
    <w:rsid w:val="005176EE"/>
    <w:rsid w:val="00517813"/>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B0E"/>
    <w:rsid w:val="00521C3B"/>
    <w:rsid w:val="005225BE"/>
    <w:rsid w:val="00522615"/>
    <w:rsid w:val="0052277C"/>
    <w:rsid w:val="00522907"/>
    <w:rsid w:val="00523391"/>
    <w:rsid w:val="005233C4"/>
    <w:rsid w:val="005233EF"/>
    <w:rsid w:val="0052343F"/>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941"/>
    <w:rsid w:val="00525CFC"/>
    <w:rsid w:val="0052623A"/>
    <w:rsid w:val="00526255"/>
    <w:rsid w:val="00526648"/>
    <w:rsid w:val="0052678D"/>
    <w:rsid w:val="005267B8"/>
    <w:rsid w:val="00526889"/>
    <w:rsid w:val="00526926"/>
    <w:rsid w:val="00526A99"/>
    <w:rsid w:val="00526C87"/>
    <w:rsid w:val="00526EB9"/>
    <w:rsid w:val="00527593"/>
    <w:rsid w:val="00527737"/>
    <w:rsid w:val="00527C06"/>
    <w:rsid w:val="00527F5A"/>
    <w:rsid w:val="00527F5D"/>
    <w:rsid w:val="0053002F"/>
    <w:rsid w:val="0053005C"/>
    <w:rsid w:val="00530154"/>
    <w:rsid w:val="00530238"/>
    <w:rsid w:val="0053080A"/>
    <w:rsid w:val="0053086E"/>
    <w:rsid w:val="005309A0"/>
    <w:rsid w:val="00530CA7"/>
    <w:rsid w:val="00530DED"/>
    <w:rsid w:val="00530E62"/>
    <w:rsid w:val="00531190"/>
    <w:rsid w:val="00531791"/>
    <w:rsid w:val="00531D91"/>
    <w:rsid w:val="00531DB3"/>
    <w:rsid w:val="00531E2C"/>
    <w:rsid w:val="00531EF2"/>
    <w:rsid w:val="0053201D"/>
    <w:rsid w:val="005321D5"/>
    <w:rsid w:val="005323AA"/>
    <w:rsid w:val="005323D1"/>
    <w:rsid w:val="005325DB"/>
    <w:rsid w:val="0053295C"/>
    <w:rsid w:val="00532987"/>
    <w:rsid w:val="00532D52"/>
    <w:rsid w:val="00532D9D"/>
    <w:rsid w:val="00532E68"/>
    <w:rsid w:val="0053318A"/>
    <w:rsid w:val="005332DE"/>
    <w:rsid w:val="00533927"/>
    <w:rsid w:val="00533E70"/>
    <w:rsid w:val="00533F3E"/>
    <w:rsid w:val="00534074"/>
    <w:rsid w:val="00534169"/>
    <w:rsid w:val="0053418A"/>
    <w:rsid w:val="00534206"/>
    <w:rsid w:val="005342A4"/>
    <w:rsid w:val="005342E3"/>
    <w:rsid w:val="005347B9"/>
    <w:rsid w:val="005348A4"/>
    <w:rsid w:val="00534991"/>
    <w:rsid w:val="00534A60"/>
    <w:rsid w:val="00534B79"/>
    <w:rsid w:val="00534E17"/>
    <w:rsid w:val="00534E22"/>
    <w:rsid w:val="005356A3"/>
    <w:rsid w:val="005358ED"/>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D79"/>
    <w:rsid w:val="00541EC6"/>
    <w:rsid w:val="00542320"/>
    <w:rsid w:val="0054236D"/>
    <w:rsid w:val="005425AF"/>
    <w:rsid w:val="00542B39"/>
    <w:rsid w:val="00542BB6"/>
    <w:rsid w:val="00542D79"/>
    <w:rsid w:val="00542F22"/>
    <w:rsid w:val="005430E1"/>
    <w:rsid w:val="0054310F"/>
    <w:rsid w:val="00543220"/>
    <w:rsid w:val="005433E1"/>
    <w:rsid w:val="0054341D"/>
    <w:rsid w:val="005435F8"/>
    <w:rsid w:val="005437C8"/>
    <w:rsid w:val="005438AD"/>
    <w:rsid w:val="00543F76"/>
    <w:rsid w:val="00544018"/>
    <w:rsid w:val="0054403C"/>
    <w:rsid w:val="0054414C"/>
    <w:rsid w:val="005446B4"/>
    <w:rsid w:val="0054477A"/>
    <w:rsid w:val="005448DE"/>
    <w:rsid w:val="00544CFC"/>
    <w:rsid w:val="00545433"/>
    <w:rsid w:val="005454DA"/>
    <w:rsid w:val="00545BEE"/>
    <w:rsid w:val="00546209"/>
    <w:rsid w:val="0054659B"/>
    <w:rsid w:val="005467D2"/>
    <w:rsid w:val="00546CB8"/>
    <w:rsid w:val="0054731D"/>
    <w:rsid w:val="005475C4"/>
    <w:rsid w:val="005475F8"/>
    <w:rsid w:val="00547942"/>
    <w:rsid w:val="005479A3"/>
    <w:rsid w:val="00547A74"/>
    <w:rsid w:val="00547D87"/>
    <w:rsid w:val="00547F8B"/>
    <w:rsid w:val="00550062"/>
    <w:rsid w:val="0055022C"/>
    <w:rsid w:val="00550967"/>
    <w:rsid w:val="00550D11"/>
    <w:rsid w:val="005510C7"/>
    <w:rsid w:val="005511DB"/>
    <w:rsid w:val="00551216"/>
    <w:rsid w:val="00551229"/>
    <w:rsid w:val="00551317"/>
    <w:rsid w:val="00551543"/>
    <w:rsid w:val="005515CA"/>
    <w:rsid w:val="00551786"/>
    <w:rsid w:val="00551A0C"/>
    <w:rsid w:val="00551F52"/>
    <w:rsid w:val="00551FCC"/>
    <w:rsid w:val="00552836"/>
    <w:rsid w:val="0055299A"/>
    <w:rsid w:val="00552B4D"/>
    <w:rsid w:val="00552B64"/>
    <w:rsid w:val="00552C2F"/>
    <w:rsid w:val="00552EB0"/>
    <w:rsid w:val="00552FA3"/>
    <w:rsid w:val="00552FC3"/>
    <w:rsid w:val="00553190"/>
    <w:rsid w:val="0055346A"/>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307"/>
    <w:rsid w:val="00556508"/>
    <w:rsid w:val="00556A83"/>
    <w:rsid w:val="00556C32"/>
    <w:rsid w:val="00556CD7"/>
    <w:rsid w:val="00556E8C"/>
    <w:rsid w:val="0055735B"/>
    <w:rsid w:val="0055744B"/>
    <w:rsid w:val="005575B1"/>
    <w:rsid w:val="00557658"/>
    <w:rsid w:val="0055773C"/>
    <w:rsid w:val="00557969"/>
    <w:rsid w:val="00557B2F"/>
    <w:rsid w:val="00557D4E"/>
    <w:rsid w:val="00557F4C"/>
    <w:rsid w:val="0056015C"/>
    <w:rsid w:val="005604E3"/>
    <w:rsid w:val="005604F6"/>
    <w:rsid w:val="00560608"/>
    <w:rsid w:val="00560610"/>
    <w:rsid w:val="00560669"/>
    <w:rsid w:val="0056138C"/>
    <w:rsid w:val="005617FC"/>
    <w:rsid w:val="00561B2D"/>
    <w:rsid w:val="00561C2A"/>
    <w:rsid w:val="00561C8B"/>
    <w:rsid w:val="00561C9E"/>
    <w:rsid w:val="00561FB8"/>
    <w:rsid w:val="00561FF6"/>
    <w:rsid w:val="00562004"/>
    <w:rsid w:val="00562036"/>
    <w:rsid w:val="00562603"/>
    <w:rsid w:val="00562643"/>
    <w:rsid w:val="00562A36"/>
    <w:rsid w:val="00562B10"/>
    <w:rsid w:val="00562DED"/>
    <w:rsid w:val="00563064"/>
    <w:rsid w:val="00563572"/>
    <w:rsid w:val="00563618"/>
    <w:rsid w:val="00563859"/>
    <w:rsid w:val="005638DA"/>
    <w:rsid w:val="005638FA"/>
    <w:rsid w:val="00563A0E"/>
    <w:rsid w:val="00563AAB"/>
    <w:rsid w:val="00563D4D"/>
    <w:rsid w:val="005641BD"/>
    <w:rsid w:val="005641E5"/>
    <w:rsid w:val="005641F8"/>
    <w:rsid w:val="00564659"/>
    <w:rsid w:val="005646F6"/>
    <w:rsid w:val="005651BE"/>
    <w:rsid w:val="00565213"/>
    <w:rsid w:val="00565A12"/>
    <w:rsid w:val="00565AC3"/>
    <w:rsid w:val="00565D0F"/>
    <w:rsid w:val="0056646D"/>
    <w:rsid w:val="005664D4"/>
    <w:rsid w:val="0056667E"/>
    <w:rsid w:val="00566710"/>
    <w:rsid w:val="005669CF"/>
    <w:rsid w:val="00566BC6"/>
    <w:rsid w:val="005670B7"/>
    <w:rsid w:val="005671D5"/>
    <w:rsid w:val="005671FA"/>
    <w:rsid w:val="0056745B"/>
    <w:rsid w:val="00567774"/>
    <w:rsid w:val="0056797C"/>
    <w:rsid w:val="00567CDE"/>
    <w:rsid w:val="00567E8A"/>
    <w:rsid w:val="005701A1"/>
    <w:rsid w:val="005703B3"/>
    <w:rsid w:val="005703D7"/>
    <w:rsid w:val="00570D4B"/>
    <w:rsid w:val="00570E34"/>
    <w:rsid w:val="00571065"/>
    <w:rsid w:val="005717EC"/>
    <w:rsid w:val="00571894"/>
    <w:rsid w:val="005721D3"/>
    <w:rsid w:val="0057238E"/>
    <w:rsid w:val="005724AA"/>
    <w:rsid w:val="005726BB"/>
    <w:rsid w:val="005727FF"/>
    <w:rsid w:val="005729E9"/>
    <w:rsid w:val="00572A03"/>
    <w:rsid w:val="00572AA2"/>
    <w:rsid w:val="00572BCB"/>
    <w:rsid w:val="00572CCA"/>
    <w:rsid w:val="00572FC7"/>
    <w:rsid w:val="005730E1"/>
    <w:rsid w:val="0057328D"/>
    <w:rsid w:val="005732C6"/>
    <w:rsid w:val="00573316"/>
    <w:rsid w:val="005733C1"/>
    <w:rsid w:val="005733DD"/>
    <w:rsid w:val="00573487"/>
    <w:rsid w:val="005734AA"/>
    <w:rsid w:val="00573505"/>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48"/>
    <w:rsid w:val="00574DC8"/>
    <w:rsid w:val="0057500E"/>
    <w:rsid w:val="005751FB"/>
    <w:rsid w:val="0057542E"/>
    <w:rsid w:val="005755A5"/>
    <w:rsid w:val="005755AF"/>
    <w:rsid w:val="00575824"/>
    <w:rsid w:val="005758DB"/>
    <w:rsid w:val="00575ACE"/>
    <w:rsid w:val="00575AF8"/>
    <w:rsid w:val="00575B03"/>
    <w:rsid w:val="00575FFB"/>
    <w:rsid w:val="0057610A"/>
    <w:rsid w:val="005763FE"/>
    <w:rsid w:val="00576419"/>
    <w:rsid w:val="00576570"/>
    <w:rsid w:val="005765A3"/>
    <w:rsid w:val="00576B4E"/>
    <w:rsid w:val="00576B61"/>
    <w:rsid w:val="00576CBC"/>
    <w:rsid w:val="00576EA1"/>
    <w:rsid w:val="00576FE2"/>
    <w:rsid w:val="00577139"/>
    <w:rsid w:val="005771BB"/>
    <w:rsid w:val="005772C5"/>
    <w:rsid w:val="005772D4"/>
    <w:rsid w:val="005776A1"/>
    <w:rsid w:val="00577B25"/>
    <w:rsid w:val="00577BFF"/>
    <w:rsid w:val="00577D3B"/>
    <w:rsid w:val="00580194"/>
    <w:rsid w:val="00580457"/>
    <w:rsid w:val="00580504"/>
    <w:rsid w:val="0058054B"/>
    <w:rsid w:val="0058078C"/>
    <w:rsid w:val="00580C07"/>
    <w:rsid w:val="00580D52"/>
    <w:rsid w:val="00580D73"/>
    <w:rsid w:val="00580D9D"/>
    <w:rsid w:val="00580FD8"/>
    <w:rsid w:val="00581014"/>
    <w:rsid w:val="00581065"/>
    <w:rsid w:val="00581069"/>
    <w:rsid w:val="00581380"/>
    <w:rsid w:val="005814CF"/>
    <w:rsid w:val="005814F2"/>
    <w:rsid w:val="0058172E"/>
    <w:rsid w:val="005818A7"/>
    <w:rsid w:val="00581A21"/>
    <w:rsid w:val="00581CA9"/>
    <w:rsid w:val="00582099"/>
    <w:rsid w:val="005822E8"/>
    <w:rsid w:val="005822FA"/>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7A8"/>
    <w:rsid w:val="00584B26"/>
    <w:rsid w:val="00584B66"/>
    <w:rsid w:val="00584B92"/>
    <w:rsid w:val="00584C18"/>
    <w:rsid w:val="00584D80"/>
    <w:rsid w:val="00584ED0"/>
    <w:rsid w:val="00584F0C"/>
    <w:rsid w:val="005852F6"/>
    <w:rsid w:val="0058538E"/>
    <w:rsid w:val="005853BB"/>
    <w:rsid w:val="0058596C"/>
    <w:rsid w:val="00585A41"/>
    <w:rsid w:val="00585C03"/>
    <w:rsid w:val="00585C0D"/>
    <w:rsid w:val="00585F24"/>
    <w:rsid w:val="0058690B"/>
    <w:rsid w:val="00586A0A"/>
    <w:rsid w:val="00586D1A"/>
    <w:rsid w:val="00586D37"/>
    <w:rsid w:val="00586E59"/>
    <w:rsid w:val="005871C1"/>
    <w:rsid w:val="0058733B"/>
    <w:rsid w:val="0058746C"/>
    <w:rsid w:val="00587497"/>
    <w:rsid w:val="0058749B"/>
    <w:rsid w:val="005877D7"/>
    <w:rsid w:val="005879D1"/>
    <w:rsid w:val="00587DBC"/>
    <w:rsid w:val="00587E6E"/>
    <w:rsid w:val="005900BA"/>
    <w:rsid w:val="00590346"/>
    <w:rsid w:val="005905F1"/>
    <w:rsid w:val="0059068A"/>
    <w:rsid w:val="00590755"/>
    <w:rsid w:val="0059087F"/>
    <w:rsid w:val="00590A02"/>
    <w:rsid w:val="00590A3D"/>
    <w:rsid w:val="00590B54"/>
    <w:rsid w:val="00590C7A"/>
    <w:rsid w:val="00590CB2"/>
    <w:rsid w:val="00590D3A"/>
    <w:rsid w:val="00591013"/>
    <w:rsid w:val="00591380"/>
    <w:rsid w:val="00591615"/>
    <w:rsid w:val="0059184E"/>
    <w:rsid w:val="005918EC"/>
    <w:rsid w:val="005919F3"/>
    <w:rsid w:val="00591C30"/>
    <w:rsid w:val="00591E94"/>
    <w:rsid w:val="00591F0C"/>
    <w:rsid w:val="0059225D"/>
    <w:rsid w:val="00592897"/>
    <w:rsid w:val="00592A50"/>
    <w:rsid w:val="00592B45"/>
    <w:rsid w:val="00592C7D"/>
    <w:rsid w:val="00592C85"/>
    <w:rsid w:val="00592CA2"/>
    <w:rsid w:val="00592CEE"/>
    <w:rsid w:val="00592DC2"/>
    <w:rsid w:val="00592E1B"/>
    <w:rsid w:val="00592E52"/>
    <w:rsid w:val="0059303B"/>
    <w:rsid w:val="00593097"/>
    <w:rsid w:val="005930F0"/>
    <w:rsid w:val="00593260"/>
    <w:rsid w:val="005933C6"/>
    <w:rsid w:val="00593ACC"/>
    <w:rsid w:val="00593D2D"/>
    <w:rsid w:val="0059407A"/>
    <w:rsid w:val="0059421F"/>
    <w:rsid w:val="00594422"/>
    <w:rsid w:val="0059477F"/>
    <w:rsid w:val="0059490B"/>
    <w:rsid w:val="005949D6"/>
    <w:rsid w:val="00594B91"/>
    <w:rsid w:val="00594BEA"/>
    <w:rsid w:val="00594C01"/>
    <w:rsid w:val="0059502C"/>
    <w:rsid w:val="00595193"/>
    <w:rsid w:val="005952DA"/>
    <w:rsid w:val="00595356"/>
    <w:rsid w:val="005958A3"/>
    <w:rsid w:val="0059592A"/>
    <w:rsid w:val="0059596F"/>
    <w:rsid w:val="00595BC7"/>
    <w:rsid w:val="00595E4F"/>
    <w:rsid w:val="005966C9"/>
    <w:rsid w:val="005966D5"/>
    <w:rsid w:val="005969A4"/>
    <w:rsid w:val="00596C5F"/>
    <w:rsid w:val="00596DC0"/>
    <w:rsid w:val="005973ED"/>
    <w:rsid w:val="005976DF"/>
    <w:rsid w:val="005976ED"/>
    <w:rsid w:val="005977B7"/>
    <w:rsid w:val="00597801"/>
    <w:rsid w:val="00597952"/>
    <w:rsid w:val="00597AA1"/>
    <w:rsid w:val="00597AF9"/>
    <w:rsid w:val="00597E4A"/>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634"/>
    <w:rsid w:val="005A27F4"/>
    <w:rsid w:val="005A281A"/>
    <w:rsid w:val="005A31D6"/>
    <w:rsid w:val="005A33BF"/>
    <w:rsid w:val="005A3602"/>
    <w:rsid w:val="005A3894"/>
    <w:rsid w:val="005A3B1F"/>
    <w:rsid w:val="005A4069"/>
    <w:rsid w:val="005A4251"/>
    <w:rsid w:val="005A437C"/>
    <w:rsid w:val="005A46BB"/>
    <w:rsid w:val="005A48C1"/>
    <w:rsid w:val="005A4BD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BE0"/>
    <w:rsid w:val="005A6E1E"/>
    <w:rsid w:val="005A6F94"/>
    <w:rsid w:val="005A71B6"/>
    <w:rsid w:val="005A71C8"/>
    <w:rsid w:val="005A7AD4"/>
    <w:rsid w:val="005A7B69"/>
    <w:rsid w:val="005A7BFC"/>
    <w:rsid w:val="005A7C84"/>
    <w:rsid w:val="005A7F35"/>
    <w:rsid w:val="005A7FDB"/>
    <w:rsid w:val="005B0203"/>
    <w:rsid w:val="005B03F1"/>
    <w:rsid w:val="005B0740"/>
    <w:rsid w:val="005B07C2"/>
    <w:rsid w:val="005B09CD"/>
    <w:rsid w:val="005B0BAB"/>
    <w:rsid w:val="005B0BB0"/>
    <w:rsid w:val="005B0F8B"/>
    <w:rsid w:val="005B1145"/>
    <w:rsid w:val="005B12EA"/>
    <w:rsid w:val="005B13CB"/>
    <w:rsid w:val="005B1437"/>
    <w:rsid w:val="005B1655"/>
    <w:rsid w:val="005B1846"/>
    <w:rsid w:val="005B1C42"/>
    <w:rsid w:val="005B1DF6"/>
    <w:rsid w:val="005B1FF0"/>
    <w:rsid w:val="005B219D"/>
    <w:rsid w:val="005B23B0"/>
    <w:rsid w:val="005B2891"/>
    <w:rsid w:val="005B2A72"/>
    <w:rsid w:val="005B2C04"/>
    <w:rsid w:val="005B2EBF"/>
    <w:rsid w:val="005B309A"/>
    <w:rsid w:val="005B316E"/>
    <w:rsid w:val="005B3192"/>
    <w:rsid w:val="005B34B6"/>
    <w:rsid w:val="005B370D"/>
    <w:rsid w:val="005B3B4B"/>
    <w:rsid w:val="005B3DEE"/>
    <w:rsid w:val="005B3FDB"/>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6D3D"/>
    <w:rsid w:val="005B6DAD"/>
    <w:rsid w:val="005B7111"/>
    <w:rsid w:val="005B714F"/>
    <w:rsid w:val="005B72B2"/>
    <w:rsid w:val="005B7468"/>
    <w:rsid w:val="005B7848"/>
    <w:rsid w:val="005B7AC3"/>
    <w:rsid w:val="005B7F24"/>
    <w:rsid w:val="005C0116"/>
    <w:rsid w:val="005C02FE"/>
    <w:rsid w:val="005C050F"/>
    <w:rsid w:val="005C0595"/>
    <w:rsid w:val="005C06EB"/>
    <w:rsid w:val="005C085E"/>
    <w:rsid w:val="005C0B51"/>
    <w:rsid w:val="005C0B90"/>
    <w:rsid w:val="005C0D84"/>
    <w:rsid w:val="005C1289"/>
    <w:rsid w:val="005C1543"/>
    <w:rsid w:val="005C1668"/>
    <w:rsid w:val="005C16B6"/>
    <w:rsid w:val="005C18D4"/>
    <w:rsid w:val="005C1BB4"/>
    <w:rsid w:val="005C210B"/>
    <w:rsid w:val="005C218B"/>
    <w:rsid w:val="005C2361"/>
    <w:rsid w:val="005C23E9"/>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660"/>
    <w:rsid w:val="005C4748"/>
    <w:rsid w:val="005C477E"/>
    <w:rsid w:val="005C4AB1"/>
    <w:rsid w:val="005C4D68"/>
    <w:rsid w:val="005C4E98"/>
    <w:rsid w:val="005C4EE1"/>
    <w:rsid w:val="005C4FC0"/>
    <w:rsid w:val="005C4FDA"/>
    <w:rsid w:val="005C5030"/>
    <w:rsid w:val="005C5238"/>
    <w:rsid w:val="005C55D1"/>
    <w:rsid w:val="005C5650"/>
    <w:rsid w:val="005C569D"/>
    <w:rsid w:val="005C5969"/>
    <w:rsid w:val="005C5ACF"/>
    <w:rsid w:val="005C5BB9"/>
    <w:rsid w:val="005C60EA"/>
    <w:rsid w:val="005C6199"/>
    <w:rsid w:val="005C6479"/>
    <w:rsid w:val="005C6539"/>
    <w:rsid w:val="005C6739"/>
    <w:rsid w:val="005C67E6"/>
    <w:rsid w:val="005C6AA2"/>
    <w:rsid w:val="005C6E67"/>
    <w:rsid w:val="005C6F66"/>
    <w:rsid w:val="005C7022"/>
    <w:rsid w:val="005C7191"/>
    <w:rsid w:val="005C7198"/>
    <w:rsid w:val="005C73E9"/>
    <w:rsid w:val="005C7445"/>
    <w:rsid w:val="005C7487"/>
    <w:rsid w:val="005C74C2"/>
    <w:rsid w:val="005C75DD"/>
    <w:rsid w:val="005C797E"/>
    <w:rsid w:val="005C7B80"/>
    <w:rsid w:val="005C7C2A"/>
    <w:rsid w:val="005C7F6C"/>
    <w:rsid w:val="005D0289"/>
    <w:rsid w:val="005D0627"/>
    <w:rsid w:val="005D06C0"/>
    <w:rsid w:val="005D08D9"/>
    <w:rsid w:val="005D0B6A"/>
    <w:rsid w:val="005D0BEF"/>
    <w:rsid w:val="005D0FAE"/>
    <w:rsid w:val="005D10B8"/>
    <w:rsid w:val="005D123C"/>
    <w:rsid w:val="005D1540"/>
    <w:rsid w:val="005D189E"/>
    <w:rsid w:val="005D18DB"/>
    <w:rsid w:val="005D19A4"/>
    <w:rsid w:val="005D1CE5"/>
    <w:rsid w:val="005D1CE6"/>
    <w:rsid w:val="005D1D6C"/>
    <w:rsid w:val="005D1D8C"/>
    <w:rsid w:val="005D201A"/>
    <w:rsid w:val="005D21D6"/>
    <w:rsid w:val="005D2554"/>
    <w:rsid w:val="005D2678"/>
    <w:rsid w:val="005D2794"/>
    <w:rsid w:val="005D2A2B"/>
    <w:rsid w:val="005D2F5D"/>
    <w:rsid w:val="005D3143"/>
    <w:rsid w:val="005D31E8"/>
    <w:rsid w:val="005D3226"/>
    <w:rsid w:val="005D3256"/>
    <w:rsid w:val="005D335B"/>
    <w:rsid w:val="005D3703"/>
    <w:rsid w:val="005D3E2F"/>
    <w:rsid w:val="005D4100"/>
    <w:rsid w:val="005D4204"/>
    <w:rsid w:val="005D425E"/>
    <w:rsid w:val="005D43C2"/>
    <w:rsid w:val="005D45E9"/>
    <w:rsid w:val="005D4799"/>
    <w:rsid w:val="005D4ADC"/>
    <w:rsid w:val="005D5039"/>
    <w:rsid w:val="005D50ED"/>
    <w:rsid w:val="005D5407"/>
    <w:rsid w:val="005D547B"/>
    <w:rsid w:val="005D5585"/>
    <w:rsid w:val="005D589C"/>
    <w:rsid w:val="005D5A0F"/>
    <w:rsid w:val="005D5AE2"/>
    <w:rsid w:val="005D5B0D"/>
    <w:rsid w:val="005D5BC4"/>
    <w:rsid w:val="005D5C01"/>
    <w:rsid w:val="005D5CCC"/>
    <w:rsid w:val="005D5D72"/>
    <w:rsid w:val="005D5DBF"/>
    <w:rsid w:val="005D64A0"/>
    <w:rsid w:val="005D668C"/>
    <w:rsid w:val="005D6706"/>
    <w:rsid w:val="005D678E"/>
    <w:rsid w:val="005D695E"/>
    <w:rsid w:val="005D6CD3"/>
    <w:rsid w:val="005D6DE2"/>
    <w:rsid w:val="005D703F"/>
    <w:rsid w:val="005D70C1"/>
    <w:rsid w:val="005D711D"/>
    <w:rsid w:val="005D7241"/>
    <w:rsid w:val="005D747D"/>
    <w:rsid w:val="005D7565"/>
    <w:rsid w:val="005D7BAC"/>
    <w:rsid w:val="005D7EB3"/>
    <w:rsid w:val="005D7F85"/>
    <w:rsid w:val="005D7FA3"/>
    <w:rsid w:val="005E011F"/>
    <w:rsid w:val="005E0139"/>
    <w:rsid w:val="005E021F"/>
    <w:rsid w:val="005E0272"/>
    <w:rsid w:val="005E09C1"/>
    <w:rsid w:val="005E09F5"/>
    <w:rsid w:val="005E0EA8"/>
    <w:rsid w:val="005E111A"/>
    <w:rsid w:val="005E1183"/>
    <w:rsid w:val="005E134B"/>
    <w:rsid w:val="005E1411"/>
    <w:rsid w:val="005E1689"/>
    <w:rsid w:val="005E16FC"/>
    <w:rsid w:val="005E173D"/>
    <w:rsid w:val="005E1758"/>
    <w:rsid w:val="005E196F"/>
    <w:rsid w:val="005E1B2D"/>
    <w:rsid w:val="005E1EDC"/>
    <w:rsid w:val="005E1FEF"/>
    <w:rsid w:val="005E2011"/>
    <w:rsid w:val="005E2071"/>
    <w:rsid w:val="005E23D0"/>
    <w:rsid w:val="005E263D"/>
    <w:rsid w:val="005E2793"/>
    <w:rsid w:val="005E28EE"/>
    <w:rsid w:val="005E29F9"/>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58D"/>
    <w:rsid w:val="005E561B"/>
    <w:rsid w:val="005E5623"/>
    <w:rsid w:val="005E5CE8"/>
    <w:rsid w:val="005E6281"/>
    <w:rsid w:val="005E640B"/>
    <w:rsid w:val="005E643C"/>
    <w:rsid w:val="005E643D"/>
    <w:rsid w:val="005E657F"/>
    <w:rsid w:val="005E6E95"/>
    <w:rsid w:val="005E6FB6"/>
    <w:rsid w:val="005E7314"/>
    <w:rsid w:val="005E7332"/>
    <w:rsid w:val="005E7444"/>
    <w:rsid w:val="005E7827"/>
    <w:rsid w:val="005E7CCB"/>
    <w:rsid w:val="005E7DC9"/>
    <w:rsid w:val="005E7DE4"/>
    <w:rsid w:val="005E7EAB"/>
    <w:rsid w:val="005F003B"/>
    <w:rsid w:val="005F0303"/>
    <w:rsid w:val="005F0378"/>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5E1"/>
    <w:rsid w:val="005F3651"/>
    <w:rsid w:val="005F3984"/>
    <w:rsid w:val="005F398F"/>
    <w:rsid w:val="005F3BE8"/>
    <w:rsid w:val="005F3CEF"/>
    <w:rsid w:val="005F3F6E"/>
    <w:rsid w:val="005F409E"/>
    <w:rsid w:val="005F466B"/>
    <w:rsid w:val="005F46DE"/>
    <w:rsid w:val="005F4878"/>
    <w:rsid w:val="005F4914"/>
    <w:rsid w:val="005F4C7A"/>
    <w:rsid w:val="005F4C96"/>
    <w:rsid w:val="005F502C"/>
    <w:rsid w:val="005F50B0"/>
    <w:rsid w:val="005F52B1"/>
    <w:rsid w:val="005F53B6"/>
    <w:rsid w:val="005F56F1"/>
    <w:rsid w:val="005F5749"/>
    <w:rsid w:val="005F5DD5"/>
    <w:rsid w:val="005F5F76"/>
    <w:rsid w:val="005F601D"/>
    <w:rsid w:val="005F643C"/>
    <w:rsid w:val="005F669D"/>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080A"/>
    <w:rsid w:val="00600A00"/>
    <w:rsid w:val="00600D39"/>
    <w:rsid w:val="00600E78"/>
    <w:rsid w:val="006013AE"/>
    <w:rsid w:val="00601481"/>
    <w:rsid w:val="00601617"/>
    <w:rsid w:val="00601700"/>
    <w:rsid w:val="00601C07"/>
    <w:rsid w:val="00602434"/>
    <w:rsid w:val="0060269A"/>
    <w:rsid w:val="006028FF"/>
    <w:rsid w:val="00602E0C"/>
    <w:rsid w:val="0060318E"/>
    <w:rsid w:val="00603246"/>
    <w:rsid w:val="00603298"/>
    <w:rsid w:val="006035D3"/>
    <w:rsid w:val="006036B0"/>
    <w:rsid w:val="006036EE"/>
    <w:rsid w:val="0060389C"/>
    <w:rsid w:val="00603B4E"/>
    <w:rsid w:val="00603C27"/>
    <w:rsid w:val="00603E09"/>
    <w:rsid w:val="00604095"/>
    <w:rsid w:val="006043E6"/>
    <w:rsid w:val="00604705"/>
    <w:rsid w:val="00604735"/>
    <w:rsid w:val="00604739"/>
    <w:rsid w:val="006049CB"/>
    <w:rsid w:val="00604A37"/>
    <w:rsid w:val="00604AEC"/>
    <w:rsid w:val="00604B83"/>
    <w:rsid w:val="00604BEA"/>
    <w:rsid w:val="00604CC6"/>
    <w:rsid w:val="00604D0B"/>
    <w:rsid w:val="00604E38"/>
    <w:rsid w:val="00605060"/>
    <w:rsid w:val="00605200"/>
    <w:rsid w:val="006054E5"/>
    <w:rsid w:val="00605559"/>
    <w:rsid w:val="00605AB6"/>
    <w:rsid w:val="00605AD8"/>
    <w:rsid w:val="00605D3B"/>
    <w:rsid w:val="00605F2C"/>
    <w:rsid w:val="00606130"/>
    <w:rsid w:val="00606631"/>
    <w:rsid w:val="0060669A"/>
    <w:rsid w:val="006066ED"/>
    <w:rsid w:val="0060679E"/>
    <w:rsid w:val="006069E2"/>
    <w:rsid w:val="00606C77"/>
    <w:rsid w:val="00606E6E"/>
    <w:rsid w:val="00606F77"/>
    <w:rsid w:val="00606FF6"/>
    <w:rsid w:val="006070C4"/>
    <w:rsid w:val="00607309"/>
    <w:rsid w:val="006074B7"/>
    <w:rsid w:val="006074C3"/>
    <w:rsid w:val="00607A4E"/>
    <w:rsid w:val="00607A79"/>
    <w:rsid w:val="00607B73"/>
    <w:rsid w:val="00607D31"/>
    <w:rsid w:val="00607DD1"/>
    <w:rsid w:val="00610794"/>
    <w:rsid w:val="00610B18"/>
    <w:rsid w:val="00610B92"/>
    <w:rsid w:val="00610BE4"/>
    <w:rsid w:val="00610BF9"/>
    <w:rsid w:val="00610CC2"/>
    <w:rsid w:val="00610D06"/>
    <w:rsid w:val="006110E7"/>
    <w:rsid w:val="00611323"/>
    <w:rsid w:val="006114A3"/>
    <w:rsid w:val="006114ED"/>
    <w:rsid w:val="00611C86"/>
    <w:rsid w:val="00611DC4"/>
    <w:rsid w:val="00612490"/>
    <w:rsid w:val="006125FE"/>
    <w:rsid w:val="00612BC9"/>
    <w:rsid w:val="00612C2E"/>
    <w:rsid w:val="00612CC3"/>
    <w:rsid w:val="0061304B"/>
    <w:rsid w:val="00613083"/>
    <w:rsid w:val="006132D0"/>
    <w:rsid w:val="006132DE"/>
    <w:rsid w:val="006133DB"/>
    <w:rsid w:val="006135EC"/>
    <w:rsid w:val="006136E0"/>
    <w:rsid w:val="0061396E"/>
    <w:rsid w:val="00613A01"/>
    <w:rsid w:val="00613DC2"/>
    <w:rsid w:val="00613E59"/>
    <w:rsid w:val="00613ED1"/>
    <w:rsid w:val="0061419B"/>
    <w:rsid w:val="0061426D"/>
    <w:rsid w:val="006142EB"/>
    <w:rsid w:val="00614301"/>
    <w:rsid w:val="00614453"/>
    <w:rsid w:val="006145F4"/>
    <w:rsid w:val="006146E5"/>
    <w:rsid w:val="00614878"/>
    <w:rsid w:val="0061496E"/>
    <w:rsid w:val="00614AA9"/>
    <w:rsid w:val="00614F47"/>
    <w:rsid w:val="00615084"/>
    <w:rsid w:val="006154DE"/>
    <w:rsid w:val="00615664"/>
    <w:rsid w:val="006156A3"/>
    <w:rsid w:val="006156A5"/>
    <w:rsid w:val="00615E1D"/>
    <w:rsid w:val="00615F63"/>
    <w:rsid w:val="00616176"/>
    <w:rsid w:val="0061653E"/>
    <w:rsid w:val="006166FA"/>
    <w:rsid w:val="00616825"/>
    <w:rsid w:val="00616A9B"/>
    <w:rsid w:val="00616D6B"/>
    <w:rsid w:val="00616D92"/>
    <w:rsid w:val="00616F60"/>
    <w:rsid w:val="0061715D"/>
    <w:rsid w:val="00617237"/>
    <w:rsid w:val="006176DB"/>
    <w:rsid w:val="006177E0"/>
    <w:rsid w:val="00617978"/>
    <w:rsid w:val="00617AC7"/>
    <w:rsid w:val="00617AC8"/>
    <w:rsid w:val="00617DC3"/>
    <w:rsid w:val="00617DEC"/>
    <w:rsid w:val="00617E9C"/>
    <w:rsid w:val="006201A9"/>
    <w:rsid w:val="00620423"/>
    <w:rsid w:val="00620598"/>
    <w:rsid w:val="00620639"/>
    <w:rsid w:val="00620832"/>
    <w:rsid w:val="006208E1"/>
    <w:rsid w:val="006208EC"/>
    <w:rsid w:val="00620BF3"/>
    <w:rsid w:val="00620E54"/>
    <w:rsid w:val="00621320"/>
    <w:rsid w:val="00621427"/>
    <w:rsid w:val="006214F3"/>
    <w:rsid w:val="00621AD4"/>
    <w:rsid w:val="00621D36"/>
    <w:rsid w:val="00621D39"/>
    <w:rsid w:val="00621F99"/>
    <w:rsid w:val="0062204F"/>
    <w:rsid w:val="006221BC"/>
    <w:rsid w:val="0062221A"/>
    <w:rsid w:val="006225F5"/>
    <w:rsid w:val="0062270A"/>
    <w:rsid w:val="00622774"/>
    <w:rsid w:val="006228C4"/>
    <w:rsid w:val="00622A66"/>
    <w:rsid w:val="00622AB7"/>
    <w:rsid w:val="00622BD8"/>
    <w:rsid w:val="00622FFD"/>
    <w:rsid w:val="0062316E"/>
    <w:rsid w:val="0062322A"/>
    <w:rsid w:val="00623378"/>
    <w:rsid w:val="0062342A"/>
    <w:rsid w:val="00623516"/>
    <w:rsid w:val="00623567"/>
    <w:rsid w:val="00623669"/>
    <w:rsid w:val="006238F9"/>
    <w:rsid w:val="00623938"/>
    <w:rsid w:val="00623D97"/>
    <w:rsid w:val="00623DE1"/>
    <w:rsid w:val="00623DF2"/>
    <w:rsid w:val="00623EC4"/>
    <w:rsid w:val="00624111"/>
    <w:rsid w:val="00624297"/>
    <w:rsid w:val="00624780"/>
    <w:rsid w:val="006248FA"/>
    <w:rsid w:val="00624A37"/>
    <w:rsid w:val="00624C49"/>
    <w:rsid w:val="0062532D"/>
    <w:rsid w:val="00625350"/>
    <w:rsid w:val="006254BA"/>
    <w:rsid w:val="0062569F"/>
    <w:rsid w:val="00625786"/>
    <w:rsid w:val="0062598C"/>
    <w:rsid w:val="00625BA6"/>
    <w:rsid w:val="00625C15"/>
    <w:rsid w:val="00625DD6"/>
    <w:rsid w:val="00625DEF"/>
    <w:rsid w:val="00625E20"/>
    <w:rsid w:val="00625E5D"/>
    <w:rsid w:val="00625F6C"/>
    <w:rsid w:val="006262BE"/>
    <w:rsid w:val="0062671F"/>
    <w:rsid w:val="006267C1"/>
    <w:rsid w:val="006268C8"/>
    <w:rsid w:val="00626A0E"/>
    <w:rsid w:val="00626FF1"/>
    <w:rsid w:val="006271C8"/>
    <w:rsid w:val="006271E4"/>
    <w:rsid w:val="00627320"/>
    <w:rsid w:val="006274CD"/>
    <w:rsid w:val="0063022C"/>
    <w:rsid w:val="006306AA"/>
    <w:rsid w:val="00630AFC"/>
    <w:rsid w:val="00630B68"/>
    <w:rsid w:val="00630FCF"/>
    <w:rsid w:val="006312B2"/>
    <w:rsid w:val="006314B2"/>
    <w:rsid w:val="0063178A"/>
    <w:rsid w:val="00631956"/>
    <w:rsid w:val="00631B27"/>
    <w:rsid w:val="006323DC"/>
    <w:rsid w:val="0063246E"/>
    <w:rsid w:val="006327D0"/>
    <w:rsid w:val="00632D18"/>
    <w:rsid w:val="00632D24"/>
    <w:rsid w:val="0063326E"/>
    <w:rsid w:val="00633537"/>
    <w:rsid w:val="0063359D"/>
    <w:rsid w:val="006338CB"/>
    <w:rsid w:val="00633A57"/>
    <w:rsid w:val="00633A6E"/>
    <w:rsid w:val="00633C6E"/>
    <w:rsid w:val="00633CA8"/>
    <w:rsid w:val="00633CC3"/>
    <w:rsid w:val="00633F86"/>
    <w:rsid w:val="006340D8"/>
    <w:rsid w:val="00634188"/>
    <w:rsid w:val="00634288"/>
    <w:rsid w:val="006343D0"/>
    <w:rsid w:val="00634861"/>
    <w:rsid w:val="006348EE"/>
    <w:rsid w:val="006349A5"/>
    <w:rsid w:val="00634A68"/>
    <w:rsid w:val="00634A72"/>
    <w:rsid w:val="00634ADE"/>
    <w:rsid w:val="00634C55"/>
    <w:rsid w:val="00634D66"/>
    <w:rsid w:val="00634D6D"/>
    <w:rsid w:val="0063545E"/>
    <w:rsid w:val="00635818"/>
    <w:rsid w:val="006358C7"/>
    <w:rsid w:val="00635A67"/>
    <w:rsid w:val="00635B68"/>
    <w:rsid w:val="00635BA9"/>
    <w:rsid w:val="00635CB1"/>
    <w:rsid w:val="00635E77"/>
    <w:rsid w:val="00635FEE"/>
    <w:rsid w:val="006360C6"/>
    <w:rsid w:val="006360F7"/>
    <w:rsid w:val="0063639A"/>
    <w:rsid w:val="006364F2"/>
    <w:rsid w:val="006367A2"/>
    <w:rsid w:val="00636995"/>
    <w:rsid w:val="00636A61"/>
    <w:rsid w:val="00636D6A"/>
    <w:rsid w:val="00636E37"/>
    <w:rsid w:val="0063701C"/>
    <w:rsid w:val="00637045"/>
    <w:rsid w:val="00637130"/>
    <w:rsid w:val="006374C6"/>
    <w:rsid w:val="0063768A"/>
    <w:rsid w:val="00637CA9"/>
    <w:rsid w:val="00637D70"/>
    <w:rsid w:val="006400D1"/>
    <w:rsid w:val="00640339"/>
    <w:rsid w:val="006404CF"/>
    <w:rsid w:val="00640660"/>
    <w:rsid w:val="0064066A"/>
    <w:rsid w:val="00640F00"/>
    <w:rsid w:val="00640FBE"/>
    <w:rsid w:val="00640FE7"/>
    <w:rsid w:val="00641030"/>
    <w:rsid w:val="00641188"/>
    <w:rsid w:val="006411CB"/>
    <w:rsid w:val="0064156A"/>
    <w:rsid w:val="006415B9"/>
    <w:rsid w:val="0064178B"/>
    <w:rsid w:val="006417DC"/>
    <w:rsid w:val="00641ACD"/>
    <w:rsid w:val="00641D73"/>
    <w:rsid w:val="00641ECB"/>
    <w:rsid w:val="006425E5"/>
    <w:rsid w:val="00642686"/>
    <w:rsid w:val="006426AB"/>
    <w:rsid w:val="0064291A"/>
    <w:rsid w:val="006429AC"/>
    <w:rsid w:val="00642BA2"/>
    <w:rsid w:val="00642CF2"/>
    <w:rsid w:val="006430EE"/>
    <w:rsid w:val="0064355F"/>
    <w:rsid w:val="00643830"/>
    <w:rsid w:val="00643967"/>
    <w:rsid w:val="00643A3B"/>
    <w:rsid w:val="00643AE5"/>
    <w:rsid w:val="00643CC1"/>
    <w:rsid w:val="00644019"/>
    <w:rsid w:val="00644515"/>
    <w:rsid w:val="006446C9"/>
    <w:rsid w:val="00644CE7"/>
    <w:rsid w:val="00644E92"/>
    <w:rsid w:val="0064522F"/>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07ED"/>
    <w:rsid w:val="00650801"/>
    <w:rsid w:val="00650BD0"/>
    <w:rsid w:val="0065115F"/>
    <w:rsid w:val="006511A6"/>
    <w:rsid w:val="006514DF"/>
    <w:rsid w:val="00651629"/>
    <w:rsid w:val="0065177E"/>
    <w:rsid w:val="00651BAA"/>
    <w:rsid w:val="00652413"/>
    <w:rsid w:val="00652503"/>
    <w:rsid w:val="00652779"/>
    <w:rsid w:val="00652A5A"/>
    <w:rsid w:val="00652CC6"/>
    <w:rsid w:val="0065306D"/>
    <w:rsid w:val="00653177"/>
    <w:rsid w:val="006533C4"/>
    <w:rsid w:val="0065377B"/>
    <w:rsid w:val="006537C0"/>
    <w:rsid w:val="0065384A"/>
    <w:rsid w:val="00653D2A"/>
    <w:rsid w:val="00653E87"/>
    <w:rsid w:val="00653F3F"/>
    <w:rsid w:val="00653F5A"/>
    <w:rsid w:val="0065405C"/>
    <w:rsid w:val="006540CC"/>
    <w:rsid w:val="006541FA"/>
    <w:rsid w:val="00654315"/>
    <w:rsid w:val="0065442C"/>
    <w:rsid w:val="006544ED"/>
    <w:rsid w:val="00654509"/>
    <w:rsid w:val="00654518"/>
    <w:rsid w:val="006545A9"/>
    <w:rsid w:val="006545C0"/>
    <w:rsid w:val="00654648"/>
    <w:rsid w:val="006547B6"/>
    <w:rsid w:val="00654989"/>
    <w:rsid w:val="00654C86"/>
    <w:rsid w:val="00654E04"/>
    <w:rsid w:val="006550A0"/>
    <w:rsid w:val="00655487"/>
    <w:rsid w:val="006558A9"/>
    <w:rsid w:val="00655919"/>
    <w:rsid w:val="00655C36"/>
    <w:rsid w:val="00655E75"/>
    <w:rsid w:val="00655F46"/>
    <w:rsid w:val="00656247"/>
    <w:rsid w:val="006569B3"/>
    <w:rsid w:val="00656B36"/>
    <w:rsid w:val="006570FD"/>
    <w:rsid w:val="00657527"/>
    <w:rsid w:val="006577A6"/>
    <w:rsid w:val="00657895"/>
    <w:rsid w:val="00657A99"/>
    <w:rsid w:val="00657B7B"/>
    <w:rsid w:val="00657C9D"/>
    <w:rsid w:val="00657E29"/>
    <w:rsid w:val="00657EB6"/>
    <w:rsid w:val="006602AE"/>
    <w:rsid w:val="0066034B"/>
    <w:rsid w:val="00660627"/>
    <w:rsid w:val="006606C1"/>
    <w:rsid w:val="0066075A"/>
    <w:rsid w:val="006608AC"/>
    <w:rsid w:val="00660D1C"/>
    <w:rsid w:val="00660E8E"/>
    <w:rsid w:val="0066144C"/>
    <w:rsid w:val="00661469"/>
    <w:rsid w:val="006614E0"/>
    <w:rsid w:val="00661550"/>
    <w:rsid w:val="0066163F"/>
    <w:rsid w:val="00661B3D"/>
    <w:rsid w:val="006620D0"/>
    <w:rsid w:val="00662123"/>
    <w:rsid w:val="00662490"/>
    <w:rsid w:val="0066249F"/>
    <w:rsid w:val="006625E8"/>
    <w:rsid w:val="0066297E"/>
    <w:rsid w:val="00662C59"/>
    <w:rsid w:val="00662CF6"/>
    <w:rsid w:val="00662D65"/>
    <w:rsid w:val="00662E07"/>
    <w:rsid w:val="0066307E"/>
    <w:rsid w:val="0066323F"/>
    <w:rsid w:val="006632E6"/>
    <w:rsid w:val="00663ABB"/>
    <w:rsid w:val="00663B07"/>
    <w:rsid w:val="00663B95"/>
    <w:rsid w:val="0066410F"/>
    <w:rsid w:val="006642F3"/>
    <w:rsid w:val="006643AC"/>
    <w:rsid w:val="00664481"/>
    <w:rsid w:val="006646C6"/>
    <w:rsid w:val="0066474B"/>
    <w:rsid w:val="006648DB"/>
    <w:rsid w:val="00664B60"/>
    <w:rsid w:val="00664B6F"/>
    <w:rsid w:val="00664CF5"/>
    <w:rsid w:val="00664E28"/>
    <w:rsid w:val="00664E4E"/>
    <w:rsid w:val="00664FB8"/>
    <w:rsid w:val="00664FF9"/>
    <w:rsid w:val="0066528A"/>
    <w:rsid w:val="0066554A"/>
    <w:rsid w:val="006656BD"/>
    <w:rsid w:val="0066570E"/>
    <w:rsid w:val="00665B87"/>
    <w:rsid w:val="00665E53"/>
    <w:rsid w:val="006666F3"/>
    <w:rsid w:val="00666744"/>
    <w:rsid w:val="00666A8F"/>
    <w:rsid w:val="00666AF1"/>
    <w:rsid w:val="00666D74"/>
    <w:rsid w:val="00666FDC"/>
    <w:rsid w:val="0066709E"/>
    <w:rsid w:val="0066715B"/>
    <w:rsid w:val="006672F9"/>
    <w:rsid w:val="006673EE"/>
    <w:rsid w:val="006675FC"/>
    <w:rsid w:val="00667775"/>
    <w:rsid w:val="006677A8"/>
    <w:rsid w:val="00667A38"/>
    <w:rsid w:val="00667BA6"/>
    <w:rsid w:val="00667BCB"/>
    <w:rsid w:val="00667CE9"/>
    <w:rsid w:val="00667D58"/>
    <w:rsid w:val="006703E4"/>
    <w:rsid w:val="006704FF"/>
    <w:rsid w:val="00670625"/>
    <w:rsid w:val="006706EB"/>
    <w:rsid w:val="00670856"/>
    <w:rsid w:val="00670986"/>
    <w:rsid w:val="00670B94"/>
    <w:rsid w:val="00670F36"/>
    <w:rsid w:val="00671045"/>
    <w:rsid w:val="00671063"/>
    <w:rsid w:val="0067185A"/>
    <w:rsid w:val="006718D4"/>
    <w:rsid w:val="0067192E"/>
    <w:rsid w:val="00671BC5"/>
    <w:rsid w:val="00671C06"/>
    <w:rsid w:val="00671C59"/>
    <w:rsid w:val="00671D18"/>
    <w:rsid w:val="00671DF0"/>
    <w:rsid w:val="00671E22"/>
    <w:rsid w:val="00671EF8"/>
    <w:rsid w:val="006722C1"/>
    <w:rsid w:val="00672346"/>
    <w:rsid w:val="0067262A"/>
    <w:rsid w:val="006726B8"/>
    <w:rsid w:val="006726F0"/>
    <w:rsid w:val="00672721"/>
    <w:rsid w:val="006729EB"/>
    <w:rsid w:val="00672FAC"/>
    <w:rsid w:val="0067327F"/>
    <w:rsid w:val="006737D1"/>
    <w:rsid w:val="0067380F"/>
    <w:rsid w:val="00673847"/>
    <w:rsid w:val="00673BCF"/>
    <w:rsid w:val="00673D04"/>
    <w:rsid w:val="00673F8A"/>
    <w:rsid w:val="006741BD"/>
    <w:rsid w:val="006744B5"/>
    <w:rsid w:val="0067453B"/>
    <w:rsid w:val="0067491B"/>
    <w:rsid w:val="00674A19"/>
    <w:rsid w:val="00674A47"/>
    <w:rsid w:val="00674BB1"/>
    <w:rsid w:val="00674D52"/>
    <w:rsid w:val="00674FC4"/>
    <w:rsid w:val="006750E1"/>
    <w:rsid w:val="00675179"/>
    <w:rsid w:val="0067543D"/>
    <w:rsid w:val="00675544"/>
    <w:rsid w:val="006756B2"/>
    <w:rsid w:val="0067597B"/>
    <w:rsid w:val="00675BE2"/>
    <w:rsid w:val="00675D3C"/>
    <w:rsid w:val="00675FA7"/>
    <w:rsid w:val="006763AE"/>
    <w:rsid w:val="006763E6"/>
    <w:rsid w:val="00676547"/>
    <w:rsid w:val="006766BA"/>
    <w:rsid w:val="00676BB5"/>
    <w:rsid w:val="00676F2B"/>
    <w:rsid w:val="00676F33"/>
    <w:rsid w:val="006770A5"/>
    <w:rsid w:val="006771E3"/>
    <w:rsid w:val="00677272"/>
    <w:rsid w:val="0067727E"/>
    <w:rsid w:val="0067737B"/>
    <w:rsid w:val="00677399"/>
    <w:rsid w:val="006774F4"/>
    <w:rsid w:val="00677986"/>
    <w:rsid w:val="006779ED"/>
    <w:rsid w:val="00677B83"/>
    <w:rsid w:val="00680110"/>
    <w:rsid w:val="00680274"/>
    <w:rsid w:val="006803CA"/>
    <w:rsid w:val="00680528"/>
    <w:rsid w:val="006806A7"/>
    <w:rsid w:val="006807C5"/>
    <w:rsid w:val="00680AA8"/>
    <w:rsid w:val="00680C0F"/>
    <w:rsid w:val="00680FF4"/>
    <w:rsid w:val="006812EE"/>
    <w:rsid w:val="00681304"/>
    <w:rsid w:val="006814D8"/>
    <w:rsid w:val="00681AD0"/>
    <w:rsid w:val="00681BE3"/>
    <w:rsid w:val="00681C6E"/>
    <w:rsid w:val="00681D3B"/>
    <w:rsid w:val="00681FE3"/>
    <w:rsid w:val="00682160"/>
    <w:rsid w:val="00682212"/>
    <w:rsid w:val="006824DB"/>
    <w:rsid w:val="0068252C"/>
    <w:rsid w:val="00682627"/>
    <w:rsid w:val="0068268D"/>
    <w:rsid w:val="00682726"/>
    <w:rsid w:val="006827DC"/>
    <w:rsid w:val="006828DA"/>
    <w:rsid w:val="00682902"/>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7CC"/>
    <w:rsid w:val="00684F05"/>
    <w:rsid w:val="00684F47"/>
    <w:rsid w:val="00685052"/>
    <w:rsid w:val="006850B7"/>
    <w:rsid w:val="006851F1"/>
    <w:rsid w:val="0068536D"/>
    <w:rsid w:val="00685445"/>
    <w:rsid w:val="00685493"/>
    <w:rsid w:val="0068568B"/>
    <w:rsid w:val="00685B65"/>
    <w:rsid w:val="0068646A"/>
    <w:rsid w:val="006864F5"/>
    <w:rsid w:val="0068668B"/>
    <w:rsid w:val="00686A27"/>
    <w:rsid w:val="00686DA2"/>
    <w:rsid w:val="00686DF5"/>
    <w:rsid w:val="00686FE3"/>
    <w:rsid w:val="0068756E"/>
    <w:rsid w:val="006875ED"/>
    <w:rsid w:val="00687605"/>
    <w:rsid w:val="00687645"/>
    <w:rsid w:val="006877A4"/>
    <w:rsid w:val="00687837"/>
    <w:rsid w:val="006878CB"/>
    <w:rsid w:val="00687E26"/>
    <w:rsid w:val="00687FA9"/>
    <w:rsid w:val="0069007F"/>
    <w:rsid w:val="006902B8"/>
    <w:rsid w:val="006902BE"/>
    <w:rsid w:val="0069069D"/>
    <w:rsid w:val="00690FEC"/>
    <w:rsid w:val="00691125"/>
    <w:rsid w:val="00691150"/>
    <w:rsid w:val="006916DD"/>
    <w:rsid w:val="006919A7"/>
    <w:rsid w:val="00691C6B"/>
    <w:rsid w:val="00691D9C"/>
    <w:rsid w:val="00691F25"/>
    <w:rsid w:val="00692140"/>
    <w:rsid w:val="006923F3"/>
    <w:rsid w:val="0069250E"/>
    <w:rsid w:val="006926E6"/>
    <w:rsid w:val="006927CA"/>
    <w:rsid w:val="00692ADD"/>
    <w:rsid w:val="00692C69"/>
    <w:rsid w:val="00692E30"/>
    <w:rsid w:val="006930E9"/>
    <w:rsid w:val="00693468"/>
    <w:rsid w:val="006935DB"/>
    <w:rsid w:val="0069381B"/>
    <w:rsid w:val="0069393E"/>
    <w:rsid w:val="00693B2A"/>
    <w:rsid w:val="00693F25"/>
    <w:rsid w:val="00693FD4"/>
    <w:rsid w:val="00694138"/>
    <w:rsid w:val="006941B5"/>
    <w:rsid w:val="00694738"/>
    <w:rsid w:val="00694BD0"/>
    <w:rsid w:val="00694BEE"/>
    <w:rsid w:val="00694C45"/>
    <w:rsid w:val="00694C6C"/>
    <w:rsid w:val="006952E8"/>
    <w:rsid w:val="006953CE"/>
    <w:rsid w:val="00695423"/>
    <w:rsid w:val="0069559E"/>
    <w:rsid w:val="006958D0"/>
    <w:rsid w:val="00695B8D"/>
    <w:rsid w:val="00695D28"/>
    <w:rsid w:val="00695E24"/>
    <w:rsid w:val="00695F8A"/>
    <w:rsid w:val="0069698D"/>
    <w:rsid w:val="00696AD4"/>
    <w:rsid w:val="00696CBE"/>
    <w:rsid w:val="00696D41"/>
    <w:rsid w:val="00696D6F"/>
    <w:rsid w:val="00696DC9"/>
    <w:rsid w:val="00697046"/>
    <w:rsid w:val="00697102"/>
    <w:rsid w:val="00697121"/>
    <w:rsid w:val="006974C4"/>
    <w:rsid w:val="00697922"/>
    <w:rsid w:val="006979FE"/>
    <w:rsid w:val="00697B77"/>
    <w:rsid w:val="006A03D1"/>
    <w:rsid w:val="006A046C"/>
    <w:rsid w:val="006A0489"/>
    <w:rsid w:val="006A0669"/>
    <w:rsid w:val="006A06E8"/>
    <w:rsid w:val="006A084A"/>
    <w:rsid w:val="006A087B"/>
    <w:rsid w:val="006A0904"/>
    <w:rsid w:val="006A0B21"/>
    <w:rsid w:val="006A0BCE"/>
    <w:rsid w:val="006A0DEF"/>
    <w:rsid w:val="006A0FAB"/>
    <w:rsid w:val="006A0FFB"/>
    <w:rsid w:val="006A1339"/>
    <w:rsid w:val="006A13B7"/>
    <w:rsid w:val="006A172F"/>
    <w:rsid w:val="006A187A"/>
    <w:rsid w:val="006A1A0C"/>
    <w:rsid w:val="006A1C7F"/>
    <w:rsid w:val="006A1E67"/>
    <w:rsid w:val="006A1E90"/>
    <w:rsid w:val="006A1EC5"/>
    <w:rsid w:val="006A2009"/>
    <w:rsid w:val="006A228A"/>
    <w:rsid w:val="006A232F"/>
    <w:rsid w:val="006A23B9"/>
    <w:rsid w:val="006A247E"/>
    <w:rsid w:val="006A2686"/>
    <w:rsid w:val="006A2D44"/>
    <w:rsid w:val="006A346F"/>
    <w:rsid w:val="006A3B71"/>
    <w:rsid w:val="006A3BF2"/>
    <w:rsid w:val="006A3F0A"/>
    <w:rsid w:val="006A404F"/>
    <w:rsid w:val="006A4327"/>
    <w:rsid w:val="006A46AB"/>
    <w:rsid w:val="006A48FA"/>
    <w:rsid w:val="006A4B17"/>
    <w:rsid w:val="006A4D03"/>
    <w:rsid w:val="006A4D31"/>
    <w:rsid w:val="006A5514"/>
    <w:rsid w:val="006A5A34"/>
    <w:rsid w:val="006A610C"/>
    <w:rsid w:val="006A61DB"/>
    <w:rsid w:val="006A6277"/>
    <w:rsid w:val="006A62D1"/>
    <w:rsid w:val="006A6578"/>
    <w:rsid w:val="006A6630"/>
    <w:rsid w:val="006A6812"/>
    <w:rsid w:val="006A68A7"/>
    <w:rsid w:val="006A6C60"/>
    <w:rsid w:val="006A6D9B"/>
    <w:rsid w:val="006A6EFB"/>
    <w:rsid w:val="006A6FC3"/>
    <w:rsid w:val="006A7305"/>
    <w:rsid w:val="006A73FA"/>
    <w:rsid w:val="006A750F"/>
    <w:rsid w:val="006A7A91"/>
    <w:rsid w:val="006A7D74"/>
    <w:rsid w:val="006A7E11"/>
    <w:rsid w:val="006B0037"/>
    <w:rsid w:val="006B00B7"/>
    <w:rsid w:val="006B016D"/>
    <w:rsid w:val="006B03F2"/>
    <w:rsid w:val="006B057B"/>
    <w:rsid w:val="006B0721"/>
    <w:rsid w:val="006B08A7"/>
    <w:rsid w:val="006B08E4"/>
    <w:rsid w:val="006B1327"/>
    <w:rsid w:val="006B13D5"/>
    <w:rsid w:val="006B13DC"/>
    <w:rsid w:val="006B1428"/>
    <w:rsid w:val="006B1525"/>
    <w:rsid w:val="006B16CC"/>
    <w:rsid w:val="006B186C"/>
    <w:rsid w:val="006B190E"/>
    <w:rsid w:val="006B1981"/>
    <w:rsid w:val="006B1FE4"/>
    <w:rsid w:val="006B2106"/>
    <w:rsid w:val="006B225A"/>
    <w:rsid w:val="006B2426"/>
    <w:rsid w:val="006B28F2"/>
    <w:rsid w:val="006B2A5A"/>
    <w:rsid w:val="006B2A93"/>
    <w:rsid w:val="006B2B6E"/>
    <w:rsid w:val="006B2B8C"/>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5EF6"/>
    <w:rsid w:val="006B6462"/>
    <w:rsid w:val="006B646F"/>
    <w:rsid w:val="006B653C"/>
    <w:rsid w:val="006B69EA"/>
    <w:rsid w:val="006B6B3D"/>
    <w:rsid w:val="006B6E2D"/>
    <w:rsid w:val="006B6E6D"/>
    <w:rsid w:val="006B6ECF"/>
    <w:rsid w:val="006B71CC"/>
    <w:rsid w:val="006B7264"/>
    <w:rsid w:val="006B729D"/>
    <w:rsid w:val="006B74B2"/>
    <w:rsid w:val="006B7A6A"/>
    <w:rsid w:val="006B7C9A"/>
    <w:rsid w:val="006B7DFD"/>
    <w:rsid w:val="006C0311"/>
    <w:rsid w:val="006C0778"/>
    <w:rsid w:val="006C088A"/>
    <w:rsid w:val="006C091D"/>
    <w:rsid w:val="006C0A56"/>
    <w:rsid w:val="006C134F"/>
    <w:rsid w:val="006C1831"/>
    <w:rsid w:val="006C1878"/>
    <w:rsid w:val="006C1E35"/>
    <w:rsid w:val="006C1E49"/>
    <w:rsid w:val="006C259F"/>
    <w:rsid w:val="006C25BC"/>
    <w:rsid w:val="006C25DE"/>
    <w:rsid w:val="006C30D7"/>
    <w:rsid w:val="006C3165"/>
    <w:rsid w:val="006C3193"/>
    <w:rsid w:val="006C36C4"/>
    <w:rsid w:val="006C37DD"/>
    <w:rsid w:val="006C37EA"/>
    <w:rsid w:val="006C38F0"/>
    <w:rsid w:val="006C3E1C"/>
    <w:rsid w:val="006C3E66"/>
    <w:rsid w:val="006C4313"/>
    <w:rsid w:val="006C436B"/>
    <w:rsid w:val="006C4556"/>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5EC4"/>
    <w:rsid w:val="006C6300"/>
    <w:rsid w:val="006C6301"/>
    <w:rsid w:val="006C64A3"/>
    <w:rsid w:val="006C6741"/>
    <w:rsid w:val="006C6878"/>
    <w:rsid w:val="006C68C7"/>
    <w:rsid w:val="006C698D"/>
    <w:rsid w:val="006C69BF"/>
    <w:rsid w:val="006C69EC"/>
    <w:rsid w:val="006C6BD7"/>
    <w:rsid w:val="006C6EB5"/>
    <w:rsid w:val="006C6F78"/>
    <w:rsid w:val="006C7056"/>
    <w:rsid w:val="006C726A"/>
    <w:rsid w:val="006C7603"/>
    <w:rsid w:val="006C77A6"/>
    <w:rsid w:val="006C78E0"/>
    <w:rsid w:val="006C7AAB"/>
    <w:rsid w:val="006C7B23"/>
    <w:rsid w:val="006C7BA1"/>
    <w:rsid w:val="006C7C0F"/>
    <w:rsid w:val="006C7C9C"/>
    <w:rsid w:val="006C7EC4"/>
    <w:rsid w:val="006C7EEC"/>
    <w:rsid w:val="006C7EF6"/>
    <w:rsid w:val="006D03D1"/>
    <w:rsid w:val="006D0829"/>
    <w:rsid w:val="006D091E"/>
    <w:rsid w:val="006D0E18"/>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A0"/>
    <w:rsid w:val="006D1DC4"/>
    <w:rsid w:val="006D1E53"/>
    <w:rsid w:val="006D200B"/>
    <w:rsid w:val="006D204B"/>
    <w:rsid w:val="006D228B"/>
    <w:rsid w:val="006D23B7"/>
    <w:rsid w:val="006D263F"/>
    <w:rsid w:val="006D2647"/>
    <w:rsid w:val="006D26E9"/>
    <w:rsid w:val="006D2E1E"/>
    <w:rsid w:val="006D2E95"/>
    <w:rsid w:val="006D30F4"/>
    <w:rsid w:val="006D318E"/>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6BA8"/>
    <w:rsid w:val="006D702B"/>
    <w:rsid w:val="006D70AE"/>
    <w:rsid w:val="006D7121"/>
    <w:rsid w:val="006D7357"/>
    <w:rsid w:val="006D7369"/>
    <w:rsid w:val="006D78AB"/>
    <w:rsid w:val="006D7A61"/>
    <w:rsid w:val="006D7B81"/>
    <w:rsid w:val="006D7E73"/>
    <w:rsid w:val="006D7F8D"/>
    <w:rsid w:val="006E036B"/>
    <w:rsid w:val="006E0705"/>
    <w:rsid w:val="006E0740"/>
    <w:rsid w:val="006E07A7"/>
    <w:rsid w:val="006E0A6E"/>
    <w:rsid w:val="006E0BF8"/>
    <w:rsid w:val="006E10C2"/>
    <w:rsid w:val="006E11A2"/>
    <w:rsid w:val="006E11B4"/>
    <w:rsid w:val="006E16EE"/>
    <w:rsid w:val="006E198E"/>
    <w:rsid w:val="006E1D8D"/>
    <w:rsid w:val="006E1DAC"/>
    <w:rsid w:val="006E2059"/>
    <w:rsid w:val="006E2290"/>
    <w:rsid w:val="006E23DD"/>
    <w:rsid w:val="006E24EB"/>
    <w:rsid w:val="006E2553"/>
    <w:rsid w:val="006E26C2"/>
    <w:rsid w:val="006E2854"/>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41"/>
    <w:rsid w:val="006E4CC4"/>
    <w:rsid w:val="006E4CD3"/>
    <w:rsid w:val="006E5506"/>
    <w:rsid w:val="006E57D1"/>
    <w:rsid w:val="006E5A3B"/>
    <w:rsid w:val="006E5A5F"/>
    <w:rsid w:val="006E5C7F"/>
    <w:rsid w:val="006E62C1"/>
    <w:rsid w:val="006E6368"/>
    <w:rsid w:val="006E64F8"/>
    <w:rsid w:val="006E660E"/>
    <w:rsid w:val="006E6618"/>
    <w:rsid w:val="006E6770"/>
    <w:rsid w:val="006E67E8"/>
    <w:rsid w:val="006E6A76"/>
    <w:rsid w:val="006E6C6F"/>
    <w:rsid w:val="006E6DB2"/>
    <w:rsid w:val="006E6DD7"/>
    <w:rsid w:val="006E74E9"/>
    <w:rsid w:val="006E7C81"/>
    <w:rsid w:val="006E7D1A"/>
    <w:rsid w:val="006E7DD4"/>
    <w:rsid w:val="006E7DFE"/>
    <w:rsid w:val="006F013B"/>
    <w:rsid w:val="006F043D"/>
    <w:rsid w:val="006F08EC"/>
    <w:rsid w:val="006F0D75"/>
    <w:rsid w:val="006F0E42"/>
    <w:rsid w:val="006F1134"/>
    <w:rsid w:val="006F1232"/>
    <w:rsid w:val="006F128C"/>
    <w:rsid w:val="006F1360"/>
    <w:rsid w:val="006F1411"/>
    <w:rsid w:val="006F19F3"/>
    <w:rsid w:val="006F1A41"/>
    <w:rsid w:val="006F1A5E"/>
    <w:rsid w:val="006F1C26"/>
    <w:rsid w:val="006F1D72"/>
    <w:rsid w:val="006F1D8E"/>
    <w:rsid w:val="006F1F2E"/>
    <w:rsid w:val="006F2033"/>
    <w:rsid w:val="006F222C"/>
    <w:rsid w:val="006F223F"/>
    <w:rsid w:val="006F2725"/>
    <w:rsid w:val="006F2BD6"/>
    <w:rsid w:val="006F2C50"/>
    <w:rsid w:val="006F2CD0"/>
    <w:rsid w:val="006F30E4"/>
    <w:rsid w:val="006F3158"/>
    <w:rsid w:val="006F3164"/>
    <w:rsid w:val="006F31A3"/>
    <w:rsid w:val="006F3221"/>
    <w:rsid w:val="006F3276"/>
    <w:rsid w:val="006F33F3"/>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8A2"/>
    <w:rsid w:val="006F5968"/>
    <w:rsid w:val="006F5A9E"/>
    <w:rsid w:val="006F5E92"/>
    <w:rsid w:val="006F651A"/>
    <w:rsid w:val="006F6588"/>
    <w:rsid w:val="006F675C"/>
    <w:rsid w:val="006F6993"/>
    <w:rsid w:val="006F6994"/>
    <w:rsid w:val="006F6B3D"/>
    <w:rsid w:val="006F6D72"/>
    <w:rsid w:val="006F6E82"/>
    <w:rsid w:val="006F72E8"/>
    <w:rsid w:val="006F74F2"/>
    <w:rsid w:val="006F79D2"/>
    <w:rsid w:val="006F7D68"/>
    <w:rsid w:val="006F7ED6"/>
    <w:rsid w:val="007002D7"/>
    <w:rsid w:val="007003DE"/>
    <w:rsid w:val="00700427"/>
    <w:rsid w:val="00700645"/>
    <w:rsid w:val="0070084C"/>
    <w:rsid w:val="00700AF1"/>
    <w:rsid w:val="00700E87"/>
    <w:rsid w:val="00700F00"/>
    <w:rsid w:val="00700F87"/>
    <w:rsid w:val="00701075"/>
    <w:rsid w:val="00701213"/>
    <w:rsid w:val="007012B6"/>
    <w:rsid w:val="007013CC"/>
    <w:rsid w:val="007013FB"/>
    <w:rsid w:val="00701614"/>
    <w:rsid w:val="0070189F"/>
    <w:rsid w:val="007018C4"/>
    <w:rsid w:val="00701DCF"/>
    <w:rsid w:val="00702082"/>
    <w:rsid w:val="007020B0"/>
    <w:rsid w:val="007022A0"/>
    <w:rsid w:val="007024D5"/>
    <w:rsid w:val="00702767"/>
    <w:rsid w:val="007027CD"/>
    <w:rsid w:val="00702838"/>
    <w:rsid w:val="00702845"/>
    <w:rsid w:val="00702BAD"/>
    <w:rsid w:val="00702CBA"/>
    <w:rsid w:val="007030B3"/>
    <w:rsid w:val="007031A4"/>
    <w:rsid w:val="007032FB"/>
    <w:rsid w:val="00703561"/>
    <w:rsid w:val="007036EA"/>
    <w:rsid w:val="00703B1E"/>
    <w:rsid w:val="00703C7B"/>
    <w:rsid w:val="00703D3A"/>
    <w:rsid w:val="00703D6B"/>
    <w:rsid w:val="00703DC1"/>
    <w:rsid w:val="0070431C"/>
    <w:rsid w:val="007043D6"/>
    <w:rsid w:val="00704622"/>
    <w:rsid w:val="007046C1"/>
    <w:rsid w:val="00704B3C"/>
    <w:rsid w:val="00704CEB"/>
    <w:rsid w:val="00704E54"/>
    <w:rsid w:val="007051E6"/>
    <w:rsid w:val="007052AC"/>
    <w:rsid w:val="00705372"/>
    <w:rsid w:val="007059B2"/>
    <w:rsid w:val="00705A5D"/>
    <w:rsid w:val="00705C8B"/>
    <w:rsid w:val="00705DE7"/>
    <w:rsid w:val="0070602A"/>
    <w:rsid w:val="00706253"/>
    <w:rsid w:val="007063BF"/>
    <w:rsid w:val="00706464"/>
    <w:rsid w:val="00706618"/>
    <w:rsid w:val="0070668A"/>
    <w:rsid w:val="00706758"/>
    <w:rsid w:val="007067FE"/>
    <w:rsid w:val="0070693D"/>
    <w:rsid w:val="00706967"/>
    <w:rsid w:val="00706BBD"/>
    <w:rsid w:val="00706E7B"/>
    <w:rsid w:val="00706E7D"/>
    <w:rsid w:val="00706F13"/>
    <w:rsid w:val="00707314"/>
    <w:rsid w:val="00707677"/>
    <w:rsid w:val="00707769"/>
    <w:rsid w:val="0070776F"/>
    <w:rsid w:val="007078FD"/>
    <w:rsid w:val="00707ACA"/>
    <w:rsid w:val="00707BDE"/>
    <w:rsid w:val="00707D8D"/>
    <w:rsid w:val="00707DA3"/>
    <w:rsid w:val="00707FC3"/>
    <w:rsid w:val="007100BF"/>
    <w:rsid w:val="007101F2"/>
    <w:rsid w:val="007102C5"/>
    <w:rsid w:val="007102FF"/>
    <w:rsid w:val="007103A2"/>
    <w:rsid w:val="007106DC"/>
    <w:rsid w:val="0071071B"/>
    <w:rsid w:val="00710867"/>
    <w:rsid w:val="00710923"/>
    <w:rsid w:val="00710B5E"/>
    <w:rsid w:val="00710CDE"/>
    <w:rsid w:val="00710F4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240"/>
    <w:rsid w:val="007147BD"/>
    <w:rsid w:val="00714D4F"/>
    <w:rsid w:val="00714DD1"/>
    <w:rsid w:val="00714F22"/>
    <w:rsid w:val="0071529A"/>
    <w:rsid w:val="0071529D"/>
    <w:rsid w:val="007152C3"/>
    <w:rsid w:val="0071568C"/>
    <w:rsid w:val="00715717"/>
    <w:rsid w:val="007157A0"/>
    <w:rsid w:val="00715ADC"/>
    <w:rsid w:val="00715F85"/>
    <w:rsid w:val="00716033"/>
    <w:rsid w:val="0071621D"/>
    <w:rsid w:val="007162B0"/>
    <w:rsid w:val="007164DC"/>
    <w:rsid w:val="007165AF"/>
    <w:rsid w:val="0071660C"/>
    <w:rsid w:val="007168E8"/>
    <w:rsid w:val="00716958"/>
    <w:rsid w:val="0071696C"/>
    <w:rsid w:val="00716AB1"/>
    <w:rsid w:val="00716F9D"/>
    <w:rsid w:val="00717170"/>
    <w:rsid w:val="00717293"/>
    <w:rsid w:val="00717345"/>
    <w:rsid w:val="00717470"/>
    <w:rsid w:val="0071757D"/>
    <w:rsid w:val="007175D6"/>
    <w:rsid w:val="00717967"/>
    <w:rsid w:val="00717C5D"/>
    <w:rsid w:val="00717D80"/>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7A6"/>
    <w:rsid w:val="007229B6"/>
    <w:rsid w:val="00722A05"/>
    <w:rsid w:val="00722BF0"/>
    <w:rsid w:val="00722CEF"/>
    <w:rsid w:val="00722E0A"/>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3DFE"/>
    <w:rsid w:val="00723E79"/>
    <w:rsid w:val="0072404B"/>
    <w:rsid w:val="007240FB"/>
    <w:rsid w:val="00724155"/>
    <w:rsid w:val="00724316"/>
    <w:rsid w:val="00724796"/>
    <w:rsid w:val="0072480A"/>
    <w:rsid w:val="00724916"/>
    <w:rsid w:val="007251A1"/>
    <w:rsid w:val="007255B9"/>
    <w:rsid w:val="0072576D"/>
    <w:rsid w:val="00725795"/>
    <w:rsid w:val="007259AA"/>
    <w:rsid w:val="00725CAF"/>
    <w:rsid w:val="007260A9"/>
    <w:rsid w:val="0072647A"/>
    <w:rsid w:val="00726633"/>
    <w:rsid w:val="007266E3"/>
    <w:rsid w:val="007266E5"/>
    <w:rsid w:val="007267BC"/>
    <w:rsid w:val="007268B9"/>
    <w:rsid w:val="007268F3"/>
    <w:rsid w:val="00726987"/>
    <w:rsid w:val="00726AF0"/>
    <w:rsid w:val="00726CA2"/>
    <w:rsid w:val="00726D23"/>
    <w:rsid w:val="00727316"/>
    <w:rsid w:val="007274F4"/>
    <w:rsid w:val="00727509"/>
    <w:rsid w:val="00727583"/>
    <w:rsid w:val="0072797E"/>
    <w:rsid w:val="00727A39"/>
    <w:rsid w:val="00727E9F"/>
    <w:rsid w:val="007301E7"/>
    <w:rsid w:val="007302D9"/>
    <w:rsid w:val="00730540"/>
    <w:rsid w:val="00730543"/>
    <w:rsid w:val="00730817"/>
    <w:rsid w:val="00730A15"/>
    <w:rsid w:val="00730AFC"/>
    <w:rsid w:val="00730BF0"/>
    <w:rsid w:val="00730DD8"/>
    <w:rsid w:val="00730F13"/>
    <w:rsid w:val="00730F2E"/>
    <w:rsid w:val="00730F3C"/>
    <w:rsid w:val="00730FC1"/>
    <w:rsid w:val="007312E5"/>
    <w:rsid w:val="00731318"/>
    <w:rsid w:val="00731385"/>
    <w:rsid w:val="007313BB"/>
    <w:rsid w:val="00731897"/>
    <w:rsid w:val="00731C1D"/>
    <w:rsid w:val="00731C67"/>
    <w:rsid w:val="00731E22"/>
    <w:rsid w:val="00731E47"/>
    <w:rsid w:val="00731F71"/>
    <w:rsid w:val="00731FBD"/>
    <w:rsid w:val="007321B9"/>
    <w:rsid w:val="00732241"/>
    <w:rsid w:val="00732784"/>
    <w:rsid w:val="007327F0"/>
    <w:rsid w:val="00732AC3"/>
    <w:rsid w:val="00732AE6"/>
    <w:rsid w:val="00732D8A"/>
    <w:rsid w:val="00732FB6"/>
    <w:rsid w:val="00733273"/>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814"/>
    <w:rsid w:val="007348C3"/>
    <w:rsid w:val="00734925"/>
    <w:rsid w:val="007349E2"/>
    <w:rsid w:val="00734BAD"/>
    <w:rsid w:val="00734BCD"/>
    <w:rsid w:val="00734C79"/>
    <w:rsid w:val="00734CEF"/>
    <w:rsid w:val="00734CF6"/>
    <w:rsid w:val="007351B1"/>
    <w:rsid w:val="00735DC1"/>
    <w:rsid w:val="00736032"/>
    <w:rsid w:val="00736338"/>
    <w:rsid w:val="00736362"/>
    <w:rsid w:val="00736AC8"/>
    <w:rsid w:val="00736B06"/>
    <w:rsid w:val="00736F23"/>
    <w:rsid w:val="00736FF6"/>
    <w:rsid w:val="00737014"/>
    <w:rsid w:val="007373DA"/>
    <w:rsid w:val="007373DC"/>
    <w:rsid w:val="007374A5"/>
    <w:rsid w:val="0073772C"/>
    <w:rsid w:val="00737B25"/>
    <w:rsid w:val="00737DA7"/>
    <w:rsid w:val="007401FA"/>
    <w:rsid w:val="007405E1"/>
    <w:rsid w:val="00740F6A"/>
    <w:rsid w:val="0074105B"/>
    <w:rsid w:val="00741478"/>
    <w:rsid w:val="00741506"/>
    <w:rsid w:val="00741802"/>
    <w:rsid w:val="00741D57"/>
    <w:rsid w:val="0074204B"/>
    <w:rsid w:val="007420B2"/>
    <w:rsid w:val="0074234E"/>
    <w:rsid w:val="007425D5"/>
    <w:rsid w:val="007425E3"/>
    <w:rsid w:val="0074266B"/>
    <w:rsid w:val="007426A8"/>
    <w:rsid w:val="0074280B"/>
    <w:rsid w:val="007429B7"/>
    <w:rsid w:val="00742A43"/>
    <w:rsid w:val="00742ED5"/>
    <w:rsid w:val="00743587"/>
    <w:rsid w:val="0074366B"/>
    <w:rsid w:val="00743929"/>
    <w:rsid w:val="00743955"/>
    <w:rsid w:val="00743C4E"/>
    <w:rsid w:val="00743F3B"/>
    <w:rsid w:val="00743FC3"/>
    <w:rsid w:val="00744232"/>
    <w:rsid w:val="00744360"/>
    <w:rsid w:val="007444F5"/>
    <w:rsid w:val="007445FB"/>
    <w:rsid w:val="00744715"/>
    <w:rsid w:val="00744A3C"/>
    <w:rsid w:val="00744C81"/>
    <w:rsid w:val="00744DB8"/>
    <w:rsid w:val="00744DEE"/>
    <w:rsid w:val="00744E4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34E"/>
    <w:rsid w:val="00746599"/>
    <w:rsid w:val="00746CE5"/>
    <w:rsid w:val="00746E43"/>
    <w:rsid w:val="00746E59"/>
    <w:rsid w:val="00747003"/>
    <w:rsid w:val="007470BE"/>
    <w:rsid w:val="00747158"/>
    <w:rsid w:val="0074715E"/>
    <w:rsid w:val="00747160"/>
    <w:rsid w:val="00747211"/>
    <w:rsid w:val="00747511"/>
    <w:rsid w:val="00747841"/>
    <w:rsid w:val="0074784D"/>
    <w:rsid w:val="007478E2"/>
    <w:rsid w:val="0074794A"/>
    <w:rsid w:val="00747BBF"/>
    <w:rsid w:val="00747BDF"/>
    <w:rsid w:val="00750043"/>
    <w:rsid w:val="007500D0"/>
    <w:rsid w:val="0075010E"/>
    <w:rsid w:val="007501E7"/>
    <w:rsid w:val="00750739"/>
    <w:rsid w:val="007508A9"/>
    <w:rsid w:val="007508AA"/>
    <w:rsid w:val="00750AF7"/>
    <w:rsid w:val="00750E51"/>
    <w:rsid w:val="00750E5E"/>
    <w:rsid w:val="00750ECC"/>
    <w:rsid w:val="00751047"/>
    <w:rsid w:val="007510FE"/>
    <w:rsid w:val="00751339"/>
    <w:rsid w:val="007518EE"/>
    <w:rsid w:val="00751960"/>
    <w:rsid w:val="00751C7D"/>
    <w:rsid w:val="00751DBC"/>
    <w:rsid w:val="00751E84"/>
    <w:rsid w:val="00752062"/>
    <w:rsid w:val="00752A3E"/>
    <w:rsid w:val="00752A44"/>
    <w:rsid w:val="00752C01"/>
    <w:rsid w:val="00752CEF"/>
    <w:rsid w:val="00753168"/>
    <w:rsid w:val="0075321E"/>
    <w:rsid w:val="0075326F"/>
    <w:rsid w:val="00753294"/>
    <w:rsid w:val="00753363"/>
    <w:rsid w:val="0075340D"/>
    <w:rsid w:val="00753671"/>
    <w:rsid w:val="007537A1"/>
    <w:rsid w:val="00753A7B"/>
    <w:rsid w:val="00753B23"/>
    <w:rsid w:val="00753C58"/>
    <w:rsid w:val="00753E94"/>
    <w:rsid w:val="007540A1"/>
    <w:rsid w:val="00754794"/>
    <w:rsid w:val="0075479E"/>
    <w:rsid w:val="0075484D"/>
    <w:rsid w:val="00754912"/>
    <w:rsid w:val="00754A8F"/>
    <w:rsid w:val="00754CA1"/>
    <w:rsid w:val="00754DD1"/>
    <w:rsid w:val="00754DEF"/>
    <w:rsid w:val="00754FCE"/>
    <w:rsid w:val="00754FD4"/>
    <w:rsid w:val="00755084"/>
    <w:rsid w:val="00755485"/>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2F4"/>
    <w:rsid w:val="0075741D"/>
    <w:rsid w:val="00757772"/>
    <w:rsid w:val="0075784B"/>
    <w:rsid w:val="0075799F"/>
    <w:rsid w:val="00757B85"/>
    <w:rsid w:val="00757BD8"/>
    <w:rsid w:val="007602DA"/>
    <w:rsid w:val="00760375"/>
    <w:rsid w:val="00760582"/>
    <w:rsid w:val="00760B76"/>
    <w:rsid w:val="00760C1A"/>
    <w:rsid w:val="00760C51"/>
    <w:rsid w:val="00760EAD"/>
    <w:rsid w:val="007610C5"/>
    <w:rsid w:val="007614B0"/>
    <w:rsid w:val="0076181D"/>
    <w:rsid w:val="007618A3"/>
    <w:rsid w:val="007618E0"/>
    <w:rsid w:val="007619D2"/>
    <w:rsid w:val="00761BFC"/>
    <w:rsid w:val="007620CB"/>
    <w:rsid w:val="00762292"/>
    <w:rsid w:val="007622AD"/>
    <w:rsid w:val="00762446"/>
    <w:rsid w:val="0076248C"/>
    <w:rsid w:val="007624C2"/>
    <w:rsid w:val="007624DE"/>
    <w:rsid w:val="00762507"/>
    <w:rsid w:val="0076293E"/>
    <w:rsid w:val="00762970"/>
    <w:rsid w:val="00762AE1"/>
    <w:rsid w:val="00762B8D"/>
    <w:rsid w:val="00762BBE"/>
    <w:rsid w:val="00762BEA"/>
    <w:rsid w:val="00762F82"/>
    <w:rsid w:val="0076307D"/>
    <w:rsid w:val="007631DF"/>
    <w:rsid w:val="0076341A"/>
    <w:rsid w:val="00763504"/>
    <w:rsid w:val="007637B7"/>
    <w:rsid w:val="00763910"/>
    <w:rsid w:val="00763AA9"/>
    <w:rsid w:val="00763B4F"/>
    <w:rsid w:val="00763B6F"/>
    <w:rsid w:val="007640F6"/>
    <w:rsid w:val="007641A0"/>
    <w:rsid w:val="007642DC"/>
    <w:rsid w:val="007644B1"/>
    <w:rsid w:val="007645C5"/>
    <w:rsid w:val="00764798"/>
    <w:rsid w:val="0076483E"/>
    <w:rsid w:val="007649C5"/>
    <w:rsid w:val="0076557F"/>
    <w:rsid w:val="007655EB"/>
    <w:rsid w:val="00765710"/>
    <w:rsid w:val="00765778"/>
    <w:rsid w:val="0076583D"/>
    <w:rsid w:val="00765C4B"/>
    <w:rsid w:val="00765E24"/>
    <w:rsid w:val="00766105"/>
    <w:rsid w:val="00766295"/>
    <w:rsid w:val="007664CB"/>
    <w:rsid w:val="00766DCC"/>
    <w:rsid w:val="00766E4A"/>
    <w:rsid w:val="00767006"/>
    <w:rsid w:val="0076704F"/>
    <w:rsid w:val="00767780"/>
    <w:rsid w:val="00767798"/>
    <w:rsid w:val="007679FD"/>
    <w:rsid w:val="00767D30"/>
    <w:rsid w:val="00767E3B"/>
    <w:rsid w:val="00767E58"/>
    <w:rsid w:val="00767E65"/>
    <w:rsid w:val="00770035"/>
    <w:rsid w:val="0077068C"/>
    <w:rsid w:val="007708C1"/>
    <w:rsid w:val="00770AB8"/>
    <w:rsid w:val="00770B38"/>
    <w:rsid w:val="00770C08"/>
    <w:rsid w:val="00770F8D"/>
    <w:rsid w:val="007710AE"/>
    <w:rsid w:val="007710B5"/>
    <w:rsid w:val="00771153"/>
    <w:rsid w:val="0077126C"/>
    <w:rsid w:val="007712E9"/>
    <w:rsid w:val="007714C2"/>
    <w:rsid w:val="007716E6"/>
    <w:rsid w:val="007717BF"/>
    <w:rsid w:val="0077196A"/>
    <w:rsid w:val="00771B71"/>
    <w:rsid w:val="00771BF5"/>
    <w:rsid w:val="00771D06"/>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A27"/>
    <w:rsid w:val="00773DDA"/>
    <w:rsid w:val="00773F1A"/>
    <w:rsid w:val="00773F90"/>
    <w:rsid w:val="0077411A"/>
    <w:rsid w:val="007742A0"/>
    <w:rsid w:val="00774662"/>
    <w:rsid w:val="00774A91"/>
    <w:rsid w:val="00774BCE"/>
    <w:rsid w:val="00774D3B"/>
    <w:rsid w:val="00774DDE"/>
    <w:rsid w:val="00774E20"/>
    <w:rsid w:val="00774F73"/>
    <w:rsid w:val="007755FE"/>
    <w:rsid w:val="00775B86"/>
    <w:rsid w:val="007760D9"/>
    <w:rsid w:val="00776157"/>
    <w:rsid w:val="007763B9"/>
    <w:rsid w:val="00776548"/>
    <w:rsid w:val="00776733"/>
    <w:rsid w:val="007767D2"/>
    <w:rsid w:val="007768F3"/>
    <w:rsid w:val="00776E1F"/>
    <w:rsid w:val="00776F94"/>
    <w:rsid w:val="00777247"/>
    <w:rsid w:val="007772EA"/>
    <w:rsid w:val="0077731E"/>
    <w:rsid w:val="007773AE"/>
    <w:rsid w:val="0077745B"/>
    <w:rsid w:val="00777981"/>
    <w:rsid w:val="00777C64"/>
    <w:rsid w:val="00777D5A"/>
    <w:rsid w:val="007801DE"/>
    <w:rsid w:val="00780271"/>
    <w:rsid w:val="0078035D"/>
    <w:rsid w:val="00780491"/>
    <w:rsid w:val="007806F7"/>
    <w:rsid w:val="0078095C"/>
    <w:rsid w:val="00780A66"/>
    <w:rsid w:val="00780A71"/>
    <w:rsid w:val="00780B5A"/>
    <w:rsid w:val="00780BAA"/>
    <w:rsid w:val="00780D0E"/>
    <w:rsid w:val="00781416"/>
    <w:rsid w:val="0078142F"/>
    <w:rsid w:val="00781570"/>
    <w:rsid w:val="007818AB"/>
    <w:rsid w:val="00781B62"/>
    <w:rsid w:val="00781D6E"/>
    <w:rsid w:val="0078220B"/>
    <w:rsid w:val="00782474"/>
    <w:rsid w:val="00782494"/>
    <w:rsid w:val="0078279A"/>
    <w:rsid w:val="007827AD"/>
    <w:rsid w:val="007828B7"/>
    <w:rsid w:val="00782936"/>
    <w:rsid w:val="007829E5"/>
    <w:rsid w:val="00782F2C"/>
    <w:rsid w:val="00783118"/>
    <w:rsid w:val="00783173"/>
    <w:rsid w:val="00783980"/>
    <w:rsid w:val="00783A35"/>
    <w:rsid w:val="00783F94"/>
    <w:rsid w:val="007841A0"/>
    <w:rsid w:val="007842C8"/>
    <w:rsid w:val="007846D8"/>
    <w:rsid w:val="00784869"/>
    <w:rsid w:val="00784918"/>
    <w:rsid w:val="0078497C"/>
    <w:rsid w:val="00784A3E"/>
    <w:rsid w:val="00784F7A"/>
    <w:rsid w:val="0078507E"/>
    <w:rsid w:val="007853B4"/>
    <w:rsid w:val="007853D4"/>
    <w:rsid w:val="00785405"/>
    <w:rsid w:val="00785459"/>
    <w:rsid w:val="0078550E"/>
    <w:rsid w:val="0078581A"/>
    <w:rsid w:val="00785836"/>
    <w:rsid w:val="00785857"/>
    <w:rsid w:val="007859A8"/>
    <w:rsid w:val="00785DA3"/>
    <w:rsid w:val="00785E8E"/>
    <w:rsid w:val="007860A8"/>
    <w:rsid w:val="00786123"/>
    <w:rsid w:val="00786386"/>
    <w:rsid w:val="0078658E"/>
    <w:rsid w:val="00786852"/>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EE8"/>
    <w:rsid w:val="00790F68"/>
    <w:rsid w:val="007911BC"/>
    <w:rsid w:val="0079126D"/>
    <w:rsid w:val="0079146D"/>
    <w:rsid w:val="00791AB2"/>
    <w:rsid w:val="00791B48"/>
    <w:rsid w:val="00791BD7"/>
    <w:rsid w:val="00791DB8"/>
    <w:rsid w:val="00792323"/>
    <w:rsid w:val="007923F3"/>
    <w:rsid w:val="00792465"/>
    <w:rsid w:val="00792620"/>
    <w:rsid w:val="00792739"/>
    <w:rsid w:val="007927C4"/>
    <w:rsid w:val="0079287B"/>
    <w:rsid w:val="00792BDF"/>
    <w:rsid w:val="00792C74"/>
    <w:rsid w:val="00793515"/>
    <w:rsid w:val="007935B1"/>
    <w:rsid w:val="0079390A"/>
    <w:rsid w:val="00793A1F"/>
    <w:rsid w:val="00793B98"/>
    <w:rsid w:val="00793C93"/>
    <w:rsid w:val="00793CA3"/>
    <w:rsid w:val="00793EDD"/>
    <w:rsid w:val="00793F14"/>
    <w:rsid w:val="007941D7"/>
    <w:rsid w:val="0079447C"/>
    <w:rsid w:val="0079449B"/>
    <w:rsid w:val="00794755"/>
    <w:rsid w:val="00794767"/>
    <w:rsid w:val="007947DC"/>
    <w:rsid w:val="00794C9D"/>
    <w:rsid w:val="007955F7"/>
    <w:rsid w:val="00795637"/>
    <w:rsid w:val="0079569E"/>
    <w:rsid w:val="007956B9"/>
    <w:rsid w:val="007957D3"/>
    <w:rsid w:val="007965C6"/>
    <w:rsid w:val="007967F1"/>
    <w:rsid w:val="0079690F"/>
    <w:rsid w:val="00796EB5"/>
    <w:rsid w:val="00797063"/>
    <w:rsid w:val="0079717E"/>
    <w:rsid w:val="007973E7"/>
    <w:rsid w:val="00797C96"/>
    <w:rsid w:val="00797D05"/>
    <w:rsid w:val="00797E7C"/>
    <w:rsid w:val="00797F40"/>
    <w:rsid w:val="007A0018"/>
    <w:rsid w:val="007A0254"/>
    <w:rsid w:val="007A0363"/>
    <w:rsid w:val="007A0414"/>
    <w:rsid w:val="007A0553"/>
    <w:rsid w:val="007A0757"/>
    <w:rsid w:val="007A0A81"/>
    <w:rsid w:val="007A0C26"/>
    <w:rsid w:val="007A0E30"/>
    <w:rsid w:val="007A0F1E"/>
    <w:rsid w:val="007A0F83"/>
    <w:rsid w:val="007A107D"/>
    <w:rsid w:val="007A124D"/>
    <w:rsid w:val="007A1347"/>
    <w:rsid w:val="007A15FA"/>
    <w:rsid w:val="007A190D"/>
    <w:rsid w:val="007A1E9B"/>
    <w:rsid w:val="007A1F1C"/>
    <w:rsid w:val="007A200D"/>
    <w:rsid w:val="007A21AD"/>
    <w:rsid w:val="007A21DC"/>
    <w:rsid w:val="007A231E"/>
    <w:rsid w:val="007A2563"/>
    <w:rsid w:val="007A2C08"/>
    <w:rsid w:val="007A2E10"/>
    <w:rsid w:val="007A2E37"/>
    <w:rsid w:val="007A31BD"/>
    <w:rsid w:val="007A3645"/>
    <w:rsid w:val="007A4220"/>
    <w:rsid w:val="007A436C"/>
    <w:rsid w:val="007A4665"/>
    <w:rsid w:val="007A46B2"/>
    <w:rsid w:val="007A4C6B"/>
    <w:rsid w:val="007A4D34"/>
    <w:rsid w:val="007A4E07"/>
    <w:rsid w:val="007A500F"/>
    <w:rsid w:val="007A5153"/>
    <w:rsid w:val="007A5202"/>
    <w:rsid w:val="007A52EE"/>
    <w:rsid w:val="007A54D2"/>
    <w:rsid w:val="007A565B"/>
    <w:rsid w:val="007A56E1"/>
    <w:rsid w:val="007A5878"/>
    <w:rsid w:val="007A58D4"/>
    <w:rsid w:val="007A58E9"/>
    <w:rsid w:val="007A5C33"/>
    <w:rsid w:val="007A5FD9"/>
    <w:rsid w:val="007A6056"/>
    <w:rsid w:val="007A6370"/>
    <w:rsid w:val="007A645C"/>
    <w:rsid w:val="007A664B"/>
    <w:rsid w:val="007A6863"/>
    <w:rsid w:val="007A6B7D"/>
    <w:rsid w:val="007A6BC5"/>
    <w:rsid w:val="007A6C3E"/>
    <w:rsid w:val="007A6E37"/>
    <w:rsid w:val="007A726B"/>
    <w:rsid w:val="007A7334"/>
    <w:rsid w:val="007A7869"/>
    <w:rsid w:val="007A79EB"/>
    <w:rsid w:val="007A7A8B"/>
    <w:rsid w:val="007A7B1E"/>
    <w:rsid w:val="007A7F58"/>
    <w:rsid w:val="007B0172"/>
    <w:rsid w:val="007B03F1"/>
    <w:rsid w:val="007B05C5"/>
    <w:rsid w:val="007B0682"/>
    <w:rsid w:val="007B0974"/>
    <w:rsid w:val="007B0B01"/>
    <w:rsid w:val="007B0B94"/>
    <w:rsid w:val="007B0F06"/>
    <w:rsid w:val="007B0F18"/>
    <w:rsid w:val="007B10DC"/>
    <w:rsid w:val="007B1195"/>
    <w:rsid w:val="007B1341"/>
    <w:rsid w:val="007B138C"/>
    <w:rsid w:val="007B14B8"/>
    <w:rsid w:val="007B14CE"/>
    <w:rsid w:val="007B1507"/>
    <w:rsid w:val="007B157F"/>
    <w:rsid w:val="007B165F"/>
    <w:rsid w:val="007B1CB0"/>
    <w:rsid w:val="007B1CF6"/>
    <w:rsid w:val="007B1E72"/>
    <w:rsid w:val="007B2137"/>
    <w:rsid w:val="007B2182"/>
    <w:rsid w:val="007B2265"/>
    <w:rsid w:val="007B2320"/>
    <w:rsid w:val="007B273D"/>
    <w:rsid w:val="007B2A47"/>
    <w:rsid w:val="007B2A90"/>
    <w:rsid w:val="007B2B2A"/>
    <w:rsid w:val="007B2B6F"/>
    <w:rsid w:val="007B2C8E"/>
    <w:rsid w:val="007B2EF0"/>
    <w:rsid w:val="007B2FA1"/>
    <w:rsid w:val="007B302C"/>
    <w:rsid w:val="007B3250"/>
    <w:rsid w:val="007B37D7"/>
    <w:rsid w:val="007B38AD"/>
    <w:rsid w:val="007B38C4"/>
    <w:rsid w:val="007B3911"/>
    <w:rsid w:val="007B3A20"/>
    <w:rsid w:val="007B3BFB"/>
    <w:rsid w:val="007B3CB5"/>
    <w:rsid w:val="007B3E8D"/>
    <w:rsid w:val="007B4123"/>
    <w:rsid w:val="007B428B"/>
    <w:rsid w:val="007B437C"/>
    <w:rsid w:val="007B44C1"/>
    <w:rsid w:val="007B472E"/>
    <w:rsid w:val="007B4A18"/>
    <w:rsid w:val="007B4B28"/>
    <w:rsid w:val="007B4C7A"/>
    <w:rsid w:val="007B4C8D"/>
    <w:rsid w:val="007B4CA4"/>
    <w:rsid w:val="007B4E8A"/>
    <w:rsid w:val="007B51BE"/>
    <w:rsid w:val="007B51FB"/>
    <w:rsid w:val="007B547D"/>
    <w:rsid w:val="007B55F4"/>
    <w:rsid w:val="007B5702"/>
    <w:rsid w:val="007B5C3D"/>
    <w:rsid w:val="007B601E"/>
    <w:rsid w:val="007B66ED"/>
    <w:rsid w:val="007B695E"/>
    <w:rsid w:val="007B6C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0E4F"/>
    <w:rsid w:val="007C1093"/>
    <w:rsid w:val="007C1346"/>
    <w:rsid w:val="007C13D9"/>
    <w:rsid w:val="007C1425"/>
    <w:rsid w:val="007C1449"/>
    <w:rsid w:val="007C147A"/>
    <w:rsid w:val="007C1671"/>
    <w:rsid w:val="007C168C"/>
    <w:rsid w:val="007C190F"/>
    <w:rsid w:val="007C1972"/>
    <w:rsid w:val="007C1F39"/>
    <w:rsid w:val="007C2028"/>
    <w:rsid w:val="007C2534"/>
    <w:rsid w:val="007C26C2"/>
    <w:rsid w:val="007C26D9"/>
    <w:rsid w:val="007C2A40"/>
    <w:rsid w:val="007C2CFD"/>
    <w:rsid w:val="007C2DAA"/>
    <w:rsid w:val="007C2FD5"/>
    <w:rsid w:val="007C33DC"/>
    <w:rsid w:val="007C3416"/>
    <w:rsid w:val="007C3469"/>
    <w:rsid w:val="007C3535"/>
    <w:rsid w:val="007C3666"/>
    <w:rsid w:val="007C3986"/>
    <w:rsid w:val="007C39E9"/>
    <w:rsid w:val="007C3BBF"/>
    <w:rsid w:val="007C3C84"/>
    <w:rsid w:val="007C3D8D"/>
    <w:rsid w:val="007C4097"/>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5E04"/>
    <w:rsid w:val="007C6190"/>
    <w:rsid w:val="007C6394"/>
    <w:rsid w:val="007C64B6"/>
    <w:rsid w:val="007C65C5"/>
    <w:rsid w:val="007C6851"/>
    <w:rsid w:val="007C6A25"/>
    <w:rsid w:val="007C6CD0"/>
    <w:rsid w:val="007C6D34"/>
    <w:rsid w:val="007C6DB1"/>
    <w:rsid w:val="007C713C"/>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742"/>
    <w:rsid w:val="007D09AC"/>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2A67"/>
    <w:rsid w:val="007D2C2B"/>
    <w:rsid w:val="007D3017"/>
    <w:rsid w:val="007D30C7"/>
    <w:rsid w:val="007D322A"/>
    <w:rsid w:val="007D345A"/>
    <w:rsid w:val="007D3468"/>
    <w:rsid w:val="007D36CA"/>
    <w:rsid w:val="007D37A1"/>
    <w:rsid w:val="007D38CE"/>
    <w:rsid w:val="007D3A89"/>
    <w:rsid w:val="007D3C89"/>
    <w:rsid w:val="007D4038"/>
    <w:rsid w:val="007D415E"/>
    <w:rsid w:val="007D4235"/>
    <w:rsid w:val="007D4277"/>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A89"/>
    <w:rsid w:val="007D5F50"/>
    <w:rsid w:val="007D6451"/>
    <w:rsid w:val="007D6556"/>
    <w:rsid w:val="007D66E7"/>
    <w:rsid w:val="007D683F"/>
    <w:rsid w:val="007D6A59"/>
    <w:rsid w:val="007D6B2F"/>
    <w:rsid w:val="007D6E08"/>
    <w:rsid w:val="007D6E64"/>
    <w:rsid w:val="007D7381"/>
    <w:rsid w:val="007D751F"/>
    <w:rsid w:val="007D76F2"/>
    <w:rsid w:val="007D7D99"/>
    <w:rsid w:val="007D7F1B"/>
    <w:rsid w:val="007E07CB"/>
    <w:rsid w:val="007E091A"/>
    <w:rsid w:val="007E0D4D"/>
    <w:rsid w:val="007E0FD4"/>
    <w:rsid w:val="007E1807"/>
    <w:rsid w:val="007E1BE4"/>
    <w:rsid w:val="007E1E83"/>
    <w:rsid w:val="007E24BC"/>
    <w:rsid w:val="007E259E"/>
    <w:rsid w:val="007E27EA"/>
    <w:rsid w:val="007E2C09"/>
    <w:rsid w:val="007E2CA9"/>
    <w:rsid w:val="007E2D27"/>
    <w:rsid w:val="007E2E6D"/>
    <w:rsid w:val="007E2F4D"/>
    <w:rsid w:val="007E309A"/>
    <w:rsid w:val="007E30B2"/>
    <w:rsid w:val="007E31B1"/>
    <w:rsid w:val="007E31C8"/>
    <w:rsid w:val="007E31D4"/>
    <w:rsid w:val="007E353D"/>
    <w:rsid w:val="007E3C1B"/>
    <w:rsid w:val="007E3CE5"/>
    <w:rsid w:val="007E3D13"/>
    <w:rsid w:val="007E3ED6"/>
    <w:rsid w:val="007E4345"/>
    <w:rsid w:val="007E4536"/>
    <w:rsid w:val="007E4639"/>
    <w:rsid w:val="007E47AC"/>
    <w:rsid w:val="007E47DA"/>
    <w:rsid w:val="007E50E9"/>
    <w:rsid w:val="007E5309"/>
    <w:rsid w:val="007E54FA"/>
    <w:rsid w:val="007E5559"/>
    <w:rsid w:val="007E5750"/>
    <w:rsid w:val="007E5782"/>
    <w:rsid w:val="007E5D7F"/>
    <w:rsid w:val="007E5E74"/>
    <w:rsid w:val="007E632B"/>
    <w:rsid w:val="007E65CE"/>
    <w:rsid w:val="007E6A3C"/>
    <w:rsid w:val="007E6B10"/>
    <w:rsid w:val="007E6B84"/>
    <w:rsid w:val="007E6CB0"/>
    <w:rsid w:val="007E7027"/>
    <w:rsid w:val="007E7445"/>
    <w:rsid w:val="007E747D"/>
    <w:rsid w:val="007E7706"/>
    <w:rsid w:val="007E77C4"/>
    <w:rsid w:val="007E79E1"/>
    <w:rsid w:val="007E7BD5"/>
    <w:rsid w:val="007E7CC9"/>
    <w:rsid w:val="007E7ED8"/>
    <w:rsid w:val="007F061C"/>
    <w:rsid w:val="007F0722"/>
    <w:rsid w:val="007F08ED"/>
    <w:rsid w:val="007F0A4A"/>
    <w:rsid w:val="007F0C50"/>
    <w:rsid w:val="007F0F1E"/>
    <w:rsid w:val="007F0F2B"/>
    <w:rsid w:val="007F1179"/>
    <w:rsid w:val="007F125A"/>
    <w:rsid w:val="007F141C"/>
    <w:rsid w:val="007F18DF"/>
    <w:rsid w:val="007F2B8B"/>
    <w:rsid w:val="007F2CD1"/>
    <w:rsid w:val="007F2EBE"/>
    <w:rsid w:val="007F2FA2"/>
    <w:rsid w:val="007F358F"/>
    <w:rsid w:val="007F38B0"/>
    <w:rsid w:val="007F3A3E"/>
    <w:rsid w:val="007F3AB0"/>
    <w:rsid w:val="007F3EAC"/>
    <w:rsid w:val="007F3F68"/>
    <w:rsid w:val="007F430B"/>
    <w:rsid w:val="007F47D3"/>
    <w:rsid w:val="007F4956"/>
    <w:rsid w:val="007F4967"/>
    <w:rsid w:val="007F49AD"/>
    <w:rsid w:val="007F49DE"/>
    <w:rsid w:val="007F525A"/>
    <w:rsid w:val="007F52C8"/>
    <w:rsid w:val="007F5517"/>
    <w:rsid w:val="007F584D"/>
    <w:rsid w:val="007F58F0"/>
    <w:rsid w:val="007F59A9"/>
    <w:rsid w:val="007F5A68"/>
    <w:rsid w:val="007F5AA2"/>
    <w:rsid w:val="007F5BC5"/>
    <w:rsid w:val="007F5C0B"/>
    <w:rsid w:val="007F5D4A"/>
    <w:rsid w:val="007F5D88"/>
    <w:rsid w:val="007F653F"/>
    <w:rsid w:val="007F6680"/>
    <w:rsid w:val="007F66EC"/>
    <w:rsid w:val="007F66F2"/>
    <w:rsid w:val="007F672F"/>
    <w:rsid w:val="007F684D"/>
    <w:rsid w:val="007F6994"/>
    <w:rsid w:val="007F6997"/>
    <w:rsid w:val="007F6C0B"/>
    <w:rsid w:val="007F6E8D"/>
    <w:rsid w:val="007F6F9B"/>
    <w:rsid w:val="007F769E"/>
    <w:rsid w:val="007F779B"/>
    <w:rsid w:val="007F780E"/>
    <w:rsid w:val="007F7A80"/>
    <w:rsid w:val="007F7E69"/>
    <w:rsid w:val="007F7F74"/>
    <w:rsid w:val="0080012A"/>
    <w:rsid w:val="00800308"/>
    <w:rsid w:val="00800320"/>
    <w:rsid w:val="0080032E"/>
    <w:rsid w:val="00800340"/>
    <w:rsid w:val="008005EC"/>
    <w:rsid w:val="00800928"/>
    <w:rsid w:val="008009BB"/>
    <w:rsid w:val="00800AB4"/>
    <w:rsid w:val="00800EE7"/>
    <w:rsid w:val="00800F36"/>
    <w:rsid w:val="0080125A"/>
    <w:rsid w:val="008018EB"/>
    <w:rsid w:val="008019FC"/>
    <w:rsid w:val="00801CD5"/>
    <w:rsid w:val="00801D00"/>
    <w:rsid w:val="0080211E"/>
    <w:rsid w:val="00802380"/>
    <w:rsid w:val="0080238B"/>
    <w:rsid w:val="008024B2"/>
    <w:rsid w:val="008024D0"/>
    <w:rsid w:val="00802552"/>
    <w:rsid w:val="0080271B"/>
    <w:rsid w:val="00802870"/>
    <w:rsid w:val="008029B5"/>
    <w:rsid w:val="00802A5C"/>
    <w:rsid w:val="00802CBA"/>
    <w:rsid w:val="00802D55"/>
    <w:rsid w:val="00802EC7"/>
    <w:rsid w:val="00802F5A"/>
    <w:rsid w:val="00803010"/>
    <w:rsid w:val="0080340A"/>
    <w:rsid w:val="00803618"/>
    <w:rsid w:val="0080366B"/>
    <w:rsid w:val="008037FC"/>
    <w:rsid w:val="00803B5E"/>
    <w:rsid w:val="00803EDD"/>
    <w:rsid w:val="008041FC"/>
    <w:rsid w:val="00804369"/>
    <w:rsid w:val="008046DF"/>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DAF"/>
    <w:rsid w:val="00805F8B"/>
    <w:rsid w:val="00806264"/>
    <w:rsid w:val="008062BF"/>
    <w:rsid w:val="00806782"/>
    <w:rsid w:val="008067FB"/>
    <w:rsid w:val="008069DD"/>
    <w:rsid w:val="008069EB"/>
    <w:rsid w:val="00806AA2"/>
    <w:rsid w:val="00806E48"/>
    <w:rsid w:val="008072D5"/>
    <w:rsid w:val="008074AD"/>
    <w:rsid w:val="008074C5"/>
    <w:rsid w:val="008074DF"/>
    <w:rsid w:val="008078B7"/>
    <w:rsid w:val="00807A3F"/>
    <w:rsid w:val="00807A48"/>
    <w:rsid w:val="00807DBB"/>
    <w:rsid w:val="00810280"/>
    <w:rsid w:val="00810323"/>
    <w:rsid w:val="0081069E"/>
    <w:rsid w:val="0081079E"/>
    <w:rsid w:val="00810C39"/>
    <w:rsid w:val="00810C76"/>
    <w:rsid w:val="00810FBE"/>
    <w:rsid w:val="00811382"/>
    <w:rsid w:val="00811383"/>
    <w:rsid w:val="008114BE"/>
    <w:rsid w:val="0081174C"/>
    <w:rsid w:val="00811803"/>
    <w:rsid w:val="00811CB0"/>
    <w:rsid w:val="008122BF"/>
    <w:rsid w:val="008122DB"/>
    <w:rsid w:val="0081231A"/>
    <w:rsid w:val="0081260B"/>
    <w:rsid w:val="0081280A"/>
    <w:rsid w:val="00812912"/>
    <w:rsid w:val="00812BDB"/>
    <w:rsid w:val="00812D19"/>
    <w:rsid w:val="00813275"/>
    <w:rsid w:val="00813780"/>
    <w:rsid w:val="00813868"/>
    <w:rsid w:val="0081390C"/>
    <w:rsid w:val="0081390F"/>
    <w:rsid w:val="00813A73"/>
    <w:rsid w:val="00813AB2"/>
    <w:rsid w:val="00813DE6"/>
    <w:rsid w:val="008140A9"/>
    <w:rsid w:val="008140D4"/>
    <w:rsid w:val="008141C8"/>
    <w:rsid w:val="0081422C"/>
    <w:rsid w:val="0081429A"/>
    <w:rsid w:val="0081453F"/>
    <w:rsid w:val="008147AA"/>
    <w:rsid w:val="0081488F"/>
    <w:rsid w:val="00814B22"/>
    <w:rsid w:val="00814BD8"/>
    <w:rsid w:val="00814D82"/>
    <w:rsid w:val="00814F36"/>
    <w:rsid w:val="008155DC"/>
    <w:rsid w:val="008155EE"/>
    <w:rsid w:val="008156AF"/>
    <w:rsid w:val="00815798"/>
    <w:rsid w:val="00815BFC"/>
    <w:rsid w:val="00815D0D"/>
    <w:rsid w:val="00815FB5"/>
    <w:rsid w:val="0081603B"/>
    <w:rsid w:val="0081666C"/>
    <w:rsid w:val="0081706A"/>
    <w:rsid w:val="00817173"/>
    <w:rsid w:val="00817415"/>
    <w:rsid w:val="0081752D"/>
    <w:rsid w:val="008178E2"/>
    <w:rsid w:val="00817A11"/>
    <w:rsid w:val="00817D7D"/>
    <w:rsid w:val="00820BE1"/>
    <w:rsid w:val="00820D99"/>
    <w:rsid w:val="00821035"/>
    <w:rsid w:val="0082107A"/>
    <w:rsid w:val="008211C2"/>
    <w:rsid w:val="00821494"/>
    <w:rsid w:val="008216C5"/>
    <w:rsid w:val="00821A55"/>
    <w:rsid w:val="00821C98"/>
    <w:rsid w:val="00821EDF"/>
    <w:rsid w:val="00822023"/>
    <w:rsid w:val="008222CC"/>
    <w:rsid w:val="00822370"/>
    <w:rsid w:val="0082271D"/>
    <w:rsid w:val="00822A42"/>
    <w:rsid w:val="00822B81"/>
    <w:rsid w:val="00823225"/>
    <w:rsid w:val="008234BD"/>
    <w:rsid w:val="008235B3"/>
    <w:rsid w:val="00823706"/>
    <w:rsid w:val="00823793"/>
    <w:rsid w:val="0082388F"/>
    <w:rsid w:val="008240E2"/>
    <w:rsid w:val="008241A7"/>
    <w:rsid w:val="0082430A"/>
    <w:rsid w:val="00824373"/>
    <w:rsid w:val="00824542"/>
    <w:rsid w:val="0082455B"/>
    <w:rsid w:val="008245E6"/>
    <w:rsid w:val="008247F2"/>
    <w:rsid w:val="008249BD"/>
    <w:rsid w:val="00824A3F"/>
    <w:rsid w:val="00824A5B"/>
    <w:rsid w:val="00824C24"/>
    <w:rsid w:val="00824E2F"/>
    <w:rsid w:val="00825390"/>
    <w:rsid w:val="008254C2"/>
    <w:rsid w:val="0082550A"/>
    <w:rsid w:val="0082557B"/>
    <w:rsid w:val="008255F4"/>
    <w:rsid w:val="00825A6C"/>
    <w:rsid w:val="00825D83"/>
    <w:rsid w:val="00825DF6"/>
    <w:rsid w:val="00825FC5"/>
    <w:rsid w:val="00826061"/>
    <w:rsid w:val="0082623C"/>
    <w:rsid w:val="008262EB"/>
    <w:rsid w:val="00826547"/>
    <w:rsid w:val="00826621"/>
    <w:rsid w:val="008268CD"/>
    <w:rsid w:val="00826934"/>
    <w:rsid w:val="008269FD"/>
    <w:rsid w:val="00826A5F"/>
    <w:rsid w:val="00826D5B"/>
    <w:rsid w:val="00826DFD"/>
    <w:rsid w:val="008270A8"/>
    <w:rsid w:val="0082762E"/>
    <w:rsid w:val="0082775B"/>
    <w:rsid w:val="00827956"/>
    <w:rsid w:val="00827995"/>
    <w:rsid w:val="008279C0"/>
    <w:rsid w:val="00827A44"/>
    <w:rsid w:val="00827C74"/>
    <w:rsid w:val="00827D04"/>
    <w:rsid w:val="00827FC7"/>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891"/>
    <w:rsid w:val="008329B8"/>
    <w:rsid w:val="0083302E"/>
    <w:rsid w:val="00833110"/>
    <w:rsid w:val="0083331A"/>
    <w:rsid w:val="0083363A"/>
    <w:rsid w:val="00833779"/>
    <w:rsid w:val="00833A6E"/>
    <w:rsid w:val="00833C00"/>
    <w:rsid w:val="00833C86"/>
    <w:rsid w:val="00833CC9"/>
    <w:rsid w:val="00833F1D"/>
    <w:rsid w:val="00835093"/>
    <w:rsid w:val="0083558A"/>
    <w:rsid w:val="008358C6"/>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08F"/>
    <w:rsid w:val="008371AE"/>
    <w:rsid w:val="0083740E"/>
    <w:rsid w:val="00837952"/>
    <w:rsid w:val="00837AD6"/>
    <w:rsid w:val="00837B36"/>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119"/>
    <w:rsid w:val="00841148"/>
    <w:rsid w:val="00841215"/>
    <w:rsid w:val="008412EF"/>
    <w:rsid w:val="0084131F"/>
    <w:rsid w:val="008414B8"/>
    <w:rsid w:val="0084179B"/>
    <w:rsid w:val="008417FC"/>
    <w:rsid w:val="008418F5"/>
    <w:rsid w:val="00841914"/>
    <w:rsid w:val="00841994"/>
    <w:rsid w:val="00841BB5"/>
    <w:rsid w:val="00842095"/>
    <w:rsid w:val="0084220C"/>
    <w:rsid w:val="008422CD"/>
    <w:rsid w:val="00842419"/>
    <w:rsid w:val="00842573"/>
    <w:rsid w:val="0084294D"/>
    <w:rsid w:val="00842B44"/>
    <w:rsid w:val="00842B77"/>
    <w:rsid w:val="00842C86"/>
    <w:rsid w:val="00842CA9"/>
    <w:rsid w:val="00842F72"/>
    <w:rsid w:val="00843175"/>
    <w:rsid w:val="008431F6"/>
    <w:rsid w:val="00843609"/>
    <w:rsid w:val="008437DA"/>
    <w:rsid w:val="00843AAA"/>
    <w:rsid w:val="00843E3E"/>
    <w:rsid w:val="00843E8E"/>
    <w:rsid w:val="00843EA7"/>
    <w:rsid w:val="00843ED8"/>
    <w:rsid w:val="00843F63"/>
    <w:rsid w:val="00843FBB"/>
    <w:rsid w:val="0084414C"/>
    <w:rsid w:val="0084471F"/>
    <w:rsid w:val="00844B81"/>
    <w:rsid w:val="00844C79"/>
    <w:rsid w:val="00844CCF"/>
    <w:rsid w:val="00844CD2"/>
    <w:rsid w:val="00844D81"/>
    <w:rsid w:val="00844DDD"/>
    <w:rsid w:val="00844E54"/>
    <w:rsid w:val="00844ECD"/>
    <w:rsid w:val="00844F2F"/>
    <w:rsid w:val="008450D7"/>
    <w:rsid w:val="0084537E"/>
    <w:rsid w:val="008457AB"/>
    <w:rsid w:val="00845B5F"/>
    <w:rsid w:val="00845BA9"/>
    <w:rsid w:val="00845F0C"/>
    <w:rsid w:val="008461B1"/>
    <w:rsid w:val="008461BD"/>
    <w:rsid w:val="00846260"/>
    <w:rsid w:val="0084630C"/>
    <w:rsid w:val="008463E5"/>
    <w:rsid w:val="008464F6"/>
    <w:rsid w:val="00846734"/>
    <w:rsid w:val="0084674F"/>
    <w:rsid w:val="00846795"/>
    <w:rsid w:val="008467AA"/>
    <w:rsid w:val="0084683F"/>
    <w:rsid w:val="00846909"/>
    <w:rsid w:val="00846A0A"/>
    <w:rsid w:val="00846A55"/>
    <w:rsid w:val="00846BF8"/>
    <w:rsid w:val="00847556"/>
    <w:rsid w:val="00847673"/>
    <w:rsid w:val="0084768E"/>
    <w:rsid w:val="00847B52"/>
    <w:rsid w:val="00847BDA"/>
    <w:rsid w:val="00847C33"/>
    <w:rsid w:val="00847D95"/>
    <w:rsid w:val="0085002C"/>
    <w:rsid w:val="00850059"/>
    <w:rsid w:val="0085009F"/>
    <w:rsid w:val="008505D0"/>
    <w:rsid w:val="00850AF0"/>
    <w:rsid w:val="00850B69"/>
    <w:rsid w:val="00850BBE"/>
    <w:rsid w:val="00850CD0"/>
    <w:rsid w:val="00851151"/>
    <w:rsid w:val="008512D7"/>
    <w:rsid w:val="00851376"/>
    <w:rsid w:val="00851458"/>
    <w:rsid w:val="00851DDE"/>
    <w:rsid w:val="00851EDB"/>
    <w:rsid w:val="00851F25"/>
    <w:rsid w:val="00852100"/>
    <w:rsid w:val="008528CD"/>
    <w:rsid w:val="00852C05"/>
    <w:rsid w:val="00852D43"/>
    <w:rsid w:val="00852F85"/>
    <w:rsid w:val="0085337F"/>
    <w:rsid w:val="008535FE"/>
    <w:rsid w:val="0085365A"/>
    <w:rsid w:val="0085367F"/>
    <w:rsid w:val="00853683"/>
    <w:rsid w:val="008538A0"/>
    <w:rsid w:val="00853971"/>
    <w:rsid w:val="00853F9C"/>
    <w:rsid w:val="008540EC"/>
    <w:rsid w:val="00854150"/>
    <w:rsid w:val="008545E3"/>
    <w:rsid w:val="00854B49"/>
    <w:rsid w:val="00854B6E"/>
    <w:rsid w:val="00854E89"/>
    <w:rsid w:val="00855191"/>
    <w:rsid w:val="00855193"/>
    <w:rsid w:val="008554BC"/>
    <w:rsid w:val="00855684"/>
    <w:rsid w:val="00855685"/>
    <w:rsid w:val="0085586B"/>
    <w:rsid w:val="00855973"/>
    <w:rsid w:val="00855DF5"/>
    <w:rsid w:val="00855F7E"/>
    <w:rsid w:val="008561FE"/>
    <w:rsid w:val="008565A5"/>
    <w:rsid w:val="00856A6C"/>
    <w:rsid w:val="00856ABF"/>
    <w:rsid w:val="00856AC5"/>
    <w:rsid w:val="00856B17"/>
    <w:rsid w:val="00856D3A"/>
    <w:rsid w:val="00856F10"/>
    <w:rsid w:val="00856F98"/>
    <w:rsid w:val="00856F99"/>
    <w:rsid w:val="008570C6"/>
    <w:rsid w:val="008571EA"/>
    <w:rsid w:val="00857298"/>
    <w:rsid w:val="00857687"/>
    <w:rsid w:val="00857798"/>
    <w:rsid w:val="00857953"/>
    <w:rsid w:val="00857B47"/>
    <w:rsid w:val="00857D58"/>
    <w:rsid w:val="00857F98"/>
    <w:rsid w:val="00857FFD"/>
    <w:rsid w:val="00860085"/>
    <w:rsid w:val="008603EF"/>
    <w:rsid w:val="00860551"/>
    <w:rsid w:val="00860857"/>
    <w:rsid w:val="00860935"/>
    <w:rsid w:val="00860A62"/>
    <w:rsid w:val="00860B13"/>
    <w:rsid w:val="008611BC"/>
    <w:rsid w:val="008612E5"/>
    <w:rsid w:val="008614F7"/>
    <w:rsid w:val="008617ED"/>
    <w:rsid w:val="00861A98"/>
    <w:rsid w:val="00861E30"/>
    <w:rsid w:val="00861FA8"/>
    <w:rsid w:val="0086210F"/>
    <w:rsid w:val="008621F4"/>
    <w:rsid w:val="00862510"/>
    <w:rsid w:val="00862926"/>
    <w:rsid w:val="00862EB6"/>
    <w:rsid w:val="00862F0C"/>
    <w:rsid w:val="008630CF"/>
    <w:rsid w:val="00863261"/>
    <w:rsid w:val="00863565"/>
    <w:rsid w:val="00863596"/>
    <w:rsid w:val="00863894"/>
    <w:rsid w:val="008638EC"/>
    <w:rsid w:val="0086390C"/>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138"/>
    <w:rsid w:val="00866255"/>
    <w:rsid w:val="00866499"/>
    <w:rsid w:val="00866677"/>
    <w:rsid w:val="0086697E"/>
    <w:rsid w:val="00866A86"/>
    <w:rsid w:val="00866AD0"/>
    <w:rsid w:val="00866B81"/>
    <w:rsid w:val="008671DD"/>
    <w:rsid w:val="0086727F"/>
    <w:rsid w:val="008674ED"/>
    <w:rsid w:val="00867709"/>
    <w:rsid w:val="00867A46"/>
    <w:rsid w:val="00867CCF"/>
    <w:rsid w:val="00867D3C"/>
    <w:rsid w:val="00867EF8"/>
    <w:rsid w:val="008700A7"/>
    <w:rsid w:val="008701DE"/>
    <w:rsid w:val="008706B5"/>
    <w:rsid w:val="008707B9"/>
    <w:rsid w:val="008709BC"/>
    <w:rsid w:val="00870A57"/>
    <w:rsid w:val="00870C0E"/>
    <w:rsid w:val="00870F88"/>
    <w:rsid w:val="00871072"/>
    <w:rsid w:val="008710E7"/>
    <w:rsid w:val="00871173"/>
    <w:rsid w:val="008711A8"/>
    <w:rsid w:val="00871409"/>
    <w:rsid w:val="008716D6"/>
    <w:rsid w:val="0087176D"/>
    <w:rsid w:val="00871775"/>
    <w:rsid w:val="008717DC"/>
    <w:rsid w:val="00871838"/>
    <w:rsid w:val="00871BD7"/>
    <w:rsid w:val="00871D1F"/>
    <w:rsid w:val="00871D7A"/>
    <w:rsid w:val="0087213A"/>
    <w:rsid w:val="008722B1"/>
    <w:rsid w:val="008726AC"/>
    <w:rsid w:val="0087276B"/>
    <w:rsid w:val="00872C1C"/>
    <w:rsid w:val="00872D77"/>
    <w:rsid w:val="00872EE1"/>
    <w:rsid w:val="00872F13"/>
    <w:rsid w:val="008730D1"/>
    <w:rsid w:val="00873276"/>
    <w:rsid w:val="008737CD"/>
    <w:rsid w:val="00873851"/>
    <w:rsid w:val="008739D3"/>
    <w:rsid w:val="00873D4D"/>
    <w:rsid w:val="00873E6F"/>
    <w:rsid w:val="00874403"/>
    <w:rsid w:val="0087452B"/>
    <w:rsid w:val="00874548"/>
    <w:rsid w:val="008747D1"/>
    <w:rsid w:val="00874A9C"/>
    <w:rsid w:val="00874CF1"/>
    <w:rsid w:val="00875061"/>
    <w:rsid w:val="008750DA"/>
    <w:rsid w:val="008756CD"/>
    <w:rsid w:val="008757AA"/>
    <w:rsid w:val="008757E8"/>
    <w:rsid w:val="008757EE"/>
    <w:rsid w:val="00875979"/>
    <w:rsid w:val="00875AAA"/>
    <w:rsid w:val="00875B43"/>
    <w:rsid w:val="00875BFC"/>
    <w:rsid w:val="00876065"/>
    <w:rsid w:val="0087611F"/>
    <w:rsid w:val="00876254"/>
    <w:rsid w:val="0087627F"/>
    <w:rsid w:val="00876302"/>
    <w:rsid w:val="00876460"/>
    <w:rsid w:val="00876569"/>
    <w:rsid w:val="008765C1"/>
    <w:rsid w:val="008766DB"/>
    <w:rsid w:val="0087705F"/>
    <w:rsid w:val="008770AC"/>
    <w:rsid w:val="0087725B"/>
    <w:rsid w:val="008773BA"/>
    <w:rsid w:val="00877665"/>
    <w:rsid w:val="008776B9"/>
    <w:rsid w:val="008776C7"/>
    <w:rsid w:val="00877B45"/>
    <w:rsid w:val="00877D3C"/>
    <w:rsid w:val="00877E90"/>
    <w:rsid w:val="0088016E"/>
    <w:rsid w:val="0088024B"/>
    <w:rsid w:val="008802D5"/>
    <w:rsid w:val="0088037A"/>
    <w:rsid w:val="008804FE"/>
    <w:rsid w:val="00880989"/>
    <w:rsid w:val="008809CB"/>
    <w:rsid w:val="00880B73"/>
    <w:rsid w:val="00880CD5"/>
    <w:rsid w:val="00880DC7"/>
    <w:rsid w:val="0088108F"/>
    <w:rsid w:val="008810EA"/>
    <w:rsid w:val="008814A9"/>
    <w:rsid w:val="008817C2"/>
    <w:rsid w:val="00881939"/>
    <w:rsid w:val="00881ECC"/>
    <w:rsid w:val="00881EEF"/>
    <w:rsid w:val="00882034"/>
    <w:rsid w:val="0088222B"/>
    <w:rsid w:val="0088272B"/>
    <w:rsid w:val="00882822"/>
    <w:rsid w:val="008828CD"/>
    <w:rsid w:val="00882D8C"/>
    <w:rsid w:val="00882EB5"/>
    <w:rsid w:val="0088315A"/>
    <w:rsid w:val="0088333E"/>
    <w:rsid w:val="00883410"/>
    <w:rsid w:val="0088343D"/>
    <w:rsid w:val="00883603"/>
    <w:rsid w:val="008836DB"/>
    <w:rsid w:val="00883725"/>
    <w:rsid w:val="00883874"/>
    <w:rsid w:val="00883A51"/>
    <w:rsid w:val="00883C5F"/>
    <w:rsid w:val="00883E12"/>
    <w:rsid w:val="00883E3D"/>
    <w:rsid w:val="00884162"/>
    <w:rsid w:val="00884294"/>
    <w:rsid w:val="008842B9"/>
    <w:rsid w:val="00884308"/>
    <w:rsid w:val="008847F6"/>
    <w:rsid w:val="00884A2D"/>
    <w:rsid w:val="00884A30"/>
    <w:rsid w:val="00884B5C"/>
    <w:rsid w:val="008852A5"/>
    <w:rsid w:val="008856B5"/>
    <w:rsid w:val="0088581A"/>
    <w:rsid w:val="00885A00"/>
    <w:rsid w:val="00885A22"/>
    <w:rsid w:val="00885E35"/>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2D0"/>
    <w:rsid w:val="00891408"/>
    <w:rsid w:val="00891981"/>
    <w:rsid w:val="00891C25"/>
    <w:rsid w:val="00891C26"/>
    <w:rsid w:val="00891C8A"/>
    <w:rsid w:val="00891D79"/>
    <w:rsid w:val="00892044"/>
    <w:rsid w:val="008923E3"/>
    <w:rsid w:val="008924C2"/>
    <w:rsid w:val="008926E3"/>
    <w:rsid w:val="00892839"/>
    <w:rsid w:val="00892947"/>
    <w:rsid w:val="0089299C"/>
    <w:rsid w:val="008929A5"/>
    <w:rsid w:val="008929D3"/>
    <w:rsid w:val="00892AB1"/>
    <w:rsid w:val="00892B00"/>
    <w:rsid w:val="00892BB5"/>
    <w:rsid w:val="00892D2E"/>
    <w:rsid w:val="00892F1C"/>
    <w:rsid w:val="00892F63"/>
    <w:rsid w:val="00893126"/>
    <w:rsid w:val="00893136"/>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EC4"/>
    <w:rsid w:val="00895FC0"/>
    <w:rsid w:val="0089613E"/>
    <w:rsid w:val="0089635C"/>
    <w:rsid w:val="00896420"/>
    <w:rsid w:val="00896553"/>
    <w:rsid w:val="00896626"/>
    <w:rsid w:val="008966CA"/>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012"/>
    <w:rsid w:val="008A014A"/>
    <w:rsid w:val="008A03E5"/>
    <w:rsid w:val="008A049A"/>
    <w:rsid w:val="008A05A8"/>
    <w:rsid w:val="008A107C"/>
    <w:rsid w:val="008A138F"/>
    <w:rsid w:val="008A13F7"/>
    <w:rsid w:val="008A1680"/>
    <w:rsid w:val="008A18AC"/>
    <w:rsid w:val="008A19FA"/>
    <w:rsid w:val="008A24A3"/>
    <w:rsid w:val="008A2685"/>
    <w:rsid w:val="008A2939"/>
    <w:rsid w:val="008A2CC5"/>
    <w:rsid w:val="008A2D98"/>
    <w:rsid w:val="008A2E7C"/>
    <w:rsid w:val="008A2E9C"/>
    <w:rsid w:val="008A3062"/>
    <w:rsid w:val="008A3258"/>
    <w:rsid w:val="008A32D5"/>
    <w:rsid w:val="008A32F6"/>
    <w:rsid w:val="008A3406"/>
    <w:rsid w:val="008A34B3"/>
    <w:rsid w:val="008A3813"/>
    <w:rsid w:val="008A3863"/>
    <w:rsid w:val="008A3934"/>
    <w:rsid w:val="008A396F"/>
    <w:rsid w:val="008A3A14"/>
    <w:rsid w:val="008A3D98"/>
    <w:rsid w:val="008A3DC6"/>
    <w:rsid w:val="008A3E74"/>
    <w:rsid w:val="008A42CB"/>
    <w:rsid w:val="008A42D4"/>
    <w:rsid w:val="008A43AC"/>
    <w:rsid w:val="008A45D1"/>
    <w:rsid w:val="008A4624"/>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10"/>
    <w:rsid w:val="008A6A63"/>
    <w:rsid w:val="008A6BAA"/>
    <w:rsid w:val="008A6DEE"/>
    <w:rsid w:val="008A7046"/>
    <w:rsid w:val="008A7073"/>
    <w:rsid w:val="008A71A0"/>
    <w:rsid w:val="008A7253"/>
    <w:rsid w:val="008A755B"/>
    <w:rsid w:val="008A7634"/>
    <w:rsid w:val="008A77FE"/>
    <w:rsid w:val="008A78A6"/>
    <w:rsid w:val="008A79AD"/>
    <w:rsid w:val="008A7A8F"/>
    <w:rsid w:val="008A7B8E"/>
    <w:rsid w:val="008A7C33"/>
    <w:rsid w:val="008A7EC0"/>
    <w:rsid w:val="008B06AD"/>
    <w:rsid w:val="008B0F70"/>
    <w:rsid w:val="008B10A2"/>
    <w:rsid w:val="008B1168"/>
    <w:rsid w:val="008B1329"/>
    <w:rsid w:val="008B1356"/>
    <w:rsid w:val="008B13C2"/>
    <w:rsid w:val="008B13C4"/>
    <w:rsid w:val="008B169B"/>
    <w:rsid w:val="008B1B0E"/>
    <w:rsid w:val="008B1CF9"/>
    <w:rsid w:val="008B218F"/>
    <w:rsid w:val="008B220B"/>
    <w:rsid w:val="008B22CD"/>
    <w:rsid w:val="008B2317"/>
    <w:rsid w:val="008B23BD"/>
    <w:rsid w:val="008B2418"/>
    <w:rsid w:val="008B286F"/>
    <w:rsid w:val="008B28AD"/>
    <w:rsid w:val="008B2B24"/>
    <w:rsid w:val="008B2CB4"/>
    <w:rsid w:val="008B3107"/>
    <w:rsid w:val="008B329E"/>
    <w:rsid w:val="008B33B8"/>
    <w:rsid w:val="008B35B5"/>
    <w:rsid w:val="008B38C3"/>
    <w:rsid w:val="008B3A1B"/>
    <w:rsid w:val="008B3C8F"/>
    <w:rsid w:val="008B3D51"/>
    <w:rsid w:val="008B3E81"/>
    <w:rsid w:val="008B3FE4"/>
    <w:rsid w:val="008B4708"/>
    <w:rsid w:val="008B474F"/>
    <w:rsid w:val="008B4765"/>
    <w:rsid w:val="008B4978"/>
    <w:rsid w:val="008B499A"/>
    <w:rsid w:val="008B49BA"/>
    <w:rsid w:val="008B4C14"/>
    <w:rsid w:val="008B5046"/>
    <w:rsid w:val="008B51F7"/>
    <w:rsid w:val="008B5527"/>
    <w:rsid w:val="008B589A"/>
    <w:rsid w:val="008B5963"/>
    <w:rsid w:val="008B5A42"/>
    <w:rsid w:val="008B5C7F"/>
    <w:rsid w:val="008B5E1D"/>
    <w:rsid w:val="008B5E7B"/>
    <w:rsid w:val="008B6074"/>
    <w:rsid w:val="008B60E2"/>
    <w:rsid w:val="008B60E8"/>
    <w:rsid w:val="008B6201"/>
    <w:rsid w:val="008B643C"/>
    <w:rsid w:val="008B6448"/>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10D5"/>
    <w:rsid w:val="008C15F2"/>
    <w:rsid w:val="008C1749"/>
    <w:rsid w:val="008C17F6"/>
    <w:rsid w:val="008C1A6A"/>
    <w:rsid w:val="008C1B31"/>
    <w:rsid w:val="008C1D0A"/>
    <w:rsid w:val="008C1E03"/>
    <w:rsid w:val="008C1ED6"/>
    <w:rsid w:val="008C2113"/>
    <w:rsid w:val="008C2194"/>
    <w:rsid w:val="008C2247"/>
    <w:rsid w:val="008C2256"/>
    <w:rsid w:val="008C249C"/>
    <w:rsid w:val="008C25DE"/>
    <w:rsid w:val="008C2A32"/>
    <w:rsid w:val="008C2CC5"/>
    <w:rsid w:val="008C2D4A"/>
    <w:rsid w:val="008C2F15"/>
    <w:rsid w:val="008C32D5"/>
    <w:rsid w:val="008C33E8"/>
    <w:rsid w:val="008C342F"/>
    <w:rsid w:val="008C35A2"/>
    <w:rsid w:val="008C36D0"/>
    <w:rsid w:val="008C37CB"/>
    <w:rsid w:val="008C393F"/>
    <w:rsid w:val="008C3AD7"/>
    <w:rsid w:val="008C3BA9"/>
    <w:rsid w:val="008C3C22"/>
    <w:rsid w:val="008C3EC9"/>
    <w:rsid w:val="008C3F66"/>
    <w:rsid w:val="008C3FF1"/>
    <w:rsid w:val="008C404E"/>
    <w:rsid w:val="008C444B"/>
    <w:rsid w:val="008C457C"/>
    <w:rsid w:val="008C46EE"/>
    <w:rsid w:val="008C47F9"/>
    <w:rsid w:val="008C4D1E"/>
    <w:rsid w:val="008C4FE1"/>
    <w:rsid w:val="008C511C"/>
    <w:rsid w:val="008C5632"/>
    <w:rsid w:val="008C573F"/>
    <w:rsid w:val="008C58E3"/>
    <w:rsid w:val="008C58F3"/>
    <w:rsid w:val="008C5A74"/>
    <w:rsid w:val="008C5D04"/>
    <w:rsid w:val="008C5D6A"/>
    <w:rsid w:val="008C5ED3"/>
    <w:rsid w:val="008C61C0"/>
    <w:rsid w:val="008C641D"/>
    <w:rsid w:val="008C642C"/>
    <w:rsid w:val="008C6465"/>
    <w:rsid w:val="008C6552"/>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0EB"/>
    <w:rsid w:val="008D01AA"/>
    <w:rsid w:val="008D03B0"/>
    <w:rsid w:val="008D04E6"/>
    <w:rsid w:val="008D04F7"/>
    <w:rsid w:val="008D0DF1"/>
    <w:rsid w:val="008D1073"/>
    <w:rsid w:val="008D1205"/>
    <w:rsid w:val="008D131A"/>
    <w:rsid w:val="008D1435"/>
    <w:rsid w:val="008D1693"/>
    <w:rsid w:val="008D18C7"/>
    <w:rsid w:val="008D193D"/>
    <w:rsid w:val="008D1B2D"/>
    <w:rsid w:val="008D1C8C"/>
    <w:rsid w:val="008D1EBB"/>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491"/>
    <w:rsid w:val="008D3594"/>
    <w:rsid w:val="008D35BC"/>
    <w:rsid w:val="008D35D5"/>
    <w:rsid w:val="008D3696"/>
    <w:rsid w:val="008D3C74"/>
    <w:rsid w:val="008D3D3D"/>
    <w:rsid w:val="008D3D95"/>
    <w:rsid w:val="008D4287"/>
    <w:rsid w:val="008D440A"/>
    <w:rsid w:val="008D46C2"/>
    <w:rsid w:val="008D4CF5"/>
    <w:rsid w:val="008D4DAC"/>
    <w:rsid w:val="008D4E78"/>
    <w:rsid w:val="008D54E8"/>
    <w:rsid w:val="008D5521"/>
    <w:rsid w:val="008D565D"/>
    <w:rsid w:val="008D5750"/>
    <w:rsid w:val="008D5828"/>
    <w:rsid w:val="008D5889"/>
    <w:rsid w:val="008D5A7E"/>
    <w:rsid w:val="008D5AD9"/>
    <w:rsid w:val="008D5B5D"/>
    <w:rsid w:val="008D5E4E"/>
    <w:rsid w:val="008D62C9"/>
    <w:rsid w:val="008D6C61"/>
    <w:rsid w:val="008D6EAF"/>
    <w:rsid w:val="008D6EBC"/>
    <w:rsid w:val="008D6F82"/>
    <w:rsid w:val="008D737B"/>
    <w:rsid w:val="008D73D4"/>
    <w:rsid w:val="008D744E"/>
    <w:rsid w:val="008D74D2"/>
    <w:rsid w:val="008D76A3"/>
    <w:rsid w:val="008D7986"/>
    <w:rsid w:val="008D7B2B"/>
    <w:rsid w:val="008D7E70"/>
    <w:rsid w:val="008D7ED7"/>
    <w:rsid w:val="008D7F86"/>
    <w:rsid w:val="008E0090"/>
    <w:rsid w:val="008E01D7"/>
    <w:rsid w:val="008E072B"/>
    <w:rsid w:val="008E095E"/>
    <w:rsid w:val="008E096C"/>
    <w:rsid w:val="008E0B51"/>
    <w:rsid w:val="008E0BC4"/>
    <w:rsid w:val="008E0E9A"/>
    <w:rsid w:val="008E1034"/>
    <w:rsid w:val="008E10C0"/>
    <w:rsid w:val="008E1140"/>
    <w:rsid w:val="008E122F"/>
    <w:rsid w:val="008E13C2"/>
    <w:rsid w:val="008E13F4"/>
    <w:rsid w:val="008E1802"/>
    <w:rsid w:val="008E1B70"/>
    <w:rsid w:val="008E1F46"/>
    <w:rsid w:val="008E1FE1"/>
    <w:rsid w:val="008E24F5"/>
    <w:rsid w:val="008E2630"/>
    <w:rsid w:val="008E2639"/>
    <w:rsid w:val="008E26B3"/>
    <w:rsid w:val="008E2963"/>
    <w:rsid w:val="008E2971"/>
    <w:rsid w:val="008E2ACA"/>
    <w:rsid w:val="008E2BE6"/>
    <w:rsid w:val="008E2C57"/>
    <w:rsid w:val="008E2E9B"/>
    <w:rsid w:val="008E2EAD"/>
    <w:rsid w:val="008E2F01"/>
    <w:rsid w:val="008E2F68"/>
    <w:rsid w:val="008E316A"/>
    <w:rsid w:val="008E333D"/>
    <w:rsid w:val="008E33D2"/>
    <w:rsid w:val="008E381D"/>
    <w:rsid w:val="008E387B"/>
    <w:rsid w:val="008E3A47"/>
    <w:rsid w:val="008E3E86"/>
    <w:rsid w:val="008E3E9D"/>
    <w:rsid w:val="008E4037"/>
    <w:rsid w:val="008E418E"/>
    <w:rsid w:val="008E4195"/>
    <w:rsid w:val="008E41A2"/>
    <w:rsid w:val="008E453B"/>
    <w:rsid w:val="008E4684"/>
    <w:rsid w:val="008E47AA"/>
    <w:rsid w:val="008E492D"/>
    <w:rsid w:val="008E4B41"/>
    <w:rsid w:val="008E4EC0"/>
    <w:rsid w:val="008E4FA3"/>
    <w:rsid w:val="008E510D"/>
    <w:rsid w:val="008E5365"/>
    <w:rsid w:val="008E5625"/>
    <w:rsid w:val="008E58F2"/>
    <w:rsid w:val="008E5A2C"/>
    <w:rsid w:val="008E5A64"/>
    <w:rsid w:val="008E5ABB"/>
    <w:rsid w:val="008E5CD7"/>
    <w:rsid w:val="008E5D98"/>
    <w:rsid w:val="008E619A"/>
    <w:rsid w:val="008E626A"/>
    <w:rsid w:val="008E6590"/>
    <w:rsid w:val="008E65E7"/>
    <w:rsid w:val="008E66DF"/>
    <w:rsid w:val="008E675D"/>
    <w:rsid w:val="008E67F5"/>
    <w:rsid w:val="008E6815"/>
    <w:rsid w:val="008E6AA1"/>
    <w:rsid w:val="008E6B7A"/>
    <w:rsid w:val="008E6F13"/>
    <w:rsid w:val="008E6F5D"/>
    <w:rsid w:val="008E6FD7"/>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29B"/>
    <w:rsid w:val="008F136F"/>
    <w:rsid w:val="008F1371"/>
    <w:rsid w:val="008F14E0"/>
    <w:rsid w:val="008F16B3"/>
    <w:rsid w:val="008F16F9"/>
    <w:rsid w:val="008F17B9"/>
    <w:rsid w:val="008F183A"/>
    <w:rsid w:val="008F1870"/>
    <w:rsid w:val="008F1954"/>
    <w:rsid w:val="008F1CA0"/>
    <w:rsid w:val="008F1CEA"/>
    <w:rsid w:val="008F1E38"/>
    <w:rsid w:val="008F1E71"/>
    <w:rsid w:val="008F1FC6"/>
    <w:rsid w:val="008F1FDD"/>
    <w:rsid w:val="008F22AF"/>
    <w:rsid w:val="008F239B"/>
    <w:rsid w:val="008F2458"/>
    <w:rsid w:val="008F24D9"/>
    <w:rsid w:val="008F2C4B"/>
    <w:rsid w:val="008F2D09"/>
    <w:rsid w:val="008F2D15"/>
    <w:rsid w:val="008F2D47"/>
    <w:rsid w:val="008F3083"/>
    <w:rsid w:val="008F30FE"/>
    <w:rsid w:val="008F31EC"/>
    <w:rsid w:val="008F32B4"/>
    <w:rsid w:val="008F3383"/>
    <w:rsid w:val="008F340D"/>
    <w:rsid w:val="008F349E"/>
    <w:rsid w:val="008F3550"/>
    <w:rsid w:val="008F36BD"/>
    <w:rsid w:val="008F3807"/>
    <w:rsid w:val="008F3D76"/>
    <w:rsid w:val="008F4052"/>
    <w:rsid w:val="008F4316"/>
    <w:rsid w:val="008F43C7"/>
    <w:rsid w:val="008F440D"/>
    <w:rsid w:val="008F4953"/>
    <w:rsid w:val="008F4AA3"/>
    <w:rsid w:val="008F4B29"/>
    <w:rsid w:val="008F4B76"/>
    <w:rsid w:val="008F4CA1"/>
    <w:rsid w:val="008F52B8"/>
    <w:rsid w:val="008F55C8"/>
    <w:rsid w:val="008F5652"/>
    <w:rsid w:val="008F58D9"/>
    <w:rsid w:val="008F5902"/>
    <w:rsid w:val="008F5937"/>
    <w:rsid w:val="008F5A82"/>
    <w:rsid w:val="008F5BCB"/>
    <w:rsid w:val="008F5C59"/>
    <w:rsid w:val="008F679A"/>
    <w:rsid w:val="008F6F1D"/>
    <w:rsid w:val="008F708F"/>
    <w:rsid w:val="008F7364"/>
    <w:rsid w:val="008F7405"/>
    <w:rsid w:val="008F7552"/>
    <w:rsid w:val="008F7730"/>
    <w:rsid w:val="008F7BE3"/>
    <w:rsid w:val="008F7D23"/>
    <w:rsid w:val="00900101"/>
    <w:rsid w:val="009001B8"/>
    <w:rsid w:val="009005A7"/>
    <w:rsid w:val="009005AF"/>
    <w:rsid w:val="00900975"/>
    <w:rsid w:val="0090099A"/>
    <w:rsid w:val="00900A0D"/>
    <w:rsid w:val="00900AB3"/>
    <w:rsid w:val="00900E19"/>
    <w:rsid w:val="00901116"/>
    <w:rsid w:val="00901134"/>
    <w:rsid w:val="00901702"/>
    <w:rsid w:val="00901837"/>
    <w:rsid w:val="00901C54"/>
    <w:rsid w:val="00901CFE"/>
    <w:rsid w:val="00901DAB"/>
    <w:rsid w:val="009022CD"/>
    <w:rsid w:val="00902474"/>
    <w:rsid w:val="0090254C"/>
    <w:rsid w:val="009025CA"/>
    <w:rsid w:val="009025CF"/>
    <w:rsid w:val="0090267E"/>
    <w:rsid w:val="00902CAB"/>
    <w:rsid w:val="00902E0F"/>
    <w:rsid w:val="00903182"/>
    <w:rsid w:val="009035A4"/>
    <w:rsid w:val="009035EA"/>
    <w:rsid w:val="009037EE"/>
    <w:rsid w:val="0090393F"/>
    <w:rsid w:val="00903AFD"/>
    <w:rsid w:val="00903C78"/>
    <w:rsid w:val="00903E10"/>
    <w:rsid w:val="00903EF2"/>
    <w:rsid w:val="00903F30"/>
    <w:rsid w:val="00903F4C"/>
    <w:rsid w:val="009040F0"/>
    <w:rsid w:val="00904192"/>
    <w:rsid w:val="009041EA"/>
    <w:rsid w:val="0090430E"/>
    <w:rsid w:val="009043D9"/>
    <w:rsid w:val="009046F9"/>
    <w:rsid w:val="00904717"/>
    <w:rsid w:val="00904830"/>
    <w:rsid w:val="00904E3E"/>
    <w:rsid w:val="00905058"/>
    <w:rsid w:val="0090532D"/>
    <w:rsid w:val="0090535B"/>
    <w:rsid w:val="00905DA6"/>
    <w:rsid w:val="00905E10"/>
    <w:rsid w:val="00905EA1"/>
    <w:rsid w:val="00905F7B"/>
    <w:rsid w:val="0090621C"/>
    <w:rsid w:val="009063CD"/>
    <w:rsid w:val="00906915"/>
    <w:rsid w:val="00907387"/>
    <w:rsid w:val="009075C8"/>
    <w:rsid w:val="00907D3F"/>
    <w:rsid w:val="00907D81"/>
    <w:rsid w:val="00907DE6"/>
    <w:rsid w:val="00907E1D"/>
    <w:rsid w:val="009102BA"/>
    <w:rsid w:val="0091093E"/>
    <w:rsid w:val="0091098B"/>
    <w:rsid w:val="009109E8"/>
    <w:rsid w:val="00910A68"/>
    <w:rsid w:val="00910AD8"/>
    <w:rsid w:val="00910CB8"/>
    <w:rsid w:val="00911387"/>
    <w:rsid w:val="00911481"/>
    <w:rsid w:val="009114BA"/>
    <w:rsid w:val="00911660"/>
    <w:rsid w:val="00911692"/>
    <w:rsid w:val="00911AB3"/>
    <w:rsid w:val="00911CAE"/>
    <w:rsid w:val="00911CF1"/>
    <w:rsid w:val="00911E20"/>
    <w:rsid w:val="00912072"/>
    <w:rsid w:val="009122F5"/>
    <w:rsid w:val="00912457"/>
    <w:rsid w:val="009124BA"/>
    <w:rsid w:val="009126BE"/>
    <w:rsid w:val="00912711"/>
    <w:rsid w:val="0091274E"/>
    <w:rsid w:val="00912937"/>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8D1"/>
    <w:rsid w:val="00914A50"/>
    <w:rsid w:val="00914B7A"/>
    <w:rsid w:val="00914DF9"/>
    <w:rsid w:val="0091508C"/>
    <w:rsid w:val="00915092"/>
    <w:rsid w:val="00915129"/>
    <w:rsid w:val="00915204"/>
    <w:rsid w:val="009152C1"/>
    <w:rsid w:val="0091560D"/>
    <w:rsid w:val="009158C7"/>
    <w:rsid w:val="009159B6"/>
    <w:rsid w:val="00915BF0"/>
    <w:rsid w:val="00915D28"/>
    <w:rsid w:val="00915E38"/>
    <w:rsid w:val="00915E9A"/>
    <w:rsid w:val="00915F42"/>
    <w:rsid w:val="00915F93"/>
    <w:rsid w:val="00916040"/>
    <w:rsid w:val="00916173"/>
    <w:rsid w:val="0091656B"/>
    <w:rsid w:val="009165C2"/>
    <w:rsid w:val="00916A7C"/>
    <w:rsid w:val="00916AAB"/>
    <w:rsid w:val="00916BF5"/>
    <w:rsid w:val="00916CCB"/>
    <w:rsid w:val="00916E44"/>
    <w:rsid w:val="00916F60"/>
    <w:rsid w:val="00917650"/>
    <w:rsid w:val="009176AF"/>
    <w:rsid w:val="009176E3"/>
    <w:rsid w:val="00917A5D"/>
    <w:rsid w:val="00920267"/>
    <w:rsid w:val="0092059E"/>
    <w:rsid w:val="009207C5"/>
    <w:rsid w:val="00920875"/>
    <w:rsid w:val="00920992"/>
    <w:rsid w:val="00920B5A"/>
    <w:rsid w:val="00920B9C"/>
    <w:rsid w:val="00920F30"/>
    <w:rsid w:val="009214D4"/>
    <w:rsid w:val="009215F0"/>
    <w:rsid w:val="009216D9"/>
    <w:rsid w:val="00921823"/>
    <w:rsid w:val="00921DE5"/>
    <w:rsid w:val="00922040"/>
    <w:rsid w:val="009223C1"/>
    <w:rsid w:val="009223EA"/>
    <w:rsid w:val="00922412"/>
    <w:rsid w:val="00922644"/>
    <w:rsid w:val="009229E9"/>
    <w:rsid w:val="00922BB0"/>
    <w:rsid w:val="00922BEE"/>
    <w:rsid w:val="00923128"/>
    <w:rsid w:val="00923889"/>
    <w:rsid w:val="00923A1F"/>
    <w:rsid w:val="00923E73"/>
    <w:rsid w:val="00924137"/>
    <w:rsid w:val="009244BF"/>
    <w:rsid w:val="009246F4"/>
    <w:rsid w:val="0092475F"/>
    <w:rsid w:val="00924E1D"/>
    <w:rsid w:val="00924EE6"/>
    <w:rsid w:val="00924FB7"/>
    <w:rsid w:val="0092529A"/>
    <w:rsid w:val="0092532C"/>
    <w:rsid w:val="0092533E"/>
    <w:rsid w:val="0092557C"/>
    <w:rsid w:val="0092571F"/>
    <w:rsid w:val="0092593A"/>
    <w:rsid w:val="00925A06"/>
    <w:rsid w:val="00925CBB"/>
    <w:rsid w:val="00925F98"/>
    <w:rsid w:val="009261DD"/>
    <w:rsid w:val="0092648B"/>
    <w:rsid w:val="0092655A"/>
    <w:rsid w:val="009268BB"/>
    <w:rsid w:val="00926A17"/>
    <w:rsid w:val="00926A20"/>
    <w:rsid w:val="00926D39"/>
    <w:rsid w:val="0092705F"/>
    <w:rsid w:val="0092717A"/>
    <w:rsid w:val="0092721D"/>
    <w:rsid w:val="009272C6"/>
    <w:rsid w:val="00927350"/>
    <w:rsid w:val="00927A17"/>
    <w:rsid w:val="00927D2E"/>
    <w:rsid w:val="00927E3F"/>
    <w:rsid w:val="00927ED3"/>
    <w:rsid w:val="00927F45"/>
    <w:rsid w:val="00930454"/>
    <w:rsid w:val="00930583"/>
    <w:rsid w:val="00930989"/>
    <w:rsid w:val="00930A50"/>
    <w:rsid w:val="00930B9E"/>
    <w:rsid w:val="00930F7D"/>
    <w:rsid w:val="0093115F"/>
    <w:rsid w:val="009313F3"/>
    <w:rsid w:val="0093146D"/>
    <w:rsid w:val="00931711"/>
    <w:rsid w:val="00931921"/>
    <w:rsid w:val="00931922"/>
    <w:rsid w:val="00931996"/>
    <w:rsid w:val="00931BB5"/>
    <w:rsid w:val="00931C82"/>
    <w:rsid w:val="00931E80"/>
    <w:rsid w:val="0093235A"/>
    <w:rsid w:val="009325CC"/>
    <w:rsid w:val="009328EB"/>
    <w:rsid w:val="009329C0"/>
    <w:rsid w:val="009329D4"/>
    <w:rsid w:val="00932E00"/>
    <w:rsid w:val="00932F1B"/>
    <w:rsid w:val="00932F84"/>
    <w:rsid w:val="00933271"/>
    <w:rsid w:val="009333B8"/>
    <w:rsid w:val="00933486"/>
    <w:rsid w:val="009336FA"/>
    <w:rsid w:val="00933CFE"/>
    <w:rsid w:val="00933FBE"/>
    <w:rsid w:val="00934405"/>
    <w:rsid w:val="009346A8"/>
    <w:rsid w:val="009346CF"/>
    <w:rsid w:val="00934A7E"/>
    <w:rsid w:val="00934ABD"/>
    <w:rsid w:val="00934D88"/>
    <w:rsid w:val="00934DA4"/>
    <w:rsid w:val="00934FEA"/>
    <w:rsid w:val="0093500E"/>
    <w:rsid w:val="009351F0"/>
    <w:rsid w:val="009353BC"/>
    <w:rsid w:val="009353E0"/>
    <w:rsid w:val="0093571C"/>
    <w:rsid w:val="0093588F"/>
    <w:rsid w:val="009359EB"/>
    <w:rsid w:val="00935C29"/>
    <w:rsid w:val="00935DD7"/>
    <w:rsid w:val="00935EDB"/>
    <w:rsid w:val="00935F25"/>
    <w:rsid w:val="009363DA"/>
    <w:rsid w:val="009364EC"/>
    <w:rsid w:val="0093659A"/>
    <w:rsid w:val="009366A4"/>
    <w:rsid w:val="00936A24"/>
    <w:rsid w:val="00936A6C"/>
    <w:rsid w:val="00936A9B"/>
    <w:rsid w:val="00936B92"/>
    <w:rsid w:val="00936CE0"/>
    <w:rsid w:val="009371FB"/>
    <w:rsid w:val="00937274"/>
    <w:rsid w:val="00937345"/>
    <w:rsid w:val="00937346"/>
    <w:rsid w:val="00937E58"/>
    <w:rsid w:val="00937E6C"/>
    <w:rsid w:val="00937F82"/>
    <w:rsid w:val="009401D1"/>
    <w:rsid w:val="0094044C"/>
    <w:rsid w:val="00940731"/>
    <w:rsid w:val="00940778"/>
    <w:rsid w:val="009409DD"/>
    <w:rsid w:val="00940B18"/>
    <w:rsid w:val="00940BC6"/>
    <w:rsid w:val="00940BF6"/>
    <w:rsid w:val="00940E31"/>
    <w:rsid w:val="00940E67"/>
    <w:rsid w:val="00940FD9"/>
    <w:rsid w:val="009412A5"/>
    <w:rsid w:val="0094148A"/>
    <w:rsid w:val="009417E6"/>
    <w:rsid w:val="00941901"/>
    <w:rsid w:val="00941AA3"/>
    <w:rsid w:val="00941AE2"/>
    <w:rsid w:val="00941C1E"/>
    <w:rsid w:val="00941CF8"/>
    <w:rsid w:val="00941DB4"/>
    <w:rsid w:val="00941E76"/>
    <w:rsid w:val="00941FAA"/>
    <w:rsid w:val="00942077"/>
    <w:rsid w:val="009420F8"/>
    <w:rsid w:val="00942177"/>
    <w:rsid w:val="00942180"/>
    <w:rsid w:val="0094242F"/>
    <w:rsid w:val="00942555"/>
    <w:rsid w:val="00942877"/>
    <w:rsid w:val="00942AB4"/>
    <w:rsid w:val="00942C4E"/>
    <w:rsid w:val="00943109"/>
    <w:rsid w:val="00943252"/>
    <w:rsid w:val="009432CF"/>
    <w:rsid w:val="0094346D"/>
    <w:rsid w:val="00943543"/>
    <w:rsid w:val="00943A13"/>
    <w:rsid w:val="00943D91"/>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5C84"/>
    <w:rsid w:val="00946082"/>
    <w:rsid w:val="009461D4"/>
    <w:rsid w:val="009465BC"/>
    <w:rsid w:val="009469A0"/>
    <w:rsid w:val="00946B89"/>
    <w:rsid w:val="00946E17"/>
    <w:rsid w:val="00946E7E"/>
    <w:rsid w:val="00946F03"/>
    <w:rsid w:val="00947039"/>
    <w:rsid w:val="00947111"/>
    <w:rsid w:val="00947116"/>
    <w:rsid w:val="009471E4"/>
    <w:rsid w:val="009471F0"/>
    <w:rsid w:val="009471F5"/>
    <w:rsid w:val="0094723B"/>
    <w:rsid w:val="00947ABE"/>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91C"/>
    <w:rsid w:val="00952B25"/>
    <w:rsid w:val="00952B73"/>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1A"/>
    <w:rsid w:val="0095487C"/>
    <w:rsid w:val="009548FB"/>
    <w:rsid w:val="00954AB8"/>
    <w:rsid w:val="00954B19"/>
    <w:rsid w:val="00954B36"/>
    <w:rsid w:val="00954BFF"/>
    <w:rsid w:val="00954C42"/>
    <w:rsid w:val="00954E5A"/>
    <w:rsid w:val="00954EF4"/>
    <w:rsid w:val="009550E7"/>
    <w:rsid w:val="009553ED"/>
    <w:rsid w:val="009555A7"/>
    <w:rsid w:val="009557CC"/>
    <w:rsid w:val="009559BC"/>
    <w:rsid w:val="00955A99"/>
    <w:rsid w:val="00955AF9"/>
    <w:rsid w:val="00955B52"/>
    <w:rsid w:val="00955DD8"/>
    <w:rsid w:val="00955ED5"/>
    <w:rsid w:val="009560A4"/>
    <w:rsid w:val="009563B7"/>
    <w:rsid w:val="009563D4"/>
    <w:rsid w:val="00956516"/>
    <w:rsid w:val="00956558"/>
    <w:rsid w:val="009567D7"/>
    <w:rsid w:val="009569F4"/>
    <w:rsid w:val="00956A63"/>
    <w:rsid w:val="00956A75"/>
    <w:rsid w:val="00956AC8"/>
    <w:rsid w:val="00956B6D"/>
    <w:rsid w:val="00957090"/>
    <w:rsid w:val="00957391"/>
    <w:rsid w:val="00957675"/>
    <w:rsid w:val="00957BAC"/>
    <w:rsid w:val="00957D60"/>
    <w:rsid w:val="00957E51"/>
    <w:rsid w:val="009600FB"/>
    <w:rsid w:val="009601CA"/>
    <w:rsid w:val="009601EA"/>
    <w:rsid w:val="00960565"/>
    <w:rsid w:val="00960690"/>
    <w:rsid w:val="0096072A"/>
    <w:rsid w:val="0096076A"/>
    <w:rsid w:val="00960BFF"/>
    <w:rsid w:val="00960D16"/>
    <w:rsid w:val="00960D81"/>
    <w:rsid w:val="00960E59"/>
    <w:rsid w:val="009611F8"/>
    <w:rsid w:val="009613E4"/>
    <w:rsid w:val="009616AC"/>
    <w:rsid w:val="009616E9"/>
    <w:rsid w:val="00961AE9"/>
    <w:rsid w:val="00961C71"/>
    <w:rsid w:val="00961EEB"/>
    <w:rsid w:val="00961F02"/>
    <w:rsid w:val="00962156"/>
    <w:rsid w:val="009625BE"/>
    <w:rsid w:val="0096283A"/>
    <w:rsid w:val="00962863"/>
    <w:rsid w:val="009629B8"/>
    <w:rsid w:val="00962A85"/>
    <w:rsid w:val="00962A99"/>
    <w:rsid w:val="00962CC4"/>
    <w:rsid w:val="009630A8"/>
    <w:rsid w:val="009630D1"/>
    <w:rsid w:val="00963104"/>
    <w:rsid w:val="0096313F"/>
    <w:rsid w:val="00963199"/>
    <w:rsid w:val="0096337F"/>
    <w:rsid w:val="00963445"/>
    <w:rsid w:val="00963716"/>
    <w:rsid w:val="009637DA"/>
    <w:rsid w:val="0096390A"/>
    <w:rsid w:val="00963DBD"/>
    <w:rsid w:val="00963EF1"/>
    <w:rsid w:val="009642DC"/>
    <w:rsid w:val="00964560"/>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CA6"/>
    <w:rsid w:val="00965CE6"/>
    <w:rsid w:val="00965CE8"/>
    <w:rsid w:val="00965E80"/>
    <w:rsid w:val="00965FDC"/>
    <w:rsid w:val="009662BC"/>
    <w:rsid w:val="009663F8"/>
    <w:rsid w:val="00966646"/>
    <w:rsid w:val="009667BA"/>
    <w:rsid w:val="009667F3"/>
    <w:rsid w:val="0096681A"/>
    <w:rsid w:val="00966C7B"/>
    <w:rsid w:val="00966D5B"/>
    <w:rsid w:val="00966EBE"/>
    <w:rsid w:val="00966FC5"/>
    <w:rsid w:val="00966FFA"/>
    <w:rsid w:val="0096709D"/>
    <w:rsid w:val="009671E2"/>
    <w:rsid w:val="00967271"/>
    <w:rsid w:val="009673DB"/>
    <w:rsid w:val="009673E5"/>
    <w:rsid w:val="00967498"/>
    <w:rsid w:val="009674AC"/>
    <w:rsid w:val="00967649"/>
    <w:rsid w:val="00967854"/>
    <w:rsid w:val="0096788F"/>
    <w:rsid w:val="00967DEB"/>
    <w:rsid w:val="0097017C"/>
    <w:rsid w:val="009701D2"/>
    <w:rsid w:val="00970780"/>
    <w:rsid w:val="0097087A"/>
    <w:rsid w:val="009714C8"/>
    <w:rsid w:val="009715C8"/>
    <w:rsid w:val="009717EC"/>
    <w:rsid w:val="00971852"/>
    <w:rsid w:val="0097229B"/>
    <w:rsid w:val="00972477"/>
    <w:rsid w:val="00972563"/>
    <w:rsid w:val="00972734"/>
    <w:rsid w:val="009727D8"/>
    <w:rsid w:val="00972BA5"/>
    <w:rsid w:val="00972C7F"/>
    <w:rsid w:val="00972DB1"/>
    <w:rsid w:val="00972F81"/>
    <w:rsid w:val="00973156"/>
    <w:rsid w:val="00973174"/>
    <w:rsid w:val="009731DC"/>
    <w:rsid w:val="00973605"/>
    <w:rsid w:val="00973727"/>
    <w:rsid w:val="00973CD8"/>
    <w:rsid w:val="00973D53"/>
    <w:rsid w:val="00973E6B"/>
    <w:rsid w:val="00973F1F"/>
    <w:rsid w:val="009740A5"/>
    <w:rsid w:val="00974468"/>
    <w:rsid w:val="009745C1"/>
    <w:rsid w:val="00974700"/>
    <w:rsid w:val="00974A64"/>
    <w:rsid w:val="00974B36"/>
    <w:rsid w:val="00974EEB"/>
    <w:rsid w:val="00975034"/>
    <w:rsid w:val="00975085"/>
    <w:rsid w:val="00975377"/>
    <w:rsid w:val="00975497"/>
    <w:rsid w:val="00975AE7"/>
    <w:rsid w:val="00975C80"/>
    <w:rsid w:val="00975D7A"/>
    <w:rsid w:val="00975DFE"/>
    <w:rsid w:val="009763EB"/>
    <w:rsid w:val="00976467"/>
    <w:rsid w:val="00976519"/>
    <w:rsid w:val="00976561"/>
    <w:rsid w:val="009765EB"/>
    <w:rsid w:val="00976650"/>
    <w:rsid w:val="00976957"/>
    <w:rsid w:val="00976EE9"/>
    <w:rsid w:val="00976F31"/>
    <w:rsid w:val="009770A7"/>
    <w:rsid w:val="009771DA"/>
    <w:rsid w:val="009773D4"/>
    <w:rsid w:val="00977853"/>
    <w:rsid w:val="00977887"/>
    <w:rsid w:val="00977A50"/>
    <w:rsid w:val="00977AC6"/>
    <w:rsid w:val="00977AE0"/>
    <w:rsid w:val="00977B9A"/>
    <w:rsid w:val="00977E41"/>
    <w:rsid w:val="00977E68"/>
    <w:rsid w:val="009801B9"/>
    <w:rsid w:val="009804C0"/>
    <w:rsid w:val="00980758"/>
    <w:rsid w:val="0098078F"/>
    <w:rsid w:val="00980B2F"/>
    <w:rsid w:val="00980B8D"/>
    <w:rsid w:val="00980CFE"/>
    <w:rsid w:val="00980DA6"/>
    <w:rsid w:val="00980FC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2B3B"/>
    <w:rsid w:val="0098306D"/>
    <w:rsid w:val="0098343D"/>
    <w:rsid w:val="009839F2"/>
    <w:rsid w:val="00983BDF"/>
    <w:rsid w:val="009840C6"/>
    <w:rsid w:val="009843E8"/>
    <w:rsid w:val="0098442A"/>
    <w:rsid w:val="009845B6"/>
    <w:rsid w:val="0098463A"/>
    <w:rsid w:val="009846DC"/>
    <w:rsid w:val="0098521B"/>
    <w:rsid w:val="0098538E"/>
    <w:rsid w:val="0098541C"/>
    <w:rsid w:val="00985A1F"/>
    <w:rsid w:val="00985DCE"/>
    <w:rsid w:val="00985E2B"/>
    <w:rsid w:val="00985E3E"/>
    <w:rsid w:val="00985E6A"/>
    <w:rsid w:val="00986168"/>
    <w:rsid w:val="009861AB"/>
    <w:rsid w:val="00986207"/>
    <w:rsid w:val="009863D3"/>
    <w:rsid w:val="00986517"/>
    <w:rsid w:val="009866D7"/>
    <w:rsid w:val="0098696D"/>
    <w:rsid w:val="00986B44"/>
    <w:rsid w:val="00987180"/>
    <w:rsid w:val="00987402"/>
    <w:rsid w:val="00987493"/>
    <w:rsid w:val="009874E9"/>
    <w:rsid w:val="009876EB"/>
    <w:rsid w:val="0098771E"/>
    <w:rsid w:val="00987C59"/>
    <w:rsid w:val="00987CB3"/>
    <w:rsid w:val="00987CC3"/>
    <w:rsid w:val="00987D10"/>
    <w:rsid w:val="00990015"/>
    <w:rsid w:val="00990105"/>
    <w:rsid w:val="00990128"/>
    <w:rsid w:val="009901DF"/>
    <w:rsid w:val="0099028C"/>
    <w:rsid w:val="009903D4"/>
    <w:rsid w:val="0099040E"/>
    <w:rsid w:val="0099045B"/>
    <w:rsid w:val="00990A76"/>
    <w:rsid w:val="00991341"/>
    <w:rsid w:val="009913F1"/>
    <w:rsid w:val="00991524"/>
    <w:rsid w:val="00991882"/>
    <w:rsid w:val="00991E25"/>
    <w:rsid w:val="009920CF"/>
    <w:rsid w:val="009922EA"/>
    <w:rsid w:val="009925A0"/>
    <w:rsid w:val="0099264D"/>
    <w:rsid w:val="009927EB"/>
    <w:rsid w:val="00992904"/>
    <w:rsid w:val="00992930"/>
    <w:rsid w:val="00992D5C"/>
    <w:rsid w:val="00992DB1"/>
    <w:rsid w:val="00992EBD"/>
    <w:rsid w:val="00992ED6"/>
    <w:rsid w:val="00992F07"/>
    <w:rsid w:val="009930B4"/>
    <w:rsid w:val="00993502"/>
    <w:rsid w:val="00993706"/>
    <w:rsid w:val="00993940"/>
    <w:rsid w:val="00993A88"/>
    <w:rsid w:val="00993C67"/>
    <w:rsid w:val="00993CE8"/>
    <w:rsid w:val="00993D47"/>
    <w:rsid w:val="0099434F"/>
    <w:rsid w:val="009944EB"/>
    <w:rsid w:val="009946FF"/>
    <w:rsid w:val="00994810"/>
    <w:rsid w:val="00994DAE"/>
    <w:rsid w:val="00995345"/>
    <w:rsid w:val="0099538B"/>
    <w:rsid w:val="00995809"/>
    <w:rsid w:val="009958F7"/>
    <w:rsid w:val="00995962"/>
    <w:rsid w:val="009963C5"/>
    <w:rsid w:val="00996BB8"/>
    <w:rsid w:val="009974DC"/>
    <w:rsid w:val="009975FD"/>
    <w:rsid w:val="00997841"/>
    <w:rsid w:val="009A0364"/>
    <w:rsid w:val="009A039B"/>
    <w:rsid w:val="009A0BCA"/>
    <w:rsid w:val="009A0CCE"/>
    <w:rsid w:val="009A0E73"/>
    <w:rsid w:val="009A1159"/>
    <w:rsid w:val="009A11CD"/>
    <w:rsid w:val="009A12C6"/>
    <w:rsid w:val="009A21D2"/>
    <w:rsid w:val="009A2467"/>
    <w:rsid w:val="009A2650"/>
    <w:rsid w:val="009A26C4"/>
    <w:rsid w:val="009A2868"/>
    <w:rsid w:val="009A2B4D"/>
    <w:rsid w:val="009A2BA2"/>
    <w:rsid w:val="009A2C4C"/>
    <w:rsid w:val="009A2DD6"/>
    <w:rsid w:val="009A3040"/>
    <w:rsid w:val="009A30BF"/>
    <w:rsid w:val="009A3135"/>
    <w:rsid w:val="009A313D"/>
    <w:rsid w:val="009A3146"/>
    <w:rsid w:val="009A3184"/>
    <w:rsid w:val="009A36D2"/>
    <w:rsid w:val="009A3A26"/>
    <w:rsid w:val="009A3B27"/>
    <w:rsid w:val="009A3BA2"/>
    <w:rsid w:val="009A3C78"/>
    <w:rsid w:val="009A3C9A"/>
    <w:rsid w:val="009A4365"/>
    <w:rsid w:val="009A4394"/>
    <w:rsid w:val="009A4970"/>
    <w:rsid w:val="009A49BF"/>
    <w:rsid w:val="009A4A4C"/>
    <w:rsid w:val="009A4BB4"/>
    <w:rsid w:val="009A5124"/>
    <w:rsid w:val="009A5193"/>
    <w:rsid w:val="009A541E"/>
    <w:rsid w:val="009A56B1"/>
    <w:rsid w:val="009A5715"/>
    <w:rsid w:val="009A573D"/>
    <w:rsid w:val="009A57EC"/>
    <w:rsid w:val="009A5AD0"/>
    <w:rsid w:val="009A5DE6"/>
    <w:rsid w:val="009A64B5"/>
    <w:rsid w:val="009A652C"/>
    <w:rsid w:val="009A657E"/>
    <w:rsid w:val="009A66F5"/>
    <w:rsid w:val="009A681C"/>
    <w:rsid w:val="009A68B9"/>
    <w:rsid w:val="009A69B4"/>
    <w:rsid w:val="009A6A15"/>
    <w:rsid w:val="009A6A50"/>
    <w:rsid w:val="009A6D81"/>
    <w:rsid w:val="009A6F72"/>
    <w:rsid w:val="009A72A5"/>
    <w:rsid w:val="009A72CC"/>
    <w:rsid w:val="009A7368"/>
    <w:rsid w:val="009A771A"/>
    <w:rsid w:val="009A774C"/>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39F"/>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BF6"/>
    <w:rsid w:val="009B2E46"/>
    <w:rsid w:val="009B345A"/>
    <w:rsid w:val="009B35D3"/>
    <w:rsid w:val="009B3817"/>
    <w:rsid w:val="009B3893"/>
    <w:rsid w:val="009B3967"/>
    <w:rsid w:val="009B3E65"/>
    <w:rsid w:val="009B3F8F"/>
    <w:rsid w:val="009B3FAF"/>
    <w:rsid w:val="009B4159"/>
    <w:rsid w:val="009B415A"/>
    <w:rsid w:val="009B441F"/>
    <w:rsid w:val="009B46FE"/>
    <w:rsid w:val="009B47CB"/>
    <w:rsid w:val="009B4A04"/>
    <w:rsid w:val="009B4AC0"/>
    <w:rsid w:val="009B4DC9"/>
    <w:rsid w:val="009B4E8D"/>
    <w:rsid w:val="009B5328"/>
    <w:rsid w:val="009B53BD"/>
    <w:rsid w:val="009B545F"/>
    <w:rsid w:val="009B590F"/>
    <w:rsid w:val="009B663C"/>
    <w:rsid w:val="009B66A2"/>
    <w:rsid w:val="009B66CC"/>
    <w:rsid w:val="009B67A8"/>
    <w:rsid w:val="009B6CAE"/>
    <w:rsid w:val="009B6CCA"/>
    <w:rsid w:val="009B6D0D"/>
    <w:rsid w:val="009B6D64"/>
    <w:rsid w:val="009B727E"/>
    <w:rsid w:val="009B7285"/>
    <w:rsid w:val="009B7627"/>
    <w:rsid w:val="009B7680"/>
    <w:rsid w:val="009B773E"/>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1EE"/>
    <w:rsid w:val="009C241A"/>
    <w:rsid w:val="009C242F"/>
    <w:rsid w:val="009C2662"/>
    <w:rsid w:val="009C2D38"/>
    <w:rsid w:val="009C3244"/>
    <w:rsid w:val="009C348E"/>
    <w:rsid w:val="009C3524"/>
    <w:rsid w:val="009C375B"/>
    <w:rsid w:val="009C3971"/>
    <w:rsid w:val="009C3AD7"/>
    <w:rsid w:val="009C3EF8"/>
    <w:rsid w:val="009C40B2"/>
    <w:rsid w:val="009C4721"/>
    <w:rsid w:val="009C484F"/>
    <w:rsid w:val="009C4863"/>
    <w:rsid w:val="009C48BC"/>
    <w:rsid w:val="009C4A49"/>
    <w:rsid w:val="009C5008"/>
    <w:rsid w:val="009C514D"/>
    <w:rsid w:val="009C5159"/>
    <w:rsid w:val="009C5311"/>
    <w:rsid w:val="009C577C"/>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23"/>
    <w:rsid w:val="009C7078"/>
    <w:rsid w:val="009C72FF"/>
    <w:rsid w:val="009C73FE"/>
    <w:rsid w:val="009C799F"/>
    <w:rsid w:val="009C7A9F"/>
    <w:rsid w:val="009C7D3B"/>
    <w:rsid w:val="009C7E6B"/>
    <w:rsid w:val="009C7EAD"/>
    <w:rsid w:val="009D0069"/>
    <w:rsid w:val="009D0078"/>
    <w:rsid w:val="009D019D"/>
    <w:rsid w:val="009D054A"/>
    <w:rsid w:val="009D0584"/>
    <w:rsid w:val="009D0B98"/>
    <w:rsid w:val="009D113B"/>
    <w:rsid w:val="009D1755"/>
    <w:rsid w:val="009D1809"/>
    <w:rsid w:val="009D18BF"/>
    <w:rsid w:val="009D19EC"/>
    <w:rsid w:val="009D1B6E"/>
    <w:rsid w:val="009D1EF7"/>
    <w:rsid w:val="009D2020"/>
    <w:rsid w:val="009D211D"/>
    <w:rsid w:val="009D2183"/>
    <w:rsid w:val="009D2A0D"/>
    <w:rsid w:val="009D2D5C"/>
    <w:rsid w:val="009D2F6F"/>
    <w:rsid w:val="009D311F"/>
    <w:rsid w:val="009D31F8"/>
    <w:rsid w:val="009D32D4"/>
    <w:rsid w:val="009D36F9"/>
    <w:rsid w:val="009D3700"/>
    <w:rsid w:val="009D3801"/>
    <w:rsid w:val="009D390C"/>
    <w:rsid w:val="009D3B3A"/>
    <w:rsid w:val="009D3CBB"/>
    <w:rsid w:val="009D3D61"/>
    <w:rsid w:val="009D3D67"/>
    <w:rsid w:val="009D3E24"/>
    <w:rsid w:val="009D408E"/>
    <w:rsid w:val="009D4644"/>
    <w:rsid w:val="009D47AF"/>
    <w:rsid w:val="009D49C8"/>
    <w:rsid w:val="009D51D4"/>
    <w:rsid w:val="009D54AB"/>
    <w:rsid w:val="009D5603"/>
    <w:rsid w:val="009D5626"/>
    <w:rsid w:val="009D5669"/>
    <w:rsid w:val="009D5B37"/>
    <w:rsid w:val="009D5BD9"/>
    <w:rsid w:val="009D5C42"/>
    <w:rsid w:val="009D5C43"/>
    <w:rsid w:val="009D5D03"/>
    <w:rsid w:val="009D5D04"/>
    <w:rsid w:val="009D62A0"/>
    <w:rsid w:val="009D63A4"/>
    <w:rsid w:val="009D643D"/>
    <w:rsid w:val="009D6478"/>
    <w:rsid w:val="009D6567"/>
    <w:rsid w:val="009D6793"/>
    <w:rsid w:val="009D683C"/>
    <w:rsid w:val="009D6A59"/>
    <w:rsid w:val="009D6B8C"/>
    <w:rsid w:val="009D6C25"/>
    <w:rsid w:val="009D6C5B"/>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A8"/>
    <w:rsid w:val="009E07D8"/>
    <w:rsid w:val="009E09CD"/>
    <w:rsid w:val="009E0F9D"/>
    <w:rsid w:val="009E1066"/>
    <w:rsid w:val="009E1088"/>
    <w:rsid w:val="009E1326"/>
    <w:rsid w:val="009E13D6"/>
    <w:rsid w:val="009E167B"/>
    <w:rsid w:val="009E173E"/>
    <w:rsid w:val="009E180F"/>
    <w:rsid w:val="009E189C"/>
    <w:rsid w:val="009E1C91"/>
    <w:rsid w:val="009E2308"/>
    <w:rsid w:val="009E2393"/>
    <w:rsid w:val="009E292B"/>
    <w:rsid w:val="009E2986"/>
    <w:rsid w:val="009E2DCD"/>
    <w:rsid w:val="009E2E9C"/>
    <w:rsid w:val="009E2FBF"/>
    <w:rsid w:val="009E30F2"/>
    <w:rsid w:val="009E334E"/>
    <w:rsid w:val="009E3408"/>
    <w:rsid w:val="009E3BAD"/>
    <w:rsid w:val="009E3BFB"/>
    <w:rsid w:val="009E3C03"/>
    <w:rsid w:val="009E3CAC"/>
    <w:rsid w:val="009E3E16"/>
    <w:rsid w:val="009E3EAC"/>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40E"/>
    <w:rsid w:val="009E7470"/>
    <w:rsid w:val="009E7503"/>
    <w:rsid w:val="009E7694"/>
    <w:rsid w:val="009E7806"/>
    <w:rsid w:val="009E7991"/>
    <w:rsid w:val="009E7AC7"/>
    <w:rsid w:val="009E7C12"/>
    <w:rsid w:val="009E7C95"/>
    <w:rsid w:val="009E7CCC"/>
    <w:rsid w:val="009E7D22"/>
    <w:rsid w:val="009E7F41"/>
    <w:rsid w:val="009F02F5"/>
    <w:rsid w:val="009F062B"/>
    <w:rsid w:val="009F0732"/>
    <w:rsid w:val="009F073E"/>
    <w:rsid w:val="009F0B92"/>
    <w:rsid w:val="009F0DB0"/>
    <w:rsid w:val="009F0FE5"/>
    <w:rsid w:val="009F106D"/>
    <w:rsid w:val="009F10F5"/>
    <w:rsid w:val="009F11BF"/>
    <w:rsid w:val="009F1347"/>
    <w:rsid w:val="009F1607"/>
    <w:rsid w:val="009F162E"/>
    <w:rsid w:val="009F16FE"/>
    <w:rsid w:val="009F1746"/>
    <w:rsid w:val="009F17CA"/>
    <w:rsid w:val="009F1817"/>
    <w:rsid w:val="009F1856"/>
    <w:rsid w:val="009F1A9D"/>
    <w:rsid w:val="009F1BB9"/>
    <w:rsid w:val="009F1F87"/>
    <w:rsid w:val="009F2105"/>
    <w:rsid w:val="009F238A"/>
    <w:rsid w:val="009F23C6"/>
    <w:rsid w:val="009F23CB"/>
    <w:rsid w:val="009F24C4"/>
    <w:rsid w:val="009F266B"/>
    <w:rsid w:val="009F2928"/>
    <w:rsid w:val="009F29CE"/>
    <w:rsid w:val="009F2A9E"/>
    <w:rsid w:val="009F2EC2"/>
    <w:rsid w:val="009F2F89"/>
    <w:rsid w:val="009F3157"/>
    <w:rsid w:val="009F315C"/>
    <w:rsid w:val="009F321A"/>
    <w:rsid w:val="009F3246"/>
    <w:rsid w:val="009F3318"/>
    <w:rsid w:val="009F334F"/>
    <w:rsid w:val="009F38E5"/>
    <w:rsid w:val="009F395E"/>
    <w:rsid w:val="009F398A"/>
    <w:rsid w:val="009F39FD"/>
    <w:rsid w:val="009F3CB0"/>
    <w:rsid w:val="009F3CC0"/>
    <w:rsid w:val="009F3E2E"/>
    <w:rsid w:val="009F3F05"/>
    <w:rsid w:val="009F3FC1"/>
    <w:rsid w:val="009F44ED"/>
    <w:rsid w:val="009F456D"/>
    <w:rsid w:val="009F458B"/>
    <w:rsid w:val="009F45B4"/>
    <w:rsid w:val="009F48BC"/>
    <w:rsid w:val="009F49D8"/>
    <w:rsid w:val="009F4D00"/>
    <w:rsid w:val="009F4DF6"/>
    <w:rsid w:val="009F501E"/>
    <w:rsid w:val="009F541B"/>
    <w:rsid w:val="009F5422"/>
    <w:rsid w:val="009F5674"/>
    <w:rsid w:val="009F59B9"/>
    <w:rsid w:val="009F59D3"/>
    <w:rsid w:val="009F5A4E"/>
    <w:rsid w:val="009F5B3A"/>
    <w:rsid w:val="009F5E68"/>
    <w:rsid w:val="009F626C"/>
    <w:rsid w:val="009F6404"/>
    <w:rsid w:val="009F6490"/>
    <w:rsid w:val="009F6803"/>
    <w:rsid w:val="009F684B"/>
    <w:rsid w:val="009F6868"/>
    <w:rsid w:val="009F6F8A"/>
    <w:rsid w:val="009F6FFE"/>
    <w:rsid w:val="009F703F"/>
    <w:rsid w:val="009F70E4"/>
    <w:rsid w:val="009F7531"/>
    <w:rsid w:val="009F75E0"/>
    <w:rsid w:val="009F776E"/>
    <w:rsid w:val="009F7A12"/>
    <w:rsid w:val="009F7AE7"/>
    <w:rsid w:val="009F7CAD"/>
    <w:rsid w:val="009F7D8E"/>
    <w:rsid w:val="009F7FDF"/>
    <w:rsid w:val="00A00018"/>
    <w:rsid w:val="00A000C3"/>
    <w:rsid w:val="00A001B5"/>
    <w:rsid w:val="00A00796"/>
    <w:rsid w:val="00A0079E"/>
    <w:rsid w:val="00A008CE"/>
    <w:rsid w:val="00A00E76"/>
    <w:rsid w:val="00A00E80"/>
    <w:rsid w:val="00A00E8C"/>
    <w:rsid w:val="00A0116E"/>
    <w:rsid w:val="00A01301"/>
    <w:rsid w:val="00A01333"/>
    <w:rsid w:val="00A0165A"/>
    <w:rsid w:val="00A01A2B"/>
    <w:rsid w:val="00A01B59"/>
    <w:rsid w:val="00A01C7A"/>
    <w:rsid w:val="00A01D0B"/>
    <w:rsid w:val="00A01E33"/>
    <w:rsid w:val="00A01F49"/>
    <w:rsid w:val="00A020AC"/>
    <w:rsid w:val="00A02298"/>
    <w:rsid w:val="00A0241D"/>
    <w:rsid w:val="00A027A1"/>
    <w:rsid w:val="00A0290D"/>
    <w:rsid w:val="00A029BF"/>
    <w:rsid w:val="00A02A57"/>
    <w:rsid w:val="00A02C52"/>
    <w:rsid w:val="00A02C88"/>
    <w:rsid w:val="00A02DC2"/>
    <w:rsid w:val="00A02FA6"/>
    <w:rsid w:val="00A03129"/>
    <w:rsid w:val="00A036EB"/>
    <w:rsid w:val="00A03724"/>
    <w:rsid w:val="00A03AAB"/>
    <w:rsid w:val="00A04B46"/>
    <w:rsid w:val="00A04B9A"/>
    <w:rsid w:val="00A04BA1"/>
    <w:rsid w:val="00A04C5D"/>
    <w:rsid w:val="00A04CB9"/>
    <w:rsid w:val="00A04DA6"/>
    <w:rsid w:val="00A04F90"/>
    <w:rsid w:val="00A0535D"/>
    <w:rsid w:val="00A053FD"/>
    <w:rsid w:val="00A0573F"/>
    <w:rsid w:val="00A05A87"/>
    <w:rsid w:val="00A05BF2"/>
    <w:rsid w:val="00A05D92"/>
    <w:rsid w:val="00A060B0"/>
    <w:rsid w:val="00A061DB"/>
    <w:rsid w:val="00A0632E"/>
    <w:rsid w:val="00A063EA"/>
    <w:rsid w:val="00A0667E"/>
    <w:rsid w:val="00A06A32"/>
    <w:rsid w:val="00A06C75"/>
    <w:rsid w:val="00A06E29"/>
    <w:rsid w:val="00A07090"/>
    <w:rsid w:val="00A071FE"/>
    <w:rsid w:val="00A0732D"/>
    <w:rsid w:val="00A07503"/>
    <w:rsid w:val="00A075EE"/>
    <w:rsid w:val="00A078EC"/>
    <w:rsid w:val="00A07925"/>
    <w:rsid w:val="00A07A2F"/>
    <w:rsid w:val="00A07AC3"/>
    <w:rsid w:val="00A07B31"/>
    <w:rsid w:val="00A07EA4"/>
    <w:rsid w:val="00A1013C"/>
    <w:rsid w:val="00A102A4"/>
    <w:rsid w:val="00A10535"/>
    <w:rsid w:val="00A10964"/>
    <w:rsid w:val="00A10AE0"/>
    <w:rsid w:val="00A10CE0"/>
    <w:rsid w:val="00A10E45"/>
    <w:rsid w:val="00A11038"/>
    <w:rsid w:val="00A113F0"/>
    <w:rsid w:val="00A114A8"/>
    <w:rsid w:val="00A116CD"/>
    <w:rsid w:val="00A11769"/>
    <w:rsid w:val="00A11980"/>
    <w:rsid w:val="00A11A27"/>
    <w:rsid w:val="00A11DC6"/>
    <w:rsid w:val="00A11F01"/>
    <w:rsid w:val="00A123B4"/>
    <w:rsid w:val="00A123C9"/>
    <w:rsid w:val="00A127E0"/>
    <w:rsid w:val="00A12A6D"/>
    <w:rsid w:val="00A12ABA"/>
    <w:rsid w:val="00A12B83"/>
    <w:rsid w:val="00A12BA7"/>
    <w:rsid w:val="00A12C51"/>
    <w:rsid w:val="00A12EA5"/>
    <w:rsid w:val="00A12ED3"/>
    <w:rsid w:val="00A12F62"/>
    <w:rsid w:val="00A13063"/>
    <w:rsid w:val="00A130A1"/>
    <w:rsid w:val="00A130CC"/>
    <w:rsid w:val="00A1335B"/>
    <w:rsid w:val="00A133DF"/>
    <w:rsid w:val="00A135C2"/>
    <w:rsid w:val="00A135C6"/>
    <w:rsid w:val="00A13670"/>
    <w:rsid w:val="00A136B2"/>
    <w:rsid w:val="00A13AB1"/>
    <w:rsid w:val="00A13B3E"/>
    <w:rsid w:val="00A13C8A"/>
    <w:rsid w:val="00A13DC7"/>
    <w:rsid w:val="00A140E5"/>
    <w:rsid w:val="00A1448E"/>
    <w:rsid w:val="00A14B3C"/>
    <w:rsid w:val="00A14D4D"/>
    <w:rsid w:val="00A14D53"/>
    <w:rsid w:val="00A14D81"/>
    <w:rsid w:val="00A151A2"/>
    <w:rsid w:val="00A1521F"/>
    <w:rsid w:val="00A1529F"/>
    <w:rsid w:val="00A15447"/>
    <w:rsid w:val="00A15488"/>
    <w:rsid w:val="00A156DB"/>
    <w:rsid w:val="00A1577F"/>
    <w:rsid w:val="00A1593D"/>
    <w:rsid w:val="00A15954"/>
    <w:rsid w:val="00A15983"/>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9F3"/>
    <w:rsid w:val="00A17B60"/>
    <w:rsid w:val="00A17B96"/>
    <w:rsid w:val="00A17C22"/>
    <w:rsid w:val="00A17D15"/>
    <w:rsid w:val="00A17DF8"/>
    <w:rsid w:val="00A17E5D"/>
    <w:rsid w:val="00A2001A"/>
    <w:rsid w:val="00A202A5"/>
    <w:rsid w:val="00A2031D"/>
    <w:rsid w:val="00A20608"/>
    <w:rsid w:val="00A20AC7"/>
    <w:rsid w:val="00A20AE9"/>
    <w:rsid w:val="00A20B5B"/>
    <w:rsid w:val="00A20CF1"/>
    <w:rsid w:val="00A20F7F"/>
    <w:rsid w:val="00A21200"/>
    <w:rsid w:val="00A2121E"/>
    <w:rsid w:val="00A2132E"/>
    <w:rsid w:val="00A21407"/>
    <w:rsid w:val="00A215CC"/>
    <w:rsid w:val="00A217F9"/>
    <w:rsid w:val="00A21B7D"/>
    <w:rsid w:val="00A21DE5"/>
    <w:rsid w:val="00A21E9E"/>
    <w:rsid w:val="00A22030"/>
    <w:rsid w:val="00A22120"/>
    <w:rsid w:val="00A222CE"/>
    <w:rsid w:val="00A225D7"/>
    <w:rsid w:val="00A229A7"/>
    <w:rsid w:val="00A22A18"/>
    <w:rsid w:val="00A22A93"/>
    <w:rsid w:val="00A22B35"/>
    <w:rsid w:val="00A22E51"/>
    <w:rsid w:val="00A23567"/>
    <w:rsid w:val="00A236BC"/>
    <w:rsid w:val="00A242A8"/>
    <w:rsid w:val="00A242C2"/>
    <w:rsid w:val="00A246C3"/>
    <w:rsid w:val="00A247F8"/>
    <w:rsid w:val="00A24C33"/>
    <w:rsid w:val="00A24CE5"/>
    <w:rsid w:val="00A24E6E"/>
    <w:rsid w:val="00A24EAF"/>
    <w:rsid w:val="00A24EFD"/>
    <w:rsid w:val="00A252B5"/>
    <w:rsid w:val="00A25403"/>
    <w:rsid w:val="00A25914"/>
    <w:rsid w:val="00A25966"/>
    <w:rsid w:val="00A25BEF"/>
    <w:rsid w:val="00A25FEF"/>
    <w:rsid w:val="00A26211"/>
    <w:rsid w:val="00A26824"/>
    <w:rsid w:val="00A269D1"/>
    <w:rsid w:val="00A26B2D"/>
    <w:rsid w:val="00A26F06"/>
    <w:rsid w:val="00A26FF7"/>
    <w:rsid w:val="00A27064"/>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1EB"/>
    <w:rsid w:val="00A314D6"/>
    <w:rsid w:val="00A31970"/>
    <w:rsid w:val="00A31976"/>
    <w:rsid w:val="00A31BC6"/>
    <w:rsid w:val="00A31BC7"/>
    <w:rsid w:val="00A31E11"/>
    <w:rsid w:val="00A320D5"/>
    <w:rsid w:val="00A32115"/>
    <w:rsid w:val="00A32328"/>
    <w:rsid w:val="00A32670"/>
    <w:rsid w:val="00A3287A"/>
    <w:rsid w:val="00A328C8"/>
    <w:rsid w:val="00A32A7A"/>
    <w:rsid w:val="00A32DA6"/>
    <w:rsid w:val="00A32E71"/>
    <w:rsid w:val="00A32F0D"/>
    <w:rsid w:val="00A332F3"/>
    <w:rsid w:val="00A333BC"/>
    <w:rsid w:val="00A33896"/>
    <w:rsid w:val="00A3438A"/>
    <w:rsid w:val="00A34596"/>
    <w:rsid w:val="00A34664"/>
    <w:rsid w:val="00A3495A"/>
    <w:rsid w:val="00A349DE"/>
    <w:rsid w:val="00A34AEC"/>
    <w:rsid w:val="00A34DAA"/>
    <w:rsid w:val="00A34DDB"/>
    <w:rsid w:val="00A34E60"/>
    <w:rsid w:val="00A34F38"/>
    <w:rsid w:val="00A34F53"/>
    <w:rsid w:val="00A3500D"/>
    <w:rsid w:val="00A35269"/>
    <w:rsid w:val="00A352CC"/>
    <w:rsid w:val="00A35302"/>
    <w:rsid w:val="00A359D9"/>
    <w:rsid w:val="00A35B35"/>
    <w:rsid w:val="00A35B97"/>
    <w:rsid w:val="00A3602A"/>
    <w:rsid w:val="00A361D7"/>
    <w:rsid w:val="00A362B3"/>
    <w:rsid w:val="00A3634F"/>
    <w:rsid w:val="00A366D2"/>
    <w:rsid w:val="00A36A06"/>
    <w:rsid w:val="00A36B82"/>
    <w:rsid w:val="00A36C63"/>
    <w:rsid w:val="00A37530"/>
    <w:rsid w:val="00A3753F"/>
    <w:rsid w:val="00A375D3"/>
    <w:rsid w:val="00A375EC"/>
    <w:rsid w:val="00A3799E"/>
    <w:rsid w:val="00A379CF"/>
    <w:rsid w:val="00A37AE5"/>
    <w:rsid w:val="00A4042B"/>
    <w:rsid w:val="00A4089B"/>
    <w:rsid w:val="00A40C68"/>
    <w:rsid w:val="00A40FCB"/>
    <w:rsid w:val="00A410EA"/>
    <w:rsid w:val="00A41575"/>
    <w:rsid w:val="00A41592"/>
    <w:rsid w:val="00A41686"/>
    <w:rsid w:val="00A41707"/>
    <w:rsid w:val="00A41A41"/>
    <w:rsid w:val="00A41EDE"/>
    <w:rsid w:val="00A420CC"/>
    <w:rsid w:val="00A4237D"/>
    <w:rsid w:val="00A423AC"/>
    <w:rsid w:val="00A4295B"/>
    <w:rsid w:val="00A42A6E"/>
    <w:rsid w:val="00A42B68"/>
    <w:rsid w:val="00A42D8B"/>
    <w:rsid w:val="00A42DAD"/>
    <w:rsid w:val="00A43117"/>
    <w:rsid w:val="00A433FB"/>
    <w:rsid w:val="00A43532"/>
    <w:rsid w:val="00A43648"/>
    <w:rsid w:val="00A436C2"/>
    <w:rsid w:val="00A438F9"/>
    <w:rsid w:val="00A439FF"/>
    <w:rsid w:val="00A43DB4"/>
    <w:rsid w:val="00A44942"/>
    <w:rsid w:val="00A449FB"/>
    <w:rsid w:val="00A44B14"/>
    <w:rsid w:val="00A44BCF"/>
    <w:rsid w:val="00A44F22"/>
    <w:rsid w:val="00A458C9"/>
    <w:rsid w:val="00A45B57"/>
    <w:rsid w:val="00A45CA7"/>
    <w:rsid w:val="00A45D3D"/>
    <w:rsid w:val="00A45E13"/>
    <w:rsid w:val="00A45FA2"/>
    <w:rsid w:val="00A464B1"/>
    <w:rsid w:val="00A469D8"/>
    <w:rsid w:val="00A46B03"/>
    <w:rsid w:val="00A46B2B"/>
    <w:rsid w:val="00A46F4A"/>
    <w:rsid w:val="00A46FB0"/>
    <w:rsid w:val="00A471FF"/>
    <w:rsid w:val="00A47397"/>
    <w:rsid w:val="00A47A74"/>
    <w:rsid w:val="00A47B6C"/>
    <w:rsid w:val="00A47DC5"/>
    <w:rsid w:val="00A47ECE"/>
    <w:rsid w:val="00A501B1"/>
    <w:rsid w:val="00A502BE"/>
    <w:rsid w:val="00A509D4"/>
    <w:rsid w:val="00A50B24"/>
    <w:rsid w:val="00A50B48"/>
    <w:rsid w:val="00A50D17"/>
    <w:rsid w:val="00A50D55"/>
    <w:rsid w:val="00A51043"/>
    <w:rsid w:val="00A51164"/>
    <w:rsid w:val="00A514BB"/>
    <w:rsid w:val="00A51505"/>
    <w:rsid w:val="00A51792"/>
    <w:rsid w:val="00A51793"/>
    <w:rsid w:val="00A518C7"/>
    <w:rsid w:val="00A51ABB"/>
    <w:rsid w:val="00A52233"/>
    <w:rsid w:val="00A523C4"/>
    <w:rsid w:val="00A5246E"/>
    <w:rsid w:val="00A524C0"/>
    <w:rsid w:val="00A5263C"/>
    <w:rsid w:val="00A527BF"/>
    <w:rsid w:val="00A52899"/>
    <w:rsid w:val="00A52977"/>
    <w:rsid w:val="00A52AA6"/>
    <w:rsid w:val="00A52C00"/>
    <w:rsid w:val="00A52C64"/>
    <w:rsid w:val="00A52D8E"/>
    <w:rsid w:val="00A530D9"/>
    <w:rsid w:val="00A5310E"/>
    <w:rsid w:val="00A53184"/>
    <w:rsid w:val="00A53311"/>
    <w:rsid w:val="00A53A1E"/>
    <w:rsid w:val="00A53EF5"/>
    <w:rsid w:val="00A547EB"/>
    <w:rsid w:val="00A54891"/>
    <w:rsid w:val="00A54FB7"/>
    <w:rsid w:val="00A55005"/>
    <w:rsid w:val="00A552DE"/>
    <w:rsid w:val="00A55386"/>
    <w:rsid w:val="00A555C1"/>
    <w:rsid w:val="00A55863"/>
    <w:rsid w:val="00A55875"/>
    <w:rsid w:val="00A55991"/>
    <w:rsid w:val="00A559DF"/>
    <w:rsid w:val="00A55C01"/>
    <w:rsid w:val="00A55CC0"/>
    <w:rsid w:val="00A55DEF"/>
    <w:rsid w:val="00A55E82"/>
    <w:rsid w:val="00A55EBE"/>
    <w:rsid w:val="00A5673C"/>
    <w:rsid w:val="00A569DC"/>
    <w:rsid w:val="00A56F90"/>
    <w:rsid w:val="00A5700E"/>
    <w:rsid w:val="00A57100"/>
    <w:rsid w:val="00A5765A"/>
    <w:rsid w:val="00A5792A"/>
    <w:rsid w:val="00A57EF7"/>
    <w:rsid w:val="00A57F68"/>
    <w:rsid w:val="00A60121"/>
    <w:rsid w:val="00A601F0"/>
    <w:rsid w:val="00A601FE"/>
    <w:rsid w:val="00A6061D"/>
    <w:rsid w:val="00A609AF"/>
    <w:rsid w:val="00A60ADD"/>
    <w:rsid w:val="00A60B04"/>
    <w:rsid w:val="00A60BB9"/>
    <w:rsid w:val="00A60C55"/>
    <w:rsid w:val="00A60CC6"/>
    <w:rsid w:val="00A60D22"/>
    <w:rsid w:val="00A61135"/>
    <w:rsid w:val="00A61137"/>
    <w:rsid w:val="00A61458"/>
    <w:rsid w:val="00A6152D"/>
    <w:rsid w:val="00A615DB"/>
    <w:rsid w:val="00A6191F"/>
    <w:rsid w:val="00A619D3"/>
    <w:rsid w:val="00A61BF9"/>
    <w:rsid w:val="00A61C0A"/>
    <w:rsid w:val="00A61D11"/>
    <w:rsid w:val="00A61EB0"/>
    <w:rsid w:val="00A62067"/>
    <w:rsid w:val="00A62164"/>
    <w:rsid w:val="00A6229C"/>
    <w:rsid w:val="00A62306"/>
    <w:rsid w:val="00A6233F"/>
    <w:rsid w:val="00A6236A"/>
    <w:rsid w:val="00A6244B"/>
    <w:rsid w:val="00A624AE"/>
    <w:rsid w:val="00A6278C"/>
    <w:rsid w:val="00A63145"/>
    <w:rsid w:val="00A63158"/>
    <w:rsid w:val="00A63311"/>
    <w:rsid w:val="00A63B82"/>
    <w:rsid w:val="00A63EBF"/>
    <w:rsid w:val="00A63EDC"/>
    <w:rsid w:val="00A63F26"/>
    <w:rsid w:val="00A64128"/>
    <w:rsid w:val="00A64191"/>
    <w:rsid w:val="00A641C6"/>
    <w:rsid w:val="00A64519"/>
    <w:rsid w:val="00A64ACC"/>
    <w:rsid w:val="00A64BA0"/>
    <w:rsid w:val="00A64FBC"/>
    <w:rsid w:val="00A655CD"/>
    <w:rsid w:val="00A65683"/>
    <w:rsid w:val="00A6588A"/>
    <w:rsid w:val="00A65A69"/>
    <w:rsid w:val="00A66185"/>
    <w:rsid w:val="00A661B8"/>
    <w:rsid w:val="00A662E2"/>
    <w:rsid w:val="00A66323"/>
    <w:rsid w:val="00A66451"/>
    <w:rsid w:val="00A665FF"/>
    <w:rsid w:val="00A66995"/>
    <w:rsid w:val="00A66BD8"/>
    <w:rsid w:val="00A66E27"/>
    <w:rsid w:val="00A672A1"/>
    <w:rsid w:val="00A674C0"/>
    <w:rsid w:val="00A6770C"/>
    <w:rsid w:val="00A677AA"/>
    <w:rsid w:val="00A67834"/>
    <w:rsid w:val="00A67AAF"/>
    <w:rsid w:val="00A67C13"/>
    <w:rsid w:val="00A67C6A"/>
    <w:rsid w:val="00A700E9"/>
    <w:rsid w:val="00A70567"/>
    <w:rsid w:val="00A7120E"/>
    <w:rsid w:val="00A712A0"/>
    <w:rsid w:val="00A71431"/>
    <w:rsid w:val="00A714F4"/>
    <w:rsid w:val="00A71DEB"/>
    <w:rsid w:val="00A71E1F"/>
    <w:rsid w:val="00A71E3A"/>
    <w:rsid w:val="00A71F8C"/>
    <w:rsid w:val="00A72093"/>
    <w:rsid w:val="00A7219A"/>
    <w:rsid w:val="00A72358"/>
    <w:rsid w:val="00A7242E"/>
    <w:rsid w:val="00A72469"/>
    <w:rsid w:val="00A7250A"/>
    <w:rsid w:val="00A727EA"/>
    <w:rsid w:val="00A7289A"/>
    <w:rsid w:val="00A728C1"/>
    <w:rsid w:val="00A728ED"/>
    <w:rsid w:val="00A72A42"/>
    <w:rsid w:val="00A73162"/>
    <w:rsid w:val="00A73167"/>
    <w:rsid w:val="00A731A4"/>
    <w:rsid w:val="00A7338A"/>
    <w:rsid w:val="00A73D48"/>
    <w:rsid w:val="00A74310"/>
    <w:rsid w:val="00A743A7"/>
    <w:rsid w:val="00A74469"/>
    <w:rsid w:val="00A74B21"/>
    <w:rsid w:val="00A74B91"/>
    <w:rsid w:val="00A74BDC"/>
    <w:rsid w:val="00A74BEF"/>
    <w:rsid w:val="00A74E00"/>
    <w:rsid w:val="00A7504C"/>
    <w:rsid w:val="00A7534C"/>
    <w:rsid w:val="00A7544A"/>
    <w:rsid w:val="00A755F9"/>
    <w:rsid w:val="00A75733"/>
    <w:rsid w:val="00A758BA"/>
    <w:rsid w:val="00A758BF"/>
    <w:rsid w:val="00A75C47"/>
    <w:rsid w:val="00A75DCA"/>
    <w:rsid w:val="00A7604C"/>
    <w:rsid w:val="00A76092"/>
    <w:rsid w:val="00A76160"/>
    <w:rsid w:val="00A766EC"/>
    <w:rsid w:val="00A768B7"/>
    <w:rsid w:val="00A7697A"/>
    <w:rsid w:val="00A76B0F"/>
    <w:rsid w:val="00A76B56"/>
    <w:rsid w:val="00A76D62"/>
    <w:rsid w:val="00A76FAA"/>
    <w:rsid w:val="00A7717D"/>
    <w:rsid w:val="00A77316"/>
    <w:rsid w:val="00A7731E"/>
    <w:rsid w:val="00A773BB"/>
    <w:rsid w:val="00A7778B"/>
    <w:rsid w:val="00A77899"/>
    <w:rsid w:val="00A77A84"/>
    <w:rsid w:val="00A77BFA"/>
    <w:rsid w:val="00A800CF"/>
    <w:rsid w:val="00A801ED"/>
    <w:rsid w:val="00A80211"/>
    <w:rsid w:val="00A80257"/>
    <w:rsid w:val="00A802AE"/>
    <w:rsid w:val="00A80459"/>
    <w:rsid w:val="00A80603"/>
    <w:rsid w:val="00A808A4"/>
    <w:rsid w:val="00A80CB6"/>
    <w:rsid w:val="00A80D32"/>
    <w:rsid w:val="00A80DD3"/>
    <w:rsid w:val="00A810C3"/>
    <w:rsid w:val="00A81292"/>
    <w:rsid w:val="00A81331"/>
    <w:rsid w:val="00A81624"/>
    <w:rsid w:val="00A816AD"/>
    <w:rsid w:val="00A81728"/>
    <w:rsid w:val="00A81D25"/>
    <w:rsid w:val="00A81DEF"/>
    <w:rsid w:val="00A82164"/>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8BF"/>
    <w:rsid w:val="00A83A09"/>
    <w:rsid w:val="00A83A80"/>
    <w:rsid w:val="00A83A99"/>
    <w:rsid w:val="00A83C4B"/>
    <w:rsid w:val="00A842FF"/>
    <w:rsid w:val="00A84B8E"/>
    <w:rsid w:val="00A84BE8"/>
    <w:rsid w:val="00A84D60"/>
    <w:rsid w:val="00A84DB1"/>
    <w:rsid w:val="00A84DD7"/>
    <w:rsid w:val="00A8529D"/>
    <w:rsid w:val="00A8557B"/>
    <w:rsid w:val="00A85731"/>
    <w:rsid w:val="00A85775"/>
    <w:rsid w:val="00A8577A"/>
    <w:rsid w:val="00A858B0"/>
    <w:rsid w:val="00A8593C"/>
    <w:rsid w:val="00A8593E"/>
    <w:rsid w:val="00A8595D"/>
    <w:rsid w:val="00A85E09"/>
    <w:rsid w:val="00A86136"/>
    <w:rsid w:val="00A86313"/>
    <w:rsid w:val="00A86314"/>
    <w:rsid w:val="00A8649E"/>
    <w:rsid w:val="00A864A6"/>
    <w:rsid w:val="00A864DA"/>
    <w:rsid w:val="00A865EA"/>
    <w:rsid w:val="00A8669E"/>
    <w:rsid w:val="00A866EF"/>
    <w:rsid w:val="00A867AF"/>
    <w:rsid w:val="00A86997"/>
    <w:rsid w:val="00A86BAD"/>
    <w:rsid w:val="00A86CD9"/>
    <w:rsid w:val="00A86D40"/>
    <w:rsid w:val="00A86D80"/>
    <w:rsid w:val="00A870D1"/>
    <w:rsid w:val="00A870E0"/>
    <w:rsid w:val="00A8722A"/>
    <w:rsid w:val="00A872BE"/>
    <w:rsid w:val="00A87466"/>
    <w:rsid w:val="00A874D2"/>
    <w:rsid w:val="00A87575"/>
    <w:rsid w:val="00A879D8"/>
    <w:rsid w:val="00A87BD0"/>
    <w:rsid w:val="00A87C4F"/>
    <w:rsid w:val="00A87D8C"/>
    <w:rsid w:val="00A87E2F"/>
    <w:rsid w:val="00A90143"/>
    <w:rsid w:val="00A90192"/>
    <w:rsid w:val="00A90200"/>
    <w:rsid w:val="00A9048C"/>
    <w:rsid w:val="00A90597"/>
    <w:rsid w:val="00A905A7"/>
    <w:rsid w:val="00A908CF"/>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6F3"/>
    <w:rsid w:val="00A93989"/>
    <w:rsid w:val="00A93F92"/>
    <w:rsid w:val="00A94091"/>
    <w:rsid w:val="00A94142"/>
    <w:rsid w:val="00A944BB"/>
    <w:rsid w:val="00A94663"/>
    <w:rsid w:val="00A947A3"/>
    <w:rsid w:val="00A947ED"/>
    <w:rsid w:val="00A94814"/>
    <w:rsid w:val="00A94B7A"/>
    <w:rsid w:val="00A94E58"/>
    <w:rsid w:val="00A95012"/>
    <w:rsid w:val="00A951F0"/>
    <w:rsid w:val="00A9557E"/>
    <w:rsid w:val="00A95F04"/>
    <w:rsid w:val="00A9601F"/>
    <w:rsid w:val="00A96033"/>
    <w:rsid w:val="00A96B22"/>
    <w:rsid w:val="00A96E01"/>
    <w:rsid w:val="00A96E56"/>
    <w:rsid w:val="00A96EBC"/>
    <w:rsid w:val="00A96F57"/>
    <w:rsid w:val="00A9710C"/>
    <w:rsid w:val="00A97191"/>
    <w:rsid w:val="00A97559"/>
    <w:rsid w:val="00A97653"/>
    <w:rsid w:val="00A9768A"/>
    <w:rsid w:val="00A9787B"/>
    <w:rsid w:val="00A97C09"/>
    <w:rsid w:val="00A97C4C"/>
    <w:rsid w:val="00AA018A"/>
    <w:rsid w:val="00AA0207"/>
    <w:rsid w:val="00AA023F"/>
    <w:rsid w:val="00AA0362"/>
    <w:rsid w:val="00AA03BB"/>
    <w:rsid w:val="00AA0466"/>
    <w:rsid w:val="00AA0487"/>
    <w:rsid w:val="00AA05E0"/>
    <w:rsid w:val="00AA0664"/>
    <w:rsid w:val="00AA066D"/>
    <w:rsid w:val="00AA0CBE"/>
    <w:rsid w:val="00AA0E04"/>
    <w:rsid w:val="00AA11AE"/>
    <w:rsid w:val="00AA14D3"/>
    <w:rsid w:val="00AA1650"/>
    <w:rsid w:val="00AA1678"/>
    <w:rsid w:val="00AA190E"/>
    <w:rsid w:val="00AA1966"/>
    <w:rsid w:val="00AA214D"/>
    <w:rsid w:val="00AA24DF"/>
    <w:rsid w:val="00AA2669"/>
    <w:rsid w:val="00AA26AB"/>
    <w:rsid w:val="00AA2A28"/>
    <w:rsid w:val="00AA2B5F"/>
    <w:rsid w:val="00AA2C64"/>
    <w:rsid w:val="00AA2F4D"/>
    <w:rsid w:val="00AA2F94"/>
    <w:rsid w:val="00AA320F"/>
    <w:rsid w:val="00AA3837"/>
    <w:rsid w:val="00AA38AE"/>
    <w:rsid w:val="00AA38CD"/>
    <w:rsid w:val="00AA3C78"/>
    <w:rsid w:val="00AA3CA6"/>
    <w:rsid w:val="00AA3D08"/>
    <w:rsid w:val="00AA4187"/>
    <w:rsid w:val="00AA425B"/>
    <w:rsid w:val="00AA4310"/>
    <w:rsid w:val="00AA4590"/>
    <w:rsid w:val="00AA4779"/>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23F"/>
    <w:rsid w:val="00AA66B8"/>
    <w:rsid w:val="00AA677F"/>
    <w:rsid w:val="00AA6B7F"/>
    <w:rsid w:val="00AA6B85"/>
    <w:rsid w:val="00AA6E5E"/>
    <w:rsid w:val="00AA6F40"/>
    <w:rsid w:val="00AA720D"/>
    <w:rsid w:val="00AA74C0"/>
    <w:rsid w:val="00AA77CD"/>
    <w:rsid w:val="00AA7C24"/>
    <w:rsid w:val="00AA7D04"/>
    <w:rsid w:val="00AA7DAB"/>
    <w:rsid w:val="00AB0035"/>
    <w:rsid w:val="00AB0251"/>
    <w:rsid w:val="00AB033E"/>
    <w:rsid w:val="00AB0625"/>
    <w:rsid w:val="00AB0ABE"/>
    <w:rsid w:val="00AB0B23"/>
    <w:rsid w:val="00AB0E38"/>
    <w:rsid w:val="00AB0F96"/>
    <w:rsid w:val="00AB1075"/>
    <w:rsid w:val="00AB1119"/>
    <w:rsid w:val="00AB1178"/>
    <w:rsid w:val="00AB1BD7"/>
    <w:rsid w:val="00AB23DE"/>
    <w:rsid w:val="00AB24E7"/>
    <w:rsid w:val="00AB2550"/>
    <w:rsid w:val="00AB2AD7"/>
    <w:rsid w:val="00AB2CCB"/>
    <w:rsid w:val="00AB3508"/>
    <w:rsid w:val="00AB3806"/>
    <w:rsid w:val="00AB3937"/>
    <w:rsid w:val="00AB3AA2"/>
    <w:rsid w:val="00AB3E0F"/>
    <w:rsid w:val="00AB427F"/>
    <w:rsid w:val="00AB4324"/>
    <w:rsid w:val="00AB432F"/>
    <w:rsid w:val="00AB4539"/>
    <w:rsid w:val="00AB47AF"/>
    <w:rsid w:val="00AB4BBD"/>
    <w:rsid w:val="00AB4E58"/>
    <w:rsid w:val="00AB52D3"/>
    <w:rsid w:val="00AB54A9"/>
    <w:rsid w:val="00AB5587"/>
    <w:rsid w:val="00AB56F5"/>
    <w:rsid w:val="00AB5B4C"/>
    <w:rsid w:val="00AB5DA9"/>
    <w:rsid w:val="00AB5F1C"/>
    <w:rsid w:val="00AB60D9"/>
    <w:rsid w:val="00AB62B8"/>
    <w:rsid w:val="00AB6657"/>
    <w:rsid w:val="00AB677B"/>
    <w:rsid w:val="00AB6ACF"/>
    <w:rsid w:val="00AB6B24"/>
    <w:rsid w:val="00AB6DE1"/>
    <w:rsid w:val="00AB6E4D"/>
    <w:rsid w:val="00AB6EE2"/>
    <w:rsid w:val="00AB6F6E"/>
    <w:rsid w:val="00AB719A"/>
    <w:rsid w:val="00AB76AB"/>
    <w:rsid w:val="00AB7CAC"/>
    <w:rsid w:val="00AC0102"/>
    <w:rsid w:val="00AC0263"/>
    <w:rsid w:val="00AC02E7"/>
    <w:rsid w:val="00AC0425"/>
    <w:rsid w:val="00AC0487"/>
    <w:rsid w:val="00AC049D"/>
    <w:rsid w:val="00AC062F"/>
    <w:rsid w:val="00AC08C7"/>
    <w:rsid w:val="00AC0BC2"/>
    <w:rsid w:val="00AC0D0F"/>
    <w:rsid w:val="00AC0EC0"/>
    <w:rsid w:val="00AC1209"/>
    <w:rsid w:val="00AC1339"/>
    <w:rsid w:val="00AC147D"/>
    <w:rsid w:val="00AC14A2"/>
    <w:rsid w:val="00AC1705"/>
    <w:rsid w:val="00AC1D07"/>
    <w:rsid w:val="00AC21E6"/>
    <w:rsid w:val="00AC257E"/>
    <w:rsid w:val="00AC2671"/>
    <w:rsid w:val="00AC284B"/>
    <w:rsid w:val="00AC2882"/>
    <w:rsid w:val="00AC28CB"/>
    <w:rsid w:val="00AC292E"/>
    <w:rsid w:val="00AC2AC3"/>
    <w:rsid w:val="00AC2B43"/>
    <w:rsid w:val="00AC2D58"/>
    <w:rsid w:val="00AC2F7F"/>
    <w:rsid w:val="00AC329E"/>
    <w:rsid w:val="00AC389E"/>
    <w:rsid w:val="00AC3A4F"/>
    <w:rsid w:val="00AC3C9E"/>
    <w:rsid w:val="00AC3E58"/>
    <w:rsid w:val="00AC4025"/>
    <w:rsid w:val="00AC420E"/>
    <w:rsid w:val="00AC431E"/>
    <w:rsid w:val="00AC4341"/>
    <w:rsid w:val="00AC4586"/>
    <w:rsid w:val="00AC4843"/>
    <w:rsid w:val="00AC4C48"/>
    <w:rsid w:val="00AC4E19"/>
    <w:rsid w:val="00AC51F2"/>
    <w:rsid w:val="00AC569E"/>
    <w:rsid w:val="00AC57B5"/>
    <w:rsid w:val="00AC5A06"/>
    <w:rsid w:val="00AC5C7D"/>
    <w:rsid w:val="00AC5E45"/>
    <w:rsid w:val="00AC649C"/>
    <w:rsid w:val="00AC64BC"/>
    <w:rsid w:val="00AC6959"/>
    <w:rsid w:val="00AC6A70"/>
    <w:rsid w:val="00AC6B36"/>
    <w:rsid w:val="00AC6C66"/>
    <w:rsid w:val="00AC6E2C"/>
    <w:rsid w:val="00AC6FC9"/>
    <w:rsid w:val="00AC7070"/>
    <w:rsid w:val="00AC71DA"/>
    <w:rsid w:val="00AC7316"/>
    <w:rsid w:val="00AC76A9"/>
    <w:rsid w:val="00AC78BC"/>
    <w:rsid w:val="00AC78D1"/>
    <w:rsid w:val="00AC79AA"/>
    <w:rsid w:val="00AC7A96"/>
    <w:rsid w:val="00AC7A9A"/>
    <w:rsid w:val="00AC7C25"/>
    <w:rsid w:val="00AC7D2B"/>
    <w:rsid w:val="00AC7E93"/>
    <w:rsid w:val="00AC7FB6"/>
    <w:rsid w:val="00AD01DA"/>
    <w:rsid w:val="00AD02AD"/>
    <w:rsid w:val="00AD06DD"/>
    <w:rsid w:val="00AD0743"/>
    <w:rsid w:val="00AD082E"/>
    <w:rsid w:val="00AD087A"/>
    <w:rsid w:val="00AD0A46"/>
    <w:rsid w:val="00AD0E0F"/>
    <w:rsid w:val="00AD10DB"/>
    <w:rsid w:val="00AD11BD"/>
    <w:rsid w:val="00AD1320"/>
    <w:rsid w:val="00AD1A0A"/>
    <w:rsid w:val="00AD1B0D"/>
    <w:rsid w:val="00AD1B87"/>
    <w:rsid w:val="00AD1DA4"/>
    <w:rsid w:val="00AD1EC7"/>
    <w:rsid w:val="00AD229E"/>
    <w:rsid w:val="00AD24B8"/>
    <w:rsid w:val="00AD25DE"/>
    <w:rsid w:val="00AD2609"/>
    <w:rsid w:val="00AD27B6"/>
    <w:rsid w:val="00AD292F"/>
    <w:rsid w:val="00AD2A9D"/>
    <w:rsid w:val="00AD2C4F"/>
    <w:rsid w:val="00AD2F9C"/>
    <w:rsid w:val="00AD3287"/>
    <w:rsid w:val="00AD3398"/>
    <w:rsid w:val="00AD342D"/>
    <w:rsid w:val="00AD3510"/>
    <w:rsid w:val="00AD361D"/>
    <w:rsid w:val="00AD3E1F"/>
    <w:rsid w:val="00AD3E75"/>
    <w:rsid w:val="00AD416B"/>
    <w:rsid w:val="00AD4232"/>
    <w:rsid w:val="00AD44D0"/>
    <w:rsid w:val="00AD4C20"/>
    <w:rsid w:val="00AD4FCF"/>
    <w:rsid w:val="00AD50AC"/>
    <w:rsid w:val="00AD5594"/>
    <w:rsid w:val="00AD5742"/>
    <w:rsid w:val="00AD5773"/>
    <w:rsid w:val="00AD5946"/>
    <w:rsid w:val="00AD5A16"/>
    <w:rsid w:val="00AD5B39"/>
    <w:rsid w:val="00AD5B9E"/>
    <w:rsid w:val="00AD5C8A"/>
    <w:rsid w:val="00AD5CE7"/>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2F8"/>
    <w:rsid w:val="00AE0308"/>
    <w:rsid w:val="00AE058A"/>
    <w:rsid w:val="00AE0707"/>
    <w:rsid w:val="00AE0982"/>
    <w:rsid w:val="00AE098C"/>
    <w:rsid w:val="00AE12EE"/>
    <w:rsid w:val="00AE1507"/>
    <w:rsid w:val="00AE1561"/>
    <w:rsid w:val="00AE1723"/>
    <w:rsid w:val="00AE1808"/>
    <w:rsid w:val="00AE1924"/>
    <w:rsid w:val="00AE1A84"/>
    <w:rsid w:val="00AE2025"/>
    <w:rsid w:val="00AE2170"/>
    <w:rsid w:val="00AE2321"/>
    <w:rsid w:val="00AE2544"/>
    <w:rsid w:val="00AE2579"/>
    <w:rsid w:val="00AE287F"/>
    <w:rsid w:val="00AE28A1"/>
    <w:rsid w:val="00AE2A96"/>
    <w:rsid w:val="00AE2B91"/>
    <w:rsid w:val="00AE2C3A"/>
    <w:rsid w:val="00AE2E5E"/>
    <w:rsid w:val="00AE3157"/>
    <w:rsid w:val="00AE3163"/>
    <w:rsid w:val="00AE33C5"/>
    <w:rsid w:val="00AE3EE7"/>
    <w:rsid w:val="00AE4179"/>
    <w:rsid w:val="00AE4188"/>
    <w:rsid w:val="00AE4459"/>
    <w:rsid w:val="00AE4684"/>
    <w:rsid w:val="00AE46BF"/>
    <w:rsid w:val="00AE4736"/>
    <w:rsid w:val="00AE477D"/>
    <w:rsid w:val="00AE489F"/>
    <w:rsid w:val="00AE4A5F"/>
    <w:rsid w:val="00AE4AF5"/>
    <w:rsid w:val="00AE4C87"/>
    <w:rsid w:val="00AE4C9D"/>
    <w:rsid w:val="00AE4DE6"/>
    <w:rsid w:val="00AE4F45"/>
    <w:rsid w:val="00AE502A"/>
    <w:rsid w:val="00AE5502"/>
    <w:rsid w:val="00AE554C"/>
    <w:rsid w:val="00AE5855"/>
    <w:rsid w:val="00AE5A9D"/>
    <w:rsid w:val="00AE5D28"/>
    <w:rsid w:val="00AE5E40"/>
    <w:rsid w:val="00AE5FE1"/>
    <w:rsid w:val="00AE61DD"/>
    <w:rsid w:val="00AE66A9"/>
    <w:rsid w:val="00AE68A4"/>
    <w:rsid w:val="00AE68F9"/>
    <w:rsid w:val="00AE6C47"/>
    <w:rsid w:val="00AE6CB8"/>
    <w:rsid w:val="00AE7032"/>
    <w:rsid w:val="00AE7080"/>
    <w:rsid w:val="00AE73DE"/>
    <w:rsid w:val="00AE7572"/>
    <w:rsid w:val="00AE7656"/>
    <w:rsid w:val="00AE7811"/>
    <w:rsid w:val="00AE7821"/>
    <w:rsid w:val="00AE7A35"/>
    <w:rsid w:val="00AE7BBF"/>
    <w:rsid w:val="00AE7CA4"/>
    <w:rsid w:val="00AE7D72"/>
    <w:rsid w:val="00AF010F"/>
    <w:rsid w:val="00AF0246"/>
    <w:rsid w:val="00AF0252"/>
    <w:rsid w:val="00AF043B"/>
    <w:rsid w:val="00AF068F"/>
    <w:rsid w:val="00AF0763"/>
    <w:rsid w:val="00AF0CA3"/>
    <w:rsid w:val="00AF0DF9"/>
    <w:rsid w:val="00AF0FE2"/>
    <w:rsid w:val="00AF10EE"/>
    <w:rsid w:val="00AF1391"/>
    <w:rsid w:val="00AF18FC"/>
    <w:rsid w:val="00AF1C19"/>
    <w:rsid w:val="00AF22A5"/>
    <w:rsid w:val="00AF24B0"/>
    <w:rsid w:val="00AF2710"/>
    <w:rsid w:val="00AF2B1C"/>
    <w:rsid w:val="00AF2CBB"/>
    <w:rsid w:val="00AF2DFB"/>
    <w:rsid w:val="00AF2F87"/>
    <w:rsid w:val="00AF300D"/>
    <w:rsid w:val="00AF30CA"/>
    <w:rsid w:val="00AF31CA"/>
    <w:rsid w:val="00AF32F2"/>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CC7"/>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B00225"/>
    <w:rsid w:val="00B00284"/>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C86"/>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531"/>
    <w:rsid w:val="00B06859"/>
    <w:rsid w:val="00B06A5F"/>
    <w:rsid w:val="00B06A7E"/>
    <w:rsid w:val="00B06AEE"/>
    <w:rsid w:val="00B06B66"/>
    <w:rsid w:val="00B06C8A"/>
    <w:rsid w:val="00B06D28"/>
    <w:rsid w:val="00B06F57"/>
    <w:rsid w:val="00B07044"/>
    <w:rsid w:val="00B0726D"/>
    <w:rsid w:val="00B073CD"/>
    <w:rsid w:val="00B07E20"/>
    <w:rsid w:val="00B10214"/>
    <w:rsid w:val="00B10858"/>
    <w:rsid w:val="00B109F1"/>
    <w:rsid w:val="00B10AD1"/>
    <w:rsid w:val="00B10C5B"/>
    <w:rsid w:val="00B10C5E"/>
    <w:rsid w:val="00B10C84"/>
    <w:rsid w:val="00B10F41"/>
    <w:rsid w:val="00B10F7C"/>
    <w:rsid w:val="00B10FA5"/>
    <w:rsid w:val="00B1101E"/>
    <w:rsid w:val="00B11120"/>
    <w:rsid w:val="00B11129"/>
    <w:rsid w:val="00B11167"/>
    <w:rsid w:val="00B11254"/>
    <w:rsid w:val="00B113E3"/>
    <w:rsid w:val="00B1143B"/>
    <w:rsid w:val="00B114FA"/>
    <w:rsid w:val="00B1194F"/>
    <w:rsid w:val="00B119E3"/>
    <w:rsid w:val="00B11B46"/>
    <w:rsid w:val="00B11BF9"/>
    <w:rsid w:val="00B11C38"/>
    <w:rsid w:val="00B11CDE"/>
    <w:rsid w:val="00B12076"/>
    <w:rsid w:val="00B12297"/>
    <w:rsid w:val="00B123F9"/>
    <w:rsid w:val="00B12730"/>
    <w:rsid w:val="00B12862"/>
    <w:rsid w:val="00B12A12"/>
    <w:rsid w:val="00B12EA2"/>
    <w:rsid w:val="00B131CE"/>
    <w:rsid w:val="00B1320D"/>
    <w:rsid w:val="00B13415"/>
    <w:rsid w:val="00B1387E"/>
    <w:rsid w:val="00B13A0B"/>
    <w:rsid w:val="00B13D8A"/>
    <w:rsid w:val="00B13E5F"/>
    <w:rsid w:val="00B13EE8"/>
    <w:rsid w:val="00B13F3E"/>
    <w:rsid w:val="00B142AE"/>
    <w:rsid w:val="00B14610"/>
    <w:rsid w:val="00B146CA"/>
    <w:rsid w:val="00B1480F"/>
    <w:rsid w:val="00B149D5"/>
    <w:rsid w:val="00B14E8C"/>
    <w:rsid w:val="00B15012"/>
    <w:rsid w:val="00B151B6"/>
    <w:rsid w:val="00B1525D"/>
    <w:rsid w:val="00B15329"/>
    <w:rsid w:val="00B15538"/>
    <w:rsid w:val="00B157AF"/>
    <w:rsid w:val="00B15E35"/>
    <w:rsid w:val="00B15E49"/>
    <w:rsid w:val="00B1601D"/>
    <w:rsid w:val="00B16252"/>
    <w:rsid w:val="00B162B0"/>
    <w:rsid w:val="00B166A7"/>
    <w:rsid w:val="00B168F7"/>
    <w:rsid w:val="00B16BE8"/>
    <w:rsid w:val="00B16E88"/>
    <w:rsid w:val="00B170A4"/>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0DCE"/>
    <w:rsid w:val="00B21047"/>
    <w:rsid w:val="00B210A3"/>
    <w:rsid w:val="00B212ED"/>
    <w:rsid w:val="00B2152E"/>
    <w:rsid w:val="00B21555"/>
    <w:rsid w:val="00B21EB8"/>
    <w:rsid w:val="00B220DF"/>
    <w:rsid w:val="00B222A2"/>
    <w:rsid w:val="00B223E5"/>
    <w:rsid w:val="00B2252B"/>
    <w:rsid w:val="00B22577"/>
    <w:rsid w:val="00B2269E"/>
    <w:rsid w:val="00B22824"/>
    <w:rsid w:val="00B22970"/>
    <w:rsid w:val="00B22A79"/>
    <w:rsid w:val="00B22B80"/>
    <w:rsid w:val="00B22C2A"/>
    <w:rsid w:val="00B22C3D"/>
    <w:rsid w:val="00B230C2"/>
    <w:rsid w:val="00B23434"/>
    <w:rsid w:val="00B23485"/>
    <w:rsid w:val="00B23497"/>
    <w:rsid w:val="00B234F2"/>
    <w:rsid w:val="00B23506"/>
    <w:rsid w:val="00B23507"/>
    <w:rsid w:val="00B2355A"/>
    <w:rsid w:val="00B236EE"/>
    <w:rsid w:val="00B23737"/>
    <w:rsid w:val="00B23839"/>
    <w:rsid w:val="00B23932"/>
    <w:rsid w:val="00B23A46"/>
    <w:rsid w:val="00B23CBF"/>
    <w:rsid w:val="00B23E41"/>
    <w:rsid w:val="00B2405D"/>
    <w:rsid w:val="00B241B9"/>
    <w:rsid w:val="00B24370"/>
    <w:rsid w:val="00B24391"/>
    <w:rsid w:val="00B243F6"/>
    <w:rsid w:val="00B245A2"/>
    <w:rsid w:val="00B24822"/>
    <w:rsid w:val="00B2496E"/>
    <w:rsid w:val="00B24B8E"/>
    <w:rsid w:val="00B24E54"/>
    <w:rsid w:val="00B24FEE"/>
    <w:rsid w:val="00B2523C"/>
    <w:rsid w:val="00B253AA"/>
    <w:rsid w:val="00B256C8"/>
    <w:rsid w:val="00B25A0D"/>
    <w:rsid w:val="00B25BEA"/>
    <w:rsid w:val="00B2612E"/>
    <w:rsid w:val="00B2634B"/>
    <w:rsid w:val="00B26922"/>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203"/>
    <w:rsid w:val="00B3130F"/>
    <w:rsid w:val="00B31715"/>
    <w:rsid w:val="00B3188D"/>
    <w:rsid w:val="00B31965"/>
    <w:rsid w:val="00B319E9"/>
    <w:rsid w:val="00B31A79"/>
    <w:rsid w:val="00B31B38"/>
    <w:rsid w:val="00B31DA8"/>
    <w:rsid w:val="00B3214E"/>
    <w:rsid w:val="00B324D0"/>
    <w:rsid w:val="00B32BA1"/>
    <w:rsid w:val="00B32CD5"/>
    <w:rsid w:val="00B32E2B"/>
    <w:rsid w:val="00B3317F"/>
    <w:rsid w:val="00B33258"/>
    <w:rsid w:val="00B332E3"/>
    <w:rsid w:val="00B33C2F"/>
    <w:rsid w:val="00B33C9F"/>
    <w:rsid w:val="00B33CF8"/>
    <w:rsid w:val="00B33E43"/>
    <w:rsid w:val="00B34498"/>
    <w:rsid w:val="00B348CB"/>
    <w:rsid w:val="00B34920"/>
    <w:rsid w:val="00B34B75"/>
    <w:rsid w:val="00B34F92"/>
    <w:rsid w:val="00B35341"/>
    <w:rsid w:val="00B35A5A"/>
    <w:rsid w:val="00B35BE5"/>
    <w:rsid w:val="00B35D9D"/>
    <w:rsid w:val="00B3678B"/>
    <w:rsid w:val="00B369F1"/>
    <w:rsid w:val="00B36BAA"/>
    <w:rsid w:val="00B36ECA"/>
    <w:rsid w:val="00B37063"/>
    <w:rsid w:val="00B37646"/>
    <w:rsid w:val="00B37E14"/>
    <w:rsid w:val="00B402B4"/>
    <w:rsid w:val="00B402FA"/>
    <w:rsid w:val="00B40C8B"/>
    <w:rsid w:val="00B41327"/>
    <w:rsid w:val="00B41BA3"/>
    <w:rsid w:val="00B4205A"/>
    <w:rsid w:val="00B422C4"/>
    <w:rsid w:val="00B4244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3D"/>
    <w:rsid w:val="00B45B9A"/>
    <w:rsid w:val="00B45F03"/>
    <w:rsid w:val="00B46026"/>
    <w:rsid w:val="00B46084"/>
    <w:rsid w:val="00B4608D"/>
    <w:rsid w:val="00B461C6"/>
    <w:rsid w:val="00B46282"/>
    <w:rsid w:val="00B4639A"/>
    <w:rsid w:val="00B4648E"/>
    <w:rsid w:val="00B464C1"/>
    <w:rsid w:val="00B467CB"/>
    <w:rsid w:val="00B46837"/>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794"/>
    <w:rsid w:val="00B50AFD"/>
    <w:rsid w:val="00B50D82"/>
    <w:rsid w:val="00B510AB"/>
    <w:rsid w:val="00B5117A"/>
    <w:rsid w:val="00B51434"/>
    <w:rsid w:val="00B51473"/>
    <w:rsid w:val="00B515E1"/>
    <w:rsid w:val="00B51749"/>
    <w:rsid w:val="00B51857"/>
    <w:rsid w:val="00B51951"/>
    <w:rsid w:val="00B519E5"/>
    <w:rsid w:val="00B51F95"/>
    <w:rsid w:val="00B5227A"/>
    <w:rsid w:val="00B525C3"/>
    <w:rsid w:val="00B52935"/>
    <w:rsid w:val="00B529BD"/>
    <w:rsid w:val="00B52AED"/>
    <w:rsid w:val="00B52B9C"/>
    <w:rsid w:val="00B52E35"/>
    <w:rsid w:val="00B52EC9"/>
    <w:rsid w:val="00B53104"/>
    <w:rsid w:val="00B53244"/>
    <w:rsid w:val="00B537CC"/>
    <w:rsid w:val="00B538E5"/>
    <w:rsid w:val="00B53A3F"/>
    <w:rsid w:val="00B54036"/>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300"/>
    <w:rsid w:val="00B56427"/>
    <w:rsid w:val="00B56DB0"/>
    <w:rsid w:val="00B56E05"/>
    <w:rsid w:val="00B56E4A"/>
    <w:rsid w:val="00B56EC1"/>
    <w:rsid w:val="00B5721B"/>
    <w:rsid w:val="00B5730C"/>
    <w:rsid w:val="00B573AB"/>
    <w:rsid w:val="00B57556"/>
    <w:rsid w:val="00B5784E"/>
    <w:rsid w:val="00B57914"/>
    <w:rsid w:val="00B57A7A"/>
    <w:rsid w:val="00B57A9D"/>
    <w:rsid w:val="00B57D2A"/>
    <w:rsid w:val="00B60011"/>
    <w:rsid w:val="00B600F9"/>
    <w:rsid w:val="00B60152"/>
    <w:rsid w:val="00B603AB"/>
    <w:rsid w:val="00B604C4"/>
    <w:rsid w:val="00B60590"/>
    <w:rsid w:val="00B6064A"/>
    <w:rsid w:val="00B60661"/>
    <w:rsid w:val="00B60662"/>
    <w:rsid w:val="00B6093C"/>
    <w:rsid w:val="00B609F2"/>
    <w:rsid w:val="00B60BD4"/>
    <w:rsid w:val="00B60E5D"/>
    <w:rsid w:val="00B60E61"/>
    <w:rsid w:val="00B60EA9"/>
    <w:rsid w:val="00B60ED4"/>
    <w:rsid w:val="00B61000"/>
    <w:rsid w:val="00B61349"/>
    <w:rsid w:val="00B61AA6"/>
    <w:rsid w:val="00B61C5F"/>
    <w:rsid w:val="00B61DB7"/>
    <w:rsid w:val="00B61EF8"/>
    <w:rsid w:val="00B61F6C"/>
    <w:rsid w:val="00B61FD9"/>
    <w:rsid w:val="00B623DB"/>
    <w:rsid w:val="00B625A7"/>
    <w:rsid w:val="00B62846"/>
    <w:rsid w:val="00B62A85"/>
    <w:rsid w:val="00B635FF"/>
    <w:rsid w:val="00B637F1"/>
    <w:rsid w:val="00B63824"/>
    <w:rsid w:val="00B638AE"/>
    <w:rsid w:val="00B639AB"/>
    <w:rsid w:val="00B63B6A"/>
    <w:rsid w:val="00B63C88"/>
    <w:rsid w:val="00B63EF7"/>
    <w:rsid w:val="00B64000"/>
    <w:rsid w:val="00B64385"/>
    <w:rsid w:val="00B648BA"/>
    <w:rsid w:val="00B649ED"/>
    <w:rsid w:val="00B64C0F"/>
    <w:rsid w:val="00B64CBE"/>
    <w:rsid w:val="00B6508E"/>
    <w:rsid w:val="00B6520D"/>
    <w:rsid w:val="00B65380"/>
    <w:rsid w:val="00B6542C"/>
    <w:rsid w:val="00B65732"/>
    <w:rsid w:val="00B657AB"/>
    <w:rsid w:val="00B65885"/>
    <w:rsid w:val="00B65B3A"/>
    <w:rsid w:val="00B65BB6"/>
    <w:rsid w:val="00B65FF6"/>
    <w:rsid w:val="00B66027"/>
    <w:rsid w:val="00B6616A"/>
    <w:rsid w:val="00B662A0"/>
    <w:rsid w:val="00B662F8"/>
    <w:rsid w:val="00B6655F"/>
    <w:rsid w:val="00B6691C"/>
    <w:rsid w:val="00B669A3"/>
    <w:rsid w:val="00B674C2"/>
    <w:rsid w:val="00B6766D"/>
    <w:rsid w:val="00B6789F"/>
    <w:rsid w:val="00B679E6"/>
    <w:rsid w:val="00B679FA"/>
    <w:rsid w:val="00B67C48"/>
    <w:rsid w:val="00B67CCD"/>
    <w:rsid w:val="00B67E98"/>
    <w:rsid w:val="00B702C3"/>
    <w:rsid w:val="00B708D9"/>
    <w:rsid w:val="00B70BAC"/>
    <w:rsid w:val="00B70DF8"/>
    <w:rsid w:val="00B713B0"/>
    <w:rsid w:val="00B7149C"/>
    <w:rsid w:val="00B7196A"/>
    <w:rsid w:val="00B71BB9"/>
    <w:rsid w:val="00B71C1F"/>
    <w:rsid w:val="00B71FC8"/>
    <w:rsid w:val="00B72220"/>
    <w:rsid w:val="00B7223B"/>
    <w:rsid w:val="00B724C9"/>
    <w:rsid w:val="00B7262C"/>
    <w:rsid w:val="00B726AA"/>
    <w:rsid w:val="00B7279E"/>
    <w:rsid w:val="00B7284D"/>
    <w:rsid w:val="00B72A06"/>
    <w:rsid w:val="00B72A32"/>
    <w:rsid w:val="00B72BDB"/>
    <w:rsid w:val="00B72D22"/>
    <w:rsid w:val="00B72E3F"/>
    <w:rsid w:val="00B72E92"/>
    <w:rsid w:val="00B72F48"/>
    <w:rsid w:val="00B72F68"/>
    <w:rsid w:val="00B7326D"/>
    <w:rsid w:val="00B735A0"/>
    <w:rsid w:val="00B73810"/>
    <w:rsid w:val="00B73BBC"/>
    <w:rsid w:val="00B73C16"/>
    <w:rsid w:val="00B73F2A"/>
    <w:rsid w:val="00B7425A"/>
    <w:rsid w:val="00B7433B"/>
    <w:rsid w:val="00B746DD"/>
    <w:rsid w:val="00B748BE"/>
    <w:rsid w:val="00B749D0"/>
    <w:rsid w:val="00B74E7D"/>
    <w:rsid w:val="00B74F19"/>
    <w:rsid w:val="00B74FFE"/>
    <w:rsid w:val="00B751DE"/>
    <w:rsid w:val="00B754EF"/>
    <w:rsid w:val="00B757E8"/>
    <w:rsid w:val="00B75898"/>
    <w:rsid w:val="00B75924"/>
    <w:rsid w:val="00B75A31"/>
    <w:rsid w:val="00B75B7A"/>
    <w:rsid w:val="00B75C51"/>
    <w:rsid w:val="00B75CCE"/>
    <w:rsid w:val="00B75EB2"/>
    <w:rsid w:val="00B7608D"/>
    <w:rsid w:val="00B76519"/>
    <w:rsid w:val="00B76623"/>
    <w:rsid w:val="00B76837"/>
    <w:rsid w:val="00B76843"/>
    <w:rsid w:val="00B768F0"/>
    <w:rsid w:val="00B76D81"/>
    <w:rsid w:val="00B76DA8"/>
    <w:rsid w:val="00B76DAE"/>
    <w:rsid w:val="00B76F7A"/>
    <w:rsid w:val="00B77176"/>
    <w:rsid w:val="00B771E1"/>
    <w:rsid w:val="00B7726F"/>
    <w:rsid w:val="00B773AC"/>
    <w:rsid w:val="00B776E6"/>
    <w:rsid w:val="00B7792D"/>
    <w:rsid w:val="00B77C15"/>
    <w:rsid w:val="00B77FA9"/>
    <w:rsid w:val="00B8001A"/>
    <w:rsid w:val="00B80865"/>
    <w:rsid w:val="00B808E0"/>
    <w:rsid w:val="00B808F8"/>
    <w:rsid w:val="00B80D6C"/>
    <w:rsid w:val="00B80E9B"/>
    <w:rsid w:val="00B80EF0"/>
    <w:rsid w:val="00B80F25"/>
    <w:rsid w:val="00B80F58"/>
    <w:rsid w:val="00B80FF6"/>
    <w:rsid w:val="00B817F2"/>
    <w:rsid w:val="00B8185F"/>
    <w:rsid w:val="00B81924"/>
    <w:rsid w:val="00B81957"/>
    <w:rsid w:val="00B81D85"/>
    <w:rsid w:val="00B81EB6"/>
    <w:rsid w:val="00B82729"/>
    <w:rsid w:val="00B827A0"/>
    <w:rsid w:val="00B82856"/>
    <w:rsid w:val="00B8292A"/>
    <w:rsid w:val="00B82A50"/>
    <w:rsid w:val="00B82B83"/>
    <w:rsid w:val="00B82F9A"/>
    <w:rsid w:val="00B830D7"/>
    <w:rsid w:val="00B831C3"/>
    <w:rsid w:val="00B83368"/>
    <w:rsid w:val="00B834F9"/>
    <w:rsid w:val="00B83627"/>
    <w:rsid w:val="00B83686"/>
    <w:rsid w:val="00B838A6"/>
    <w:rsid w:val="00B83B14"/>
    <w:rsid w:val="00B83F52"/>
    <w:rsid w:val="00B840AE"/>
    <w:rsid w:val="00B842C9"/>
    <w:rsid w:val="00B84383"/>
    <w:rsid w:val="00B84452"/>
    <w:rsid w:val="00B84A42"/>
    <w:rsid w:val="00B84AEA"/>
    <w:rsid w:val="00B84DA2"/>
    <w:rsid w:val="00B84DC6"/>
    <w:rsid w:val="00B84F0B"/>
    <w:rsid w:val="00B84F34"/>
    <w:rsid w:val="00B850C0"/>
    <w:rsid w:val="00B853CB"/>
    <w:rsid w:val="00B85532"/>
    <w:rsid w:val="00B855FB"/>
    <w:rsid w:val="00B85626"/>
    <w:rsid w:val="00B8582A"/>
    <w:rsid w:val="00B858DC"/>
    <w:rsid w:val="00B85A3A"/>
    <w:rsid w:val="00B85BAD"/>
    <w:rsid w:val="00B85F84"/>
    <w:rsid w:val="00B85FEF"/>
    <w:rsid w:val="00B86014"/>
    <w:rsid w:val="00B861F1"/>
    <w:rsid w:val="00B86388"/>
    <w:rsid w:val="00B864E9"/>
    <w:rsid w:val="00B86540"/>
    <w:rsid w:val="00B86A64"/>
    <w:rsid w:val="00B86CEA"/>
    <w:rsid w:val="00B8703C"/>
    <w:rsid w:val="00B87373"/>
    <w:rsid w:val="00B87392"/>
    <w:rsid w:val="00B874B0"/>
    <w:rsid w:val="00B87631"/>
    <w:rsid w:val="00B87706"/>
    <w:rsid w:val="00B87724"/>
    <w:rsid w:val="00B878E0"/>
    <w:rsid w:val="00B87AB8"/>
    <w:rsid w:val="00B87B4F"/>
    <w:rsid w:val="00B87CD2"/>
    <w:rsid w:val="00B87E9C"/>
    <w:rsid w:val="00B87F31"/>
    <w:rsid w:val="00B90704"/>
    <w:rsid w:val="00B90718"/>
    <w:rsid w:val="00B907BC"/>
    <w:rsid w:val="00B907C0"/>
    <w:rsid w:val="00B9089D"/>
    <w:rsid w:val="00B90C22"/>
    <w:rsid w:val="00B90C7C"/>
    <w:rsid w:val="00B90EB5"/>
    <w:rsid w:val="00B90F8B"/>
    <w:rsid w:val="00B910CC"/>
    <w:rsid w:val="00B911CD"/>
    <w:rsid w:val="00B913F9"/>
    <w:rsid w:val="00B91561"/>
    <w:rsid w:val="00B915F8"/>
    <w:rsid w:val="00B91982"/>
    <w:rsid w:val="00B91B33"/>
    <w:rsid w:val="00B92068"/>
    <w:rsid w:val="00B92155"/>
    <w:rsid w:val="00B921FB"/>
    <w:rsid w:val="00B924C7"/>
    <w:rsid w:val="00B928EF"/>
    <w:rsid w:val="00B92A43"/>
    <w:rsid w:val="00B92F4F"/>
    <w:rsid w:val="00B931C2"/>
    <w:rsid w:val="00B9336F"/>
    <w:rsid w:val="00B93514"/>
    <w:rsid w:val="00B93549"/>
    <w:rsid w:val="00B93674"/>
    <w:rsid w:val="00B93688"/>
    <w:rsid w:val="00B9369E"/>
    <w:rsid w:val="00B93CB8"/>
    <w:rsid w:val="00B94213"/>
    <w:rsid w:val="00B9437E"/>
    <w:rsid w:val="00B94397"/>
    <w:rsid w:val="00B94633"/>
    <w:rsid w:val="00B948DE"/>
    <w:rsid w:val="00B949AD"/>
    <w:rsid w:val="00B94A4F"/>
    <w:rsid w:val="00B94AFA"/>
    <w:rsid w:val="00B94B86"/>
    <w:rsid w:val="00B94D4C"/>
    <w:rsid w:val="00B94DCB"/>
    <w:rsid w:val="00B94E21"/>
    <w:rsid w:val="00B94F6D"/>
    <w:rsid w:val="00B94FF2"/>
    <w:rsid w:val="00B9500A"/>
    <w:rsid w:val="00B95066"/>
    <w:rsid w:val="00B9514C"/>
    <w:rsid w:val="00B9534A"/>
    <w:rsid w:val="00B954FD"/>
    <w:rsid w:val="00B95664"/>
    <w:rsid w:val="00B9571A"/>
    <w:rsid w:val="00B95729"/>
    <w:rsid w:val="00B95888"/>
    <w:rsid w:val="00B959EA"/>
    <w:rsid w:val="00B95A17"/>
    <w:rsid w:val="00B95EAB"/>
    <w:rsid w:val="00B95EC4"/>
    <w:rsid w:val="00B95FCE"/>
    <w:rsid w:val="00B9639B"/>
    <w:rsid w:val="00B96466"/>
    <w:rsid w:val="00B966D8"/>
    <w:rsid w:val="00B96765"/>
    <w:rsid w:val="00B969D9"/>
    <w:rsid w:val="00B96A44"/>
    <w:rsid w:val="00B96B59"/>
    <w:rsid w:val="00B96B9C"/>
    <w:rsid w:val="00B96BAE"/>
    <w:rsid w:val="00B96E27"/>
    <w:rsid w:val="00B96F9E"/>
    <w:rsid w:val="00B970F1"/>
    <w:rsid w:val="00B97192"/>
    <w:rsid w:val="00B971C0"/>
    <w:rsid w:val="00B9736C"/>
    <w:rsid w:val="00B97706"/>
    <w:rsid w:val="00B97F45"/>
    <w:rsid w:val="00BA0072"/>
    <w:rsid w:val="00BA0E41"/>
    <w:rsid w:val="00BA0F3B"/>
    <w:rsid w:val="00BA100F"/>
    <w:rsid w:val="00BA1113"/>
    <w:rsid w:val="00BA1217"/>
    <w:rsid w:val="00BA1232"/>
    <w:rsid w:val="00BA136B"/>
    <w:rsid w:val="00BA1466"/>
    <w:rsid w:val="00BA1537"/>
    <w:rsid w:val="00BA17AD"/>
    <w:rsid w:val="00BA1C32"/>
    <w:rsid w:val="00BA1C7A"/>
    <w:rsid w:val="00BA1D40"/>
    <w:rsid w:val="00BA2070"/>
    <w:rsid w:val="00BA29DD"/>
    <w:rsid w:val="00BA2AB0"/>
    <w:rsid w:val="00BA2C25"/>
    <w:rsid w:val="00BA2E4E"/>
    <w:rsid w:val="00BA30A9"/>
    <w:rsid w:val="00BA3154"/>
    <w:rsid w:val="00BA31DF"/>
    <w:rsid w:val="00BA36C3"/>
    <w:rsid w:val="00BA3914"/>
    <w:rsid w:val="00BA3938"/>
    <w:rsid w:val="00BA3B73"/>
    <w:rsid w:val="00BA3D5F"/>
    <w:rsid w:val="00BA3DF6"/>
    <w:rsid w:val="00BA44AF"/>
    <w:rsid w:val="00BA44BA"/>
    <w:rsid w:val="00BA44D6"/>
    <w:rsid w:val="00BA44FB"/>
    <w:rsid w:val="00BA4583"/>
    <w:rsid w:val="00BA472F"/>
    <w:rsid w:val="00BA4839"/>
    <w:rsid w:val="00BA483F"/>
    <w:rsid w:val="00BA4B2D"/>
    <w:rsid w:val="00BA4E1B"/>
    <w:rsid w:val="00BA503C"/>
    <w:rsid w:val="00BA52D2"/>
    <w:rsid w:val="00BA54AA"/>
    <w:rsid w:val="00BA5B3D"/>
    <w:rsid w:val="00BA5C18"/>
    <w:rsid w:val="00BA5DA6"/>
    <w:rsid w:val="00BA5EB3"/>
    <w:rsid w:val="00BA6486"/>
    <w:rsid w:val="00BA661A"/>
    <w:rsid w:val="00BA6736"/>
    <w:rsid w:val="00BA6811"/>
    <w:rsid w:val="00BA6858"/>
    <w:rsid w:val="00BA6945"/>
    <w:rsid w:val="00BA6B18"/>
    <w:rsid w:val="00BA6B64"/>
    <w:rsid w:val="00BA6D10"/>
    <w:rsid w:val="00BA6DC3"/>
    <w:rsid w:val="00BA743C"/>
    <w:rsid w:val="00BA757F"/>
    <w:rsid w:val="00BA7623"/>
    <w:rsid w:val="00BA76E6"/>
    <w:rsid w:val="00BA77BD"/>
    <w:rsid w:val="00BA79AB"/>
    <w:rsid w:val="00BA7A7F"/>
    <w:rsid w:val="00BA7C9D"/>
    <w:rsid w:val="00BA7CC9"/>
    <w:rsid w:val="00BA7D4A"/>
    <w:rsid w:val="00BA7DA3"/>
    <w:rsid w:val="00BA7EA1"/>
    <w:rsid w:val="00BB030B"/>
    <w:rsid w:val="00BB04CB"/>
    <w:rsid w:val="00BB06E1"/>
    <w:rsid w:val="00BB0E31"/>
    <w:rsid w:val="00BB0E34"/>
    <w:rsid w:val="00BB0FF9"/>
    <w:rsid w:val="00BB157F"/>
    <w:rsid w:val="00BB1721"/>
    <w:rsid w:val="00BB179B"/>
    <w:rsid w:val="00BB1EEB"/>
    <w:rsid w:val="00BB207A"/>
    <w:rsid w:val="00BB21DD"/>
    <w:rsid w:val="00BB2241"/>
    <w:rsid w:val="00BB239B"/>
    <w:rsid w:val="00BB2524"/>
    <w:rsid w:val="00BB2931"/>
    <w:rsid w:val="00BB2BD3"/>
    <w:rsid w:val="00BB2D39"/>
    <w:rsid w:val="00BB2DF8"/>
    <w:rsid w:val="00BB2F68"/>
    <w:rsid w:val="00BB305E"/>
    <w:rsid w:val="00BB32BB"/>
    <w:rsid w:val="00BB3445"/>
    <w:rsid w:val="00BB37C1"/>
    <w:rsid w:val="00BB3896"/>
    <w:rsid w:val="00BB38CF"/>
    <w:rsid w:val="00BB401D"/>
    <w:rsid w:val="00BB41A5"/>
    <w:rsid w:val="00BB4239"/>
    <w:rsid w:val="00BB4478"/>
    <w:rsid w:val="00BB466E"/>
    <w:rsid w:val="00BB4832"/>
    <w:rsid w:val="00BB4AEA"/>
    <w:rsid w:val="00BB4CE8"/>
    <w:rsid w:val="00BB4DBB"/>
    <w:rsid w:val="00BB4F29"/>
    <w:rsid w:val="00BB50B9"/>
    <w:rsid w:val="00BB513B"/>
    <w:rsid w:val="00BB539B"/>
    <w:rsid w:val="00BB5442"/>
    <w:rsid w:val="00BB54F0"/>
    <w:rsid w:val="00BB5523"/>
    <w:rsid w:val="00BB556B"/>
    <w:rsid w:val="00BB5753"/>
    <w:rsid w:val="00BB599D"/>
    <w:rsid w:val="00BB5AE2"/>
    <w:rsid w:val="00BB5CA7"/>
    <w:rsid w:val="00BB6046"/>
    <w:rsid w:val="00BB609C"/>
    <w:rsid w:val="00BB6174"/>
    <w:rsid w:val="00BB61FA"/>
    <w:rsid w:val="00BB62EE"/>
    <w:rsid w:val="00BB667B"/>
    <w:rsid w:val="00BB689E"/>
    <w:rsid w:val="00BB6D4A"/>
    <w:rsid w:val="00BB6DA8"/>
    <w:rsid w:val="00BB6E2A"/>
    <w:rsid w:val="00BB6E2C"/>
    <w:rsid w:val="00BB6FD9"/>
    <w:rsid w:val="00BB720A"/>
    <w:rsid w:val="00BB79BB"/>
    <w:rsid w:val="00BB7B3C"/>
    <w:rsid w:val="00BC0094"/>
    <w:rsid w:val="00BC0232"/>
    <w:rsid w:val="00BC03A8"/>
    <w:rsid w:val="00BC0403"/>
    <w:rsid w:val="00BC05E8"/>
    <w:rsid w:val="00BC0679"/>
    <w:rsid w:val="00BC0710"/>
    <w:rsid w:val="00BC0C3F"/>
    <w:rsid w:val="00BC0E96"/>
    <w:rsid w:val="00BC0EF7"/>
    <w:rsid w:val="00BC14CE"/>
    <w:rsid w:val="00BC1790"/>
    <w:rsid w:val="00BC1C7C"/>
    <w:rsid w:val="00BC266C"/>
    <w:rsid w:val="00BC276B"/>
    <w:rsid w:val="00BC284C"/>
    <w:rsid w:val="00BC2993"/>
    <w:rsid w:val="00BC2A25"/>
    <w:rsid w:val="00BC2DEA"/>
    <w:rsid w:val="00BC3053"/>
    <w:rsid w:val="00BC309F"/>
    <w:rsid w:val="00BC30D3"/>
    <w:rsid w:val="00BC335A"/>
    <w:rsid w:val="00BC33F2"/>
    <w:rsid w:val="00BC3531"/>
    <w:rsid w:val="00BC38A2"/>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ABF"/>
    <w:rsid w:val="00BC5BA2"/>
    <w:rsid w:val="00BC63F8"/>
    <w:rsid w:val="00BC6811"/>
    <w:rsid w:val="00BC68F9"/>
    <w:rsid w:val="00BC6A93"/>
    <w:rsid w:val="00BC6C90"/>
    <w:rsid w:val="00BC6C93"/>
    <w:rsid w:val="00BC6CBC"/>
    <w:rsid w:val="00BC6DAB"/>
    <w:rsid w:val="00BC70AD"/>
    <w:rsid w:val="00BC731F"/>
    <w:rsid w:val="00BC73B8"/>
    <w:rsid w:val="00BC75A8"/>
    <w:rsid w:val="00BC77C3"/>
    <w:rsid w:val="00BC77C8"/>
    <w:rsid w:val="00BC7CB6"/>
    <w:rsid w:val="00BD03A2"/>
    <w:rsid w:val="00BD03B1"/>
    <w:rsid w:val="00BD040E"/>
    <w:rsid w:val="00BD05A1"/>
    <w:rsid w:val="00BD08E7"/>
    <w:rsid w:val="00BD0B55"/>
    <w:rsid w:val="00BD0F2F"/>
    <w:rsid w:val="00BD1078"/>
    <w:rsid w:val="00BD14AA"/>
    <w:rsid w:val="00BD16D5"/>
    <w:rsid w:val="00BD173E"/>
    <w:rsid w:val="00BD1759"/>
    <w:rsid w:val="00BD17BF"/>
    <w:rsid w:val="00BD1967"/>
    <w:rsid w:val="00BD1AE4"/>
    <w:rsid w:val="00BD1B92"/>
    <w:rsid w:val="00BD1C5C"/>
    <w:rsid w:val="00BD22D6"/>
    <w:rsid w:val="00BD2651"/>
    <w:rsid w:val="00BD281F"/>
    <w:rsid w:val="00BD2904"/>
    <w:rsid w:val="00BD29C7"/>
    <w:rsid w:val="00BD2FAB"/>
    <w:rsid w:val="00BD301D"/>
    <w:rsid w:val="00BD3093"/>
    <w:rsid w:val="00BD31ED"/>
    <w:rsid w:val="00BD33E6"/>
    <w:rsid w:val="00BD3419"/>
    <w:rsid w:val="00BD390E"/>
    <w:rsid w:val="00BD3AB2"/>
    <w:rsid w:val="00BD3AD9"/>
    <w:rsid w:val="00BD3CCA"/>
    <w:rsid w:val="00BD3D66"/>
    <w:rsid w:val="00BD3E2A"/>
    <w:rsid w:val="00BD3EEA"/>
    <w:rsid w:val="00BD423C"/>
    <w:rsid w:val="00BD42B8"/>
    <w:rsid w:val="00BD47A7"/>
    <w:rsid w:val="00BD47B8"/>
    <w:rsid w:val="00BD4C1D"/>
    <w:rsid w:val="00BD4CA7"/>
    <w:rsid w:val="00BD4F38"/>
    <w:rsid w:val="00BD4F40"/>
    <w:rsid w:val="00BD524A"/>
    <w:rsid w:val="00BD52C4"/>
    <w:rsid w:val="00BD5337"/>
    <w:rsid w:val="00BD5422"/>
    <w:rsid w:val="00BD5673"/>
    <w:rsid w:val="00BD58B7"/>
    <w:rsid w:val="00BD5AD9"/>
    <w:rsid w:val="00BD5B89"/>
    <w:rsid w:val="00BD5F2A"/>
    <w:rsid w:val="00BD615B"/>
    <w:rsid w:val="00BD6176"/>
    <w:rsid w:val="00BD6428"/>
    <w:rsid w:val="00BD66C7"/>
    <w:rsid w:val="00BD6E71"/>
    <w:rsid w:val="00BD6EA2"/>
    <w:rsid w:val="00BD6FF9"/>
    <w:rsid w:val="00BD7112"/>
    <w:rsid w:val="00BD7130"/>
    <w:rsid w:val="00BD7C54"/>
    <w:rsid w:val="00BD7D6F"/>
    <w:rsid w:val="00BD7EC4"/>
    <w:rsid w:val="00BD7ECA"/>
    <w:rsid w:val="00BE02D0"/>
    <w:rsid w:val="00BE02D9"/>
    <w:rsid w:val="00BE03F9"/>
    <w:rsid w:val="00BE0D35"/>
    <w:rsid w:val="00BE0E73"/>
    <w:rsid w:val="00BE0FAE"/>
    <w:rsid w:val="00BE1062"/>
    <w:rsid w:val="00BE1190"/>
    <w:rsid w:val="00BE11BE"/>
    <w:rsid w:val="00BE12B0"/>
    <w:rsid w:val="00BE12DB"/>
    <w:rsid w:val="00BE141C"/>
    <w:rsid w:val="00BE153D"/>
    <w:rsid w:val="00BE16CE"/>
    <w:rsid w:val="00BE1717"/>
    <w:rsid w:val="00BE1989"/>
    <w:rsid w:val="00BE1AF6"/>
    <w:rsid w:val="00BE1F9F"/>
    <w:rsid w:val="00BE2007"/>
    <w:rsid w:val="00BE20FE"/>
    <w:rsid w:val="00BE227A"/>
    <w:rsid w:val="00BE2307"/>
    <w:rsid w:val="00BE233A"/>
    <w:rsid w:val="00BE234B"/>
    <w:rsid w:val="00BE23D0"/>
    <w:rsid w:val="00BE2436"/>
    <w:rsid w:val="00BE2543"/>
    <w:rsid w:val="00BE256D"/>
    <w:rsid w:val="00BE267C"/>
    <w:rsid w:val="00BE2716"/>
    <w:rsid w:val="00BE2A72"/>
    <w:rsid w:val="00BE2A7F"/>
    <w:rsid w:val="00BE2C6C"/>
    <w:rsid w:val="00BE2C79"/>
    <w:rsid w:val="00BE2F55"/>
    <w:rsid w:val="00BE30C9"/>
    <w:rsid w:val="00BE3132"/>
    <w:rsid w:val="00BE335B"/>
    <w:rsid w:val="00BE3543"/>
    <w:rsid w:val="00BE371F"/>
    <w:rsid w:val="00BE3733"/>
    <w:rsid w:val="00BE37B2"/>
    <w:rsid w:val="00BE3981"/>
    <w:rsid w:val="00BE39AC"/>
    <w:rsid w:val="00BE3AB7"/>
    <w:rsid w:val="00BE3C26"/>
    <w:rsid w:val="00BE3CF4"/>
    <w:rsid w:val="00BE446A"/>
    <w:rsid w:val="00BE4AD9"/>
    <w:rsid w:val="00BE4B04"/>
    <w:rsid w:val="00BE4BC8"/>
    <w:rsid w:val="00BE550F"/>
    <w:rsid w:val="00BE568D"/>
    <w:rsid w:val="00BE57AD"/>
    <w:rsid w:val="00BE57E2"/>
    <w:rsid w:val="00BE5AC2"/>
    <w:rsid w:val="00BE5FD0"/>
    <w:rsid w:val="00BE61C1"/>
    <w:rsid w:val="00BE641B"/>
    <w:rsid w:val="00BE65F6"/>
    <w:rsid w:val="00BE6886"/>
    <w:rsid w:val="00BE6C2C"/>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7AD"/>
    <w:rsid w:val="00BF195E"/>
    <w:rsid w:val="00BF1E0B"/>
    <w:rsid w:val="00BF1EF8"/>
    <w:rsid w:val="00BF1FEB"/>
    <w:rsid w:val="00BF213E"/>
    <w:rsid w:val="00BF21C5"/>
    <w:rsid w:val="00BF2427"/>
    <w:rsid w:val="00BF29B6"/>
    <w:rsid w:val="00BF2A56"/>
    <w:rsid w:val="00BF2CB5"/>
    <w:rsid w:val="00BF2CD2"/>
    <w:rsid w:val="00BF2D0B"/>
    <w:rsid w:val="00BF2DB3"/>
    <w:rsid w:val="00BF3A66"/>
    <w:rsid w:val="00BF3D48"/>
    <w:rsid w:val="00BF3DFD"/>
    <w:rsid w:val="00BF4061"/>
    <w:rsid w:val="00BF418C"/>
    <w:rsid w:val="00BF4257"/>
    <w:rsid w:val="00BF4585"/>
    <w:rsid w:val="00BF4857"/>
    <w:rsid w:val="00BF4924"/>
    <w:rsid w:val="00BF4DBE"/>
    <w:rsid w:val="00BF4F97"/>
    <w:rsid w:val="00BF518B"/>
    <w:rsid w:val="00BF51C3"/>
    <w:rsid w:val="00BF5242"/>
    <w:rsid w:val="00BF52BC"/>
    <w:rsid w:val="00BF56D6"/>
    <w:rsid w:val="00BF5CD8"/>
    <w:rsid w:val="00BF5D22"/>
    <w:rsid w:val="00BF5DE3"/>
    <w:rsid w:val="00BF5EBE"/>
    <w:rsid w:val="00BF5F9E"/>
    <w:rsid w:val="00BF6326"/>
    <w:rsid w:val="00BF6C10"/>
    <w:rsid w:val="00BF72DF"/>
    <w:rsid w:val="00BF74CE"/>
    <w:rsid w:val="00BF74F8"/>
    <w:rsid w:val="00BF7892"/>
    <w:rsid w:val="00BF7A0E"/>
    <w:rsid w:val="00BF7AD0"/>
    <w:rsid w:val="00BF7AFF"/>
    <w:rsid w:val="00BF7E1A"/>
    <w:rsid w:val="00BF7EDC"/>
    <w:rsid w:val="00BF7EEC"/>
    <w:rsid w:val="00C000BA"/>
    <w:rsid w:val="00C0036C"/>
    <w:rsid w:val="00C009B1"/>
    <w:rsid w:val="00C01119"/>
    <w:rsid w:val="00C016A3"/>
    <w:rsid w:val="00C0198B"/>
    <w:rsid w:val="00C01B18"/>
    <w:rsid w:val="00C01DD9"/>
    <w:rsid w:val="00C01F85"/>
    <w:rsid w:val="00C0209B"/>
    <w:rsid w:val="00C021AA"/>
    <w:rsid w:val="00C0220C"/>
    <w:rsid w:val="00C02294"/>
    <w:rsid w:val="00C0253D"/>
    <w:rsid w:val="00C02607"/>
    <w:rsid w:val="00C0277C"/>
    <w:rsid w:val="00C02BA2"/>
    <w:rsid w:val="00C02BF2"/>
    <w:rsid w:val="00C02F36"/>
    <w:rsid w:val="00C02F4B"/>
    <w:rsid w:val="00C03029"/>
    <w:rsid w:val="00C0348A"/>
    <w:rsid w:val="00C036E6"/>
    <w:rsid w:val="00C03778"/>
    <w:rsid w:val="00C0383F"/>
    <w:rsid w:val="00C03884"/>
    <w:rsid w:val="00C03B4D"/>
    <w:rsid w:val="00C03DB7"/>
    <w:rsid w:val="00C03E39"/>
    <w:rsid w:val="00C03E55"/>
    <w:rsid w:val="00C03F2D"/>
    <w:rsid w:val="00C04151"/>
    <w:rsid w:val="00C0417E"/>
    <w:rsid w:val="00C041E2"/>
    <w:rsid w:val="00C04384"/>
    <w:rsid w:val="00C0478A"/>
    <w:rsid w:val="00C04A44"/>
    <w:rsid w:val="00C04BEF"/>
    <w:rsid w:val="00C04D47"/>
    <w:rsid w:val="00C0515F"/>
    <w:rsid w:val="00C052D9"/>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219"/>
    <w:rsid w:val="00C07313"/>
    <w:rsid w:val="00C07692"/>
    <w:rsid w:val="00C07F66"/>
    <w:rsid w:val="00C07F69"/>
    <w:rsid w:val="00C07F6E"/>
    <w:rsid w:val="00C1033D"/>
    <w:rsid w:val="00C10596"/>
    <w:rsid w:val="00C1097D"/>
    <w:rsid w:val="00C10B2D"/>
    <w:rsid w:val="00C10BB4"/>
    <w:rsid w:val="00C10D1E"/>
    <w:rsid w:val="00C10E44"/>
    <w:rsid w:val="00C10F45"/>
    <w:rsid w:val="00C11013"/>
    <w:rsid w:val="00C111E9"/>
    <w:rsid w:val="00C116A3"/>
    <w:rsid w:val="00C11AE5"/>
    <w:rsid w:val="00C11D00"/>
    <w:rsid w:val="00C11DD0"/>
    <w:rsid w:val="00C1201B"/>
    <w:rsid w:val="00C121B9"/>
    <w:rsid w:val="00C12386"/>
    <w:rsid w:val="00C1247E"/>
    <w:rsid w:val="00C124FD"/>
    <w:rsid w:val="00C127E8"/>
    <w:rsid w:val="00C128CA"/>
    <w:rsid w:val="00C12975"/>
    <w:rsid w:val="00C12AAF"/>
    <w:rsid w:val="00C131CB"/>
    <w:rsid w:val="00C13493"/>
    <w:rsid w:val="00C1386F"/>
    <w:rsid w:val="00C1389F"/>
    <w:rsid w:val="00C139A9"/>
    <w:rsid w:val="00C13DA8"/>
    <w:rsid w:val="00C13E03"/>
    <w:rsid w:val="00C13E73"/>
    <w:rsid w:val="00C13F34"/>
    <w:rsid w:val="00C13F95"/>
    <w:rsid w:val="00C143B0"/>
    <w:rsid w:val="00C14557"/>
    <w:rsid w:val="00C146EB"/>
    <w:rsid w:val="00C14C0E"/>
    <w:rsid w:val="00C14E97"/>
    <w:rsid w:val="00C14EBC"/>
    <w:rsid w:val="00C14F57"/>
    <w:rsid w:val="00C1517D"/>
    <w:rsid w:val="00C1547F"/>
    <w:rsid w:val="00C15535"/>
    <w:rsid w:val="00C15623"/>
    <w:rsid w:val="00C15829"/>
    <w:rsid w:val="00C1584A"/>
    <w:rsid w:val="00C158DA"/>
    <w:rsid w:val="00C158F0"/>
    <w:rsid w:val="00C15A25"/>
    <w:rsid w:val="00C15AC3"/>
    <w:rsid w:val="00C15D48"/>
    <w:rsid w:val="00C15ECF"/>
    <w:rsid w:val="00C15F85"/>
    <w:rsid w:val="00C16117"/>
    <w:rsid w:val="00C1615A"/>
    <w:rsid w:val="00C161EE"/>
    <w:rsid w:val="00C1632C"/>
    <w:rsid w:val="00C164D4"/>
    <w:rsid w:val="00C164F0"/>
    <w:rsid w:val="00C16658"/>
    <w:rsid w:val="00C1674C"/>
    <w:rsid w:val="00C16767"/>
    <w:rsid w:val="00C16B0A"/>
    <w:rsid w:val="00C16BA7"/>
    <w:rsid w:val="00C16C32"/>
    <w:rsid w:val="00C16C6A"/>
    <w:rsid w:val="00C1714B"/>
    <w:rsid w:val="00C174C0"/>
    <w:rsid w:val="00C17544"/>
    <w:rsid w:val="00C1756A"/>
    <w:rsid w:val="00C1759F"/>
    <w:rsid w:val="00C176BC"/>
    <w:rsid w:val="00C17A8F"/>
    <w:rsid w:val="00C17AF2"/>
    <w:rsid w:val="00C17B3C"/>
    <w:rsid w:val="00C17B9C"/>
    <w:rsid w:val="00C17CAB"/>
    <w:rsid w:val="00C17E75"/>
    <w:rsid w:val="00C2028A"/>
    <w:rsid w:val="00C202F3"/>
    <w:rsid w:val="00C205B8"/>
    <w:rsid w:val="00C2072C"/>
    <w:rsid w:val="00C2072F"/>
    <w:rsid w:val="00C2078D"/>
    <w:rsid w:val="00C20984"/>
    <w:rsid w:val="00C20CC4"/>
    <w:rsid w:val="00C20D03"/>
    <w:rsid w:val="00C20F38"/>
    <w:rsid w:val="00C20F5B"/>
    <w:rsid w:val="00C21170"/>
    <w:rsid w:val="00C2134A"/>
    <w:rsid w:val="00C213BF"/>
    <w:rsid w:val="00C213F8"/>
    <w:rsid w:val="00C2164A"/>
    <w:rsid w:val="00C216A6"/>
    <w:rsid w:val="00C217BA"/>
    <w:rsid w:val="00C21A45"/>
    <w:rsid w:val="00C21C71"/>
    <w:rsid w:val="00C21D9F"/>
    <w:rsid w:val="00C21DE8"/>
    <w:rsid w:val="00C22087"/>
    <w:rsid w:val="00C220AE"/>
    <w:rsid w:val="00C22343"/>
    <w:rsid w:val="00C224AF"/>
    <w:rsid w:val="00C22534"/>
    <w:rsid w:val="00C22553"/>
    <w:rsid w:val="00C22749"/>
    <w:rsid w:val="00C227C6"/>
    <w:rsid w:val="00C22926"/>
    <w:rsid w:val="00C229DF"/>
    <w:rsid w:val="00C22A16"/>
    <w:rsid w:val="00C22EA4"/>
    <w:rsid w:val="00C22EEF"/>
    <w:rsid w:val="00C22F90"/>
    <w:rsid w:val="00C22FE3"/>
    <w:rsid w:val="00C23219"/>
    <w:rsid w:val="00C23398"/>
    <w:rsid w:val="00C2359E"/>
    <w:rsid w:val="00C23606"/>
    <w:rsid w:val="00C236A5"/>
    <w:rsid w:val="00C23767"/>
    <w:rsid w:val="00C23793"/>
    <w:rsid w:val="00C237AE"/>
    <w:rsid w:val="00C23883"/>
    <w:rsid w:val="00C239EF"/>
    <w:rsid w:val="00C23F51"/>
    <w:rsid w:val="00C24107"/>
    <w:rsid w:val="00C24576"/>
    <w:rsid w:val="00C249C4"/>
    <w:rsid w:val="00C24AD4"/>
    <w:rsid w:val="00C24CB7"/>
    <w:rsid w:val="00C2505F"/>
    <w:rsid w:val="00C25257"/>
    <w:rsid w:val="00C25272"/>
    <w:rsid w:val="00C25323"/>
    <w:rsid w:val="00C255F9"/>
    <w:rsid w:val="00C2591C"/>
    <w:rsid w:val="00C25C2A"/>
    <w:rsid w:val="00C25DF0"/>
    <w:rsid w:val="00C26240"/>
    <w:rsid w:val="00C26870"/>
    <w:rsid w:val="00C26923"/>
    <w:rsid w:val="00C26AB5"/>
    <w:rsid w:val="00C26C96"/>
    <w:rsid w:val="00C26C97"/>
    <w:rsid w:val="00C26C9C"/>
    <w:rsid w:val="00C270A4"/>
    <w:rsid w:val="00C2716A"/>
    <w:rsid w:val="00C274EF"/>
    <w:rsid w:val="00C2783F"/>
    <w:rsid w:val="00C27A61"/>
    <w:rsid w:val="00C27D6E"/>
    <w:rsid w:val="00C30352"/>
    <w:rsid w:val="00C303B0"/>
    <w:rsid w:val="00C3043C"/>
    <w:rsid w:val="00C30725"/>
    <w:rsid w:val="00C309E6"/>
    <w:rsid w:val="00C309FE"/>
    <w:rsid w:val="00C30D74"/>
    <w:rsid w:val="00C31245"/>
    <w:rsid w:val="00C3132B"/>
    <w:rsid w:val="00C317EE"/>
    <w:rsid w:val="00C31814"/>
    <w:rsid w:val="00C3186B"/>
    <w:rsid w:val="00C31B68"/>
    <w:rsid w:val="00C31BAE"/>
    <w:rsid w:val="00C31C95"/>
    <w:rsid w:val="00C31F4F"/>
    <w:rsid w:val="00C31FCF"/>
    <w:rsid w:val="00C3209C"/>
    <w:rsid w:val="00C3219F"/>
    <w:rsid w:val="00C322DA"/>
    <w:rsid w:val="00C32351"/>
    <w:rsid w:val="00C32904"/>
    <w:rsid w:val="00C32925"/>
    <w:rsid w:val="00C32E09"/>
    <w:rsid w:val="00C32E67"/>
    <w:rsid w:val="00C32F5D"/>
    <w:rsid w:val="00C33108"/>
    <w:rsid w:val="00C33397"/>
    <w:rsid w:val="00C33496"/>
    <w:rsid w:val="00C335DA"/>
    <w:rsid w:val="00C33A81"/>
    <w:rsid w:val="00C33BAB"/>
    <w:rsid w:val="00C33E1A"/>
    <w:rsid w:val="00C342BE"/>
    <w:rsid w:val="00C343D9"/>
    <w:rsid w:val="00C34579"/>
    <w:rsid w:val="00C3464F"/>
    <w:rsid w:val="00C34707"/>
    <w:rsid w:val="00C34780"/>
    <w:rsid w:val="00C34BAF"/>
    <w:rsid w:val="00C34F22"/>
    <w:rsid w:val="00C35357"/>
    <w:rsid w:val="00C3540F"/>
    <w:rsid w:val="00C354CB"/>
    <w:rsid w:val="00C356CC"/>
    <w:rsid w:val="00C35894"/>
    <w:rsid w:val="00C358A1"/>
    <w:rsid w:val="00C35B22"/>
    <w:rsid w:val="00C35E1B"/>
    <w:rsid w:val="00C36031"/>
    <w:rsid w:val="00C360FA"/>
    <w:rsid w:val="00C362E7"/>
    <w:rsid w:val="00C3634F"/>
    <w:rsid w:val="00C365E3"/>
    <w:rsid w:val="00C366A1"/>
    <w:rsid w:val="00C36719"/>
    <w:rsid w:val="00C368D5"/>
    <w:rsid w:val="00C36D33"/>
    <w:rsid w:val="00C36E48"/>
    <w:rsid w:val="00C36E5E"/>
    <w:rsid w:val="00C36FF9"/>
    <w:rsid w:val="00C3705C"/>
    <w:rsid w:val="00C3737C"/>
    <w:rsid w:val="00C3739E"/>
    <w:rsid w:val="00C37582"/>
    <w:rsid w:val="00C3761E"/>
    <w:rsid w:val="00C3781A"/>
    <w:rsid w:val="00C37957"/>
    <w:rsid w:val="00C379AD"/>
    <w:rsid w:val="00C379F1"/>
    <w:rsid w:val="00C37C34"/>
    <w:rsid w:val="00C37DC6"/>
    <w:rsid w:val="00C40034"/>
    <w:rsid w:val="00C40921"/>
    <w:rsid w:val="00C40AE3"/>
    <w:rsid w:val="00C40BDF"/>
    <w:rsid w:val="00C410CB"/>
    <w:rsid w:val="00C41369"/>
    <w:rsid w:val="00C4142F"/>
    <w:rsid w:val="00C41451"/>
    <w:rsid w:val="00C4149F"/>
    <w:rsid w:val="00C41597"/>
    <w:rsid w:val="00C418D2"/>
    <w:rsid w:val="00C41BB3"/>
    <w:rsid w:val="00C41CE6"/>
    <w:rsid w:val="00C41DFC"/>
    <w:rsid w:val="00C41E48"/>
    <w:rsid w:val="00C41EE5"/>
    <w:rsid w:val="00C41FDC"/>
    <w:rsid w:val="00C424C9"/>
    <w:rsid w:val="00C425A9"/>
    <w:rsid w:val="00C42710"/>
    <w:rsid w:val="00C4282D"/>
    <w:rsid w:val="00C42851"/>
    <w:rsid w:val="00C428D8"/>
    <w:rsid w:val="00C42A60"/>
    <w:rsid w:val="00C42B8A"/>
    <w:rsid w:val="00C42D40"/>
    <w:rsid w:val="00C431FD"/>
    <w:rsid w:val="00C4340B"/>
    <w:rsid w:val="00C435EA"/>
    <w:rsid w:val="00C4361D"/>
    <w:rsid w:val="00C4365F"/>
    <w:rsid w:val="00C43990"/>
    <w:rsid w:val="00C441D3"/>
    <w:rsid w:val="00C4423E"/>
    <w:rsid w:val="00C44243"/>
    <w:rsid w:val="00C44290"/>
    <w:rsid w:val="00C44404"/>
    <w:rsid w:val="00C444CD"/>
    <w:rsid w:val="00C445FE"/>
    <w:rsid w:val="00C44776"/>
    <w:rsid w:val="00C45786"/>
    <w:rsid w:val="00C45B47"/>
    <w:rsid w:val="00C45E87"/>
    <w:rsid w:val="00C45FEC"/>
    <w:rsid w:val="00C462E1"/>
    <w:rsid w:val="00C462FA"/>
    <w:rsid w:val="00C4665C"/>
    <w:rsid w:val="00C46660"/>
    <w:rsid w:val="00C46B18"/>
    <w:rsid w:val="00C46C9C"/>
    <w:rsid w:val="00C46EA8"/>
    <w:rsid w:val="00C46F0B"/>
    <w:rsid w:val="00C470CD"/>
    <w:rsid w:val="00C47512"/>
    <w:rsid w:val="00C47778"/>
    <w:rsid w:val="00C47A31"/>
    <w:rsid w:val="00C47A7A"/>
    <w:rsid w:val="00C47C0A"/>
    <w:rsid w:val="00C47C9C"/>
    <w:rsid w:val="00C47EB9"/>
    <w:rsid w:val="00C50046"/>
    <w:rsid w:val="00C509E4"/>
    <w:rsid w:val="00C50A7E"/>
    <w:rsid w:val="00C50AA4"/>
    <w:rsid w:val="00C50C03"/>
    <w:rsid w:val="00C50E5D"/>
    <w:rsid w:val="00C50EA8"/>
    <w:rsid w:val="00C50EEC"/>
    <w:rsid w:val="00C513BB"/>
    <w:rsid w:val="00C51B1B"/>
    <w:rsid w:val="00C51B78"/>
    <w:rsid w:val="00C51BA1"/>
    <w:rsid w:val="00C51ED8"/>
    <w:rsid w:val="00C51F70"/>
    <w:rsid w:val="00C5214D"/>
    <w:rsid w:val="00C5227D"/>
    <w:rsid w:val="00C5229A"/>
    <w:rsid w:val="00C52305"/>
    <w:rsid w:val="00C5233A"/>
    <w:rsid w:val="00C5242A"/>
    <w:rsid w:val="00C5263F"/>
    <w:rsid w:val="00C52BA2"/>
    <w:rsid w:val="00C52EDF"/>
    <w:rsid w:val="00C52F5B"/>
    <w:rsid w:val="00C52FEE"/>
    <w:rsid w:val="00C530C6"/>
    <w:rsid w:val="00C533A9"/>
    <w:rsid w:val="00C5357B"/>
    <w:rsid w:val="00C53645"/>
    <w:rsid w:val="00C537D7"/>
    <w:rsid w:val="00C53878"/>
    <w:rsid w:val="00C53950"/>
    <w:rsid w:val="00C53B26"/>
    <w:rsid w:val="00C53CED"/>
    <w:rsid w:val="00C53D3B"/>
    <w:rsid w:val="00C53EB5"/>
    <w:rsid w:val="00C53FDE"/>
    <w:rsid w:val="00C54607"/>
    <w:rsid w:val="00C548EC"/>
    <w:rsid w:val="00C549E4"/>
    <w:rsid w:val="00C549F2"/>
    <w:rsid w:val="00C54BBC"/>
    <w:rsid w:val="00C54EB6"/>
    <w:rsid w:val="00C54F1E"/>
    <w:rsid w:val="00C55068"/>
    <w:rsid w:val="00C55127"/>
    <w:rsid w:val="00C5516E"/>
    <w:rsid w:val="00C55190"/>
    <w:rsid w:val="00C551F8"/>
    <w:rsid w:val="00C555BC"/>
    <w:rsid w:val="00C556B2"/>
    <w:rsid w:val="00C556C4"/>
    <w:rsid w:val="00C5584E"/>
    <w:rsid w:val="00C55974"/>
    <w:rsid w:val="00C55B01"/>
    <w:rsid w:val="00C55C9A"/>
    <w:rsid w:val="00C55EAE"/>
    <w:rsid w:val="00C560AA"/>
    <w:rsid w:val="00C560C2"/>
    <w:rsid w:val="00C5621F"/>
    <w:rsid w:val="00C5623D"/>
    <w:rsid w:val="00C56561"/>
    <w:rsid w:val="00C565EC"/>
    <w:rsid w:val="00C56726"/>
    <w:rsid w:val="00C56733"/>
    <w:rsid w:val="00C56952"/>
    <w:rsid w:val="00C5696C"/>
    <w:rsid w:val="00C56A53"/>
    <w:rsid w:val="00C56C63"/>
    <w:rsid w:val="00C56D4E"/>
    <w:rsid w:val="00C5702B"/>
    <w:rsid w:val="00C5756E"/>
    <w:rsid w:val="00C5761B"/>
    <w:rsid w:val="00C57682"/>
    <w:rsid w:val="00C579E2"/>
    <w:rsid w:val="00C57D8A"/>
    <w:rsid w:val="00C6012D"/>
    <w:rsid w:val="00C60351"/>
    <w:rsid w:val="00C60382"/>
    <w:rsid w:val="00C60890"/>
    <w:rsid w:val="00C60B50"/>
    <w:rsid w:val="00C60DA1"/>
    <w:rsid w:val="00C60E93"/>
    <w:rsid w:val="00C61207"/>
    <w:rsid w:val="00C612CF"/>
    <w:rsid w:val="00C61402"/>
    <w:rsid w:val="00C61530"/>
    <w:rsid w:val="00C61957"/>
    <w:rsid w:val="00C619BC"/>
    <w:rsid w:val="00C61A48"/>
    <w:rsid w:val="00C61B2F"/>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244"/>
    <w:rsid w:val="00C6541D"/>
    <w:rsid w:val="00C6559F"/>
    <w:rsid w:val="00C6577A"/>
    <w:rsid w:val="00C658B8"/>
    <w:rsid w:val="00C659AB"/>
    <w:rsid w:val="00C65AA8"/>
    <w:rsid w:val="00C65C7F"/>
    <w:rsid w:val="00C65CFE"/>
    <w:rsid w:val="00C65F46"/>
    <w:rsid w:val="00C6625F"/>
    <w:rsid w:val="00C66577"/>
    <w:rsid w:val="00C66678"/>
    <w:rsid w:val="00C66902"/>
    <w:rsid w:val="00C66A35"/>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7A"/>
    <w:rsid w:val="00C701A0"/>
    <w:rsid w:val="00C70258"/>
    <w:rsid w:val="00C706DD"/>
    <w:rsid w:val="00C70932"/>
    <w:rsid w:val="00C709CF"/>
    <w:rsid w:val="00C70AD6"/>
    <w:rsid w:val="00C70BBC"/>
    <w:rsid w:val="00C7109B"/>
    <w:rsid w:val="00C71397"/>
    <w:rsid w:val="00C7173A"/>
    <w:rsid w:val="00C7180D"/>
    <w:rsid w:val="00C7190A"/>
    <w:rsid w:val="00C719B6"/>
    <w:rsid w:val="00C71A20"/>
    <w:rsid w:val="00C71BCE"/>
    <w:rsid w:val="00C71C33"/>
    <w:rsid w:val="00C71C55"/>
    <w:rsid w:val="00C71D2A"/>
    <w:rsid w:val="00C7262F"/>
    <w:rsid w:val="00C72631"/>
    <w:rsid w:val="00C72750"/>
    <w:rsid w:val="00C727D9"/>
    <w:rsid w:val="00C72864"/>
    <w:rsid w:val="00C728FA"/>
    <w:rsid w:val="00C734C7"/>
    <w:rsid w:val="00C735C2"/>
    <w:rsid w:val="00C73BCD"/>
    <w:rsid w:val="00C740ED"/>
    <w:rsid w:val="00C7418F"/>
    <w:rsid w:val="00C7479B"/>
    <w:rsid w:val="00C7495F"/>
    <w:rsid w:val="00C74D7A"/>
    <w:rsid w:val="00C74EBE"/>
    <w:rsid w:val="00C7511F"/>
    <w:rsid w:val="00C753AF"/>
    <w:rsid w:val="00C7556B"/>
    <w:rsid w:val="00C75918"/>
    <w:rsid w:val="00C75920"/>
    <w:rsid w:val="00C75940"/>
    <w:rsid w:val="00C75AFC"/>
    <w:rsid w:val="00C75B5F"/>
    <w:rsid w:val="00C75D2B"/>
    <w:rsid w:val="00C75D3C"/>
    <w:rsid w:val="00C75DCF"/>
    <w:rsid w:val="00C75F5E"/>
    <w:rsid w:val="00C75FDF"/>
    <w:rsid w:val="00C7604A"/>
    <w:rsid w:val="00C7605D"/>
    <w:rsid w:val="00C7623D"/>
    <w:rsid w:val="00C762B7"/>
    <w:rsid w:val="00C762E5"/>
    <w:rsid w:val="00C768FF"/>
    <w:rsid w:val="00C76CCB"/>
    <w:rsid w:val="00C77233"/>
    <w:rsid w:val="00C77684"/>
    <w:rsid w:val="00C7779E"/>
    <w:rsid w:val="00C7792C"/>
    <w:rsid w:val="00C77BCF"/>
    <w:rsid w:val="00C77BF1"/>
    <w:rsid w:val="00C77C55"/>
    <w:rsid w:val="00C77D1A"/>
    <w:rsid w:val="00C80146"/>
    <w:rsid w:val="00C804B5"/>
    <w:rsid w:val="00C804DD"/>
    <w:rsid w:val="00C80501"/>
    <w:rsid w:val="00C8083F"/>
    <w:rsid w:val="00C80991"/>
    <w:rsid w:val="00C812FD"/>
    <w:rsid w:val="00C8166B"/>
    <w:rsid w:val="00C816B5"/>
    <w:rsid w:val="00C81774"/>
    <w:rsid w:val="00C8188D"/>
    <w:rsid w:val="00C81AD3"/>
    <w:rsid w:val="00C81AD4"/>
    <w:rsid w:val="00C81FDD"/>
    <w:rsid w:val="00C82093"/>
    <w:rsid w:val="00C82336"/>
    <w:rsid w:val="00C82371"/>
    <w:rsid w:val="00C825B5"/>
    <w:rsid w:val="00C8292D"/>
    <w:rsid w:val="00C82939"/>
    <w:rsid w:val="00C82A08"/>
    <w:rsid w:val="00C82AE9"/>
    <w:rsid w:val="00C82E4F"/>
    <w:rsid w:val="00C82FAC"/>
    <w:rsid w:val="00C83139"/>
    <w:rsid w:val="00C831C6"/>
    <w:rsid w:val="00C83365"/>
    <w:rsid w:val="00C833C1"/>
    <w:rsid w:val="00C83514"/>
    <w:rsid w:val="00C8353A"/>
    <w:rsid w:val="00C8353C"/>
    <w:rsid w:val="00C83C7E"/>
    <w:rsid w:val="00C842ED"/>
    <w:rsid w:val="00C84378"/>
    <w:rsid w:val="00C84384"/>
    <w:rsid w:val="00C84533"/>
    <w:rsid w:val="00C845E1"/>
    <w:rsid w:val="00C84B73"/>
    <w:rsid w:val="00C84F5D"/>
    <w:rsid w:val="00C84F62"/>
    <w:rsid w:val="00C85037"/>
    <w:rsid w:val="00C8516F"/>
    <w:rsid w:val="00C854B1"/>
    <w:rsid w:val="00C85D7F"/>
    <w:rsid w:val="00C86161"/>
    <w:rsid w:val="00C862AE"/>
    <w:rsid w:val="00C86793"/>
    <w:rsid w:val="00C8691A"/>
    <w:rsid w:val="00C86942"/>
    <w:rsid w:val="00C869C8"/>
    <w:rsid w:val="00C86B3B"/>
    <w:rsid w:val="00C86B52"/>
    <w:rsid w:val="00C86DC3"/>
    <w:rsid w:val="00C87062"/>
    <w:rsid w:val="00C873FF"/>
    <w:rsid w:val="00C87604"/>
    <w:rsid w:val="00C878E1"/>
    <w:rsid w:val="00C87AD6"/>
    <w:rsid w:val="00C87CF4"/>
    <w:rsid w:val="00C87DE7"/>
    <w:rsid w:val="00C87F3C"/>
    <w:rsid w:val="00C90215"/>
    <w:rsid w:val="00C9024C"/>
    <w:rsid w:val="00C90310"/>
    <w:rsid w:val="00C903A5"/>
    <w:rsid w:val="00C905EC"/>
    <w:rsid w:val="00C90736"/>
    <w:rsid w:val="00C90857"/>
    <w:rsid w:val="00C90ACA"/>
    <w:rsid w:val="00C90CEC"/>
    <w:rsid w:val="00C914E9"/>
    <w:rsid w:val="00C91565"/>
    <w:rsid w:val="00C916B9"/>
    <w:rsid w:val="00C9192C"/>
    <w:rsid w:val="00C91E30"/>
    <w:rsid w:val="00C91FC4"/>
    <w:rsid w:val="00C92085"/>
    <w:rsid w:val="00C920D7"/>
    <w:rsid w:val="00C921BA"/>
    <w:rsid w:val="00C9234D"/>
    <w:rsid w:val="00C92C08"/>
    <w:rsid w:val="00C92D5E"/>
    <w:rsid w:val="00C92F7E"/>
    <w:rsid w:val="00C9315B"/>
    <w:rsid w:val="00C93D30"/>
    <w:rsid w:val="00C93D52"/>
    <w:rsid w:val="00C93E96"/>
    <w:rsid w:val="00C93F6A"/>
    <w:rsid w:val="00C946E3"/>
    <w:rsid w:val="00C950C5"/>
    <w:rsid w:val="00C95212"/>
    <w:rsid w:val="00C9526D"/>
    <w:rsid w:val="00C9538E"/>
    <w:rsid w:val="00C955DA"/>
    <w:rsid w:val="00C956B0"/>
    <w:rsid w:val="00C95811"/>
    <w:rsid w:val="00C95895"/>
    <w:rsid w:val="00C959BA"/>
    <w:rsid w:val="00C95BCE"/>
    <w:rsid w:val="00C95C21"/>
    <w:rsid w:val="00C960F1"/>
    <w:rsid w:val="00C9637F"/>
    <w:rsid w:val="00C963D8"/>
    <w:rsid w:val="00C965A9"/>
    <w:rsid w:val="00C9677E"/>
    <w:rsid w:val="00C96839"/>
    <w:rsid w:val="00C96A5E"/>
    <w:rsid w:val="00C96ABF"/>
    <w:rsid w:val="00C96B0A"/>
    <w:rsid w:val="00C96C9E"/>
    <w:rsid w:val="00C96CB0"/>
    <w:rsid w:val="00C96D4F"/>
    <w:rsid w:val="00C96D88"/>
    <w:rsid w:val="00C96EB2"/>
    <w:rsid w:val="00C972F4"/>
    <w:rsid w:val="00C9761E"/>
    <w:rsid w:val="00C97660"/>
    <w:rsid w:val="00C9787A"/>
    <w:rsid w:val="00C979F6"/>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69B"/>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45D"/>
    <w:rsid w:val="00CA3569"/>
    <w:rsid w:val="00CA37FC"/>
    <w:rsid w:val="00CA3ADA"/>
    <w:rsid w:val="00CA3BF3"/>
    <w:rsid w:val="00CA3DCD"/>
    <w:rsid w:val="00CA3F61"/>
    <w:rsid w:val="00CA3F84"/>
    <w:rsid w:val="00CA4043"/>
    <w:rsid w:val="00CA4116"/>
    <w:rsid w:val="00CA4191"/>
    <w:rsid w:val="00CA44B8"/>
    <w:rsid w:val="00CA4688"/>
    <w:rsid w:val="00CA4774"/>
    <w:rsid w:val="00CA4820"/>
    <w:rsid w:val="00CA4AE8"/>
    <w:rsid w:val="00CA4B4E"/>
    <w:rsid w:val="00CA4BE2"/>
    <w:rsid w:val="00CA4C49"/>
    <w:rsid w:val="00CA4DCE"/>
    <w:rsid w:val="00CA4E2E"/>
    <w:rsid w:val="00CA4E55"/>
    <w:rsid w:val="00CA4EC1"/>
    <w:rsid w:val="00CA5424"/>
    <w:rsid w:val="00CA548D"/>
    <w:rsid w:val="00CA54C9"/>
    <w:rsid w:val="00CA552B"/>
    <w:rsid w:val="00CA5B4C"/>
    <w:rsid w:val="00CA5CFC"/>
    <w:rsid w:val="00CA5FC7"/>
    <w:rsid w:val="00CA5FFC"/>
    <w:rsid w:val="00CA63C4"/>
    <w:rsid w:val="00CA6481"/>
    <w:rsid w:val="00CA6850"/>
    <w:rsid w:val="00CA6861"/>
    <w:rsid w:val="00CA69B0"/>
    <w:rsid w:val="00CA6A13"/>
    <w:rsid w:val="00CA6C15"/>
    <w:rsid w:val="00CA6D61"/>
    <w:rsid w:val="00CA6E64"/>
    <w:rsid w:val="00CA7411"/>
    <w:rsid w:val="00CA7541"/>
    <w:rsid w:val="00CA79A5"/>
    <w:rsid w:val="00CA7A19"/>
    <w:rsid w:val="00CA7ACA"/>
    <w:rsid w:val="00CA7B5D"/>
    <w:rsid w:val="00CA7BE7"/>
    <w:rsid w:val="00CA7EA7"/>
    <w:rsid w:val="00CB02BA"/>
    <w:rsid w:val="00CB0399"/>
    <w:rsid w:val="00CB0550"/>
    <w:rsid w:val="00CB07B6"/>
    <w:rsid w:val="00CB080B"/>
    <w:rsid w:val="00CB08F3"/>
    <w:rsid w:val="00CB09DB"/>
    <w:rsid w:val="00CB0AD6"/>
    <w:rsid w:val="00CB0C70"/>
    <w:rsid w:val="00CB0F62"/>
    <w:rsid w:val="00CB0FB5"/>
    <w:rsid w:val="00CB0FD8"/>
    <w:rsid w:val="00CB0FFD"/>
    <w:rsid w:val="00CB100D"/>
    <w:rsid w:val="00CB10BF"/>
    <w:rsid w:val="00CB12D1"/>
    <w:rsid w:val="00CB18CC"/>
    <w:rsid w:val="00CB1A02"/>
    <w:rsid w:val="00CB1A4C"/>
    <w:rsid w:val="00CB1C04"/>
    <w:rsid w:val="00CB1CAF"/>
    <w:rsid w:val="00CB1F11"/>
    <w:rsid w:val="00CB2066"/>
    <w:rsid w:val="00CB214D"/>
    <w:rsid w:val="00CB2173"/>
    <w:rsid w:val="00CB2303"/>
    <w:rsid w:val="00CB25B9"/>
    <w:rsid w:val="00CB2622"/>
    <w:rsid w:val="00CB26D7"/>
    <w:rsid w:val="00CB2B3E"/>
    <w:rsid w:val="00CB2DAE"/>
    <w:rsid w:val="00CB2EE5"/>
    <w:rsid w:val="00CB33BB"/>
    <w:rsid w:val="00CB3616"/>
    <w:rsid w:val="00CB3839"/>
    <w:rsid w:val="00CB394F"/>
    <w:rsid w:val="00CB3A2B"/>
    <w:rsid w:val="00CB3A3C"/>
    <w:rsid w:val="00CB3D00"/>
    <w:rsid w:val="00CB3D72"/>
    <w:rsid w:val="00CB3D7B"/>
    <w:rsid w:val="00CB41B7"/>
    <w:rsid w:val="00CB424E"/>
    <w:rsid w:val="00CB42A7"/>
    <w:rsid w:val="00CB432A"/>
    <w:rsid w:val="00CB4A4B"/>
    <w:rsid w:val="00CB4A55"/>
    <w:rsid w:val="00CB4F5A"/>
    <w:rsid w:val="00CB50B8"/>
    <w:rsid w:val="00CB522C"/>
    <w:rsid w:val="00CB53FF"/>
    <w:rsid w:val="00CB5449"/>
    <w:rsid w:val="00CB5528"/>
    <w:rsid w:val="00CB5564"/>
    <w:rsid w:val="00CB55B9"/>
    <w:rsid w:val="00CB57EA"/>
    <w:rsid w:val="00CB5B56"/>
    <w:rsid w:val="00CB5BBD"/>
    <w:rsid w:val="00CB5C79"/>
    <w:rsid w:val="00CB5E44"/>
    <w:rsid w:val="00CB5FFC"/>
    <w:rsid w:val="00CB6005"/>
    <w:rsid w:val="00CB6183"/>
    <w:rsid w:val="00CB6518"/>
    <w:rsid w:val="00CB65AF"/>
    <w:rsid w:val="00CB67B8"/>
    <w:rsid w:val="00CB67F7"/>
    <w:rsid w:val="00CB68F0"/>
    <w:rsid w:val="00CB751B"/>
    <w:rsid w:val="00CB7909"/>
    <w:rsid w:val="00CB79C0"/>
    <w:rsid w:val="00CB7FF3"/>
    <w:rsid w:val="00CC01A9"/>
    <w:rsid w:val="00CC0301"/>
    <w:rsid w:val="00CC03E4"/>
    <w:rsid w:val="00CC0613"/>
    <w:rsid w:val="00CC06A0"/>
    <w:rsid w:val="00CC0774"/>
    <w:rsid w:val="00CC082D"/>
    <w:rsid w:val="00CC09F3"/>
    <w:rsid w:val="00CC0BF4"/>
    <w:rsid w:val="00CC0CDD"/>
    <w:rsid w:val="00CC0F71"/>
    <w:rsid w:val="00CC1244"/>
    <w:rsid w:val="00CC1534"/>
    <w:rsid w:val="00CC1692"/>
    <w:rsid w:val="00CC1ACD"/>
    <w:rsid w:val="00CC1C50"/>
    <w:rsid w:val="00CC1D90"/>
    <w:rsid w:val="00CC1FE0"/>
    <w:rsid w:val="00CC209F"/>
    <w:rsid w:val="00CC2127"/>
    <w:rsid w:val="00CC246F"/>
    <w:rsid w:val="00CC279B"/>
    <w:rsid w:val="00CC2873"/>
    <w:rsid w:val="00CC2894"/>
    <w:rsid w:val="00CC2A8D"/>
    <w:rsid w:val="00CC2D37"/>
    <w:rsid w:val="00CC2FBD"/>
    <w:rsid w:val="00CC2FD7"/>
    <w:rsid w:val="00CC31D7"/>
    <w:rsid w:val="00CC33F2"/>
    <w:rsid w:val="00CC3519"/>
    <w:rsid w:val="00CC35BB"/>
    <w:rsid w:val="00CC3889"/>
    <w:rsid w:val="00CC3ADF"/>
    <w:rsid w:val="00CC3C92"/>
    <w:rsid w:val="00CC4095"/>
    <w:rsid w:val="00CC40F4"/>
    <w:rsid w:val="00CC429F"/>
    <w:rsid w:val="00CC43AF"/>
    <w:rsid w:val="00CC4726"/>
    <w:rsid w:val="00CC476D"/>
    <w:rsid w:val="00CC484C"/>
    <w:rsid w:val="00CC48EB"/>
    <w:rsid w:val="00CC4991"/>
    <w:rsid w:val="00CC4A03"/>
    <w:rsid w:val="00CC4A2E"/>
    <w:rsid w:val="00CC4BB5"/>
    <w:rsid w:val="00CC4CD6"/>
    <w:rsid w:val="00CC4DBF"/>
    <w:rsid w:val="00CC4DCB"/>
    <w:rsid w:val="00CC5225"/>
    <w:rsid w:val="00CC526E"/>
    <w:rsid w:val="00CC531E"/>
    <w:rsid w:val="00CC5634"/>
    <w:rsid w:val="00CC5652"/>
    <w:rsid w:val="00CC5696"/>
    <w:rsid w:val="00CC572F"/>
    <w:rsid w:val="00CC5829"/>
    <w:rsid w:val="00CC596C"/>
    <w:rsid w:val="00CC5B97"/>
    <w:rsid w:val="00CC5F36"/>
    <w:rsid w:val="00CC5F50"/>
    <w:rsid w:val="00CC6291"/>
    <w:rsid w:val="00CC6552"/>
    <w:rsid w:val="00CC6673"/>
    <w:rsid w:val="00CC667C"/>
    <w:rsid w:val="00CC66DD"/>
    <w:rsid w:val="00CC6760"/>
    <w:rsid w:val="00CC69F2"/>
    <w:rsid w:val="00CC6A5E"/>
    <w:rsid w:val="00CC6A67"/>
    <w:rsid w:val="00CC6C73"/>
    <w:rsid w:val="00CC6EB6"/>
    <w:rsid w:val="00CC6F48"/>
    <w:rsid w:val="00CC72CD"/>
    <w:rsid w:val="00CC7AB9"/>
    <w:rsid w:val="00CC7AE3"/>
    <w:rsid w:val="00CD01C0"/>
    <w:rsid w:val="00CD02A6"/>
    <w:rsid w:val="00CD0353"/>
    <w:rsid w:val="00CD047E"/>
    <w:rsid w:val="00CD066D"/>
    <w:rsid w:val="00CD0860"/>
    <w:rsid w:val="00CD086B"/>
    <w:rsid w:val="00CD08BE"/>
    <w:rsid w:val="00CD092E"/>
    <w:rsid w:val="00CD09C8"/>
    <w:rsid w:val="00CD0AB3"/>
    <w:rsid w:val="00CD0D80"/>
    <w:rsid w:val="00CD0D9F"/>
    <w:rsid w:val="00CD10D6"/>
    <w:rsid w:val="00CD1159"/>
    <w:rsid w:val="00CD1631"/>
    <w:rsid w:val="00CD1651"/>
    <w:rsid w:val="00CD17F0"/>
    <w:rsid w:val="00CD1821"/>
    <w:rsid w:val="00CD1CB7"/>
    <w:rsid w:val="00CD1DE2"/>
    <w:rsid w:val="00CD1F98"/>
    <w:rsid w:val="00CD224D"/>
    <w:rsid w:val="00CD2730"/>
    <w:rsid w:val="00CD2B32"/>
    <w:rsid w:val="00CD2C66"/>
    <w:rsid w:val="00CD2F6B"/>
    <w:rsid w:val="00CD2FB9"/>
    <w:rsid w:val="00CD3315"/>
    <w:rsid w:val="00CD33B3"/>
    <w:rsid w:val="00CD3720"/>
    <w:rsid w:val="00CD3942"/>
    <w:rsid w:val="00CD3945"/>
    <w:rsid w:val="00CD3A8F"/>
    <w:rsid w:val="00CD3B70"/>
    <w:rsid w:val="00CD3C75"/>
    <w:rsid w:val="00CD410A"/>
    <w:rsid w:val="00CD423E"/>
    <w:rsid w:val="00CD45B8"/>
    <w:rsid w:val="00CD472D"/>
    <w:rsid w:val="00CD4847"/>
    <w:rsid w:val="00CD4912"/>
    <w:rsid w:val="00CD4943"/>
    <w:rsid w:val="00CD4A4A"/>
    <w:rsid w:val="00CD4A95"/>
    <w:rsid w:val="00CD4B85"/>
    <w:rsid w:val="00CD4BFF"/>
    <w:rsid w:val="00CD4CDB"/>
    <w:rsid w:val="00CD534E"/>
    <w:rsid w:val="00CD53BA"/>
    <w:rsid w:val="00CD5468"/>
    <w:rsid w:val="00CD5511"/>
    <w:rsid w:val="00CD5A69"/>
    <w:rsid w:val="00CD5B79"/>
    <w:rsid w:val="00CD5CAF"/>
    <w:rsid w:val="00CD5CB0"/>
    <w:rsid w:val="00CD61AD"/>
    <w:rsid w:val="00CD6558"/>
    <w:rsid w:val="00CD663E"/>
    <w:rsid w:val="00CD67B8"/>
    <w:rsid w:val="00CD6959"/>
    <w:rsid w:val="00CD6A3E"/>
    <w:rsid w:val="00CD6B25"/>
    <w:rsid w:val="00CD6EBC"/>
    <w:rsid w:val="00CD6EC5"/>
    <w:rsid w:val="00CD6EFE"/>
    <w:rsid w:val="00CD6F5B"/>
    <w:rsid w:val="00CD726E"/>
    <w:rsid w:val="00CD758C"/>
    <w:rsid w:val="00CD78CB"/>
    <w:rsid w:val="00CD7D67"/>
    <w:rsid w:val="00CD7F56"/>
    <w:rsid w:val="00CE082F"/>
    <w:rsid w:val="00CE0D53"/>
    <w:rsid w:val="00CE0FDD"/>
    <w:rsid w:val="00CE1049"/>
    <w:rsid w:val="00CE1106"/>
    <w:rsid w:val="00CE1277"/>
    <w:rsid w:val="00CE12BF"/>
    <w:rsid w:val="00CE18BF"/>
    <w:rsid w:val="00CE1B19"/>
    <w:rsid w:val="00CE1CA2"/>
    <w:rsid w:val="00CE1DBB"/>
    <w:rsid w:val="00CE1EAB"/>
    <w:rsid w:val="00CE1ED8"/>
    <w:rsid w:val="00CE2280"/>
    <w:rsid w:val="00CE22AD"/>
    <w:rsid w:val="00CE23C1"/>
    <w:rsid w:val="00CE265C"/>
    <w:rsid w:val="00CE2753"/>
    <w:rsid w:val="00CE28F3"/>
    <w:rsid w:val="00CE2915"/>
    <w:rsid w:val="00CE2918"/>
    <w:rsid w:val="00CE2B94"/>
    <w:rsid w:val="00CE2CA1"/>
    <w:rsid w:val="00CE2D6E"/>
    <w:rsid w:val="00CE2E40"/>
    <w:rsid w:val="00CE2F28"/>
    <w:rsid w:val="00CE311D"/>
    <w:rsid w:val="00CE32EA"/>
    <w:rsid w:val="00CE333A"/>
    <w:rsid w:val="00CE35B2"/>
    <w:rsid w:val="00CE37D1"/>
    <w:rsid w:val="00CE3A75"/>
    <w:rsid w:val="00CE3E0F"/>
    <w:rsid w:val="00CE3ECD"/>
    <w:rsid w:val="00CE3FE2"/>
    <w:rsid w:val="00CE42C7"/>
    <w:rsid w:val="00CE42E2"/>
    <w:rsid w:val="00CE437A"/>
    <w:rsid w:val="00CE46DF"/>
    <w:rsid w:val="00CE48FF"/>
    <w:rsid w:val="00CE4AB7"/>
    <w:rsid w:val="00CE4C41"/>
    <w:rsid w:val="00CE4E1B"/>
    <w:rsid w:val="00CE4E8F"/>
    <w:rsid w:val="00CE4EC2"/>
    <w:rsid w:val="00CE4F20"/>
    <w:rsid w:val="00CE5027"/>
    <w:rsid w:val="00CE5038"/>
    <w:rsid w:val="00CE5091"/>
    <w:rsid w:val="00CE5230"/>
    <w:rsid w:val="00CE555B"/>
    <w:rsid w:val="00CE55B1"/>
    <w:rsid w:val="00CE5ADB"/>
    <w:rsid w:val="00CE5E90"/>
    <w:rsid w:val="00CE5F01"/>
    <w:rsid w:val="00CE63B5"/>
    <w:rsid w:val="00CE6849"/>
    <w:rsid w:val="00CE691B"/>
    <w:rsid w:val="00CE6956"/>
    <w:rsid w:val="00CE6B3E"/>
    <w:rsid w:val="00CE6DD0"/>
    <w:rsid w:val="00CE6EF1"/>
    <w:rsid w:val="00CE73C5"/>
    <w:rsid w:val="00CE74D2"/>
    <w:rsid w:val="00CF02BE"/>
    <w:rsid w:val="00CF037B"/>
    <w:rsid w:val="00CF052A"/>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16"/>
    <w:rsid w:val="00CF37C7"/>
    <w:rsid w:val="00CF3C98"/>
    <w:rsid w:val="00CF3DCA"/>
    <w:rsid w:val="00CF4288"/>
    <w:rsid w:val="00CF46CB"/>
    <w:rsid w:val="00CF4880"/>
    <w:rsid w:val="00CF4BE0"/>
    <w:rsid w:val="00CF4C0B"/>
    <w:rsid w:val="00CF4D8E"/>
    <w:rsid w:val="00CF4DF7"/>
    <w:rsid w:val="00CF5017"/>
    <w:rsid w:val="00CF509A"/>
    <w:rsid w:val="00CF5C58"/>
    <w:rsid w:val="00CF5C6D"/>
    <w:rsid w:val="00CF5DE1"/>
    <w:rsid w:val="00CF6163"/>
    <w:rsid w:val="00CF6407"/>
    <w:rsid w:val="00CF65EA"/>
    <w:rsid w:val="00CF66F4"/>
    <w:rsid w:val="00CF68E9"/>
    <w:rsid w:val="00CF6947"/>
    <w:rsid w:val="00CF699F"/>
    <w:rsid w:val="00CF6A5A"/>
    <w:rsid w:val="00CF6B94"/>
    <w:rsid w:val="00CF6D54"/>
    <w:rsid w:val="00CF6DF3"/>
    <w:rsid w:val="00CF7146"/>
    <w:rsid w:val="00CF7190"/>
    <w:rsid w:val="00CF724B"/>
    <w:rsid w:val="00CF74D7"/>
    <w:rsid w:val="00CF7703"/>
    <w:rsid w:val="00CF7972"/>
    <w:rsid w:val="00CF798A"/>
    <w:rsid w:val="00CF7D5E"/>
    <w:rsid w:val="00CF7E0E"/>
    <w:rsid w:val="00CF7F64"/>
    <w:rsid w:val="00CF7FBD"/>
    <w:rsid w:val="00D0004D"/>
    <w:rsid w:val="00D0020D"/>
    <w:rsid w:val="00D0038B"/>
    <w:rsid w:val="00D004D1"/>
    <w:rsid w:val="00D00BC0"/>
    <w:rsid w:val="00D00BD9"/>
    <w:rsid w:val="00D00E93"/>
    <w:rsid w:val="00D0110B"/>
    <w:rsid w:val="00D01556"/>
    <w:rsid w:val="00D01842"/>
    <w:rsid w:val="00D0195F"/>
    <w:rsid w:val="00D019F5"/>
    <w:rsid w:val="00D01BD6"/>
    <w:rsid w:val="00D01BF4"/>
    <w:rsid w:val="00D01BF5"/>
    <w:rsid w:val="00D01D39"/>
    <w:rsid w:val="00D01E0D"/>
    <w:rsid w:val="00D01F03"/>
    <w:rsid w:val="00D01F24"/>
    <w:rsid w:val="00D020E6"/>
    <w:rsid w:val="00D02192"/>
    <w:rsid w:val="00D02205"/>
    <w:rsid w:val="00D02338"/>
    <w:rsid w:val="00D024C7"/>
    <w:rsid w:val="00D02673"/>
    <w:rsid w:val="00D02CBD"/>
    <w:rsid w:val="00D03096"/>
    <w:rsid w:val="00D030C7"/>
    <w:rsid w:val="00D038CD"/>
    <w:rsid w:val="00D039EF"/>
    <w:rsid w:val="00D03BD3"/>
    <w:rsid w:val="00D03CA0"/>
    <w:rsid w:val="00D03DA9"/>
    <w:rsid w:val="00D03E45"/>
    <w:rsid w:val="00D04009"/>
    <w:rsid w:val="00D04050"/>
    <w:rsid w:val="00D04558"/>
    <w:rsid w:val="00D04712"/>
    <w:rsid w:val="00D04DE4"/>
    <w:rsid w:val="00D04FC7"/>
    <w:rsid w:val="00D05351"/>
    <w:rsid w:val="00D05395"/>
    <w:rsid w:val="00D057C7"/>
    <w:rsid w:val="00D05B24"/>
    <w:rsid w:val="00D05E66"/>
    <w:rsid w:val="00D05EB5"/>
    <w:rsid w:val="00D06265"/>
    <w:rsid w:val="00D066BC"/>
    <w:rsid w:val="00D06707"/>
    <w:rsid w:val="00D067A0"/>
    <w:rsid w:val="00D06806"/>
    <w:rsid w:val="00D069A8"/>
    <w:rsid w:val="00D069F2"/>
    <w:rsid w:val="00D06A53"/>
    <w:rsid w:val="00D06A74"/>
    <w:rsid w:val="00D06E81"/>
    <w:rsid w:val="00D06F47"/>
    <w:rsid w:val="00D07172"/>
    <w:rsid w:val="00D07359"/>
    <w:rsid w:val="00D076D4"/>
    <w:rsid w:val="00D07826"/>
    <w:rsid w:val="00D078CD"/>
    <w:rsid w:val="00D07C4C"/>
    <w:rsid w:val="00D07E00"/>
    <w:rsid w:val="00D07E67"/>
    <w:rsid w:val="00D07FD1"/>
    <w:rsid w:val="00D1007F"/>
    <w:rsid w:val="00D10107"/>
    <w:rsid w:val="00D1021A"/>
    <w:rsid w:val="00D1025D"/>
    <w:rsid w:val="00D10637"/>
    <w:rsid w:val="00D106F2"/>
    <w:rsid w:val="00D107E4"/>
    <w:rsid w:val="00D109AA"/>
    <w:rsid w:val="00D10B8D"/>
    <w:rsid w:val="00D10C6F"/>
    <w:rsid w:val="00D112BA"/>
    <w:rsid w:val="00D117B0"/>
    <w:rsid w:val="00D11920"/>
    <w:rsid w:val="00D11AC1"/>
    <w:rsid w:val="00D11C0A"/>
    <w:rsid w:val="00D11D33"/>
    <w:rsid w:val="00D1213B"/>
    <w:rsid w:val="00D12263"/>
    <w:rsid w:val="00D1230D"/>
    <w:rsid w:val="00D124F2"/>
    <w:rsid w:val="00D12516"/>
    <w:rsid w:val="00D12B8B"/>
    <w:rsid w:val="00D12C55"/>
    <w:rsid w:val="00D12FD5"/>
    <w:rsid w:val="00D1331F"/>
    <w:rsid w:val="00D13362"/>
    <w:rsid w:val="00D13509"/>
    <w:rsid w:val="00D135B9"/>
    <w:rsid w:val="00D138B7"/>
    <w:rsid w:val="00D1396C"/>
    <w:rsid w:val="00D139CB"/>
    <w:rsid w:val="00D13E1B"/>
    <w:rsid w:val="00D1409A"/>
    <w:rsid w:val="00D144F6"/>
    <w:rsid w:val="00D14537"/>
    <w:rsid w:val="00D14847"/>
    <w:rsid w:val="00D1484B"/>
    <w:rsid w:val="00D14A77"/>
    <w:rsid w:val="00D14A8C"/>
    <w:rsid w:val="00D14B05"/>
    <w:rsid w:val="00D14DDE"/>
    <w:rsid w:val="00D15427"/>
    <w:rsid w:val="00D155F5"/>
    <w:rsid w:val="00D15A37"/>
    <w:rsid w:val="00D15EF3"/>
    <w:rsid w:val="00D1619C"/>
    <w:rsid w:val="00D161CF"/>
    <w:rsid w:val="00D16229"/>
    <w:rsid w:val="00D16241"/>
    <w:rsid w:val="00D1662B"/>
    <w:rsid w:val="00D16A65"/>
    <w:rsid w:val="00D16D56"/>
    <w:rsid w:val="00D17044"/>
    <w:rsid w:val="00D170B5"/>
    <w:rsid w:val="00D17189"/>
    <w:rsid w:val="00D171B1"/>
    <w:rsid w:val="00D17227"/>
    <w:rsid w:val="00D1737B"/>
    <w:rsid w:val="00D173DF"/>
    <w:rsid w:val="00D1765E"/>
    <w:rsid w:val="00D176FD"/>
    <w:rsid w:val="00D177B4"/>
    <w:rsid w:val="00D177D4"/>
    <w:rsid w:val="00D17808"/>
    <w:rsid w:val="00D17931"/>
    <w:rsid w:val="00D17A74"/>
    <w:rsid w:val="00D17B51"/>
    <w:rsid w:val="00D17B84"/>
    <w:rsid w:val="00D17CBD"/>
    <w:rsid w:val="00D20345"/>
    <w:rsid w:val="00D20546"/>
    <w:rsid w:val="00D20603"/>
    <w:rsid w:val="00D2072D"/>
    <w:rsid w:val="00D208D3"/>
    <w:rsid w:val="00D20A76"/>
    <w:rsid w:val="00D20A8F"/>
    <w:rsid w:val="00D20D38"/>
    <w:rsid w:val="00D20D43"/>
    <w:rsid w:val="00D20FB3"/>
    <w:rsid w:val="00D210D0"/>
    <w:rsid w:val="00D212E8"/>
    <w:rsid w:val="00D214EE"/>
    <w:rsid w:val="00D2162B"/>
    <w:rsid w:val="00D216DC"/>
    <w:rsid w:val="00D2171C"/>
    <w:rsid w:val="00D2180A"/>
    <w:rsid w:val="00D21879"/>
    <w:rsid w:val="00D21AB6"/>
    <w:rsid w:val="00D21ACF"/>
    <w:rsid w:val="00D21E29"/>
    <w:rsid w:val="00D21E4A"/>
    <w:rsid w:val="00D21EA4"/>
    <w:rsid w:val="00D21F4F"/>
    <w:rsid w:val="00D220C6"/>
    <w:rsid w:val="00D220FB"/>
    <w:rsid w:val="00D22534"/>
    <w:rsid w:val="00D226EA"/>
    <w:rsid w:val="00D22AC3"/>
    <w:rsid w:val="00D22C6E"/>
    <w:rsid w:val="00D2324B"/>
    <w:rsid w:val="00D23363"/>
    <w:rsid w:val="00D2337C"/>
    <w:rsid w:val="00D23501"/>
    <w:rsid w:val="00D237D5"/>
    <w:rsid w:val="00D2387D"/>
    <w:rsid w:val="00D23919"/>
    <w:rsid w:val="00D23ADC"/>
    <w:rsid w:val="00D23DFA"/>
    <w:rsid w:val="00D23E53"/>
    <w:rsid w:val="00D23F72"/>
    <w:rsid w:val="00D241A2"/>
    <w:rsid w:val="00D241E9"/>
    <w:rsid w:val="00D243CA"/>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6BD"/>
    <w:rsid w:val="00D278E6"/>
    <w:rsid w:val="00D27915"/>
    <w:rsid w:val="00D27A41"/>
    <w:rsid w:val="00D27B3B"/>
    <w:rsid w:val="00D27BC1"/>
    <w:rsid w:val="00D27CD3"/>
    <w:rsid w:val="00D27D8F"/>
    <w:rsid w:val="00D27E42"/>
    <w:rsid w:val="00D27FBB"/>
    <w:rsid w:val="00D27FD8"/>
    <w:rsid w:val="00D3007A"/>
    <w:rsid w:val="00D3021D"/>
    <w:rsid w:val="00D3023B"/>
    <w:rsid w:val="00D3038A"/>
    <w:rsid w:val="00D3040D"/>
    <w:rsid w:val="00D30532"/>
    <w:rsid w:val="00D305FB"/>
    <w:rsid w:val="00D30823"/>
    <w:rsid w:val="00D308C9"/>
    <w:rsid w:val="00D30912"/>
    <w:rsid w:val="00D30B7D"/>
    <w:rsid w:val="00D30C17"/>
    <w:rsid w:val="00D30CC8"/>
    <w:rsid w:val="00D30D51"/>
    <w:rsid w:val="00D30FF2"/>
    <w:rsid w:val="00D311DD"/>
    <w:rsid w:val="00D31360"/>
    <w:rsid w:val="00D31389"/>
    <w:rsid w:val="00D316A1"/>
    <w:rsid w:val="00D31B82"/>
    <w:rsid w:val="00D323B7"/>
    <w:rsid w:val="00D328AD"/>
    <w:rsid w:val="00D3297D"/>
    <w:rsid w:val="00D32E76"/>
    <w:rsid w:val="00D33126"/>
    <w:rsid w:val="00D338CB"/>
    <w:rsid w:val="00D338E8"/>
    <w:rsid w:val="00D33D80"/>
    <w:rsid w:val="00D33FE5"/>
    <w:rsid w:val="00D34044"/>
    <w:rsid w:val="00D3421E"/>
    <w:rsid w:val="00D34244"/>
    <w:rsid w:val="00D342F1"/>
    <w:rsid w:val="00D34679"/>
    <w:rsid w:val="00D34790"/>
    <w:rsid w:val="00D347B7"/>
    <w:rsid w:val="00D34A70"/>
    <w:rsid w:val="00D34B8D"/>
    <w:rsid w:val="00D34B95"/>
    <w:rsid w:val="00D34F6D"/>
    <w:rsid w:val="00D354E6"/>
    <w:rsid w:val="00D35645"/>
    <w:rsid w:val="00D3571A"/>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B0D"/>
    <w:rsid w:val="00D37D91"/>
    <w:rsid w:val="00D401A1"/>
    <w:rsid w:val="00D4043D"/>
    <w:rsid w:val="00D40737"/>
    <w:rsid w:val="00D407DC"/>
    <w:rsid w:val="00D40926"/>
    <w:rsid w:val="00D4096D"/>
    <w:rsid w:val="00D40B95"/>
    <w:rsid w:val="00D41080"/>
    <w:rsid w:val="00D411FC"/>
    <w:rsid w:val="00D413C4"/>
    <w:rsid w:val="00D41567"/>
    <w:rsid w:val="00D4158A"/>
    <w:rsid w:val="00D41778"/>
    <w:rsid w:val="00D41E76"/>
    <w:rsid w:val="00D41F04"/>
    <w:rsid w:val="00D42228"/>
    <w:rsid w:val="00D422C1"/>
    <w:rsid w:val="00D4255F"/>
    <w:rsid w:val="00D42670"/>
    <w:rsid w:val="00D4290C"/>
    <w:rsid w:val="00D42959"/>
    <w:rsid w:val="00D42968"/>
    <w:rsid w:val="00D42F18"/>
    <w:rsid w:val="00D434CD"/>
    <w:rsid w:val="00D43789"/>
    <w:rsid w:val="00D43F04"/>
    <w:rsid w:val="00D4430F"/>
    <w:rsid w:val="00D443E6"/>
    <w:rsid w:val="00D44728"/>
    <w:rsid w:val="00D448C1"/>
    <w:rsid w:val="00D44F22"/>
    <w:rsid w:val="00D45021"/>
    <w:rsid w:val="00D454D2"/>
    <w:rsid w:val="00D45640"/>
    <w:rsid w:val="00D456BD"/>
    <w:rsid w:val="00D45B66"/>
    <w:rsid w:val="00D45C81"/>
    <w:rsid w:val="00D45D41"/>
    <w:rsid w:val="00D45ECA"/>
    <w:rsid w:val="00D45FB7"/>
    <w:rsid w:val="00D45FFE"/>
    <w:rsid w:val="00D462DB"/>
    <w:rsid w:val="00D462DC"/>
    <w:rsid w:val="00D46791"/>
    <w:rsid w:val="00D469B8"/>
    <w:rsid w:val="00D46A59"/>
    <w:rsid w:val="00D46ADE"/>
    <w:rsid w:val="00D46DA0"/>
    <w:rsid w:val="00D46FC3"/>
    <w:rsid w:val="00D473EB"/>
    <w:rsid w:val="00D475B4"/>
    <w:rsid w:val="00D4775C"/>
    <w:rsid w:val="00D47B3E"/>
    <w:rsid w:val="00D50310"/>
    <w:rsid w:val="00D5041B"/>
    <w:rsid w:val="00D507C6"/>
    <w:rsid w:val="00D50967"/>
    <w:rsid w:val="00D50FCD"/>
    <w:rsid w:val="00D51364"/>
    <w:rsid w:val="00D51C68"/>
    <w:rsid w:val="00D51CF9"/>
    <w:rsid w:val="00D51DF7"/>
    <w:rsid w:val="00D51E79"/>
    <w:rsid w:val="00D51F00"/>
    <w:rsid w:val="00D52077"/>
    <w:rsid w:val="00D5218C"/>
    <w:rsid w:val="00D52645"/>
    <w:rsid w:val="00D528EA"/>
    <w:rsid w:val="00D52A74"/>
    <w:rsid w:val="00D52B95"/>
    <w:rsid w:val="00D52BC6"/>
    <w:rsid w:val="00D52EC6"/>
    <w:rsid w:val="00D530C2"/>
    <w:rsid w:val="00D5351A"/>
    <w:rsid w:val="00D5353B"/>
    <w:rsid w:val="00D53555"/>
    <w:rsid w:val="00D53C9D"/>
    <w:rsid w:val="00D53D33"/>
    <w:rsid w:val="00D53F01"/>
    <w:rsid w:val="00D54057"/>
    <w:rsid w:val="00D54458"/>
    <w:rsid w:val="00D54E46"/>
    <w:rsid w:val="00D5511F"/>
    <w:rsid w:val="00D55250"/>
    <w:rsid w:val="00D553E2"/>
    <w:rsid w:val="00D556DE"/>
    <w:rsid w:val="00D5586E"/>
    <w:rsid w:val="00D55E69"/>
    <w:rsid w:val="00D55EC4"/>
    <w:rsid w:val="00D56737"/>
    <w:rsid w:val="00D567DE"/>
    <w:rsid w:val="00D5699E"/>
    <w:rsid w:val="00D56D48"/>
    <w:rsid w:val="00D56FB2"/>
    <w:rsid w:val="00D5728D"/>
    <w:rsid w:val="00D576F2"/>
    <w:rsid w:val="00D578E1"/>
    <w:rsid w:val="00D5793B"/>
    <w:rsid w:val="00D5793E"/>
    <w:rsid w:val="00D579E3"/>
    <w:rsid w:val="00D57AB0"/>
    <w:rsid w:val="00D57AF5"/>
    <w:rsid w:val="00D57B5E"/>
    <w:rsid w:val="00D57E2E"/>
    <w:rsid w:val="00D57E3D"/>
    <w:rsid w:val="00D60222"/>
    <w:rsid w:val="00D6035D"/>
    <w:rsid w:val="00D60538"/>
    <w:rsid w:val="00D60554"/>
    <w:rsid w:val="00D605C5"/>
    <w:rsid w:val="00D6060C"/>
    <w:rsid w:val="00D60651"/>
    <w:rsid w:val="00D60823"/>
    <w:rsid w:val="00D6091C"/>
    <w:rsid w:val="00D60929"/>
    <w:rsid w:val="00D60A04"/>
    <w:rsid w:val="00D60D0F"/>
    <w:rsid w:val="00D60E1D"/>
    <w:rsid w:val="00D60F07"/>
    <w:rsid w:val="00D610D1"/>
    <w:rsid w:val="00D6114D"/>
    <w:rsid w:val="00D6133D"/>
    <w:rsid w:val="00D61354"/>
    <w:rsid w:val="00D61578"/>
    <w:rsid w:val="00D61C9E"/>
    <w:rsid w:val="00D61EBB"/>
    <w:rsid w:val="00D6209D"/>
    <w:rsid w:val="00D6282C"/>
    <w:rsid w:val="00D62ABB"/>
    <w:rsid w:val="00D62D20"/>
    <w:rsid w:val="00D63456"/>
    <w:rsid w:val="00D6349C"/>
    <w:rsid w:val="00D634C2"/>
    <w:rsid w:val="00D63710"/>
    <w:rsid w:val="00D63769"/>
    <w:rsid w:val="00D63A62"/>
    <w:rsid w:val="00D63AE7"/>
    <w:rsid w:val="00D63C85"/>
    <w:rsid w:val="00D6415A"/>
    <w:rsid w:val="00D644E9"/>
    <w:rsid w:val="00D64A37"/>
    <w:rsid w:val="00D64CC8"/>
    <w:rsid w:val="00D64EA4"/>
    <w:rsid w:val="00D65022"/>
    <w:rsid w:val="00D650E1"/>
    <w:rsid w:val="00D6530E"/>
    <w:rsid w:val="00D65481"/>
    <w:rsid w:val="00D65660"/>
    <w:rsid w:val="00D657AD"/>
    <w:rsid w:val="00D658DE"/>
    <w:rsid w:val="00D65A45"/>
    <w:rsid w:val="00D65D60"/>
    <w:rsid w:val="00D65E00"/>
    <w:rsid w:val="00D65E29"/>
    <w:rsid w:val="00D660D7"/>
    <w:rsid w:val="00D6615A"/>
    <w:rsid w:val="00D662AB"/>
    <w:rsid w:val="00D6642E"/>
    <w:rsid w:val="00D66448"/>
    <w:rsid w:val="00D66594"/>
    <w:rsid w:val="00D66666"/>
    <w:rsid w:val="00D6678A"/>
    <w:rsid w:val="00D66939"/>
    <w:rsid w:val="00D66BBA"/>
    <w:rsid w:val="00D67037"/>
    <w:rsid w:val="00D67125"/>
    <w:rsid w:val="00D67826"/>
    <w:rsid w:val="00D67861"/>
    <w:rsid w:val="00D67879"/>
    <w:rsid w:val="00D678FE"/>
    <w:rsid w:val="00D67A33"/>
    <w:rsid w:val="00D67AE8"/>
    <w:rsid w:val="00D67B3F"/>
    <w:rsid w:val="00D67C6C"/>
    <w:rsid w:val="00D67E60"/>
    <w:rsid w:val="00D702E8"/>
    <w:rsid w:val="00D7076A"/>
    <w:rsid w:val="00D70D75"/>
    <w:rsid w:val="00D70DE3"/>
    <w:rsid w:val="00D71081"/>
    <w:rsid w:val="00D712AE"/>
    <w:rsid w:val="00D716D9"/>
    <w:rsid w:val="00D71D52"/>
    <w:rsid w:val="00D71EF1"/>
    <w:rsid w:val="00D7236F"/>
    <w:rsid w:val="00D72535"/>
    <w:rsid w:val="00D726D1"/>
    <w:rsid w:val="00D72B59"/>
    <w:rsid w:val="00D72CDA"/>
    <w:rsid w:val="00D72F12"/>
    <w:rsid w:val="00D72FCE"/>
    <w:rsid w:val="00D73300"/>
    <w:rsid w:val="00D7330F"/>
    <w:rsid w:val="00D7333C"/>
    <w:rsid w:val="00D7347F"/>
    <w:rsid w:val="00D735BE"/>
    <w:rsid w:val="00D73709"/>
    <w:rsid w:val="00D738F4"/>
    <w:rsid w:val="00D73A06"/>
    <w:rsid w:val="00D73A9F"/>
    <w:rsid w:val="00D73D3C"/>
    <w:rsid w:val="00D742E8"/>
    <w:rsid w:val="00D748E2"/>
    <w:rsid w:val="00D7494A"/>
    <w:rsid w:val="00D74B71"/>
    <w:rsid w:val="00D74D07"/>
    <w:rsid w:val="00D75178"/>
    <w:rsid w:val="00D75256"/>
    <w:rsid w:val="00D757AA"/>
    <w:rsid w:val="00D75BEC"/>
    <w:rsid w:val="00D760F2"/>
    <w:rsid w:val="00D761B4"/>
    <w:rsid w:val="00D7636E"/>
    <w:rsid w:val="00D76466"/>
    <w:rsid w:val="00D764E3"/>
    <w:rsid w:val="00D7651C"/>
    <w:rsid w:val="00D765BD"/>
    <w:rsid w:val="00D76A5B"/>
    <w:rsid w:val="00D76AAC"/>
    <w:rsid w:val="00D77264"/>
    <w:rsid w:val="00D77317"/>
    <w:rsid w:val="00D77AC1"/>
    <w:rsid w:val="00D77E21"/>
    <w:rsid w:val="00D77F68"/>
    <w:rsid w:val="00D80267"/>
    <w:rsid w:val="00D80CEB"/>
    <w:rsid w:val="00D80FB6"/>
    <w:rsid w:val="00D81127"/>
    <w:rsid w:val="00D8112E"/>
    <w:rsid w:val="00D815E0"/>
    <w:rsid w:val="00D81845"/>
    <w:rsid w:val="00D81D21"/>
    <w:rsid w:val="00D81D2E"/>
    <w:rsid w:val="00D81DE6"/>
    <w:rsid w:val="00D81F0F"/>
    <w:rsid w:val="00D82071"/>
    <w:rsid w:val="00D82207"/>
    <w:rsid w:val="00D82216"/>
    <w:rsid w:val="00D8237B"/>
    <w:rsid w:val="00D82591"/>
    <w:rsid w:val="00D82A9C"/>
    <w:rsid w:val="00D82B05"/>
    <w:rsid w:val="00D831CA"/>
    <w:rsid w:val="00D8328B"/>
    <w:rsid w:val="00D836D9"/>
    <w:rsid w:val="00D83839"/>
    <w:rsid w:val="00D83925"/>
    <w:rsid w:val="00D83999"/>
    <w:rsid w:val="00D83C1D"/>
    <w:rsid w:val="00D84546"/>
    <w:rsid w:val="00D8456B"/>
    <w:rsid w:val="00D8466B"/>
    <w:rsid w:val="00D84764"/>
    <w:rsid w:val="00D8485D"/>
    <w:rsid w:val="00D84B69"/>
    <w:rsid w:val="00D84B75"/>
    <w:rsid w:val="00D84C4B"/>
    <w:rsid w:val="00D84F96"/>
    <w:rsid w:val="00D84FA8"/>
    <w:rsid w:val="00D85087"/>
    <w:rsid w:val="00D8509E"/>
    <w:rsid w:val="00D8511B"/>
    <w:rsid w:val="00D857B9"/>
    <w:rsid w:val="00D85938"/>
    <w:rsid w:val="00D8595F"/>
    <w:rsid w:val="00D85BE1"/>
    <w:rsid w:val="00D85C54"/>
    <w:rsid w:val="00D85F02"/>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0FEB"/>
    <w:rsid w:val="00D91242"/>
    <w:rsid w:val="00D915EC"/>
    <w:rsid w:val="00D91862"/>
    <w:rsid w:val="00D91BBE"/>
    <w:rsid w:val="00D91BE4"/>
    <w:rsid w:val="00D91F28"/>
    <w:rsid w:val="00D9210A"/>
    <w:rsid w:val="00D9223A"/>
    <w:rsid w:val="00D92436"/>
    <w:rsid w:val="00D924B8"/>
    <w:rsid w:val="00D924FD"/>
    <w:rsid w:val="00D9252D"/>
    <w:rsid w:val="00D92550"/>
    <w:rsid w:val="00D927A6"/>
    <w:rsid w:val="00D9286A"/>
    <w:rsid w:val="00D92AF2"/>
    <w:rsid w:val="00D92E8B"/>
    <w:rsid w:val="00D93333"/>
    <w:rsid w:val="00D93391"/>
    <w:rsid w:val="00D937DD"/>
    <w:rsid w:val="00D93916"/>
    <w:rsid w:val="00D93918"/>
    <w:rsid w:val="00D93C21"/>
    <w:rsid w:val="00D93DCB"/>
    <w:rsid w:val="00D93E84"/>
    <w:rsid w:val="00D93E88"/>
    <w:rsid w:val="00D93EF6"/>
    <w:rsid w:val="00D93F2F"/>
    <w:rsid w:val="00D94333"/>
    <w:rsid w:val="00D94433"/>
    <w:rsid w:val="00D944AF"/>
    <w:rsid w:val="00D9467C"/>
    <w:rsid w:val="00D9497C"/>
    <w:rsid w:val="00D94AAB"/>
    <w:rsid w:val="00D94CB4"/>
    <w:rsid w:val="00D94D87"/>
    <w:rsid w:val="00D95216"/>
    <w:rsid w:val="00D958EA"/>
    <w:rsid w:val="00D958FF"/>
    <w:rsid w:val="00D95CF1"/>
    <w:rsid w:val="00D95EC5"/>
    <w:rsid w:val="00D960CF"/>
    <w:rsid w:val="00D9660B"/>
    <w:rsid w:val="00D96811"/>
    <w:rsid w:val="00D96CB2"/>
    <w:rsid w:val="00D96FD8"/>
    <w:rsid w:val="00D96FDD"/>
    <w:rsid w:val="00D9708C"/>
    <w:rsid w:val="00D970DE"/>
    <w:rsid w:val="00D973BA"/>
    <w:rsid w:val="00D9759C"/>
    <w:rsid w:val="00D977F4"/>
    <w:rsid w:val="00D9797E"/>
    <w:rsid w:val="00D97D9F"/>
    <w:rsid w:val="00D97F38"/>
    <w:rsid w:val="00DA0028"/>
    <w:rsid w:val="00DA04BF"/>
    <w:rsid w:val="00DA0620"/>
    <w:rsid w:val="00DA0701"/>
    <w:rsid w:val="00DA0A93"/>
    <w:rsid w:val="00DA11BB"/>
    <w:rsid w:val="00DA127C"/>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3A5"/>
    <w:rsid w:val="00DA3836"/>
    <w:rsid w:val="00DA39C9"/>
    <w:rsid w:val="00DA3ADD"/>
    <w:rsid w:val="00DA3C60"/>
    <w:rsid w:val="00DA3E4F"/>
    <w:rsid w:val="00DA3E5D"/>
    <w:rsid w:val="00DA4251"/>
    <w:rsid w:val="00DA49B5"/>
    <w:rsid w:val="00DA4C64"/>
    <w:rsid w:val="00DA4D3C"/>
    <w:rsid w:val="00DA4F62"/>
    <w:rsid w:val="00DA4FC1"/>
    <w:rsid w:val="00DA50B3"/>
    <w:rsid w:val="00DA5167"/>
    <w:rsid w:val="00DA520B"/>
    <w:rsid w:val="00DA52CC"/>
    <w:rsid w:val="00DA547A"/>
    <w:rsid w:val="00DA5585"/>
    <w:rsid w:val="00DA572C"/>
    <w:rsid w:val="00DA58A4"/>
    <w:rsid w:val="00DA5968"/>
    <w:rsid w:val="00DA5AD0"/>
    <w:rsid w:val="00DA5B47"/>
    <w:rsid w:val="00DA5BD4"/>
    <w:rsid w:val="00DA5EB1"/>
    <w:rsid w:val="00DA6093"/>
    <w:rsid w:val="00DA612E"/>
    <w:rsid w:val="00DA641E"/>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238"/>
    <w:rsid w:val="00DB187A"/>
    <w:rsid w:val="00DB19CD"/>
    <w:rsid w:val="00DB1BC5"/>
    <w:rsid w:val="00DB1CEB"/>
    <w:rsid w:val="00DB20D3"/>
    <w:rsid w:val="00DB21DF"/>
    <w:rsid w:val="00DB2337"/>
    <w:rsid w:val="00DB26BF"/>
    <w:rsid w:val="00DB2C59"/>
    <w:rsid w:val="00DB2CA0"/>
    <w:rsid w:val="00DB3151"/>
    <w:rsid w:val="00DB3199"/>
    <w:rsid w:val="00DB32F7"/>
    <w:rsid w:val="00DB3722"/>
    <w:rsid w:val="00DB3A44"/>
    <w:rsid w:val="00DB3AAB"/>
    <w:rsid w:val="00DB3BA8"/>
    <w:rsid w:val="00DB3BDC"/>
    <w:rsid w:val="00DB415D"/>
    <w:rsid w:val="00DB450D"/>
    <w:rsid w:val="00DB4527"/>
    <w:rsid w:val="00DB4534"/>
    <w:rsid w:val="00DB4773"/>
    <w:rsid w:val="00DB48DA"/>
    <w:rsid w:val="00DB4AC1"/>
    <w:rsid w:val="00DB4AD8"/>
    <w:rsid w:val="00DB4B6E"/>
    <w:rsid w:val="00DB4E41"/>
    <w:rsid w:val="00DB4E92"/>
    <w:rsid w:val="00DB50D2"/>
    <w:rsid w:val="00DB518F"/>
    <w:rsid w:val="00DB5444"/>
    <w:rsid w:val="00DB5464"/>
    <w:rsid w:val="00DB556B"/>
    <w:rsid w:val="00DB5D79"/>
    <w:rsid w:val="00DB5E2C"/>
    <w:rsid w:val="00DB5E82"/>
    <w:rsid w:val="00DB6116"/>
    <w:rsid w:val="00DB62B2"/>
    <w:rsid w:val="00DB63D5"/>
    <w:rsid w:val="00DB6490"/>
    <w:rsid w:val="00DB64B9"/>
    <w:rsid w:val="00DB660F"/>
    <w:rsid w:val="00DB669B"/>
    <w:rsid w:val="00DB66D2"/>
    <w:rsid w:val="00DB6710"/>
    <w:rsid w:val="00DB67B9"/>
    <w:rsid w:val="00DB68B5"/>
    <w:rsid w:val="00DB69C7"/>
    <w:rsid w:val="00DB7087"/>
    <w:rsid w:val="00DB73C3"/>
    <w:rsid w:val="00DB7421"/>
    <w:rsid w:val="00DB7441"/>
    <w:rsid w:val="00DB799D"/>
    <w:rsid w:val="00DB7A0F"/>
    <w:rsid w:val="00DB7B1D"/>
    <w:rsid w:val="00DB7CBB"/>
    <w:rsid w:val="00DB7E7E"/>
    <w:rsid w:val="00DB7E9A"/>
    <w:rsid w:val="00DC032A"/>
    <w:rsid w:val="00DC0EC4"/>
    <w:rsid w:val="00DC108C"/>
    <w:rsid w:val="00DC1437"/>
    <w:rsid w:val="00DC168F"/>
    <w:rsid w:val="00DC193A"/>
    <w:rsid w:val="00DC1BF0"/>
    <w:rsid w:val="00DC1C54"/>
    <w:rsid w:val="00DC20B9"/>
    <w:rsid w:val="00DC2185"/>
    <w:rsid w:val="00DC2241"/>
    <w:rsid w:val="00DC23EC"/>
    <w:rsid w:val="00DC257F"/>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6BB"/>
    <w:rsid w:val="00DC4862"/>
    <w:rsid w:val="00DC48F0"/>
    <w:rsid w:val="00DC4C27"/>
    <w:rsid w:val="00DC4E27"/>
    <w:rsid w:val="00DC5203"/>
    <w:rsid w:val="00DC54CD"/>
    <w:rsid w:val="00DC579A"/>
    <w:rsid w:val="00DC59EC"/>
    <w:rsid w:val="00DC5AF1"/>
    <w:rsid w:val="00DC5C11"/>
    <w:rsid w:val="00DC5C52"/>
    <w:rsid w:val="00DC5CBC"/>
    <w:rsid w:val="00DC5EA2"/>
    <w:rsid w:val="00DC5EA8"/>
    <w:rsid w:val="00DC5FA0"/>
    <w:rsid w:val="00DC6142"/>
    <w:rsid w:val="00DC6934"/>
    <w:rsid w:val="00DC6BD8"/>
    <w:rsid w:val="00DC6E2C"/>
    <w:rsid w:val="00DC6E6F"/>
    <w:rsid w:val="00DC72E2"/>
    <w:rsid w:val="00DC7724"/>
    <w:rsid w:val="00DC79AE"/>
    <w:rsid w:val="00DC79F9"/>
    <w:rsid w:val="00DC7BC2"/>
    <w:rsid w:val="00DC7E97"/>
    <w:rsid w:val="00DC7FE8"/>
    <w:rsid w:val="00DD00C2"/>
    <w:rsid w:val="00DD0136"/>
    <w:rsid w:val="00DD01EC"/>
    <w:rsid w:val="00DD052C"/>
    <w:rsid w:val="00DD0621"/>
    <w:rsid w:val="00DD0658"/>
    <w:rsid w:val="00DD077E"/>
    <w:rsid w:val="00DD0814"/>
    <w:rsid w:val="00DD0A4D"/>
    <w:rsid w:val="00DD0C64"/>
    <w:rsid w:val="00DD0D81"/>
    <w:rsid w:val="00DD0F69"/>
    <w:rsid w:val="00DD1253"/>
    <w:rsid w:val="00DD12A0"/>
    <w:rsid w:val="00DD1301"/>
    <w:rsid w:val="00DD1366"/>
    <w:rsid w:val="00DD147E"/>
    <w:rsid w:val="00DD16EB"/>
    <w:rsid w:val="00DD186B"/>
    <w:rsid w:val="00DD187A"/>
    <w:rsid w:val="00DD1BED"/>
    <w:rsid w:val="00DD1FA5"/>
    <w:rsid w:val="00DD1FFD"/>
    <w:rsid w:val="00DD2263"/>
    <w:rsid w:val="00DD2542"/>
    <w:rsid w:val="00DD2A74"/>
    <w:rsid w:val="00DD2D79"/>
    <w:rsid w:val="00DD3028"/>
    <w:rsid w:val="00DD348E"/>
    <w:rsid w:val="00DD3864"/>
    <w:rsid w:val="00DD38A2"/>
    <w:rsid w:val="00DD3995"/>
    <w:rsid w:val="00DD3BF7"/>
    <w:rsid w:val="00DD3C8C"/>
    <w:rsid w:val="00DD3CB4"/>
    <w:rsid w:val="00DD3D98"/>
    <w:rsid w:val="00DD3E82"/>
    <w:rsid w:val="00DD3E99"/>
    <w:rsid w:val="00DD3F8F"/>
    <w:rsid w:val="00DD435C"/>
    <w:rsid w:val="00DD45EA"/>
    <w:rsid w:val="00DD4645"/>
    <w:rsid w:val="00DD47ED"/>
    <w:rsid w:val="00DD49DB"/>
    <w:rsid w:val="00DD4B4A"/>
    <w:rsid w:val="00DD4CF4"/>
    <w:rsid w:val="00DD4D2A"/>
    <w:rsid w:val="00DD4D74"/>
    <w:rsid w:val="00DD4E88"/>
    <w:rsid w:val="00DD4FDE"/>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368"/>
    <w:rsid w:val="00DD752B"/>
    <w:rsid w:val="00DD7655"/>
    <w:rsid w:val="00DD76BD"/>
    <w:rsid w:val="00DD785F"/>
    <w:rsid w:val="00DD78DE"/>
    <w:rsid w:val="00DD7E41"/>
    <w:rsid w:val="00DD7E4A"/>
    <w:rsid w:val="00DE0027"/>
    <w:rsid w:val="00DE05A4"/>
    <w:rsid w:val="00DE0602"/>
    <w:rsid w:val="00DE0C1F"/>
    <w:rsid w:val="00DE0E54"/>
    <w:rsid w:val="00DE12D1"/>
    <w:rsid w:val="00DE13A5"/>
    <w:rsid w:val="00DE14B5"/>
    <w:rsid w:val="00DE14F5"/>
    <w:rsid w:val="00DE1594"/>
    <w:rsid w:val="00DE1745"/>
    <w:rsid w:val="00DE191D"/>
    <w:rsid w:val="00DE1D7C"/>
    <w:rsid w:val="00DE1DFB"/>
    <w:rsid w:val="00DE1E16"/>
    <w:rsid w:val="00DE1FB4"/>
    <w:rsid w:val="00DE21CA"/>
    <w:rsid w:val="00DE2220"/>
    <w:rsid w:val="00DE23CD"/>
    <w:rsid w:val="00DE2614"/>
    <w:rsid w:val="00DE265C"/>
    <w:rsid w:val="00DE28B5"/>
    <w:rsid w:val="00DE28B9"/>
    <w:rsid w:val="00DE29DA"/>
    <w:rsid w:val="00DE2E88"/>
    <w:rsid w:val="00DE2FE3"/>
    <w:rsid w:val="00DE31C9"/>
    <w:rsid w:val="00DE3277"/>
    <w:rsid w:val="00DE330B"/>
    <w:rsid w:val="00DE3531"/>
    <w:rsid w:val="00DE38E0"/>
    <w:rsid w:val="00DE3952"/>
    <w:rsid w:val="00DE3B82"/>
    <w:rsid w:val="00DE3D23"/>
    <w:rsid w:val="00DE3E78"/>
    <w:rsid w:val="00DE3EB3"/>
    <w:rsid w:val="00DE49F8"/>
    <w:rsid w:val="00DE4AFD"/>
    <w:rsid w:val="00DE4D19"/>
    <w:rsid w:val="00DE4E1E"/>
    <w:rsid w:val="00DE4ECC"/>
    <w:rsid w:val="00DE4F40"/>
    <w:rsid w:val="00DE52EE"/>
    <w:rsid w:val="00DE5323"/>
    <w:rsid w:val="00DE5465"/>
    <w:rsid w:val="00DE5771"/>
    <w:rsid w:val="00DE5AC8"/>
    <w:rsid w:val="00DE5ADB"/>
    <w:rsid w:val="00DE5FCF"/>
    <w:rsid w:val="00DE6006"/>
    <w:rsid w:val="00DE600A"/>
    <w:rsid w:val="00DE65A4"/>
    <w:rsid w:val="00DE6711"/>
    <w:rsid w:val="00DE67CB"/>
    <w:rsid w:val="00DE69E0"/>
    <w:rsid w:val="00DE6A3A"/>
    <w:rsid w:val="00DE6BB3"/>
    <w:rsid w:val="00DE6BDC"/>
    <w:rsid w:val="00DE6CC4"/>
    <w:rsid w:val="00DE6DBD"/>
    <w:rsid w:val="00DE6F7C"/>
    <w:rsid w:val="00DE704B"/>
    <w:rsid w:val="00DE719D"/>
    <w:rsid w:val="00DE720D"/>
    <w:rsid w:val="00DE7285"/>
    <w:rsid w:val="00DE72C8"/>
    <w:rsid w:val="00DE7406"/>
    <w:rsid w:val="00DE7420"/>
    <w:rsid w:val="00DE766F"/>
    <w:rsid w:val="00DE76E6"/>
    <w:rsid w:val="00DE78A5"/>
    <w:rsid w:val="00DE7C2F"/>
    <w:rsid w:val="00DF0177"/>
    <w:rsid w:val="00DF02D1"/>
    <w:rsid w:val="00DF04D7"/>
    <w:rsid w:val="00DF06B4"/>
    <w:rsid w:val="00DF074B"/>
    <w:rsid w:val="00DF07BE"/>
    <w:rsid w:val="00DF081E"/>
    <w:rsid w:val="00DF086A"/>
    <w:rsid w:val="00DF0A27"/>
    <w:rsid w:val="00DF0A47"/>
    <w:rsid w:val="00DF0F28"/>
    <w:rsid w:val="00DF1278"/>
    <w:rsid w:val="00DF12C2"/>
    <w:rsid w:val="00DF13A4"/>
    <w:rsid w:val="00DF13EF"/>
    <w:rsid w:val="00DF14CB"/>
    <w:rsid w:val="00DF150E"/>
    <w:rsid w:val="00DF15EB"/>
    <w:rsid w:val="00DF1964"/>
    <w:rsid w:val="00DF1DA5"/>
    <w:rsid w:val="00DF28C2"/>
    <w:rsid w:val="00DF2A29"/>
    <w:rsid w:val="00DF2D53"/>
    <w:rsid w:val="00DF2E4E"/>
    <w:rsid w:val="00DF2E76"/>
    <w:rsid w:val="00DF32A0"/>
    <w:rsid w:val="00DF3321"/>
    <w:rsid w:val="00DF39DF"/>
    <w:rsid w:val="00DF3B59"/>
    <w:rsid w:val="00DF3E60"/>
    <w:rsid w:val="00DF3F7D"/>
    <w:rsid w:val="00DF4468"/>
    <w:rsid w:val="00DF4516"/>
    <w:rsid w:val="00DF45C8"/>
    <w:rsid w:val="00DF4728"/>
    <w:rsid w:val="00DF4765"/>
    <w:rsid w:val="00DF486C"/>
    <w:rsid w:val="00DF4917"/>
    <w:rsid w:val="00DF4B2E"/>
    <w:rsid w:val="00DF4D7A"/>
    <w:rsid w:val="00DF4D81"/>
    <w:rsid w:val="00DF4DD8"/>
    <w:rsid w:val="00DF4FA4"/>
    <w:rsid w:val="00DF516E"/>
    <w:rsid w:val="00DF52C1"/>
    <w:rsid w:val="00DF5416"/>
    <w:rsid w:val="00DF552C"/>
    <w:rsid w:val="00DF5565"/>
    <w:rsid w:val="00DF55E1"/>
    <w:rsid w:val="00DF56AB"/>
    <w:rsid w:val="00DF56CD"/>
    <w:rsid w:val="00DF5A3D"/>
    <w:rsid w:val="00DF5A7C"/>
    <w:rsid w:val="00DF5B18"/>
    <w:rsid w:val="00DF5B94"/>
    <w:rsid w:val="00DF5C5C"/>
    <w:rsid w:val="00DF5E96"/>
    <w:rsid w:val="00DF5EF8"/>
    <w:rsid w:val="00DF6106"/>
    <w:rsid w:val="00DF678E"/>
    <w:rsid w:val="00DF6978"/>
    <w:rsid w:val="00DF6AE5"/>
    <w:rsid w:val="00DF6B61"/>
    <w:rsid w:val="00DF6C7C"/>
    <w:rsid w:val="00DF6EE1"/>
    <w:rsid w:val="00DF720B"/>
    <w:rsid w:val="00DF72D8"/>
    <w:rsid w:val="00DF736A"/>
    <w:rsid w:val="00DF74CC"/>
    <w:rsid w:val="00DF760F"/>
    <w:rsid w:val="00DF76E9"/>
    <w:rsid w:val="00DF7897"/>
    <w:rsid w:val="00DF7A6E"/>
    <w:rsid w:val="00DF7CC5"/>
    <w:rsid w:val="00DF7F94"/>
    <w:rsid w:val="00E00014"/>
    <w:rsid w:val="00E0010A"/>
    <w:rsid w:val="00E00263"/>
    <w:rsid w:val="00E00700"/>
    <w:rsid w:val="00E0071D"/>
    <w:rsid w:val="00E008A2"/>
    <w:rsid w:val="00E00AC1"/>
    <w:rsid w:val="00E00BDA"/>
    <w:rsid w:val="00E00C23"/>
    <w:rsid w:val="00E00C60"/>
    <w:rsid w:val="00E00E37"/>
    <w:rsid w:val="00E00EA5"/>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2AC3"/>
    <w:rsid w:val="00E03114"/>
    <w:rsid w:val="00E03269"/>
    <w:rsid w:val="00E032A9"/>
    <w:rsid w:val="00E033C1"/>
    <w:rsid w:val="00E03451"/>
    <w:rsid w:val="00E03592"/>
    <w:rsid w:val="00E035E3"/>
    <w:rsid w:val="00E039E0"/>
    <w:rsid w:val="00E03A5C"/>
    <w:rsid w:val="00E03C61"/>
    <w:rsid w:val="00E03D37"/>
    <w:rsid w:val="00E040CA"/>
    <w:rsid w:val="00E04338"/>
    <w:rsid w:val="00E043D6"/>
    <w:rsid w:val="00E04512"/>
    <w:rsid w:val="00E04577"/>
    <w:rsid w:val="00E0457A"/>
    <w:rsid w:val="00E04A3B"/>
    <w:rsid w:val="00E04C7D"/>
    <w:rsid w:val="00E05086"/>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AD0"/>
    <w:rsid w:val="00E06C37"/>
    <w:rsid w:val="00E07226"/>
    <w:rsid w:val="00E07590"/>
    <w:rsid w:val="00E07BBF"/>
    <w:rsid w:val="00E10090"/>
    <w:rsid w:val="00E101E0"/>
    <w:rsid w:val="00E10208"/>
    <w:rsid w:val="00E103AC"/>
    <w:rsid w:val="00E103FB"/>
    <w:rsid w:val="00E10417"/>
    <w:rsid w:val="00E10450"/>
    <w:rsid w:val="00E10761"/>
    <w:rsid w:val="00E10EED"/>
    <w:rsid w:val="00E110A1"/>
    <w:rsid w:val="00E114C2"/>
    <w:rsid w:val="00E11743"/>
    <w:rsid w:val="00E1176B"/>
    <w:rsid w:val="00E119EA"/>
    <w:rsid w:val="00E11BD3"/>
    <w:rsid w:val="00E11D7F"/>
    <w:rsid w:val="00E123AE"/>
    <w:rsid w:val="00E12C32"/>
    <w:rsid w:val="00E1383F"/>
    <w:rsid w:val="00E13846"/>
    <w:rsid w:val="00E1391D"/>
    <w:rsid w:val="00E13A41"/>
    <w:rsid w:val="00E13B38"/>
    <w:rsid w:val="00E13E06"/>
    <w:rsid w:val="00E14084"/>
    <w:rsid w:val="00E14382"/>
    <w:rsid w:val="00E145C6"/>
    <w:rsid w:val="00E14C09"/>
    <w:rsid w:val="00E14C48"/>
    <w:rsid w:val="00E14F1C"/>
    <w:rsid w:val="00E151A0"/>
    <w:rsid w:val="00E15982"/>
    <w:rsid w:val="00E15A1A"/>
    <w:rsid w:val="00E15DE7"/>
    <w:rsid w:val="00E16069"/>
    <w:rsid w:val="00E1608C"/>
    <w:rsid w:val="00E16195"/>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17F9A"/>
    <w:rsid w:val="00E20156"/>
    <w:rsid w:val="00E20414"/>
    <w:rsid w:val="00E20658"/>
    <w:rsid w:val="00E20807"/>
    <w:rsid w:val="00E20A0F"/>
    <w:rsid w:val="00E20A99"/>
    <w:rsid w:val="00E20B3E"/>
    <w:rsid w:val="00E20BAD"/>
    <w:rsid w:val="00E20BB7"/>
    <w:rsid w:val="00E20BC6"/>
    <w:rsid w:val="00E20C42"/>
    <w:rsid w:val="00E20F68"/>
    <w:rsid w:val="00E21260"/>
    <w:rsid w:val="00E212E9"/>
    <w:rsid w:val="00E21546"/>
    <w:rsid w:val="00E21783"/>
    <w:rsid w:val="00E2184D"/>
    <w:rsid w:val="00E218B5"/>
    <w:rsid w:val="00E21984"/>
    <w:rsid w:val="00E21ABF"/>
    <w:rsid w:val="00E21AF6"/>
    <w:rsid w:val="00E21B28"/>
    <w:rsid w:val="00E21F34"/>
    <w:rsid w:val="00E21F74"/>
    <w:rsid w:val="00E21FBA"/>
    <w:rsid w:val="00E21FD5"/>
    <w:rsid w:val="00E2212A"/>
    <w:rsid w:val="00E22624"/>
    <w:rsid w:val="00E2285F"/>
    <w:rsid w:val="00E22B24"/>
    <w:rsid w:val="00E22F66"/>
    <w:rsid w:val="00E2311C"/>
    <w:rsid w:val="00E2350B"/>
    <w:rsid w:val="00E23B79"/>
    <w:rsid w:val="00E23D2F"/>
    <w:rsid w:val="00E23E5D"/>
    <w:rsid w:val="00E23EF5"/>
    <w:rsid w:val="00E23F73"/>
    <w:rsid w:val="00E246AC"/>
    <w:rsid w:val="00E24904"/>
    <w:rsid w:val="00E24A8B"/>
    <w:rsid w:val="00E24D8D"/>
    <w:rsid w:val="00E24EEE"/>
    <w:rsid w:val="00E2511F"/>
    <w:rsid w:val="00E2529C"/>
    <w:rsid w:val="00E25327"/>
    <w:rsid w:val="00E2538B"/>
    <w:rsid w:val="00E255B2"/>
    <w:rsid w:val="00E2603D"/>
    <w:rsid w:val="00E26150"/>
    <w:rsid w:val="00E26273"/>
    <w:rsid w:val="00E26504"/>
    <w:rsid w:val="00E2665E"/>
    <w:rsid w:val="00E26893"/>
    <w:rsid w:val="00E26A0A"/>
    <w:rsid w:val="00E26CD9"/>
    <w:rsid w:val="00E26E5C"/>
    <w:rsid w:val="00E26F71"/>
    <w:rsid w:val="00E277A0"/>
    <w:rsid w:val="00E27B93"/>
    <w:rsid w:val="00E27CED"/>
    <w:rsid w:val="00E3015C"/>
    <w:rsid w:val="00E30714"/>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189"/>
    <w:rsid w:val="00E34290"/>
    <w:rsid w:val="00E344A0"/>
    <w:rsid w:val="00E344CD"/>
    <w:rsid w:val="00E34E58"/>
    <w:rsid w:val="00E35297"/>
    <w:rsid w:val="00E353A0"/>
    <w:rsid w:val="00E354E5"/>
    <w:rsid w:val="00E357C0"/>
    <w:rsid w:val="00E3595B"/>
    <w:rsid w:val="00E35963"/>
    <w:rsid w:val="00E35A11"/>
    <w:rsid w:val="00E35A1F"/>
    <w:rsid w:val="00E35B70"/>
    <w:rsid w:val="00E3610D"/>
    <w:rsid w:val="00E36293"/>
    <w:rsid w:val="00E362F6"/>
    <w:rsid w:val="00E36352"/>
    <w:rsid w:val="00E36668"/>
    <w:rsid w:val="00E366AC"/>
    <w:rsid w:val="00E368FA"/>
    <w:rsid w:val="00E36EFB"/>
    <w:rsid w:val="00E37100"/>
    <w:rsid w:val="00E374D5"/>
    <w:rsid w:val="00E37771"/>
    <w:rsid w:val="00E37983"/>
    <w:rsid w:val="00E379CD"/>
    <w:rsid w:val="00E37A7F"/>
    <w:rsid w:val="00E37AD1"/>
    <w:rsid w:val="00E37AD9"/>
    <w:rsid w:val="00E37B94"/>
    <w:rsid w:val="00E37E33"/>
    <w:rsid w:val="00E402E1"/>
    <w:rsid w:val="00E402FB"/>
    <w:rsid w:val="00E40535"/>
    <w:rsid w:val="00E40548"/>
    <w:rsid w:val="00E40566"/>
    <w:rsid w:val="00E4073A"/>
    <w:rsid w:val="00E40894"/>
    <w:rsid w:val="00E408E4"/>
    <w:rsid w:val="00E409D8"/>
    <w:rsid w:val="00E40BE3"/>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C1E"/>
    <w:rsid w:val="00E43DB7"/>
    <w:rsid w:val="00E43E37"/>
    <w:rsid w:val="00E44253"/>
    <w:rsid w:val="00E445F9"/>
    <w:rsid w:val="00E44B05"/>
    <w:rsid w:val="00E44E1A"/>
    <w:rsid w:val="00E4507A"/>
    <w:rsid w:val="00E450E9"/>
    <w:rsid w:val="00E451CB"/>
    <w:rsid w:val="00E4535B"/>
    <w:rsid w:val="00E454F5"/>
    <w:rsid w:val="00E45581"/>
    <w:rsid w:val="00E4569D"/>
    <w:rsid w:val="00E4571C"/>
    <w:rsid w:val="00E45A80"/>
    <w:rsid w:val="00E45B1C"/>
    <w:rsid w:val="00E45C4F"/>
    <w:rsid w:val="00E45C75"/>
    <w:rsid w:val="00E45CD2"/>
    <w:rsid w:val="00E45E03"/>
    <w:rsid w:val="00E45E85"/>
    <w:rsid w:val="00E45F99"/>
    <w:rsid w:val="00E46073"/>
    <w:rsid w:val="00E462D3"/>
    <w:rsid w:val="00E4640F"/>
    <w:rsid w:val="00E464B3"/>
    <w:rsid w:val="00E46711"/>
    <w:rsid w:val="00E46F6A"/>
    <w:rsid w:val="00E4711F"/>
    <w:rsid w:val="00E4720E"/>
    <w:rsid w:val="00E47410"/>
    <w:rsid w:val="00E4742E"/>
    <w:rsid w:val="00E47563"/>
    <w:rsid w:val="00E47596"/>
    <w:rsid w:val="00E478F0"/>
    <w:rsid w:val="00E47964"/>
    <w:rsid w:val="00E503CA"/>
    <w:rsid w:val="00E5044B"/>
    <w:rsid w:val="00E507C8"/>
    <w:rsid w:val="00E509A5"/>
    <w:rsid w:val="00E50A3E"/>
    <w:rsid w:val="00E512AB"/>
    <w:rsid w:val="00E51415"/>
    <w:rsid w:val="00E51752"/>
    <w:rsid w:val="00E517A5"/>
    <w:rsid w:val="00E51BB1"/>
    <w:rsid w:val="00E51C3E"/>
    <w:rsid w:val="00E51E78"/>
    <w:rsid w:val="00E52291"/>
    <w:rsid w:val="00E52532"/>
    <w:rsid w:val="00E5258F"/>
    <w:rsid w:val="00E5269C"/>
    <w:rsid w:val="00E52836"/>
    <w:rsid w:val="00E528FE"/>
    <w:rsid w:val="00E52A2E"/>
    <w:rsid w:val="00E52A73"/>
    <w:rsid w:val="00E52C06"/>
    <w:rsid w:val="00E52C37"/>
    <w:rsid w:val="00E52ED2"/>
    <w:rsid w:val="00E531A4"/>
    <w:rsid w:val="00E5347A"/>
    <w:rsid w:val="00E536B3"/>
    <w:rsid w:val="00E536CF"/>
    <w:rsid w:val="00E5395E"/>
    <w:rsid w:val="00E53D5A"/>
    <w:rsid w:val="00E53E4A"/>
    <w:rsid w:val="00E54196"/>
    <w:rsid w:val="00E542BE"/>
    <w:rsid w:val="00E54793"/>
    <w:rsid w:val="00E54AF8"/>
    <w:rsid w:val="00E54E24"/>
    <w:rsid w:val="00E55174"/>
    <w:rsid w:val="00E551AD"/>
    <w:rsid w:val="00E55233"/>
    <w:rsid w:val="00E55392"/>
    <w:rsid w:val="00E55486"/>
    <w:rsid w:val="00E55612"/>
    <w:rsid w:val="00E55702"/>
    <w:rsid w:val="00E557D0"/>
    <w:rsid w:val="00E55984"/>
    <w:rsid w:val="00E55E5B"/>
    <w:rsid w:val="00E560CC"/>
    <w:rsid w:val="00E560DB"/>
    <w:rsid w:val="00E56456"/>
    <w:rsid w:val="00E5647B"/>
    <w:rsid w:val="00E566E2"/>
    <w:rsid w:val="00E567C0"/>
    <w:rsid w:val="00E56839"/>
    <w:rsid w:val="00E5686F"/>
    <w:rsid w:val="00E569BD"/>
    <w:rsid w:val="00E56DFF"/>
    <w:rsid w:val="00E57546"/>
    <w:rsid w:val="00E5765F"/>
    <w:rsid w:val="00E576B4"/>
    <w:rsid w:val="00E57D49"/>
    <w:rsid w:val="00E57DF3"/>
    <w:rsid w:val="00E57FAB"/>
    <w:rsid w:val="00E60083"/>
    <w:rsid w:val="00E6031C"/>
    <w:rsid w:val="00E6034F"/>
    <w:rsid w:val="00E60384"/>
    <w:rsid w:val="00E60451"/>
    <w:rsid w:val="00E6055A"/>
    <w:rsid w:val="00E605A7"/>
    <w:rsid w:val="00E606D0"/>
    <w:rsid w:val="00E609A9"/>
    <w:rsid w:val="00E6135C"/>
    <w:rsid w:val="00E6146D"/>
    <w:rsid w:val="00E616DD"/>
    <w:rsid w:val="00E61969"/>
    <w:rsid w:val="00E619CE"/>
    <w:rsid w:val="00E61AD7"/>
    <w:rsid w:val="00E61D61"/>
    <w:rsid w:val="00E61DD0"/>
    <w:rsid w:val="00E61DE0"/>
    <w:rsid w:val="00E61F60"/>
    <w:rsid w:val="00E62019"/>
    <w:rsid w:val="00E620CB"/>
    <w:rsid w:val="00E622B8"/>
    <w:rsid w:val="00E622F9"/>
    <w:rsid w:val="00E62330"/>
    <w:rsid w:val="00E62591"/>
    <w:rsid w:val="00E62608"/>
    <w:rsid w:val="00E626F4"/>
    <w:rsid w:val="00E62B9A"/>
    <w:rsid w:val="00E62DE7"/>
    <w:rsid w:val="00E634BD"/>
    <w:rsid w:val="00E638B0"/>
    <w:rsid w:val="00E63905"/>
    <w:rsid w:val="00E63965"/>
    <w:rsid w:val="00E63B28"/>
    <w:rsid w:val="00E63D01"/>
    <w:rsid w:val="00E63DC7"/>
    <w:rsid w:val="00E63DD7"/>
    <w:rsid w:val="00E63F4A"/>
    <w:rsid w:val="00E64512"/>
    <w:rsid w:val="00E6451D"/>
    <w:rsid w:val="00E64574"/>
    <w:rsid w:val="00E6468D"/>
    <w:rsid w:val="00E646EF"/>
    <w:rsid w:val="00E64A2A"/>
    <w:rsid w:val="00E64A82"/>
    <w:rsid w:val="00E64BC8"/>
    <w:rsid w:val="00E64E10"/>
    <w:rsid w:val="00E651C5"/>
    <w:rsid w:val="00E65432"/>
    <w:rsid w:val="00E65670"/>
    <w:rsid w:val="00E6568F"/>
    <w:rsid w:val="00E656FC"/>
    <w:rsid w:val="00E6584C"/>
    <w:rsid w:val="00E6585C"/>
    <w:rsid w:val="00E659FD"/>
    <w:rsid w:val="00E65B29"/>
    <w:rsid w:val="00E65CEB"/>
    <w:rsid w:val="00E65DF0"/>
    <w:rsid w:val="00E661C5"/>
    <w:rsid w:val="00E66275"/>
    <w:rsid w:val="00E6684F"/>
    <w:rsid w:val="00E668C7"/>
    <w:rsid w:val="00E669D6"/>
    <w:rsid w:val="00E66B26"/>
    <w:rsid w:val="00E66B29"/>
    <w:rsid w:val="00E66BFA"/>
    <w:rsid w:val="00E66E66"/>
    <w:rsid w:val="00E66F50"/>
    <w:rsid w:val="00E670B2"/>
    <w:rsid w:val="00E6712C"/>
    <w:rsid w:val="00E6722A"/>
    <w:rsid w:val="00E672FA"/>
    <w:rsid w:val="00E67359"/>
    <w:rsid w:val="00E6745A"/>
    <w:rsid w:val="00E67483"/>
    <w:rsid w:val="00E67CBF"/>
    <w:rsid w:val="00E67D88"/>
    <w:rsid w:val="00E67EBE"/>
    <w:rsid w:val="00E7018D"/>
    <w:rsid w:val="00E703B6"/>
    <w:rsid w:val="00E70963"/>
    <w:rsid w:val="00E70F9E"/>
    <w:rsid w:val="00E70FC9"/>
    <w:rsid w:val="00E70FE5"/>
    <w:rsid w:val="00E7133F"/>
    <w:rsid w:val="00E71590"/>
    <w:rsid w:val="00E715D6"/>
    <w:rsid w:val="00E71664"/>
    <w:rsid w:val="00E717E0"/>
    <w:rsid w:val="00E7188A"/>
    <w:rsid w:val="00E71980"/>
    <w:rsid w:val="00E71A6B"/>
    <w:rsid w:val="00E71A81"/>
    <w:rsid w:val="00E71B1E"/>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D55"/>
    <w:rsid w:val="00E74E3E"/>
    <w:rsid w:val="00E74E99"/>
    <w:rsid w:val="00E74EA4"/>
    <w:rsid w:val="00E74F55"/>
    <w:rsid w:val="00E7515A"/>
    <w:rsid w:val="00E75248"/>
    <w:rsid w:val="00E75276"/>
    <w:rsid w:val="00E752FE"/>
    <w:rsid w:val="00E755BC"/>
    <w:rsid w:val="00E75C17"/>
    <w:rsid w:val="00E75C7C"/>
    <w:rsid w:val="00E75CC7"/>
    <w:rsid w:val="00E76211"/>
    <w:rsid w:val="00E76320"/>
    <w:rsid w:val="00E76749"/>
    <w:rsid w:val="00E768D6"/>
    <w:rsid w:val="00E76F1A"/>
    <w:rsid w:val="00E770FA"/>
    <w:rsid w:val="00E7710C"/>
    <w:rsid w:val="00E77120"/>
    <w:rsid w:val="00E772BF"/>
    <w:rsid w:val="00E775E6"/>
    <w:rsid w:val="00E7769A"/>
    <w:rsid w:val="00E77989"/>
    <w:rsid w:val="00E77A69"/>
    <w:rsid w:val="00E77DC5"/>
    <w:rsid w:val="00E77FC9"/>
    <w:rsid w:val="00E8000B"/>
    <w:rsid w:val="00E80114"/>
    <w:rsid w:val="00E80225"/>
    <w:rsid w:val="00E8049A"/>
    <w:rsid w:val="00E80509"/>
    <w:rsid w:val="00E807EF"/>
    <w:rsid w:val="00E80AD3"/>
    <w:rsid w:val="00E80F39"/>
    <w:rsid w:val="00E810CD"/>
    <w:rsid w:val="00E811F6"/>
    <w:rsid w:val="00E81465"/>
    <w:rsid w:val="00E81A5E"/>
    <w:rsid w:val="00E81A8E"/>
    <w:rsid w:val="00E81E5C"/>
    <w:rsid w:val="00E81EA0"/>
    <w:rsid w:val="00E82561"/>
    <w:rsid w:val="00E827C2"/>
    <w:rsid w:val="00E82E93"/>
    <w:rsid w:val="00E83344"/>
    <w:rsid w:val="00E836A4"/>
    <w:rsid w:val="00E836F6"/>
    <w:rsid w:val="00E83740"/>
    <w:rsid w:val="00E83CA1"/>
    <w:rsid w:val="00E841DD"/>
    <w:rsid w:val="00E84587"/>
    <w:rsid w:val="00E84698"/>
    <w:rsid w:val="00E84706"/>
    <w:rsid w:val="00E8485C"/>
    <w:rsid w:val="00E85128"/>
    <w:rsid w:val="00E85141"/>
    <w:rsid w:val="00E85395"/>
    <w:rsid w:val="00E854B4"/>
    <w:rsid w:val="00E85566"/>
    <w:rsid w:val="00E85B56"/>
    <w:rsid w:val="00E85E5E"/>
    <w:rsid w:val="00E85F66"/>
    <w:rsid w:val="00E860FA"/>
    <w:rsid w:val="00E86677"/>
    <w:rsid w:val="00E866D1"/>
    <w:rsid w:val="00E86760"/>
    <w:rsid w:val="00E86A8F"/>
    <w:rsid w:val="00E86BDD"/>
    <w:rsid w:val="00E86C7C"/>
    <w:rsid w:val="00E86E5F"/>
    <w:rsid w:val="00E87466"/>
    <w:rsid w:val="00E87552"/>
    <w:rsid w:val="00E8776A"/>
    <w:rsid w:val="00E87822"/>
    <w:rsid w:val="00E878A7"/>
    <w:rsid w:val="00E8794C"/>
    <w:rsid w:val="00E87A82"/>
    <w:rsid w:val="00E87D06"/>
    <w:rsid w:val="00E9009D"/>
    <w:rsid w:val="00E9018F"/>
    <w:rsid w:val="00E9027B"/>
    <w:rsid w:val="00E902D3"/>
    <w:rsid w:val="00E902F8"/>
    <w:rsid w:val="00E9046F"/>
    <w:rsid w:val="00E904F5"/>
    <w:rsid w:val="00E906BC"/>
    <w:rsid w:val="00E90A6A"/>
    <w:rsid w:val="00E90B9A"/>
    <w:rsid w:val="00E90BDD"/>
    <w:rsid w:val="00E90BDE"/>
    <w:rsid w:val="00E90E11"/>
    <w:rsid w:val="00E91124"/>
    <w:rsid w:val="00E91152"/>
    <w:rsid w:val="00E91297"/>
    <w:rsid w:val="00E91644"/>
    <w:rsid w:val="00E91C7C"/>
    <w:rsid w:val="00E9210B"/>
    <w:rsid w:val="00E92620"/>
    <w:rsid w:val="00E927F5"/>
    <w:rsid w:val="00E92882"/>
    <w:rsid w:val="00E9296E"/>
    <w:rsid w:val="00E929BC"/>
    <w:rsid w:val="00E92ACD"/>
    <w:rsid w:val="00E92E32"/>
    <w:rsid w:val="00E92E58"/>
    <w:rsid w:val="00E93247"/>
    <w:rsid w:val="00E9328B"/>
    <w:rsid w:val="00E9342B"/>
    <w:rsid w:val="00E936C7"/>
    <w:rsid w:val="00E93B0E"/>
    <w:rsid w:val="00E93CF8"/>
    <w:rsid w:val="00E93DCE"/>
    <w:rsid w:val="00E93EA8"/>
    <w:rsid w:val="00E941FF"/>
    <w:rsid w:val="00E942F1"/>
    <w:rsid w:val="00E94769"/>
    <w:rsid w:val="00E94A1E"/>
    <w:rsid w:val="00E94A5F"/>
    <w:rsid w:val="00E94B34"/>
    <w:rsid w:val="00E94BA7"/>
    <w:rsid w:val="00E94BB6"/>
    <w:rsid w:val="00E94D9C"/>
    <w:rsid w:val="00E94DF9"/>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7A1"/>
    <w:rsid w:val="00E97827"/>
    <w:rsid w:val="00E97862"/>
    <w:rsid w:val="00E978BB"/>
    <w:rsid w:val="00E97902"/>
    <w:rsid w:val="00E97A45"/>
    <w:rsid w:val="00E97B59"/>
    <w:rsid w:val="00E97E74"/>
    <w:rsid w:val="00EA0718"/>
    <w:rsid w:val="00EA086D"/>
    <w:rsid w:val="00EA0AC9"/>
    <w:rsid w:val="00EA0E68"/>
    <w:rsid w:val="00EA0F7D"/>
    <w:rsid w:val="00EA10B3"/>
    <w:rsid w:val="00EA141D"/>
    <w:rsid w:val="00EA1600"/>
    <w:rsid w:val="00EA16BD"/>
    <w:rsid w:val="00EA1A84"/>
    <w:rsid w:val="00EA1AFC"/>
    <w:rsid w:val="00EA1EE2"/>
    <w:rsid w:val="00EA2053"/>
    <w:rsid w:val="00EA24ED"/>
    <w:rsid w:val="00EA25F2"/>
    <w:rsid w:val="00EA27DE"/>
    <w:rsid w:val="00EA2A03"/>
    <w:rsid w:val="00EA2B4F"/>
    <w:rsid w:val="00EA2C34"/>
    <w:rsid w:val="00EA2C43"/>
    <w:rsid w:val="00EA31BD"/>
    <w:rsid w:val="00EA32C0"/>
    <w:rsid w:val="00EA3584"/>
    <w:rsid w:val="00EA35B4"/>
    <w:rsid w:val="00EA3874"/>
    <w:rsid w:val="00EA38C3"/>
    <w:rsid w:val="00EA38CE"/>
    <w:rsid w:val="00EA3917"/>
    <w:rsid w:val="00EA3B70"/>
    <w:rsid w:val="00EA3BAE"/>
    <w:rsid w:val="00EA3C0D"/>
    <w:rsid w:val="00EA3E02"/>
    <w:rsid w:val="00EA3F95"/>
    <w:rsid w:val="00EA4122"/>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A07"/>
    <w:rsid w:val="00EA5A16"/>
    <w:rsid w:val="00EA5AB9"/>
    <w:rsid w:val="00EA5CFC"/>
    <w:rsid w:val="00EA5D2A"/>
    <w:rsid w:val="00EA5F9E"/>
    <w:rsid w:val="00EA611B"/>
    <w:rsid w:val="00EA61EE"/>
    <w:rsid w:val="00EA62E1"/>
    <w:rsid w:val="00EA664C"/>
    <w:rsid w:val="00EA68C2"/>
    <w:rsid w:val="00EA6AA4"/>
    <w:rsid w:val="00EA6B8A"/>
    <w:rsid w:val="00EA6E27"/>
    <w:rsid w:val="00EA707A"/>
    <w:rsid w:val="00EA7193"/>
    <w:rsid w:val="00EA72C9"/>
    <w:rsid w:val="00EA72D4"/>
    <w:rsid w:val="00EA744E"/>
    <w:rsid w:val="00EA7701"/>
    <w:rsid w:val="00EA782C"/>
    <w:rsid w:val="00EA7A12"/>
    <w:rsid w:val="00EA7C2E"/>
    <w:rsid w:val="00EB0051"/>
    <w:rsid w:val="00EB00D5"/>
    <w:rsid w:val="00EB06A2"/>
    <w:rsid w:val="00EB09C9"/>
    <w:rsid w:val="00EB0A27"/>
    <w:rsid w:val="00EB0AAA"/>
    <w:rsid w:val="00EB0AE4"/>
    <w:rsid w:val="00EB0E87"/>
    <w:rsid w:val="00EB0F82"/>
    <w:rsid w:val="00EB1395"/>
    <w:rsid w:val="00EB1739"/>
    <w:rsid w:val="00EB177D"/>
    <w:rsid w:val="00EB17B1"/>
    <w:rsid w:val="00EB1827"/>
    <w:rsid w:val="00EB1A0A"/>
    <w:rsid w:val="00EB1CEA"/>
    <w:rsid w:val="00EB2273"/>
    <w:rsid w:val="00EB2461"/>
    <w:rsid w:val="00EB26A8"/>
    <w:rsid w:val="00EB2988"/>
    <w:rsid w:val="00EB2A2C"/>
    <w:rsid w:val="00EB30B2"/>
    <w:rsid w:val="00EB3108"/>
    <w:rsid w:val="00EB326D"/>
    <w:rsid w:val="00EB33AA"/>
    <w:rsid w:val="00EB35B2"/>
    <w:rsid w:val="00EB3826"/>
    <w:rsid w:val="00EB3871"/>
    <w:rsid w:val="00EB3886"/>
    <w:rsid w:val="00EB3A7C"/>
    <w:rsid w:val="00EB3B4F"/>
    <w:rsid w:val="00EB3D14"/>
    <w:rsid w:val="00EB3EAA"/>
    <w:rsid w:val="00EB425E"/>
    <w:rsid w:val="00EB45C4"/>
    <w:rsid w:val="00EB485E"/>
    <w:rsid w:val="00EB49F2"/>
    <w:rsid w:val="00EB4AE8"/>
    <w:rsid w:val="00EB4C0A"/>
    <w:rsid w:val="00EB4C8C"/>
    <w:rsid w:val="00EB50B6"/>
    <w:rsid w:val="00EB513C"/>
    <w:rsid w:val="00EB5148"/>
    <w:rsid w:val="00EB5475"/>
    <w:rsid w:val="00EB58CC"/>
    <w:rsid w:val="00EB5A2E"/>
    <w:rsid w:val="00EB5DC7"/>
    <w:rsid w:val="00EB5E0F"/>
    <w:rsid w:val="00EB5EEA"/>
    <w:rsid w:val="00EB6227"/>
    <w:rsid w:val="00EB62AD"/>
    <w:rsid w:val="00EB62F3"/>
    <w:rsid w:val="00EB63F8"/>
    <w:rsid w:val="00EB6461"/>
    <w:rsid w:val="00EB670C"/>
    <w:rsid w:val="00EB68AE"/>
    <w:rsid w:val="00EB6DE5"/>
    <w:rsid w:val="00EB7199"/>
    <w:rsid w:val="00EB7206"/>
    <w:rsid w:val="00EB7219"/>
    <w:rsid w:val="00EB769D"/>
    <w:rsid w:val="00EB789D"/>
    <w:rsid w:val="00EB7942"/>
    <w:rsid w:val="00EB7A8F"/>
    <w:rsid w:val="00EB7AFB"/>
    <w:rsid w:val="00EB7B58"/>
    <w:rsid w:val="00EB7C13"/>
    <w:rsid w:val="00EB7D60"/>
    <w:rsid w:val="00EC02A2"/>
    <w:rsid w:val="00EC02F9"/>
    <w:rsid w:val="00EC08AD"/>
    <w:rsid w:val="00EC0954"/>
    <w:rsid w:val="00EC0996"/>
    <w:rsid w:val="00EC09ED"/>
    <w:rsid w:val="00EC0E7A"/>
    <w:rsid w:val="00EC1497"/>
    <w:rsid w:val="00EC1540"/>
    <w:rsid w:val="00EC1550"/>
    <w:rsid w:val="00EC1780"/>
    <w:rsid w:val="00EC17A5"/>
    <w:rsid w:val="00EC19C5"/>
    <w:rsid w:val="00EC19CE"/>
    <w:rsid w:val="00EC1B22"/>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311"/>
    <w:rsid w:val="00EC6510"/>
    <w:rsid w:val="00EC6749"/>
    <w:rsid w:val="00EC68D3"/>
    <w:rsid w:val="00EC6B25"/>
    <w:rsid w:val="00EC6B52"/>
    <w:rsid w:val="00EC70EE"/>
    <w:rsid w:val="00EC727F"/>
    <w:rsid w:val="00EC7362"/>
    <w:rsid w:val="00EC73BB"/>
    <w:rsid w:val="00EC75EC"/>
    <w:rsid w:val="00EC7A3D"/>
    <w:rsid w:val="00EC7AE9"/>
    <w:rsid w:val="00ED00B2"/>
    <w:rsid w:val="00ED05ED"/>
    <w:rsid w:val="00ED09FC"/>
    <w:rsid w:val="00ED0A75"/>
    <w:rsid w:val="00ED1262"/>
    <w:rsid w:val="00ED150C"/>
    <w:rsid w:val="00ED1771"/>
    <w:rsid w:val="00ED1923"/>
    <w:rsid w:val="00ED194A"/>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3EC"/>
    <w:rsid w:val="00ED47D7"/>
    <w:rsid w:val="00ED47DA"/>
    <w:rsid w:val="00ED4AA4"/>
    <w:rsid w:val="00ED4D49"/>
    <w:rsid w:val="00ED4E2C"/>
    <w:rsid w:val="00ED500E"/>
    <w:rsid w:val="00ED50FA"/>
    <w:rsid w:val="00ED5206"/>
    <w:rsid w:val="00ED5270"/>
    <w:rsid w:val="00ED541D"/>
    <w:rsid w:val="00ED57BA"/>
    <w:rsid w:val="00ED57EE"/>
    <w:rsid w:val="00ED58C9"/>
    <w:rsid w:val="00ED5A25"/>
    <w:rsid w:val="00ED5DB2"/>
    <w:rsid w:val="00ED5ECA"/>
    <w:rsid w:val="00ED600E"/>
    <w:rsid w:val="00ED65FA"/>
    <w:rsid w:val="00ED66D1"/>
    <w:rsid w:val="00ED67A1"/>
    <w:rsid w:val="00ED6AF2"/>
    <w:rsid w:val="00ED6B64"/>
    <w:rsid w:val="00ED6D3D"/>
    <w:rsid w:val="00ED6EAE"/>
    <w:rsid w:val="00ED72DC"/>
    <w:rsid w:val="00ED731A"/>
    <w:rsid w:val="00ED774F"/>
    <w:rsid w:val="00ED779E"/>
    <w:rsid w:val="00ED79FA"/>
    <w:rsid w:val="00ED7A20"/>
    <w:rsid w:val="00ED7EF3"/>
    <w:rsid w:val="00EE009B"/>
    <w:rsid w:val="00EE0150"/>
    <w:rsid w:val="00EE0226"/>
    <w:rsid w:val="00EE03B0"/>
    <w:rsid w:val="00EE03DD"/>
    <w:rsid w:val="00EE065C"/>
    <w:rsid w:val="00EE08A3"/>
    <w:rsid w:val="00EE091B"/>
    <w:rsid w:val="00EE0B1A"/>
    <w:rsid w:val="00EE0E2A"/>
    <w:rsid w:val="00EE13B7"/>
    <w:rsid w:val="00EE1404"/>
    <w:rsid w:val="00EE14DD"/>
    <w:rsid w:val="00EE168F"/>
    <w:rsid w:val="00EE16A6"/>
    <w:rsid w:val="00EE18BC"/>
    <w:rsid w:val="00EE19A6"/>
    <w:rsid w:val="00EE217F"/>
    <w:rsid w:val="00EE22BF"/>
    <w:rsid w:val="00EE246C"/>
    <w:rsid w:val="00EE25E3"/>
    <w:rsid w:val="00EE2756"/>
    <w:rsid w:val="00EE2AB2"/>
    <w:rsid w:val="00EE2AD4"/>
    <w:rsid w:val="00EE2C16"/>
    <w:rsid w:val="00EE2D87"/>
    <w:rsid w:val="00EE2F91"/>
    <w:rsid w:val="00EE3178"/>
    <w:rsid w:val="00EE31F5"/>
    <w:rsid w:val="00EE3221"/>
    <w:rsid w:val="00EE3626"/>
    <w:rsid w:val="00EE3683"/>
    <w:rsid w:val="00EE382A"/>
    <w:rsid w:val="00EE4076"/>
    <w:rsid w:val="00EE40DD"/>
    <w:rsid w:val="00EE4113"/>
    <w:rsid w:val="00EE41A1"/>
    <w:rsid w:val="00EE42B9"/>
    <w:rsid w:val="00EE42D5"/>
    <w:rsid w:val="00EE4525"/>
    <w:rsid w:val="00EE45A4"/>
    <w:rsid w:val="00EE4693"/>
    <w:rsid w:val="00EE4850"/>
    <w:rsid w:val="00EE4B2B"/>
    <w:rsid w:val="00EE4C2B"/>
    <w:rsid w:val="00EE4C3F"/>
    <w:rsid w:val="00EE4D71"/>
    <w:rsid w:val="00EE50D0"/>
    <w:rsid w:val="00EE524A"/>
    <w:rsid w:val="00EE5312"/>
    <w:rsid w:val="00EE580D"/>
    <w:rsid w:val="00EE596F"/>
    <w:rsid w:val="00EE59EF"/>
    <w:rsid w:val="00EE5AA4"/>
    <w:rsid w:val="00EE5B78"/>
    <w:rsid w:val="00EE5BA8"/>
    <w:rsid w:val="00EE5C9F"/>
    <w:rsid w:val="00EE5D9F"/>
    <w:rsid w:val="00EE5E97"/>
    <w:rsid w:val="00EE5FA7"/>
    <w:rsid w:val="00EE644C"/>
    <w:rsid w:val="00EE6B9A"/>
    <w:rsid w:val="00EE6CD0"/>
    <w:rsid w:val="00EE6F69"/>
    <w:rsid w:val="00EE70CA"/>
    <w:rsid w:val="00EE712D"/>
    <w:rsid w:val="00EE7544"/>
    <w:rsid w:val="00EE7E09"/>
    <w:rsid w:val="00EE7F2E"/>
    <w:rsid w:val="00EF0041"/>
    <w:rsid w:val="00EF060C"/>
    <w:rsid w:val="00EF0A6C"/>
    <w:rsid w:val="00EF0C08"/>
    <w:rsid w:val="00EF0EBB"/>
    <w:rsid w:val="00EF102B"/>
    <w:rsid w:val="00EF1629"/>
    <w:rsid w:val="00EF1637"/>
    <w:rsid w:val="00EF1645"/>
    <w:rsid w:val="00EF191B"/>
    <w:rsid w:val="00EF1C35"/>
    <w:rsid w:val="00EF1E28"/>
    <w:rsid w:val="00EF1ED0"/>
    <w:rsid w:val="00EF1F2C"/>
    <w:rsid w:val="00EF1F3C"/>
    <w:rsid w:val="00EF1F47"/>
    <w:rsid w:val="00EF2176"/>
    <w:rsid w:val="00EF21FF"/>
    <w:rsid w:val="00EF2393"/>
    <w:rsid w:val="00EF2408"/>
    <w:rsid w:val="00EF268B"/>
    <w:rsid w:val="00EF2724"/>
    <w:rsid w:val="00EF2C2A"/>
    <w:rsid w:val="00EF304B"/>
    <w:rsid w:val="00EF3138"/>
    <w:rsid w:val="00EF3446"/>
    <w:rsid w:val="00EF37AB"/>
    <w:rsid w:val="00EF38C0"/>
    <w:rsid w:val="00EF3C31"/>
    <w:rsid w:val="00EF44A9"/>
    <w:rsid w:val="00EF4869"/>
    <w:rsid w:val="00EF48C8"/>
    <w:rsid w:val="00EF4AC6"/>
    <w:rsid w:val="00EF4C76"/>
    <w:rsid w:val="00EF501E"/>
    <w:rsid w:val="00EF519B"/>
    <w:rsid w:val="00EF5637"/>
    <w:rsid w:val="00EF58CC"/>
    <w:rsid w:val="00EF5BF7"/>
    <w:rsid w:val="00EF5CB7"/>
    <w:rsid w:val="00EF5E76"/>
    <w:rsid w:val="00EF5EF4"/>
    <w:rsid w:val="00EF603F"/>
    <w:rsid w:val="00EF636C"/>
    <w:rsid w:val="00EF6646"/>
    <w:rsid w:val="00EF67F8"/>
    <w:rsid w:val="00EF69FC"/>
    <w:rsid w:val="00EF6A6F"/>
    <w:rsid w:val="00EF6C79"/>
    <w:rsid w:val="00EF6DFC"/>
    <w:rsid w:val="00EF7128"/>
    <w:rsid w:val="00EF71D0"/>
    <w:rsid w:val="00EF741E"/>
    <w:rsid w:val="00EF75C1"/>
    <w:rsid w:val="00EF76D8"/>
    <w:rsid w:val="00EF7C19"/>
    <w:rsid w:val="00EF7FE2"/>
    <w:rsid w:val="00F000A0"/>
    <w:rsid w:val="00F004BC"/>
    <w:rsid w:val="00F00586"/>
    <w:rsid w:val="00F005DE"/>
    <w:rsid w:val="00F006D5"/>
    <w:rsid w:val="00F0093C"/>
    <w:rsid w:val="00F00BE9"/>
    <w:rsid w:val="00F00FA0"/>
    <w:rsid w:val="00F0109D"/>
    <w:rsid w:val="00F011AF"/>
    <w:rsid w:val="00F01245"/>
    <w:rsid w:val="00F0125C"/>
    <w:rsid w:val="00F012FF"/>
    <w:rsid w:val="00F01386"/>
    <w:rsid w:val="00F015A0"/>
    <w:rsid w:val="00F018CD"/>
    <w:rsid w:val="00F0191D"/>
    <w:rsid w:val="00F01A70"/>
    <w:rsid w:val="00F02192"/>
    <w:rsid w:val="00F021CA"/>
    <w:rsid w:val="00F02288"/>
    <w:rsid w:val="00F023CC"/>
    <w:rsid w:val="00F02492"/>
    <w:rsid w:val="00F02520"/>
    <w:rsid w:val="00F02584"/>
    <w:rsid w:val="00F0283E"/>
    <w:rsid w:val="00F02A57"/>
    <w:rsid w:val="00F02ABC"/>
    <w:rsid w:val="00F02C10"/>
    <w:rsid w:val="00F02C85"/>
    <w:rsid w:val="00F02DA6"/>
    <w:rsid w:val="00F02E78"/>
    <w:rsid w:val="00F02F29"/>
    <w:rsid w:val="00F02FF0"/>
    <w:rsid w:val="00F03003"/>
    <w:rsid w:val="00F030E3"/>
    <w:rsid w:val="00F030EE"/>
    <w:rsid w:val="00F030FD"/>
    <w:rsid w:val="00F03175"/>
    <w:rsid w:val="00F0331C"/>
    <w:rsid w:val="00F03434"/>
    <w:rsid w:val="00F03458"/>
    <w:rsid w:val="00F0357F"/>
    <w:rsid w:val="00F03C2C"/>
    <w:rsid w:val="00F03C68"/>
    <w:rsid w:val="00F04171"/>
    <w:rsid w:val="00F0421E"/>
    <w:rsid w:val="00F043B5"/>
    <w:rsid w:val="00F045C3"/>
    <w:rsid w:val="00F04E71"/>
    <w:rsid w:val="00F05532"/>
    <w:rsid w:val="00F05540"/>
    <w:rsid w:val="00F05593"/>
    <w:rsid w:val="00F055F3"/>
    <w:rsid w:val="00F05ACF"/>
    <w:rsid w:val="00F05B25"/>
    <w:rsid w:val="00F05D1F"/>
    <w:rsid w:val="00F05FC2"/>
    <w:rsid w:val="00F06107"/>
    <w:rsid w:val="00F0624D"/>
    <w:rsid w:val="00F0633E"/>
    <w:rsid w:val="00F0636A"/>
    <w:rsid w:val="00F06563"/>
    <w:rsid w:val="00F065F5"/>
    <w:rsid w:val="00F066F1"/>
    <w:rsid w:val="00F06903"/>
    <w:rsid w:val="00F06A4D"/>
    <w:rsid w:val="00F06F23"/>
    <w:rsid w:val="00F071D9"/>
    <w:rsid w:val="00F07402"/>
    <w:rsid w:val="00F075BD"/>
    <w:rsid w:val="00F077BA"/>
    <w:rsid w:val="00F07C8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5C3"/>
    <w:rsid w:val="00F12A3A"/>
    <w:rsid w:val="00F12C9A"/>
    <w:rsid w:val="00F12E84"/>
    <w:rsid w:val="00F12FC2"/>
    <w:rsid w:val="00F130D9"/>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BDE"/>
    <w:rsid w:val="00F14D05"/>
    <w:rsid w:val="00F14F07"/>
    <w:rsid w:val="00F14FCD"/>
    <w:rsid w:val="00F14FE5"/>
    <w:rsid w:val="00F150C7"/>
    <w:rsid w:val="00F150CA"/>
    <w:rsid w:val="00F150F0"/>
    <w:rsid w:val="00F153CC"/>
    <w:rsid w:val="00F1543F"/>
    <w:rsid w:val="00F15D47"/>
    <w:rsid w:val="00F15EAC"/>
    <w:rsid w:val="00F1604A"/>
    <w:rsid w:val="00F163A2"/>
    <w:rsid w:val="00F16566"/>
    <w:rsid w:val="00F1695A"/>
    <w:rsid w:val="00F169B2"/>
    <w:rsid w:val="00F16B26"/>
    <w:rsid w:val="00F16C59"/>
    <w:rsid w:val="00F16E3D"/>
    <w:rsid w:val="00F16E86"/>
    <w:rsid w:val="00F16F86"/>
    <w:rsid w:val="00F170EF"/>
    <w:rsid w:val="00F17197"/>
    <w:rsid w:val="00F171CE"/>
    <w:rsid w:val="00F171D0"/>
    <w:rsid w:val="00F17436"/>
    <w:rsid w:val="00F176F2"/>
    <w:rsid w:val="00F17BCC"/>
    <w:rsid w:val="00F17C7C"/>
    <w:rsid w:val="00F17CB6"/>
    <w:rsid w:val="00F17CBA"/>
    <w:rsid w:val="00F17D83"/>
    <w:rsid w:val="00F2008F"/>
    <w:rsid w:val="00F2012F"/>
    <w:rsid w:val="00F201FE"/>
    <w:rsid w:val="00F20349"/>
    <w:rsid w:val="00F2038C"/>
    <w:rsid w:val="00F203E0"/>
    <w:rsid w:val="00F203F1"/>
    <w:rsid w:val="00F20468"/>
    <w:rsid w:val="00F208F4"/>
    <w:rsid w:val="00F2094E"/>
    <w:rsid w:val="00F20964"/>
    <w:rsid w:val="00F20BD1"/>
    <w:rsid w:val="00F20CA2"/>
    <w:rsid w:val="00F20DB7"/>
    <w:rsid w:val="00F20E70"/>
    <w:rsid w:val="00F21062"/>
    <w:rsid w:val="00F2133A"/>
    <w:rsid w:val="00F2174E"/>
    <w:rsid w:val="00F21834"/>
    <w:rsid w:val="00F2188F"/>
    <w:rsid w:val="00F2194E"/>
    <w:rsid w:val="00F21CB7"/>
    <w:rsid w:val="00F21DF6"/>
    <w:rsid w:val="00F21F1B"/>
    <w:rsid w:val="00F22039"/>
    <w:rsid w:val="00F2242C"/>
    <w:rsid w:val="00F22751"/>
    <w:rsid w:val="00F2293F"/>
    <w:rsid w:val="00F22950"/>
    <w:rsid w:val="00F229C7"/>
    <w:rsid w:val="00F22C71"/>
    <w:rsid w:val="00F232BD"/>
    <w:rsid w:val="00F23359"/>
    <w:rsid w:val="00F23536"/>
    <w:rsid w:val="00F237BD"/>
    <w:rsid w:val="00F2383A"/>
    <w:rsid w:val="00F23A47"/>
    <w:rsid w:val="00F23B85"/>
    <w:rsid w:val="00F23C59"/>
    <w:rsid w:val="00F23C69"/>
    <w:rsid w:val="00F23CC1"/>
    <w:rsid w:val="00F240C5"/>
    <w:rsid w:val="00F24440"/>
    <w:rsid w:val="00F247D2"/>
    <w:rsid w:val="00F25344"/>
    <w:rsid w:val="00F25416"/>
    <w:rsid w:val="00F25547"/>
    <w:rsid w:val="00F2557F"/>
    <w:rsid w:val="00F2579C"/>
    <w:rsid w:val="00F25DF8"/>
    <w:rsid w:val="00F25F65"/>
    <w:rsid w:val="00F25F75"/>
    <w:rsid w:val="00F261A4"/>
    <w:rsid w:val="00F2639F"/>
    <w:rsid w:val="00F263AA"/>
    <w:rsid w:val="00F2644C"/>
    <w:rsid w:val="00F264C4"/>
    <w:rsid w:val="00F26526"/>
    <w:rsid w:val="00F2667B"/>
    <w:rsid w:val="00F266D6"/>
    <w:rsid w:val="00F26888"/>
    <w:rsid w:val="00F2692E"/>
    <w:rsid w:val="00F26BCA"/>
    <w:rsid w:val="00F26D91"/>
    <w:rsid w:val="00F27284"/>
    <w:rsid w:val="00F2733D"/>
    <w:rsid w:val="00F273C6"/>
    <w:rsid w:val="00F274CE"/>
    <w:rsid w:val="00F274F5"/>
    <w:rsid w:val="00F275FF"/>
    <w:rsid w:val="00F27933"/>
    <w:rsid w:val="00F2799B"/>
    <w:rsid w:val="00F27B02"/>
    <w:rsid w:val="00F27B61"/>
    <w:rsid w:val="00F27D1E"/>
    <w:rsid w:val="00F27D42"/>
    <w:rsid w:val="00F27F36"/>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E5D"/>
    <w:rsid w:val="00F32346"/>
    <w:rsid w:val="00F324B8"/>
    <w:rsid w:val="00F328D9"/>
    <w:rsid w:val="00F329CB"/>
    <w:rsid w:val="00F32F2E"/>
    <w:rsid w:val="00F32F80"/>
    <w:rsid w:val="00F33199"/>
    <w:rsid w:val="00F33348"/>
    <w:rsid w:val="00F33726"/>
    <w:rsid w:val="00F3379E"/>
    <w:rsid w:val="00F337B7"/>
    <w:rsid w:val="00F33C7B"/>
    <w:rsid w:val="00F33CFF"/>
    <w:rsid w:val="00F33E70"/>
    <w:rsid w:val="00F33EDD"/>
    <w:rsid w:val="00F340AF"/>
    <w:rsid w:val="00F341EA"/>
    <w:rsid w:val="00F342FA"/>
    <w:rsid w:val="00F34746"/>
    <w:rsid w:val="00F348AC"/>
    <w:rsid w:val="00F34D26"/>
    <w:rsid w:val="00F34FCA"/>
    <w:rsid w:val="00F351C8"/>
    <w:rsid w:val="00F35329"/>
    <w:rsid w:val="00F357D4"/>
    <w:rsid w:val="00F35B11"/>
    <w:rsid w:val="00F362B2"/>
    <w:rsid w:val="00F364AD"/>
    <w:rsid w:val="00F36535"/>
    <w:rsid w:val="00F36C69"/>
    <w:rsid w:val="00F36D53"/>
    <w:rsid w:val="00F36FA8"/>
    <w:rsid w:val="00F370B7"/>
    <w:rsid w:val="00F3717D"/>
    <w:rsid w:val="00F375C0"/>
    <w:rsid w:val="00F377FF"/>
    <w:rsid w:val="00F37AFD"/>
    <w:rsid w:val="00F37B1E"/>
    <w:rsid w:val="00F37B7E"/>
    <w:rsid w:val="00F37CC0"/>
    <w:rsid w:val="00F37EE9"/>
    <w:rsid w:val="00F4001C"/>
    <w:rsid w:val="00F4025D"/>
    <w:rsid w:val="00F409B0"/>
    <w:rsid w:val="00F40B12"/>
    <w:rsid w:val="00F40CC7"/>
    <w:rsid w:val="00F40D73"/>
    <w:rsid w:val="00F40D77"/>
    <w:rsid w:val="00F40F6D"/>
    <w:rsid w:val="00F4156A"/>
    <w:rsid w:val="00F41803"/>
    <w:rsid w:val="00F419AE"/>
    <w:rsid w:val="00F41A0C"/>
    <w:rsid w:val="00F41C0D"/>
    <w:rsid w:val="00F41C13"/>
    <w:rsid w:val="00F420DE"/>
    <w:rsid w:val="00F422DD"/>
    <w:rsid w:val="00F4237A"/>
    <w:rsid w:val="00F42A3C"/>
    <w:rsid w:val="00F42B0E"/>
    <w:rsid w:val="00F42CDC"/>
    <w:rsid w:val="00F42E31"/>
    <w:rsid w:val="00F42F0A"/>
    <w:rsid w:val="00F42F97"/>
    <w:rsid w:val="00F4313B"/>
    <w:rsid w:val="00F43142"/>
    <w:rsid w:val="00F431AA"/>
    <w:rsid w:val="00F431FF"/>
    <w:rsid w:val="00F43334"/>
    <w:rsid w:val="00F436EE"/>
    <w:rsid w:val="00F43721"/>
    <w:rsid w:val="00F4377E"/>
    <w:rsid w:val="00F438BB"/>
    <w:rsid w:val="00F439CD"/>
    <w:rsid w:val="00F43AB6"/>
    <w:rsid w:val="00F43B16"/>
    <w:rsid w:val="00F43F38"/>
    <w:rsid w:val="00F44038"/>
    <w:rsid w:val="00F44315"/>
    <w:rsid w:val="00F443DB"/>
    <w:rsid w:val="00F4446A"/>
    <w:rsid w:val="00F446EC"/>
    <w:rsid w:val="00F44760"/>
    <w:rsid w:val="00F44DB6"/>
    <w:rsid w:val="00F45054"/>
    <w:rsid w:val="00F452F5"/>
    <w:rsid w:val="00F45313"/>
    <w:rsid w:val="00F455E5"/>
    <w:rsid w:val="00F45739"/>
    <w:rsid w:val="00F45AA9"/>
    <w:rsid w:val="00F45B9C"/>
    <w:rsid w:val="00F45D57"/>
    <w:rsid w:val="00F45D5C"/>
    <w:rsid w:val="00F461D5"/>
    <w:rsid w:val="00F462EF"/>
    <w:rsid w:val="00F465E0"/>
    <w:rsid w:val="00F46610"/>
    <w:rsid w:val="00F467A5"/>
    <w:rsid w:val="00F467C0"/>
    <w:rsid w:val="00F468B7"/>
    <w:rsid w:val="00F46964"/>
    <w:rsid w:val="00F46A49"/>
    <w:rsid w:val="00F46B33"/>
    <w:rsid w:val="00F46F8A"/>
    <w:rsid w:val="00F47072"/>
    <w:rsid w:val="00F475CB"/>
    <w:rsid w:val="00F4785D"/>
    <w:rsid w:val="00F47B03"/>
    <w:rsid w:val="00F47D6E"/>
    <w:rsid w:val="00F47E57"/>
    <w:rsid w:val="00F500DA"/>
    <w:rsid w:val="00F5023A"/>
    <w:rsid w:val="00F50345"/>
    <w:rsid w:val="00F50546"/>
    <w:rsid w:val="00F50A4D"/>
    <w:rsid w:val="00F50C4D"/>
    <w:rsid w:val="00F50D8B"/>
    <w:rsid w:val="00F510C9"/>
    <w:rsid w:val="00F51376"/>
    <w:rsid w:val="00F5171B"/>
    <w:rsid w:val="00F51926"/>
    <w:rsid w:val="00F51943"/>
    <w:rsid w:val="00F51AF4"/>
    <w:rsid w:val="00F51B6A"/>
    <w:rsid w:val="00F522CD"/>
    <w:rsid w:val="00F52653"/>
    <w:rsid w:val="00F52664"/>
    <w:rsid w:val="00F526D7"/>
    <w:rsid w:val="00F52866"/>
    <w:rsid w:val="00F5289B"/>
    <w:rsid w:val="00F52A9D"/>
    <w:rsid w:val="00F52ACC"/>
    <w:rsid w:val="00F52B1E"/>
    <w:rsid w:val="00F52C3B"/>
    <w:rsid w:val="00F52F19"/>
    <w:rsid w:val="00F53101"/>
    <w:rsid w:val="00F5311D"/>
    <w:rsid w:val="00F533D4"/>
    <w:rsid w:val="00F5352C"/>
    <w:rsid w:val="00F53652"/>
    <w:rsid w:val="00F53856"/>
    <w:rsid w:val="00F53A95"/>
    <w:rsid w:val="00F53CC5"/>
    <w:rsid w:val="00F53D11"/>
    <w:rsid w:val="00F53E08"/>
    <w:rsid w:val="00F53EDC"/>
    <w:rsid w:val="00F543E4"/>
    <w:rsid w:val="00F5491E"/>
    <w:rsid w:val="00F54C64"/>
    <w:rsid w:val="00F54D74"/>
    <w:rsid w:val="00F54E4F"/>
    <w:rsid w:val="00F54FC1"/>
    <w:rsid w:val="00F54FDA"/>
    <w:rsid w:val="00F54FDD"/>
    <w:rsid w:val="00F5504E"/>
    <w:rsid w:val="00F552E4"/>
    <w:rsid w:val="00F552FB"/>
    <w:rsid w:val="00F55767"/>
    <w:rsid w:val="00F559A2"/>
    <w:rsid w:val="00F55CBE"/>
    <w:rsid w:val="00F55E70"/>
    <w:rsid w:val="00F5627B"/>
    <w:rsid w:val="00F56361"/>
    <w:rsid w:val="00F56877"/>
    <w:rsid w:val="00F568DE"/>
    <w:rsid w:val="00F56A16"/>
    <w:rsid w:val="00F56BED"/>
    <w:rsid w:val="00F56C13"/>
    <w:rsid w:val="00F56C27"/>
    <w:rsid w:val="00F56C52"/>
    <w:rsid w:val="00F56C60"/>
    <w:rsid w:val="00F56FA5"/>
    <w:rsid w:val="00F57051"/>
    <w:rsid w:val="00F57251"/>
    <w:rsid w:val="00F57835"/>
    <w:rsid w:val="00F57A6A"/>
    <w:rsid w:val="00F57ABD"/>
    <w:rsid w:val="00F57ACE"/>
    <w:rsid w:val="00F57BFD"/>
    <w:rsid w:val="00F57C6A"/>
    <w:rsid w:val="00F57CB0"/>
    <w:rsid w:val="00F57CE5"/>
    <w:rsid w:val="00F57EBF"/>
    <w:rsid w:val="00F6002C"/>
    <w:rsid w:val="00F600A4"/>
    <w:rsid w:val="00F600BB"/>
    <w:rsid w:val="00F601BD"/>
    <w:rsid w:val="00F60400"/>
    <w:rsid w:val="00F60413"/>
    <w:rsid w:val="00F6044E"/>
    <w:rsid w:val="00F6054E"/>
    <w:rsid w:val="00F60569"/>
    <w:rsid w:val="00F60A0E"/>
    <w:rsid w:val="00F60A1C"/>
    <w:rsid w:val="00F60C28"/>
    <w:rsid w:val="00F60D4F"/>
    <w:rsid w:val="00F60E11"/>
    <w:rsid w:val="00F60F8E"/>
    <w:rsid w:val="00F61099"/>
    <w:rsid w:val="00F61179"/>
    <w:rsid w:val="00F611FC"/>
    <w:rsid w:val="00F613FC"/>
    <w:rsid w:val="00F61646"/>
    <w:rsid w:val="00F61675"/>
    <w:rsid w:val="00F61695"/>
    <w:rsid w:val="00F616DB"/>
    <w:rsid w:val="00F6180E"/>
    <w:rsid w:val="00F61E89"/>
    <w:rsid w:val="00F62068"/>
    <w:rsid w:val="00F6225E"/>
    <w:rsid w:val="00F626F5"/>
    <w:rsid w:val="00F627AF"/>
    <w:rsid w:val="00F62884"/>
    <w:rsid w:val="00F6289D"/>
    <w:rsid w:val="00F62E29"/>
    <w:rsid w:val="00F62E69"/>
    <w:rsid w:val="00F62EBA"/>
    <w:rsid w:val="00F62F50"/>
    <w:rsid w:val="00F631B2"/>
    <w:rsid w:val="00F6331D"/>
    <w:rsid w:val="00F633BB"/>
    <w:rsid w:val="00F63432"/>
    <w:rsid w:val="00F634C7"/>
    <w:rsid w:val="00F634E0"/>
    <w:rsid w:val="00F634F6"/>
    <w:rsid w:val="00F637E5"/>
    <w:rsid w:val="00F63AE5"/>
    <w:rsid w:val="00F63C0C"/>
    <w:rsid w:val="00F63C80"/>
    <w:rsid w:val="00F63D90"/>
    <w:rsid w:val="00F63DA6"/>
    <w:rsid w:val="00F6437C"/>
    <w:rsid w:val="00F64778"/>
    <w:rsid w:val="00F6490B"/>
    <w:rsid w:val="00F64CD9"/>
    <w:rsid w:val="00F64CF9"/>
    <w:rsid w:val="00F64F73"/>
    <w:rsid w:val="00F650DC"/>
    <w:rsid w:val="00F656A3"/>
    <w:rsid w:val="00F656B1"/>
    <w:rsid w:val="00F657BF"/>
    <w:rsid w:val="00F65CED"/>
    <w:rsid w:val="00F660BD"/>
    <w:rsid w:val="00F66442"/>
    <w:rsid w:val="00F66942"/>
    <w:rsid w:val="00F66A85"/>
    <w:rsid w:val="00F66AFB"/>
    <w:rsid w:val="00F672B6"/>
    <w:rsid w:val="00F673B0"/>
    <w:rsid w:val="00F678B9"/>
    <w:rsid w:val="00F67AAF"/>
    <w:rsid w:val="00F67B0F"/>
    <w:rsid w:val="00F67C0B"/>
    <w:rsid w:val="00F67E8F"/>
    <w:rsid w:val="00F700D0"/>
    <w:rsid w:val="00F7011E"/>
    <w:rsid w:val="00F70220"/>
    <w:rsid w:val="00F702F8"/>
    <w:rsid w:val="00F703F2"/>
    <w:rsid w:val="00F70416"/>
    <w:rsid w:val="00F705B8"/>
    <w:rsid w:val="00F70720"/>
    <w:rsid w:val="00F70896"/>
    <w:rsid w:val="00F70A03"/>
    <w:rsid w:val="00F70AE9"/>
    <w:rsid w:val="00F70C1E"/>
    <w:rsid w:val="00F70CF2"/>
    <w:rsid w:val="00F70DFF"/>
    <w:rsid w:val="00F70F67"/>
    <w:rsid w:val="00F710AB"/>
    <w:rsid w:val="00F7141B"/>
    <w:rsid w:val="00F716C6"/>
    <w:rsid w:val="00F71854"/>
    <w:rsid w:val="00F71BDB"/>
    <w:rsid w:val="00F71C2A"/>
    <w:rsid w:val="00F71D3B"/>
    <w:rsid w:val="00F71D54"/>
    <w:rsid w:val="00F71E56"/>
    <w:rsid w:val="00F71FD4"/>
    <w:rsid w:val="00F7224F"/>
    <w:rsid w:val="00F72456"/>
    <w:rsid w:val="00F72612"/>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6BB"/>
    <w:rsid w:val="00F74B32"/>
    <w:rsid w:val="00F74C2D"/>
    <w:rsid w:val="00F74DCB"/>
    <w:rsid w:val="00F74F50"/>
    <w:rsid w:val="00F75102"/>
    <w:rsid w:val="00F75324"/>
    <w:rsid w:val="00F75326"/>
    <w:rsid w:val="00F757F0"/>
    <w:rsid w:val="00F75882"/>
    <w:rsid w:val="00F759B1"/>
    <w:rsid w:val="00F75D79"/>
    <w:rsid w:val="00F75E30"/>
    <w:rsid w:val="00F75E75"/>
    <w:rsid w:val="00F765D4"/>
    <w:rsid w:val="00F76C6A"/>
    <w:rsid w:val="00F76FB1"/>
    <w:rsid w:val="00F770F0"/>
    <w:rsid w:val="00F77147"/>
    <w:rsid w:val="00F7736F"/>
    <w:rsid w:val="00F773FB"/>
    <w:rsid w:val="00F773FF"/>
    <w:rsid w:val="00F77665"/>
    <w:rsid w:val="00F779B4"/>
    <w:rsid w:val="00F77B15"/>
    <w:rsid w:val="00F77D5D"/>
    <w:rsid w:val="00F77DA9"/>
    <w:rsid w:val="00F77F8A"/>
    <w:rsid w:val="00F802B6"/>
    <w:rsid w:val="00F802C7"/>
    <w:rsid w:val="00F80625"/>
    <w:rsid w:val="00F80694"/>
    <w:rsid w:val="00F807C5"/>
    <w:rsid w:val="00F80842"/>
    <w:rsid w:val="00F809FF"/>
    <w:rsid w:val="00F80E04"/>
    <w:rsid w:val="00F80E43"/>
    <w:rsid w:val="00F8107D"/>
    <w:rsid w:val="00F810BD"/>
    <w:rsid w:val="00F8128F"/>
    <w:rsid w:val="00F815B7"/>
    <w:rsid w:val="00F8169E"/>
    <w:rsid w:val="00F81A9A"/>
    <w:rsid w:val="00F81C51"/>
    <w:rsid w:val="00F81C78"/>
    <w:rsid w:val="00F81E6F"/>
    <w:rsid w:val="00F82040"/>
    <w:rsid w:val="00F82166"/>
    <w:rsid w:val="00F82443"/>
    <w:rsid w:val="00F829DD"/>
    <w:rsid w:val="00F82BB5"/>
    <w:rsid w:val="00F82F5A"/>
    <w:rsid w:val="00F83DC3"/>
    <w:rsid w:val="00F83ED7"/>
    <w:rsid w:val="00F83F61"/>
    <w:rsid w:val="00F843D2"/>
    <w:rsid w:val="00F8452F"/>
    <w:rsid w:val="00F845EA"/>
    <w:rsid w:val="00F84767"/>
    <w:rsid w:val="00F84A9B"/>
    <w:rsid w:val="00F84CDD"/>
    <w:rsid w:val="00F84EEF"/>
    <w:rsid w:val="00F84EF2"/>
    <w:rsid w:val="00F84FB5"/>
    <w:rsid w:val="00F84FBB"/>
    <w:rsid w:val="00F853A2"/>
    <w:rsid w:val="00F85435"/>
    <w:rsid w:val="00F85561"/>
    <w:rsid w:val="00F85AF3"/>
    <w:rsid w:val="00F85C58"/>
    <w:rsid w:val="00F85DA2"/>
    <w:rsid w:val="00F85ED5"/>
    <w:rsid w:val="00F860BD"/>
    <w:rsid w:val="00F86114"/>
    <w:rsid w:val="00F863C1"/>
    <w:rsid w:val="00F867DC"/>
    <w:rsid w:val="00F86A07"/>
    <w:rsid w:val="00F86CB5"/>
    <w:rsid w:val="00F87148"/>
    <w:rsid w:val="00F871C6"/>
    <w:rsid w:val="00F8739E"/>
    <w:rsid w:val="00F8749C"/>
    <w:rsid w:val="00F87659"/>
    <w:rsid w:val="00F87740"/>
    <w:rsid w:val="00F8782D"/>
    <w:rsid w:val="00F87863"/>
    <w:rsid w:val="00F8786A"/>
    <w:rsid w:val="00F8786E"/>
    <w:rsid w:val="00F87A2E"/>
    <w:rsid w:val="00F87A4D"/>
    <w:rsid w:val="00F87A54"/>
    <w:rsid w:val="00F87BD5"/>
    <w:rsid w:val="00F90325"/>
    <w:rsid w:val="00F90573"/>
    <w:rsid w:val="00F90636"/>
    <w:rsid w:val="00F90731"/>
    <w:rsid w:val="00F90975"/>
    <w:rsid w:val="00F90B97"/>
    <w:rsid w:val="00F90DE8"/>
    <w:rsid w:val="00F90E60"/>
    <w:rsid w:val="00F90F9B"/>
    <w:rsid w:val="00F91125"/>
    <w:rsid w:val="00F91439"/>
    <w:rsid w:val="00F91990"/>
    <w:rsid w:val="00F91DBB"/>
    <w:rsid w:val="00F91F4C"/>
    <w:rsid w:val="00F91F58"/>
    <w:rsid w:val="00F91FD8"/>
    <w:rsid w:val="00F920BC"/>
    <w:rsid w:val="00F92C39"/>
    <w:rsid w:val="00F92CEF"/>
    <w:rsid w:val="00F92D2F"/>
    <w:rsid w:val="00F930A4"/>
    <w:rsid w:val="00F930CD"/>
    <w:rsid w:val="00F93152"/>
    <w:rsid w:val="00F9317B"/>
    <w:rsid w:val="00F9325D"/>
    <w:rsid w:val="00F93456"/>
    <w:rsid w:val="00F934C4"/>
    <w:rsid w:val="00F935D6"/>
    <w:rsid w:val="00F935D8"/>
    <w:rsid w:val="00F93841"/>
    <w:rsid w:val="00F93A83"/>
    <w:rsid w:val="00F93B8A"/>
    <w:rsid w:val="00F93CEA"/>
    <w:rsid w:val="00F93EC1"/>
    <w:rsid w:val="00F94163"/>
    <w:rsid w:val="00F94336"/>
    <w:rsid w:val="00F944BA"/>
    <w:rsid w:val="00F945F2"/>
    <w:rsid w:val="00F9477A"/>
    <w:rsid w:val="00F94899"/>
    <w:rsid w:val="00F94D52"/>
    <w:rsid w:val="00F94E35"/>
    <w:rsid w:val="00F94F44"/>
    <w:rsid w:val="00F94FE3"/>
    <w:rsid w:val="00F95361"/>
    <w:rsid w:val="00F955DD"/>
    <w:rsid w:val="00F95D8B"/>
    <w:rsid w:val="00F95E78"/>
    <w:rsid w:val="00F95F5A"/>
    <w:rsid w:val="00F95FEE"/>
    <w:rsid w:val="00F9606C"/>
    <w:rsid w:val="00F9616E"/>
    <w:rsid w:val="00F96673"/>
    <w:rsid w:val="00F96D26"/>
    <w:rsid w:val="00F96DB8"/>
    <w:rsid w:val="00F96ECE"/>
    <w:rsid w:val="00F96F2A"/>
    <w:rsid w:val="00F97214"/>
    <w:rsid w:val="00F9790C"/>
    <w:rsid w:val="00F9796D"/>
    <w:rsid w:val="00F97B62"/>
    <w:rsid w:val="00F97BF9"/>
    <w:rsid w:val="00FA0518"/>
    <w:rsid w:val="00FA064E"/>
    <w:rsid w:val="00FA075C"/>
    <w:rsid w:val="00FA08AA"/>
    <w:rsid w:val="00FA0973"/>
    <w:rsid w:val="00FA09F8"/>
    <w:rsid w:val="00FA0D7A"/>
    <w:rsid w:val="00FA10CF"/>
    <w:rsid w:val="00FA11B2"/>
    <w:rsid w:val="00FA11C6"/>
    <w:rsid w:val="00FA120F"/>
    <w:rsid w:val="00FA19C2"/>
    <w:rsid w:val="00FA20EA"/>
    <w:rsid w:val="00FA219F"/>
    <w:rsid w:val="00FA237F"/>
    <w:rsid w:val="00FA2543"/>
    <w:rsid w:val="00FA273C"/>
    <w:rsid w:val="00FA27F3"/>
    <w:rsid w:val="00FA2823"/>
    <w:rsid w:val="00FA2954"/>
    <w:rsid w:val="00FA2B1D"/>
    <w:rsid w:val="00FA2CBC"/>
    <w:rsid w:val="00FA2E7C"/>
    <w:rsid w:val="00FA3509"/>
    <w:rsid w:val="00FA3911"/>
    <w:rsid w:val="00FA39B2"/>
    <w:rsid w:val="00FA3B2F"/>
    <w:rsid w:val="00FA3C92"/>
    <w:rsid w:val="00FA3DC7"/>
    <w:rsid w:val="00FA3DF5"/>
    <w:rsid w:val="00FA3EC7"/>
    <w:rsid w:val="00FA42C8"/>
    <w:rsid w:val="00FA449A"/>
    <w:rsid w:val="00FA4502"/>
    <w:rsid w:val="00FA4577"/>
    <w:rsid w:val="00FA469A"/>
    <w:rsid w:val="00FA489A"/>
    <w:rsid w:val="00FA496B"/>
    <w:rsid w:val="00FA4B38"/>
    <w:rsid w:val="00FA4CD3"/>
    <w:rsid w:val="00FA4EF2"/>
    <w:rsid w:val="00FA4F36"/>
    <w:rsid w:val="00FA5149"/>
    <w:rsid w:val="00FA516C"/>
    <w:rsid w:val="00FA536F"/>
    <w:rsid w:val="00FA54AB"/>
    <w:rsid w:val="00FA5539"/>
    <w:rsid w:val="00FA5656"/>
    <w:rsid w:val="00FA5A9C"/>
    <w:rsid w:val="00FA5BD6"/>
    <w:rsid w:val="00FA5C5C"/>
    <w:rsid w:val="00FA5D77"/>
    <w:rsid w:val="00FA5E2B"/>
    <w:rsid w:val="00FA60B7"/>
    <w:rsid w:val="00FA6191"/>
    <w:rsid w:val="00FA62A1"/>
    <w:rsid w:val="00FA6374"/>
    <w:rsid w:val="00FA659B"/>
    <w:rsid w:val="00FA6ACC"/>
    <w:rsid w:val="00FA6E36"/>
    <w:rsid w:val="00FA708E"/>
    <w:rsid w:val="00FA7284"/>
    <w:rsid w:val="00FA72C9"/>
    <w:rsid w:val="00FA72D9"/>
    <w:rsid w:val="00FA74D0"/>
    <w:rsid w:val="00FA76E5"/>
    <w:rsid w:val="00FA7712"/>
    <w:rsid w:val="00FA7718"/>
    <w:rsid w:val="00FA781C"/>
    <w:rsid w:val="00FA787D"/>
    <w:rsid w:val="00FA7A2E"/>
    <w:rsid w:val="00FA7B30"/>
    <w:rsid w:val="00FB00C8"/>
    <w:rsid w:val="00FB06C8"/>
    <w:rsid w:val="00FB095A"/>
    <w:rsid w:val="00FB0A44"/>
    <w:rsid w:val="00FB0DE4"/>
    <w:rsid w:val="00FB0E2A"/>
    <w:rsid w:val="00FB1123"/>
    <w:rsid w:val="00FB14D0"/>
    <w:rsid w:val="00FB1677"/>
    <w:rsid w:val="00FB1FBC"/>
    <w:rsid w:val="00FB20CC"/>
    <w:rsid w:val="00FB2120"/>
    <w:rsid w:val="00FB21AE"/>
    <w:rsid w:val="00FB2362"/>
    <w:rsid w:val="00FB252C"/>
    <w:rsid w:val="00FB2B65"/>
    <w:rsid w:val="00FB2D58"/>
    <w:rsid w:val="00FB2D6F"/>
    <w:rsid w:val="00FB2F2E"/>
    <w:rsid w:val="00FB3017"/>
    <w:rsid w:val="00FB3084"/>
    <w:rsid w:val="00FB356F"/>
    <w:rsid w:val="00FB386C"/>
    <w:rsid w:val="00FB38BA"/>
    <w:rsid w:val="00FB39A9"/>
    <w:rsid w:val="00FB3B1C"/>
    <w:rsid w:val="00FB3D17"/>
    <w:rsid w:val="00FB3DD8"/>
    <w:rsid w:val="00FB3F60"/>
    <w:rsid w:val="00FB410A"/>
    <w:rsid w:val="00FB4362"/>
    <w:rsid w:val="00FB4389"/>
    <w:rsid w:val="00FB4817"/>
    <w:rsid w:val="00FB49BC"/>
    <w:rsid w:val="00FB4DF3"/>
    <w:rsid w:val="00FB4EDA"/>
    <w:rsid w:val="00FB5235"/>
    <w:rsid w:val="00FB53A6"/>
    <w:rsid w:val="00FB541B"/>
    <w:rsid w:val="00FB59D6"/>
    <w:rsid w:val="00FB5BD1"/>
    <w:rsid w:val="00FB5CD9"/>
    <w:rsid w:val="00FB5E0F"/>
    <w:rsid w:val="00FB6120"/>
    <w:rsid w:val="00FB6192"/>
    <w:rsid w:val="00FB62D9"/>
    <w:rsid w:val="00FB6452"/>
    <w:rsid w:val="00FB6A7E"/>
    <w:rsid w:val="00FB6B2B"/>
    <w:rsid w:val="00FB6EE2"/>
    <w:rsid w:val="00FB714B"/>
    <w:rsid w:val="00FB73FA"/>
    <w:rsid w:val="00FB74FA"/>
    <w:rsid w:val="00FB76AD"/>
    <w:rsid w:val="00FB775C"/>
    <w:rsid w:val="00FB7877"/>
    <w:rsid w:val="00FB79A1"/>
    <w:rsid w:val="00FB7E9C"/>
    <w:rsid w:val="00FC033E"/>
    <w:rsid w:val="00FC0352"/>
    <w:rsid w:val="00FC06FA"/>
    <w:rsid w:val="00FC0B79"/>
    <w:rsid w:val="00FC0EF5"/>
    <w:rsid w:val="00FC1031"/>
    <w:rsid w:val="00FC1084"/>
    <w:rsid w:val="00FC11FF"/>
    <w:rsid w:val="00FC182A"/>
    <w:rsid w:val="00FC18FC"/>
    <w:rsid w:val="00FC1A69"/>
    <w:rsid w:val="00FC1C39"/>
    <w:rsid w:val="00FC1CC2"/>
    <w:rsid w:val="00FC1EE1"/>
    <w:rsid w:val="00FC200E"/>
    <w:rsid w:val="00FC2417"/>
    <w:rsid w:val="00FC2421"/>
    <w:rsid w:val="00FC2D22"/>
    <w:rsid w:val="00FC2D41"/>
    <w:rsid w:val="00FC2EBB"/>
    <w:rsid w:val="00FC31A3"/>
    <w:rsid w:val="00FC3440"/>
    <w:rsid w:val="00FC3493"/>
    <w:rsid w:val="00FC35BF"/>
    <w:rsid w:val="00FC35EA"/>
    <w:rsid w:val="00FC3727"/>
    <w:rsid w:val="00FC37C5"/>
    <w:rsid w:val="00FC382E"/>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EF7"/>
    <w:rsid w:val="00FC5FA8"/>
    <w:rsid w:val="00FC6010"/>
    <w:rsid w:val="00FC6025"/>
    <w:rsid w:val="00FC6170"/>
    <w:rsid w:val="00FC6354"/>
    <w:rsid w:val="00FC6551"/>
    <w:rsid w:val="00FC6678"/>
    <w:rsid w:val="00FC6956"/>
    <w:rsid w:val="00FC6C3D"/>
    <w:rsid w:val="00FC6E33"/>
    <w:rsid w:val="00FC70D6"/>
    <w:rsid w:val="00FC720B"/>
    <w:rsid w:val="00FC7287"/>
    <w:rsid w:val="00FC72DB"/>
    <w:rsid w:val="00FC7398"/>
    <w:rsid w:val="00FC740D"/>
    <w:rsid w:val="00FC7747"/>
    <w:rsid w:val="00FC799D"/>
    <w:rsid w:val="00FD00AA"/>
    <w:rsid w:val="00FD06AE"/>
    <w:rsid w:val="00FD06C3"/>
    <w:rsid w:val="00FD0830"/>
    <w:rsid w:val="00FD0843"/>
    <w:rsid w:val="00FD0A11"/>
    <w:rsid w:val="00FD0A24"/>
    <w:rsid w:val="00FD0C20"/>
    <w:rsid w:val="00FD0DA6"/>
    <w:rsid w:val="00FD1129"/>
    <w:rsid w:val="00FD11AE"/>
    <w:rsid w:val="00FD11ED"/>
    <w:rsid w:val="00FD1327"/>
    <w:rsid w:val="00FD13DE"/>
    <w:rsid w:val="00FD1DD3"/>
    <w:rsid w:val="00FD1DDF"/>
    <w:rsid w:val="00FD2026"/>
    <w:rsid w:val="00FD2035"/>
    <w:rsid w:val="00FD20AC"/>
    <w:rsid w:val="00FD24BC"/>
    <w:rsid w:val="00FD2AD1"/>
    <w:rsid w:val="00FD2B53"/>
    <w:rsid w:val="00FD3081"/>
    <w:rsid w:val="00FD30B1"/>
    <w:rsid w:val="00FD32A8"/>
    <w:rsid w:val="00FD3338"/>
    <w:rsid w:val="00FD3399"/>
    <w:rsid w:val="00FD3DBB"/>
    <w:rsid w:val="00FD3F4C"/>
    <w:rsid w:val="00FD4241"/>
    <w:rsid w:val="00FD43D0"/>
    <w:rsid w:val="00FD4499"/>
    <w:rsid w:val="00FD47B9"/>
    <w:rsid w:val="00FD4921"/>
    <w:rsid w:val="00FD494D"/>
    <w:rsid w:val="00FD4998"/>
    <w:rsid w:val="00FD4E01"/>
    <w:rsid w:val="00FD4E40"/>
    <w:rsid w:val="00FD5190"/>
    <w:rsid w:val="00FD52E4"/>
    <w:rsid w:val="00FD562D"/>
    <w:rsid w:val="00FD5666"/>
    <w:rsid w:val="00FD5982"/>
    <w:rsid w:val="00FD5ADC"/>
    <w:rsid w:val="00FD5B63"/>
    <w:rsid w:val="00FD5DF5"/>
    <w:rsid w:val="00FD5E4F"/>
    <w:rsid w:val="00FD61A3"/>
    <w:rsid w:val="00FD62EB"/>
    <w:rsid w:val="00FD6332"/>
    <w:rsid w:val="00FD63DC"/>
    <w:rsid w:val="00FD65EF"/>
    <w:rsid w:val="00FD6755"/>
    <w:rsid w:val="00FD69D5"/>
    <w:rsid w:val="00FD6A44"/>
    <w:rsid w:val="00FD6B4C"/>
    <w:rsid w:val="00FD6B8F"/>
    <w:rsid w:val="00FD6F1F"/>
    <w:rsid w:val="00FD6F6E"/>
    <w:rsid w:val="00FD7128"/>
    <w:rsid w:val="00FD7198"/>
    <w:rsid w:val="00FD72F8"/>
    <w:rsid w:val="00FD7489"/>
    <w:rsid w:val="00FD766A"/>
    <w:rsid w:val="00FD7787"/>
    <w:rsid w:val="00FD7866"/>
    <w:rsid w:val="00FD7B79"/>
    <w:rsid w:val="00FD7BF4"/>
    <w:rsid w:val="00FD7C1C"/>
    <w:rsid w:val="00FD7E1A"/>
    <w:rsid w:val="00FD7E8C"/>
    <w:rsid w:val="00FD7F08"/>
    <w:rsid w:val="00FE0049"/>
    <w:rsid w:val="00FE0110"/>
    <w:rsid w:val="00FE0212"/>
    <w:rsid w:val="00FE0971"/>
    <w:rsid w:val="00FE0C65"/>
    <w:rsid w:val="00FE0DE5"/>
    <w:rsid w:val="00FE0E03"/>
    <w:rsid w:val="00FE0F5E"/>
    <w:rsid w:val="00FE116A"/>
    <w:rsid w:val="00FE139F"/>
    <w:rsid w:val="00FE1576"/>
    <w:rsid w:val="00FE1A07"/>
    <w:rsid w:val="00FE1EBF"/>
    <w:rsid w:val="00FE2033"/>
    <w:rsid w:val="00FE22DE"/>
    <w:rsid w:val="00FE236F"/>
    <w:rsid w:val="00FE245B"/>
    <w:rsid w:val="00FE265D"/>
    <w:rsid w:val="00FE29AD"/>
    <w:rsid w:val="00FE312A"/>
    <w:rsid w:val="00FE32C6"/>
    <w:rsid w:val="00FE3706"/>
    <w:rsid w:val="00FE38A2"/>
    <w:rsid w:val="00FE3930"/>
    <w:rsid w:val="00FE3946"/>
    <w:rsid w:val="00FE3B62"/>
    <w:rsid w:val="00FE3BA1"/>
    <w:rsid w:val="00FE3BF0"/>
    <w:rsid w:val="00FE3F77"/>
    <w:rsid w:val="00FE4060"/>
    <w:rsid w:val="00FE443A"/>
    <w:rsid w:val="00FE44E0"/>
    <w:rsid w:val="00FE4597"/>
    <w:rsid w:val="00FE471F"/>
    <w:rsid w:val="00FE47ED"/>
    <w:rsid w:val="00FE47F4"/>
    <w:rsid w:val="00FE49D6"/>
    <w:rsid w:val="00FE4E6D"/>
    <w:rsid w:val="00FE50D5"/>
    <w:rsid w:val="00FE5709"/>
    <w:rsid w:val="00FE58AF"/>
    <w:rsid w:val="00FE58F7"/>
    <w:rsid w:val="00FE5CCD"/>
    <w:rsid w:val="00FE5E80"/>
    <w:rsid w:val="00FE5EF1"/>
    <w:rsid w:val="00FE6054"/>
    <w:rsid w:val="00FE613F"/>
    <w:rsid w:val="00FE6306"/>
    <w:rsid w:val="00FE669F"/>
    <w:rsid w:val="00FE684B"/>
    <w:rsid w:val="00FE685F"/>
    <w:rsid w:val="00FE6B1D"/>
    <w:rsid w:val="00FE6E36"/>
    <w:rsid w:val="00FE6EAD"/>
    <w:rsid w:val="00FE73BE"/>
    <w:rsid w:val="00FE7557"/>
    <w:rsid w:val="00FE7597"/>
    <w:rsid w:val="00FE7846"/>
    <w:rsid w:val="00FE7981"/>
    <w:rsid w:val="00FE7A9E"/>
    <w:rsid w:val="00FE7BAA"/>
    <w:rsid w:val="00FE7DF7"/>
    <w:rsid w:val="00FE7EEF"/>
    <w:rsid w:val="00FF0257"/>
    <w:rsid w:val="00FF0732"/>
    <w:rsid w:val="00FF088C"/>
    <w:rsid w:val="00FF08F4"/>
    <w:rsid w:val="00FF0B65"/>
    <w:rsid w:val="00FF10A1"/>
    <w:rsid w:val="00FF167C"/>
    <w:rsid w:val="00FF1781"/>
    <w:rsid w:val="00FF1B65"/>
    <w:rsid w:val="00FF1F2B"/>
    <w:rsid w:val="00FF2012"/>
    <w:rsid w:val="00FF2A77"/>
    <w:rsid w:val="00FF2E24"/>
    <w:rsid w:val="00FF2E40"/>
    <w:rsid w:val="00FF2E74"/>
    <w:rsid w:val="00FF3122"/>
    <w:rsid w:val="00FF3303"/>
    <w:rsid w:val="00FF39C8"/>
    <w:rsid w:val="00FF3CE3"/>
    <w:rsid w:val="00FF40B9"/>
    <w:rsid w:val="00FF42E4"/>
    <w:rsid w:val="00FF4774"/>
    <w:rsid w:val="00FF47F4"/>
    <w:rsid w:val="00FF493F"/>
    <w:rsid w:val="00FF4CF9"/>
    <w:rsid w:val="00FF506A"/>
    <w:rsid w:val="00FF542C"/>
    <w:rsid w:val="00FF55BD"/>
    <w:rsid w:val="00FF5BFA"/>
    <w:rsid w:val="00FF5D09"/>
    <w:rsid w:val="00FF6110"/>
    <w:rsid w:val="00FF630F"/>
    <w:rsid w:val="00FF6310"/>
    <w:rsid w:val="00FF66EA"/>
    <w:rsid w:val="00FF6734"/>
    <w:rsid w:val="00FF68E6"/>
    <w:rsid w:val="00FF698F"/>
    <w:rsid w:val="00FF6C2F"/>
    <w:rsid w:val="00FF71A1"/>
    <w:rsid w:val="00FF758E"/>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C568A98F-DF98-4221-808E-24E85C18B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40E"/>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4F7F7E"/>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4F7F7E"/>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4F7F7E"/>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rsid w:val="002F4E5C"/>
    <w:pPr>
      <w:keepNext/>
      <w:keepLines/>
      <w:spacing w:before="40"/>
      <w:outlineLvl w:val="4"/>
    </w:pPr>
    <w:rPr>
      <w:rFonts w:asciiTheme="majorHAnsi" w:eastAsiaTheme="majorEastAsia" w:hAnsiTheme="majorHAnsi" w:cstheme="majorBidi"/>
      <w:color w:val="000000" w:themeColor="accent1" w:themeShade="BF"/>
    </w:rPr>
  </w:style>
  <w:style w:type="character" w:default="1" w:styleId="DefaultParagraphFont">
    <w:name w:val="Default Paragraph Font"/>
    <w:uiPriority w:val="1"/>
    <w:semiHidden/>
    <w:unhideWhenUsed/>
    <w:rsid w:val="009E740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E740E"/>
  </w:style>
  <w:style w:type="character" w:customStyle="1" w:styleId="Heading1Char">
    <w:name w:val="Heading 1 Char"/>
    <w:basedOn w:val="DefaultParagraphFont"/>
    <w:link w:val="Heading1"/>
    <w:uiPriority w:val="9"/>
    <w:rsid w:val="004F7F7E"/>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4F7F7E"/>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4F7F7E"/>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 w:type="character" w:customStyle="1" w:styleId="UnresolvedMention3">
    <w:name w:val="Unresolved Mention3"/>
    <w:basedOn w:val="DefaultParagraphFont"/>
    <w:uiPriority w:val="99"/>
    <w:semiHidden/>
    <w:unhideWhenUsed/>
    <w:rsid w:val="00F54FDD"/>
    <w:rPr>
      <w:color w:val="605E5C"/>
      <w:shd w:val="clear" w:color="auto" w:fill="E1DFDD"/>
    </w:rPr>
  </w:style>
  <w:style w:type="character" w:customStyle="1" w:styleId="Heading5Char">
    <w:name w:val="Heading 5 Char"/>
    <w:basedOn w:val="DefaultParagraphFont"/>
    <w:link w:val="Heading5"/>
    <w:uiPriority w:val="9"/>
    <w:semiHidden/>
    <w:rsid w:val="002F4E5C"/>
    <w:rPr>
      <w:rFonts w:asciiTheme="majorHAnsi" w:eastAsiaTheme="majorEastAsia" w:hAnsiTheme="majorHAnsi" w:cstheme="majorBidi"/>
      <w:color w:val="000000" w:themeColor="accent1" w:themeShade="BF"/>
      <w:sz w:val="24"/>
      <w:szCs w:val="24"/>
      <w:lang w:val="en-SE"/>
    </w:rPr>
  </w:style>
  <w:style w:type="character" w:styleId="UnresolvedMention">
    <w:name w:val="Unresolved Mention"/>
    <w:basedOn w:val="DefaultParagraphFont"/>
    <w:uiPriority w:val="99"/>
    <w:semiHidden/>
    <w:unhideWhenUsed/>
    <w:rsid w:val="00642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772474636">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44119044">
      <w:bodyDiv w:val="1"/>
      <w:marLeft w:val="0"/>
      <w:marRight w:val="0"/>
      <w:marTop w:val="0"/>
      <w:marBottom w:val="0"/>
      <w:divBdr>
        <w:top w:val="none" w:sz="0" w:space="0" w:color="auto"/>
        <w:left w:val="none" w:sz="0" w:space="0" w:color="auto"/>
        <w:bottom w:val="none" w:sz="0" w:space="0" w:color="auto"/>
        <w:right w:val="none" w:sz="0" w:space="0" w:color="auto"/>
      </w:divBdr>
    </w:div>
    <w:div w:id="963266609">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5969173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562387">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579054410">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46622528">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hyperlink" Target="http://www.columbia.edu/~cjd11/charles_dimaggio/DIRE/styled-4/styled-11/code-8/" TargetMode="External"/><Relationship Id="rId1" Type="http://schemas.openxmlformats.org/officeDocument/2006/relationships/hyperlink" Target="https://esajournals.onlinelibrary.wiley.com/hub/journal/15577015/aims-and-scope/read-full-aims-and-scope"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mailto:max.lindmark@slu.se"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yperlink" Target="https://github.com/maxlindmark/scal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729A1ED3-E3FE-4E1E-AE0C-4A6AA814B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32</Pages>
  <Words>54516</Words>
  <Characters>310743</Characters>
  <Application>Microsoft Office Word</Application>
  <DocSecurity>0</DocSecurity>
  <Lines>2589</Lines>
  <Paragraphs>729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364530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1425</cp:revision>
  <cp:lastPrinted>2020-01-31T14:37:00Z</cp:lastPrinted>
  <dcterms:created xsi:type="dcterms:W3CDTF">2020-06-27T12:47:00Z</dcterms:created>
  <dcterms:modified xsi:type="dcterms:W3CDTF">2020-09-09T10:25:00Z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id="ARwAgdoO"/&gt;&lt;style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