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356A9" w:rsidRDefault="00F0624D" w:rsidP="002E3379">
      <w:pPr>
        <w:spacing w:line="480" w:lineRule="auto"/>
        <w:contextualSpacing/>
        <w:jc w:val="both"/>
        <w:rPr>
          <w:rFonts w:cstheme="minorHAnsi"/>
          <w:b/>
          <w:bCs/>
          <w:iCs/>
          <w:sz w:val="28"/>
          <w:szCs w:val="44"/>
          <w:lang w:val="en-US"/>
        </w:rPr>
      </w:pPr>
      <w:r w:rsidRPr="00F0624D">
        <w:rPr>
          <w:rFonts w:cstheme="minorHAnsi"/>
          <w:b/>
          <w:bCs/>
          <w:iCs/>
          <w:sz w:val="28"/>
          <w:szCs w:val="44"/>
          <w:lang w:val="en-GB"/>
        </w:rPr>
        <w:t>Title Page</w:t>
      </w:r>
    </w:p>
    <w:p w14:paraId="443823DE" w14:textId="563238AF" w:rsidR="00660D1C" w:rsidRPr="00F356A9" w:rsidRDefault="00205EE2" w:rsidP="002E3379">
      <w:pPr>
        <w:spacing w:line="480" w:lineRule="auto"/>
        <w:contextualSpacing/>
        <w:jc w:val="both"/>
        <w:rPr>
          <w:rFonts w:cstheme="minorHAnsi"/>
          <w:iCs/>
          <w:sz w:val="28"/>
          <w:szCs w:val="28"/>
          <w:lang w:val="en-GB"/>
        </w:rPr>
      </w:pPr>
      <w:r w:rsidRPr="00F82BB5">
        <w:rPr>
          <w:iCs/>
          <w:sz w:val="28"/>
          <w:szCs w:val="28"/>
          <w:lang w:val="en-GB"/>
        </w:rPr>
        <w:t xml:space="preserve">Optimum growth temperature declines with body size </w:t>
      </w:r>
      <w:r w:rsidR="0027080E">
        <w:rPr>
          <w:iCs/>
          <w:sz w:val="28"/>
          <w:szCs w:val="28"/>
          <w:lang w:val="en-GB"/>
        </w:rPr>
        <w:t>with</w:t>
      </w:r>
      <w:r w:rsidRPr="00F82BB5">
        <w:rPr>
          <w:iCs/>
          <w:sz w:val="28"/>
          <w:szCs w:val="28"/>
          <w:lang w:val="en-GB"/>
        </w:rPr>
        <w:t>in fish</w:t>
      </w:r>
      <w:r w:rsidR="0027080E">
        <w:rPr>
          <w:iCs/>
          <w:sz w:val="28"/>
          <w:szCs w:val="28"/>
          <w:lang w:val="en-GB"/>
        </w:rPr>
        <w:t xml:space="preserve"> </w:t>
      </w:r>
      <w:r w:rsidRPr="00205EE2">
        <w:rPr>
          <w:rFonts w:cstheme="minorHAnsi"/>
          <w:iCs/>
          <w:sz w:val="28"/>
          <w:szCs w:val="28"/>
          <w:lang w:val="en-GB"/>
        </w:rPr>
        <w:t>s</w:t>
      </w:r>
      <w:r w:rsidR="0027080E">
        <w:rPr>
          <w:rFonts w:cstheme="minorHAnsi"/>
          <w:iCs/>
          <w:sz w:val="28"/>
          <w:szCs w:val="28"/>
          <w:lang w:val="en-GB"/>
        </w:rPr>
        <w:t>pecies</w:t>
      </w:r>
    </w:p>
    <w:p w14:paraId="1AA2AE04" w14:textId="77777777" w:rsidR="00B662F8" w:rsidRPr="00F356A9" w:rsidRDefault="00B662F8" w:rsidP="002E3379">
      <w:pPr>
        <w:spacing w:line="480" w:lineRule="auto"/>
        <w:contextualSpacing/>
        <w:jc w:val="both"/>
        <w:rPr>
          <w:rFonts w:cstheme="minorHAnsi"/>
          <w:lang w:val="en-GB"/>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r w:rsidR="00792C74">
        <w:rPr>
          <w:rFonts w:cstheme="minorHAnsi"/>
          <w:lang w:val="en-GB"/>
        </w:rPr>
        <w:t>Marine</w:t>
      </w:r>
      <w:r w:rsidR="00792C74" w:rsidRPr="00647D43">
        <w:rPr>
          <w:rFonts w:cstheme="minorHAnsi"/>
          <w:lang w:val="en-GB"/>
        </w:rPr>
        <w:t xml:space="preserve"> Research, </w:t>
      </w:r>
      <w:r w:rsidR="00792C74">
        <w:rPr>
          <w:rFonts w:cstheme="minorHAnsi"/>
          <w:lang w:val="en-GB"/>
        </w:rPr>
        <w:t>Turistgatan</w:t>
      </w:r>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r w:rsidR="00792C74">
        <w:rPr>
          <w:rFonts w:cstheme="minorHAnsi"/>
          <w:lang w:val="en-GB"/>
        </w:rPr>
        <w:t>Lysekil</w:t>
      </w:r>
      <w:r w:rsidR="00792C74" w:rsidRPr="00647D43">
        <w:rPr>
          <w:rFonts w:cstheme="minorHAnsi"/>
          <w:lang w:val="en-GB"/>
        </w:rPr>
        <w:t xml:space="preserve"> </w:t>
      </w:r>
      <w:r w:rsidR="00792C74" w:rsidRPr="00F356A9">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2"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r w:rsidRPr="0091098B">
        <w:rPr>
          <w:rFonts w:cstheme="minorHAnsi"/>
          <w:color w:val="333333"/>
          <w:shd w:val="clear" w:color="auto" w:fill="FFFFFF"/>
          <w:lang w:val="en-GB"/>
        </w:rPr>
        <w:t>BIOLOGICAL SCIENCES</w:t>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283F22D4"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Keywords</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0"/>
      <w:r>
        <w:rPr>
          <w:rFonts w:cstheme="minorHAnsi"/>
          <w:color w:val="333333"/>
          <w:shd w:val="clear" w:color="auto" w:fill="FFFFFF"/>
          <w:lang w:val="en-GB"/>
        </w:rPr>
        <w:t xml:space="preserve">growth, metabolic rate, </w:t>
      </w:r>
      <w:r w:rsidR="00F356A9">
        <w:rPr>
          <w:rFonts w:cstheme="minorHAnsi"/>
          <w:color w:val="333333"/>
          <w:shd w:val="clear" w:color="auto" w:fill="FFFFFF"/>
          <w:lang w:val="en-GB"/>
        </w:rPr>
        <w:t>consumptio</w:t>
      </w:r>
      <w:r w:rsidR="00164E76">
        <w:rPr>
          <w:rFonts w:cstheme="minorHAnsi"/>
          <w:color w:val="333333"/>
          <w:shd w:val="clear" w:color="auto" w:fill="FFFFFF"/>
          <w:lang w:val="en-GB"/>
        </w:rPr>
        <w:t>n</w:t>
      </w:r>
      <w:r w:rsidR="00F356A9">
        <w:rPr>
          <w:rFonts w:cstheme="minorHAnsi"/>
          <w:color w:val="333333"/>
          <w:shd w:val="clear" w:color="auto" w:fill="FFFFFF"/>
          <w:lang w:val="en-GB"/>
        </w:rPr>
        <w:t xml:space="preserve"> </w:t>
      </w:r>
      <w:r>
        <w:rPr>
          <w:rFonts w:cstheme="minorHAnsi"/>
          <w:color w:val="333333"/>
          <w:shd w:val="clear" w:color="auto" w:fill="FFFFFF"/>
          <w:lang w:val="en-GB"/>
        </w:rPr>
        <w:t xml:space="preserve">rate,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commentRangeEnd w:id="0"/>
      <w:r w:rsidR="001A02C1">
        <w:rPr>
          <w:rStyle w:val="CommentReference"/>
        </w:rPr>
        <w:commentReference w:id="0"/>
      </w:r>
      <w:r w:rsidRPr="00972C7F">
        <w:rPr>
          <w:rFonts w:cstheme="minorHAnsi"/>
          <w:color w:val="333333"/>
          <w:shd w:val="clear" w:color="auto" w:fill="FFFFFF"/>
          <w:lang w:val="en-GB"/>
        </w:rPr>
        <w:tab/>
      </w:r>
    </w:p>
    <w:p w14:paraId="68949B81" w14:textId="394D1C30" w:rsidR="00EF519B" w:rsidRDefault="000D006E" w:rsidP="002E3379">
      <w:pPr>
        <w:spacing w:line="480" w:lineRule="auto"/>
        <w:contextualSpacing/>
        <w:jc w:val="both"/>
        <w:rPr>
          <w:rFonts w:cstheme="minorHAnsi"/>
          <w:color w:val="333333"/>
          <w:shd w:val="clear" w:color="auto" w:fill="FFFFFF"/>
          <w:lang w:val="en-GB"/>
        </w:rPr>
      </w:pPr>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2D5A2E">
        <w:rPr>
          <w:rFonts w:cstheme="minorHAnsi"/>
          <w:color w:val="333333"/>
          <w:shd w:val="clear" w:color="auto" w:fill="FFFFFF"/>
          <w:lang w:val="en-GB"/>
        </w:rPr>
        <w:t>0</w:t>
      </w:r>
      <w:r w:rsidR="00FC7390">
        <w:rPr>
          <w:rFonts w:cstheme="minorHAnsi"/>
          <w:color w:val="333333"/>
          <w:shd w:val="clear" w:color="auto" w:fill="FFFFFF"/>
          <w:lang w:val="en-GB"/>
        </w:rPr>
        <w:t>0</w:t>
      </w:r>
      <w:r w:rsidR="00D911CF">
        <w:rPr>
          <w:rFonts w:cstheme="minorHAnsi"/>
          <w:color w:val="333333"/>
          <w:shd w:val="clear" w:color="auto" w:fill="FFFFFF"/>
          <w:lang w:val="en-GB"/>
        </w:rPr>
        <w:t xml:space="preserve">, </w:t>
      </w:r>
      <w:r w:rsidR="00424EA0">
        <w:rPr>
          <w:rFonts w:cstheme="minorHAnsi"/>
          <w:color w:val="333333"/>
          <w:shd w:val="clear" w:color="auto" w:fill="FFFFFF"/>
          <w:lang w:val="en-GB"/>
        </w:rPr>
        <w:t xml:space="preserve">R=690, </w:t>
      </w:r>
      <w:r w:rsidR="00213EA7">
        <w:rPr>
          <w:rFonts w:cstheme="minorHAnsi"/>
          <w:color w:val="333333"/>
          <w:shd w:val="clear" w:color="auto" w:fill="FFFFFF"/>
          <w:lang w:val="en-GB"/>
        </w:rPr>
        <w:t>D=</w:t>
      </w:r>
      <w:r w:rsidR="00596A09">
        <w:rPr>
          <w:rFonts w:cstheme="minorHAnsi"/>
          <w:color w:val="333333"/>
          <w:shd w:val="clear" w:color="auto" w:fill="FFFFFF"/>
          <w:lang w:val="en-GB"/>
        </w:rPr>
        <w:t>1</w:t>
      </w:r>
      <w:r w:rsidR="00C13EC6">
        <w:rPr>
          <w:rFonts w:cstheme="minorHAnsi"/>
          <w:color w:val="333333"/>
          <w:shd w:val="clear" w:color="auto" w:fill="FFFFFF"/>
          <w:lang w:val="en-GB"/>
        </w:rPr>
        <w:t>690</w:t>
      </w:r>
      <w:r w:rsidR="00B772EA">
        <w:rPr>
          <w:rFonts w:cstheme="minorHAnsi"/>
          <w:color w:val="333333"/>
          <w:shd w:val="clear" w:color="auto" w:fill="FFFFFF"/>
          <w:lang w:val="en-GB"/>
        </w:rPr>
        <w:t>, M=1</w:t>
      </w:r>
      <w:r w:rsidR="002264F7">
        <w:rPr>
          <w:rFonts w:cstheme="minorHAnsi"/>
          <w:color w:val="333333"/>
          <w:shd w:val="clear" w:color="auto" w:fill="FFFFFF"/>
          <w:lang w:val="en-GB"/>
        </w:rPr>
        <w:t>86</w:t>
      </w:r>
      <w:r w:rsidR="00B772EA">
        <w:rPr>
          <w:rFonts w:cstheme="minorHAnsi"/>
          <w:color w:val="333333"/>
          <w:shd w:val="clear" w:color="auto" w:fill="FFFFFF"/>
          <w:lang w:val="en-GB"/>
        </w:rPr>
        <w:t>0</w:t>
      </w:r>
      <w:r w:rsidR="00CD7303">
        <w:rPr>
          <w:rFonts w:cstheme="minorHAnsi"/>
          <w:color w:val="333333"/>
          <w:shd w:val="clear" w:color="auto" w:fill="FFFFFF"/>
          <w:lang w:val="en-GB"/>
        </w:rPr>
        <w:t>; Total: 5</w:t>
      </w:r>
      <w:r w:rsidR="00ED1095">
        <w:rPr>
          <w:rFonts w:cstheme="minorHAnsi"/>
          <w:color w:val="333333"/>
          <w:shd w:val="clear" w:color="auto" w:fill="FFFFFF"/>
          <w:lang w:val="en-GB"/>
        </w:rPr>
        <w:t>3</w:t>
      </w:r>
      <w:r w:rsidR="00432544">
        <w:rPr>
          <w:rFonts w:cstheme="minorHAnsi"/>
          <w:color w:val="333333"/>
          <w:shd w:val="clear" w:color="auto" w:fill="FFFFFF"/>
          <w:lang w:val="en-GB"/>
        </w:rPr>
        <w:t>4</w:t>
      </w:r>
      <w:r w:rsidR="00CD7303">
        <w:rPr>
          <w:rFonts w:cstheme="minorHAnsi"/>
          <w:color w:val="333333"/>
          <w:shd w:val="clear" w:color="auto" w:fill="FFFFFF"/>
          <w:lang w:val="en-GB"/>
        </w:rPr>
        <w:t>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2DD86619" w:rsidR="00B73BBC" w:rsidRPr="00444010" w:rsidRDefault="008F19EA" w:rsidP="004559BC">
      <w:pPr>
        <w:pStyle w:val="ListParagraph"/>
        <w:spacing w:line="480" w:lineRule="auto"/>
        <w:ind w:left="0"/>
        <w:jc w:val="both"/>
        <w:rPr>
          <w:rFonts w:cstheme="minorHAnsi"/>
          <w:lang w:val="en-GB"/>
        </w:rPr>
      </w:pPr>
      <w:r w:rsidRPr="00444010">
        <w:rPr>
          <w:rFonts w:cstheme="minorHAnsi"/>
          <w:lang w:val="en-GB"/>
        </w:rPr>
        <w:t>According to the temperature-size rule, w</w:t>
      </w:r>
      <w:r w:rsidR="007560DE" w:rsidRPr="00444010">
        <w:rPr>
          <w:rFonts w:cstheme="minorHAnsi"/>
          <w:lang w:val="en-GB"/>
        </w:rPr>
        <w:t xml:space="preserve">arming of aquatic </w:t>
      </w:r>
      <w:r w:rsidR="002E6261" w:rsidRPr="00444010">
        <w:rPr>
          <w:rFonts w:cstheme="minorHAnsi"/>
          <w:lang w:val="en-GB"/>
        </w:rPr>
        <w:t xml:space="preserve">ecosystems </w:t>
      </w:r>
      <w:r w:rsidR="007560DE" w:rsidRPr="00444010">
        <w:rPr>
          <w:rFonts w:cstheme="minorHAnsi"/>
          <w:lang w:val="en-GB"/>
        </w:rPr>
        <w:t xml:space="preserve">is </w:t>
      </w:r>
      <w:r w:rsidR="008C04A6" w:rsidRPr="00444010">
        <w:rPr>
          <w:rFonts w:cstheme="minorHAnsi"/>
          <w:lang w:val="en-GB"/>
        </w:rPr>
        <w:t xml:space="preserve">generally </w:t>
      </w:r>
      <w:r w:rsidR="007560DE" w:rsidRPr="00444010">
        <w:rPr>
          <w:rFonts w:cstheme="minorHAnsi"/>
          <w:lang w:val="en-GB"/>
        </w:rPr>
        <w:t xml:space="preserve">predicted to </w:t>
      </w:r>
      <w:r w:rsidR="0040595A" w:rsidRPr="00444010">
        <w:rPr>
          <w:rFonts w:cstheme="minorHAnsi"/>
          <w:lang w:val="en-GB"/>
        </w:rPr>
        <w:t xml:space="preserve">increase </w:t>
      </w:r>
      <w:r w:rsidR="006F4D47" w:rsidRPr="00444010">
        <w:rPr>
          <w:rFonts w:cstheme="minorHAnsi"/>
          <w:lang w:val="en-GB"/>
        </w:rPr>
        <w:t>individual</w:t>
      </w:r>
      <w:r w:rsidR="002951F3" w:rsidRPr="00444010">
        <w:rPr>
          <w:rFonts w:cstheme="minorHAnsi"/>
          <w:lang w:val="en-GB"/>
        </w:rPr>
        <w:t xml:space="preserve"> </w:t>
      </w:r>
      <w:r w:rsidR="00C4149F" w:rsidRPr="00444010">
        <w:rPr>
          <w:rFonts w:cstheme="minorHAnsi"/>
          <w:lang w:val="en-GB"/>
        </w:rPr>
        <w:t xml:space="preserve">growth rates </w:t>
      </w:r>
      <w:r w:rsidR="00AA4BB2" w:rsidRPr="00444010">
        <w:rPr>
          <w:rFonts w:cstheme="minorHAnsi"/>
          <w:lang w:val="en-GB"/>
        </w:rPr>
        <w:t xml:space="preserve">but </w:t>
      </w:r>
      <w:r w:rsidR="005A6B09" w:rsidRPr="00444010">
        <w:rPr>
          <w:rFonts w:cstheme="minorHAnsi"/>
          <w:lang w:val="en-GB"/>
        </w:rPr>
        <w:t>reduce</w:t>
      </w:r>
      <w:r w:rsidR="00C4149F" w:rsidRPr="00444010">
        <w:rPr>
          <w:rFonts w:cstheme="minorHAnsi"/>
          <w:lang w:val="en-GB"/>
        </w:rPr>
        <w:t xml:space="preserve"> </w:t>
      </w:r>
      <w:r w:rsidR="007560DE" w:rsidRPr="00444010">
        <w:rPr>
          <w:rFonts w:cstheme="minorHAnsi"/>
          <w:lang w:val="en-GB"/>
        </w:rPr>
        <w:t>asymptotic body</w:t>
      </w:r>
      <w:r w:rsidR="00221E16" w:rsidRPr="00444010">
        <w:rPr>
          <w:rFonts w:cstheme="minorHAnsi"/>
          <w:lang w:val="en-GB"/>
        </w:rPr>
        <w:t xml:space="preserve"> sizes</w:t>
      </w:r>
      <w:r w:rsidR="004B2A5F" w:rsidRPr="00444010">
        <w:rPr>
          <w:rFonts w:cstheme="minorHAnsi"/>
          <w:lang w:val="en-GB"/>
        </w:rPr>
        <w:t xml:space="preserve"> of ectotherms</w:t>
      </w:r>
      <w:r w:rsidR="00C4149F" w:rsidRPr="00444010">
        <w:rPr>
          <w:rFonts w:cstheme="minorHAnsi"/>
          <w:lang w:val="en-GB"/>
        </w:rPr>
        <w:t xml:space="preserve">. However, </w:t>
      </w:r>
      <w:r w:rsidR="009E3FEF" w:rsidRPr="00444010">
        <w:rPr>
          <w:rFonts w:cstheme="minorHAnsi"/>
          <w:lang w:val="en-GB"/>
        </w:rPr>
        <w:t xml:space="preserve">we lack a comprehensive </w:t>
      </w:r>
      <w:r w:rsidR="00457D7E" w:rsidRPr="00444010">
        <w:rPr>
          <w:rFonts w:cstheme="minorHAnsi"/>
          <w:lang w:val="en-GB"/>
        </w:rPr>
        <w:t xml:space="preserve">understanding </w:t>
      </w:r>
      <w:r w:rsidR="009E3FEF" w:rsidRPr="00444010">
        <w:rPr>
          <w:rFonts w:cstheme="minorHAnsi"/>
          <w:lang w:val="en-GB"/>
        </w:rPr>
        <w:t xml:space="preserve">of </w:t>
      </w:r>
      <w:r w:rsidR="00710923" w:rsidRPr="00444010">
        <w:rPr>
          <w:rFonts w:cstheme="minorHAnsi"/>
          <w:lang w:val="en-GB"/>
        </w:rPr>
        <w:t xml:space="preserve">how </w:t>
      </w:r>
      <w:r w:rsidR="009E3FEF" w:rsidRPr="00444010">
        <w:rPr>
          <w:rFonts w:cstheme="minorHAnsi"/>
          <w:lang w:val="en-GB"/>
        </w:rPr>
        <w:t>growth</w:t>
      </w:r>
      <w:r w:rsidR="009D408E" w:rsidRPr="00444010">
        <w:rPr>
          <w:rFonts w:cstheme="minorHAnsi"/>
          <w:lang w:val="en-GB"/>
        </w:rPr>
        <w:t xml:space="preserve"> and </w:t>
      </w:r>
      <w:r w:rsidR="006478C8" w:rsidRPr="00444010">
        <w:rPr>
          <w:rFonts w:cstheme="minorHAnsi"/>
          <w:lang w:val="en-GB"/>
        </w:rPr>
        <w:t>key processes affecting it</w:t>
      </w:r>
      <w:r w:rsidR="005D6E94" w:rsidRPr="00444010">
        <w:rPr>
          <w:rFonts w:cstheme="minorHAnsi"/>
          <w:lang w:val="en-GB"/>
        </w:rPr>
        <w:t xml:space="preserve">, such as </w:t>
      </w:r>
      <w:r w:rsidR="006478C8" w:rsidRPr="00444010">
        <w:rPr>
          <w:lang w:val="en-GB"/>
        </w:rPr>
        <w:t>metabolism and consumption</w:t>
      </w:r>
      <w:r w:rsidR="005D6E94" w:rsidRPr="00444010">
        <w:rPr>
          <w:lang w:val="en-GB"/>
        </w:rPr>
        <w:t>,</w:t>
      </w:r>
      <w:r w:rsidR="006478C8" w:rsidRPr="00444010">
        <w:rPr>
          <w:lang w:val="en-GB"/>
        </w:rPr>
        <w:t xml:space="preserve"> </w:t>
      </w:r>
      <w:r w:rsidR="00710923" w:rsidRPr="00444010">
        <w:rPr>
          <w:rFonts w:cstheme="minorHAnsi"/>
          <w:lang w:val="en-GB"/>
        </w:rPr>
        <w:t xml:space="preserve">depend on </w:t>
      </w:r>
      <w:r w:rsidR="00E04C7D" w:rsidRPr="00444010">
        <w:rPr>
          <w:rFonts w:cstheme="minorHAnsi"/>
          <w:lang w:val="en-GB"/>
        </w:rPr>
        <w:t>both</w:t>
      </w:r>
      <w:r w:rsidR="007966D0" w:rsidRPr="00444010">
        <w:rPr>
          <w:rFonts w:cstheme="minorHAnsi"/>
          <w:lang w:val="en-GB"/>
        </w:rPr>
        <w:t xml:space="preserve"> temperature and</w:t>
      </w:r>
      <w:r w:rsidR="00E04C7D" w:rsidRPr="00444010">
        <w:rPr>
          <w:rFonts w:cstheme="minorHAnsi"/>
          <w:lang w:val="en-GB"/>
        </w:rPr>
        <w:t xml:space="preserve"> </w:t>
      </w:r>
      <w:r w:rsidR="009E3FEF" w:rsidRPr="00444010">
        <w:rPr>
          <w:rFonts w:cstheme="minorHAnsi"/>
          <w:lang w:val="en-GB"/>
        </w:rPr>
        <w:t xml:space="preserve">body mass </w:t>
      </w:r>
      <w:r w:rsidR="00B913F9" w:rsidRPr="00444010">
        <w:rPr>
          <w:rFonts w:cstheme="minorHAnsi"/>
          <w:lang w:val="en-GB"/>
        </w:rPr>
        <w:t>within species</w:t>
      </w:r>
      <w:r w:rsidR="000C765B" w:rsidRPr="00444010">
        <w:rPr>
          <w:rFonts w:cstheme="minorHAnsi"/>
          <w:lang w:val="en-GB"/>
        </w:rPr>
        <w:t xml:space="preserve">. </w:t>
      </w:r>
      <w:r w:rsidR="003B5AC8" w:rsidRPr="00444010">
        <w:rPr>
          <w:rFonts w:cstheme="minorHAnsi"/>
          <w:lang w:val="en-GB"/>
        </w:rPr>
        <w:t xml:space="preserve">This limits our ability </w:t>
      </w:r>
      <w:r w:rsidR="000F1CA5" w:rsidRPr="00444010">
        <w:rPr>
          <w:rFonts w:cstheme="minorHAnsi"/>
          <w:lang w:val="en-GB"/>
        </w:rPr>
        <w:t>to</w:t>
      </w:r>
      <w:r w:rsidR="00F44315" w:rsidRPr="00444010">
        <w:rPr>
          <w:rFonts w:cstheme="minorHAnsi"/>
          <w:lang w:val="en-GB"/>
        </w:rPr>
        <w:t xml:space="preserve"> inform </w:t>
      </w:r>
      <w:r w:rsidR="009D2A0D" w:rsidRPr="00444010">
        <w:rPr>
          <w:rFonts w:cstheme="minorHAnsi"/>
          <w:lang w:val="en-GB"/>
        </w:rPr>
        <w:t>growth models</w:t>
      </w:r>
      <w:r w:rsidR="00A06E29" w:rsidRPr="00444010">
        <w:rPr>
          <w:rFonts w:cstheme="minorHAnsi"/>
          <w:lang w:val="en-GB"/>
        </w:rPr>
        <w:t>,</w:t>
      </w:r>
      <w:r w:rsidR="000F1CA5" w:rsidRPr="00444010">
        <w:rPr>
          <w:rFonts w:cstheme="minorHAnsi"/>
          <w:lang w:val="en-GB"/>
        </w:rPr>
        <w:t xml:space="preserve"> </w:t>
      </w:r>
      <w:r w:rsidR="00457D7E" w:rsidRPr="00444010">
        <w:rPr>
          <w:rFonts w:cstheme="minorHAnsi"/>
          <w:lang w:val="en-GB"/>
        </w:rPr>
        <w:t xml:space="preserve">to </w:t>
      </w:r>
      <w:r w:rsidR="00A10964" w:rsidRPr="00444010">
        <w:rPr>
          <w:rFonts w:cstheme="minorHAnsi"/>
          <w:lang w:val="en-GB"/>
        </w:rPr>
        <w:t xml:space="preserve">link experimental data to </w:t>
      </w:r>
      <w:r w:rsidR="006F4D47" w:rsidRPr="00444010">
        <w:rPr>
          <w:rFonts w:cstheme="minorHAnsi"/>
          <w:lang w:val="en-GB"/>
        </w:rPr>
        <w:t>observed</w:t>
      </w:r>
      <w:r w:rsidR="00A10964" w:rsidRPr="00444010">
        <w:rPr>
          <w:rFonts w:cstheme="minorHAnsi"/>
          <w:lang w:val="en-GB"/>
        </w:rPr>
        <w:t xml:space="preserve"> </w:t>
      </w:r>
      <w:r w:rsidR="006E7C81" w:rsidRPr="00444010">
        <w:rPr>
          <w:rFonts w:cstheme="minorHAnsi"/>
          <w:lang w:val="en-GB"/>
        </w:rPr>
        <w:t xml:space="preserve">growth </w:t>
      </w:r>
      <w:r w:rsidR="00A10964" w:rsidRPr="00444010">
        <w:rPr>
          <w:rFonts w:cstheme="minorHAnsi"/>
          <w:lang w:val="en-GB"/>
        </w:rPr>
        <w:t>patterns</w:t>
      </w:r>
      <w:r w:rsidR="00624297" w:rsidRPr="00444010">
        <w:rPr>
          <w:rFonts w:cstheme="minorHAnsi"/>
          <w:lang w:val="en-GB"/>
        </w:rPr>
        <w:t>,</w:t>
      </w:r>
      <w:r w:rsidR="00A10964" w:rsidRPr="00444010">
        <w:rPr>
          <w:rFonts w:cstheme="minorHAnsi"/>
          <w:lang w:val="en-GB"/>
        </w:rPr>
        <w:t xml:space="preserve"> </w:t>
      </w:r>
      <w:r w:rsidR="00713311" w:rsidRPr="00444010">
        <w:rPr>
          <w:rFonts w:cstheme="minorHAnsi"/>
          <w:lang w:val="en-GB"/>
        </w:rPr>
        <w:t>and to advance mechanistic food web models</w:t>
      </w:r>
      <w:r w:rsidR="0035144A" w:rsidRPr="00444010">
        <w:rPr>
          <w:rFonts w:cstheme="minorHAnsi"/>
          <w:lang w:val="en-GB"/>
        </w:rPr>
        <w:t>.</w:t>
      </w:r>
      <w:r w:rsidR="002F2D81" w:rsidRPr="00444010">
        <w:rPr>
          <w:rFonts w:cstheme="minorHAnsi"/>
          <w:lang w:val="en-GB"/>
        </w:rPr>
        <w:t xml:space="preserve"> </w:t>
      </w:r>
      <w:r w:rsidR="003A2ED2" w:rsidRPr="00444010">
        <w:rPr>
          <w:rFonts w:cstheme="minorHAnsi"/>
          <w:lang w:val="en-GB"/>
        </w:rPr>
        <w:t xml:space="preserve">To </w:t>
      </w:r>
      <w:r w:rsidR="0066528A" w:rsidRPr="00444010">
        <w:rPr>
          <w:rFonts w:cstheme="minorHAnsi"/>
          <w:lang w:val="en-GB"/>
        </w:rPr>
        <w:t xml:space="preserve">resolve </w:t>
      </w:r>
      <w:r w:rsidR="00A80603" w:rsidRPr="00444010">
        <w:rPr>
          <w:rFonts w:cstheme="minorHAnsi"/>
          <w:lang w:val="en-GB"/>
        </w:rPr>
        <w:t xml:space="preserve">the </w:t>
      </w:r>
      <w:r w:rsidR="00BB2D39" w:rsidRPr="00444010">
        <w:rPr>
          <w:rFonts w:cstheme="minorHAnsi"/>
          <w:lang w:val="en-GB"/>
        </w:rPr>
        <w:t xml:space="preserve">combined </w:t>
      </w:r>
      <w:r w:rsidR="00B537CC" w:rsidRPr="00444010">
        <w:rPr>
          <w:rFonts w:cstheme="minorHAnsi"/>
          <w:lang w:val="en-GB"/>
        </w:rPr>
        <w:t>effect</w:t>
      </w:r>
      <w:r w:rsidR="00C66A35" w:rsidRPr="00444010">
        <w:rPr>
          <w:rFonts w:cstheme="minorHAnsi"/>
          <w:lang w:val="en-GB"/>
        </w:rPr>
        <w:t>s</w:t>
      </w:r>
      <w:r w:rsidR="00B537CC" w:rsidRPr="00444010">
        <w:rPr>
          <w:rFonts w:cstheme="minorHAnsi"/>
          <w:lang w:val="en-GB"/>
        </w:rPr>
        <w:t xml:space="preserve"> of body size and temperature on growth</w:t>
      </w:r>
      <w:r w:rsidR="00F348AC" w:rsidRPr="00444010">
        <w:rPr>
          <w:rFonts w:cstheme="minorHAnsi"/>
          <w:lang w:val="en-GB"/>
        </w:rPr>
        <w:t xml:space="preserve">, </w:t>
      </w:r>
      <w:r w:rsidR="008A3E74" w:rsidRPr="00444010">
        <w:rPr>
          <w:rFonts w:cstheme="minorHAnsi"/>
          <w:lang w:val="en-GB"/>
        </w:rPr>
        <w:t>and</w:t>
      </w:r>
      <w:r w:rsidR="00B537CC" w:rsidRPr="00444010">
        <w:rPr>
          <w:rFonts w:cstheme="minorHAnsi"/>
          <w:lang w:val="en-GB"/>
        </w:rPr>
        <w:t xml:space="preserve"> </w:t>
      </w:r>
      <w:r w:rsidR="00717293" w:rsidRPr="00444010">
        <w:rPr>
          <w:rFonts w:cstheme="minorHAnsi"/>
          <w:lang w:val="en-GB"/>
        </w:rPr>
        <w:t xml:space="preserve">examine </w:t>
      </w:r>
      <w:r w:rsidR="00303480" w:rsidRPr="00444010">
        <w:rPr>
          <w:rFonts w:cstheme="minorHAnsi"/>
          <w:lang w:val="en-GB"/>
        </w:rPr>
        <w:t>the link between</w:t>
      </w:r>
      <w:r w:rsidR="00D177B4" w:rsidRPr="00444010">
        <w:rPr>
          <w:rFonts w:cstheme="minorHAnsi"/>
          <w:lang w:val="en-GB"/>
        </w:rPr>
        <w:t xml:space="preserve"> </w:t>
      </w:r>
      <w:r w:rsidR="001E496D" w:rsidRPr="00444010">
        <w:rPr>
          <w:rFonts w:cstheme="minorHAnsi"/>
          <w:lang w:val="en-GB"/>
        </w:rPr>
        <w:t>metaboli</w:t>
      </w:r>
      <w:r w:rsidR="00AD3E75" w:rsidRPr="00444010">
        <w:rPr>
          <w:rFonts w:cstheme="minorHAnsi"/>
          <w:lang w:val="en-GB"/>
        </w:rPr>
        <w:t>sm</w:t>
      </w:r>
      <w:r w:rsidR="00BB2D39" w:rsidRPr="00444010">
        <w:rPr>
          <w:rFonts w:cstheme="minorHAnsi"/>
          <w:lang w:val="en-GB"/>
        </w:rPr>
        <w:t>,</w:t>
      </w:r>
      <w:r w:rsidR="001E496D" w:rsidRPr="00444010">
        <w:rPr>
          <w:rFonts w:cstheme="minorHAnsi"/>
          <w:lang w:val="en-GB"/>
        </w:rPr>
        <w:t xml:space="preserve"> </w:t>
      </w:r>
      <w:r w:rsidR="0066528A" w:rsidRPr="00444010">
        <w:rPr>
          <w:rFonts w:cstheme="minorHAnsi"/>
          <w:lang w:val="en-GB"/>
        </w:rPr>
        <w:t xml:space="preserve">maximum </w:t>
      </w:r>
      <w:r w:rsidR="001E496D" w:rsidRPr="00444010">
        <w:rPr>
          <w:rFonts w:cstheme="minorHAnsi"/>
          <w:lang w:val="en-GB"/>
        </w:rPr>
        <w:t>consumption</w:t>
      </w:r>
      <w:r w:rsidR="00BB2D39" w:rsidRPr="00444010">
        <w:rPr>
          <w:rFonts w:cstheme="minorHAnsi"/>
          <w:lang w:val="en-GB"/>
        </w:rPr>
        <w:t xml:space="preserve"> and body growth</w:t>
      </w:r>
      <w:r w:rsidR="0087276B" w:rsidRPr="00444010">
        <w:rPr>
          <w:rFonts w:cstheme="minorHAnsi"/>
          <w:lang w:val="en-GB"/>
        </w:rPr>
        <w:t>,</w:t>
      </w:r>
      <w:r w:rsidR="008B60E2" w:rsidRPr="00444010">
        <w:rPr>
          <w:rFonts w:cstheme="minorHAnsi"/>
          <w:lang w:val="en-GB"/>
        </w:rPr>
        <w:t xml:space="preserve"> we </w:t>
      </w:r>
      <w:r w:rsidR="00C861BD">
        <w:rPr>
          <w:rFonts w:cstheme="minorHAnsi"/>
          <w:lang w:val="en-GB"/>
        </w:rPr>
        <w:t xml:space="preserve">conducted a systematic review and </w:t>
      </w:r>
      <w:r w:rsidR="00960E59" w:rsidRPr="00444010">
        <w:rPr>
          <w:rFonts w:cstheme="minorHAnsi"/>
          <w:lang w:val="en-GB"/>
        </w:rPr>
        <w:t xml:space="preserve">compiled </w:t>
      </w:r>
      <w:r w:rsidR="00DF3249" w:rsidRPr="00444010">
        <w:rPr>
          <w:rFonts w:cstheme="minorHAnsi"/>
          <w:lang w:val="en-GB"/>
        </w:rPr>
        <w:t xml:space="preserve">experimental </w:t>
      </w:r>
      <w:r w:rsidR="00AA4348">
        <w:rPr>
          <w:rFonts w:cstheme="minorHAnsi"/>
          <w:lang w:val="en-GB"/>
        </w:rPr>
        <w:t xml:space="preserve">data </w:t>
      </w:r>
      <w:r w:rsidR="00F714F5" w:rsidRPr="00444010">
        <w:rPr>
          <w:rFonts w:cstheme="minorHAnsi"/>
          <w:lang w:val="en-GB"/>
        </w:rPr>
        <w:t xml:space="preserve">on fishes </w:t>
      </w:r>
      <w:r w:rsidR="00113A26">
        <w:rPr>
          <w:rFonts w:cstheme="minorHAnsi"/>
          <w:lang w:val="en-GB"/>
        </w:rPr>
        <w:t xml:space="preserve">from 59 studies </w:t>
      </w:r>
      <w:r w:rsidR="00C205B8" w:rsidRPr="00444010">
        <w:rPr>
          <w:rFonts w:cstheme="minorHAnsi"/>
          <w:lang w:val="en-GB"/>
        </w:rPr>
        <w:t>combining</w:t>
      </w:r>
      <w:r w:rsidR="000256B7" w:rsidRPr="00444010">
        <w:rPr>
          <w:rFonts w:cstheme="minorHAnsi"/>
          <w:lang w:val="en-GB"/>
        </w:rPr>
        <w:t xml:space="preserve"> </w:t>
      </w:r>
      <w:r w:rsidR="00346DB9" w:rsidRPr="00444010">
        <w:rPr>
          <w:rFonts w:cstheme="minorHAnsi"/>
          <w:lang w:val="en-GB"/>
        </w:rPr>
        <w:t>body mass</w:t>
      </w:r>
      <w:r w:rsidR="00F12000" w:rsidRPr="00444010">
        <w:rPr>
          <w:rFonts w:cstheme="minorHAnsi"/>
          <w:lang w:val="en-GB"/>
        </w:rPr>
        <w:t xml:space="preserve"> and </w:t>
      </w:r>
      <w:r w:rsidR="00346DB9" w:rsidRPr="00444010">
        <w:rPr>
          <w:rFonts w:cstheme="minorHAnsi"/>
          <w:lang w:val="en-GB"/>
        </w:rPr>
        <w:t xml:space="preserve">temperature </w:t>
      </w:r>
      <w:r w:rsidR="00F12000" w:rsidRPr="00444010">
        <w:rPr>
          <w:rFonts w:cstheme="minorHAnsi"/>
          <w:lang w:val="en-GB"/>
        </w:rPr>
        <w:t>treatments</w:t>
      </w:r>
      <w:r w:rsidR="0066528A" w:rsidRPr="00444010">
        <w:rPr>
          <w:rFonts w:cstheme="minorHAnsi"/>
          <w:lang w:val="en-GB"/>
        </w:rPr>
        <w:t xml:space="preserve">. </w:t>
      </w:r>
      <w:r w:rsidR="0034242D">
        <w:rPr>
          <w:rFonts w:cstheme="minorHAnsi"/>
          <w:lang w:val="en-GB"/>
        </w:rPr>
        <w:t>B</w:t>
      </w:r>
      <w:r w:rsidR="0034242D" w:rsidRPr="00444010">
        <w:rPr>
          <w:rFonts w:cstheme="minorHAnsi"/>
          <w:lang w:val="en-GB"/>
        </w:rPr>
        <w:t>y fitting hierarchical models accounting for variation between species</w:t>
      </w:r>
      <w:r w:rsidR="0034242D">
        <w:rPr>
          <w:rFonts w:cstheme="minorHAnsi"/>
          <w:lang w:val="en-GB"/>
        </w:rPr>
        <w:t>, w</w:t>
      </w:r>
      <w:r w:rsidR="0066528A" w:rsidRPr="00444010">
        <w:rPr>
          <w:rFonts w:cstheme="minorHAnsi"/>
          <w:lang w:val="en-GB"/>
        </w:rPr>
        <w:t>e</w:t>
      </w:r>
      <w:r w:rsidR="002F1479" w:rsidRPr="00444010">
        <w:rPr>
          <w:rFonts w:cstheme="minorHAnsi"/>
          <w:lang w:val="en-GB"/>
        </w:rPr>
        <w:t xml:space="preserve"> </w:t>
      </w:r>
      <w:r w:rsidR="006E0740" w:rsidRPr="00444010">
        <w:rPr>
          <w:rFonts w:cstheme="minorHAnsi"/>
          <w:lang w:val="en-GB"/>
        </w:rPr>
        <w:t>estimate</w:t>
      </w:r>
      <w:r w:rsidR="00F17460">
        <w:rPr>
          <w:rFonts w:cstheme="minorHAnsi"/>
          <w:lang w:val="en-GB"/>
        </w:rPr>
        <w:t>d</w:t>
      </w:r>
      <w:r w:rsidR="006E0740" w:rsidRPr="00444010">
        <w:rPr>
          <w:rFonts w:cstheme="minorHAnsi"/>
          <w:lang w:val="en-GB"/>
        </w:rPr>
        <w:t xml:space="preserve"> </w:t>
      </w:r>
      <w:r w:rsidR="00A063EA" w:rsidRPr="00444010">
        <w:rPr>
          <w:rFonts w:cstheme="minorHAnsi"/>
          <w:lang w:val="en-GB"/>
        </w:rPr>
        <w:t>how</w:t>
      </w:r>
      <w:r w:rsidR="00CC5B97" w:rsidRPr="00444010">
        <w:rPr>
          <w:rFonts w:cstheme="minorHAnsi"/>
          <w:lang w:val="en-GB"/>
        </w:rPr>
        <w:t xml:space="preserve"> </w:t>
      </w:r>
      <w:r w:rsidR="0066528A" w:rsidRPr="00444010">
        <w:rPr>
          <w:rFonts w:cstheme="minorHAnsi"/>
          <w:lang w:val="en-GB"/>
        </w:rPr>
        <w:t xml:space="preserve">these three processes </w:t>
      </w:r>
      <w:r w:rsidR="006C64A3" w:rsidRPr="00444010">
        <w:rPr>
          <w:rFonts w:cstheme="minorHAnsi"/>
          <w:lang w:val="en-GB"/>
        </w:rPr>
        <w:t xml:space="preserve">scale </w:t>
      </w:r>
      <w:r w:rsidR="00DC6142" w:rsidRPr="00444010">
        <w:rPr>
          <w:rFonts w:cstheme="minorHAnsi"/>
          <w:lang w:val="en-GB"/>
        </w:rPr>
        <w:t xml:space="preserve">jointly </w:t>
      </w:r>
      <w:r w:rsidR="004A74BF" w:rsidRPr="00444010">
        <w:rPr>
          <w:rFonts w:cstheme="minorHAnsi"/>
          <w:lang w:val="en-GB"/>
        </w:rPr>
        <w:t xml:space="preserve">with </w:t>
      </w:r>
      <w:r w:rsidR="00976957" w:rsidRPr="00444010">
        <w:rPr>
          <w:rFonts w:cstheme="minorHAnsi"/>
          <w:lang w:val="en-GB"/>
        </w:rPr>
        <w:t xml:space="preserve">temperature </w:t>
      </w:r>
      <w:r w:rsidR="005475C4" w:rsidRPr="00444010">
        <w:rPr>
          <w:rFonts w:cstheme="minorHAnsi"/>
          <w:lang w:val="en-GB"/>
        </w:rPr>
        <w:t>and body mass</w:t>
      </w:r>
      <w:r w:rsidR="003526B5" w:rsidRPr="00444010">
        <w:rPr>
          <w:rFonts w:cstheme="minorHAnsi"/>
          <w:lang w:val="en-GB"/>
        </w:rPr>
        <w:t xml:space="preserve"> </w:t>
      </w:r>
      <w:r w:rsidR="00B039E8" w:rsidRPr="00444010">
        <w:rPr>
          <w:rFonts w:cstheme="minorHAnsi"/>
          <w:lang w:val="en-GB"/>
        </w:rPr>
        <w:t>within species</w:t>
      </w:r>
      <w:r w:rsidR="003526B5" w:rsidRPr="00444010">
        <w:rPr>
          <w:rFonts w:cstheme="minorHAnsi"/>
          <w:lang w:val="en-GB"/>
        </w:rPr>
        <w:t>.</w:t>
      </w:r>
      <w:r w:rsidR="00CC5B97" w:rsidRPr="00444010">
        <w:rPr>
          <w:rFonts w:cstheme="minorHAnsi"/>
          <w:lang w:val="en-GB"/>
        </w:rPr>
        <w:t xml:space="preserve"> </w:t>
      </w:r>
      <w:r w:rsidR="009713F6">
        <w:rPr>
          <w:rFonts w:cstheme="minorHAnsi"/>
          <w:lang w:val="en-GB"/>
        </w:rPr>
        <w:t xml:space="preserve">We found that </w:t>
      </w:r>
      <w:r w:rsidR="009713F6">
        <w:rPr>
          <w:lang w:val="en-GB"/>
        </w:rPr>
        <w:t>m</w:t>
      </w:r>
      <w:r w:rsidR="00126EF2" w:rsidRPr="00444010">
        <w:rPr>
          <w:lang w:val="en-GB"/>
        </w:rPr>
        <w:t xml:space="preserve">aximum consumption </w:t>
      </w:r>
      <w:r w:rsidR="00695423" w:rsidRPr="00444010">
        <w:rPr>
          <w:lang w:val="en-GB"/>
        </w:rPr>
        <w:t>scale</w:t>
      </w:r>
      <w:r w:rsidR="00960E59" w:rsidRPr="00444010">
        <w:rPr>
          <w:lang w:val="en-GB"/>
        </w:rPr>
        <w:t>d</w:t>
      </w:r>
      <w:r w:rsidR="00695423" w:rsidRPr="00444010">
        <w:rPr>
          <w:lang w:val="en-GB"/>
        </w:rPr>
        <w:t xml:space="preserve"> </w:t>
      </w:r>
      <w:r w:rsidR="004D5A2E">
        <w:rPr>
          <w:lang w:val="en-GB"/>
        </w:rPr>
        <w:t xml:space="preserve">with a smaller </w:t>
      </w:r>
      <w:r w:rsidR="00695423" w:rsidRPr="00444010">
        <w:rPr>
          <w:lang w:val="en-GB"/>
        </w:rPr>
        <w:t>mass</w:t>
      </w:r>
      <w:r w:rsidR="004D5A2E">
        <w:rPr>
          <w:lang w:val="en-GB"/>
        </w:rPr>
        <w:t xml:space="preserve">-exponent </w:t>
      </w:r>
      <w:r w:rsidR="00695423" w:rsidRPr="00444010">
        <w:rPr>
          <w:lang w:val="en-GB"/>
        </w:rPr>
        <w:t xml:space="preserve">than </w:t>
      </w:r>
      <w:r w:rsidR="00763B4F" w:rsidRPr="00444010">
        <w:rPr>
          <w:lang w:val="en-GB"/>
        </w:rPr>
        <w:t>metabolism</w:t>
      </w:r>
      <w:r w:rsidR="00523391" w:rsidRPr="00444010">
        <w:rPr>
          <w:rFonts w:cstheme="minorHAnsi"/>
          <w:lang w:val="en-GB"/>
        </w:rPr>
        <w:t xml:space="preserve">, </w:t>
      </w:r>
      <w:r w:rsidR="00960E59" w:rsidRPr="00444010">
        <w:rPr>
          <w:rFonts w:cstheme="minorHAnsi"/>
          <w:lang w:val="en-GB"/>
        </w:rPr>
        <w:t xml:space="preserve">and </w:t>
      </w:r>
      <w:r w:rsidR="00D460E7" w:rsidRPr="00444010">
        <w:rPr>
          <w:rFonts w:cstheme="minorHAnsi"/>
          <w:lang w:val="en-GB"/>
        </w:rPr>
        <w:t xml:space="preserve">is </w:t>
      </w:r>
      <w:r w:rsidR="00885FD7" w:rsidRPr="00444010">
        <w:rPr>
          <w:rFonts w:cstheme="minorHAnsi"/>
          <w:lang w:val="en-GB"/>
        </w:rPr>
        <w:t>unimodal over the full temperature range</w:t>
      </w:r>
      <w:r w:rsidR="003333AC">
        <w:rPr>
          <w:rFonts w:cstheme="minorHAnsi"/>
          <w:lang w:val="en-GB"/>
        </w:rPr>
        <w:t xml:space="preserve">, which </w:t>
      </w:r>
      <w:r w:rsidR="00FB7EF0" w:rsidRPr="00444010">
        <w:rPr>
          <w:rFonts w:cstheme="minorHAnsi"/>
          <w:lang w:val="en-GB"/>
        </w:rPr>
        <w:t>lead</w:t>
      </w:r>
      <w:r w:rsidR="00C75307">
        <w:rPr>
          <w:rFonts w:cstheme="minorHAnsi"/>
          <w:lang w:val="en-GB"/>
        </w:rPr>
        <w:t>s</w:t>
      </w:r>
      <w:r w:rsidR="00FB7EF0" w:rsidRPr="00444010">
        <w:rPr>
          <w:rFonts w:cstheme="minorHAnsi"/>
          <w:lang w:val="en-GB"/>
        </w:rPr>
        <w:t xml:space="preserve"> </w:t>
      </w:r>
      <w:r w:rsidR="006C1B66" w:rsidRPr="00444010">
        <w:rPr>
          <w:rFonts w:cstheme="minorHAnsi"/>
          <w:lang w:val="en-GB"/>
        </w:rPr>
        <w:t xml:space="preserve">to </w:t>
      </w:r>
      <w:r w:rsidR="00D54667" w:rsidRPr="00444010">
        <w:rPr>
          <w:rFonts w:cstheme="minorHAnsi"/>
          <w:lang w:val="en-GB"/>
        </w:rPr>
        <w:t xml:space="preserve">the </w:t>
      </w:r>
      <w:r w:rsidR="00D7325D" w:rsidRPr="00444010">
        <w:rPr>
          <w:rFonts w:cstheme="minorHAnsi"/>
          <w:lang w:val="en-GB"/>
        </w:rPr>
        <w:t xml:space="preserve">prediction that </w:t>
      </w:r>
      <w:r w:rsidR="002619E6" w:rsidRPr="00444010">
        <w:rPr>
          <w:rFonts w:cstheme="minorHAnsi"/>
          <w:lang w:val="en-GB"/>
        </w:rPr>
        <w:t>optim</w:t>
      </w:r>
      <w:r w:rsidR="00397F81">
        <w:rPr>
          <w:rFonts w:cstheme="minorHAnsi"/>
          <w:lang w:val="en-GB"/>
        </w:rPr>
        <w:t>um</w:t>
      </w:r>
      <w:r w:rsidR="002619E6" w:rsidRPr="00444010">
        <w:rPr>
          <w:rFonts w:cstheme="minorHAnsi"/>
          <w:lang w:val="en-GB"/>
        </w:rPr>
        <w:t xml:space="preserve"> growth temperatures</w:t>
      </w:r>
      <w:r w:rsidR="00F84D1F" w:rsidRPr="00444010">
        <w:rPr>
          <w:rFonts w:cstheme="minorHAnsi"/>
          <w:lang w:val="en-GB"/>
        </w:rPr>
        <w:t xml:space="preserve"> </w:t>
      </w:r>
      <w:r w:rsidR="007A4D67" w:rsidRPr="00444010">
        <w:rPr>
          <w:rFonts w:cstheme="minorHAnsi"/>
          <w:lang w:val="en-GB"/>
        </w:rPr>
        <w:t>decline</w:t>
      </w:r>
      <w:r w:rsidR="00C85221">
        <w:rPr>
          <w:rFonts w:cstheme="minorHAnsi"/>
          <w:lang w:val="en-GB"/>
        </w:rPr>
        <w:t>s</w:t>
      </w:r>
      <w:r w:rsidR="007A4D67" w:rsidRPr="00444010">
        <w:rPr>
          <w:rFonts w:cstheme="minorHAnsi"/>
          <w:lang w:val="en-GB"/>
        </w:rPr>
        <w:t xml:space="preserve"> </w:t>
      </w:r>
      <w:r w:rsidR="00FB7EF0" w:rsidRPr="00444010">
        <w:rPr>
          <w:rFonts w:cstheme="minorHAnsi"/>
          <w:lang w:val="en-GB"/>
        </w:rPr>
        <w:t xml:space="preserve">with </w:t>
      </w:r>
      <w:r w:rsidR="00642402" w:rsidRPr="00444010">
        <w:rPr>
          <w:rFonts w:cstheme="minorHAnsi"/>
          <w:lang w:val="en-GB"/>
        </w:rPr>
        <w:t>size</w:t>
      </w:r>
      <w:r w:rsidR="007966D0" w:rsidRPr="00444010">
        <w:rPr>
          <w:rFonts w:cstheme="minorHAnsi"/>
          <w:lang w:val="en-GB"/>
        </w:rPr>
        <w:t xml:space="preserve">. </w:t>
      </w:r>
      <w:r w:rsidR="00A50275">
        <w:rPr>
          <w:rFonts w:cstheme="minorHAnsi"/>
          <w:lang w:val="en-GB"/>
        </w:rPr>
        <w:t xml:space="preserve">In </w:t>
      </w:r>
      <w:r w:rsidR="0096291C">
        <w:rPr>
          <w:rFonts w:cstheme="minorHAnsi"/>
          <w:lang w:val="en-GB"/>
        </w:rPr>
        <w:t xml:space="preserve">an independent dataset, we </w:t>
      </w:r>
      <w:r w:rsidR="004A43B6">
        <w:rPr>
          <w:rFonts w:cstheme="minorHAnsi"/>
          <w:lang w:val="en-GB"/>
        </w:rPr>
        <w:t xml:space="preserve">identified </w:t>
      </w:r>
      <w:r w:rsidR="0011757B">
        <w:rPr>
          <w:rFonts w:cstheme="minorHAnsi"/>
          <w:lang w:val="en-GB"/>
        </w:rPr>
        <w:t xml:space="preserve">this </w:t>
      </w:r>
      <w:r w:rsidR="004A43B6">
        <w:rPr>
          <w:rFonts w:cstheme="minorHAnsi"/>
          <w:lang w:val="en-GB"/>
        </w:rPr>
        <w:t xml:space="preserve">negative </w:t>
      </w:r>
      <w:r w:rsidR="007A642A">
        <w:rPr>
          <w:rFonts w:cstheme="minorHAnsi"/>
          <w:lang w:val="en-GB"/>
        </w:rPr>
        <w:t>relationship</w:t>
      </w:r>
      <w:r w:rsidR="00545DAE">
        <w:rPr>
          <w:rFonts w:cstheme="minorHAnsi"/>
          <w:lang w:val="en-GB"/>
        </w:rPr>
        <w:t xml:space="preserve"> </w:t>
      </w:r>
      <w:r w:rsidR="00EE68D5">
        <w:rPr>
          <w:rFonts w:cstheme="minorHAnsi"/>
          <w:lang w:val="en-GB"/>
        </w:rPr>
        <w:t>between optim</w:t>
      </w:r>
      <w:r w:rsidR="00F37C26">
        <w:rPr>
          <w:rFonts w:cstheme="minorHAnsi"/>
          <w:lang w:val="en-GB"/>
        </w:rPr>
        <w:t>um</w:t>
      </w:r>
      <w:r w:rsidR="00EE68D5">
        <w:rPr>
          <w:rFonts w:cstheme="minorHAnsi"/>
          <w:lang w:val="en-GB"/>
        </w:rPr>
        <w:t xml:space="preserve"> growth temperature and size within </w:t>
      </w:r>
      <w:r w:rsidR="00545DAE">
        <w:rPr>
          <w:rFonts w:cstheme="minorHAnsi"/>
          <w:lang w:val="en-GB"/>
        </w:rPr>
        <w:t>species</w:t>
      </w:r>
      <w:r w:rsidR="00F84D1F" w:rsidRPr="00444010">
        <w:rPr>
          <w:rFonts w:cstheme="minorHAnsi"/>
          <w:lang w:val="en-GB"/>
        </w:rPr>
        <w:t>.</w:t>
      </w:r>
      <w:r w:rsidR="005337D3" w:rsidRPr="00444010">
        <w:rPr>
          <w:rFonts w:cstheme="minorHAnsi"/>
          <w:lang w:val="en-GB"/>
        </w:rPr>
        <w:t xml:space="preserve"> </w:t>
      </w:r>
      <w:r w:rsidR="00BB2D39" w:rsidRPr="00444010">
        <w:rPr>
          <w:rFonts w:cstheme="minorHAnsi"/>
          <w:lang w:val="en-GB"/>
        </w:rPr>
        <w:t>S</w:t>
      </w:r>
      <w:r w:rsidR="000E594F" w:rsidRPr="00444010">
        <w:rPr>
          <w:rFonts w:cstheme="minorHAnsi"/>
          <w:lang w:val="en-GB"/>
        </w:rPr>
        <w:t xml:space="preserve">mall </w:t>
      </w:r>
      <w:r w:rsidR="00912DE5" w:rsidRPr="00444010">
        <w:rPr>
          <w:rFonts w:cstheme="minorHAnsi"/>
          <w:lang w:val="en-GB"/>
        </w:rPr>
        <w:t xml:space="preserve">individuals </w:t>
      </w:r>
      <w:r w:rsidR="000E594F" w:rsidRPr="00444010">
        <w:rPr>
          <w:rFonts w:cstheme="minorHAnsi"/>
          <w:lang w:val="en-GB"/>
        </w:rPr>
        <w:t xml:space="preserve">will </w:t>
      </w:r>
      <w:r w:rsidR="00BB2D39" w:rsidRPr="00444010">
        <w:rPr>
          <w:rFonts w:cstheme="minorHAnsi"/>
          <w:lang w:val="en-GB"/>
        </w:rPr>
        <w:t xml:space="preserve">therefore </w:t>
      </w:r>
      <w:r w:rsidR="000E594F" w:rsidRPr="00444010">
        <w:rPr>
          <w:rFonts w:cstheme="minorHAnsi"/>
          <w:lang w:val="en-GB"/>
        </w:rPr>
        <w:t xml:space="preserve">likely </w:t>
      </w:r>
      <w:r w:rsidR="0077214C">
        <w:rPr>
          <w:rFonts w:cstheme="minorHAnsi"/>
          <w:lang w:val="en-GB"/>
        </w:rPr>
        <w:t xml:space="preserve">exhibit </w:t>
      </w:r>
      <w:r w:rsidR="000E594F" w:rsidRPr="00444010">
        <w:rPr>
          <w:rFonts w:cstheme="minorHAnsi"/>
          <w:lang w:val="en-GB"/>
        </w:rPr>
        <w:t>increase</w:t>
      </w:r>
      <w:r w:rsidR="0077214C">
        <w:rPr>
          <w:rFonts w:cstheme="minorHAnsi"/>
          <w:lang w:val="en-GB"/>
        </w:rPr>
        <w:t>s</w:t>
      </w:r>
      <w:r w:rsidR="000E594F" w:rsidRPr="00444010">
        <w:rPr>
          <w:rFonts w:cstheme="minorHAnsi"/>
          <w:lang w:val="en-GB"/>
        </w:rPr>
        <w:t xml:space="preserve"> growth with initial warming</w:t>
      </w:r>
      <w:r w:rsidR="00BB2D39" w:rsidRPr="00444010">
        <w:rPr>
          <w:rFonts w:cstheme="minorHAnsi"/>
          <w:lang w:val="en-GB"/>
        </w:rPr>
        <w:t>,</w:t>
      </w:r>
      <w:r w:rsidR="005D7FA3" w:rsidRPr="00444010">
        <w:rPr>
          <w:rFonts w:cstheme="minorHAnsi"/>
          <w:lang w:val="en-GB"/>
        </w:rPr>
        <w:t xml:space="preserve"> </w:t>
      </w:r>
      <w:r w:rsidR="00BB2D39" w:rsidRPr="00444010">
        <w:rPr>
          <w:rFonts w:cstheme="minorHAnsi"/>
          <w:lang w:val="en-GB"/>
        </w:rPr>
        <w:t xml:space="preserve">whereas </w:t>
      </w:r>
      <w:r w:rsidR="005D7FA3" w:rsidRPr="00444010">
        <w:rPr>
          <w:rFonts w:cstheme="minorHAnsi"/>
          <w:lang w:val="en-GB"/>
        </w:rPr>
        <w:t>l</w:t>
      </w:r>
      <w:r w:rsidR="000E594F" w:rsidRPr="00444010">
        <w:rPr>
          <w:rFonts w:cstheme="minorHAnsi"/>
          <w:lang w:val="en-GB"/>
        </w:rPr>
        <w:t xml:space="preserve">arger </w:t>
      </w:r>
      <w:r w:rsidR="00F84D1F" w:rsidRPr="00444010">
        <w:rPr>
          <w:rFonts w:cstheme="minorHAnsi"/>
          <w:lang w:val="en-GB"/>
        </w:rPr>
        <w:t xml:space="preserve">conspecific </w:t>
      </w:r>
      <w:r w:rsidR="000E594F" w:rsidRPr="00444010">
        <w:rPr>
          <w:rFonts w:cstheme="minorHAnsi"/>
          <w:lang w:val="en-GB"/>
        </w:rPr>
        <w:t xml:space="preserve">individuals </w:t>
      </w:r>
      <w:r w:rsidR="00B73BBC" w:rsidRPr="00444010">
        <w:rPr>
          <w:rFonts w:cstheme="minorHAnsi"/>
          <w:lang w:val="en-GB"/>
        </w:rPr>
        <w:t>could</w:t>
      </w:r>
      <w:r w:rsidR="00B85626" w:rsidRPr="00444010">
        <w:rPr>
          <w:rFonts w:cstheme="minorHAnsi"/>
          <w:lang w:val="en-GB"/>
        </w:rPr>
        <w:t xml:space="preserve"> </w:t>
      </w:r>
      <w:r w:rsidR="00620598" w:rsidRPr="00444010">
        <w:rPr>
          <w:rFonts w:cstheme="minorHAnsi"/>
          <w:lang w:val="en-GB"/>
        </w:rPr>
        <w:t xml:space="preserve">be the </w:t>
      </w:r>
      <w:r w:rsidR="00B85626" w:rsidRPr="00444010">
        <w:rPr>
          <w:rFonts w:cstheme="minorHAnsi"/>
          <w:lang w:val="en-GB"/>
        </w:rPr>
        <w:t xml:space="preserve">first </w:t>
      </w:r>
      <w:r w:rsidR="00620598" w:rsidRPr="00444010">
        <w:rPr>
          <w:rFonts w:cstheme="minorHAnsi"/>
          <w:lang w:val="en-GB"/>
        </w:rPr>
        <w:t xml:space="preserve">to </w:t>
      </w:r>
      <w:r w:rsidR="00B85626" w:rsidRPr="00444010">
        <w:rPr>
          <w:rFonts w:cstheme="minorHAnsi"/>
          <w:lang w:val="en-GB"/>
        </w:rPr>
        <w:t xml:space="preserve">experience </w:t>
      </w:r>
      <w:r w:rsidR="00AD3E75" w:rsidRPr="00444010">
        <w:rPr>
          <w:rFonts w:cstheme="minorHAnsi"/>
          <w:lang w:val="en-GB"/>
        </w:rPr>
        <w:t xml:space="preserve">negative </w:t>
      </w:r>
      <w:r w:rsidR="004116A0">
        <w:rPr>
          <w:rFonts w:cstheme="minorHAnsi"/>
          <w:lang w:val="en-GB"/>
        </w:rPr>
        <w:t>impacts</w:t>
      </w:r>
      <w:r w:rsidR="00B85626" w:rsidRPr="00444010">
        <w:rPr>
          <w:rFonts w:cstheme="minorHAnsi"/>
          <w:lang w:val="en-GB"/>
        </w:rPr>
        <w:t xml:space="preserve"> of warming on growth</w:t>
      </w:r>
      <w:r w:rsidR="000E594F" w:rsidRPr="00444010">
        <w:rPr>
          <w:rFonts w:cstheme="minorHAnsi"/>
          <w:lang w:val="en-GB"/>
        </w:rPr>
        <w:t xml:space="preserve">. </w:t>
      </w:r>
      <w:r w:rsidR="00FC04E6">
        <w:rPr>
          <w:rFonts w:cstheme="minorHAnsi"/>
          <w:lang w:val="en-GB"/>
        </w:rPr>
        <w:t>S</w:t>
      </w:r>
      <w:r w:rsidR="00752C39" w:rsidRPr="00444010">
        <w:rPr>
          <w:rFonts w:cstheme="minorHAnsi"/>
          <w:lang w:val="en-GB"/>
        </w:rPr>
        <w:t>ynthesizing</w:t>
      </w:r>
      <w:r w:rsidR="001004D7" w:rsidRPr="00444010">
        <w:rPr>
          <w:rFonts w:cstheme="minorHAnsi"/>
          <w:lang w:val="en-GB"/>
        </w:rPr>
        <w:t xml:space="preserve"> </w:t>
      </w:r>
      <w:r w:rsidR="00B73BBC" w:rsidRPr="00444010">
        <w:rPr>
          <w:rFonts w:eastAsiaTheme="minorEastAsia" w:cstheme="minorHAnsi"/>
          <w:lang w:val="en-GB"/>
        </w:rPr>
        <w:t xml:space="preserve">existing </w:t>
      </w:r>
      <w:r w:rsidR="00661A0E" w:rsidRPr="00444010">
        <w:rPr>
          <w:rFonts w:eastAsiaTheme="minorEastAsia" w:cstheme="minorHAnsi"/>
          <w:lang w:val="en-GB"/>
        </w:rPr>
        <w:t xml:space="preserve">intraspecific </w:t>
      </w:r>
      <w:r w:rsidR="00B73BBC" w:rsidRPr="00444010">
        <w:rPr>
          <w:rFonts w:eastAsiaTheme="minorEastAsia" w:cstheme="minorHAnsi"/>
          <w:lang w:val="en-GB"/>
        </w:rPr>
        <w:t>experimental data on key physiological rates</w:t>
      </w:r>
      <w:r w:rsidR="002A2FD0">
        <w:rPr>
          <w:rFonts w:eastAsiaTheme="minorEastAsia" w:cstheme="minorHAnsi"/>
          <w:lang w:val="en-GB"/>
        </w:rPr>
        <w:t xml:space="preserve"> and </w:t>
      </w:r>
      <w:r w:rsidR="00B73BBC" w:rsidRPr="00444010">
        <w:rPr>
          <w:rFonts w:eastAsiaTheme="minorEastAsia" w:cstheme="minorHAnsi"/>
          <w:lang w:val="en-GB"/>
        </w:rPr>
        <w:t>accounting for uncertainty at the species-level</w:t>
      </w:r>
      <w:r w:rsidR="00EC49BA">
        <w:rPr>
          <w:rFonts w:eastAsiaTheme="minorEastAsia" w:cstheme="minorHAnsi"/>
          <w:lang w:val="en-GB"/>
        </w:rPr>
        <w:t xml:space="preserve"> </w:t>
      </w:r>
      <w:r w:rsidR="00474D85">
        <w:rPr>
          <w:rFonts w:eastAsiaTheme="minorEastAsia" w:cstheme="minorHAnsi"/>
          <w:lang w:val="en-GB"/>
        </w:rPr>
        <w:t xml:space="preserve">is key to address </w:t>
      </w:r>
      <w:r w:rsidR="00B73BBC" w:rsidRPr="00444010">
        <w:rPr>
          <w:rFonts w:cstheme="minorHAnsi"/>
          <w:lang w:val="en-GB"/>
        </w:rPr>
        <w:t xml:space="preserve">the mismatch between mechanistic growth models, general scaling theory, and </w:t>
      </w:r>
      <w:r w:rsidR="00916807">
        <w:rPr>
          <w:rFonts w:cstheme="minorHAnsi"/>
          <w:lang w:val="en-GB"/>
        </w:rPr>
        <w:t>empirical observations</w:t>
      </w:r>
      <w:r w:rsidR="00B73BBC" w:rsidRPr="00444010">
        <w:rPr>
          <w:rFonts w:cstheme="minorHAnsi"/>
          <w:lang w:val="en-GB"/>
        </w:rPr>
        <w:t>.</w:t>
      </w:r>
      <w:r w:rsidR="00B73BBC" w:rsidRPr="00444010"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1C03879D" w:rsidR="00A50144" w:rsidRDefault="00A50144" w:rsidP="004559BC">
      <w:pPr>
        <w:pStyle w:val="ListParagraph"/>
        <w:spacing w:line="480" w:lineRule="auto"/>
        <w:ind w:left="0"/>
        <w:jc w:val="both"/>
        <w:rPr>
          <w:rFonts w:cstheme="minorHAnsi"/>
          <w:lang w:val="en-GB"/>
        </w:rPr>
      </w:pPr>
    </w:p>
    <w:p w14:paraId="4E7656AB" w14:textId="77777777" w:rsidR="004845A5" w:rsidRDefault="004845A5" w:rsidP="004559BC">
      <w:pPr>
        <w:pStyle w:val="ListParagraph"/>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1"/>
      <w:r>
        <w:rPr>
          <w:rFonts w:cstheme="minorHAnsi"/>
          <w:b/>
          <w:lang w:val="en-GB"/>
        </w:rPr>
        <w:lastRenderedPageBreak/>
        <w:t>Significance statement</w:t>
      </w:r>
      <w:commentRangeEnd w:id="1"/>
      <w:r w:rsidR="00CB5866">
        <w:rPr>
          <w:rStyle w:val="CommentReference"/>
        </w:rPr>
        <w:commentReference w:id="1"/>
      </w:r>
    </w:p>
    <w:p w14:paraId="1B217CDC" w14:textId="031F4E31" w:rsidR="00E50997" w:rsidRDefault="00BB5520" w:rsidP="00A51FA3">
      <w:pPr>
        <w:spacing w:line="480" w:lineRule="auto"/>
        <w:contextualSpacing/>
        <w:jc w:val="both"/>
        <w:rPr>
          <w:lang w:val="en-GB"/>
        </w:rPr>
      </w:pPr>
      <w:r w:rsidRPr="00611FD9">
        <w:t xml:space="preserve">Predicting the consequences of rising temperatures requires understanding of how physiological processes such as growth, feeding and metabolism depend on body size and temperature within species. </w:t>
      </w:r>
      <w:r w:rsidR="000028CA" w:rsidRPr="00A63250">
        <w:rPr>
          <w:lang w:val="en-US"/>
        </w:rPr>
        <w:t>Common g</w:t>
      </w:r>
      <w:r w:rsidR="00B753F4" w:rsidRPr="00A63250">
        <w:rPr>
          <w:lang w:val="en-US"/>
        </w:rPr>
        <w:t xml:space="preserve">rowth models predict </w:t>
      </w:r>
      <w:r w:rsidR="00DE6FB7">
        <w:rPr>
          <w:lang w:val="en-US"/>
        </w:rPr>
        <w:t xml:space="preserve">declining </w:t>
      </w:r>
      <w:r w:rsidR="00246BD7">
        <w:rPr>
          <w:lang w:val="en-US"/>
        </w:rPr>
        <w:t>optimum temperatures for growth with body</w:t>
      </w:r>
      <w:r w:rsidR="00244807">
        <w:rPr>
          <w:lang w:val="en-US"/>
        </w:rPr>
        <w:t xml:space="preserve"> </w:t>
      </w:r>
      <w:r w:rsidR="00601A16">
        <w:rPr>
          <w:lang w:val="en-US"/>
        </w:rPr>
        <w:t>size</w:t>
      </w:r>
      <w:r w:rsidR="00672BFB">
        <w:rPr>
          <w:lang w:val="en-US"/>
        </w:rPr>
        <w:t xml:space="preserve"> </w:t>
      </w:r>
      <w:r w:rsidR="00E259BD">
        <w:rPr>
          <w:lang w:val="en-US"/>
        </w:rPr>
        <w:t xml:space="preserve">if </w:t>
      </w:r>
      <w:r w:rsidR="00B13AD4">
        <w:rPr>
          <w:lang w:val="en-US"/>
        </w:rPr>
        <w:t xml:space="preserve">energetic </w:t>
      </w:r>
      <w:r w:rsidR="00D21E88" w:rsidRPr="002C3C5D">
        <w:rPr>
          <w:lang w:val="en-US"/>
        </w:rPr>
        <w:t xml:space="preserve">costs </w:t>
      </w:r>
      <w:r w:rsidRPr="00611FD9">
        <w:t xml:space="preserve">increase </w:t>
      </w:r>
      <w:r w:rsidR="00D21E88" w:rsidRPr="002C3C5D">
        <w:rPr>
          <w:lang w:val="en-US"/>
        </w:rPr>
        <w:t xml:space="preserve">faster </w:t>
      </w:r>
      <w:r w:rsidR="00DB14E2">
        <w:rPr>
          <w:lang w:val="en-US"/>
        </w:rPr>
        <w:t xml:space="preserve">than </w:t>
      </w:r>
      <w:r w:rsidR="00485FBC">
        <w:rPr>
          <w:lang w:val="en-US"/>
        </w:rPr>
        <w:t xml:space="preserve">gains </w:t>
      </w:r>
      <w:r w:rsidR="006E66AE">
        <w:rPr>
          <w:lang w:val="en-US"/>
        </w:rPr>
        <w:t xml:space="preserve">with </w:t>
      </w:r>
      <w:r w:rsidRPr="00611FD9">
        <w:t xml:space="preserve">body </w:t>
      </w:r>
      <w:r w:rsidR="006767AD" w:rsidRPr="00EF6FB4">
        <w:rPr>
          <w:lang w:val="en-US"/>
        </w:rPr>
        <w:t>s</w:t>
      </w:r>
      <w:r w:rsidR="00252B1E" w:rsidRPr="00EF6FB4">
        <w:rPr>
          <w:lang w:val="en-US"/>
        </w:rPr>
        <w:t>ize</w:t>
      </w:r>
      <w:r w:rsidR="00BB0060">
        <w:rPr>
          <w:lang w:val="en-US"/>
        </w:rPr>
        <w:t xml:space="preserve"> (net energy for growth decreases with </w:t>
      </w:r>
      <w:r w:rsidR="00C354DE">
        <w:rPr>
          <w:lang w:val="en-US"/>
        </w:rPr>
        <w:t>size</w:t>
      </w:r>
      <w:r w:rsidR="00BB0060">
        <w:rPr>
          <w:lang w:val="en-US"/>
        </w:rPr>
        <w:t>)</w:t>
      </w:r>
      <w:r w:rsidR="009617A1" w:rsidRPr="00D81B4C">
        <w:rPr>
          <w:lang w:val="en-US"/>
        </w:rPr>
        <w:t xml:space="preserve">. </w:t>
      </w:r>
      <w:r w:rsidR="00261F9A">
        <w:rPr>
          <w:lang w:val="en-US"/>
        </w:rPr>
        <w:t xml:space="preserve">However, </w:t>
      </w:r>
      <w:r w:rsidR="005E1CD5">
        <w:rPr>
          <w:lang w:val="en-US"/>
        </w:rPr>
        <w:t>th</w:t>
      </w:r>
      <w:r w:rsidR="00A35DA1">
        <w:rPr>
          <w:lang w:val="en-US"/>
        </w:rPr>
        <w:t>e generality of this pattern</w:t>
      </w:r>
      <w:r w:rsidR="005E1CD5">
        <w:rPr>
          <w:lang w:val="en-US"/>
        </w:rPr>
        <w:t xml:space="preserve"> </w:t>
      </w:r>
      <w:r w:rsidR="00EA4B84">
        <w:rPr>
          <w:lang w:val="en-US"/>
        </w:rPr>
        <w:t>ha</w:t>
      </w:r>
      <w:r w:rsidR="00C9625B">
        <w:rPr>
          <w:lang w:val="en-US"/>
        </w:rPr>
        <w:t xml:space="preserve">s </w:t>
      </w:r>
      <w:r w:rsidR="00D81B4C">
        <w:rPr>
          <w:lang w:val="en-US"/>
        </w:rPr>
        <w:t>not been evaluated at the within-species level</w:t>
      </w:r>
      <w:r w:rsidR="000F421C">
        <w:rPr>
          <w:lang w:val="en-US"/>
        </w:rPr>
        <w:t xml:space="preserve">, and neither has the </w:t>
      </w:r>
      <w:r w:rsidR="00A94FA7">
        <w:rPr>
          <w:lang w:val="en-US"/>
        </w:rPr>
        <w:t>prediction</w:t>
      </w:r>
      <w:r w:rsidR="00296982">
        <w:rPr>
          <w:lang w:val="en-US"/>
        </w:rPr>
        <w:t xml:space="preserve"> about declining </w:t>
      </w:r>
      <w:r w:rsidR="00C65826">
        <w:rPr>
          <w:lang w:val="en-US"/>
        </w:rPr>
        <w:t>optimum temperature</w:t>
      </w:r>
      <w:r w:rsidR="00396D4B">
        <w:rPr>
          <w:lang w:val="en-US"/>
        </w:rPr>
        <w:t>s</w:t>
      </w:r>
      <w:r w:rsidR="00D1326A">
        <w:rPr>
          <w:lang w:val="en-US"/>
        </w:rPr>
        <w:t xml:space="preserve">. </w:t>
      </w:r>
      <w:r w:rsidR="00E979A5">
        <w:rPr>
          <w:lang w:val="en-GB"/>
        </w:rPr>
        <w:t xml:space="preserve">By </w:t>
      </w:r>
      <w:r w:rsidR="006274D0">
        <w:rPr>
          <w:lang w:val="en-GB"/>
        </w:rPr>
        <w:t xml:space="preserve">collating data through </w:t>
      </w:r>
      <w:r w:rsidR="00E979A5">
        <w:rPr>
          <w:lang w:val="en-GB"/>
        </w:rPr>
        <w:t xml:space="preserve">a </w:t>
      </w:r>
      <w:r w:rsidR="004F2466" w:rsidRPr="00091E6B">
        <w:rPr>
          <w:rFonts w:eastAsiaTheme="minorEastAsia"/>
          <w:lang w:val="en-GB"/>
        </w:rPr>
        <w:t>systematic literature review</w:t>
      </w:r>
      <w:r w:rsidR="00C059BD" w:rsidRPr="00A63250">
        <w:rPr>
          <w:lang w:val="en-US"/>
        </w:rPr>
        <w:t xml:space="preserve">, we </w:t>
      </w:r>
      <w:r w:rsidR="00537370">
        <w:rPr>
          <w:lang w:val="en-US"/>
        </w:rPr>
        <w:t xml:space="preserve">find </w:t>
      </w:r>
      <w:r w:rsidR="00A34112">
        <w:rPr>
          <w:lang w:val="en-US"/>
        </w:rPr>
        <w:t>support</w:t>
      </w:r>
      <w:r w:rsidR="00D820BD">
        <w:rPr>
          <w:lang w:val="en-US"/>
        </w:rPr>
        <w:t xml:space="preserve"> for </w:t>
      </w:r>
      <w:r w:rsidR="00866F89">
        <w:rPr>
          <w:lang w:val="en-US"/>
        </w:rPr>
        <w:t xml:space="preserve">both </w:t>
      </w:r>
      <w:r w:rsidR="00537370" w:rsidRPr="00A63250">
        <w:rPr>
          <w:lang w:val="en-US"/>
        </w:rPr>
        <w:t>declin</w:t>
      </w:r>
      <w:r w:rsidR="00CC00A0">
        <w:rPr>
          <w:lang w:val="en-US"/>
        </w:rPr>
        <w:t>ing</w:t>
      </w:r>
      <w:r w:rsidR="00537370" w:rsidRPr="00A63250">
        <w:rPr>
          <w:lang w:val="en-US"/>
        </w:rPr>
        <w:t xml:space="preserve"> net energy gain with </w:t>
      </w:r>
      <w:r w:rsidR="003C1786" w:rsidRPr="00A63250">
        <w:rPr>
          <w:lang w:val="en-US"/>
        </w:rPr>
        <w:t>size</w:t>
      </w:r>
      <w:r w:rsidR="003C1786">
        <w:rPr>
          <w:lang w:val="en-US"/>
        </w:rPr>
        <w:t xml:space="preserve"> and</w:t>
      </w:r>
      <w:r w:rsidR="00CB3868">
        <w:rPr>
          <w:lang w:val="en-US"/>
        </w:rPr>
        <w:t xml:space="preserve"> </w:t>
      </w:r>
      <w:r w:rsidR="007D1611" w:rsidRPr="00A63250">
        <w:rPr>
          <w:lang w:val="en-US"/>
        </w:rPr>
        <w:t xml:space="preserve">declines in optimum growth temperatures with body </w:t>
      </w:r>
      <w:r w:rsidR="002B3D3A">
        <w:rPr>
          <w:lang w:val="en-US"/>
        </w:rPr>
        <w:t>size</w:t>
      </w:r>
      <w:r w:rsidR="00AB64B8">
        <w:rPr>
          <w:lang w:val="en-US"/>
        </w:rPr>
        <w:t xml:space="preserve"> using an independent dataset</w:t>
      </w:r>
      <w:r w:rsidR="007D1611" w:rsidRPr="00A63250">
        <w:rPr>
          <w:lang w:val="en-US"/>
        </w:rPr>
        <w:t xml:space="preserve">. These </w:t>
      </w:r>
      <w:r w:rsidR="00FA4D2F">
        <w:rPr>
          <w:lang w:val="en-US"/>
        </w:rPr>
        <w:t>results</w:t>
      </w:r>
      <w:r w:rsidR="008177AF" w:rsidRPr="00A63250">
        <w:rPr>
          <w:lang w:val="en-US"/>
        </w:rPr>
        <w:t xml:space="preserve"> </w:t>
      </w:r>
      <w:r w:rsidR="002671D8">
        <w:rPr>
          <w:lang w:val="en-US"/>
        </w:rPr>
        <w:t>provide</w:t>
      </w:r>
      <w:r w:rsidR="008177AF" w:rsidRPr="00A63250">
        <w:rPr>
          <w:lang w:val="en-US"/>
        </w:rPr>
        <w:t xml:space="preserve"> a mechanistic </w:t>
      </w:r>
      <w:r w:rsidR="00317BB1" w:rsidRPr="00A63250">
        <w:rPr>
          <w:lang w:val="en-US"/>
        </w:rPr>
        <w:t>basis</w:t>
      </w:r>
      <w:r w:rsidR="00AA1768" w:rsidRPr="00A63250">
        <w:rPr>
          <w:lang w:val="en-US"/>
        </w:rPr>
        <w:t xml:space="preserve"> for </w:t>
      </w:r>
      <w:r w:rsidR="00D06D00">
        <w:rPr>
          <w:lang w:val="en-US"/>
        </w:rPr>
        <w:t xml:space="preserve">the </w:t>
      </w:r>
      <w:r w:rsidR="0058037D">
        <w:rPr>
          <w:lang w:val="en-US"/>
        </w:rPr>
        <w:t xml:space="preserve">common prediction </w:t>
      </w:r>
      <w:r w:rsidR="00F037CB" w:rsidRPr="00A63250">
        <w:rPr>
          <w:lang w:val="en-US"/>
        </w:rPr>
        <w:t xml:space="preserve">that </w:t>
      </w:r>
      <w:r w:rsidRPr="0009314F">
        <w:t>large individuals within populations may be the first to suffer negative consequences of warming on growth</w:t>
      </w:r>
      <w:r w:rsidR="009D1FA5">
        <w:rPr>
          <w:lang w:val="en-US"/>
        </w:rPr>
        <w:t xml:space="preserve">, with </w:t>
      </w:r>
      <w:r w:rsidRPr="001D7E34">
        <w:rPr>
          <w:lang w:val="en-US"/>
        </w:rPr>
        <w:t>potential i</w:t>
      </w:r>
      <w:r>
        <w:rPr>
          <w:lang w:val="en-US"/>
        </w:rPr>
        <w:t>mplications for</w:t>
      </w:r>
      <w:r w:rsidR="00F60FC4">
        <w:rPr>
          <w:lang w:val="en-US"/>
        </w:rPr>
        <w:t xml:space="preserve"> </w:t>
      </w:r>
      <w:r w:rsidRPr="00E2522A">
        <w:rPr>
          <w:lang w:val="en-GB"/>
        </w:rPr>
        <w:t>fisheries yield</w:t>
      </w:r>
      <w:r w:rsidR="00C270DA">
        <w:rPr>
          <w:lang w:val="en-GB"/>
        </w:rPr>
        <w:t xml:space="preserve"> </w:t>
      </w:r>
      <w:r w:rsidRPr="00E2522A">
        <w:rPr>
          <w:lang w:val="en-GB"/>
        </w:rPr>
        <w:t>and food web structure</w:t>
      </w:r>
      <w:r>
        <w:rPr>
          <w:lang w:val="en-GB"/>
        </w:rPr>
        <w:t xml:space="preserve"> in warmer </w:t>
      </w:r>
      <w:r w:rsidRPr="00E2522A">
        <w:rPr>
          <w:lang w:val="en-GB"/>
        </w:rPr>
        <w:t>c</w:t>
      </w:r>
      <w:r w:rsidR="0063143C">
        <w:rPr>
          <w:lang w:val="en-GB"/>
        </w:rPr>
        <w:t>limates</w:t>
      </w:r>
      <w:r w:rsidR="00795C40">
        <w:rPr>
          <w:lang w:val="en-GB"/>
        </w:rPr>
        <w:t>.</w:t>
      </w:r>
    </w:p>
    <w:p w14:paraId="527936E6" w14:textId="5352D20B" w:rsidR="006A7CF9" w:rsidRDefault="006A7CF9" w:rsidP="00A51FA3">
      <w:pPr>
        <w:spacing w:line="480" w:lineRule="auto"/>
        <w:contextualSpacing/>
        <w:jc w:val="both"/>
      </w:pPr>
    </w:p>
    <w:p w14:paraId="2B50DE11" w14:textId="31AA9628" w:rsidR="00117983" w:rsidRDefault="00117983" w:rsidP="00A51FA3">
      <w:pPr>
        <w:spacing w:line="480" w:lineRule="auto"/>
        <w:contextualSpacing/>
        <w:jc w:val="both"/>
      </w:pPr>
    </w:p>
    <w:p w14:paraId="784F3BC5" w14:textId="006BD45A" w:rsidR="00117983" w:rsidRDefault="00117983" w:rsidP="00A51FA3">
      <w:pPr>
        <w:spacing w:line="480" w:lineRule="auto"/>
        <w:contextualSpacing/>
        <w:jc w:val="both"/>
      </w:pPr>
    </w:p>
    <w:p w14:paraId="43BE40D6" w14:textId="2FC6E082" w:rsidR="00117983" w:rsidRDefault="00117983" w:rsidP="00A51FA3">
      <w:pPr>
        <w:spacing w:line="480" w:lineRule="auto"/>
        <w:contextualSpacing/>
        <w:jc w:val="both"/>
      </w:pPr>
    </w:p>
    <w:p w14:paraId="7B9FB80F" w14:textId="0C6689B5" w:rsidR="00117983" w:rsidRDefault="00117983" w:rsidP="00A51FA3">
      <w:pPr>
        <w:spacing w:line="480" w:lineRule="auto"/>
        <w:contextualSpacing/>
        <w:jc w:val="both"/>
      </w:pPr>
    </w:p>
    <w:p w14:paraId="54BD8951" w14:textId="410145C0" w:rsidR="00117983" w:rsidRDefault="00117983" w:rsidP="00A51FA3">
      <w:pPr>
        <w:spacing w:line="480" w:lineRule="auto"/>
        <w:contextualSpacing/>
        <w:jc w:val="both"/>
      </w:pPr>
    </w:p>
    <w:p w14:paraId="68DD9DB4" w14:textId="71257EA1" w:rsidR="00117983" w:rsidRDefault="00117983" w:rsidP="00A51FA3">
      <w:pPr>
        <w:spacing w:line="480" w:lineRule="auto"/>
        <w:contextualSpacing/>
        <w:jc w:val="both"/>
      </w:pPr>
    </w:p>
    <w:p w14:paraId="4677D3E2" w14:textId="0F6ACA81" w:rsidR="00117983" w:rsidRDefault="00117983" w:rsidP="00A51FA3">
      <w:pPr>
        <w:spacing w:line="480" w:lineRule="auto"/>
        <w:contextualSpacing/>
        <w:jc w:val="both"/>
      </w:pPr>
    </w:p>
    <w:p w14:paraId="0EE779B4" w14:textId="1587280F" w:rsidR="00117983" w:rsidRDefault="00117983" w:rsidP="00A51FA3">
      <w:pPr>
        <w:spacing w:line="480" w:lineRule="auto"/>
        <w:contextualSpacing/>
        <w:jc w:val="both"/>
      </w:pPr>
    </w:p>
    <w:p w14:paraId="7D188EDA" w14:textId="0B6F28AF" w:rsidR="00117983" w:rsidRDefault="00117983" w:rsidP="00A51FA3">
      <w:pPr>
        <w:spacing w:line="480" w:lineRule="auto"/>
        <w:contextualSpacing/>
        <w:jc w:val="both"/>
      </w:pPr>
    </w:p>
    <w:p w14:paraId="42787400" w14:textId="5DF86C40" w:rsidR="00117983" w:rsidRDefault="00117983" w:rsidP="00A51FA3">
      <w:pPr>
        <w:spacing w:line="480" w:lineRule="auto"/>
        <w:contextualSpacing/>
        <w:jc w:val="both"/>
      </w:pPr>
    </w:p>
    <w:p w14:paraId="1E5DB269" w14:textId="77777777" w:rsidR="00117983" w:rsidRPr="00D82A43" w:rsidRDefault="00117983" w:rsidP="00A51FA3">
      <w:pPr>
        <w:spacing w:line="480" w:lineRule="auto"/>
        <w:contextualSpacing/>
        <w:jc w:val="both"/>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2652EB0F"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{"citationID":"hNb1pqTJ","properties":{"formattedCitation":"(Savage {\\i{}et al.} 2004)","plainCitation":"(Savage et al. 2004)","noteIndex":0},"citationItems":[{"id":"U8OpsCxi/raoRJGzd","uris":["http://zotero.org/users/local/FTg3Qpza/items/5EKRHGLR"],"uri":["http://zotero.org/users/local/FTg3Qpza/items/5EKRHGLR"],"itemData":{"id":914,"type":"article-journal","title":"Effects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U8OpsCxi/4CIokoDc","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70C04B30" w14:textId="67AB1CB8" w:rsidR="00C93E7F" w:rsidRDefault="00FE7846" w:rsidP="002E3379">
      <w:pPr>
        <w:spacing w:line="480" w:lineRule="auto"/>
        <w:ind w:firstLine="284"/>
        <w:contextualSpacing/>
        <w:jc w:val="both"/>
        <w:rPr>
          <w:rFonts w:eastAsiaTheme="minorEastAsia" w:cstheme="minorHAnsi"/>
          <w:lang w:val="en-GB"/>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 xml:space="preserve">. </w:t>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w:t>
      </w:r>
      <w:r w:rsidR="0056441F">
        <w:rPr>
          <w:rFonts w:eastAsiaTheme="minorEastAsia" w:cstheme="minorHAnsi"/>
          <w:lang w:val="en-GB"/>
        </w:rPr>
        <w:t>is reflected in</w:t>
      </w:r>
      <w:r w:rsidR="00F30EB6" w:rsidRPr="00091E6B">
        <w:rPr>
          <w:rFonts w:eastAsiaTheme="minorEastAsia" w:cstheme="minorHAnsi"/>
          <w:lang w:val="en-GB"/>
        </w:rPr>
        <w:t xml:space="preserve"> latitudinal gradient</w:t>
      </w:r>
      <w:r w:rsidR="00CA3013">
        <w:rPr>
          <w:rFonts w:eastAsiaTheme="minorEastAsia" w:cstheme="minorHAnsi"/>
          <w:lang w:val="en-GB"/>
        </w:rPr>
        <w:t>s</w:t>
      </w:r>
      <w:r w:rsidR="00F30EB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w:t>
      </w:r>
      <w:r w:rsidR="00A20A33">
        <w:rPr>
          <w:rFonts w:eastAsiaTheme="minorEastAsia" w:cstheme="minorHAnsi"/>
          <w:lang w:val="en-GB"/>
        </w:rPr>
        <w:t>organisms</w:t>
      </w:r>
      <w:r w:rsidR="00A20A33"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p>
    <w:p w14:paraId="651A98AD" w14:textId="1C65705A" w:rsidR="000C646A" w:rsidRDefault="00CC2AE3" w:rsidP="00AD5CCE">
      <w:pPr>
        <w:spacing w:line="480" w:lineRule="auto"/>
        <w:ind w:firstLine="284"/>
        <w:contextualSpacing/>
        <w:jc w:val="both"/>
        <w:rPr>
          <w:rFonts w:eastAsiaTheme="minorEastAsia" w:cstheme="minorHAnsi"/>
          <w:lang w:val="en-US"/>
        </w:rPr>
      </w:pPr>
      <w:r>
        <w:rPr>
          <w:rFonts w:eastAsiaTheme="minorEastAsia" w:cstheme="minorHAnsi"/>
          <w:lang w:val="en-GB"/>
        </w:rPr>
        <w:t>Partial support for the TSR exist in i</w:t>
      </w:r>
      <w:r w:rsidR="00963445" w:rsidRPr="00091E6B">
        <w:rPr>
          <w:rFonts w:eastAsiaTheme="minorEastAsia" w:cstheme="minorHAnsi"/>
          <w:lang w:val="en-GB"/>
        </w:rPr>
        <w:t xml:space="preserve">n fishes, </w:t>
      </w:r>
      <w:r w:rsidR="00E37DBE">
        <w:rPr>
          <w:rFonts w:eastAsiaTheme="minorEastAsia" w:cstheme="minorHAnsi"/>
          <w:lang w:val="en-GB"/>
        </w:rPr>
        <w:t xml:space="preserve">where </w:t>
      </w:r>
      <w:r w:rsidR="00963445" w:rsidRPr="00091E6B">
        <w:rPr>
          <w:rFonts w:eastAsiaTheme="minorEastAsia" w:cstheme="minorHAnsi"/>
          <w:lang w:val="en-GB"/>
        </w:rPr>
        <w:t>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r w:rsidR="0024387A" w:rsidRPr="00D82A43">
        <w:rPr>
          <w:rFonts w:eastAsiaTheme="minorEastAsia" w:cstheme="minorHAnsi"/>
        </w:rPr>
        <w:t>, in particular in young fish</w:t>
      </w:r>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422FE6">
        <w:rPr>
          <w:rFonts w:eastAsiaTheme="minorEastAsia" w:cstheme="minorHAnsi"/>
          <w:lang w:val="en-GB"/>
        </w:rPr>
        <w:instrText xml:space="preserve"> ADDIN ZOTERO_ITEM CSL_CITATION {"citationID":"a1b5jlqfgqm","properties":{"formattedCitation":"(Thresher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T"}],"issued":{"date-parts":[["2014"]]}}},{"id":"U8OpsCxi/H1P2N37g","uris":["http://zotero.org/users/6116610/items/3XTZM82V"],"uri":["http://zotero.org/users/6116610/items/3XTZM82V"],"itemData":{"id":607,"type":"article-journal","abstract":"A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422FE6" w:rsidRPr="00422FE6">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091E6B">
        <w:rPr>
          <w:rFonts w:eastAsiaTheme="minorEastAsia" w:cstheme="minorHAnsi"/>
        </w:rPr>
        <w:fldChar w:fldCharType="separate"/>
      </w:r>
      <w:r w:rsidR="00EB3993" w:rsidRPr="00EB3993">
        <w:rPr>
          <w:lang w:val="sv-SE"/>
        </w:rPr>
        <w:t xml:space="preserve">(Thresher </w:t>
      </w:r>
      <w:r w:rsidR="00EB3993" w:rsidRPr="00EB3993">
        <w:rPr>
          <w:i/>
          <w:iCs/>
          <w:lang w:val="sv-SE"/>
        </w:rPr>
        <w:t>et al.</w:t>
      </w:r>
      <w:r w:rsidR="00EB3993" w:rsidRPr="00EB3993">
        <w:rPr>
          <w:lang w:val="sv-SE"/>
        </w:rPr>
        <w:t xml:space="preserve"> 2007; Neuheimer </w:t>
      </w:r>
      <w:r w:rsidR="00EB3993" w:rsidRPr="00EB3993">
        <w:rPr>
          <w:i/>
          <w:iCs/>
          <w:lang w:val="sv-SE"/>
        </w:rPr>
        <w:t>et al.</w:t>
      </w:r>
      <w:r w:rsidR="00EB3993" w:rsidRPr="00EB3993">
        <w:rPr>
          <w:lang w:val="sv-SE"/>
        </w:rPr>
        <w:t xml:space="preserve"> 2011; Baudron </w:t>
      </w:r>
      <w:r w:rsidR="00EB3993" w:rsidRPr="00EB3993">
        <w:rPr>
          <w:i/>
          <w:iCs/>
          <w:lang w:val="sv-SE"/>
        </w:rPr>
        <w:t>et al.</w:t>
      </w:r>
      <w:r w:rsidR="00EB3993" w:rsidRPr="00EB3993">
        <w:rPr>
          <w:lang w:val="sv-SE"/>
        </w:rPr>
        <w:t xml:space="preserve"> 2014; Huss </w:t>
      </w:r>
      <w:r w:rsidR="00EB3993" w:rsidRPr="00EB3993">
        <w:rPr>
          <w:i/>
          <w:iCs/>
          <w:lang w:val="sv-SE"/>
        </w:rPr>
        <w:t>et al.</w:t>
      </w:r>
      <w:r w:rsidR="00EB3993" w:rsidRPr="00EB3993">
        <w:rPr>
          <w:lang w:val="sv-SE"/>
        </w:rPr>
        <w:t xml:space="preserve"> 2019)</w:t>
      </w:r>
      <w:r w:rsidR="00F14FCD" w:rsidRPr="00091E6B">
        <w:rPr>
          <w:rFonts w:eastAsiaTheme="minorEastAsia" w:cstheme="minorHAnsi"/>
        </w:rPr>
        <w:fldChar w:fldCharType="end"/>
      </w:r>
      <w:r w:rsidR="007140E0" w:rsidRPr="00091E6B">
        <w:rPr>
          <w:rFonts w:eastAsiaTheme="minorEastAsia" w:cstheme="minorHAnsi"/>
        </w:rPr>
        <w:t>.</w:t>
      </w:r>
      <w:r w:rsidR="00DD4FDE" w:rsidRPr="00D82A43">
        <w:rPr>
          <w:rFonts w:eastAsiaTheme="minorEastAsia" w:cstheme="minorHAnsi"/>
          <w:lang w:val="sv-SE"/>
        </w:rPr>
        <w:t xml:space="preserve"> </w:t>
      </w:r>
      <w:r w:rsidR="00C15ECF" w:rsidRPr="00D82A43">
        <w:rPr>
          <w:rFonts w:eastAsiaTheme="minorEastAsia" w:cstheme="minorHAnsi"/>
        </w:rPr>
        <w:t xml:space="preserve">However, </w:t>
      </w:r>
      <w:r w:rsidR="00224021" w:rsidRPr="00D82A43">
        <w:rPr>
          <w:rFonts w:eastAsiaTheme="minorEastAsia" w:cstheme="minorHAnsi"/>
        </w:rPr>
        <w:t xml:space="preserve">it is </w:t>
      </w:r>
      <w:r w:rsidR="00C15ECF" w:rsidRPr="00D82A43">
        <w:rPr>
          <w:rFonts w:eastAsiaTheme="minorEastAsia" w:cstheme="minorHAnsi"/>
        </w:rPr>
        <w:t>l</w:t>
      </w:r>
      <w:r w:rsidR="001E5CA8" w:rsidRPr="00091E6B">
        <w:rPr>
          <w:rFonts w:eastAsiaTheme="minorEastAsia" w:cstheme="minorHAnsi"/>
          <w:lang w:val="en-GB"/>
        </w:rPr>
        <w:t>ess clear</w:t>
      </w:r>
      <w:r w:rsidR="00DF15EB" w:rsidRPr="00091E6B">
        <w:rPr>
          <w:rFonts w:eastAsiaTheme="minorEastAsia" w:cstheme="minorHAnsi"/>
          <w:lang w:val="en-GB"/>
        </w:rPr>
        <w:t xml:space="preserve"> </w:t>
      </w:r>
      <w:r w:rsidR="00224021" w:rsidRPr="00091E6B">
        <w:rPr>
          <w:rFonts w:eastAsiaTheme="minorEastAsia" w:cstheme="minorHAnsi"/>
          <w:lang w:val="en-GB"/>
        </w:rPr>
        <w:t>if</w:t>
      </w:r>
      <w:r w:rsidR="003D2C3F" w:rsidRPr="00091E6B">
        <w:rPr>
          <w:rFonts w:eastAsiaTheme="minorEastAsia" w:cstheme="minorHAnsi"/>
          <w:lang w:val="en-GB"/>
        </w:rPr>
        <w:t xml:space="preserve"> the positive effect of warming on </w:t>
      </w:r>
      <w:r w:rsidR="00224021" w:rsidRPr="00091E6B">
        <w:rPr>
          <w:rFonts w:eastAsiaTheme="minorEastAsia" w:cstheme="minorHAnsi"/>
          <w:lang w:val="en-GB"/>
        </w:rPr>
        <w:t xml:space="preserve">growth </w:t>
      </w:r>
      <w:r w:rsidR="003D2C3F" w:rsidRPr="00091E6B">
        <w:rPr>
          <w:rFonts w:eastAsiaTheme="minorEastAsia" w:cstheme="minorHAnsi"/>
          <w:lang w:val="en-GB"/>
        </w:rPr>
        <w:t>is</w:t>
      </w:r>
      <w:r w:rsidR="00432FAD">
        <w:rPr>
          <w:rFonts w:eastAsiaTheme="minorEastAsia" w:cstheme="minorHAnsi"/>
          <w:lang w:val="en-GB"/>
        </w:rPr>
        <w:t xml:space="preserve"> indeed</w:t>
      </w:r>
      <w:r w:rsidR="003D2C3F" w:rsidRPr="00091E6B">
        <w:rPr>
          <w:rFonts w:eastAsiaTheme="minorEastAsia" w:cstheme="minorHAnsi"/>
          <w:lang w:val="en-GB"/>
        </w:rPr>
        <w:t xml:space="preserve"> limited to small individuals </w:t>
      </w:r>
      <w:r w:rsidR="00224021" w:rsidRPr="00091E6B">
        <w:rPr>
          <w:rFonts w:eastAsiaTheme="minorEastAsia" w:cstheme="minorHAnsi"/>
          <w:lang w:val="en-GB"/>
        </w:rPr>
        <w:t>within a species</w:t>
      </w:r>
      <w:r w:rsidR="007351B1" w:rsidRPr="00091E6B">
        <w:rPr>
          <w:rFonts w:eastAsiaTheme="minorEastAsia" w:cstheme="minorHAnsi"/>
          <w:lang w:val="en-GB"/>
        </w:rPr>
        <w:t xml:space="preserve">, as predicted </w:t>
      </w:r>
      <w:r w:rsidR="00432FAD">
        <w:rPr>
          <w:rFonts w:eastAsiaTheme="minorEastAsia" w:cstheme="minorHAnsi"/>
          <w:lang w:val="en-GB"/>
        </w:rPr>
        <w:t>by</w:t>
      </w:r>
      <w:r w:rsidR="00432FAD" w:rsidRPr="00091E6B">
        <w:rPr>
          <w:rFonts w:eastAsiaTheme="minorEastAsia" w:cstheme="minorHAnsi"/>
          <w:lang w:val="en-GB"/>
        </w:rPr>
        <w:t xml:space="preserve"> </w:t>
      </w:r>
      <w:r w:rsidR="007351B1" w:rsidRPr="00091E6B">
        <w:rPr>
          <w:rFonts w:eastAsiaTheme="minorEastAsia" w:cstheme="minorHAnsi"/>
          <w:lang w:val="en-GB"/>
        </w:rPr>
        <w:t>the temperature size-rule</w:t>
      </w:r>
      <w:r w:rsidR="00F14A63" w:rsidRPr="00091E6B">
        <w:rPr>
          <w:rFonts w:eastAsiaTheme="minorEastAsia" w:cstheme="minorHAnsi"/>
          <w:lang w:val="en-GB"/>
        </w:rPr>
        <w:t>.</w:t>
      </w:r>
      <w:r w:rsidR="00E10450" w:rsidRPr="00091E6B">
        <w:rPr>
          <w:lang w:val="en-GB"/>
        </w:rPr>
        <w:t xml:space="preserve"> </w:t>
      </w:r>
      <w:r w:rsidR="008F1FDD" w:rsidRPr="00091E6B">
        <w:rPr>
          <w:lang w:val="en-GB"/>
        </w:rPr>
        <w:t>N</w:t>
      </w:r>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r w:rsidR="00FD52E4" w:rsidRPr="00091E6B">
        <w:rPr>
          <w:lang w:val="en-GB"/>
        </w:rPr>
        <w:t xml:space="preserve">have been found </w:t>
      </w:r>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r w:rsidR="00EC6B52" w:rsidRPr="00091E6B">
        <w:rPr>
          <w:lang w:val="en-GB"/>
        </w:rPr>
        <w:t xml:space="preserve">negative </w:t>
      </w:r>
      <w:r w:rsidR="00E10450" w:rsidRPr="00091E6B">
        <w:rPr>
          <w:lang w:val="en-GB"/>
        </w:rPr>
        <w:t>relationship</w:t>
      </w:r>
      <w:r w:rsidR="00EC6B52" w:rsidRPr="00091E6B">
        <w:rPr>
          <w:lang w:val="en-GB"/>
        </w:rPr>
        <w:t>s</w:t>
      </w:r>
      <w:r w:rsidR="00E10450" w:rsidRPr="00091E6B">
        <w:rPr>
          <w:lang w:val="en-GB"/>
        </w:rPr>
        <w:t xml:space="preserve"> between maximum size</w:t>
      </w:r>
      <w:r w:rsidR="00EC6B52" w:rsidRPr="00091E6B">
        <w:rPr>
          <w:lang w:val="en-GB"/>
        </w:rPr>
        <w:t xml:space="preserve"> or growth</w:t>
      </w:r>
      <w:r w:rsidR="006F53C1" w:rsidRPr="00091E6B">
        <w:rPr>
          <w:lang w:val="en-GB"/>
        </w:rPr>
        <w:t xml:space="preserve"> </w:t>
      </w:r>
      <w:r w:rsidR="00EC6B52" w:rsidRPr="00091E6B">
        <w:rPr>
          <w:lang w:val="en-GB"/>
        </w:rPr>
        <w:t xml:space="preserve">of old fish </w:t>
      </w:r>
      <w:r w:rsidR="00F802C7" w:rsidRPr="00091E6B">
        <w:rPr>
          <w:lang w:val="en-GB"/>
        </w:rPr>
        <w:t>and temperature</w:t>
      </w:r>
      <w:r w:rsidR="00E1393C">
        <w:rPr>
          <w:lang w:val="en-GB"/>
        </w:rPr>
        <w:t xml:space="preserve"> </w:t>
      </w:r>
      <w:commentRangeStart w:id="2"/>
      <w:r w:rsidR="005B5511">
        <w:rPr>
          <w:lang w:val="en-GB"/>
        </w:rPr>
        <w:fldChar w:fldCharType="begin"/>
      </w:r>
      <w:r w:rsidR="00422FE6">
        <w:rPr>
          <w:lang w:val="en-GB"/>
        </w:rPr>
        <w:instrText xml:space="preserve"> ADDIN ZOTERO_ITEM CSL_CITATION {"citationID":"aocvoca44s","properties":{"formattedCitation":"(Denderen {\\i{}et al.} n.d.; Barneche {\\i{}et al.} 2019; Huss {\\i{}et al.} 2019; van Dorst {\\i{}et al.} 2019)","plainCitation":"(Denderen et al. n.d.; Barneche et al. 2019; Huss et al. 2019; van Dorst et al. 2019)","noteIndex":0},"citationItems":[{"id":2333,"uris":["http://zotero.org/users/6116610/items/UJ46S5D7"],"uri":["http://zotero.org/users/6116610/items/UJ46S5D7"],"itemData":{"id":2333,"type":"article-journal","abstract":"Aim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U8OpsCxi/H1P2N37g","uris":["http://zotero.org/users/6116610/items/3XTZM82V"],"uri":["http://zotero.org/users/6116610/items/3XTZM82V"],"itemData":{"id":"x3mi46Yg/r9kN57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5B5511">
        <w:rPr>
          <w:lang w:val="en-GB"/>
        </w:rPr>
        <w:fldChar w:fldCharType="separate"/>
      </w:r>
      <w:r w:rsidR="00EB3993" w:rsidRPr="00EB3993">
        <w:rPr>
          <w:lang w:val="en-GB"/>
        </w:rPr>
        <w:t xml:space="preserve">(Denderen </w:t>
      </w:r>
      <w:r w:rsidR="00EB3993" w:rsidRPr="00EB3993">
        <w:rPr>
          <w:i/>
          <w:iCs/>
          <w:lang w:val="en-GB"/>
        </w:rPr>
        <w:t>et al.</w:t>
      </w:r>
      <w:r w:rsidR="00EB3993" w:rsidRPr="00EB3993">
        <w:rPr>
          <w:lang w:val="en-GB"/>
        </w:rPr>
        <w:t xml:space="preserve"> n.d.; Barneche </w:t>
      </w:r>
      <w:r w:rsidR="00EB3993" w:rsidRPr="00EB3993">
        <w:rPr>
          <w:i/>
          <w:iCs/>
          <w:lang w:val="en-GB"/>
        </w:rPr>
        <w:t>et al.</w:t>
      </w:r>
      <w:r w:rsidR="00EB3993" w:rsidRPr="00EB3993">
        <w:rPr>
          <w:lang w:val="en-GB"/>
        </w:rPr>
        <w:t xml:space="preserve"> 2019; Huss </w:t>
      </w:r>
      <w:r w:rsidR="00EB3993" w:rsidRPr="00EB3993">
        <w:rPr>
          <w:i/>
          <w:iCs/>
          <w:lang w:val="en-GB"/>
        </w:rPr>
        <w:t>et al.</w:t>
      </w:r>
      <w:r w:rsidR="00EB3993" w:rsidRPr="00EB3993">
        <w:rPr>
          <w:lang w:val="en-GB"/>
        </w:rPr>
        <w:t xml:space="preserve"> 2019; van </w:t>
      </w:r>
      <w:r w:rsidR="00EB3993" w:rsidRPr="00EB3993">
        <w:rPr>
          <w:lang w:val="en-GB"/>
        </w:rPr>
        <w:lastRenderedPageBreak/>
        <w:t xml:space="preserve">Dorst </w:t>
      </w:r>
      <w:r w:rsidR="00EB3993" w:rsidRPr="00EB3993">
        <w:rPr>
          <w:i/>
          <w:iCs/>
          <w:lang w:val="en-GB"/>
        </w:rPr>
        <w:t>et al.</w:t>
      </w:r>
      <w:r w:rsidR="00EB3993" w:rsidRPr="00EB3993">
        <w:rPr>
          <w:lang w:val="en-GB"/>
        </w:rPr>
        <w:t xml:space="preserve"> 2019)</w:t>
      </w:r>
      <w:r w:rsidR="005B5511">
        <w:rPr>
          <w:lang w:val="en-GB"/>
        </w:rPr>
        <w:fldChar w:fldCharType="end"/>
      </w:r>
      <w:commentRangeEnd w:id="2"/>
      <w:r w:rsidR="00A56B6C">
        <w:rPr>
          <w:rStyle w:val="CommentReference"/>
        </w:rPr>
        <w:commentReference w:id="2"/>
      </w:r>
      <w:r w:rsidR="009674AE">
        <w:rPr>
          <w:lang w:val="en-GB"/>
        </w:rPr>
        <w:t xml:space="preserve"> </w:t>
      </w:r>
      <w:r w:rsidR="00E565BB" w:rsidRPr="00533CAB">
        <w:rPr>
          <w:lang w:val="en-US"/>
        </w:rPr>
        <w:t>and</w:t>
      </w:r>
      <w:r w:rsidR="00654F0B" w:rsidRPr="00533CAB">
        <w:rPr>
          <w:lang w:val="en-US"/>
        </w:rPr>
        <w:t xml:space="preserve"> </w:t>
      </w:r>
      <w:r w:rsidR="001505E8" w:rsidRPr="00D82A43">
        <w:t>differences between species may be related to life history traits</w:t>
      </w:r>
      <w:r w:rsidR="00D131B3" w:rsidRPr="00D131B3">
        <w:rPr>
          <w:lang w:val="en-US"/>
        </w:rPr>
        <w:t xml:space="preserve"> and </w:t>
      </w:r>
      <w:r w:rsidR="00080D22">
        <w:rPr>
          <w:lang w:val="en-US"/>
        </w:rPr>
        <w:t xml:space="preserve">depend on </w:t>
      </w:r>
      <w:r w:rsidR="005E7D0E">
        <w:rPr>
          <w:lang w:val="en-US"/>
        </w:rPr>
        <w:t>local environment</w:t>
      </w:r>
      <w:r w:rsidR="00080D22">
        <w:rPr>
          <w:lang w:val="en-US"/>
        </w:rPr>
        <w:t>al condition</w:t>
      </w:r>
      <w:r w:rsidR="008105A4">
        <w:rPr>
          <w:lang w:val="en-US"/>
        </w:rPr>
        <w:t xml:space="preserve">s </w:t>
      </w:r>
      <w:r w:rsidR="00B27D72">
        <w:fldChar w:fldCharType="begin"/>
      </w:r>
      <w:r w:rsidR="00306954">
        <w:instrText xml:space="preserve"> ADDIN ZOTERO_ITEM CSL_CITATION {"citationID":"a1lcv8c2mco","properties":{"formattedCitation":"(Denderen {\\i{}et al.} n.d.; Wang {\\i{}et al.} 2020)","plainCitation":"(Denderen et al. n.d.;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fldChar w:fldCharType="separate"/>
      </w:r>
      <w:r w:rsidR="00306954" w:rsidRPr="00306954">
        <w:rPr>
          <w:lang w:val="en-GB"/>
        </w:rPr>
        <w:t xml:space="preserve">(Denderen </w:t>
      </w:r>
      <w:r w:rsidR="00306954" w:rsidRPr="00306954">
        <w:rPr>
          <w:i/>
          <w:iCs/>
          <w:lang w:val="en-GB"/>
        </w:rPr>
        <w:t>et al.</w:t>
      </w:r>
      <w:r w:rsidR="00306954" w:rsidRPr="00306954">
        <w:rPr>
          <w:lang w:val="en-GB"/>
        </w:rPr>
        <w:t xml:space="preserve"> n.d.; Wang </w:t>
      </w:r>
      <w:r w:rsidR="00306954" w:rsidRPr="00306954">
        <w:rPr>
          <w:i/>
          <w:iCs/>
          <w:lang w:val="en-GB"/>
        </w:rPr>
        <w:t>et al.</w:t>
      </w:r>
      <w:r w:rsidR="00306954" w:rsidRPr="00306954">
        <w:rPr>
          <w:lang w:val="en-GB"/>
        </w:rPr>
        <w:t xml:space="preserve"> 2020)</w:t>
      </w:r>
      <w:r w:rsidR="00B27D72">
        <w:fldChar w:fldCharType="end"/>
      </w:r>
      <w:r w:rsidR="00C26D97" w:rsidRPr="00080D22">
        <w:rPr>
          <w:rFonts w:eastAsiaTheme="minorEastAsia" w:cstheme="minorHAnsi"/>
          <w:lang w:val="en-US"/>
        </w:rPr>
        <w:t xml:space="preserve">. </w:t>
      </w:r>
    </w:p>
    <w:p w14:paraId="4DEBBDBB" w14:textId="65CEBD11" w:rsidR="00F261A4" w:rsidRPr="00091E6B" w:rsidRDefault="000C646A" w:rsidP="00EF6130">
      <w:pPr>
        <w:spacing w:line="480" w:lineRule="auto"/>
        <w:ind w:firstLine="284"/>
        <w:contextualSpacing/>
        <w:jc w:val="both"/>
        <w:rPr>
          <w:rFonts w:eastAsiaTheme="minorEastAsia"/>
          <w:lang w:val="en-GB"/>
        </w:rPr>
      </w:pPr>
      <w:r>
        <w:rPr>
          <w:rFonts w:eastAsiaTheme="minorEastAsia" w:cstheme="minorHAnsi"/>
          <w:lang w:val="en-US"/>
        </w:rPr>
        <w:t xml:space="preserve">While </w:t>
      </w:r>
      <w:r w:rsidR="006A7E11" w:rsidRPr="00B82C5E">
        <w:rPr>
          <w:rFonts w:eastAsiaTheme="minorEastAsia" w:cstheme="minorHAnsi"/>
        </w:rPr>
        <w:t xml:space="preserve">the </w:t>
      </w:r>
      <w:r w:rsidR="00BE528B" w:rsidRPr="00FD4009">
        <w:rPr>
          <w:rFonts w:eastAsiaTheme="minorEastAsia" w:cstheme="minorHAnsi"/>
          <w:lang w:val="en-US"/>
        </w:rPr>
        <w:t xml:space="preserve">support for TSR is mixed, and the </w:t>
      </w:r>
      <w:r w:rsidR="006A7E11" w:rsidRPr="00FD4009">
        <w:rPr>
          <w:rFonts w:eastAsiaTheme="minorEastAsia" w:cstheme="minorHAnsi"/>
        </w:rPr>
        <w:t>underlying mechanisms are not well understood</w:t>
      </w:r>
      <w:r w:rsidR="00C25DF0" w:rsidRPr="00FD4009">
        <w:rPr>
          <w:rFonts w:eastAsiaTheme="minorEastAsia" w:cstheme="minorHAnsi"/>
        </w:rPr>
        <w:t xml:space="preserve"> </w:t>
      </w:r>
      <w:r w:rsidR="00BA477C" w:rsidRPr="00091E6B">
        <w:rPr>
          <w:rFonts w:eastAsiaTheme="minorEastAsia"/>
        </w:rPr>
        <w:fldChar w:fldCharType="begin"/>
      </w:r>
      <w:r w:rsidR="00BA477C" w:rsidRPr="004A0AB8">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w:instrText>
      </w:r>
      <w:r w:rsidR="00BA477C" w:rsidRPr="00091E6B">
        <w:rPr>
          <w:rFonts w:eastAsiaTheme="minorEastAsia"/>
          <w:lang w:val="en-GB"/>
        </w:rPr>
        <w:instrText xml:space="preserve">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w:instrText>
      </w:r>
      <w:r w:rsidR="00BA477C" w:rsidRPr="00811B15">
        <w:rPr>
          <w:rFonts w:eastAsiaTheme="minorEastAsia"/>
          <w:lang w:val="en-US"/>
        </w:rPr>
        <w:instrText>body sizes in aquatic ectotherms?","</w:instrText>
      </w:r>
      <w:r w:rsidR="00BA477C" w:rsidRPr="00A77753">
        <w:rPr>
          <w:rFonts w:eastAsiaTheme="minorEastAsia"/>
          <w:lang w:val="en-US"/>
        </w:rPr>
        <w:instrText xml:space="preserve">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BA477C" w:rsidRPr="00091E6B">
        <w:rPr>
          <w:rFonts w:eastAsiaTheme="minorEastAsia"/>
        </w:rPr>
        <w:fldChar w:fldCharType="separate"/>
      </w:r>
      <w:r w:rsidR="00BA477C" w:rsidRPr="00A77753">
        <w:rPr>
          <w:lang w:val="en-US"/>
        </w:rPr>
        <w:t xml:space="preserve">(Ohlberger 2013; Audzijonyte </w:t>
      </w:r>
      <w:r w:rsidR="00BA477C" w:rsidRPr="00A77753">
        <w:rPr>
          <w:i/>
          <w:iCs/>
          <w:lang w:val="en-US"/>
        </w:rPr>
        <w:t>et al.</w:t>
      </w:r>
      <w:r w:rsidR="00BA477C" w:rsidRPr="00A77753">
        <w:rPr>
          <w:lang w:val="en-US"/>
        </w:rPr>
        <w:t xml:space="preserve"> 2018; Neubauer &amp; Andersen 2019)</w:t>
      </w:r>
      <w:r w:rsidR="00BA477C" w:rsidRPr="00091E6B">
        <w:rPr>
          <w:rFonts w:eastAsiaTheme="minorEastAsia"/>
        </w:rPr>
        <w:fldChar w:fldCharType="end"/>
      </w:r>
      <w:r w:rsidR="00EF6130">
        <w:rPr>
          <w:rFonts w:eastAsiaTheme="minorEastAsia"/>
          <w:lang w:val="en-US"/>
        </w:rPr>
        <w:t xml:space="preserve">, </w:t>
      </w:r>
      <w:r w:rsidR="00557C57">
        <w:rPr>
          <w:rFonts w:eastAsiaTheme="minorEastAsia"/>
          <w:lang w:val="en-US"/>
        </w:rPr>
        <w:t xml:space="preserve">theoretical growth models, such as </w:t>
      </w:r>
      <w:r w:rsidR="0020741B" w:rsidRPr="00091E6B">
        <w:rPr>
          <w:rFonts w:eastAsiaTheme="minorEastAsia"/>
          <w:lang w:val="en-GB"/>
        </w:rPr>
        <w:t>Pütter growth models</w:t>
      </w:r>
      <w:r w:rsidR="007D4277" w:rsidRPr="00091E6B">
        <w:rPr>
          <w:rFonts w:eastAsiaTheme="minorEastAsia"/>
          <w:lang w:val="en-GB"/>
        </w:rPr>
        <w:t xml:space="preserve"> </w:t>
      </w:r>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lang w:val="en-GB"/>
        </w:rPr>
        <w:t>(Pütter 1920)</w:t>
      </w:r>
      <w:r w:rsidR="007D4277" w:rsidRPr="00091E6B">
        <w:rPr>
          <w:rFonts w:eastAsiaTheme="minorEastAsia"/>
          <w:lang w:val="en-GB"/>
        </w:rPr>
        <w:fldChar w:fldCharType="end"/>
      </w:r>
      <w:r w:rsidR="007D4277" w:rsidRPr="00091E6B">
        <w:rPr>
          <w:rFonts w:eastAsiaTheme="minorEastAsia"/>
          <w:lang w:val="en-GB"/>
        </w:rPr>
        <w:t xml:space="preserve">, </w:t>
      </w:r>
      <w:r w:rsidR="00357D7E">
        <w:rPr>
          <w:rFonts w:eastAsiaTheme="minorEastAsia"/>
          <w:lang w:val="en-GB"/>
        </w:rPr>
        <w:t xml:space="preserve">including </w:t>
      </w:r>
      <w:r w:rsidR="00472952" w:rsidRPr="00091E6B">
        <w:rPr>
          <w:rFonts w:eastAsiaTheme="minorEastAsia" w:cstheme="minorHAnsi"/>
          <w:lang w:val="en-GB"/>
        </w:rPr>
        <w:t xml:space="preserve">the von Bertalanffy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lang w:val="en-GB"/>
        </w:rPr>
        <w:t>(von Bertalanffy 1938)</w:t>
      </w:r>
      <w:r w:rsidR="00472952" w:rsidRPr="00091E6B">
        <w:rPr>
          <w:rFonts w:eastAsiaTheme="minorEastAsia" w:cstheme="minorHAnsi"/>
        </w:rPr>
        <w:fldChar w:fldCharType="end"/>
      </w:r>
      <w:r w:rsidR="007D4277" w:rsidRPr="00D666BE">
        <w:rPr>
          <w:rFonts w:eastAsiaTheme="minorEastAsia" w:cstheme="minorHAnsi"/>
        </w:rPr>
        <w:t>,</w:t>
      </w:r>
      <w:r w:rsidR="00310C4C" w:rsidRPr="00D666BE">
        <w:rPr>
          <w:rFonts w:eastAsiaTheme="minorEastAsia" w:cstheme="minorHAnsi"/>
        </w:rPr>
        <w:t xml:space="preserve"> </w:t>
      </w:r>
      <w:r w:rsidR="00472952" w:rsidRPr="00091E6B">
        <w:rPr>
          <w:rFonts w:eastAsiaTheme="minorEastAsia"/>
          <w:lang w:val="en-GB"/>
        </w:rPr>
        <w:t xml:space="preserve">predict </w:t>
      </w:r>
      <w:r w:rsidR="001D234D" w:rsidRPr="00091E6B">
        <w:rPr>
          <w:rFonts w:eastAsiaTheme="minorEastAsia" w:cstheme="minorHAnsi"/>
          <w:lang w:val="en-GB"/>
        </w:rPr>
        <w:t>declines in 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5C0D18">
        <w:rPr>
          <w:rFonts w:eastAsiaTheme="minorEastAsia" w:cstheme="minorHAnsi"/>
          <w:lang w:val="en-GB"/>
        </w:rPr>
        <w:t xml:space="preserve">declines in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r w:rsidR="00EE6548">
        <w:rPr>
          <w:rFonts w:eastAsiaTheme="minorEastAsia" w:cstheme="minorHAnsi"/>
          <w:lang w:val="en-GB"/>
        </w:rPr>
        <w:t xml:space="preserve"> – i.e</w:t>
      </w:r>
      <w:r w:rsidR="00BD6F1D">
        <w:rPr>
          <w:rFonts w:eastAsiaTheme="minorEastAsia" w:cstheme="minorHAnsi"/>
          <w:lang w:val="en-GB"/>
        </w:rPr>
        <w:t>.</w:t>
      </w:r>
      <w:r w:rsidR="00EE6548">
        <w:rPr>
          <w:rFonts w:eastAsiaTheme="minorEastAsia" w:cstheme="minorHAnsi"/>
          <w:lang w:val="en-GB"/>
        </w:rPr>
        <w:t xml:space="preserve"> </w:t>
      </w:r>
      <w:r w:rsidR="0032230E">
        <w:rPr>
          <w:rFonts w:eastAsiaTheme="minorEastAsia" w:cstheme="minorHAnsi"/>
          <w:lang w:val="en-GB"/>
        </w:rPr>
        <w:t xml:space="preserve"> </w:t>
      </w:r>
      <w:r w:rsidR="008240FA" w:rsidRPr="00A77753">
        <w:rPr>
          <w:rFonts w:eastAsiaTheme="minorEastAsia"/>
          <w:lang w:val="en-US"/>
        </w:rPr>
        <w:t>partly in line with the TSR</w:t>
      </w:r>
      <w:r w:rsidR="008240FA" w:rsidRPr="00091E6B">
        <w:rPr>
          <w:rFonts w:eastAsiaTheme="minorEastAsia" w:cstheme="minorHAnsi"/>
        </w:rPr>
        <w:t xml:space="preserve"> </w:t>
      </w:r>
      <w:r w:rsidR="008C573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8C573F" w:rsidRPr="00091E6B">
        <w:rPr>
          <w:rFonts w:eastAsiaTheme="minorEastAsia" w:cstheme="minorHAnsi"/>
        </w:rPr>
        <w:fldChar w:fldCharType="separate"/>
      </w:r>
      <w:r w:rsidR="00422B99" w:rsidRPr="00091E6B">
        <w:rPr>
          <w:lang w:val="en-GB"/>
        </w:rPr>
        <w:t xml:space="preserve">(Morita </w:t>
      </w:r>
      <w:r w:rsidR="00422B99" w:rsidRPr="00091E6B">
        <w:rPr>
          <w:i/>
          <w:iCs/>
          <w:lang w:val="en-GB"/>
        </w:rPr>
        <w:t>et al.</w:t>
      </w:r>
      <w:r w:rsidR="00422B99" w:rsidRPr="00091E6B">
        <w:rPr>
          <w:lang w:val="en-GB"/>
        </w:rPr>
        <w:t xml:space="preserve"> 2010; Pauly &amp; Cheung 2018b)</w:t>
      </w:r>
      <w:r w:rsidR="008C573F" w:rsidRPr="00091E6B">
        <w:rPr>
          <w:rFonts w:eastAsiaTheme="minorEastAsia" w:cstheme="minorHAnsi"/>
        </w:rPr>
        <w:fldChar w:fldCharType="end"/>
      </w:r>
      <w:r w:rsidR="002928E4" w:rsidRPr="00091E6B">
        <w:rPr>
          <w:rFonts w:eastAsiaTheme="minorEastAsia" w:cstheme="minorHAnsi"/>
          <w:lang w:val="en-GB"/>
        </w:rPr>
        <w:t xml:space="preserve">. </w:t>
      </w:r>
      <w:r w:rsidR="006B24FA">
        <w:rPr>
          <w:rFonts w:eastAsiaTheme="minorEastAsia" w:cstheme="minorHAnsi"/>
          <w:lang w:val="en-GB"/>
        </w:rPr>
        <w:t>Yet</w:t>
      </w:r>
      <w:r w:rsidR="00C07692" w:rsidRPr="00091E6B">
        <w:rPr>
          <w:rFonts w:eastAsiaTheme="minorEastAsia" w:cstheme="minorHAnsi"/>
          <w:lang w:val="en-GB"/>
        </w:rPr>
        <w:t xml:space="preserve">, </w:t>
      </w:r>
      <w:commentRangeStart w:id="3"/>
      <w:commentRangeStart w:id="4"/>
      <w:commentRangeStart w:id="5"/>
      <w:r w:rsidR="006D4120">
        <w:rPr>
          <w:rFonts w:eastAsiaTheme="minorEastAsia" w:cstheme="minorHAnsi"/>
          <w:lang w:val="en-GB"/>
        </w:rPr>
        <w:t xml:space="preserve">the </w:t>
      </w:r>
      <w:r w:rsidR="00207CF8">
        <w:rPr>
          <w:rFonts w:eastAsiaTheme="minorEastAsia" w:cstheme="minorHAnsi"/>
          <w:lang w:val="en-GB"/>
        </w:rPr>
        <w:t>physiological basis of these models has been questioned</w:t>
      </w:r>
      <w:r w:rsidR="009B402F">
        <w:rPr>
          <w:rFonts w:eastAsiaTheme="minorEastAsia" w:cstheme="minorHAnsi"/>
          <w:lang w:val="en-GB"/>
        </w:rPr>
        <w:t xml:space="preserve">, as </w:t>
      </w:r>
      <w:r w:rsidR="00495E45">
        <w:rPr>
          <w:rFonts w:eastAsiaTheme="minorEastAsia" w:cstheme="minorHAnsi"/>
          <w:lang w:val="en-GB"/>
        </w:rPr>
        <w:t xml:space="preserve">the scaling </w:t>
      </w:r>
      <w:r w:rsidR="009A5664">
        <w:rPr>
          <w:rFonts w:eastAsiaTheme="minorEastAsia" w:cstheme="minorHAnsi"/>
          <w:lang w:val="en-GB"/>
        </w:rPr>
        <w:t xml:space="preserve">parameters </w:t>
      </w:r>
      <w:r w:rsidR="00495E45">
        <w:rPr>
          <w:rFonts w:eastAsiaTheme="minorEastAsia" w:cstheme="minorHAnsi"/>
          <w:lang w:val="en-GB"/>
        </w:rPr>
        <w:t xml:space="preserve">(mass exponents) </w:t>
      </w:r>
      <w:r w:rsidR="001552A6">
        <w:rPr>
          <w:rFonts w:eastAsiaTheme="minorEastAsia" w:cstheme="minorHAnsi"/>
          <w:lang w:val="en-GB"/>
        </w:rPr>
        <w:t xml:space="preserve">tend </w:t>
      </w:r>
      <w:r w:rsidR="0020417E">
        <w:rPr>
          <w:rFonts w:eastAsiaTheme="minorEastAsia" w:cstheme="minorHAnsi"/>
          <w:lang w:val="en-GB"/>
        </w:rPr>
        <w:t xml:space="preserve">to </w:t>
      </w:r>
      <w:r w:rsidR="002866C2">
        <w:rPr>
          <w:rFonts w:eastAsiaTheme="minorEastAsia" w:cstheme="minorHAnsi"/>
          <w:lang w:val="en-GB"/>
        </w:rPr>
        <w:t xml:space="preserve">differ from </w:t>
      </w:r>
      <w:r w:rsidR="00495E45">
        <w:rPr>
          <w:rFonts w:eastAsiaTheme="minorEastAsia" w:cstheme="minorHAnsi"/>
          <w:lang w:val="en-GB"/>
        </w:rPr>
        <w:t xml:space="preserve">empirical estimates </w:t>
      </w:r>
      <w:del w:id="6" w:author="Max Lindmark" w:date="2020-10-12T14:56:00Z">
        <w:r w:rsidR="009C6B60" w:rsidDel="003E1994">
          <w:rPr>
            <w:rFonts w:eastAsiaTheme="minorEastAsia" w:cstheme="minorHAnsi"/>
            <w:lang w:val="en-GB"/>
          </w:rPr>
          <w:delText xml:space="preserve">in these models </w:delText>
        </w:r>
        <w:r w:rsidR="000F515A" w:rsidDel="003E1994">
          <w:rPr>
            <w:rFonts w:eastAsiaTheme="minorEastAsia" w:cstheme="minorHAnsi"/>
            <w:lang w:val="en-GB"/>
          </w:rPr>
          <w:delText xml:space="preserve">has led to </w:delText>
        </w:r>
        <w:r w:rsidR="002764F8" w:rsidDel="003E1994">
          <w:rPr>
            <w:rFonts w:eastAsiaTheme="minorEastAsia" w:cstheme="minorHAnsi"/>
            <w:lang w:val="en-GB"/>
          </w:rPr>
          <w:delText xml:space="preserve">questioning of </w:delText>
        </w:r>
        <w:commentRangeEnd w:id="3"/>
        <w:r w:rsidR="00841636" w:rsidDel="003E1994">
          <w:rPr>
            <w:rStyle w:val="CommentReference"/>
          </w:rPr>
          <w:commentReference w:id="3"/>
        </w:r>
        <w:commentRangeEnd w:id="4"/>
        <w:r w:rsidR="000F19E8" w:rsidDel="003E1994">
          <w:rPr>
            <w:rStyle w:val="CommentReference"/>
          </w:rPr>
          <w:commentReference w:id="4"/>
        </w:r>
        <w:commentRangeEnd w:id="5"/>
        <w:r w:rsidR="00EC2F85" w:rsidDel="003E1994">
          <w:rPr>
            <w:rStyle w:val="CommentReference"/>
          </w:rPr>
          <w:commentReference w:id="5"/>
        </w:r>
        <w:r w:rsidR="00B773AC" w:rsidRPr="00091E6B" w:rsidDel="003E1994">
          <w:rPr>
            <w:lang w:val="en-GB"/>
          </w:rPr>
          <w:delText>the</w:delText>
        </w:r>
        <w:r w:rsidR="00FA333A" w:rsidDel="003E1994">
          <w:rPr>
            <w:lang w:val="en-GB"/>
          </w:rPr>
          <w:delText>ir</w:delText>
        </w:r>
        <w:r w:rsidR="00B773AC" w:rsidRPr="00091E6B" w:rsidDel="003E1994">
          <w:rPr>
            <w:lang w:val="en-GB"/>
          </w:rPr>
          <w:delText xml:space="preserve"> </w:delText>
        </w:r>
        <w:r w:rsidR="00B773AC" w:rsidRPr="00091E6B" w:rsidDel="002F32EC">
          <w:rPr>
            <w:lang w:val="en-GB"/>
          </w:rPr>
          <w:delText xml:space="preserve">physiological basis </w:delText>
        </w:r>
      </w:del>
      <w:r w:rsidR="009A5AD0" w:rsidRPr="00091E6B">
        <w:rPr>
          <w:lang w:val="en-GB"/>
        </w:rPr>
        <w:fldChar w:fldCharType="begin"/>
      </w:r>
      <w:r w:rsidR="004D10A4">
        <w:rPr>
          <w:lang w:val="en-GB"/>
        </w:rPr>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4D10A4" w:rsidRPr="004D10A4">
        <w:rPr>
          <w:lang w:val="en-GB"/>
        </w:rPr>
        <w:t xml:space="preserve">(Lefevre </w:t>
      </w:r>
      <w:r w:rsidR="004D10A4" w:rsidRPr="004D10A4">
        <w:rPr>
          <w:i/>
          <w:iCs/>
          <w:lang w:val="en-GB"/>
        </w:rPr>
        <w:t>et al.</w:t>
      </w:r>
      <w:r w:rsidR="004D10A4" w:rsidRPr="004D10A4">
        <w:rPr>
          <w:lang w:val="en-GB"/>
        </w:rPr>
        <w:t xml:space="preserve"> 2017a; Marshall &amp; White 2019a, b)</w:t>
      </w:r>
      <w:r w:rsidR="009A5AD0" w:rsidRPr="00091E6B">
        <w:rPr>
          <w:lang w:val="en-GB"/>
        </w:rPr>
        <w:fldChar w:fldCharType="end"/>
      </w:r>
      <w:r w:rsidR="00D176FD" w:rsidRPr="00091E6B">
        <w:rPr>
          <w:rFonts w:eastAsiaTheme="minorEastAsia"/>
          <w:lang w:val="en-GB"/>
        </w:rPr>
        <w:t>.</w:t>
      </w:r>
      <w:r w:rsidR="007D4277" w:rsidRPr="00091E6B">
        <w:rPr>
          <w:rFonts w:eastAsiaTheme="minorEastAsia"/>
          <w:lang w:val="en-GB"/>
        </w:rPr>
        <w:t xml:space="preserve"> Hence, despite</w:t>
      </w:r>
      <w:r w:rsidR="00B236EE" w:rsidRPr="00091E6B">
        <w:rPr>
          <w:rFonts w:eastAsiaTheme="minorEastAsia"/>
          <w:lang w:val="en-GB"/>
        </w:rPr>
        <w:t xml:space="preserve"> attempting to </w:t>
      </w:r>
      <w:r w:rsidR="007D4277" w:rsidRPr="00091E6B">
        <w:rPr>
          <w:rFonts w:eastAsiaTheme="minorEastAsia"/>
          <w:lang w:val="en-GB"/>
        </w:rPr>
        <w:t>describ</w:t>
      </w:r>
      <w:r w:rsidR="00387698" w:rsidRPr="00091E6B">
        <w:rPr>
          <w:rFonts w:eastAsiaTheme="minorEastAsia"/>
          <w:lang w:val="en-GB"/>
        </w:rPr>
        <w:t>e</w:t>
      </w:r>
      <w:r w:rsidR="007D4277" w:rsidRPr="00091E6B">
        <w:rPr>
          <w:rFonts w:eastAsiaTheme="minorEastAsia"/>
          <w:lang w:val="en-GB"/>
        </w:rPr>
        <w:t xml:space="preserve"> growth </w:t>
      </w:r>
      <w:r w:rsidR="00387698" w:rsidRPr="00091E6B">
        <w:rPr>
          <w:rFonts w:eastAsiaTheme="minorEastAsia"/>
          <w:lang w:val="en-GB"/>
        </w:rPr>
        <w:t xml:space="preserve">from </w:t>
      </w:r>
      <w:r w:rsidR="006541FA" w:rsidRPr="00091E6B">
        <w:rPr>
          <w:rFonts w:eastAsiaTheme="minorEastAsia"/>
          <w:lang w:val="en-GB"/>
        </w:rPr>
        <w:t xml:space="preserve">first </w:t>
      </w:r>
      <w:r w:rsidR="00387698" w:rsidRPr="00091E6B">
        <w:rPr>
          <w:rFonts w:eastAsiaTheme="minorEastAsia"/>
          <w:lang w:val="en-GB"/>
        </w:rPr>
        <w:t>principles</w:t>
      </w:r>
      <w:r w:rsidR="00357FB4" w:rsidRPr="00091E6B">
        <w:rPr>
          <w:rFonts w:eastAsiaTheme="minorEastAsia"/>
          <w:lang w:val="en-GB"/>
        </w:rPr>
        <w:t xml:space="preserve">, </w:t>
      </w:r>
      <w:r w:rsidR="00EA7C2E" w:rsidRPr="00091E6B">
        <w:rPr>
          <w:rFonts w:eastAsiaTheme="minorEastAsia"/>
          <w:lang w:val="en-GB"/>
        </w:rPr>
        <w:t>Pütter growth models can also be viewed as phenomenological</w:t>
      </w:r>
      <w:r w:rsidR="00B34B75" w:rsidRPr="00091E6B">
        <w:rPr>
          <w:rFonts w:eastAsiaTheme="minorEastAsia"/>
          <w:lang w:val="en-GB"/>
        </w:rPr>
        <w:t>.</w:t>
      </w:r>
      <w:r w:rsidR="00407326">
        <w:rPr>
          <w:rFonts w:eastAsiaTheme="minorEastAsia"/>
          <w:lang w:val="en-GB"/>
        </w:rPr>
        <w:t xml:space="preserve"> In </w:t>
      </w:r>
      <w:r w:rsidR="009927EB" w:rsidRPr="00091E6B">
        <w:rPr>
          <w:rFonts w:eastAsiaTheme="minorEastAsia"/>
          <w:lang w:val="en-GB"/>
        </w:rPr>
        <w:t xml:space="preserve">more mechanistic growth models, </w:t>
      </w:r>
      <w:r w:rsidR="00C55190" w:rsidRPr="00091E6B">
        <w:rPr>
          <w:rFonts w:eastAsiaTheme="minorEastAsia"/>
          <w:lang w:val="en-GB"/>
        </w:rPr>
        <w:t xml:space="preserve">the </w:t>
      </w:r>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DB5193">
        <w:rPr>
          <w:rFonts w:eastAsiaTheme="minorEastAsia"/>
          <w:lang w:val="en-GB"/>
        </w:rPr>
        <w:t>gain</w:t>
      </w:r>
      <w:r w:rsidR="00DB5193" w:rsidRPr="00091E6B">
        <w:rPr>
          <w:rFonts w:eastAsiaTheme="minorEastAsia"/>
          <w:lang w:val="en-GB"/>
        </w:rPr>
        <w:t xml:space="preserve"> </w:t>
      </w:r>
      <w:r w:rsidR="00A90200" w:rsidRPr="00091E6B">
        <w:rPr>
          <w:rFonts w:eastAsiaTheme="minorEastAsia"/>
          <w:lang w:val="en-GB"/>
        </w:rPr>
        <w:t>and expenditure</w:t>
      </w:r>
      <w:r w:rsidR="00967649" w:rsidRPr="00091E6B">
        <w:rPr>
          <w:rFonts w:eastAsiaTheme="minorEastAsia"/>
          <w:lang w:val="en-GB"/>
        </w:rPr>
        <w:t xml:space="preserve"> </w:t>
      </w:r>
      <w:r w:rsidR="00C55190" w:rsidRPr="00091E6B">
        <w:rPr>
          <w:rFonts w:eastAsiaTheme="minorEastAsia"/>
          <w:lang w:val="en-GB"/>
        </w:rPr>
        <w:t xml:space="preserve"> is </w:t>
      </w:r>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927345">
        <w:rPr>
          <w:rFonts w:eastAsiaTheme="minorEastAsia"/>
          <w:lang w:val="en-GB"/>
        </w:rPr>
        <w:t xml:space="preserve"> </w:t>
      </w:r>
      <w:r w:rsidR="00927345" w:rsidRPr="00091E6B">
        <w:rPr>
          <w:rFonts w:eastAsiaTheme="minorEastAsia"/>
        </w:rPr>
        <w:fldChar w:fldCharType="begin"/>
      </w:r>
      <w:r w:rsidR="00306954">
        <w:rPr>
          <w:rFonts w:eastAsiaTheme="minorEastAsia"/>
          <w:lang w:val="en-GB"/>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927345" w:rsidRPr="00091E6B">
        <w:rPr>
          <w:rFonts w:eastAsiaTheme="minorEastAsia"/>
        </w:rPr>
        <w:fldChar w:fldCharType="separate"/>
      </w:r>
      <w:r w:rsidR="00306954" w:rsidRPr="00306954">
        <w:rPr>
          <w:lang w:val="en-GB"/>
        </w:rPr>
        <w:t xml:space="preserve">(Ursin 1967; Kitchell </w:t>
      </w:r>
      <w:r w:rsidR="00306954" w:rsidRPr="00306954">
        <w:rPr>
          <w:i/>
          <w:iCs/>
          <w:lang w:val="en-GB"/>
        </w:rPr>
        <w:t>et al.</w:t>
      </w:r>
      <w:r w:rsidR="00306954" w:rsidRPr="00306954">
        <w:rPr>
          <w:lang w:val="en-GB"/>
        </w:rPr>
        <w:t xml:space="preserve"> 1977; Jobling 1997; Essington </w:t>
      </w:r>
      <w:r w:rsidR="00306954" w:rsidRPr="00306954">
        <w:rPr>
          <w:i/>
          <w:iCs/>
          <w:lang w:val="en-GB"/>
        </w:rPr>
        <w:t>et al.</w:t>
      </w:r>
      <w:r w:rsidR="00306954" w:rsidRPr="00306954">
        <w:rPr>
          <w:lang w:val="en-GB"/>
        </w:rPr>
        <w:t xml:space="preserve"> 2001)</w:t>
      </w:r>
      <w:r w:rsidR="00927345" w:rsidRPr="00091E6B">
        <w:rPr>
          <w:rFonts w:eastAsiaTheme="minorEastAsia"/>
        </w:rPr>
        <w:fldChar w:fldCharType="end"/>
      </w:r>
      <w:r w:rsidR="003A69D1" w:rsidRPr="00091E6B">
        <w:rPr>
          <w:rFonts w:eastAsiaTheme="minorEastAsia"/>
          <w:lang w:val="en-GB"/>
        </w:rPr>
        <w:t>.</w:t>
      </w:r>
      <w:r w:rsidR="00A90200" w:rsidRPr="00091E6B">
        <w:rPr>
          <w:rFonts w:eastAsiaTheme="minorEastAsia"/>
          <w:lang w:val="en-GB"/>
        </w:rPr>
        <w:t xml:space="preserve"> </w:t>
      </w:r>
      <w:r w:rsidR="00E81A8E" w:rsidRPr="00091E6B">
        <w:rPr>
          <w:rFonts w:eastAsiaTheme="minorEastAsia"/>
          <w:lang w:val="en-GB"/>
        </w:rPr>
        <w:t>E</w:t>
      </w:r>
      <w:r w:rsidR="00047B55" w:rsidRPr="00091E6B">
        <w:rPr>
          <w:rFonts w:eastAsiaTheme="minorEastAsia"/>
          <w:lang w:val="en-GB"/>
        </w:rPr>
        <w:t xml:space="preserve">nergy </w:t>
      </w:r>
      <w:r w:rsidR="00EE6FAC">
        <w:rPr>
          <w:rFonts w:eastAsiaTheme="minorEastAsia"/>
          <w:lang w:val="en-GB"/>
        </w:rPr>
        <w:t>gain</w:t>
      </w:r>
      <w:r w:rsidR="00EE6FAC" w:rsidRPr="00091E6B">
        <w:rPr>
          <w:rFonts w:eastAsiaTheme="minorEastAsia"/>
          <w:lang w:val="en-GB"/>
        </w:rPr>
        <w:t xml:space="preserve"> </w:t>
      </w:r>
      <w:r w:rsidR="00047B55" w:rsidRPr="00091E6B">
        <w:rPr>
          <w:rFonts w:eastAsiaTheme="minorEastAsia"/>
          <w:lang w:val="en-GB"/>
        </w:rPr>
        <w:t xml:space="preserve">is </w:t>
      </w:r>
      <w:r w:rsidR="006267C1" w:rsidRPr="00091E6B">
        <w:rPr>
          <w:rFonts w:eastAsiaTheme="minorEastAsia"/>
          <w:lang w:val="en-GB"/>
        </w:rPr>
        <w:t>normally</w:t>
      </w:r>
      <w:r w:rsidR="00661550" w:rsidRPr="00091E6B">
        <w:rPr>
          <w:rFonts w:eastAsiaTheme="minorEastAsia"/>
          <w:lang w:val="en-GB"/>
        </w:rPr>
        <w:t xml:space="preserve"> </w:t>
      </w:r>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r w:rsidR="00625DD6" w:rsidRPr="00091E6B">
        <w:rPr>
          <w:rFonts w:eastAsiaTheme="minorEastAsia"/>
          <w:lang w:val="en-GB"/>
        </w:rPr>
        <w:t xml:space="preserve">often </w:t>
      </w:r>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D666BE">
        <w:rPr>
          <w:rFonts w:eastAsiaTheme="minorEastAsia"/>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w:instrText>
      </w:r>
      <w:r w:rsidR="00422B99" w:rsidRPr="00D666BE">
        <w:rPr>
          <w:rFonts w:eastAsiaTheme="minorEastAsia"/>
        </w:rPr>
        <w:instrText xml:space="preserve">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901A89" w:rsidRPr="00901A89">
        <w:rPr>
          <w:rFonts w:eastAsiaTheme="minorEastAsia"/>
          <w:lang w:val="en-GB"/>
        </w:rPr>
        <w:t xml:space="preserve"> </w:t>
      </w:r>
      <w:r w:rsidR="00901A89">
        <w:rPr>
          <w:rFonts w:eastAsiaTheme="minorEastAsia"/>
          <w:lang w:val="en-GB"/>
        </w:rPr>
        <w:t>T</w:t>
      </w:r>
      <w:r w:rsidR="00901A89" w:rsidRPr="00091E6B">
        <w:rPr>
          <w:rFonts w:eastAsiaTheme="minorEastAsia"/>
          <w:lang w:val="en-GB"/>
        </w:rPr>
        <w:t>herefore</w:t>
      </w:r>
      <w:r w:rsidR="009179C6">
        <w:rPr>
          <w:rFonts w:eastAsiaTheme="minorEastAsia"/>
          <w:lang w:val="en-GB"/>
        </w:rPr>
        <w:t xml:space="preserve">, </w:t>
      </w:r>
      <w:r w:rsidR="00927345" w:rsidRPr="00091E6B">
        <w:rPr>
          <w:rFonts w:eastAsiaTheme="minorEastAsia"/>
          <w:lang w:val="en-GB"/>
        </w:rPr>
        <w:t xml:space="preserve">it is important to understand how metabolism and consumption rates scale with body </w:t>
      </w:r>
      <w:r w:rsidR="00A77E55">
        <w:rPr>
          <w:rFonts w:eastAsiaTheme="minorEastAsia"/>
          <w:lang w:val="en-GB"/>
        </w:rPr>
        <w:t>mass</w:t>
      </w:r>
      <w:r w:rsidR="00927345" w:rsidRPr="00091E6B">
        <w:rPr>
          <w:rFonts w:eastAsiaTheme="minorEastAsia"/>
          <w:lang w:val="en-GB"/>
        </w:rPr>
        <w:t xml:space="preserve"> and temperature</w:t>
      </w:r>
      <w:r w:rsidR="00927345">
        <w:rPr>
          <w:rFonts w:eastAsiaTheme="minorEastAsia"/>
          <w:lang w:val="en-GB"/>
        </w:rPr>
        <w:t xml:space="preserve"> </w:t>
      </w:r>
      <w:r w:rsidR="009179C6">
        <w:rPr>
          <w:rFonts w:eastAsiaTheme="minorEastAsia"/>
          <w:lang w:val="en-GB"/>
        </w:rPr>
        <w:t>i</w:t>
      </w:r>
      <w:r w:rsidR="00745784" w:rsidRPr="00091E6B">
        <w:rPr>
          <w:rFonts w:eastAsiaTheme="minorEastAsia"/>
          <w:lang w:val="en-GB"/>
        </w:rPr>
        <w:t xml:space="preserve">n order to understand </w:t>
      </w:r>
      <w:r w:rsidR="00DE169E" w:rsidRPr="00DE169E">
        <w:rPr>
          <w:rFonts w:eastAsiaTheme="minorEastAsia"/>
          <w:lang w:val="en-GB"/>
        </w:rPr>
        <w:t>if and how growth of large fish within populations is limited by temperature</w:t>
      </w:r>
      <w:r w:rsidR="00DE169E">
        <w:rPr>
          <w:rFonts w:eastAsiaTheme="minorEastAsia"/>
          <w:lang w:val="en-GB"/>
        </w:rPr>
        <w:t>,</w:t>
      </w:r>
      <w:r w:rsidR="00751E84" w:rsidRPr="00091E6B">
        <w:rPr>
          <w:rFonts w:eastAsiaTheme="minorEastAsia"/>
          <w:lang w:val="en-GB"/>
        </w:rPr>
        <w:t xml:space="preserve"> and</w:t>
      </w:r>
      <w:r w:rsidR="00E2529C" w:rsidRPr="00091E6B">
        <w:rPr>
          <w:rFonts w:eastAsiaTheme="minorEastAsia"/>
          <w:lang w:val="en-GB"/>
        </w:rPr>
        <w:t xml:space="preserve"> to evaluate the </w:t>
      </w:r>
      <w:r w:rsidR="00195A96" w:rsidRPr="00091E6B">
        <w:rPr>
          <w:rFonts w:eastAsiaTheme="minorEastAsia"/>
          <w:lang w:val="en-GB"/>
        </w:rPr>
        <w:t>physiological basis of growth models</w:t>
      </w:r>
      <w:r w:rsidR="00052B15">
        <w:rPr>
          <w:rFonts w:eastAsiaTheme="minorEastAsia"/>
          <w:lang w:val="en-GB"/>
        </w:rPr>
        <w:t>.</w:t>
      </w:r>
      <w:r w:rsidR="00195A96" w:rsidRPr="00091E6B">
        <w:rPr>
          <w:rFonts w:eastAsiaTheme="minorEastAsia"/>
          <w:lang w:val="en-GB"/>
        </w:rPr>
        <w:t xml:space="preserve"> </w:t>
      </w:r>
    </w:p>
    <w:p w14:paraId="1D282C26" w14:textId="6D4C0B7F" w:rsidR="002A05AA" w:rsidRPr="00091E6B" w:rsidRDefault="00163C34" w:rsidP="002E3379">
      <w:pPr>
        <w:spacing w:line="480" w:lineRule="auto"/>
        <w:ind w:firstLine="284"/>
        <w:contextualSpacing/>
        <w:jc w:val="both"/>
        <w:rPr>
          <w:rFonts w:cstheme="minorHAnsi"/>
          <w:lang w:val="en-GB"/>
        </w:rPr>
      </w:pPr>
      <w:r>
        <w:rPr>
          <w:rFonts w:eastAsiaTheme="minorEastAsia"/>
          <w:lang w:val="en-GB"/>
        </w:rPr>
        <w:lastRenderedPageBreak/>
        <w:t xml:space="preserve">Moreover, </w:t>
      </w:r>
      <w:r w:rsidR="00A2401C">
        <w:rPr>
          <w:rFonts w:eastAsiaTheme="minorEastAsia"/>
          <w:lang w:val="en-GB"/>
        </w:rPr>
        <w:t>t</w:t>
      </w:r>
      <w:r w:rsidR="00A72469" w:rsidRPr="00091E6B">
        <w:rPr>
          <w:rFonts w:eastAsiaTheme="minorEastAsia"/>
          <w:lang w:val="en-GB"/>
        </w:rPr>
        <w:t>he effect of body mass and temperature</w:t>
      </w:r>
      <w:r w:rsidR="00F660B2">
        <w:rPr>
          <w:rFonts w:eastAsiaTheme="minorEastAsia"/>
          <w:lang w:val="en-GB"/>
        </w:rPr>
        <w:t xml:space="preserve"> </w:t>
      </w:r>
      <w:r w:rsidR="00CE74D2" w:rsidRPr="00091E6B">
        <w:rPr>
          <w:rFonts w:eastAsiaTheme="minorEastAsia"/>
          <w:lang w:val="en-GB"/>
        </w:rPr>
        <w:t xml:space="preserve">should be </w:t>
      </w:r>
      <w:r w:rsidR="00A72469"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r w:rsidR="00952B25" w:rsidRPr="00091E6B">
        <w:rPr>
          <w:rFonts w:eastAsiaTheme="minorEastAsia"/>
          <w:lang w:val="en-GB"/>
        </w:rPr>
        <w:t>rather than interspecific</w:t>
      </w:r>
      <w:r w:rsidR="00645EF7" w:rsidRPr="00091E6B">
        <w:rPr>
          <w:rFonts w:eastAsiaTheme="minorEastAsia"/>
          <w:lang w:val="en-GB"/>
        </w:rPr>
        <w:t xml:space="preserve"> level</w:t>
      </w:r>
      <w:r w:rsidR="004A53AA">
        <w:rPr>
          <w:rFonts w:eastAsiaTheme="minorEastAsia"/>
          <w:lang w:val="en-GB"/>
        </w:rPr>
        <w:t xml:space="preserve"> </w:t>
      </w:r>
      <w:r w:rsidR="0051479A">
        <w:rPr>
          <w:rFonts w:eastAsiaTheme="minorEastAsia"/>
          <w:lang w:val="en-GB"/>
        </w:rPr>
        <w:fldChar w:fldCharType="begin"/>
      </w:r>
      <w:r w:rsidR="001D56D8">
        <w:rPr>
          <w:rFonts w:eastAsiaTheme="minorEastAsia"/>
          <w:lang w:val="en-GB"/>
        </w:rPr>
        <w:instrText xml:space="preserve"> ADDIN ZOTERO_ITEM CSL_CITATION {"citationID":"a252pqsm22l","properties":{"formattedCitation":"(Marshall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1479A">
        <w:rPr>
          <w:rFonts w:eastAsiaTheme="minorEastAsia"/>
          <w:lang w:val="en-GB"/>
        </w:rPr>
        <w:fldChar w:fldCharType="separate"/>
      </w:r>
      <w:r w:rsidR="001D56D8" w:rsidRPr="001D56D8">
        <w:rPr>
          <w:lang w:val="en-GB"/>
        </w:rPr>
        <w:t>(Marshall &amp; White 2019b)</w:t>
      </w:r>
      <w:r w:rsidR="0051479A">
        <w:rPr>
          <w:rFonts w:eastAsiaTheme="minorEastAsia"/>
          <w:lang w:val="en-GB"/>
        </w:rPr>
        <w:fldChar w:fldCharType="end"/>
      </w:r>
      <w:r w:rsidR="00CE74D2" w:rsidRPr="00091E6B">
        <w:rPr>
          <w:rFonts w:eastAsiaTheme="minorEastAsia"/>
          <w:lang w:val="en-GB"/>
        </w:rPr>
        <w:t>.</w:t>
      </w:r>
      <w:r w:rsidR="00941E76" w:rsidRPr="00091E6B">
        <w:rPr>
          <w:rFonts w:eastAsiaTheme="minorEastAsia"/>
          <w:lang w:val="en-GB"/>
        </w:rPr>
        <w:t xml:space="preserve"> </w:t>
      </w:r>
      <w:r w:rsidR="008B0BD1">
        <w:rPr>
          <w:rFonts w:eastAsiaTheme="minorEastAsia"/>
          <w:lang w:val="en-GB"/>
        </w:rPr>
        <w:t>D</w:t>
      </w:r>
      <w:r w:rsidR="008B0BD1" w:rsidRPr="00091E6B">
        <w:rPr>
          <w:rFonts w:eastAsiaTheme="minorEastAsia"/>
          <w:lang w:val="en-GB"/>
        </w:rPr>
        <w:t xml:space="preserve">espite </w:t>
      </w:r>
      <w:r w:rsidR="009F39FD" w:rsidRPr="00091E6B">
        <w:rPr>
          <w:rFonts w:eastAsiaTheme="minorEastAsia"/>
          <w:lang w:val="en-GB"/>
        </w:rPr>
        <w:t xml:space="preserve">this, </w:t>
      </w:r>
      <w:r w:rsidR="003E0819">
        <w:rPr>
          <w:rFonts w:eastAsiaTheme="minorEastAsia"/>
          <w:lang w:val="en-GB"/>
        </w:rPr>
        <w:t xml:space="preserve">intraspecific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475095">
        <w:rPr>
          <w:rFonts w:eastAsiaTheme="minorEastAsia"/>
          <w:lang w:val="en-GB"/>
        </w:rPr>
        <w:t>. This could be because we know surprisingly little about the relationship between consumption and metabolic exponents within species</w:t>
      </w:r>
      <w:r w:rsidR="00E532E1">
        <w:rPr>
          <w:rFonts w:eastAsiaTheme="minorEastAsia"/>
          <w:lang w:val="en-GB"/>
        </w:rPr>
        <w:t xml:space="preserve"> </w:t>
      </w:r>
      <w:r w:rsidR="00C54502">
        <w:rPr>
          <w:rFonts w:eastAsiaTheme="minorEastAsia"/>
          <w:lang w:val="en-GB"/>
        </w:rPr>
        <w:fldChar w:fldCharType="begin"/>
      </w:r>
      <w:r w:rsidR="001D56D8">
        <w:rPr>
          <w:rFonts w:eastAsiaTheme="minorEastAsia"/>
          <w:lang w:val="en-GB"/>
        </w:rPr>
        <w:instrText xml:space="preserve"> ADDIN ZOTERO_ITEM CSL_CITATION {"citationID":"a7p21tfn32","properties":{"formattedCitation":"(Marshall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C54502">
        <w:rPr>
          <w:rFonts w:eastAsiaTheme="minorEastAsia"/>
          <w:lang w:val="en-GB"/>
        </w:rPr>
        <w:fldChar w:fldCharType="separate"/>
      </w:r>
      <w:r w:rsidR="001D56D8" w:rsidRPr="001D56D8">
        <w:rPr>
          <w:lang w:val="en-GB"/>
        </w:rPr>
        <w:t>(Marshall &amp; White 2019b)</w:t>
      </w:r>
      <w:r w:rsidR="00C54502">
        <w:rPr>
          <w:rFonts w:eastAsiaTheme="minorEastAsia"/>
          <w:lang w:val="en-GB"/>
        </w:rPr>
        <w:fldChar w:fldCharType="end"/>
      </w:r>
      <w:r w:rsidR="003115EB" w:rsidRPr="00091E6B">
        <w:rPr>
          <w:rFonts w:cstheme="minorHAnsi"/>
          <w:lang w:val="en-GB"/>
        </w:rPr>
        <w:t>.</w:t>
      </w:r>
      <w:r w:rsidR="001C3243" w:rsidRPr="00091E6B">
        <w:rPr>
          <w:rFonts w:eastAsiaTheme="minorEastAsia"/>
          <w:lang w:val="en-GB"/>
        </w:rPr>
        <w:t xml:space="preserve"> </w:t>
      </w:r>
      <w:r w:rsidR="00F93A7F">
        <w:rPr>
          <w:rFonts w:eastAsiaTheme="minorEastAsia"/>
          <w:lang w:val="en-GB"/>
        </w:rPr>
        <w:t>Yet</w:t>
      </w:r>
      <w:r w:rsidR="00F75253">
        <w:rPr>
          <w:rFonts w:eastAsiaTheme="minorEastAsia"/>
          <w:lang w:val="en-GB"/>
        </w:rPr>
        <w:t xml:space="preserve">, </w:t>
      </w:r>
      <w:r w:rsidR="00003200">
        <w:rPr>
          <w:rFonts w:eastAsiaTheme="minorEastAsia"/>
          <w:lang w:val="en-GB"/>
        </w:rPr>
        <w:t xml:space="preserve">the effects of mass and temperature for a rate </w:t>
      </w:r>
      <w:r w:rsidR="00003200" w:rsidRPr="00091E6B">
        <w:rPr>
          <w:rFonts w:eastAsiaTheme="minorEastAsia"/>
          <w:lang w:val="en-GB"/>
        </w:rPr>
        <w:t xml:space="preserve">can differ within and between species </w:t>
      </w:r>
      <w:r w:rsidR="00003200" w:rsidRPr="00091E6B">
        <w:rPr>
          <w:rFonts w:eastAsiaTheme="minorEastAsia"/>
        </w:rPr>
        <w:fldChar w:fldCharType="begin"/>
      </w:r>
      <w:r w:rsidR="00003200"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03200" w:rsidRPr="00091E6B">
        <w:rPr>
          <w:rFonts w:eastAsiaTheme="minorEastAsia"/>
        </w:rPr>
        <w:fldChar w:fldCharType="separate"/>
      </w:r>
      <w:r w:rsidR="00003200" w:rsidRPr="00091E6B">
        <w:rPr>
          <w:lang w:val="en-GB"/>
        </w:rPr>
        <w:t xml:space="preserve">(Glazier 2005; Rall </w:t>
      </w:r>
      <w:r w:rsidR="00003200" w:rsidRPr="00091E6B">
        <w:rPr>
          <w:i/>
          <w:iCs/>
          <w:lang w:val="en-GB"/>
        </w:rPr>
        <w:t>et al.</w:t>
      </w:r>
      <w:r w:rsidR="00003200" w:rsidRPr="00091E6B">
        <w:rPr>
          <w:lang w:val="en-GB"/>
        </w:rPr>
        <w:t xml:space="preserve"> 2012; Jerde </w:t>
      </w:r>
      <w:r w:rsidR="00003200" w:rsidRPr="00091E6B">
        <w:rPr>
          <w:i/>
          <w:iCs/>
          <w:lang w:val="en-GB"/>
        </w:rPr>
        <w:t>et al.</w:t>
      </w:r>
      <w:r w:rsidR="00003200" w:rsidRPr="00091E6B">
        <w:rPr>
          <w:lang w:val="en-GB"/>
        </w:rPr>
        <w:t xml:space="preserve"> 2019)</w:t>
      </w:r>
      <w:r w:rsidR="00003200" w:rsidRPr="00091E6B">
        <w:rPr>
          <w:rFonts w:eastAsiaTheme="minorEastAsia"/>
        </w:rPr>
        <w:fldChar w:fldCharType="end"/>
      </w:r>
      <w:r w:rsidR="00CF04B4">
        <w:rPr>
          <w:rFonts w:eastAsiaTheme="minorEastAsia"/>
          <w:lang w:val="en-GB"/>
        </w:rPr>
        <w:t xml:space="preserve">. For instance, </w:t>
      </w:r>
      <w:r w:rsidR="009D1945">
        <w:rPr>
          <w:rFonts w:eastAsiaTheme="minorEastAsia"/>
          <w:lang w:val="en-GB"/>
        </w:rPr>
        <w:t xml:space="preserve">across species, </w:t>
      </w:r>
      <w:r w:rsidR="006C1312">
        <w:rPr>
          <w:rFonts w:eastAsiaTheme="minorEastAsia"/>
          <w:lang w:val="en-GB"/>
        </w:rPr>
        <w:t xml:space="preserve">rates are often assumed </w:t>
      </w:r>
      <w:r w:rsidR="003A3738">
        <w:rPr>
          <w:rFonts w:eastAsiaTheme="minorEastAsia"/>
          <w:lang w:val="en-GB"/>
        </w:rPr>
        <w:t xml:space="preserve">(and found) </w:t>
      </w:r>
      <w:r w:rsidR="006C1312">
        <w:rPr>
          <w:rFonts w:eastAsiaTheme="minorEastAsia"/>
          <w:lang w:val="en-GB"/>
        </w:rPr>
        <w:t xml:space="preserve">to </w:t>
      </w:r>
      <w:r w:rsidR="004B111B">
        <w:rPr>
          <w:rFonts w:eastAsiaTheme="minorEastAsia"/>
          <w:lang w:val="en-GB"/>
        </w:rPr>
        <w:t>scale</w:t>
      </w:r>
      <w:r w:rsidR="00153DA5">
        <w:rPr>
          <w:rFonts w:eastAsiaTheme="minorEastAsia"/>
          <w:lang w:val="en-GB"/>
        </w:rPr>
        <w:t xml:space="preserve"> </w:t>
      </w:r>
      <w:commentRangeStart w:id="7"/>
      <w:r w:rsidR="002F10C8">
        <w:rPr>
          <w:rFonts w:eastAsiaTheme="minorEastAsia"/>
          <w:lang w:val="en-GB"/>
        </w:rPr>
        <w:t xml:space="preserve">as power functions </w:t>
      </w:r>
      <w:r w:rsidR="00B946BC">
        <w:rPr>
          <w:rFonts w:eastAsiaTheme="minorEastAsia"/>
          <w:lang w:val="en-GB"/>
        </w:rPr>
        <w:t xml:space="preserve">of mass </w:t>
      </w:r>
      <w:r w:rsidR="002F10C8">
        <w:rPr>
          <w:rFonts w:eastAsiaTheme="minorEastAsia"/>
          <w:lang w:val="en-GB"/>
        </w:rPr>
        <w:t>with exponents of 3/4 for whole organism rates (-1/4 for mass-specific rates)</w:t>
      </w:r>
      <w:r w:rsidR="00640536">
        <w:rPr>
          <w:rFonts w:eastAsiaTheme="minorEastAsia"/>
          <w:lang w:val="en-GB"/>
        </w:rPr>
        <w:t xml:space="preserve">, </w:t>
      </w:r>
      <w:r w:rsidR="00C321F6">
        <w:rPr>
          <w:rFonts w:eastAsiaTheme="minorEastAsia"/>
          <w:lang w:val="en-GB"/>
        </w:rPr>
        <w:t xml:space="preserve">exponentially with temperature, </w:t>
      </w:r>
      <w:r w:rsidR="00640536">
        <w:rPr>
          <w:rFonts w:eastAsiaTheme="minorEastAsia"/>
          <w:lang w:val="en-GB"/>
        </w:rPr>
        <w:t xml:space="preserve">and </w:t>
      </w:r>
      <w:commentRangeEnd w:id="7"/>
      <w:r w:rsidR="00E403C3">
        <w:rPr>
          <w:rStyle w:val="CommentReference"/>
        </w:rPr>
        <w:commentReference w:id="7"/>
      </w:r>
      <w:r w:rsidR="007922DA" w:rsidRPr="00AC5352">
        <w:rPr>
          <w:rFonts w:eastAsiaTheme="minorEastAsia"/>
          <w:lang w:val="en-US"/>
        </w:rPr>
        <w:t>with</w:t>
      </w:r>
      <w:r w:rsidR="00C321F6" w:rsidRPr="00AC5352">
        <w:rPr>
          <w:rFonts w:eastAsiaTheme="minorEastAsia"/>
          <w:lang w:val="en-US"/>
        </w:rPr>
        <w:t xml:space="preserve"> </w:t>
      </w:r>
      <w:r w:rsidR="003A330F" w:rsidRPr="00091E6B">
        <w:rPr>
          <w:rFonts w:eastAsiaTheme="minorEastAsia"/>
          <w:lang w:val="en-GB"/>
        </w:rPr>
        <w:t>independent</w:t>
      </w:r>
      <w:r w:rsidR="009C1F8D">
        <w:rPr>
          <w:rFonts w:eastAsiaTheme="minorEastAsia"/>
          <w:lang w:val="en-GB"/>
        </w:rPr>
        <w:t xml:space="preserve"> </w:t>
      </w:r>
      <w:r w:rsidR="003A330F" w:rsidRPr="00091E6B">
        <w:rPr>
          <w:rFonts w:eastAsiaTheme="minorEastAsia"/>
          <w:lang w:val="en-GB"/>
        </w:rPr>
        <w:t xml:space="preserve">mass and </w:t>
      </w:r>
      <w:r w:rsidR="005F14AB" w:rsidRPr="00091E6B">
        <w:rPr>
          <w:rFonts w:eastAsiaTheme="minorEastAsia"/>
          <w:lang w:val="en-GB"/>
        </w:rPr>
        <w:t>temperature</w:t>
      </w:r>
      <w:r w:rsidR="00C777D9">
        <w:rPr>
          <w:rFonts w:eastAsiaTheme="minorEastAsia"/>
          <w:lang w:val="en-GB"/>
        </w:rPr>
        <w:t xml:space="preserve"> </w:t>
      </w:r>
      <w:r w:rsidR="0003370B">
        <w:rPr>
          <w:rFonts w:eastAsiaTheme="minorEastAsia"/>
          <w:lang w:val="en-GB"/>
        </w:rPr>
        <w:t xml:space="preserve">effects </w:t>
      </w:r>
      <w:r w:rsidR="00C777D9">
        <w:rPr>
          <w:rFonts w:eastAsiaTheme="minorEastAsia"/>
          <w:lang w:val="en-GB"/>
        </w:rPr>
        <w:t>(e.g., in</w:t>
      </w:r>
      <w:r w:rsidR="00C777D9" w:rsidRPr="00091E6B">
        <w:rPr>
          <w:rFonts w:eastAsiaTheme="minorEastAsia"/>
          <w:lang w:val="en-GB"/>
        </w:rPr>
        <w:t xml:space="preserve"> the Arrhenius fractal supply model (AFS)</w:t>
      </w:r>
      <w:r w:rsidR="00C777D9">
        <w:rPr>
          <w:rFonts w:eastAsiaTheme="minorEastAsia"/>
          <w:lang w:val="en-GB"/>
        </w:rPr>
        <w:t xml:space="preserve"> applied </w:t>
      </w:r>
      <w:r w:rsidR="00C777D9" w:rsidRPr="00091E6B">
        <w:rPr>
          <w:rFonts w:eastAsiaTheme="minorEastAsia"/>
          <w:lang w:val="en-GB"/>
        </w:rPr>
        <w:t>in the metabolic theory of ecology</w:t>
      </w:r>
      <w:r w:rsidR="00014FEA">
        <w:rPr>
          <w:rFonts w:eastAsiaTheme="minorEastAsia"/>
          <w:lang w:val="en-GB"/>
        </w:rPr>
        <w:t>, MTE</w:t>
      </w:r>
      <w:r w:rsidR="00C777D9" w:rsidRPr="00091E6B">
        <w:rPr>
          <w:rFonts w:eastAsiaTheme="minorEastAsia"/>
          <w:lang w:val="en-GB"/>
        </w:rPr>
        <w:t xml:space="preserve"> </w:t>
      </w:r>
      <w:r w:rsidR="00C777D9" w:rsidRPr="00091E6B">
        <w:rPr>
          <w:rFonts w:eastAsiaTheme="minorEastAsia"/>
        </w:rPr>
        <w:fldChar w:fldCharType="begin"/>
      </w:r>
      <w:r w:rsidR="00C777D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C777D9" w:rsidRPr="00091E6B">
        <w:rPr>
          <w:rFonts w:eastAsiaTheme="minorEastAsia"/>
        </w:rPr>
        <w:fldChar w:fldCharType="separate"/>
      </w:r>
      <w:r w:rsidR="00C777D9" w:rsidRPr="00091E6B">
        <w:rPr>
          <w:lang w:val="en-GB"/>
        </w:rPr>
        <w:t xml:space="preserve">(Gillooly </w:t>
      </w:r>
      <w:r w:rsidR="00C777D9" w:rsidRPr="00091E6B">
        <w:rPr>
          <w:i/>
          <w:iCs/>
          <w:lang w:val="en-GB"/>
        </w:rPr>
        <w:t>et al.</w:t>
      </w:r>
      <w:r w:rsidR="00C777D9" w:rsidRPr="00091E6B">
        <w:rPr>
          <w:lang w:val="en-GB"/>
        </w:rPr>
        <w:t xml:space="preserve"> 2001; Brown </w:t>
      </w:r>
      <w:r w:rsidR="00C777D9" w:rsidRPr="00091E6B">
        <w:rPr>
          <w:i/>
          <w:iCs/>
          <w:lang w:val="en-GB"/>
        </w:rPr>
        <w:t>et al.</w:t>
      </w:r>
      <w:r w:rsidR="00C777D9" w:rsidRPr="00091E6B">
        <w:rPr>
          <w:lang w:val="en-GB"/>
        </w:rPr>
        <w:t xml:space="preserve"> 2004; Downs </w:t>
      </w:r>
      <w:r w:rsidR="00C777D9" w:rsidRPr="00091E6B">
        <w:rPr>
          <w:i/>
          <w:iCs/>
          <w:lang w:val="en-GB"/>
        </w:rPr>
        <w:t>et al.</w:t>
      </w:r>
      <w:r w:rsidR="00C777D9" w:rsidRPr="00091E6B">
        <w:rPr>
          <w:lang w:val="en-GB"/>
        </w:rPr>
        <w:t xml:space="preserve"> 2008)</w:t>
      </w:r>
      <w:r w:rsidR="00C777D9" w:rsidRPr="00091E6B">
        <w:rPr>
          <w:rFonts w:eastAsiaTheme="minorEastAsia"/>
        </w:rPr>
        <w:fldChar w:fldCharType="end"/>
      </w:r>
      <w:r w:rsidR="00C777D9" w:rsidRPr="00D666BE">
        <w:rPr>
          <w:rFonts w:eastAsiaTheme="minorEastAsia"/>
        </w:rPr>
        <w:t>)</w:t>
      </w:r>
      <w:r w:rsidR="009E0631" w:rsidRPr="00091E6B">
        <w:rPr>
          <w:rFonts w:eastAsiaTheme="minorEastAsia"/>
          <w:lang w:val="en-GB"/>
        </w:rPr>
        <w:t xml:space="preserve">. </w:t>
      </w:r>
      <w:r w:rsidR="008D7E70" w:rsidRPr="00091E6B">
        <w:rPr>
          <w:rFonts w:eastAsiaTheme="minorEastAsia"/>
          <w:lang w:val="en-GB"/>
        </w:rPr>
        <w:t xml:space="preserve">However, </w:t>
      </w:r>
      <w:r w:rsidR="00CF6387">
        <w:rPr>
          <w:rFonts w:eastAsiaTheme="minorEastAsia"/>
          <w:lang w:val="en-GB"/>
        </w:rPr>
        <w:t xml:space="preserve">within species, </w:t>
      </w:r>
      <w:r w:rsidR="00E145C6" w:rsidRPr="00091E6B">
        <w:rPr>
          <w:rFonts w:cstheme="minorHAnsi"/>
          <w:lang w:val="en-GB"/>
        </w:rPr>
        <w:t xml:space="preserve">deviations from </w:t>
      </w:r>
      <w:r w:rsidR="004B111B">
        <w:rPr>
          <w:rFonts w:cstheme="minorHAnsi"/>
          <w:lang w:val="en-GB"/>
        </w:rPr>
        <w:t>a general</w:t>
      </w:r>
      <w:r w:rsidR="00982B77">
        <w:rPr>
          <w:rFonts w:cstheme="minorHAnsi"/>
          <w:lang w:val="en-GB"/>
        </w:rPr>
        <w:t xml:space="preserve"> 3/4</w:t>
      </w:r>
      <w:r w:rsidR="00622A66"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r w:rsidR="003044FC">
        <w:rPr>
          <w:rFonts w:cstheme="minorHAnsi"/>
          <w:lang w:val="en-US"/>
        </w:rPr>
        <w:t xml:space="preserve">, rates are typically </w:t>
      </w:r>
      <w:r w:rsidR="008C745B">
        <w:rPr>
          <w:rFonts w:cstheme="minorHAnsi"/>
          <w:lang w:val="en-US"/>
        </w:rPr>
        <w:t xml:space="preserve">unimodal </w:t>
      </w:r>
      <w:r w:rsidR="008C745B" w:rsidRPr="00091E6B">
        <w:rPr>
          <w:rFonts w:eastAsiaTheme="minorEastAsia"/>
        </w:rPr>
        <w:fldChar w:fldCharType="begin"/>
      </w:r>
      <w:r w:rsidR="008C745B"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8C745B" w:rsidRPr="00091E6B">
        <w:rPr>
          <w:rFonts w:eastAsiaTheme="minorEastAsia"/>
        </w:rPr>
        <w:fldChar w:fldCharType="separate"/>
      </w:r>
      <w:r w:rsidR="008C745B" w:rsidRPr="00091E6B">
        <w:rPr>
          <w:lang w:val="en-GB"/>
        </w:rPr>
        <w:t xml:space="preserve">(Dell </w:t>
      </w:r>
      <w:r w:rsidR="008C745B" w:rsidRPr="00091E6B">
        <w:rPr>
          <w:i/>
          <w:iCs/>
          <w:lang w:val="en-GB"/>
        </w:rPr>
        <w:t>et al.</w:t>
      </w:r>
      <w:r w:rsidR="008C745B" w:rsidRPr="00091E6B">
        <w:rPr>
          <w:lang w:val="en-GB"/>
        </w:rPr>
        <w:t xml:space="preserve"> 2011; Englund </w:t>
      </w:r>
      <w:r w:rsidR="008C745B" w:rsidRPr="00091E6B">
        <w:rPr>
          <w:i/>
          <w:iCs/>
          <w:lang w:val="en-GB"/>
        </w:rPr>
        <w:t>et al.</w:t>
      </w:r>
      <w:r w:rsidR="008C745B" w:rsidRPr="00091E6B">
        <w:rPr>
          <w:lang w:val="en-GB"/>
        </w:rPr>
        <w:t xml:space="preserve"> 2011; Rall </w:t>
      </w:r>
      <w:r w:rsidR="008C745B" w:rsidRPr="00091E6B">
        <w:rPr>
          <w:i/>
          <w:iCs/>
          <w:lang w:val="en-GB"/>
        </w:rPr>
        <w:t>et al.</w:t>
      </w:r>
      <w:r w:rsidR="008C745B" w:rsidRPr="00091E6B">
        <w:rPr>
          <w:lang w:val="en-GB"/>
        </w:rPr>
        <w:t xml:space="preserve"> 2012; Uiterwaal &amp; DeLong 2020)</w:t>
      </w:r>
      <w:r w:rsidR="008C745B" w:rsidRPr="00091E6B">
        <w:rPr>
          <w:rFonts w:eastAsiaTheme="minorEastAsia"/>
        </w:rPr>
        <w:fldChar w:fldCharType="end"/>
      </w:r>
      <w:r w:rsidR="008C745B">
        <w:rPr>
          <w:rFonts w:cstheme="minorHAnsi"/>
          <w:lang w:val="en-US"/>
        </w:rPr>
        <w:t xml:space="preserve"> </w:t>
      </w:r>
      <w:r w:rsidR="000C6981">
        <w:rPr>
          <w:rFonts w:cstheme="minorHAnsi"/>
          <w:lang w:val="en-US"/>
        </w:rPr>
        <w:t xml:space="preserve">and </w:t>
      </w:r>
      <w:r w:rsidR="003F4B47">
        <w:rPr>
          <w:rFonts w:cstheme="minorHAnsi"/>
          <w:lang w:val="en-US"/>
        </w:rPr>
        <w:t xml:space="preserve">the effects of </w:t>
      </w:r>
      <w:r w:rsidR="006A1A0C" w:rsidRPr="00091E6B">
        <w:rPr>
          <w:rFonts w:cstheme="minorHAnsi"/>
          <w:lang w:val="en-GB"/>
        </w:rPr>
        <w:t xml:space="preserve">mass and temperature can </w:t>
      </w:r>
      <w:r w:rsidR="003F4B47">
        <w:rPr>
          <w:rFonts w:cstheme="minorHAnsi"/>
          <w:lang w:val="en-GB"/>
        </w:rPr>
        <w:t xml:space="preserve">be </w:t>
      </w:r>
      <w:r w:rsidR="006A1A0C" w:rsidRPr="00091E6B">
        <w:rPr>
          <w:rFonts w:cstheme="minorHAnsi"/>
          <w:lang w:val="en-GB"/>
        </w:rPr>
        <w:t xml:space="preserve">interactive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D666BE">
        <w:t xml:space="preserve">(Xie &amp; Sun 1990; Glazier 2005; García García </w:t>
      </w:r>
      <w:r w:rsidR="00EB6461" w:rsidRPr="00D666BE">
        <w:rPr>
          <w:i/>
          <w:iCs/>
        </w:rPr>
        <w:t>et al.</w:t>
      </w:r>
      <w:r w:rsidR="00EB6461" w:rsidRPr="00D666BE">
        <w:t xml:space="preserve"> 2011; Ohlberger </w:t>
      </w:r>
      <w:r w:rsidR="00EB6461" w:rsidRPr="00D666BE">
        <w:rPr>
          <w:i/>
          <w:iCs/>
        </w:rPr>
        <w:t>et al.</w:t>
      </w:r>
      <w:r w:rsidR="00EB6461" w:rsidRPr="00D666BE">
        <w:t xml:space="preserve"> 2012; Lindmark </w:t>
      </w:r>
      <w:r w:rsidR="00EB6461" w:rsidRPr="00D666BE">
        <w:rPr>
          <w:i/>
          <w:iCs/>
        </w:rPr>
        <w:t>et al.</w:t>
      </w:r>
      <w:r w:rsidR="00EB6461" w:rsidRPr="00D666BE">
        <w:t xml:space="preserve"> 2018)</w:t>
      </w:r>
      <w:r w:rsidR="006A1A0C" w:rsidRPr="00091E6B">
        <w:rPr>
          <w:rFonts w:cstheme="minorHAnsi"/>
        </w:rPr>
        <w:fldChar w:fldCharType="end"/>
      </w:r>
      <w:r w:rsidR="009223C1" w:rsidRPr="00D666BE">
        <w:rPr>
          <w:rFonts w:cstheme="minorHAnsi"/>
        </w:rPr>
        <w:t xml:space="preserve"> (but see</w:t>
      </w:r>
      <w:r w:rsidR="00020BC0" w:rsidRPr="00D666BE">
        <w:rPr>
          <w:rFonts w:cstheme="minorHAnsi"/>
        </w:rPr>
        <w:t xml:space="preserve"> Jerde </w:t>
      </w:r>
      <w:r w:rsidR="00020BC0" w:rsidRPr="00D666BE">
        <w:rPr>
          <w:rFonts w:cstheme="minorHAnsi"/>
          <w:i/>
          <w:iCs/>
        </w:rPr>
        <w:t>et al</w:t>
      </w:r>
      <w:r w:rsidR="00020BC0" w:rsidRPr="00D666BE">
        <w:rPr>
          <w:rFonts w:cstheme="minorHAnsi"/>
        </w:rPr>
        <w:t xml:space="preserve">. </w:t>
      </w:r>
      <w:r w:rsidR="009223C1" w:rsidRPr="00091E6B">
        <w:rPr>
          <w:rFonts w:cstheme="minorHAnsi"/>
        </w:rPr>
        <w:fldChar w:fldCharType="begin"/>
      </w:r>
      <w:r w:rsidR="00422B99" w:rsidRPr="00D666BE">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422B99" w:rsidRPr="00091E6B">
        <w:rPr>
          <w:rFonts w:cstheme="minorHAnsi"/>
        </w:rPr>
        <w:instrText>ﬁ</w:instrText>
      </w:r>
      <w:r w:rsidR="00422B99" w:rsidRPr="00D666BE">
        <w:rPr>
          <w:rFonts w:cstheme="minorHAnsi"/>
        </w:rPr>
        <w:instrText xml:space="preserve">sh as our study taxa, we curated 25 studies with measurements of standard metabolic rate, temperature, and mass, with 55 independent trials and across 16 </w:instrText>
      </w:r>
      <w:r w:rsidR="00422B99" w:rsidRPr="00091E6B">
        <w:rPr>
          <w:rFonts w:cstheme="minorHAnsi"/>
        </w:rPr>
        <w:instrText>ﬁ</w:instrText>
      </w:r>
      <w:r w:rsidR="00422B99" w:rsidRPr="00D666BE">
        <w:rPr>
          <w:rFonts w:cstheme="minorHAnsi"/>
        </w:rPr>
        <w:instrText xml:space="preserve">sh species and confronted this data with </w:instrText>
      </w:r>
      <w:r w:rsidR="00422B99" w:rsidRPr="00091E6B">
        <w:rPr>
          <w:rFonts w:cstheme="minorHAnsi"/>
        </w:rPr>
        <w:instrText>ﬂ</w:instrText>
      </w:r>
      <w:r w:rsidR="00422B99" w:rsidRPr="00D666BE">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422B99" w:rsidRPr="00091E6B">
        <w:rPr>
          <w:rFonts w:cstheme="minorHAnsi"/>
        </w:rPr>
        <w:instrText>ﬁ</w:instrText>
      </w:r>
      <w:r w:rsidR="00422B99" w:rsidRPr="00D666BE">
        <w:rPr>
          <w:rFonts w:cstheme="minorHAnsi"/>
        </w:rPr>
        <w:instrText>cient of 0.89 with a SIC interval spanning 0.82 to 0.99, implying that mechanistically derived coef</w:instrText>
      </w:r>
      <w:r w:rsidR="00422B99" w:rsidRPr="00091E6B">
        <w:rPr>
          <w:rFonts w:cstheme="minorHAnsi"/>
        </w:rPr>
        <w:instrText>ﬁ</w:instrText>
      </w:r>
      <w:r w:rsidR="00422B99" w:rsidRPr="00D666BE">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422B99" w:rsidRPr="00091E6B">
        <w:rPr>
          <w:rFonts w:cstheme="minorHAnsi"/>
        </w:rPr>
        <w:instrText>ﬁ</w:instrText>
      </w:r>
      <w:r w:rsidR="00422B99" w:rsidRPr="00D666BE">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D666BE">
        <w:t>(2019)</w:t>
      </w:r>
      <w:r w:rsidR="009223C1" w:rsidRPr="00091E6B">
        <w:rPr>
          <w:rFonts w:cstheme="minorHAnsi"/>
        </w:rPr>
        <w:fldChar w:fldCharType="end"/>
      </w:r>
      <w:r w:rsidR="009223C1" w:rsidRPr="00D666BE">
        <w:rPr>
          <w:rFonts w:cstheme="minorHAnsi"/>
        </w:rPr>
        <w:t>)</w:t>
      </w:r>
      <w:r w:rsidR="00EB7199" w:rsidRPr="00D666BE">
        <w:rPr>
          <w:rFonts w:cstheme="minorHAnsi"/>
        </w:rPr>
        <w:t>.</w:t>
      </w:r>
      <w:r w:rsidR="00FA11B2" w:rsidRPr="00D666BE">
        <w:rPr>
          <w:rFonts w:cstheme="minorHAnsi"/>
        </w:rPr>
        <w:t xml:space="preserve"> </w:t>
      </w:r>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are estimated jointly</w:t>
      </w:r>
      <w:r w:rsidR="00BD0B23">
        <w:rPr>
          <w:rFonts w:cstheme="minorHAnsi"/>
          <w:lang w:val="en-GB"/>
        </w:rPr>
        <w:t xml:space="preserve"> instead of a prior </w:t>
      </w:r>
      <w:r w:rsidR="009A4D47">
        <w:rPr>
          <w:rFonts w:cstheme="minorHAnsi"/>
          <w:lang w:val="en-GB"/>
        </w:rPr>
        <w:t>determined</w:t>
      </w:r>
      <w:r w:rsidR="00FC70D6" w:rsidRPr="00091E6B">
        <w:rPr>
          <w:rFonts w:cstheme="minorHAnsi"/>
          <w:lang w:val="en-GB"/>
        </w:rPr>
        <w:t xml:space="preserve"> </w:t>
      </w:r>
      <w:r w:rsidR="00FC70D6" w:rsidRPr="00091E6B">
        <w:rPr>
          <w:rFonts w:cstheme="minorHAnsi"/>
        </w:rPr>
        <w:fldChar w:fldCharType="begin"/>
      </w:r>
      <w:r w:rsidR="001D56D8">
        <w:rPr>
          <w:rFonts w:cstheme="minorHAnsi"/>
          <w:lang w:val="en-GB"/>
        </w:rPr>
        <w:instrText xml:space="preserve"> ADDIN ZOTERO_ITEM CSL_CITATION {"citationID":"a21i08uo545","properties":{"formattedCitation":"(Brown {\\i{}et al.} 2004; Downs {\\i{}et al.} 2008)","plainCitation":"(Brown et al. 2004; Downs et al. 2008)","noteIndex":0},"citationItems":[{"id":914,"uris":["http://zotero.org/users/6116610/items/D84IXDI8"],"uri":["http://zotero.org/users/6116610/items/D84IXDI8"],"itemData":{"id":914,"type":"article-journal","abstract":"Metabolism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1D56D8" w:rsidRPr="001D56D8">
        <w:rPr>
          <w:lang w:val="en-GB"/>
        </w:rPr>
        <w:t xml:space="preserve">(Brown </w:t>
      </w:r>
      <w:r w:rsidR="001D56D8" w:rsidRPr="001D56D8">
        <w:rPr>
          <w:i/>
          <w:iCs/>
          <w:lang w:val="en-GB"/>
        </w:rPr>
        <w:t>et al.</w:t>
      </w:r>
      <w:r w:rsidR="001D56D8" w:rsidRPr="001D56D8">
        <w:rPr>
          <w:lang w:val="en-GB"/>
        </w:rPr>
        <w:t xml:space="preserve"> 2004; Downs </w:t>
      </w:r>
      <w:r w:rsidR="001D56D8" w:rsidRPr="001D56D8">
        <w:rPr>
          <w:i/>
          <w:iCs/>
          <w:lang w:val="en-GB"/>
        </w:rPr>
        <w:t>et al.</w:t>
      </w:r>
      <w:r w:rsidR="001D56D8" w:rsidRPr="001D56D8">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r w:rsidR="004D2710">
        <w:rPr>
          <w:rFonts w:cstheme="minorHAnsi"/>
          <w:lang w:val="en-GB"/>
        </w:rPr>
        <w:t xml:space="preserve">or polynomial </w:t>
      </w:r>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r w:rsidR="009C2B1F">
        <w:rPr>
          <w:rFonts w:cstheme="minorHAnsi"/>
          <w:lang w:val="en-GB"/>
        </w:rPr>
        <w:t xml:space="preserve">However, this </w:t>
      </w:r>
      <w:r w:rsidR="002E3CFC">
        <w:rPr>
          <w:rFonts w:cstheme="minorHAnsi"/>
          <w:lang w:val="en-GB"/>
        </w:rPr>
        <w:t xml:space="preserve">requires </w:t>
      </w:r>
      <w:r w:rsidR="00FB1F49">
        <w:rPr>
          <w:rFonts w:cstheme="minorHAnsi"/>
          <w:lang w:val="en-GB"/>
        </w:rPr>
        <w:t xml:space="preserve">intraspecific </w:t>
      </w:r>
      <w:r w:rsidR="000A400B">
        <w:rPr>
          <w:rFonts w:cstheme="minorHAnsi"/>
          <w:lang w:val="en-GB"/>
        </w:rPr>
        <w:t>data</w:t>
      </w:r>
      <w:r w:rsidR="00582D2F">
        <w:rPr>
          <w:rFonts w:cstheme="minorHAnsi"/>
          <w:lang w:val="en-GB"/>
        </w:rPr>
        <w:t xml:space="preserve"> with variation in both mass and temperature within species.</w:t>
      </w:r>
    </w:p>
    <w:p w14:paraId="33FADB7D" w14:textId="0384415B"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lastRenderedPageBreak/>
        <w:t xml:space="preserve">maximum </w:t>
      </w:r>
      <w:r w:rsidR="00A436C2" w:rsidRPr="00091E6B">
        <w:rPr>
          <w:rFonts w:eastAsiaTheme="minorEastAsia"/>
          <w:lang w:val="en-GB"/>
        </w:rPr>
        <w:t>consumption and metabolic rates of fish from experiments in which the effect of fish body mass is replicated across multiple temperatures within species</w:t>
      </w:r>
      <w:r w:rsidR="00ED1CA7">
        <w:rPr>
          <w:rFonts w:eastAsiaTheme="minorEastAsia"/>
          <w:lang w:val="en-GB"/>
        </w:rPr>
        <w:t xml:space="preserve"> </w:t>
      </w:r>
      <w:commentRangeStart w:id="8"/>
      <w:r w:rsidR="00ED1CA7">
        <w:rPr>
          <w:rFonts w:eastAsiaTheme="minorEastAsia"/>
          <w:lang w:val="en-GB"/>
        </w:rPr>
        <w:t>(</w:t>
      </w:r>
      <w:r w:rsidR="00366202">
        <w:rPr>
          <w:rFonts w:eastAsiaTheme="minorEastAsia"/>
          <w:lang w:val="en-GB"/>
        </w:rPr>
        <w:t xml:space="preserve">total </w:t>
      </w:r>
      <w:r w:rsidR="009D5D81">
        <w:rPr>
          <w:rFonts w:eastAsiaTheme="minorEastAsia"/>
          <w:lang w:val="en-GB"/>
        </w:rPr>
        <w:t>n=3672, with data from 13, 20 and 34 species for each rate, respectively</w:t>
      </w:r>
      <w:r w:rsidR="00ED1CA7">
        <w:rPr>
          <w:rFonts w:eastAsiaTheme="minorEastAsia"/>
          <w:lang w:val="en-GB"/>
        </w:rPr>
        <w:t>)</w:t>
      </w:r>
      <w:commentRangeEnd w:id="8"/>
      <w:r w:rsidR="00366202">
        <w:rPr>
          <w:rStyle w:val="CommentReference"/>
        </w:rPr>
        <w:commentReference w:id="8"/>
      </w:r>
      <w:r w:rsidR="00A436C2" w:rsidRPr="00091E6B">
        <w:rPr>
          <w:rFonts w:eastAsiaTheme="minorEastAsia"/>
          <w:lang w:val="en-GB"/>
        </w:rPr>
        <w:t xml:space="preserve">.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w:t>
      </w:r>
      <w:r w:rsidR="00DB5445">
        <w:rPr>
          <w:rFonts w:eastAsiaTheme="minorEastAsia"/>
          <w:lang w:val="en-GB"/>
        </w:rPr>
        <w:t xml:space="preserve"> </w:t>
      </w:r>
      <w:commentRangeStart w:id="9"/>
      <w:r w:rsidR="00800853">
        <w:rPr>
          <w:rFonts w:eastAsiaTheme="minorEastAsia"/>
          <w:lang w:val="en-GB"/>
        </w:rPr>
        <w:t xml:space="preserve">The </w:t>
      </w:r>
      <w:r w:rsidR="00B22114">
        <w:rPr>
          <w:rFonts w:eastAsiaTheme="minorEastAsia"/>
          <w:lang w:val="en-GB"/>
        </w:rPr>
        <w:t xml:space="preserve">estimated </w:t>
      </w:r>
      <w:r w:rsidR="00862A1D">
        <w:rPr>
          <w:rFonts w:eastAsiaTheme="minorEastAsia"/>
          <w:lang w:val="en-GB"/>
        </w:rPr>
        <w:t xml:space="preserve">mass dependence and </w:t>
      </w:r>
      <w:r w:rsidR="006A530A">
        <w:rPr>
          <w:rFonts w:eastAsiaTheme="minorEastAsia"/>
          <w:lang w:val="en-GB"/>
        </w:rPr>
        <w:t>temperature sensitivity</w:t>
      </w:r>
      <w:r w:rsidR="0014389D">
        <w:rPr>
          <w:rFonts w:eastAsiaTheme="minorEastAsia"/>
          <w:lang w:val="en-GB"/>
        </w:rPr>
        <w:t xml:space="preserve"> </w:t>
      </w:r>
      <w:r w:rsidR="002B4782">
        <w:rPr>
          <w:rFonts w:eastAsiaTheme="minorEastAsia"/>
          <w:lang w:val="en-GB"/>
        </w:rPr>
        <w:t xml:space="preserve">of </w:t>
      </w:r>
      <w:r w:rsidR="00E04B4C">
        <w:rPr>
          <w:rFonts w:eastAsiaTheme="minorEastAsia"/>
          <w:lang w:val="en-GB"/>
        </w:rPr>
        <w:t xml:space="preserve">mass-specific </w:t>
      </w:r>
      <w:r w:rsidR="00916D9A">
        <w:rPr>
          <w:rFonts w:eastAsiaTheme="minorEastAsia"/>
          <w:lang w:val="en-GB"/>
        </w:rPr>
        <w:t>growth</w:t>
      </w:r>
      <w:r w:rsidR="0063420D">
        <w:rPr>
          <w:rFonts w:eastAsiaTheme="minorEastAsia"/>
          <w:lang w:val="en-GB"/>
        </w:rPr>
        <w:t xml:space="preserve">, </w:t>
      </w:r>
      <w:r w:rsidR="009C113E">
        <w:rPr>
          <w:rFonts w:eastAsiaTheme="minorEastAsia"/>
          <w:lang w:val="en-GB"/>
        </w:rPr>
        <w:t>consumption</w:t>
      </w:r>
      <w:r w:rsidR="0063420D">
        <w:rPr>
          <w:rFonts w:eastAsiaTheme="minorEastAsia"/>
          <w:lang w:val="en-GB"/>
        </w:rPr>
        <w:t xml:space="preserve"> and metabolism</w:t>
      </w:r>
      <w:r w:rsidR="009C113E">
        <w:rPr>
          <w:rFonts w:eastAsiaTheme="minorEastAsia"/>
          <w:lang w:val="en-GB"/>
        </w:rPr>
        <w:t>,</w:t>
      </w:r>
      <w:r w:rsidR="00BE03B2">
        <w:rPr>
          <w:rFonts w:eastAsiaTheme="minorEastAsia"/>
          <w:lang w:val="en-GB"/>
        </w:rPr>
        <w:t xml:space="preserve"> </w:t>
      </w:r>
      <w:r w:rsidR="00BE602F">
        <w:rPr>
          <w:rFonts w:eastAsiaTheme="minorEastAsia"/>
          <w:lang w:val="en-GB"/>
        </w:rPr>
        <w:t xml:space="preserve">are </w:t>
      </w:r>
      <w:r w:rsidR="00CE71B3">
        <w:rPr>
          <w:rFonts w:eastAsiaTheme="minorEastAsia"/>
          <w:lang w:val="en-GB"/>
        </w:rPr>
        <w:t xml:space="preserve">used to quantify </w:t>
      </w:r>
      <w:r w:rsidR="006810BB">
        <w:rPr>
          <w:rFonts w:eastAsiaTheme="minorEastAsia"/>
          <w:lang w:val="en-GB"/>
        </w:rPr>
        <w:t xml:space="preserve">the </w:t>
      </w:r>
      <w:r w:rsidR="0048294C">
        <w:rPr>
          <w:rFonts w:eastAsiaTheme="minorEastAsia"/>
          <w:lang w:val="en-GB"/>
        </w:rPr>
        <w:t xml:space="preserve">changes in </w:t>
      </w:r>
      <w:r w:rsidR="006810BB">
        <w:rPr>
          <w:rFonts w:eastAsiaTheme="minorEastAsia"/>
          <w:lang w:val="en-GB"/>
        </w:rPr>
        <w:t>net energy gain</w:t>
      </w:r>
      <w:r w:rsidR="009117A2">
        <w:rPr>
          <w:rFonts w:eastAsiaTheme="minorEastAsia"/>
          <w:lang w:val="en-GB"/>
        </w:rPr>
        <w:t xml:space="preserve"> (growth)</w:t>
      </w:r>
      <w:r w:rsidR="00BA2C96">
        <w:rPr>
          <w:rFonts w:eastAsiaTheme="minorEastAsia"/>
          <w:lang w:val="en-GB"/>
        </w:rPr>
        <w:t xml:space="preserve"> of a general fis</w:t>
      </w:r>
      <w:r w:rsidR="00CA3137">
        <w:rPr>
          <w:rFonts w:eastAsiaTheme="minorEastAsia"/>
          <w:lang w:val="en-GB"/>
        </w:rPr>
        <w:t>h</w:t>
      </w:r>
      <w:r w:rsidR="0048294C">
        <w:rPr>
          <w:rFonts w:eastAsiaTheme="minorEastAsia"/>
          <w:lang w:val="en-GB"/>
        </w:rPr>
        <w:t xml:space="preserve"> over temperature and body mass</w:t>
      </w:r>
      <w:r w:rsidR="00076813">
        <w:rPr>
          <w:rFonts w:eastAsiaTheme="minorEastAsia"/>
          <w:lang w:val="en-GB"/>
        </w:rPr>
        <w:t xml:space="preserve">. Lastly, we </w:t>
      </w:r>
      <w:r w:rsidR="00612247">
        <w:rPr>
          <w:rFonts w:eastAsiaTheme="minorEastAsia"/>
          <w:lang w:val="en-GB"/>
        </w:rPr>
        <w:t xml:space="preserve">compare </w:t>
      </w:r>
      <w:r w:rsidR="009F084F">
        <w:rPr>
          <w:rFonts w:eastAsiaTheme="minorEastAsia"/>
          <w:lang w:val="en-GB"/>
        </w:rPr>
        <w:t xml:space="preserve">our predicted </w:t>
      </w:r>
      <w:r w:rsidR="0027197D">
        <w:rPr>
          <w:rFonts w:eastAsiaTheme="minorEastAsia"/>
          <w:lang w:val="en-GB"/>
        </w:rPr>
        <w:t xml:space="preserve">changes </w:t>
      </w:r>
      <w:r w:rsidR="002C73E1">
        <w:rPr>
          <w:rFonts w:eastAsiaTheme="minorEastAsia"/>
          <w:lang w:val="en-GB"/>
        </w:rPr>
        <w:t xml:space="preserve">in </w:t>
      </w:r>
      <w:r w:rsidR="002C73E1">
        <w:rPr>
          <w:rFonts w:eastAsiaTheme="minorEastAsia" w:cstheme="minorHAnsi"/>
          <w:lang w:val="en-GB"/>
        </w:rPr>
        <w:t>optim</w:t>
      </w:r>
      <w:r w:rsidR="007D714A">
        <w:rPr>
          <w:rFonts w:eastAsiaTheme="minorEastAsia" w:cstheme="minorHAnsi"/>
          <w:lang w:val="en-GB"/>
        </w:rPr>
        <w:t>um</w:t>
      </w:r>
      <w:r w:rsidR="002C73E1">
        <w:rPr>
          <w:rFonts w:eastAsiaTheme="minorEastAsia" w:cstheme="minorHAnsi"/>
          <w:lang w:val="en-GB"/>
        </w:rPr>
        <w:t xml:space="preserve"> growth temperature </w:t>
      </w:r>
      <w:r w:rsidR="00231EAF">
        <w:rPr>
          <w:rFonts w:eastAsiaTheme="minorEastAsia" w:cstheme="minorHAnsi"/>
          <w:lang w:val="en-GB"/>
        </w:rPr>
        <w:t xml:space="preserve">over body mass </w:t>
      </w:r>
      <w:r w:rsidR="007C638B">
        <w:rPr>
          <w:rFonts w:eastAsiaTheme="minorEastAsia" w:cstheme="minorHAnsi"/>
          <w:lang w:val="en-GB"/>
        </w:rPr>
        <w:t xml:space="preserve">with </w:t>
      </w:r>
      <w:r w:rsidR="00A7530A">
        <w:rPr>
          <w:rFonts w:eastAsiaTheme="minorEastAsia"/>
          <w:lang w:val="en-GB"/>
        </w:rPr>
        <w:t>an independent</w:t>
      </w:r>
      <w:r w:rsidR="00D83B4B">
        <w:rPr>
          <w:rFonts w:eastAsiaTheme="minorEastAsia"/>
          <w:lang w:val="en-GB"/>
        </w:rPr>
        <w:t xml:space="preserve">ly compiled </w:t>
      </w:r>
      <w:r w:rsidR="00AB5AFD">
        <w:rPr>
          <w:rFonts w:eastAsiaTheme="minorEastAsia"/>
          <w:lang w:val="en-GB"/>
        </w:rPr>
        <w:t xml:space="preserve">experimental </w:t>
      </w:r>
      <w:r w:rsidR="00A7530A">
        <w:rPr>
          <w:rFonts w:eastAsiaTheme="minorEastAsia"/>
          <w:lang w:val="en-GB"/>
        </w:rPr>
        <w:t>data set on optimum growth temperature</w:t>
      </w:r>
      <w:r w:rsidR="00713FDB">
        <w:rPr>
          <w:rFonts w:eastAsiaTheme="minorEastAsia"/>
          <w:lang w:val="en-GB"/>
        </w:rPr>
        <w:t>s</w:t>
      </w:r>
      <w:r w:rsidR="00592D2C">
        <w:rPr>
          <w:rFonts w:eastAsiaTheme="minorEastAsia"/>
          <w:lang w:val="en-GB"/>
        </w:rPr>
        <w:t xml:space="preserve"> </w:t>
      </w:r>
      <w:r w:rsidR="00B820C4">
        <w:rPr>
          <w:rFonts w:eastAsiaTheme="minorEastAsia"/>
          <w:lang w:val="en-GB"/>
        </w:rPr>
        <w:t>individuals of different size within species</w:t>
      </w:r>
      <w:commentRangeStart w:id="10"/>
      <w:commentRangeStart w:id="11"/>
      <w:commentRangeStart w:id="12"/>
      <w:r w:rsidR="007D5386" w:rsidRPr="00091E6B">
        <w:rPr>
          <w:rFonts w:eastAsiaTheme="minorEastAsia"/>
          <w:lang w:val="en-GB"/>
        </w:rPr>
        <w:t>.</w:t>
      </w:r>
      <w:commentRangeEnd w:id="10"/>
      <w:r w:rsidR="00AB5A6D">
        <w:rPr>
          <w:rStyle w:val="CommentReference"/>
        </w:rPr>
        <w:commentReference w:id="10"/>
      </w:r>
      <w:commentRangeEnd w:id="11"/>
      <w:r w:rsidR="00711DC2">
        <w:rPr>
          <w:rStyle w:val="CommentReference"/>
        </w:rPr>
        <w:commentReference w:id="11"/>
      </w:r>
      <w:commentRangeEnd w:id="12"/>
      <w:r w:rsidR="0075515A">
        <w:rPr>
          <w:rStyle w:val="CommentReference"/>
        </w:rPr>
        <w:commentReference w:id="12"/>
      </w:r>
      <w:r w:rsidR="001A1E89">
        <w:rPr>
          <w:rFonts w:eastAsiaTheme="minorEastAsia"/>
          <w:lang w:val="en-GB"/>
        </w:rPr>
        <w:t xml:space="preserve"> </w:t>
      </w:r>
      <w:commentRangeEnd w:id="9"/>
      <w:r w:rsidR="003F36EF">
        <w:rPr>
          <w:rStyle w:val="CommentReference"/>
        </w:rPr>
        <w:commentReference w:id="9"/>
      </w:r>
    </w:p>
    <w:p w14:paraId="64DE5BFB" w14:textId="3DBED836" w:rsidR="00BF05E7" w:rsidRDefault="00BF05E7" w:rsidP="00C506AF">
      <w:pPr>
        <w:spacing w:line="480" w:lineRule="auto"/>
        <w:contextualSpacing/>
        <w:jc w:val="both"/>
        <w:rPr>
          <w:rFonts w:eastAsiaTheme="minorEastAsia"/>
          <w:lang w:val="en-GB"/>
        </w:rPr>
      </w:pPr>
    </w:p>
    <w:p w14:paraId="5BEE9BF3" w14:textId="31F51562" w:rsidR="006C36C4" w:rsidRPr="00143805" w:rsidRDefault="008255F4" w:rsidP="00C506AF">
      <w:pPr>
        <w:spacing w:line="480" w:lineRule="auto"/>
        <w:contextualSpacing/>
        <w:jc w:val="both"/>
        <w:rPr>
          <w:rFonts w:cstheme="minorHAnsi"/>
          <w:b/>
          <w:lang w:val="en-GB"/>
        </w:rPr>
      </w:pPr>
      <w:r>
        <w:rPr>
          <w:rFonts w:cstheme="minorHAnsi"/>
          <w:b/>
          <w:lang w:val="en-GB"/>
        </w:rPr>
        <w:t>Results</w:t>
      </w:r>
    </w:p>
    <w:p w14:paraId="36C97031" w14:textId="727978C6" w:rsidR="00891ED8" w:rsidRDefault="00C267B4" w:rsidP="008E5A04">
      <w:pPr>
        <w:spacing w:line="480" w:lineRule="auto"/>
        <w:contextualSpacing/>
        <w:jc w:val="both"/>
        <w:rPr>
          <w:rFonts w:eastAsiaTheme="minorEastAsia" w:cstheme="minorHAnsi"/>
          <w:lang w:val="en-GB"/>
        </w:rPr>
      </w:pPr>
      <w:r>
        <w:rPr>
          <w:rFonts w:cstheme="minorHAnsi"/>
          <w:bCs/>
          <w:lang w:val="en-GB"/>
        </w:rPr>
        <w:t>W</w:t>
      </w:r>
      <w:r w:rsidR="00143805">
        <w:rPr>
          <w:rFonts w:cstheme="minorHAnsi"/>
          <w:bCs/>
          <w:lang w:val="en-GB"/>
        </w:rPr>
        <w:t>e identified that</w:t>
      </w:r>
      <w:r w:rsidR="00EC68AD">
        <w:rPr>
          <w:rFonts w:cstheme="minorHAnsi"/>
          <w:bCs/>
          <w:lang w:val="en-GB"/>
        </w:rPr>
        <w:t xml:space="preserve"> </w:t>
      </w:r>
      <w:r w:rsidR="00A579A2">
        <w:rPr>
          <w:rFonts w:eastAsiaTheme="minorEastAsia" w:cstheme="minorHAnsi"/>
          <w:lang w:val="en-GB"/>
        </w:rPr>
        <w:t>within species of fish</w:t>
      </w:r>
      <w:r w:rsidR="00DB11A7">
        <w:rPr>
          <w:rFonts w:eastAsiaTheme="minorEastAsia" w:cstheme="minorHAnsi"/>
          <w:lang w:val="en-GB"/>
        </w:rPr>
        <w:t>,</w:t>
      </w:r>
      <w:r w:rsidR="00A579A2">
        <w:rPr>
          <w:rFonts w:eastAsiaTheme="minorEastAsia" w:cstheme="minorHAnsi"/>
          <w:lang w:val="en-GB"/>
        </w:rPr>
        <w:t xml:space="preserve"> </w:t>
      </w:r>
      <w:r w:rsidR="00770FD3">
        <w:rPr>
          <w:rFonts w:eastAsiaTheme="minorEastAsia" w:cstheme="minorHAnsi"/>
          <w:lang w:val="en-GB"/>
        </w:rPr>
        <w:t xml:space="preserve">mass-specific </w:t>
      </w:r>
      <w:r w:rsidR="00891ED8" w:rsidRPr="00676577">
        <w:rPr>
          <w:rFonts w:eastAsiaTheme="minorEastAsia" w:cstheme="minorHAnsi"/>
          <w:lang w:val="en-GB"/>
        </w:rPr>
        <w:t xml:space="preserve">metabolic rates increase faster with </w:t>
      </w:r>
      <w:r w:rsidR="00260FB8">
        <w:rPr>
          <w:rFonts w:eastAsiaTheme="minorEastAsia" w:cstheme="minorHAnsi"/>
          <w:lang w:val="en-GB"/>
        </w:rPr>
        <w:t xml:space="preserve">body </w:t>
      </w:r>
      <w:r w:rsidR="00891ED8" w:rsidRPr="00676577">
        <w:rPr>
          <w:rFonts w:eastAsiaTheme="minorEastAsia" w:cstheme="minorHAnsi"/>
          <w:lang w:val="en-GB"/>
        </w:rPr>
        <w:t>mass than maximum consumption rates</w:t>
      </w:r>
      <w:r w:rsidR="00A72DF4">
        <w:rPr>
          <w:rFonts w:eastAsiaTheme="minorEastAsia" w:cstheme="minorHAnsi"/>
          <w:lang w:val="en-GB"/>
        </w:rPr>
        <w:t xml:space="preserve">, and neither </w:t>
      </w:r>
      <w:r w:rsidR="00287903">
        <w:rPr>
          <w:rFonts w:eastAsiaTheme="minorEastAsia" w:cstheme="minorHAnsi"/>
          <w:lang w:val="en-GB"/>
        </w:rPr>
        <w:t>of the</w:t>
      </w:r>
      <w:r w:rsidR="00AB51DA">
        <w:rPr>
          <w:rFonts w:eastAsiaTheme="minorEastAsia" w:cstheme="minorHAnsi"/>
          <w:lang w:val="en-GB"/>
        </w:rPr>
        <w:t>se</w:t>
      </w:r>
      <w:r w:rsidR="00287903">
        <w:rPr>
          <w:rFonts w:eastAsiaTheme="minorEastAsia" w:cstheme="minorHAnsi"/>
          <w:lang w:val="en-GB"/>
        </w:rPr>
        <w:t xml:space="preserve"> rates</w:t>
      </w:r>
      <w:r w:rsidR="004B7401">
        <w:rPr>
          <w:rFonts w:eastAsiaTheme="minorEastAsia" w:cstheme="minorHAnsi"/>
          <w:lang w:val="en-GB"/>
        </w:rPr>
        <w:t xml:space="preserve"> </w:t>
      </w:r>
      <w:r w:rsidR="00926A9D">
        <w:rPr>
          <w:rFonts w:eastAsiaTheme="minorEastAsia" w:cstheme="minorHAnsi"/>
          <w:lang w:val="en-GB"/>
        </w:rPr>
        <w:t>conform to the commonly predicted</w:t>
      </w:r>
      <w:r w:rsidR="004B75F0">
        <w:rPr>
          <w:rFonts w:eastAsiaTheme="minorEastAsia" w:cstheme="minorHAnsi"/>
          <w:lang w:val="en-GB"/>
        </w:rPr>
        <w:t xml:space="preserve"> -1/4 </w:t>
      </w:r>
      <w:r w:rsidR="00926A9D">
        <w:rPr>
          <w:rFonts w:eastAsiaTheme="minorEastAsia" w:cstheme="minorHAnsi"/>
          <w:lang w:val="en-GB"/>
        </w:rPr>
        <w:t>scaling with body mass</w:t>
      </w:r>
      <w:r w:rsidR="00204C29">
        <w:rPr>
          <w:rFonts w:eastAsiaTheme="minorEastAsia" w:cstheme="minorHAnsi"/>
          <w:lang w:val="en-GB"/>
        </w:rPr>
        <w:t xml:space="preserve"> (Fig. 2-3)</w:t>
      </w:r>
      <w:r w:rsidR="00891ED8" w:rsidRPr="00676577">
        <w:rPr>
          <w:rFonts w:eastAsiaTheme="minorEastAsia" w:cstheme="minorHAnsi"/>
          <w:lang w:val="en-GB"/>
        </w:rPr>
        <w:t xml:space="preserve">. </w:t>
      </w:r>
      <w:r w:rsidR="00711DC2" w:rsidRPr="00711DC2">
        <w:rPr>
          <w:rFonts w:eastAsiaTheme="minorEastAsia" w:cstheme="minorHAnsi"/>
          <w:lang w:val="en-GB"/>
        </w:rPr>
        <w:t xml:space="preserve">We also </w:t>
      </w:r>
      <w:r w:rsidR="006A11D6">
        <w:rPr>
          <w:rFonts w:eastAsiaTheme="minorEastAsia" w:cstheme="minorHAnsi"/>
          <w:lang w:val="en-GB"/>
        </w:rPr>
        <w:t xml:space="preserve">quantified the </w:t>
      </w:r>
      <w:r w:rsidR="009042C7">
        <w:rPr>
          <w:rFonts w:eastAsiaTheme="minorEastAsia" w:cstheme="minorHAnsi"/>
          <w:lang w:val="en-GB"/>
        </w:rPr>
        <w:t xml:space="preserve">unimodal </w:t>
      </w:r>
      <w:r w:rsidR="008C4FA6">
        <w:rPr>
          <w:rFonts w:eastAsiaTheme="minorEastAsia" w:cstheme="minorHAnsi"/>
          <w:lang w:val="en-GB"/>
        </w:rPr>
        <w:t xml:space="preserve">relationship </w:t>
      </w:r>
      <w:r w:rsidR="00711DC2" w:rsidRPr="00711DC2">
        <w:rPr>
          <w:rFonts w:eastAsiaTheme="minorEastAsia" w:cstheme="minorHAnsi"/>
          <w:lang w:val="en-GB"/>
        </w:rPr>
        <w:t xml:space="preserve">consumption rate </w:t>
      </w:r>
      <w:r w:rsidR="005063FD">
        <w:rPr>
          <w:rFonts w:eastAsiaTheme="minorEastAsia" w:cstheme="minorHAnsi"/>
          <w:lang w:val="en-GB"/>
        </w:rPr>
        <w:t xml:space="preserve">has </w:t>
      </w:r>
      <w:r w:rsidR="00711DC2" w:rsidRPr="00711DC2">
        <w:rPr>
          <w:rFonts w:eastAsiaTheme="minorEastAsia" w:cstheme="minorHAnsi"/>
          <w:lang w:val="en-GB"/>
        </w:rPr>
        <w:t>over the full temperature range</w:t>
      </w:r>
      <w:r w:rsidR="00CA633A">
        <w:rPr>
          <w:rFonts w:eastAsiaTheme="minorEastAsia" w:cstheme="minorHAnsi"/>
          <w:lang w:val="en-GB"/>
        </w:rPr>
        <w:t xml:space="preserve"> (Fig. S13)</w:t>
      </w:r>
      <w:r w:rsidR="00711DC2">
        <w:rPr>
          <w:rFonts w:eastAsiaTheme="minorEastAsia" w:cstheme="minorHAnsi"/>
          <w:lang w:val="en-GB"/>
        </w:rPr>
        <w:t xml:space="preserve">. Based on this scaling of </w:t>
      </w:r>
      <w:r w:rsidR="006F156B">
        <w:rPr>
          <w:rFonts w:eastAsiaTheme="minorEastAsia" w:cstheme="minorHAnsi"/>
          <w:lang w:val="en-GB"/>
        </w:rPr>
        <w:t xml:space="preserve">these </w:t>
      </w:r>
      <w:r w:rsidR="00711DC2">
        <w:rPr>
          <w:rFonts w:eastAsiaTheme="minorEastAsia" w:cstheme="minorHAnsi"/>
          <w:lang w:val="en-GB"/>
        </w:rPr>
        <w:t>rates</w:t>
      </w:r>
      <w:r w:rsidR="00790F3F">
        <w:rPr>
          <w:rFonts w:eastAsiaTheme="minorEastAsia" w:cstheme="minorHAnsi"/>
          <w:lang w:val="en-GB"/>
        </w:rPr>
        <w:t xml:space="preserve">, </w:t>
      </w:r>
      <w:r w:rsidR="00380382">
        <w:rPr>
          <w:rFonts w:eastAsiaTheme="minorEastAsia" w:cstheme="minorHAnsi"/>
          <w:lang w:val="en-GB"/>
        </w:rPr>
        <w:t xml:space="preserve">growth models predict a decrease in </w:t>
      </w:r>
      <w:r w:rsidR="00B315A7">
        <w:rPr>
          <w:rFonts w:eastAsiaTheme="minorEastAsia" w:cstheme="minorHAnsi"/>
          <w:lang w:val="en-GB"/>
        </w:rPr>
        <w:t>optim</w:t>
      </w:r>
      <w:r w:rsidR="007D714A">
        <w:rPr>
          <w:rFonts w:eastAsiaTheme="minorEastAsia" w:cstheme="minorHAnsi"/>
          <w:lang w:val="en-GB"/>
        </w:rPr>
        <w:t>um</w:t>
      </w:r>
      <w:r w:rsidR="00B315A7">
        <w:rPr>
          <w:rFonts w:eastAsiaTheme="minorEastAsia" w:cstheme="minorHAnsi"/>
          <w:lang w:val="en-GB"/>
        </w:rPr>
        <w:t xml:space="preserve"> growth temperature with body size (Fig. </w:t>
      </w:r>
      <w:r w:rsidR="00054AB8">
        <w:rPr>
          <w:rFonts w:eastAsiaTheme="minorEastAsia" w:cstheme="minorHAnsi"/>
          <w:lang w:val="en-GB"/>
        </w:rPr>
        <w:t>4</w:t>
      </w:r>
      <w:r w:rsidR="00B315A7">
        <w:rPr>
          <w:rFonts w:eastAsiaTheme="minorEastAsia" w:cstheme="minorHAnsi"/>
          <w:lang w:val="en-GB"/>
        </w:rPr>
        <w:t xml:space="preserve">). </w:t>
      </w:r>
      <w:r w:rsidR="00D579C4" w:rsidRPr="00676577">
        <w:rPr>
          <w:rFonts w:eastAsiaTheme="minorEastAsia" w:cstheme="minorHAnsi"/>
          <w:lang w:val="en-GB"/>
        </w:rPr>
        <w:t xml:space="preserve">The prediction of declining </w:t>
      </w:r>
      <w:r w:rsidR="007D714A">
        <w:rPr>
          <w:rFonts w:eastAsiaTheme="minorEastAsia" w:cstheme="minorHAnsi"/>
          <w:lang w:val="en-GB"/>
        </w:rPr>
        <w:t>optimum</w:t>
      </w:r>
      <w:r w:rsidR="007D714A" w:rsidRPr="00676577" w:rsidDel="007D714A">
        <w:rPr>
          <w:rFonts w:eastAsiaTheme="minorEastAsia" w:cstheme="minorHAnsi"/>
          <w:lang w:val="en-GB"/>
        </w:rPr>
        <w:t xml:space="preserve"> </w:t>
      </w:r>
      <w:r w:rsidR="00D579C4" w:rsidRPr="00676577">
        <w:rPr>
          <w:rFonts w:eastAsiaTheme="minorEastAsia" w:cstheme="minorHAnsi"/>
          <w:lang w:val="en-GB"/>
        </w:rPr>
        <w:t>growth temperatures with size is corroborated by our analysis of experimental growth rate data</w:t>
      </w:r>
      <w:r w:rsidR="00824F15">
        <w:rPr>
          <w:rFonts w:eastAsiaTheme="minorEastAsia" w:cstheme="minorHAnsi"/>
          <w:lang w:val="en-GB"/>
        </w:rPr>
        <w:t>, where w</w:t>
      </w:r>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m:oMath>
        <m:r>
          <m:rPr>
            <m:sty m:val="p"/>
          </m:rPr>
          <w:rPr>
            <w:rFonts w:ascii="Cambria Math" w:hAnsi="Cambria Math" w:cstheme="minorHAnsi"/>
            <w:lang w:val="en-GB"/>
          </w:rPr>
          <m:t>℃</m:t>
        </m:r>
      </m:oMath>
      <w:r w:rsidR="00D579C4" w:rsidRPr="00676577">
        <w:rPr>
          <w:rFonts w:eastAsiaTheme="minorEastAsia" w:cstheme="minorHAnsi"/>
          <w:lang w:val="en-GB"/>
        </w:rPr>
        <w:t xml:space="preserve"> per unit increase in the natural log of relative body mass (Fig. 5).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p>
    <w:p w14:paraId="2F9A5CE5" w14:textId="6310CCCA" w:rsidR="00F85DA2" w:rsidRPr="00676577" w:rsidRDefault="00BA36C3" w:rsidP="00AB352A">
      <w:pPr>
        <w:spacing w:line="480" w:lineRule="auto"/>
        <w:ind w:firstLine="284"/>
        <w:contextualSpacing/>
        <w:jc w:val="both"/>
        <w:rPr>
          <w:rFonts w:eastAsiaTheme="minorEastAsia" w:cstheme="minorHAnsi"/>
          <w:lang w:val="en-GB"/>
        </w:rPr>
      </w:pPr>
      <w:r w:rsidRPr="00676577">
        <w:rPr>
          <w:rFonts w:cstheme="minorHAnsi"/>
          <w:lang w:val="en-GB"/>
        </w:rPr>
        <w:t>At below peak temperatures, t</w:t>
      </w:r>
      <w:r w:rsidR="00F85DA2" w:rsidRPr="00676577">
        <w:rPr>
          <w:rFonts w:cstheme="minorHAnsi"/>
          <w:lang w:val="en-GB"/>
        </w:rPr>
        <w:t>he intraspecific mass- and temperature dependence of specific growth</w:t>
      </w:r>
      <w:r w:rsidR="00B56704">
        <w:rPr>
          <w:rFonts w:cstheme="minorHAnsi"/>
          <w:lang w:val="en-GB"/>
        </w:rPr>
        <w:t xml:space="preserve"> (% increase in size day</w:t>
      </w:r>
      <w:r w:rsidR="00B56704" w:rsidRPr="00915E8A">
        <w:rPr>
          <w:rFonts w:cstheme="minorHAnsi"/>
          <w:vertAlign w:val="superscript"/>
          <w:lang w:val="en-GB"/>
        </w:rPr>
        <w:t>-1</w:t>
      </w:r>
      <w:r w:rsidR="00B56704">
        <w:rPr>
          <w:rFonts w:cstheme="minorHAnsi"/>
          <w:lang w:val="en-GB"/>
        </w:rPr>
        <w:t>)</w:t>
      </w:r>
      <w:r w:rsidR="00F85DA2" w:rsidRPr="00676577">
        <w:rPr>
          <w:rFonts w:cstheme="minorHAnsi"/>
          <w:lang w:val="en-GB"/>
        </w:rPr>
        <w:t xml:space="preserv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r w:rsidR="00B44507">
        <w:rPr>
          <w:rFonts w:cstheme="minorHAnsi"/>
          <w:lang w:val="en-GB"/>
        </w:rPr>
        <w:t xml:space="preserve">, based on </w:t>
      </w:r>
      <w:r w:rsidR="00726633" w:rsidRPr="00676577">
        <w:rPr>
          <w:rFonts w:cstheme="minorHAnsi"/>
          <w:lang w:val="en-GB"/>
        </w:rPr>
        <w:t>posterior median</w:t>
      </w:r>
      <w:r w:rsidR="008D193D" w:rsidRPr="00676577">
        <w:rPr>
          <w:rFonts w:cstheme="minorHAnsi"/>
          <w:lang w:val="en-GB"/>
        </w:rPr>
        <w:t xml:space="preserve">s of the </w:t>
      </w:r>
      <w:r w:rsidR="008D193D" w:rsidRPr="00676577">
        <w:rPr>
          <w:rFonts w:cstheme="minorHAnsi"/>
          <w:lang w:val="en-GB"/>
        </w:rPr>
        <w:lastRenderedPageBreak/>
        <w:t>global parameters, thus representing an average</w:t>
      </w:r>
      <w:r w:rsidR="00036131">
        <w:rPr>
          <w:rFonts w:cstheme="minorHAnsi"/>
          <w:lang w:val="en-GB"/>
        </w:rPr>
        <w:t xml:space="preserve"> (</w:t>
      </w:r>
      <w:r w:rsidR="005F0378" w:rsidRPr="00676577">
        <w:rPr>
          <w:rFonts w:cstheme="minorHAnsi"/>
          <w:lang w:val="en-GB"/>
        </w:rPr>
        <w:t>unmeasured</w:t>
      </w:r>
      <w:r w:rsidR="00036131">
        <w:rPr>
          <w:rFonts w:cstheme="minorHAnsi"/>
          <w:lang w:val="en-GB"/>
        </w:rPr>
        <w:t>)</w:t>
      </w:r>
      <w:r w:rsidR="005F0378" w:rsidRPr="00676577">
        <w:rPr>
          <w:rFonts w:cstheme="minorHAnsi"/>
          <w:lang w:val="en-GB"/>
        </w:rPr>
        <w:t xml:space="preserve"> </w:t>
      </w:r>
      <w:r w:rsidR="008D193D" w:rsidRPr="00676577">
        <w:rPr>
          <w:rFonts w:cstheme="minorHAnsi"/>
          <w:lang w:val="en-GB"/>
        </w:rPr>
        <w:t>fish.</w:t>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he estimated</w:t>
      </w:r>
      <w:r w:rsidR="00B56704">
        <w:rPr>
          <w:rFonts w:eastAsiaTheme="minorEastAsia" w:cstheme="minorHAnsi"/>
          <w:lang w:val="en-GB"/>
        </w:rPr>
        <w:t xml:space="preserve"> temperature-mass</w:t>
      </w:r>
      <w:r w:rsidR="00F85DA2" w:rsidRPr="00676577">
        <w:rPr>
          <w:rFonts w:eastAsiaTheme="minorEastAsia" w:cstheme="minorHAnsi"/>
          <w:lang w:val="en-GB"/>
        </w:rPr>
        <w:t xml:space="preserve">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w:t>
      </w:r>
      <w:r w:rsidR="00B56704">
        <w:rPr>
          <w:rFonts w:eastAsiaTheme="minorEastAsia" w:cstheme="minorHAnsi"/>
          <w:lang w:val="en-GB"/>
        </w:rPr>
        <w:t xml:space="preserve">growth </w:t>
      </w:r>
      <w:r w:rsidR="00F85DA2" w:rsidRPr="00676577">
        <w:rPr>
          <w:rFonts w:eastAsiaTheme="minorEastAsia" w:cstheme="minorHAnsi"/>
          <w:lang w:val="en-GB"/>
        </w:rPr>
        <w:t xml:space="preserve">data </w:t>
      </w:r>
      <w:r w:rsidR="00A661B8" w:rsidRPr="00676577">
        <w:rPr>
          <w:rFonts w:eastAsiaTheme="minorEastAsia" w:cstheme="minorHAnsi"/>
          <w:lang w:val="en-GB"/>
        </w:rPr>
        <w:t xml:space="preserve">compared to the model without the interaction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WAIC 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w:t>
      </w:r>
      <w:r w:rsidR="000900FB">
        <w:rPr>
          <w:rFonts w:eastAsiaTheme="minorEastAsia" w:cstheme="minorHAnsi"/>
          <w:lang w:val="en-GB"/>
        </w:rPr>
        <w:t>S4</w:t>
      </w:r>
      <w:r w:rsidR="00F85DA2" w:rsidRPr="00676577">
        <w:rPr>
          <w:rFonts w:eastAsiaTheme="minorEastAsia" w:cstheme="minorHAnsi"/>
          <w:lang w:val="en-GB"/>
        </w:rPr>
        <w:t xml:space="preserve">).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w:t>
      </w:r>
      <w:r w:rsidR="00535F19">
        <w:rPr>
          <w:rFonts w:eastAsiaTheme="minorEastAsia" w:cstheme="minorHAnsi"/>
          <w:lang w:val="en-GB"/>
        </w:rPr>
        <w:t xml:space="preserve"> (see </w:t>
      </w:r>
      <w:r w:rsidR="00535F19" w:rsidRPr="0025283E">
        <w:rPr>
          <w:rFonts w:eastAsiaTheme="minorEastAsia" w:cstheme="minorHAnsi"/>
          <w:i/>
          <w:iCs/>
          <w:lang w:val="en-GB"/>
        </w:rPr>
        <w:t>SI Appendix</w:t>
      </w:r>
      <w:r w:rsidR="00EB1DF4">
        <w:rPr>
          <w:rFonts w:eastAsiaTheme="minorEastAsia" w:cstheme="minorHAnsi"/>
          <w:lang w:val="en-GB"/>
        </w:rPr>
        <w:t xml:space="preserve"> Fig S15</w:t>
      </w:r>
      <w:r w:rsidR="006A5E39">
        <w:rPr>
          <w:rFonts w:eastAsiaTheme="minorEastAsia" w:cstheme="minorHAnsi"/>
          <w:lang w:val="en-GB"/>
        </w:rPr>
        <w:t>,</w:t>
      </w:r>
      <w:r w:rsidR="007E377B">
        <w:rPr>
          <w:rFonts w:eastAsiaTheme="minorEastAsia" w:cstheme="minorHAnsi"/>
          <w:lang w:val="en-GB"/>
        </w:rPr>
        <w:t xml:space="preserve"> </w:t>
      </w:r>
      <w:r w:rsidR="00EB1DF4">
        <w:rPr>
          <w:rFonts w:eastAsiaTheme="minorEastAsia" w:cstheme="minorHAnsi"/>
          <w:lang w:val="en-GB"/>
        </w:rPr>
        <w:t>S19</w:t>
      </w:r>
      <w:r w:rsidR="00E44EA8">
        <w:rPr>
          <w:rFonts w:eastAsiaTheme="minorEastAsia" w:cstheme="minorHAnsi"/>
          <w:lang w:val="en-GB"/>
        </w:rPr>
        <w:t>,</w:t>
      </w:r>
      <w:r w:rsidR="00D74DFF">
        <w:rPr>
          <w:rFonts w:eastAsiaTheme="minorEastAsia" w:cstheme="minorHAnsi"/>
          <w:lang w:val="en-GB"/>
        </w:rPr>
        <w:t xml:space="preserve"> </w:t>
      </w:r>
      <w:r w:rsidR="00EB1DF4">
        <w:rPr>
          <w:rFonts w:eastAsiaTheme="minorEastAsia" w:cstheme="minorHAnsi"/>
          <w:lang w:val="en-GB"/>
        </w:rPr>
        <w:t>S23</w:t>
      </w:r>
      <w:r w:rsidR="00D74DFF">
        <w:rPr>
          <w:rFonts w:eastAsiaTheme="minorEastAsia" w:cstheme="minorHAnsi"/>
          <w:lang w:val="en-GB"/>
        </w:rPr>
        <w:t xml:space="preserve"> and </w:t>
      </w:r>
      <w:r w:rsidR="00EB1DF4">
        <w:rPr>
          <w:rFonts w:eastAsiaTheme="minorEastAsia" w:cstheme="minorHAnsi"/>
          <w:lang w:val="en-GB"/>
        </w:rPr>
        <w:t>S27</w:t>
      </w:r>
      <w:r w:rsidR="00535F19" w:rsidRPr="00535F19">
        <w:rPr>
          <w:rFonts w:eastAsiaTheme="minorEastAsia" w:cstheme="minorHAnsi"/>
          <w:lang w:val="en-GB"/>
        </w:rPr>
        <w:t xml:space="preserve"> for </w:t>
      </w:r>
      <w:r w:rsidR="00535F19">
        <w:rPr>
          <w:rFonts w:eastAsiaTheme="minorEastAsia" w:cstheme="minorHAnsi"/>
          <w:lang w:val="en-GB"/>
        </w:rPr>
        <w:t>the full posteriors distributions of parameters</w:t>
      </w:r>
      <w:r w:rsidR="00922533">
        <w:rPr>
          <w:rFonts w:eastAsiaTheme="minorEastAsia" w:cstheme="minorHAnsi"/>
          <w:lang w:val="en-GB"/>
        </w:rPr>
        <w:t xml:space="preserve"> for all models</w:t>
      </w:r>
      <w:r w:rsidR="00535F19">
        <w:rPr>
          <w:rFonts w:eastAsiaTheme="minorEastAsia" w:cstheme="minorHAnsi"/>
          <w:lang w:val="en-GB"/>
        </w:rPr>
        <w:t>)</w:t>
      </w:r>
      <w:r w:rsidR="00202876" w:rsidRPr="00676577">
        <w:rPr>
          <w:rFonts w:eastAsiaTheme="minorEastAsia" w:cstheme="minorHAnsi"/>
          <w:lang w:val="en-GB"/>
        </w:rPr>
        <w:t xml:space="preserve">.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w:t>
      </w:r>
      <w:r w:rsidR="00C10BE9">
        <w:rPr>
          <w:rFonts w:eastAsiaTheme="minorEastAsia" w:cstheme="minorHAnsi"/>
          <w:lang w:val="en-GB"/>
        </w:rPr>
        <w:t xml:space="preserve">. </w:t>
      </w:r>
      <w:commentRangeStart w:id="13"/>
      <w:r w:rsidR="00C10BE9">
        <w:rPr>
          <w:rFonts w:eastAsiaTheme="minorEastAsia" w:cstheme="minorHAnsi"/>
          <w:lang w:val="en-GB"/>
        </w:rPr>
        <w:t xml:space="preserve">This </w:t>
      </w:r>
      <w:r w:rsidR="00CD0DBD">
        <w:rPr>
          <w:rFonts w:eastAsiaTheme="minorEastAsia" w:cstheme="minorHAnsi"/>
          <w:lang w:val="en-GB"/>
        </w:rPr>
        <w:t>i</w:t>
      </w:r>
      <w:r w:rsidR="00077BD6">
        <w:rPr>
          <w:rFonts w:eastAsiaTheme="minorEastAsia" w:cstheme="minorHAnsi"/>
          <w:lang w:val="en-GB"/>
        </w:rPr>
        <w:t xml:space="preserve">s </w:t>
      </w:r>
      <w:r w:rsidR="00DA4684">
        <w:rPr>
          <w:rFonts w:eastAsiaTheme="minorEastAsia" w:cstheme="minorHAnsi"/>
          <w:lang w:val="en-GB"/>
        </w:rPr>
        <w:t xml:space="preserve">similar to </w:t>
      </w:r>
      <w:r w:rsidR="0077154C">
        <w:rPr>
          <w:rFonts w:eastAsiaTheme="minorEastAsia" w:cstheme="minorHAnsi"/>
          <w:lang w:val="en-GB"/>
        </w:rPr>
        <w:t xml:space="preserve">the predicted mass scaling </w:t>
      </w:r>
      <w:r w:rsidR="00AF0826">
        <w:rPr>
          <w:rFonts w:eastAsiaTheme="minorEastAsia" w:cstheme="minorHAnsi"/>
          <w:lang w:val="en-GB"/>
        </w:rPr>
        <w:t>of</w:t>
      </w:r>
      <w:r w:rsidR="007C2796">
        <w:rPr>
          <w:rFonts w:eastAsiaTheme="minorEastAsia" w:cstheme="minorHAnsi"/>
          <w:lang w:val="en-GB"/>
        </w:rPr>
        <w:t xml:space="preserve"> net energy </w:t>
      </w:r>
      <w:r w:rsidR="001149EF">
        <w:rPr>
          <w:rFonts w:eastAsiaTheme="minorEastAsia" w:cstheme="minorHAnsi"/>
          <w:lang w:val="en-GB"/>
        </w:rPr>
        <w:t>at sub-optimum temperatures</w:t>
      </w:r>
      <w:r w:rsidR="009F0CAF">
        <w:rPr>
          <w:rFonts w:eastAsiaTheme="minorEastAsia" w:cstheme="minorHAnsi"/>
          <w:lang w:val="en-GB"/>
        </w:rPr>
        <w:t xml:space="preserve">, defined as the </w:t>
      </w:r>
      <w:r w:rsidR="005D59CC">
        <w:rPr>
          <w:rFonts w:eastAsiaTheme="minorEastAsia" w:cstheme="minorHAnsi"/>
          <w:lang w:val="en-GB"/>
        </w:rPr>
        <w:t xml:space="preserve">difference between consumption and </w:t>
      </w:r>
      <w:r w:rsidR="007C2796">
        <w:rPr>
          <w:rFonts w:eastAsiaTheme="minorEastAsia" w:cstheme="minorHAnsi"/>
          <w:lang w:val="en-GB"/>
        </w:rPr>
        <w:t>metabolism</w:t>
      </w:r>
      <w:r w:rsidR="00347110">
        <w:rPr>
          <w:rFonts w:eastAsiaTheme="minorEastAsia" w:cstheme="minorHAnsi"/>
          <w:lang w:val="en-GB"/>
        </w:rPr>
        <w:t xml:space="preserve"> in the same unit</w:t>
      </w:r>
      <w:r w:rsidR="000C7C23">
        <w:rPr>
          <w:rFonts w:eastAsiaTheme="minorEastAsia" w:cstheme="minorHAnsi"/>
          <w:lang w:val="en-GB"/>
        </w:rPr>
        <w:t xml:space="preserve"> (Fig. 4</w:t>
      </w:r>
      <w:r w:rsidR="00FE5B3C">
        <w:rPr>
          <w:rFonts w:eastAsiaTheme="minorEastAsia" w:cstheme="minorHAnsi"/>
          <w:lang w:val="en-GB"/>
        </w:rPr>
        <w:t xml:space="preserve">; see also methods on </w:t>
      </w:r>
      <w:r w:rsidR="003215D6">
        <w:rPr>
          <w:rFonts w:eastAsiaTheme="minorEastAsia" w:cstheme="minorHAnsi"/>
          <w:lang w:val="en-GB"/>
        </w:rPr>
        <w:t>´</w:t>
      </w:r>
      <w:r w:rsidR="003215D6" w:rsidRPr="003215D6">
        <w:rPr>
          <w:rFonts w:eastAsiaTheme="minorEastAsia" w:cstheme="minorHAnsi"/>
          <w:i/>
          <w:iCs/>
          <w:lang w:val="en-GB"/>
        </w:rPr>
        <w:t>N</w:t>
      </w:r>
      <w:r w:rsidR="00FE5B3C" w:rsidRPr="00EB3993">
        <w:rPr>
          <w:rFonts w:eastAsiaTheme="minorEastAsia" w:cstheme="minorHAnsi"/>
          <w:i/>
          <w:iCs/>
          <w:lang w:val="en-GB"/>
        </w:rPr>
        <w:t>et energy gain</w:t>
      </w:r>
      <w:r w:rsidR="003215D6">
        <w:rPr>
          <w:rFonts w:eastAsiaTheme="minorEastAsia" w:cstheme="minorHAnsi"/>
          <w:i/>
          <w:iCs/>
          <w:lang w:val="en-GB"/>
        </w:rPr>
        <w:t>´</w:t>
      </w:r>
      <w:r w:rsidR="00965BF5">
        <w:rPr>
          <w:rFonts w:eastAsiaTheme="minorEastAsia" w:cstheme="minorHAnsi"/>
          <w:lang w:val="en-GB"/>
        </w:rPr>
        <w:t>)</w:t>
      </w:r>
      <w:r w:rsidR="00B31ACC">
        <w:rPr>
          <w:rFonts w:eastAsiaTheme="minorEastAsia" w:cstheme="minorHAnsi"/>
          <w:lang w:val="en-GB"/>
        </w:rPr>
        <w:t>,</w:t>
      </w:r>
      <w:r w:rsidR="00A272C6">
        <w:rPr>
          <w:rFonts w:eastAsiaTheme="minorEastAsia" w:cstheme="minorHAnsi"/>
          <w:lang w:val="en-GB"/>
        </w:rPr>
        <w:t xml:space="preserve"> which scales with a mass-speci</w:t>
      </w:r>
      <w:r w:rsidR="00D940BA">
        <w:rPr>
          <w:rFonts w:eastAsiaTheme="minorEastAsia" w:cstheme="minorHAnsi"/>
          <w:lang w:val="en-GB"/>
        </w:rPr>
        <w:t>f</w:t>
      </w:r>
      <w:r w:rsidR="00A272C6">
        <w:rPr>
          <w:rFonts w:eastAsiaTheme="minorEastAsia" w:cstheme="minorHAnsi"/>
          <w:lang w:val="en-GB"/>
        </w:rPr>
        <w:t xml:space="preserve">ic exponent of </w:t>
      </w:r>
      <w:r w:rsidR="008824D2" w:rsidRPr="008824D2">
        <w:rPr>
          <w:rFonts w:eastAsiaTheme="minorEastAsia" w:cstheme="minorHAnsi"/>
          <w:lang w:val="en-GB"/>
        </w:rPr>
        <w:t>-0.43</w:t>
      </w:r>
      <w:commentRangeEnd w:id="13"/>
      <w:r w:rsidR="00EB3993">
        <w:rPr>
          <w:rStyle w:val="CommentReference"/>
        </w:rPr>
        <w:commentReference w:id="13"/>
      </w:r>
      <w:r w:rsidR="00F85DA2" w:rsidRPr="00676577">
        <w:rPr>
          <w:rFonts w:eastAsiaTheme="minorEastAsia" w:cstheme="minorHAnsi"/>
          <w:lang w:val="en-GB"/>
        </w:rPr>
        <w:t xml:space="preserve">. </w:t>
      </w:r>
    </w:p>
    <w:p w14:paraId="4299FB48" w14:textId="33A1D833" w:rsidR="00A6024E" w:rsidRPr="00B82C5E" w:rsidRDefault="00297FFE" w:rsidP="003215D6">
      <w:pPr>
        <w:shd w:val="clear" w:color="auto" w:fill="FFFFFF" w:themeFill="background1"/>
        <w:spacing w:line="480" w:lineRule="auto"/>
        <w:ind w:firstLine="284"/>
        <w:contextualSpacing/>
        <w:jc w:val="both"/>
        <w:rPr>
          <w:lang w:val="en-GB"/>
        </w:rPr>
      </w:pPr>
      <w:r w:rsidRPr="00676577">
        <w:rPr>
          <w:rFonts w:eastAsiaTheme="minorEastAsia" w:cstheme="minorHAnsi"/>
          <w:lang w:val="en-GB"/>
        </w:rPr>
        <w:t xml:space="preserve">We find that the </w:t>
      </w:r>
      <w:r w:rsidR="001A20EA" w:rsidRPr="00676577">
        <w:rPr>
          <w:rFonts w:eastAsiaTheme="minorEastAsia" w:cstheme="minorHAnsi"/>
          <w:lang w:val="en-GB"/>
        </w:rPr>
        <w:t xml:space="preserve">global </w:t>
      </w:r>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r w:rsidR="00DB415D" w:rsidRPr="00676577">
        <w:rPr>
          <w:rFonts w:eastAsiaTheme="minorEastAsia" w:cstheme="minorHAnsi"/>
          <w:lang w:val="en-GB"/>
        </w:rPr>
        <w:t xml:space="preserve">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=-2.18-0.21</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r w:rsidR="00F56B97" w:rsidRPr="00676577">
        <w:rPr>
          <w:rFonts w:eastAsiaTheme="minorEastAsia" w:cstheme="minorHAnsi"/>
          <w:lang w:val="en-GB"/>
        </w:rPr>
        <w:t>s</w:t>
      </w:r>
      <w:r w:rsidRPr="00676577">
        <w:rPr>
          <w:rFonts w:eastAsiaTheme="minorEastAsia" w:cstheme="minorHAnsi"/>
          <w:lang w:val="en-GB"/>
        </w:rPr>
        <w:t xml:space="preserve"> for consumption </w:t>
      </w:r>
      <w:r w:rsidR="00F56B97" w:rsidRPr="00676577">
        <w:rPr>
          <w:rFonts w:eastAsiaTheme="minorEastAsia" w:cstheme="minorHAnsi"/>
          <w:lang w:val="en-GB"/>
        </w:rPr>
        <w:t>and metabolic</w:t>
      </w:r>
      <w:r w:rsidR="00CC08DD">
        <w:rPr>
          <w:rFonts w:eastAsiaTheme="minorEastAsia" w:cstheme="minorHAnsi"/>
          <w:lang w:val="en-GB"/>
        </w:rPr>
        <w:t xml:space="preserve"> rate</w:t>
      </w:r>
      <w:r w:rsidRPr="00676577">
        <w:rPr>
          <w:rFonts w:eastAsiaTheme="minorEastAsia" w:cstheme="minorHAnsi"/>
          <w:lang w:val="en-GB"/>
        </w:rPr>
        <w:t>, all coefficients vary by species (M5</w:t>
      </w:r>
      <w:r w:rsidR="00F56B97" w:rsidRPr="00676577">
        <w:rPr>
          <w:rFonts w:eastAsiaTheme="minorEastAsia" w:cstheme="minorHAnsi"/>
          <w:lang w:val="en-GB"/>
        </w:rPr>
        <w:t xml:space="preserve"> and M1, respectively</w:t>
      </w:r>
      <w:r w:rsidRPr="00676577">
        <w:rPr>
          <w:rFonts w:eastAsiaTheme="minorEastAsia" w:cstheme="minorHAnsi"/>
          <w:lang w:val="en-GB"/>
        </w:rPr>
        <w:t>)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5461A9">
        <w:rPr>
          <w:rFonts w:eastAsiaTheme="minorEastAsia" w:cstheme="minorHAnsi"/>
          <w:lang w:val="en-GB"/>
        </w:rPr>
        <w:t>C</w:t>
      </w:r>
      <w:r w:rsidR="00A43DB4" w:rsidRPr="00676577">
        <w:rPr>
          <w:rFonts w:eastAsiaTheme="minorEastAsia" w:cstheme="minorHAnsi"/>
          <w:lang w:val="en-GB"/>
        </w:rPr>
        <w:t>onsumption</w:t>
      </w:r>
      <w:r w:rsidR="00B56704">
        <w:rPr>
          <w:rFonts w:eastAsiaTheme="minorEastAsia" w:cstheme="minorHAnsi"/>
          <w:lang w:val="en-GB"/>
        </w:rPr>
        <w:t xml:space="preserve">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r w:rsidR="001F491E" w:rsidRPr="00676577">
        <w:rPr>
          <w:rFonts w:eastAsiaTheme="minorEastAsia" w:cstheme="minorHAnsi"/>
          <w:lang w:val="en-GB"/>
        </w:rPr>
        <w:t>1</w:t>
      </w:r>
      <w:r w:rsidR="00CE4E1B" w:rsidRPr="00676577">
        <w:rPr>
          <w:rFonts w:eastAsiaTheme="minorEastAsia" w:cstheme="minorHAnsi"/>
          <w:lang w:val="en-GB"/>
        </w:rPr>
        <w:t xml:space="preserve"> [-0.2</w:t>
      </w:r>
      <w:r w:rsidR="008742E8" w:rsidRPr="00676577">
        <w:rPr>
          <w:rFonts w:eastAsiaTheme="minorEastAsia" w:cstheme="minorHAnsi"/>
          <w:lang w:val="en-GB"/>
        </w:rPr>
        <w:t>6</w:t>
      </w:r>
      <w:r w:rsidR="00CE4E1B" w:rsidRPr="00676577">
        <w:rPr>
          <w:rFonts w:eastAsiaTheme="minorEastAsia" w:cstheme="minorHAnsi"/>
          <w:lang w:val="en-GB"/>
        </w:rPr>
        <w:t>, -0.1</w:t>
      </w:r>
      <w:r w:rsidR="003D5D8A" w:rsidRPr="00676577">
        <w:rPr>
          <w:rFonts w:eastAsiaTheme="minorEastAsia" w:cstheme="minorHAnsi"/>
          <w:lang w:val="en-GB"/>
        </w:rPr>
        <w:t>6</w:t>
      </w:r>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 xml:space="preserve">). </w:t>
      </w:r>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 xml:space="preserve">probable that the mass-specific scaling exponents differ from -0.25 </w:t>
      </w:r>
      <w:r w:rsidR="00FA450F">
        <w:rPr>
          <w:rFonts w:eastAsiaTheme="minorEastAsia" w:cstheme="minorHAnsi"/>
          <w:lang w:val="en-GB"/>
        </w:rPr>
        <w:t>(</w:t>
      </w:r>
      <w:r w:rsidR="007708B9" w:rsidRPr="00676577">
        <w:rPr>
          <w:rFonts w:eastAsiaTheme="minorEastAsia" w:cstheme="minorHAnsi"/>
          <w:lang w:val="en-GB"/>
        </w:rPr>
        <w:t>predicted by the</w:t>
      </w:r>
      <w:r w:rsidR="00FA450F">
        <w:rPr>
          <w:rFonts w:eastAsiaTheme="minorEastAsia" w:cstheme="minorHAnsi"/>
          <w:lang w:val="en-GB"/>
        </w:rPr>
        <w:t xml:space="preserve"> </w:t>
      </w:r>
      <w:r w:rsidR="00D217D4">
        <w:rPr>
          <w:rFonts w:eastAsiaTheme="minorEastAsia" w:cstheme="minorHAnsi"/>
          <w:lang w:val="en-GB"/>
        </w:rPr>
        <w:t>MTE</w:t>
      </w:r>
      <w:r w:rsidR="00FA450F">
        <w:rPr>
          <w:rFonts w:eastAsiaTheme="minorEastAsia" w:cstheme="minorHAnsi"/>
          <w:lang w:val="en-GB"/>
        </w:rPr>
        <w:t>)</w:t>
      </w:r>
      <w:r w:rsidR="007708B9" w:rsidRPr="00676577">
        <w:rPr>
          <w:rFonts w:eastAsiaTheme="minorEastAsia" w:cstheme="minorHAnsi"/>
          <w:lang w:val="en-GB"/>
        </w:rPr>
        <w:t xml:space="preserve">. 99.7% of the posterior distribution of the mass exponent of maximum consumption is below -0.25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-0.25.</w:t>
      </w:r>
      <w:r w:rsidR="00D85BB1">
        <w:rPr>
          <w:rFonts w:eastAsiaTheme="minorEastAsia" w:cstheme="minorHAnsi"/>
          <w:lang w:val="en-GB"/>
        </w:rPr>
        <w:t xml:space="preserve"> </w:t>
      </w:r>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r w:rsidR="007D645A" w:rsidRPr="00676577">
        <w:rPr>
          <w:lang w:val="en-GB"/>
        </w:rPr>
        <w:t>2</w:t>
      </w:r>
      <w:r w:rsidR="00CB7909" w:rsidRPr="00676577">
        <w:rPr>
          <w:lang w:val="en-GB"/>
        </w:rPr>
        <w:t xml:space="preserve"> [0.5</w:t>
      </w:r>
      <w:r w:rsidR="00BD2028" w:rsidRPr="00676577">
        <w:rPr>
          <w:lang w:val="en-GB"/>
        </w:rPr>
        <w:t>7</w:t>
      </w:r>
      <w:r w:rsidR="00CB7909" w:rsidRPr="00676577">
        <w:rPr>
          <w:lang w:val="en-GB"/>
        </w:rPr>
        <w:t>, 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w:t>
      </w:r>
      <w:commentRangeStart w:id="14"/>
      <w:commentRangeStart w:id="15"/>
      <w:r w:rsidRPr="00676577">
        <w:rPr>
          <w:rFonts w:eastAsiaTheme="minorEastAsia" w:cstheme="minorHAnsi"/>
          <w:lang w:val="en-GB"/>
        </w:rPr>
        <w:t>MTE</w:t>
      </w:r>
      <w:commentRangeEnd w:id="14"/>
      <w:r w:rsidR="00FA450F">
        <w:rPr>
          <w:rStyle w:val="CommentReference"/>
        </w:rPr>
        <w:commentReference w:id="14"/>
      </w:r>
      <w:commentRangeEnd w:id="15"/>
      <w:r w:rsidR="002E2AF3">
        <w:rPr>
          <w:rStyle w:val="CommentReference"/>
        </w:rPr>
        <w:commentReference w:id="15"/>
      </w:r>
      <w:r w:rsidRPr="00676577">
        <w:rPr>
          <w:rFonts w:eastAsiaTheme="minorEastAsia" w:cstheme="minorHAnsi"/>
          <w:lang w:val="en-GB"/>
        </w:rPr>
        <w:t xml:space="preserv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r w:rsidR="00D712D3">
        <w:rPr>
          <w:lang w:val="en-GB"/>
        </w:rPr>
        <w:t xml:space="preserve"> </w:t>
      </w:r>
      <w:r w:rsidR="002D1F5B"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D1F5B"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002D1F5B" w:rsidRPr="00676577">
        <w:rPr>
          <w:rFonts w:eastAsiaTheme="minorEastAsia" w:cstheme="minorHAnsi"/>
          <w:lang w:val="en-GB"/>
        </w:rPr>
        <w:t xml:space="preserve">WAIC of 1.3 compared to the best </w:t>
      </w:r>
      <w:r w:rsidR="002D1F5B" w:rsidRPr="00676577">
        <w:rPr>
          <w:rFonts w:eastAsiaTheme="minorEastAsia" w:cstheme="minorHAnsi"/>
          <w:lang w:val="en-GB"/>
        </w:rPr>
        <w:lastRenderedPageBreak/>
        <w:t xml:space="preserve">model (M5) without an interaction term, meaning that WAIC offers little support for one of these models over the other (Table </w:t>
      </w:r>
      <w:r w:rsidR="003E62C3">
        <w:rPr>
          <w:rFonts w:eastAsiaTheme="minorEastAsia" w:cstheme="minorHAnsi"/>
          <w:lang w:val="en-GB"/>
        </w:rPr>
        <w:t>S</w:t>
      </w:r>
      <w:r w:rsidR="00104ABA">
        <w:rPr>
          <w:rFonts w:eastAsiaTheme="minorEastAsia" w:cstheme="minorHAnsi"/>
          <w:lang w:val="en-GB"/>
        </w:rPr>
        <w:t>4</w:t>
      </w:r>
      <w:r w:rsidR="002D1F5B" w:rsidRPr="00676577">
        <w:rPr>
          <w:rFonts w:eastAsiaTheme="minorEastAsia" w:cstheme="minorHAnsi"/>
          <w:lang w:val="en-GB"/>
        </w:rPr>
        <w:t xml:space="preserve">). </w:t>
      </w:r>
      <w:r w:rsidR="0094093D">
        <w:rPr>
          <w:rFonts w:eastAsiaTheme="minorEastAsia" w:cstheme="minorHAnsi"/>
          <w:lang w:val="en-GB"/>
        </w:rPr>
        <w:t>In contrast, w</w:t>
      </w:r>
      <w:r w:rsidRPr="00676577">
        <w:rPr>
          <w:rFonts w:eastAsiaTheme="minorEastAsia" w:cstheme="minorHAnsi"/>
          <w:lang w:val="en-GB"/>
        </w:rPr>
        <w:t xml:space="preserve">e find statistical support for </w:t>
      </w:r>
      <w:r w:rsidR="00AB3F5D" w:rsidRPr="00676577">
        <w:rPr>
          <w:rFonts w:eastAsiaTheme="minorEastAsia" w:cstheme="minorHAnsi"/>
          <w:lang w:val="en-GB"/>
        </w:rPr>
        <w:t xml:space="preserve">a species-varying </w:t>
      </w:r>
      <w:r w:rsidR="00430F68">
        <w:rPr>
          <w:rFonts w:eastAsiaTheme="minorEastAsia" w:cstheme="minorHAnsi"/>
          <w:lang w:val="en-GB"/>
        </w:rPr>
        <w:t xml:space="preserve">mass and temperature </w:t>
      </w:r>
      <w:r w:rsidRPr="00676577">
        <w:rPr>
          <w:rFonts w:eastAsiaTheme="minorEastAsia" w:cstheme="minorHAnsi"/>
          <w:lang w:val="en-GB"/>
        </w:rPr>
        <w:t xml:space="preserve">interaction </w:t>
      </w:r>
      <w:r w:rsidR="00BF65C8" w:rsidRPr="00676577">
        <w:rPr>
          <w:rFonts w:eastAsiaTheme="minorEastAsia" w:cstheme="minorHAnsi"/>
          <w:lang w:val="en-GB"/>
        </w:rPr>
        <w:t xml:space="preserve">for </w:t>
      </w:r>
      <w:r w:rsidRPr="00676577">
        <w:rPr>
          <w:rFonts w:eastAsiaTheme="minorEastAsia" w:cstheme="minorHAnsi"/>
          <w:lang w:val="en-GB"/>
        </w:rPr>
        <w:t>metabolic rate</w:t>
      </w:r>
      <w:r w:rsidR="004967A1" w:rsidRPr="00676577">
        <w:rPr>
          <w:rFonts w:eastAsiaTheme="minorEastAsia" w:cstheme="minorHAnsi"/>
          <w:lang w:val="en-GB"/>
        </w:rPr>
        <w:t xml:space="preserve">. </w:t>
      </w:r>
      <w:r w:rsidRPr="00676577">
        <w:rPr>
          <w:rFonts w:eastAsiaTheme="minorEastAsia" w:cstheme="minorHAnsi"/>
          <w:lang w:val="en-GB"/>
        </w:rPr>
        <w:t>9</w:t>
      </w:r>
      <w:r w:rsidR="00BF03EA" w:rsidRPr="00676577">
        <w:rPr>
          <w:rFonts w:eastAsiaTheme="minorEastAsia" w:cstheme="minorHAnsi"/>
          <w:lang w:val="en-GB"/>
        </w:rPr>
        <w:t>8</w:t>
      </w:r>
      <w:r w:rsidRPr="00676577">
        <w:rPr>
          <w:rFonts w:eastAsiaTheme="minorEastAsia" w:cstheme="minorHAnsi"/>
          <w:lang w:val="en-GB"/>
        </w:rPr>
        <w:t>.</w:t>
      </w:r>
      <w:r w:rsidR="00762D8C" w:rsidRPr="00676577">
        <w:rPr>
          <w:rFonts w:eastAsiaTheme="minorEastAsia" w:cstheme="minorHAnsi"/>
          <w:lang w:val="en-GB"/>
        </w:rPr>
        <w:t>3</w:t>
      </w:r>
      <w:r w:rsidRPr="00676577">
        <w:rPr>
          <w:rFonts w:eastAsiaTheme="minorEastAsia" w:cstheme="minorHAnsi"/>
          <w:lang w:val="en-GB"/>
        </w:rPr>
        <w:t>% of the posterior distribution of</w:t>
      </w:r>
      <w:r w:rsidR="00FB5B50" w:rsidRPr="00676577">
        <w:rPr>
          <w:rFonts w:eastAsiaTheme="minorEastAsia" w:cstheme="minorHAnsi"/>
          <w:lang w:val="en-GB"/>
        </w:rPr>
        <w:t xml:space="preserve"> the global interaction coefficient</w:t>
      </w:r>
      <w:r w:rsidRPr="00676577">
        <w:rPr>
          <w:rFonts w:eastAsiaTheme="minorEastAsia" w:cstheme="minorHAnsi"/>
          <w:lang w:val="en-GB"/>
        </w:rPr>
        <w:t xml:space="preserve"> </w:t>
      </w:r>
      <w:r w:rsidRPr="00676577">
        <w:rPr>
          <w:rFonts w:eastAsiaTheme="minorEastAsia" w:cstheme="minorHAnsi"/>
          <w:iCs/>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00B03DEA" w:rsidRPr="00676577">
        <w:rPr>
          <w:rFonts w:eastAsiaTheme="minorEastAsia" w:cstheme="minorHAnsi"/>
          <w:lang w:val="en-GB"/>
        </w:rPr>
        <w:t xml:space="preserve"> </w:t>
      </w:r>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r w:rsidR="005430E1" w:rsidRPr="00676577">
        <w:rPr>
          <w:rFonts w:eastAsiaTheme="minorEastAsia" w:cstheme="minorHAnsi"/>
          <w:lang w:val="en-GB"/>
        </w:rPr>
        <w:t xml:space="preserve">. </w:t>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r w:rsidR="001B3041" w:rsidRPr="00676577">
        <w:rPr>
          <w:rFonts w:eastAsiaTheme="minorEastAsia" w:cstheme="minorHAnsi"/>
          <w:lang w:val="en-GB"/>
        </w:rPr>
        <w:t>8</w:t>
      </w:r>
      <w:r w:rsidRPr="00676577">
        <w:rPr>
          <w:rFonts w:eastAsiaTheme="minorEastAsia" w:cstheme="minorHAnsi"/>
          <w:lang w:val="en-GB"/>
        </w:rPr>
        <w:t xml:space="preserve"> [0.00</w:t>
      </w:r>
      <w:r w:rsidR="00C12392" w:rsidRPr="00676577">
        <w:rPr>
          <w:rFonts w:eastAsiaTheme="minorEastAsia" w:cstheme="minorHAnsi"/>
          <w:lang w:val="en-GB"/>
        </w:rPr>
        <w:t>11</w:t>
      </w:r>
      <w:r w:rsidRPr="00676577">
        <w:rPr>
          <w:rFonts w:eastAsiaTheme="minorEastAsia" w:cstheme="minorHAnsi"/>
          <w:lang w:val="en-GB"/>
        </w:rPr>
        <w:t>, 0.0</w:t>
      </w:r>
      <w:r w:rsidR="000F28E4" w:rsidRPr="00676577">
        <w:rPr>
          <w:rFonts w:eastAsiaTheme="minorEastAsia" w:cstheme="minorHAnsi"/>
          <w:lang w:val="en-GB"/>
        </w:rPr>
        <w:t>364</w:t>
      </w:r>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w:t>
      </w:r>
      <w:r w:rsidRPr="00B82C5E">
        <w:rPr>
          <w:rFonts w:eastAsiaTheme="minorEastAsia" w:cstheme="minorHAnsi"/>
          <w:lang w:val="en-GB"/>
        </w:rPr>
        <w:t>exponent of metabolic rate by 0.002</w:t>
      </w:r>
      <w:r w:rsidR="00CA237D" w:rsidRPr="00B82C5E">
        <w:rPr>
          <w:rFonts w:eastAsiaTheme="minorEastAsia" w:cstheme="minorHAnsi"/>
          <w:lang w:val="en-GB"/>
        </w:rPr>
        <w:t>6</w:t>
      </w:r>
      <w:r w:rsidRPr="00B82C5E">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B82C5E">
        <w:rPr>
          <w:rFonts w:eastAsiaTheme="minorEastAsia" w:cstheme="minorHAnsi"/>
          <w:lang w:val="en-GB"/>
        </w:rPr>
        <w:t xml:space="preserve">. </w:t>
      </w:r>
    </w:p>
    <w:p w14:paraId="3BD24587" w14:textId="4A7517E9" w:rsidR="00ED5270" w:rsidRDefault="00B82C5E" w:rsidP="003215D6">
      <w:pPr>
        <w:shd w:val="clear" w:color="auto" w:fill="FFFFFF" w:themeFill="background1"/>
        <w:spacing w:line="480" w:lineRule="auto"/>
        <w:ind w:firstLine="284"/>
        <w:contextualSpacing/>
        <w:jc w:val="both"/>
        <w:rPr>
          <w:rFonts w:eastAsiaTheme="minorEastAsia" w:cstheme="minorHAnsi"/>
          <w:lang w:val="en-GB"/>
        </w:rPr>
      </w:pPr>
      <w:commentRangeStart w:id="16"/>
      <w:r w:rsidRPr="00B82C5E">
        <w:rPr>
          <w:rFonts w:eastAsiaTheme="minorEastAsia" w:cstheme="minorHAnsi"/>
          <w:lang w:val="en-GB"/>
        </w:rPr>
        <w:t xml:space="preserve">We estimate </w:t>
      </w:r>
      <w:r w:rsidR="00CC5E83">
        <w:rPr>
          <w:rFonts w:eastAsiaTheme="minorEastAsia" w:cstheme="minorHAnsi"/>
          <w:lang w:val="en-GB"/>
        </w:rPr>
        <w:t xml:space="preserve">the parameters of the </w:t>
      </w:r>
      <w:r w:rsidR="008359E6" w:rsidRPr="00B82C5E">
        <w:rPr>
          <w:rFonts w:eastAsiaTheme="minorEastAsia" w:cstheme="minorHAnsi"/>
          <w:lang w:val="en-GB"/>
        </w:rPr>
        <w:t xml:space="preserve">Sharpe-Schoolfield </w:t>
      </w:r>
      <w:r w:rsidR="001E77D5">
        <w:rPr>
          <w:rFonts w:eastAsiaTheme="minorEastAsia" w:cstheme="minorHAnsi"/>
          <w:lang w:val="en-GB"/>
        </w:rPr>
        <w:t xml:space="preserve">equation </w:t>
      </w:r>
      <w:r w:rsidR="00862EFB">
        <w:rPr>
          <w:rFonts w:eastAsiaTheme="minorEastAsia" w:cstheme="minorHAnsi"/>
          <w:lang w:val="en-GB"/>
        </w:rPr>
        <w:t xml:space="preserve">(Eq. </w:t>
      </w:r>
      <w:r w:rsidR="00B44FA3">
        <w:rPr>
          <w:rFonts w:eastAsiaTheme="minorEastAsia" w:cstheme="minorHAnsi"/>
          <w:lang w:val="en-GB"/>
        </w:rPr>
        <w:t>4</w:t>
      </w:r>
      <w:r w:rsidR="00862EFB">
        <w:rPr>
          <w:rFonts w:eastAsiaTheme="minorEastAsia" w:cstheme="minorHAnsi"/>
          <w:lang w:val="en-GB"/>
        </w:rPr>
        <w:t xml:space="preserve">) </w:t>
      </w:r>
      <w:r w:rsidR="001E77D5">
        <w:rPr>
          <w:rFonts w:eastAsiaTheme="minorEastAsia" w:cstheme="minorHAnsi"/>
          <w:lang w:val="en-GB"/>
        </w:rPr>
        <w:t xml:space="preserve">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E</m:t>
            </m:r>
          </m:e>
          <m:sub>
            <m:r>
              <w:rPr>
                <w:rFonts w:ascii="Cambria Math" w:eastAsiaTheme="minorEastAsia" w:hAnsi="Cambria Math" w:cstheme="minorHAnsi"/>
                <w:lang w:val="en-GB"/>
              </w:rPr>
              <m:t>j</m:t>
            </m:r>
          </m:sub>
        </m:sSub>
      </m:oMath>
      <w:r w:rsidR="00173F5B">
        <w:rPr>
          <w:rFonts w:eastAsiaTheme="minorEastAsia" w:cstheme="minorHAnsi"/>
          <w:lang w:val="en-GB"/>
        </w:rPr>
        <w:t xml:space="preserve"> = 0.58 [</w:t>
      </w:r>
      <w:r w:rsidR="00A307BB">
        <w:rPr>
          <w:rFonts w:eastAsiaTheme="minorEastAsia" w:cstheme="minorHAnsi"/>
          <w:lang w:val="en-GB"/>
        </w:rPr>
        <w:t xml:space="preserve">0.45, </w:t>
      </w:r>
      <w:r w:rsidR="00BA362D">
        <w:rPr>
          <w:rFonts w:eastAsiaTheme="minorEastAsia" w:cstheme="minorHAnsi"/>
          <w:lang w:val="en-GB"/>
        </w:rPr>
        <w:t>0.74</w:t>
      </w:r>
      <w:r w:rsidR="00173F5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C</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0</m:t>
                </m:r>
              </m:e>
              <m:sub>
                <m:r>
                  <w:rPr>
                    <w:rFonts w:ascii="Cambria Math" w:eastAsiaTheme="minorEastAsia" w:hAnsi="Cambria Math" w:cstheme="minorHAnsi"/>
                    <w:lang w:val="en-GB"/>
                  </w:rPr>
                  <m:t>j</m:t>
                </m:r>
              </m:sub>
            </m:sSub>
          </m:sub>
        </m:sSub>
      </m:oMath>
      <w:r w:rsidR="00D869D9">
        <w:rPr>
          <w:rFonts w:eastAsiaTheme="minorEastAsia" w:cstheme="minorHAnsi"/>
          <w:lang w:val="en-GB"/>
        </w:rPr>
        <w:t xml:space="preserve"> </w:t>
      </w:r>
      <w:r w:rsidR="00173F5B">
        <w:rPr>
          <w:rFonts w:eastAsiaTheme="minorEastAsia" w:cstheme="minorHAnsi"/>
          <w:lang w:val="en-GB"/>
        </w:rPr>
        <w:t>= 0.70</w:t>
      </w:r>
      <w:r w:rsidR="005B300D">
        <w:rPr>
          <w:rFonts w:eastAsiaTheme="minorEastAsia" w:cstheme="minorHAnsi"/>
          <w:lang w:val="en-GB"/>
        </w:rPr>
        <w:t xml:space="preserve"> </w:t>
      </w:r>
      <w:r w:rsidR="00173F5B">
        <w:rPr>
          <w:rFonts w:eastAsiaTheme="minorEastAsia" w:cstheme="minorHAnsi"/>
          <w:lang w:val="en-GB"/>
        </w:rPr>
        <w:t>[</w:t>
      </w:r>
      <w:r w:rsidR="00AB5F12">
        <w:rPr>
          <w:rFonts w:eastAsiaTheme="minorEastAsia" w:cstheme="minorHAnsi"/>
          <w:lang w:val="en-GB"/>
        </w:rPr>
        <w:t>0.5</w:t>
      </w:r>
      <w:r w:rsidR="004819BA">
        <w:rPr>
          <w:rFonts w:eastAsiaTheme="minorEastAsia" w:cstheme="minorHAnsi"/>
          <w:lang w:val="en-GB"/>
        </w:rPr>
        <w:t>2</w:t>
      </w:r>
      <w:r w:rsidR="00AB5F12">
        <w:rPr>
          <w:rFonts w:eastAsiaTheme="minorEastAsia" w:cstheme="minorHAnsi"/>
          <w:lang w:val="en-GB"/>
        </w:rPr>
        <w:t xml:space="preserve">, </w:t>
      </w:r>
      <w:r w:rsidR="00583A91">
        <w:rPr>
          <w:rFonts w:eastAsiaTheme="minorEastAsia" w:cstheme="minorHAnsi"/>
          <w:lang w:val="en-GB"/>
        </w:rPr>
        <w:t>0.89</w:t>
      </w:r>
      <w:r w:rsidR="00173F5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T</m:t>
            </m:r>
          </m:e>
          <m:sub>
            <m:r>
              <w:rPr>
                <w:rFonts w:ascii="Cambria Math" w:eastAsiaTheme="minorEastAsia" w:hAnsi="Cambria Math" w:cstheme="minorHAnsi"/>
                <w:lang w:val="en-GB"/>
              </w:rPr>
              <m:t>h</m:t>
            </m:r>
          </m:sub>
        </m:sSub>
      </m:oMath>
      <w:r w:rsidR="00D869D9">
        <w:rPr>
          <w:rFonts w:eastAsiaTheme="minorEastAsia" w:cstheme="minorHAnsi"/>
          <w:lang w:val="en-GB"/>
        </w:rPr>
        <w:t xml:space="preserve"> </w:t>
      </w:r>
      <w:r w:rsidR="00173F5B">
        <w:rPr>
          <w:rFonts w:eastAsiaTheme="minorEastAsia" w:cstheme="minorHAnsi"/>
          <w:lang w:val="en-GB"/>
        </w:rPr>
        <w:t>=</w:t>
      </w:r>
      <w:r w:rsidR="00D869D9">
        <w:rPr>
          <w:rFonts w:eastAsiaTheme="minorEastAsia" w:cstheme="minorHAnsi"/>
          <w:lang w:val="en-GB"/>
        </w:rPr>
        <w:t xml:space="preserve"> </w:t>
      </w:r>
      <w:r w:rsidR="00173F5B">
        <w:rPr>
          <w:rFonts w:eastAsiaTheme="minorEastAsia" w:cstheme="minorHAnsi"/>
          <w:lang w:val="en-GB"/>
        </w:rPr>
        <w:t>4.03</w:t>
      </w:r>
      <w:r w:rsidR="00E13CE4">
        <w:rPr>
          <w:rFonts w:eastAsiaTheme="minorEastAsia" w:cstheme="minorHAnsi"/>
          <w:lang w:val="en-GB"/>
        </w:rPr>
        <w:t xml:space="preserve"> [</w:t>
      </w:r>
      <w:r w:rsidR="0084588A">
        <w:rPr>
          <w:rFonts w:eastAsiaTheme="minorEastAsia" w:cstheme="minorHAnsi"/>
          <w:lang w:val="en-GB"/>
        </w:rPr>
        <w:t>2.81</w:t>
      </w:r>
      <w:r w:rsidR="00B640E5">
        <w:rPr>
          <w:rFonts w:eastAsiaTheme="minorEastAsia" w:cstheme="minorHAnsi"/>
          <w:lang w:val="en-GB"/>
        </w:rPr>
        <w:t xml:space="preserve">, </w:t>
      </w:r>
      <w:r w:rsidR="001907F3">
        <w:rPr>
          <w:rFonts w:eastAsiaTheme="minorEastAsia" w:cstheme="minorHAnsi"/>
          <w:lang w:val="en-GB"/>
        </w:rPr>
        <w:t>4.98</w:t>
      </w:r>
      <w:r w:rsidR="00E13CE4">
        <w:rPr>
          <w:rFonts w:eastAsiaTheme="minorEastAsia" w:cstheme="minorHAnsi"/>
          <w:lang w:val="en-GB"/>
        </w:rPr>
        <w:t>]</w:t>
      </w:r>
      <w:r w:rsidR="00A16DBE">
        <w:rPr>
          <w:rFonts w:eastAsiaTheme="minorEastAsia" w:cstheme="minorHAnsi"/>
          <w:lang w:val="en-GB"/>
        </w:rPr>
        <w:t xml:space="preserve">, </w:t>
      </w:r>
      <w:r w:rsidR="00D869D9">
        <w:rPr>
          <w:rFonts w:eastAsiaTheme="minorEastAsia" w:cstheme="minorHAnsi"/>
          <w:lang w:val="en-GB"/>
        </w:rPr>
        <w:t xml:space="preserve">and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E</m:t>
            </m:r>
          </m:e>
          <m:sub>
            <m:r>
              <w:rPr>
                <w:rFonts w:ascii="Cambria Math" w:eastAsiaTheme="minorEastAsia" w:hAnsi="Cambria Math" w:cstheme="minorHAnsi"/>
                <w:lang w:val="en-GB"/>
              </w:rPr>
              <m:t>h</m:t>
            </m:r>
          </m:sub>
        </m:sSub>
      </m:oMath>
      <w:r w:rsidR="00D869D9">
        <w:rPr>
          <w:rFonts w:eastAsiaTheme="minorEastAsia" w:cstheme="minorHAnsi"/>
          <w:lang w:val="en-GB"/>
        </w:rPr>
        <w:t xml:space="preserve"> = </w:t>
      </w:r>
      <w:r w:rsidR="00F60702">
        <w:rPr>
          <w:rFonts w:eastAsiaTheme="minorEastAsia" w:cstheme="minorHAnsi"/>
          <w:lang w:val="en-GB"/>
        </w:rPr>
        <w:t xml:space="preserve">2.64 </w:t>
      </w:r>
      <w:r w:rsidR="00D869D9">
        <w:rPr>
          <w:rFonts w:eastAsiaTheme="minorEastAsia" w:cstheme="minorHAnsi"/>
          <w:lang w:val="en-GB"/>
        </w:rPr>
        <w:t>[</w:t>
      </w:r>
      <w:r w:rsidR="000E0177">
        <w:rPr>
          <w:rFonts w:eastAsiaTheme="minorEastAsia" w:cstheme="minorHAnsi"/>
          <w:lang w:val="en-GB"/>
        </w:rPr>
        <w:t>2.17</w:t>
      </w:r>
      <w:r w:rsidR="00E40E29">
        <w:rPr>
          <w:rFonts w:eastAsiaTheme="minorEastAsia" w:cstheme="minorHAnsi"/>
          <w:lang w:val="en-GB"/>
        </w:rPr>
        <w:t>, 3.22</w:t>
      </w:r>
      <w:r w:rsidR="00D869D9">
        <w:rPr>
          <w:rFonts w:eastAsiaTheme="minorEastAsia" w:cstheme="minorHAnsi"/>
          <w:lang w:val="en-GB"/>
        </w:rPr>
        <w:t>]</w:t>
      </w:r>
      <w:r w:rsidR="000C4C9F">
        <w:rPr>
          <w:rFonts w:eastAsiaTheme="minorEastAsia" w:cstheme="minorHAnsi"/>
          <w:lang w:val="en-GB"/>
        </w:rPr>
        <w:t>, which shows</w:t>
      </w:r>
      <w:r w:rsidR="00AB53D7">
        <w:rPr>
          <w:rFonts w:eastAsiaTheme="minorEastAsia" w:cstheme="minorHAnsi"/>
          <w:lang w:val="en-GB"/>
        </w:rPr>
        <w:t xml:space="preserve"> that the decline </w:t>
      </w:r>
      <w:r w:rsidR="004930B3">
        <w:rPr>
          <w:rFonts w:eastAsiaTheme="minorEastAsia" w:cstheme="minorHAnsi"/>
          <w:lang w:val="en-GB"/>
        </w:rPr>
        <w:t>in consumption rate is steeper than the increase</w:t>
      </w:r>
      <w:r w:rsidR="0077298D">
        <w:rPr>
          <w:rFonts w:eastAsiaTheme="minorEastAsia" w:cstheme="minorHAnsi"/>
          <w:lang w:val="en-GB"/>
        </w:rPr>
        <w:t xml:space="preserve"> (Fig. S</w:t>
      </w:r>
      <w:r w:rsidR="008560A6">
        <w:rPr>
          <w:rFonts w:eastAsiaTheme="minorEastAsia" w:cstheme="minorHAnsi"/>
          <w:lang w:val="en-GB"/>
        </w:rPr>
        <w:t>13</w:t>
      </w:r>
      <w:r w:rsidR="0077298D">
        <w:rPr>
          <w:rFonts w:eastAsiaTheme="minorEastAsia" w:cstheme="minorHAnsi"/>
          <w:lang w:val="en-GB"/>
        </w:rPr>
        <w:t>)</w:t>
      </w:r>
      <w:r w:rsidR="004930B3">
        <w:rPr>
          <w:rFonts w:eastAsiaTheme="minorEastAsia" w:cstheme="minorHAnsi"/>
          <w:lang w:val="en-GB"/>
        </w:rPr>
        <w:t>.</w:t>
      </w:r>
      <w:commentRangeEnd w:id="16"/>
      <w:r w:rsidR="003215D6">
        <w:rPr>
          <w:rStyle w:val="CommentReference"/>
        </w:rPr>
        <w:commentReference w:id="16"/>
      </w:r>
      <w:r w:rsidR="004930B3">
        <w:rPr>
          <w:rFonts w:eastAsiaTheme="minorEastAsia" w:cstheme="minorHAnsi"/>
          <w:lang w:val="en-GB"/>
        </w:rPr>
        <w:t xml:space="preserve"> </w:t>
      </w:r>
    </w:p>
    <w:p w14:paraId="478B3432" w14:textId="6C9752D7" w:rsidR="00CA28E0" w:rsidRPr="00676577" w:rsidRDefault="00AF41CE" w:rsidP="00BA76E6">
      <w:pPr>
        <w:spacing w:line="480" w:lineRule="auto"/>
        <w:ind w:firstLine="284"/>
        <w:contextualSpacing/>
        <w:jc w:val="both"/>
        <w:rPr>
          <w:rFonts w:eastAsiaTheme="minorEastAsia" w:cstheme="minorHAnsi"/>
          <w:lang w:val="en-GB"/>
        </w:rPr>
      </w:pPr>
      <w:r>
        <w:rPr>
          <w:rFonts w:eastAsiaTheme="minorEastAsia" w:cstheme="minorHAnsi"/>
          <w:lang w:val="en-GB"/>
        </w:rPr>
        <w:t>There is a strong s</w:t>
      </w:r>
      <w:r w:rsidR="007C1425" w:rsidRPr="00676577">
        <w:rPr>
          <w:rFonts w:eastAsiaTheme="minorEastAsia" w:cstheme="minorHAnsi"/>
          <w:lang w:val="en-GB"/>
        </w:rPr>
        <w:t xml:space="preserve">tatistical support for </w:t>
      </w:r>
      <w:r>
        <w:rPr>
          <w:rFonts w:eastAsiaTheme="minorEastAsia" w:cstheme="minorHAnsi"/>
          <w:lang w:val="en-GB"/>
        </w:rPr>
        <w:t xml:space="preserve">a </w:t>
      </w:r>
      <w:r w:rsidR="00CA28E0" w:rsidRPr="00676577">
        <w:rPr>
          <w:rFonts w:eastAsiaTheme="minorEastAsia" w:cstheme="minorHAnsi"/>
          <w:lang w:val="en-GB"/>
        </w:rPr>
        <w:t xml:space="preserve">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Pr>
          <w:rFonts w:eastAsiaTheme="minorEastAsia" w:cstheme="minorHAnsi"/>
          <w:lang w:val="en-GB"/>
        </w:rPr>
        <w:t xml:space="preserve">, as </w:t>
      </w:r>
      <w:r w:rsidR="009336FA" w:rsidRPr="00676577">
        <w:rPr>
          <w:rFonts w:cstheme="minorHAnsi"/>
          <w:lang w:val="en-GB"/>
        </w:rPr>
        <w:t>9</w:t>
      </w:r>
      <w:r w:rsidR="001D4835" w:rsidRPr="00676577">
        <w:rPr>
          <w:rFonts w:cstheme="minorHAnsi"/>
          <w:lang w:val="en-GB"/>
        </w:rPr>
        <w:t>2</w:t>
      </w:r>
      <w:r w:rsidR="00CA28E0" w:rsidRPr="00676577">
        <w:rPr>
          <w:rFonts w:cstheme="minorHAnsi"/>
          <w:lang w:val="en-GB"/>
        </w:rPr>
        <w:t xml:space="preserve">% of the posterior density of the </w:t>
      </w:r>
      <w:r w:rsidR="00CA1659" w:rsidRPr="00676577">
        <w:rPr>
          <w:rFonts w:cstheme="minorHAnsi"/>
          <w:lang w:val="en-GB"/>
        </w:rPr>
        <w:t xml:space="preserve">global </w:t>
      </w:r>
      <w:r w:rsidR="00CA28E0" w:rsidRPr="00676577">
        <w:rPr>
          <w:rFonts w:cstheme="minorHAnsi"/>
          <w:lang w:val="en-GB"/>
        </w:rPr>
        <w:t>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lang w:val="en-GB"/>
              </w:rPr>
              <m:t>1</m:t>
            </m:r>
          </m:sub>
        </m:sSub>
      </m:oMath>
      <w:r w:rsidR="00CA28E0" w:rsidRPr="00676577">
        <w:rPr>
          <w:rFonts w:cstheme="minorHAnsi"/>
          <w:lang w:val="en-GB"/>
        </w:rPr>
        <w:t>) is below 0. 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r w:rsidR="00B5152A" w:rsidRPr="0025283E">
        <w:rPr>
          <w:rFonts w:eastAsiaTheme="minorEastAsia" w:cstheme="minorHAnsi"/>
          <w:i/>
          <w:iCs/>
          <w:lang w:val="en-GB"/>
        </w:rPr>
        <w:t>SI Appendix</w:t>
      </w:r>
      <w:r w:rsidR="00B5152A">
        <w:rPr>
          <w:rFonts w:eastAsiaTheme="minorEastAsia" w:cstheme="minorHAnsi"/>
          <w:lang w:val="en-GB"/>
        </w:rPr>
        <w:t xml:space="preserve">, Table </w:t>
      </w:r>
      <w:r w:rsidR="00FB4CAC">
        <w:rPr>
          <w:rFonts w:eastAsiaTheme="minorEastAsia" w:cstheme="minorHAnsi"/>
          <w:lang w:val="en-GB"/>
        </w:rPr>
        <w:t>S5</w:t>
      </w:r>
      <w:r w:rsidR="00CA28E0" w:rsidRPr="00676577">
        <w:rPr>
          <w:rFonts w:cstheme="minorHAnsi"/>
          <w:lang w:val="en-GB"/>
        </w:rPr>
        <w:t xml:space="preserve">), and we present the results for the </w:t>
      </w:r>
      <w:r w:rsidR="00D54B1F" w:rsidRPr="00676577">
        <w:rPr>
          <w:rFonts w:cstheme="minorHAnsi"/>
          <w:lang w:val="en-GB"/>
        </w:rPr>
        <w:t xml:space="preserve">species-varying </w:t>
      </w:r>
      <w:r w:rsidR="00420ADD" w:rsidRPr="00676577">
        <w:rPr>
          <w:rFonts w:cstheme="minorHAnsi"/>
          <w:lang w:val="en-GB"/>
        </w:rPr>
        <w:t>intercept</w:t>
      </w:r>
      <w:r w:rsidR="00DC7E6A" w:rsidRPr="00676577">
        <w:rPr>
          <w:rFonts w:cstheme="minorHAnsi"/>
          <w:lang w:val="en-GB"/>
        </w:rPr>
        <w:t xml:space="preserve"> and slope</w:t>
      </w:r>
      <w:r w:rsidR="00420ADD" w:rsidRPr="00676577">
        <w:rPr>
          <w:rFonts w:cstheme="minorHAnsi"/>
          <w:lang w:val="en-GB"/>
        </w:rPr>
        <w:t xml:space="preserve"> </w:t>
      </w:r>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r w:rsidR="0040248A" w:rsidRPr="00676577">
        <w:rPr>
          <w:rFonts w:cstheme="minorHAnsi"/>
          <w:lang w:val="en-GB"/>
        </w:rPr>
        <w:t xml:space="preserve"> (</w:t>
      </w:r>
      <w:r w:rsidR="00664534" w:rsidRPr="0025283E">
        <w:rPr>
          <w:rFonts w:eastAsiaTheme="minorEastAsia" w:cstheme="minorHAnsi"/>
          <w:i/>
          <w:iCs/>
          <w:lang w:val="en-GB"/>
        </w:rPr>
        <w:t>SI Appendix</w:t>
      </w:r>
      <w:r w:rsidR="00664534">
        <w:rPr>
          <w:rFonts w:eastAsiaTheme="minorEastAsia" w:cstheme="minorHAnsi"/>
          <w:lang w:val="en-GB"/>
        </w:rPr>
        <w:t>, Fig. S31-34</w:t>
      </w:r>
      <w:r w:rsidR="004553A5" w:rsidRPr="00676577">
        <w:rPr>
          <w:rFonts w:cstheme="minorHAnsi"/>
          <w:lang w:val="en-GB"/>
        </w:rPr>
        <w:t>)</w:t>
      </w:r>
      <w:r w:rsidR="00CA28E0" w:rsidRPr="00676577">
        <w:rPr>
          <w:rFonts w:cstheme="minorHAnsi"/>
          <w:lang w:val="en-GB"/>
        </w:rPr>
        <w:t xml:space="preserve">. </w:t>
      </w:r>
      <w:r w:rsidR="00CA28E0" w:rsidRPr="00676577">
        <w:rPr>
          <w:rFonts w:eastAsiaTheme="minorEastAsia" w:cstheme="minorHAnsi"/>
          <w:lang w:val="en-GB"/>
        </w:rPr>
        <w:t xml:space="preserve">The </w:t>
      </w:r>
      <w:r w:rsidR="004A1BFA" w:rsidRPr="00676577">
        <w:rPr>
          <w:rFonts w:eastAsiaTheme="minorEastAsia" w:cstheme="minorHAnsi"/>
          <w:lang w:val="en-GB"/>
        </w:rPr>
        <w:t xml:space="preserve">global </w:t>
      </w:r>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=-0.074-0.31</m:t>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r w:rsidR="00E344F0" w:rsidRPr="00676577">
        <w:rPr>
          <w:rFonts w:eastAsiaTheme="minorEastAsia" w:cstheme="minorHAnsi"/>
          <w:lang w:val="en-GB"/>
        </w:rPr>
        <w:t xml:space="preserve">of </w:t>
      </w:r>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3E8DB003" w14:textId="3AACB69C" w:rsidR="004A6AFA" w:rsidRDefault="004A6AFA" w:rsidP="002E3379">
      <w:pPr>
        <w:spacing w:line="480" w:lineRule="auto"/>
        <w:contextualSpacing/>
        <w:jc w:val="center"/>
        <w:rPr>
          <w:rFonts w:cstheme="minorHAnsi"/>
          <w:noProof/>
          <w:lang w:eastAsia="sv-SE"/>
        </w:rPr>
      </w:pPr>
    </w:p>
    <w:p w14:paraId="0EE63EF7" w14:textId="3145CB30" w:rsidR="00671C67" w:rsidRDefault="00671C67" w:rsidP="002E3379">
      <w:pPr>
        <w:spacing w:line="480" w:lineRule="auto"/>
        <w:contextualSpacing/>
        <w:jc w:val="center"/>
        <w:rPr>
          <w:rFonts w:cstheme="minorHAnsi"/>
          <w:noProof/>
          <w:lang w:eastAsia="sv-SE"/>
        </w:rPr>
      </w:pPr>
    </w:p>
    <w:p w14:paraId="5D90C389" w14:textId="322F142A" w:rsidR="00671C67" w:rsidRDefault="00671C67" w:rsidP="002E3379">
      <w:pPr>
        <w:spacing w:line="480" w:lineRule="auto"/>
        <w:contextualSpacing/>
        <w:jc w:val="center"/>
        <w:rPr>
          <w:rFonts w:cstheme="minorHAnsi"/>
          <w:noProof/>
          <w:lang w:eastAsia="sv-SE"/>
        </w:rPr>
      </w:pPr>
    </w:p>
    <w:p w14:paraId="5325577D" w14:textId="3AE5D093" w:rsidR="00671C67" w:rsidRDefault="00671C67" w:rsidP="002E3379">
      <w:pPr>
        <w:spacing w:line="480" w:lineRule="auto"/>
        <w:contextualSpacing/>
        <w:jc w:val="center"/>
        <w:rPr>
          <w:rFonts w:cstheme="minorHAnsi"/>
          <w:noProof/>
          <w:lang w:eastAsia="sv-SE"/>
        </w:rPr>
      </w:pPr>
    </w:p>
    <w:p w14:paraId="1D7F6BED" w14:textId="24D7EB81" w:rsidR="00671C67" w:rsidRDefault="00671C67" w:rsidP="002E3379">
      <w:pPr>
        <w:spacing w:line="480" w:lineRule="auto"/>
        <w:contextualSpacing/>
        <w:jc w:val="center"/>
        <w:rPr>
          <w:rFonts w:cstheme="minorHAnsi"/>
          <w:noProof/>
          <w:lang w:eastAsia="sv-SE"/>
        </w:rPr>
      </w:pPr>
    </w:p>
    <w:p w14:paraId="0A727654" w14:textId="0282893B" w:rsidR="00671C67" w:rsidRDefault="00671C67" w:rsidP="002E3379">
      <w:pPr>
        <w:spacing w:line="480" w:lineRule="auto"/>
        <w:contextualSpacing/>
        <w:jc w:val="center"/>
        <w:rPr>
          <w:rFonts w:cstheme="minorHAnsi"/>
          <w:noProof/>
          <w:lang w:eastAsia="sv-SE"/>
        </w:rPr>
      </w:pPr>
    </w:p>
    <w:p w14:paraId="64D757B3" w14:textId="25482989" w:rsidR="00671C67" w:rsidRDefault="00671C67" w:rsidP="002E3379">
      <w:pPr>
        <w:spacing w:line="480" w:lineRule="auto"/>
        <w:contextualSpacing/>
        <w:jc w:val="center"/>
        <w:rPr>
          <w:rFonts w:cstheme="minorHAnsi"/>
          <w:noProof/>
          <w:lang w:eastAsia="sv-SE"/>
        </w:rPr>
      </w:pPr>
    </w:p>
    <w:p w14:paraId="5C6E4170" w14:textId="3C7C302F" w:rsidR="00671C67" w:rsidRDefault="00671C67" w:rsidP="002E3379">
      <w:pPr>
        <w:spacing w:line="480" w:lineRule="auto"/>
        <w:contextualSpacing/>
        <w:jc w:val="center"/>
        <w:rPr>
          <w:rFonts w:cstheme="minorHAnsi"/>
          <w:noProof/>
          <w:lang w:eastAsia="sv-SE"/>
        </w:rPr>
      </w:pPr>
    </w:p>
    <w:p w14:paraId="03513D17" w14:textId="5A6B2E63" w:rsidR="00671C67" w:rsidRDefault="00671C67" w:rsidP="002E3379">
      <w:pPr>
        <w:spacing w:line="480" w:lineRule="auto"/>
        <w:contextualSpacing/>
        <w:jc w:val="center"/>
        <w:rPr>
          <w:rFonts w:cstheme="minorHAnsi"/>
          <w:noProof/>
          <w:lang w:eastAsia="sv-SE"/>
        </w:rPr>
      </w:pPr>
    </w:p>
    <w:p w14:paraId="066EC087" w14:textId="614F3518" w:rsidR="00671C67" w:rsidRDefault="00671C67" w:rsidP="002E3379">
      <w:pPr>
        <w:spacing w:line="480" w:lineRule="auto"/>
        <w:contextualSpacing/>
        <w:jc w:val="center"/>
        <w:rPr>
          <w:rFonts w:cstheme="minorHAnsi"/>
        </w:rPr>
      </w:pPr>
      <w:r>
        <w:rPr>
          <w:rFonts w:cstheme="minorHAnsi"/>
          <w:noProof/>
        </w:rPr>
        <w:drawing>
          <wp:inline distT="0" distB="0" distL="0" distR="0" wp14:anchorId="36B4C23F" wp14:editId="4D46DD23">
            <wp:extent cx="5731510" cy="573151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0F466EDC" w:rsidR="00140E2C" w:rsidRPr="0091774A" w:rsidRDefault="00140E2C" w:rsidP="00140E2C">
      <w:pPr>
        <w:spacing w:line="360" w:lineRule="auto"/>
        <w:contextualSpacing/>
        <w:jc w:val="both"/>
        <w:rPr>
          <w:rFonts w:cstheme="minorHAnsi"/>
          <w:i/>
          <w:sz w:val="22"/>
          <w:szCs w:val="22"/>
          <w:lang w:val="en-GB"/>
        </w:rPr>
      </w:pPr>
      <w:r w:rsidRPr="0091774A">
        <w:rPr>
          <w:rFonts w:cstheme="minorHAnsi"/>
          <w:b/>
          <w:bCs/>
          <w:sz w:val="22"/>
          <w:szCs w:val="22"/>
          <w:lang w:val="en-GB"/>
        </w:rPr>
        <w:t>Fig. 1</w:t>
      </w:r>
      <w:r w:rsidRPr="0091774A">
        <w:rPr>
          <w:rFonts w:cstheme="minorHAnsi"/>
          <w:sz w:val="22"/>
          <w:szCs w:val="22"/>
          <w:lang w:val="en-GB"/>
        </w:rPr>
        <w:t>.</w:t>
      </w:r>
      <w:r w:rsidRPr="0091774A">
        <w:rPr>
          <w:rFonts w:cstheme="minorHAnsi"/>
          <w:i/>
          <w:sz w:val="22"/>
          <w:szCs w:val="22"/>
          <w:lang w:val="en-GB"/>
        </w:rPr>
        <w:t xml:space="preserve"> Effects of temperature and body mass on body growth</w:t>
      </w:r>
      <w:r w:rsidR="0035660C" w:rsidRPr="0091774A">
        <w:rPr>
          <w:rFonts w:cstheme="minorHAnsi"/>
          <w:i/>
          <w:sz w:val="22"/>
          <w:szCs w:val="22"/>
          <w:lang w:val="en-GB"/>
        </w:rPr>
        <w:t xml:space="preserve"> below optimum temperature</w:t>
      </w:r>
      <w:r w:rsidRPr="0091774A">
        <w:rPr>
          <w:rFonts w:cstheme="minorHAnsi"/>
          <w:i/>
          <w:sz w:val="22"/>
          <w:szCs w:val="22"/>
          <w:lang w:val="en-GB"/>
        </w:rPr>
        <w:t xml:space="preserve">. Panel A) shows </w:t>
      </w:r>
      <w:r w:rsidR="006035D3" w:rsidRPr="0091774A">
        <w:rPr>
          <w:rFonts w:cstheme="minorHAnsi"/>
          <w:i/>
          <w:sz w:val="22"/>
          <w:szCs w:val="22"/>
          <w:lang w:val="en-GB"/>
        </w:rPr>
        <w:t xml:space="preserve">the natural log of </w:t>
      </w:r>
      <w:r w:rsidR="00AE2025" w:rsidRPr="0091774A">
        <w:rPr>
          <w:rFonts w:cstheme="minorHAnsi"/>
          <w:i/>
          <w:sz w:val="22"/>
          <w:szCs w:val="22"/>
          <w:lang w:val="en-GB"/>
        </w:rPr>
        <w:t xml:space="preserve">specific </w:t>
      </w:r>
      <w:r w:rsidRPr="0091774A">
        <w:rPr>
          <w:rFonts w:cstheme="minorHAnsi"/>
          <w:i/>
          <w:sz w:val="22"/>
          <w:szCs w:val="22"/>
          <w:lang w:val="en-GB"/>
        </w:rPr>
        <w:t xml:space="preserve">growth rate as a function of body mass </w:t>
      </w:r>
      <w:r w:rsidR="000B2FAE" w:rsidRPr="0091774A">
        <w:rPr>
          <w:rFonts w:cstheme="minorHAnsi"/>
          <w:i/>
          <w:sz w:val="22"/>
          <w:szCs w:val="22"/>
          <w:lang w:val="en-GB"/>
        </w:rPr>
        <w:t xml:space="preserve">on a logarithmic </w:t>
      </w:r>
      <w:r w:rsidR="00C965A9" w:rsidRPr="0091774A">
        <w:rPr>
          <w:rFonts w:cstheme="minorHAnsi"/>
          <w:i/>
          <w:sz w:val="22"/>
          <w:szCs w:val="22"/>
          <w:lang w:val="en-GB"/>
        </w:rPr>
        <w:t>x-</w:t>
      </w:r>
      <w:r w:rsidR="002911DF" w:rsidRPr="0091774A">
        <w:rPr>
          <w:rFonts w:cstheme="minorHAnsi"/>
          <w:i/>
          <w:sz w:val="22"/>
          <w:szCs w:val="22"/>
          <w:lang w:val="en-GB"/>
        </w:rPr>
        <w:t>axis</w:t>
      </w:r>
      <w:r w:rsidR="00B776E6" w:rsidRPr="0091774A">
        <w:rPr>
          <w:rFonts w:cstheme="minorHAnsi"/>
          <w:i/>
          <w:sz w:val="22"/>
          <w:szCs w:val="22"/>
          <w:lang w:val="en-GB"/>
        </w:rPr>
        <w:t xml:space="preserve"> (for readability, note the model is fitted with ln(mass) as a predictor)</w:t>
      </w:r>
      <w:r w:rsidR="002A3E59" w:rsidRPr="0091774A">
        <w:rPr>
          <w:rFonts w:cstheme="minorHAnsi"/>
          <w:i/>
          <w:sz w:val="22"/>
          <w:szCs w:val="22"/>
          <w:lang w:val="en-GB"/>
        </w:rPr>
        <w:t>, such that the slope corresponds to the mass-scaling exponent</w:t>
      </w:r>
      <w:r w:rsidRPr="0091774A">
        <w:rPr>
          <w:rFonts w:cstheme="minorHAnsi"/>
          <w:i/>
          <w:sz w:val="22"/>
          <w:szCs w:val="22"/>
          <w:lang w:val="en-GB"/>
        </w:rPr>
        <w:t xml:space="preserve">. </w:t>
      </w:r>
      <w:r w:rsidR="00ED3E77" w:rsidRPr="0091774A">
        <w:rPr>
          <w:rFonts w:cstheme="minorHAnsi"/>
          <w:i/>
          <w:sz w:val="22"/>
          <w:szCs w:val="22"/>
          <w:lang w:val="en-GB"/>
        </w:rPr>
        <w:t xml:space="preserve">Colors indicate species. </w:t>
      </w:r>
      <w:r w:rsidR="000F35C2" w:rsidRPr="0091774A">
        <w:rPr>
          <w:rFonts w:cstheme="minorHAnsi"/>
          <w:i/>
          <w:sz w:val="22"/>
          <w:szCs w:val="22"/>
          <w:lang w:val="en-GB"/>
        </w:rPr>
        <w:t>The l</w:t>
      </w:r>
      <w:r w:rsidRPr="0091774A">
        <w:rPr>
          <w:rFonts w:cstheme="minorHAnsi"/>
          <w:i/>
          <w:sz w:val="22"/>
          <w:szCs w:val="22"/>
          <w:lang w:val="en-GB"/>
        </w:rPr>
        <w:t xml:space="preserve">ine </w:t>
      </w:r>
      <w:r w:rsidR="000F35C2" w:rsidRPr="0091774A">
        <w:rPr>
          <w:rFonts w:cstheme="minorHAnsi"/>
          <w:i/>
          <w:sz w:val="22"/>
          <w:szCs w:val="22"/>
          <w:lang w:val="en-GB"/>
        </w:rPr>
        <w:t xml:space="preserve">in panel A is the </w:t>
      </w:r>
      <w:r w:rsidRPr="0091774A">
        <w:rPr>
          <w:rFonts w:cstheme="minorHAnsi"/>
          <w:i/>
          <w:sz w:val="22"/>
          <w:szCs w:val="22"/>
          <w:lang w:val="en-GB"/>
        </w:rPr>
        <w:t>global prediction from model M1</w:t>
      </w:r>
      <w:r w:rsidR="003415BE" w:rsidRPr="0091774A">
        <w:rPr>
          <w:rFonts w:cstheme="minorHAnsi"/>
          <w:i/>
          <w:sz w:val="22"/>
          <w:szCs w:val="22"/>
          <w:lang w:val="en-GB"/>
        </w:rPr>
        <w:t xml:space="preserve"> at the mean </w:t>
      </w:r>
      <w:r w:rsidR="00C2134A" w:rsidRPr="0091774A">
        <w:rPr>
          <w:rFonts w:cstheme="minorHAnsi"/>
          <w:i/>
          <w:sz w:val="22"/>
          <w:szCs w:val="22"/>
          <w:lang w:val="en-GB"/>
        </w:rPr>
        <w:t>temperature (14</w:t>
      </w:r>
      <m:oMath>
        <m:r>
          <w:rPr>
            <w:rFonts w:ascii="Cambria Math" w:hAnsi="Cambria Math" w:cstheme="minorHAnsi"/>
            <w:sz w:val="22"/>
            <w:szCs w:val="22"/>
            <w:lang w:val="en-GB"/>
          </w:rPr>
          <m:t>℃</m:t>
        </m:r>
      </m:oMath>
      <w:r w:rsidR="00323445" w:rsidRPr="0091774A">
        <w:rPr>
          <w:rFonts w:eastAsiaTheme="minorEastAsia" w:cstheme="minorHAnsi"/>
          <w:i/>
          <w:sz w:val="22"/>
          <w:szCs w:val="22"/>
          <w:lang w:val="en-GB"/>
        </w:rPr>
        <w:t xml:space="preserve">, but note the model is </w:t>
      </w:r>
      <w:r w:rsidR="00E20F68" w:rsidRPr="0091774A">
        <w:rPr>
          <w:rFonts w:eastAsiaTheme="minorEastAsia" w:cstheme="minorHAnsi"/>
          <w:i/>
          <w:sz w:val="22"/>
          <w:szCs w:val="22"/>
          <w:lang w:val="en-GB"/>
        </w:rPr>
        <w:t xml:space="preserve">fitted </w:t>
      </w:r>
      <w:r w:rsidR="0014731E" w:rsidRPr="0091774A">
        <w:rPr>
          <w:rFonts w:eastAsiaTheme="minorEastAsia" w:cstheme="minorHAnsi"/>
          <w:i/>
          <w:sz w:val="22"/>
          <w:szCs w:val="22"/>
          <w:lang w:val="en-GB"/>
        </w:rPr>
        <w:t xml:space="preserve">using </w:t>
      </w:r>
      <w:r w:rsidR="00323445" w:rsidRPr="0091774A">
        <w:rPr>
          <w:rFonts w:eastAsiaTheme="minorEastAsia" w:cstheme="minorHAnsi"/>
          <w:i/>
          <w:sz w:val="22"/>
          <w:szCs w:val="22"/>
          <w:lang w:val="en-GB"/>
        </w:rPr>
        <w:t>Arrhenius temperature</w:t>
      </w:r>
      <w:r w:rsidR="00C2134A" w:rsidRPr="0091774A">
        <w:rPr>
          <w:rFonts w:cstheme="minorHAnsi"/>
          <w:i/>
          <w:sz w:val="22"/>
          <w:szCs w:val="22"/>
          <w:lang w:val="en-GB"/>
        </w:rPr>
        <w:t>)</w:t>
      </w:r>
      <w:r w:rsidR="000A626A" w:rsidRPr="0091774A">
        <w:rPr>
          <w:rFonts w:eastAsiaTheme="minorEastAsia" w:cstheme="minorHAnsi"/>
          <w:i/>
          <w:sz w:val="22"/>
          <w:szCs w:val="22"/>
          <w:lang w:val="en-GB"/>
        </w:rPr>
        <w:t>.</w:t>
      </w:r>
      <w:r w:rsidRPr="0091774A">
        <w:rPr>
          <w:rFonts w:cstheme="minorHAnsi"/>
          <w:i/>
          <w:sz w:val="22"/>
          <w:szCs w:val="22"/>
          <w:lang w:val="en-GB"/>
        </w:rPr>
        <w:t xml:space="preserve"> </w:t>
      </w:r>
      <w:r w:rsidRPr="0091774A">
        <w:rPr>
          <w:rFonts w:cstheme="minorHAnsi"/>
          <w:i/>
          <w:iCs/>
          <w:sz w:val="22"/>
          <w:szCs w:val="22"/>
          <w:lang w:val="en-GB"/>
        </w:rPr>
        <w:t>S</w:t>
      </w:r>
      <w:r w:rsidRPr="0091774A">
        <w:rPr>
          <w:rFonts w:cstheme="minorHAnsi"/>
          <w:i/>
          <w:sz w:val="22"/>
          <w:szCs w:val="22"/>
          <w:lang w:val="en-GB"/>
        </w:rPr>
        <w:t xml:space="preserve">haded areas correspond to 80% and 95% credible intervals. Point </w:t>
      </w:r>
      <w:r w:rsidR="004B514E" w:rsidRPr="0091774A">
        <w:rPr>
          <w:rFonts w:cstheme="minorHAnsi"/>
          <w:i/>
          <w:sz w:val="22"/>
          <w:szCs w:val="22"/>
          <w:lang w:val="en-GB"/>
        </w:rPr>
        <w:t>colours</w:t>
      </w:r>
      <w:r w:rsidRPr="0091774A">
        <w:rPr>
          <w:rFonts w:cstheme="minorHAnsi"/>
          <w:i/>
          <w:sz w:val="22"/>
          <w:szCs w:val="22"/>
          <w:lang w:val="en-GB"/>
        </w:rPr>
        <w:t xml:space="preserve"> indicate species</w:t>
      </w:r>
      <w:r w:rsidR="00293E5E" w:rsidRPr="0091774A">
        <w:rPr>
          <w:rFonts w:cstheme="minorHAnsi"/>
          <w:i/>
          <w:sz w:val="22"/>
          <w:szCs w:val="22"/>
          <w:lang w:val="en-GB"/>
        </w:rPr>
        <w:t xml:space="preserve">. </w:t>
      </w:r>
      <w:r w:rsidR="00461E94" w:rsidRPr="0091774A">
        <w:rPr>
          <w:rFonts w:cstheme="minorHAnsi"/>
          <w:i/>
          <w:sz w:val="22"/>
          <w:szCs w:val="22"/>
          <w:lang w:val="en-GB"/>
        </w:rPr>
        <w:t xml:space="preserve">The </w:t>
      </w:r>
      <w:r w:rsidR="00E91C7C" w:rsidRPr="0091774A">
        <w:rPr>
          <w:rFonts w:cstheme="minorHAnsi"/>
          <w:i/>
          <w:sz w:val="22"/>
          <w:szCs w:val="22"/>
          <w:lang w:val="en-GB"/>
        </w:rPr>
        <w:t xml:space="preserve">bottom row shows the </w:t>
      </w:r>
      <w:r w:rsidR="00461E94" w:rsidRPr="0091774A">
        <w:rPr>
          <w:rFonts w:cstheme="minorHAnsi"/>
          <w:i/>
          <w:sz w:val="22"/>
          <w:szCs w:val="22"/>
          <w:lang w:val="en-GB"/>
        </w:rPr>
        <w:t>p</w:t>
      </w:r>
      <w:r w:rsidRPr="0091774A">
        <w:rPr>
          <w:rFonts w:cstheme="minorHAnsi"/>
          <w:i/>
          <w:sz w:val="22"/>
          <w:szCs w:val="22"/>
          <w:lang w:val="en-GB"/>
        </w:rPr>
        <w:t>osterior distributions f</w:t>
      </w:r>
      <w:r w:rsidR="00517FD5" w:rsidRPr="0091774A">
        <w:rPr>
          <w:rFonts w:cstheme="minorHAnsi"/>
          <w:i/>
          <w:sz w:val="22"/>
          <w:szCs w:val="22"/>
          <w:lang w:val="en-GB"/>
        </w:rPr>
        <w:t>or</w:t>
      </w:r>
      <w:r w:rsidRPr="0091774A">
        <w:rPr>
          <w:rFonts w:cstheme="minorHAnsi"/>
          <w:i/>
          <w:sz w:val="22"/>
          <w:szCs w:val="22"/>
          <w:lang w:val="en-GB"/>
        </w:rPr>
        <w:t xml:space="preserve"> </w:t>
      </w:r>
      <w:r w:rsidR="0019612B" w:rsidRPr="0091774A">
        <w:rPr>
          <w:rFonts w:cstheme="minorHAnsi"/>
          <w:i/>
          <w:sz w:val="22"/>
          <w:szCs w:val="22"/>
          <w:lang w:val="en-GB"/>
        </w:rPr>
        <w:t xml:space="preserve">(B) </w:t>
      </w:r>
      <w:r w:rsidR="003D76A8" w:rsidRPr="0091774A">
        <w:rPr>
          <w:rFonts w:cstheme="minorHAnsi"/>
          <w:i/>
          <w:sz w:val="22"/>
          <w:szCs w:val="22"/>
          <w:lang w:val="en-GB"/>
        </w:rPr>
        <w:t xml:space="preserve">the </w:t>
      </w:r>
      <w:r w:rsidR="00D121D0" w:rsidRPr="0091774A">
        <w:rPr>
          <w:rFonts w:cstheme="minorHAnsi"/>
          <w:i/>
          <w:sz w:val="22"/>
          <w:szCs w:val="22"/>
          <w:lang w:val="en-GB"/>
        </w:rPr>
        <w:t xml:space="preserve">global </w:t>
      </w:r>
      <w:r w:rsidRPr="0091774A">
        <w:rPr>
          <w:rFonts w:cstheme="minorHAnsi"/>
          <w:i/>
          <w:sz w:val="22"/>
          <w:szCs w:val="22"/>
          <w:lang w:val="en-GB"/>
        </w:rPr>
        <w:t xml:space="preserve">mass-scaling exponent,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Pr="0091774A">
        <w:rPr>
          <w:rFonts w:eastAsiaTheme="minorEastAsia" w:cstheme="minorHAnsi"/>
          <w:i/>
          <w:sz w:val="22"/>
          <w:szCs w:val="22"/>
          <w:lang w:val="en-GB"/>
        </w:rPr>
        <w:t>,</w:t>
      </w:r>
      <w:r w:rsidR="0019612B" w:rsidRPr="0091774A">
        <w:rPr>
          <w:rFonts w:eastAsiaTheme="minorEastAsia" w:cstheme="minorHAnsi"/>
          <w:i/>
          <w:sz w:val="22"/>
          <w:szCs w:val="22"/>
          <w:lang w:val="en-GB"/>
        </w:rPr>
        <w:t xml:space="preserve"> </w:t>
      </w:r>
      <w:r w:rsidR="0019612B" w:rsidRPr="0091774A">
        <w:rPr>
          <w:rFonts w:cstheme="minorHAnsi"/>
          <w:i/>
          <w:sz w:val="22"/>
          <w:szCs w:val="22"/>
          <w:lang w:val="en-GB"/>
        </w:rPr>
        <w:t>(C)</w:t>
      </w:r>
      <w:r w:rsidRPr="0091774A">
        <w:rPr>
          <w:rFonts w:eastAsiaTheme="minorEastAsia" w:cstheme="minorHAnsi"/>
          <w:i/>
          <w:sz w:val="22"/>
          <w:szCs w:val="22"/>
          <w:lang w:val="en-GB"/>
        </w:rPr>
        <w:t xml:space="preserve"> </w:t>
      </w:r>
      <w:r w:rsidR="00787643" w:rsidRPr="0091774A">
        <w:rPr>
          <w:rFonts w:eastAsiaTheme="minorEastAsia" w:cstheme="minorHAnsi"/>
          <w:i/>
          <w:sz w:val="22"/>
          <w:szCs w:val="22"/>
          <w:lang w:val="en-GB"/>
        </w:rPr>
        <w:t xml:space="preserve">the </w:t>
      </w:r>
      <w:r w:rsidR="00A30D71" w:rsidRPr="0091774A">
        <w:rPr>
          <w:rFonts w:eastAsiaTheme="minorEastAsia" w:cstheme="minorHAnsi"/>
          <w:i/>
          <w:sz w:val="22"/>
          <w:szCs w:val="22"/>
          <w:lang w:val="en-GB"/>
        </w:rPr>
        <w:t xml:space="preserve">global </w:t>
      </w:r>
      <w:r w:rsidR="00461E94" w:rsidRPr="0091774A">
        <w:rPr>
          <w:rFonts w:cstheme="minorHAnsi"/>
          <w:i/>
          <w:sz w:val="22"/>
          <w:szCs w:val="22"/>
          <w:lang w:val="en-GB"/>
        </w:rPr>
        <w:t>temperature coefficient</w:t>
      </w:r>
      <w:r w:rsidRPr="0091774A">
        <w:rPr>
          <w:rFonts w:cstheme="minorHAnsi"/>
          <w:i/>
          <w:sz w:val="22"/>
          <w:szCs w:val="22"/>
          <w:lang w:val="en-GB"/>
        </w:rPr>
        <w:t>,</w:t>
      </w:r>
      <m:oMath>
        <m:r>
          <w:rPr>
            <w:rFonts w:ascii="Cambria Math" w:eastAsiaTheme="minorEastAsia" w:hAnsi="Cambria Math" w:cstheme="minorHAnsi"/>
            <w:sz w:val="22"/>
            <w:szCs w:val="22"/>
            <w:lang w:val="en-GB"/>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Pr="0091774A">
        <w:rPr>
          <w:rFonts w:cstheme="minorHAnsi"/>
          <w:i/>
          <w:sz w:val="22"/>
          <w:szCs w:val="22"/>
          <w:lang w:val="en-GB"/>
        </w:rPr>
        <w:t xml:space="preserve"> and </w:t>
      </w:r>
      <w:r w:rsidR="0019612B" w:rsidRPr="0091774A">
        <w:rPr>
          <w:rFonts w:cstheme="minorHAnsi"/>
          <w:i/>
          <w:sz w:val="22"/>
          <w:szCs w:val="22"/>
          <w:lang w:val="en-GB"/>
        </w:rPr>
        <w:t xml:space="preserve">(D) </w:t>
      </w:r>
      <w:r w:rsidR="00127DF6" w:rsidRPr="0091774A">
        <w:rPr>
          <w:rFonts w:cstheme="minorHAnsi"/>
          <w:i/>
          <w:sz w:val="22"/>
          <w:szCs w:val="22"/>
          <w:lang w:val="en-GB"/>
        </w:rPr>
        <w:t xml:space="preserve">the </w:t>
      </w:r>
      <w:r w:rsidR="00EF519C" w:rsidRPr="0091774A">
        <w:rPr>
          <w:rFonts w:cstheme="minorHAnsi"/>
          <w:i/>
          <w:sz w:val="22"/>
          <w:szCs w:val="22"/>
          <w:lang w:val="en-GB"/>
        </w:rPr>
        <w:t xml:space="preserve">global </w:t>
      </w:r>
      <w:r w:rsidRPr="0091774A">
        <w:rPr>
          <w:rFonts w:cstheme="minorHAnsi"/>
          <w:i/>
          <w:sz w:val="22"/>
          <w:szCs w:val="22"/>
          <w:lang w:val="en-GB"/>
        </w:rPr>
        <w:t xml:space="preserve">mass-temperature interaction,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3</m:t>
                </m:r>
              </m:sub>
            </m:sSub>
          </m:sub>
        </m:sSub>
      </m:oMath>
      <w:r w:rsidR="002C74A6" w:rsidRPr="0091774A">
        <w:rPr>
          <w:rFonts w:cstheme="minorHAnsi"/>
          <w:i/>
          <w:sz w:val="22"/>
          <w:szCs w:val="22"/>
          <w:lang w:val="en-GB"/>
        </w:rPr>
        <w:t xml:space="preserve">. </w:t>
      </w:r>
      <w:r w:rsidR="003940B4" w:rsidRPr="0091774A">
        <w:rPr>
          <w:rFonts w:cstheme="minorHAnsi"/>
          <w:i/>
          <w:sz w:val="22"/>
          <w:szCs w:val="22"/>
          <w:lang w:val="en-GB"/>
        </w:rPr>
        <w:t>D</w:t>
      </w:r>
      <w:r w:rsidRPr="0091774A">
        <w:rPr>
          <w:rFonts w:cstheme="minorHAnsi"/>
          <w:i/>
          <w:sz w:val="22"/>
          <w:szCs w:val="22"/>
          <w:lang w:val="en-GB"/>
        </w:rPr>
        <w:t>ashed white line shows the posterior median</w:t>
      </w:r>
      <w:r w:rsidR="00A936F3" w:rsidRPr="0091774A">
        <w:rPr>
          <w:rFonts w:cstheme="minorHAnsi"/>
          <w:i/>
          <w:sz w:val="22"/>
          <w:szCs w:val="22"/>
          <w:lang w:val="en-GB"/>
        </w:rPr>
        <w:t xml:space="preserve"> and </w:t>
      </w:r>
      <w:r w:rsidRPr="0091774A">
        <w:rPr>
          <w:rFonts w:cstheme="minorHAnsi"/>
          <w:i/>
          <w:sz w:val="22"/>
          <w:szCs w:val="22"/>
          <w:lang w:val="en-GB"/>
        </w:rPr>
        <w:t xml:space="preserve">red vertical line in (D) indicates zero. </w:t>
      </w:r>
    </w:p>
    <w:p w14:paraId="67FA4B93" w14:textId="6EDD3C5A" w:rsidR="00140E2C" w:rsidRPr="00D666BE" w:rsidRDefault="00140E2C" w:rsidP="002E3379">
      <w:pPr>
        <w:spacing w:line="480" w:lineRule="auto"/>
        <w:contextualSpacing/>
        <w:jc w:val="center"/>
        <w:rPr>
          <w:rFonts w:cstheme="minorHAnsi"/>
        </w:rPr>
      </w:pPr>
    </w:p>
    <w:p w14:paraId="49CAD5EB" w14:textId="029DAC60" w:rsidR="003C6BC7" w:rsidRDefault="003C6BC7" w:rsidP="00F700D0">
      <w:pPr>
        <w:spacing w:line="360" w:lineRule="auto"/>
        <w:contextualSpacing/>
        <w:jc w:val="both"/>
        <w:rPr>
          <w:rFonts w:cstheme="minorHAnsi"/>
          <w:b/>
          <w:bCs/>
          <w:i/>
          <w:iCs/>
          <w:lang w:val="en-GB"/>
        </w:rPr>
      </w:pPr>
    </w:p>
    <w:p w14:paraId="75EA9259" w14:textId="4614F097" w:rsidR="00453DBB" w:rsidRDefault="00475C7B" w:rsidP="00F700D0">
      <w:pPr>
        <w:spacing w:line="360" w:lineRule="auto"/>
        <w:contextualSpacing/>
        <w:jc w:val="both"/>
        <w:rPr>
          <w:rFonts w:cstheme="minorHAnsi"/>
          <w:b/>
          <w:bCs/>
          <w:i/>
          <w:iCs/>
          <w:lang w:val="en-GB"/>
        </w:rPr>
      </w:pPr>
      <w:r>
        <w:rPr>
          <w:rFonts w:cstheme="minorHAnsi"/>
          <w:b/>
          <w:bCs/>
          <w:i/>
          <w:iCs/>
          <w:noProof/>
          <w:lang w:val="en-GB"/>
        </w:rPr>
        <w:drawing>
          <wp:inline distT="0" distB="0" distL="0" distR="0" wp14:anchorId="2C5EB4A9" wp14:editId="7028FBD3">
            <wp:extent cx="5731133" cy="2725093"/>
            <wp:effectExtent l="0" t="0" r="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30362" b="30745"/>
                    <a:stretch/>
                  </pic:blipFill>
                  <pic:spPr bwMode="auto">
                    <a:xfrm>
                      <a:off x="0" y="0"/>
                      <a:ext cx="5731510" cy="2725272"/>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64E6BDA1" w:rsidR="004D63B8" w:rsidRPr="00D32F95" w:rsidRDefault="004D63B8" w:rsidP="00F700D0">
      <w:pPr>
        <w:spacing w:line="360" w:lineRule="auto"/>
        <w:contextualSpacing/>
        <w:jc w:val="both"/>
        <w:rPr>
          <w:rFonts w:cstheme="minorHAnsi"/>
          <w:sz w:val="22"/>
          <w:szCs w:val="22"/>
          <w:lang w:val="en-GB"/>
        </w:rPr>
      </w:pPr>
      <w:commentRangeStart w:id="17"/>
      <w:commentRangeStart w:id="18"/>
      <w:r w:rsidRPr="00D32F95">
        <w:rPr>
          <w:rFonts w:cstheme="minorHAnsi"/>
          <w:b/>
          <w:bCs/>
          <w:i/>
          <w:iCs/>
          <w:sz w:val="22"/>
          <w:szCs w:val="22"/>
          <w:lang w:val="en-GB"/>
        </w:rPr>
        <w:t>Fig</w:t>
      </w:r>
      <w:r w:rsidR="00704B3C" w:rsidRPr="00D32F95">
        <w:rPr>
          <w:rFonts w:cstheme="minorHAnsi"/>
          <w:b/>
          <w:bCs/>
          <w:i/>
          <w:iCs/>
          <w:sz w:val="22"/>
          <w:szCs w:val="22"/>
          <w:lang w:val="en-GB"/>
        </w:rPr>
        <w:t>.</w:t>
      </w:r>
      <w:r w:rsidRPr="00D32F95">
        <w:rPr>
          <w:rFonts w:cstheme="minorHAnsi"/>
          <w:b/>
          <w:bCs/>
          <w:i/>
          <w:iCs/>
          <w:sz w:val="22"/>
          <w:szCs w:val="22"/>
          <w:lang w:val="en-GB"/>
        </w:rPr>
        <w:t xml:space="preserve"> </w:t>
      </w:r>
      <w:r w:rsidR="00140E2C" w:rsidRPr="00D32F95">
        <w:rPr>
          <w:rFonts w:cstheme="minorHAnsi"/>
          <w:b/>
          <w:bCs/>
          <w:i/>
          <w:iCs/>
          <w:sz w:val="22"/>
          <w:szCs w:val="22"/>
          <w:lang w:val="en-GB"/>
        </w:rPr>
        <w:t>2</w:t>
      </w:r>
      <w:commentRangeEnd w:id="17"/>
      <w:r w:rsidR="006D7C58" w:rsidRPr="00D32F95">
        <w:rPr>
          <w:rStyle w:val="CommentReference"/>
          <w:sz w:val="22"/>
          <w:szCs w:val="22"/>
        </w:rPr>
        <w:commentReference w:id="17"/>
      </w:r>
      <w:commentRangeEnd w:id="18"/>
      <w:r w:rsidR="003E663E" w:rsidRPr="00D32F95">
        <w:rPr>
          <w:rStyle w:val="CommentReference"/>
          <w:sz w:val="22"/>
          <w:szCs w:val="22"/>
        </w:rPr>
        <w:commentReference w:id="18"/>
      </w:r>
      <w:r w:rsidRPr="00D32F95">
        <w:rPr>
          <w:rFonts w:cstheme="minorHAnsi"/>
          <w:i/>
          <w:iCs/>
          <w:sz w:val="22"/>
          <w:szCs w:val="22"/>
          <w:lang w:val="en-GB"/>
        </w:rPr>
        <w:t xml:space="preserve">. Natural log of </w:t>
      </w:r>
      <w:r w:rsidR="00173BC9" w:rsidRPr="00D32F95">
        <w:rPr>
          <w:rFonts w:cstheme="minorHAnsi"/>
          <w:i/>
          <w:iCs/>
          <w:sz w:val="22"/>
          <w:szCs w:val="22"/>
          <w:lang w:val="en-GB"/>
        </w:rPr>
        <w:t xml:space="preserve">mass-specific </w:t>
      </w:r>
      <w:r w:rsidRPr="00D32F95">
        <w:rPr>
          <w:rFonts w:cstheme="minorHAnsi"/>
          <w:i/>
          <w:iCs/>
          <w:sz w:val="22"/>
          <w:szCs w:val="22"/>
          <w:lang w:val="en-GB"/>
        </w:rPr>
        <w:t>maximum consumption rate</w:t>
      </w:r>
      <w:r w:rsidR="00762BBE" w:rsidRPr="00D32F95">
        <w:rPr>
          <w:rFonts w:cstheme="minorHAnsi"/>
          <w:i/>
          <w:iCs/>
          <w:sz w:val="22"/>
          <w:szCs w:val="22"/>
          <w:lang w:val="en-GB"/>
        </w:rPr>
        <w:t xml:space="preserve"> (</w:t>
      </w:r>
      <w:r w:rsidR="00A54FB7" w:rsidRPr="00D32F95">
        <w:rPr>
          <w:rFonts w:cstheme="minorHAnsi"/>
          <w:i/>
          <w:iCs/>
          <w:sz w:val="22"/>
          <w:szCs w:val="22"/>
          <w:lang w:val="en-GB"/>
        </w:rPr>
        <w:t>A</w:t>
      </w:r>
      <w:r w:rsidR="0047512C" w:rsidRPr="00D32F95">
        <w:rPr>
          <w:rFonts w:cstheme="minorHAnsi"/>
          <w:i/>
          <w:iCs/>
          <w:sz w:val="22"/>
          <w:szCs w:val="22"/>
          <w:lang w:val="en-GB"/>
        </w:rPr>
        <w:t xml:space="preserve">) </w:t>
      </w:r>
      <w:r w:rsidR="00D30912" w:rsidRPr="00D32F95">
        <w:rPr>
          <w:rFonts w:cstheme="minorHAnsi"/>
          <w:i/>
          <w:iCs/>
          <w:sz w:val="22"/>
          <w:szCs w:val="22"/>
          <w:lang w:val="en-GB"/>
        </w:rPr>
        <w:t xml:space="preserve">and </w:t>
      </w:r>
      <w:r w:rsidR="00EB7219" w:rsidRPr="00D32F95">
        <w:rPr>
          <w:rFonts w:cstheme="minorHAnsi"/>
          <w:i/>
          <w:iCs/>
          <w:sz w:val="22"/>
          <w:szCs w:val="22"/>
          <w:lang w:val="en-GB"/>
        </w:rPr>
        <w:t>metabolic rate (</w:t>
      </w:r>
      <w:r w:rsidR="00A54FB7" w:rsidRPr="00D32F95">
        <w:rPr>
          <w:rFonts w:cstheme="minorHAnsi"/>
          <w:i/>
          <w:iCs/>
          <w:sz w:val="22"/>
          <w:szCs w:val="22"/>
          <w:lang w:val="en-GB"/>
        </w:rPr>
        <w:t>B</w:t>
      </w:r>
      <w:r w:rsidR="00EB7219" w:rsidRPr="00D32F95">
        <w:rPr>
          <w:rFonts w:cstheme="minorHAnsi"/>
          <w:i/>
          <w:iCs/>
          <w:sz w:val="22"/>
          <w:szCs w:val="22"/>
          <w:lang w:val="en-GB"/>
        </w:rPr>
        <w:t>)</w:t>
      </w:r>
      <w:r w:rsidR="00055D7B" w:rsidRPr="00D32F95">
        <w:rPr>
          <w:rFonts w:cstheme="minorHAnsi"/>
          <w:i/>
          <w:iCs/>
          <w:sz w:val="22"/>
          <w:szCs w:val="22"/>
          <w:lang w:val="en-GB"/>
        </w:rPr>
        <w:t xml:space="preserve"> </w:t>
      </w:r>
      <w:r w:rsidR="00E509A5" w:rsidRPr="00D32F95">
        <w:rPr>
          <w:rFonts w:cstheme="minorHAnsi"/>
          <w:i/>
          <w:iCs/>
          <w:sz w:val="22"/>
          <w:szCs w:val="22"/>
          <w:lang w:val="en-GB"/>
        </w:rPr>
        <w:t xml:space="preserve">against </w:t>
      </w:r>
      <w:r w:rsidR="0088024B" w:rsidRPr="00D32F95">
        <w:rPr>
          <w:rFonts w:cstheme="minorHAnsi"/>
          <w:i/>
          <w:iCs/>
          <w:sz w:val="22"/>
          <w:szCs w:val="22"/>
          <w:lang w:val="en-GB"/>
        </w:rPr>
        <w:t xml:space="preserve">body </w:t>
      </w:r>
      <w:r w:rsidRPr="00D32F95">
        <w:rPr>
          <w:rFonts w:cstheme="minorHAnsi"/>
          <w:i/>
          <w:iCs/>
          <w:sz w:val="22"/>
          <w:szCs w:val="22"/>
          <w:lang w:val="en-GB"/>
        </w:rPr>
        <w:t>mass</w:t>
      </w:r>
      <w:r w:rsidR="000F2673" w:rsidRPr="00D32F95">
        <w:rPr>
          <w:rFonts w:cstheme="minorHAnsi"/>
          <w:i/>
          <w:iCs/>
          <w:sz w:val="22"/>
          <w:szCs w:val="22"/>
          <w:lang w:val="en-GB"/>
        </w:rPr>
        <w:t xml:space="preserve"> </w:t>
      </w:r>
      <w:r w:rsidR="000F2673" w:rsidRPr="00D32F95">
        <w:rPr>
          <w:rFonts w:cstheme="minorHAnsi"/>
          <w:i/>
          <w:sz w:val="22"/>
          <w:szCs w:val="22"/>
          <w:lang w:val="en-GB"/>
        </w:rPr>
        <w:t>on a logarithmic x-axis</w:t>
      </w:r>
      <w:r w:rsidRPr="00D32F95">
        <w:rPr>
          <w:rFonts w:cstheme="minorHAnsi"/>
          <w:i/>
          <w:iCs/>
          <w:sz w:val="22"/>
          <w:szCs w:val="22"/>
          <w:lang w:val="en-GB"/>
        </w:rPr>
        <w:t xml:space="preserve">. </w:t>
      </w:r>
      <w:r w:rsidR="0000025A" w:rsidRPr="00D32F95">
        <w:rPr>
          <w:rFonts w:cstheme="minorHAnsi"/>
          <w:i/>
          <w:sz w:val="22"/>
          <w:szCs w:val="22"/>
          <w:lang w:val="en-GB"/>
        </w:rPr>
        <w:t xml:space="preserve">Lines are global predictions at </w:t>
      </w:r>
      <w:r w:rsidR="008C25DE" w:rsidRPr="00D32F95">
        <w:rPr>
          <w:rFonts w:cstheme="minorHAnsi"/>
          <w:i/>
          <w:sz w:val="22"/>
          <w:szCs w:val="22"/>
          <w:lang w:val="en-GB"/>
        </w:rPr>
        <w:t xml:space="preserve">the </w:t>
      </w:r>
      <w:r w:rsidR="00191CF6" w:rsidRPr="00D32F95">
        <w:rPr>
          <w:rFonts w:cstheme="minorHAnsi"/>
          <w:i/>
          <w:sz w:val="22"/>
          <w:szCs w:val="22"/>
          <w:lang w:val="en-GB"/>
        </w:rPr>
        <w:t xml:space="preserve">average </w:t>
      </w:r>
      <w:r w:rsidR="0000025A" w:rsidRPr="00D32F95">
        <w:rPr>
          <w:rFonts w:cstheme="minorHAnsi"/>
          <w:i/>
          <w:sz w:val="22"/>
          <w:szCs w:val="22"/>
          <w:lang w:val="en-GB"/>
        </w:rPr>
        <w:t xml:space="preserve">temperature </w:t>
      </w:r>
      <w:r w:rsidR="008C25DE" w:rsidRPr="00D32F95">
        <w:rPr>
          <w:rFonts w:cstheme="minorHAnsi"/>
          <w:i/>
          <w:sz w:val="22"/>
          <w:szCs w:val="22"/>
          <w:lang w:val="en-GB"/>
        </w:rPr>
        <w:t xml:space="preserve">in each data set </w:t>
      </w:r>
      <w:r w:rsidR="00341782" w:rsidRPr="00D32F95">
        <w:rPr>
          <w:rFonts w:cstheme="minorHAnsi"/>
          <w:i/>
          <w:sz w:val="22"/>
          <w:szCs w:val="22"/>
          <w:lang w:val="en-GB"/>
        </w:rPr>
        <w:t xml:space="preserve">(both </w:t>
      </w:r>
      <w:r w:rsidR="0000025A" w:rsidRPr="00D32F95">
        <w:rPr>
          <w:rFonts w:cstheme="minorHAnsi"/>
          <w:i/>
          <w:sz w:val="22"/>
          <w:szCs w:val="22"/>
          <w:lang w:val="en-GB"/>
        </w:rPr>
        <w:t>1</w:t>
      </w:r>
      <w:r w:rsidR="00341782" w:rsidRPr="00D32F95">
        <w:rPr>
          <w:rFonts w:cstheme="minorHAnsi"/>
          <w:i/>
          <w:sz w:val="22"/>
          <w:szCs w:val="22"/>
          <w:lang w:val="en-GB"/>
        </w:rPr>
        <w:t>9</w:t>
      </w:r>
      <m:oMath>
        <m:r>
          <w:rPr>
            <w:rFonts w:ascii="Cambria Math" w:hAnsi="Cambria Math" w:cstheme="minorHAnsi"/>
            <w:sz w:val="22"/>
            <w:szCs w:val="22"/>
            <w:lang w:val="en-GB"/>
          </w:rPr>
          <m:t>℃</m:t>
        </m:r>
      </m:oMath>
      <w:r w:rsidR="00A52AA6" w:rsidRPr="00D32F95">
        <w:rPr>
          <w:rFonts w:eastAsiaTheme="minorEastAsia" w:cstheme="minorHAnsi"/>
          <w:i/>
          <w:sz w:val="22"/>
          <w:szCs w:val="22"/>
          <w:lang w:val="en-GB"/>
        </w:rPr>
        <w:t>, but n</w:t>
      </w:r>
      <w:r w:rsidR="0000025A" w:rsidRPr="00D32F95">
        <w:rPr>
          <w:rFonts w:eastAsiaTheme="minorEastAsia" w:cstheme="minorHAnsi"/>
          <w:i/>
          <w:sz w:val="22"/>
          <w:szCs w:val="22"/>
          <w:lang w:val="en-GB"/>
        </w:rPr>
        <w:t xml:space="preserve">ote the model is fitted using </w:t>
      </w:r>
      <w:r w:rsidR="0000025A" w:rsidRPr="00D32F95">
        <w:rPr>
          <w:rFonts w:cstheme="minorHAnsi"/>
          <w:i/>
          <w:sz w:val="22"/>
          <w:szCs w:val="22"/>
          <w:lang w:val="en-GB"/>
        </w:rPr>
        <w:t>mean</w:t>
      </w:r>
      <w:r w:rsidR="00477645" w:rsidRPr="00D32F95">
        <w:rPr>
          <w:rFonts w:cstheme="minorHAnsi"/>
          <w:i/>
          <w:sz w:val="22"/>
          <w:szCs w:val="22"/>
          <w:lang w:val="en-GB"/>
        </w:rPr>
        <w:t>-</w:t>
      </w:r>
      <w:r w:rsidR="00AE2E5E" w:rsidRPr="00D32F95">
        <w:rPr>
          <w:rFonts w:cstheme="minorHAnsi"/>
          <w:i/>
          <w:sz w:val="22"/>
          <w:szCs w:val="22"/>
          <w:lang w:val="en-GB"/>
        </w:rPr>
        <w:t>centred</w:t>
      </w:r>
      <w:r w:rsidR="00EE712D" w:rsidRPr="00D32F95">
        <w:rPr>
          <w:rFonts w:cstheme="minorHAnsi"/>
          <w:i/>
          <w:sz w:val="22"/>
          <w:szCs w:val="22"/>
          <w:lang w:val="en-GB"/>
        </w:rPr>
        <w:t xml:space="preserve"> </w:t>
      </w:r>
      <w:r w:rsidR="0000025A" w:rsidRPr="00D32F95">
        <w:rPr>
          <w:rFonts w:cstheme="minorHAnsi"/>
          <w:i/>
          <w:sz w:val="22"/>
          <w:szCs w:val="22"/>
          <w:lang w:val="en-GB"/>
        </w:rPr>
        <w:t>Arrhenius temperature</w:t>
      </w:r>
      <w:r w:rsidR="00AC78BC" w:rsidRPr="00D32F95">
        <w:rPr>
          <w:rFonts w:cstheme="minorHAnsi"/>
          <w:i/>
          <w:sz w:val="22"/>
          <w:szCs w:val="22"/>
          <w:lang w:val="en-GB"/>
        </w:rPr>
        <w:t>)</w:t>
      </w:r>
      <w:r w:rsidR="0000025A" w:rsidRPr="00D32F95">
        <w:rPr>
          <w:rFonts w:cstheme="minorHAnsi"/>
          <w:i/>
          <w:sz w:val="22"/>
          <w:szCs w:val="22"/>
          <w:lang w:val="en-GB"/>
        </w:rPr>
        <w:t>.</w:t>
      </w:r>
      <w:r w:rsidR="00754FD4" w:rsidRPr="00D32F95">
        <w:rPr>
          <w:rFonts w:cstheme="minorHAnsi"/>
          <w:i/>
          <w:sz w:val="22"/>
          <w:szCs w:val="22"/>
          <w:lang w:val="en-GB"/>
        </w:rPr>
        <w:t xml:space="preserve"> </w:t>
      </w:r>
      <w:r w:rsidRPr="00D32F95">
        <w:rPr>
          <w:rFonts w:cstheme="minorHAnsi"/>
          <w:i/>
          <w:iCs/>
          <w:sz w:val="22"/>
          <w:szCs w:val="22"/>
          <w:lang w:val="en-GB"/>
        </w:rPr>
        <w:t xml:space="preserve">Shaded areas correspond to 80% and 95% credible </w:t>
      </w:r>
      <w:r w:rsidR="007F5D88" w:rsidRPr="00D32F95">
        <w:rPr>
          <w:rFonts w:cstheme="minorHAnsi"/>
          <w:i/>
          <w:iCs/>
          <w:sz w:val="22"/>
          <w:szCs w:val="22"/>
          <w:lang w:val="en-GB"/>
        </w:rPr>
        <w:t>interval</w:t>
      </w:r>
      <w:r w:rsidR="00367A77" w:rsidRPr="00D32F95">
        <w:rPr>
          <w:rFonts w:cstheme="minorHAnsi"/>
          <w:i/>
          <w:iCs/>
          <w:sz w:val="22"/>
          <w:szCs w:val="22"/>
          <w:lang w:val="en-GB"/>
        </w:rPr>
        <w:t>s</w:t>
      </w:r>
      <w:r w:rsidR="006B546E" w:rsidRPr="00D32F95">
        <w:rPr>
          <w:rFonts w:cstheme="minorHAnsi"/>
          <w:i/>
          <w:iCs/>
          <w:sz w:val="22"/>
          <w:szCs w:val="22"/>
          <w:lang w:val="en-GB"/>
        </w:rPr>
        <w:t xml:space="preserve">. </w:t>
      </w:r>
      <w:r w:rsidR="00A865EA" w:rsidRPr="00D32F95">
        <w:rPr>
          <w:rFonts w:cstheme="minorHAnsi"/>
          <w:i/>
          <w:iCs/>
          <w:sz w:val="22"/>
          <w:szCs w:val="22"/>
          <w:lang w:val="en-GB"/>
        </w:rPr>
        <w:t>Species are grouped by colour (</w:t>
      </w:r>
      <w:commentRangeStart w:id="19"/>
      <w:commentRangeStart w:id="20"/>
      <w:commentRangeStart w:id="21"/>
      <w:commentRangeStart w:id="22"/>
      <w:r w:rsidR="00A865EA" w:rsidRPr="00D32F95">
        <w:rPr>
          <w:rFonts w:cstheme="minorHAnsi"/>
          <w:i/>
          <w:iCs/>
          <w:sz w:val="22"/>
          <w:szCs w:val="22"/>
          <w:lang w:val="en-GB"/>
        </w:rPr>
        <w:t>legend not shown</w:t>
      </w:r>
      <w:commentRangeEnd w:id="19"/>
      <w:r w:rsidR="00863565" w:rsidRPr="00D32F95">
        <w:rPr>
          <w:rStyle w:val="CommentReference"/>
          <w:sz w:val="22"/>
          <w:szCs w:val="22"/>
        </w:rPr>
        <w:commentReference w:id="19"/>
      </w:r>
      <w:commentRangeEnd w:id="20"/>
      <w:r w:rsidR="00BF74F8" w:rsidRPr="00D32F95">
        <w:rPr>
          <w:rStyle w:val="CommentReference"/>
          <w:sz w:val="22"/>
          <w:szCs w:val="22"/>
        </w:rPr>
        <w:commentReference w:id="20"/>
      </w:r>
      <w:commentRangeEnd w:id="21"/>
      <w:r w:rsidR="00572C20" w:rsidRPr="00D32F95">
        <w:rPr>
          <w:rStyle w:val="CommentReference"/>
          <w:sz w:val="22"/>
          <w:szCs w:val="22"/>
        </w:rPr>
        <w:commentReference w:id="21"/>
      </w:r>
      <w:commentRangeEnd w:id="22"/>
      <w:r w:rsidR="003B118A" w:rsidRPr="00D32F95">
        <w:rPr>
          <w:rStyle w:val="CommentReference"/>
          <w:sz w:val="22"/>
          <w:szCs w:val="22"/>
        </w:rPr>
        <w:commentReference w:id="22"/>
      </w:r>
      <w:r w:rsidR="00A865EA" w:rsidRPr="00D32F95">
        <w:rPr>
          <w:rFonts w:cstheme="minorHAnsi"/>
          <w:i/>
          <w:iCs/>
          <w:sz w:val="22"/>
          <w:szCs w:val="22"/>
          <w:lang w:val="en-GB"/>
        </w:rPr>
        <w:t xml:space="preserve">, </w:t>
      </w:r>
      <w:r w:rsidR="00C424C9" w:rsidRPr="00D32F95">
        <w:rPr>
          <w:rFonts w:cstheme="minorHAnsi"/>
          <w:i/>
          <w:iCs/>
          <w:sz w:val="22"/>
          <w:szCs w:val="22"/>
          <w:lang w:val="en-GB"/>
        </w:rPr>
        <w:t>n=20</w:t>
      </w:r>
      <w:r w:rsidR="00012083" w:rsidRPr="00D32F95">
        <w:rPr>
          <w:rFonts w:cstheme="minorHAnsi"/>
          <w:i/>
          <w:iCs/>
          <w:sz w:val="22"/>
          <w:szCs w:val="22"/>
          <w:lang w:val="en-GB"/>
        </w:rPr>
        <w:t xml:space="preserve"> </w:t>
      </w:r>
      <w:r w:rsidR="00A75733" w:rsidRPr="00D32F95">
        <w:rPr>
          <w:rFonts w:cstheme="minorHAnsi"/>
          <w:i/>
          <w:iCs/>
          <w:sz w:val="22"/>
          <w:szCs w:val="22"/>
          <w:lang w:val="en-GB"/>
        </w:rPr>
        <w:t xml:space="preserve">for </w:t>
      </w:r>
      <w:r w:rsidR="00C424C9" w:rsidRPr="00D32F95">
        <w:rPr>
          <w:rFonts w:cstheme="minorHAnsi"/>
          <w:i/>
          <w:iCs/>
          <w:sz w:val="22"/>
          <w:szCs w:val="22"/>
          <w:lang w:val="en-GB"/>
        </w:rPr>
        <w:t>consumption</w:t>
      </w:r>
      <w:r w:rsidR="005176EE" w:rsidRPr="00D32F95">
        <w:rPr>
          <w:rFonts w:cstheme="minorHAnsi"/>
          <w:i/>
          <w:iCs/>
          <w:sz w:val="22"/>
          <w:szCs w:val="22"/>
          <w:lang w:val="en-GB"/>
        </w:rPr>
        <w:t xml:space="preserve"> and n=34 for metabolism</w:t>
      </w:r>
      <w:r w:rsidR="00A75733" w:rsidRPr="00D32F95">
        <w:rPr>
          <w:rFonts w:cstheme="minorHAnsi"/>
          <w:i/>
          <w:iCs/>
          <w:sz w:val="22"/>
          <w:szCs w:val="22"/>
          <w:lang w:val="en-GB"/>
        </w:rPr>
        <w:t>, respectively</w:t>
      </w:r>
      <w:r w:rsidR="00D55250" w:rsidRPr="00D32F95">
        <w:rPr>
          <w:rFonts w:cstheme="minorHAnsi"/>
          <w:i/>
          <w:iCs/>
          <w:sz w:val="22"/>
          <w:szCs w:val="22"/>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158C02F7" w:rsidR="003B4E89" w:rsidRPr="00D666BE" w:rsidRDefault="003B4E89" w:rsidP="002E3379">
      <w:pPr>
        <w:spacing w:line="480" w:lineRule="auto"/>
        <w:contextualSpacing/>
        <w:jc w:val="center"/>
        <w:rPr>
          <w:rFonts w:cstheme="minorHAnsi"/>
          <w:noProof/>
          <w:lang w:eastAsia="sv-SE"/>
        </w:rPr>
      </w:pPr>
    </w:p>
    <w:p w14:paraId="375A8669" w14:textId="036E8306" w:rsidR="00746DF8" w:rsidRPr="00D666BE" w:rsidRDefault="00746DF8" w:rsidP="002E3379">
      <w:pPr>
        <w:spacing w:line="480" w:lineRule="auto"/>
        <w:contextualSpacing/>
        <w:jc w:val="center"/>
        <w:rPr>
          <w:rFonts w:cstheme="minorHAnsi"/>
          <w:noProof/>
          <w:lang w:eastAsia="sv-SE"/>
        </w:rPr>
      </w:pPr>
    </w:p>
    <w:p w14:paraId="41A52378" w14:textId="774E8576" w:rsidR="00746DF8" w:rsidRPr="00D666BE" w:rsidRDefault="00746DF8" w:rsidP="002E3379">
      <w:pPr>
        <w:spacing w:line="480" w:lineRule="auto"/>
        <w:contextualSpacing/>
        <w:jc w:val="center"/>
        <w:rPr>
          <w:rFonts w:cstheme="minorHAnsi"/>
          <w:noProof/>
          <w:lang w:eastAsia="sv-SE"/>
        </w:rPr>
      </w:pPr>
    </w:p>
    <w:p w14:paraId="1A62FC07" w14:textId="626B4B45" w:rsidR="00746DF8" w:rsidRPr="00D666BE" w:rsidRDefault="00746DF8" w:rsidP="002E3379">
      <w:pPr>
        <w:spacing w:line="480" w:lineRule="auto"/>
        <w:contextualSpacing/>
        <w:jc w:val="center"/>
        <w:rPr>
          <w:rFonts w:cstheme="minorHAnsi"/>
          <w:noProof/>
          <w:lang w:eastAsia="sv-SE"/>
        </w:rPr>
      </w:pPr>
    </w:p>
    <w:p w14:paraId="49336EC8" w14:textId="552DCAE4" w:rsidR="00746DF8" w:rsidRPr="00D666BE" w:rsidRDefault="00746DF8" w:rsidP="002E3379">
      <w:pPr>
        <w:spacing w:line="480" w:lineRule="auto"/>
        <w:contextualSpacing/>
        <w:jc w:val="center"/>
        <w:rPr>
          <w:rFonts w:cstheme="minorHAnsi"/>
          <w:noProof/>
          <w:lang w:eastAsia="sv-SE"/>
        </w:rPr>
      </w:pPr>
    </w:p>
    <w:p w14:paraId="58CD7DAB" w14:textId="5E5AF817" w:rsidR="00746DF8" w:rsidRPr="00D666BE" w:rsidRDefault="00746DF8" w:rsidP="002E3379">
      <w:pPr>
        <w:spacing w:line="480" w:lineRule="auto"/>
        <w:contextualSpacing/>
        <w:jc w:val="center"/>
        <w:rPr>
          <w:rFonts w:cstheme="minorHAnsi"/>
          <w:noProof/>
          <w:lang w:eastAsia="sv-SE"/>
        </w:rPr>
      </w:pPr>
    </w:p>
    <w:p w14:paraId="62EC6491" w14:textId="21DB0331" w:rsidR="00746DF8" w:rsidRPr="00D666BE" w:rsidRDefault="00746DF8" w:rsidP="002E3379">
      <w:pPr>
        <w:spacing w:line="480" w:lineRule="auto"/>
        <w:contextualSpacing/>
        <w:jc w:val="center"/>
        <w:rPr>
          <w:rFonts w:cstheme="minorHAnsi"/>
          <w:noProof/>
          <w:lang w:eastAsia="sv-SE"/>
        </w:rPr>
      </w:pPr>
    </w:p>
    <w:p w14:paraId="70066E5C" w14:textId="41C4BDD3" w:rsidR="00746DF8" w:rsidRPr="00D666BE" w:rsidRDefault="00746DF8" w:rsidP="007F3FC0">
      <w:pPr>
        <w:spacing w:line="480" w:lineRule="auto"/>
        <w:contextualSpacing/>
        <w:rPr>
          <w:rFonts w:cstheme="minorHAnsi"/>
          <w:noProof/>
          <w:lang w:eastAsia="sv-SE"/>
        </w:rPr>
      </w:pPr>
    </w:p>
    <w:p w14:paraId="668369FE" w14:textId="74507420" w:rsidR="002E67B6" w:rsidRPr="005356A3" w:rsidRDefault="006D343A" w:rsidP="008C0FA2">
      <w:pPr>
        <w:spacing w:line="480" w:lineRule="auto"/>
        <w:contextualSpacing/>
        <w:jc w:val="center"/>
        <w:rPr>
          <w:rFonts w:cstheme="minorHAnsi"/>
        </w:rPr>
      </w:pPr>
      <w:r>
        <w:rPr>
          <w:rFonts w:cstheme="minorHAnsi"/>
          <w:noProof/>
          <w:lang w:eastAsia="sv-SE"/>
        </w:rPr>
        <w:lastRenderedPageBreak/>
        <w:drawing>
          <wp:inline distT="0" distB="0" distL="0" distR="0" wp14:anchorId="4D83E291" wp14:editId="1ACBD71E">
            <wp:extent cx="5731502" cy="685049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19" cstate="print">
                      <a:extLst>
                        <a:ext uri="{28A0092B-C50C-407E-A947-70E740481C1C}">
                          <a14:useLocalDpi xmlns:a14="http://schemas.microsoft.com/office/drawing/2010/main" val="0"/>
                        </a:ext>
                      </a:extLst>
                    </a:blip>
                    <a:srcRect t="642" b="1568"/>
                    <a:stretch/>
                  </pic:blipFill>
                  <pic:spPr bwMode="auto">
                    <a:xfrm>
                      <a:off x="0" y="0"/>
                      <a:ext cx="5731510" cy="6850505"/>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071D4F12" w:rsidR="000528C4" w:rsidRPr="00100CFD" w:rsidRDefault="000528C4" w:rsidP="00AE33C5">
      <w:pPr>
        <w:spacing w:line="360" w:lineRule="auto"/>
        <w:contextualSpacing/>
        <w:jc w:val="both"/>
        <w:rPr>
          <w:rFonts w:cstheme="minorHAnsi"/>
          <w:i/>
          <w:iCs/>
          <w:sz w:val="22"/>
          <w:szCs w:val="22"/>
          <w:lang w:val="en-GB"/>
        </w:rPr>
      </w:pPr>
      <w:r w:rsidRPr="00100CFD">
        <w:rPr>
          <w:rFonts w:cstheme="minorHAnsi"/>
          <w:b/>
          <w:bCs/>
          <w:i/>
          <w:iCs/>
          <w:sz w:val="22"/>
          <w:szCs w:val="22"/>
          <w:lang w:val="en-GB"/>
        </w:rPr>
        <w:t>Fig</w:t>
      </w:r>
      <w:r w:rsidR="00B637F1" w:rsidRPr="00100CFD">
        <w:rPr>
          <w:rFonts w:cstheme="minorHAnsi"/>
          <w:b/>
          <w:bCs/>
          <w:i/>
          <w:iCs/>
          <w:sz w:val="22"/>
          <w:szCs w:val="22"/>
          <w:lang w:val="en-GB"/>
        </w:rPr>
        <w:t>.</w:t>
      </w:r>
      <w:r w:rsidRPr="00100CFD">
        <w:rPr>
          <w:rFonts w:cstheme="minorHAnsi"/>
          <w:b/>
          <w:bCs/>
          <w:i/>
          <w:iCs/>
          <w:sz w:val="22"/>
          <w:szCs w:val="22"/>
          <w:lang w:val="en-GB"/>
        </w:rPr>
        <w:t xml:space="preserve"> </w:t>
      </w:r>
      <w:r w:rsidR="00140E2C" w:rsidRPr="00100CFD">
        <w:rPr>
          <w:rFonts w:cstheme="minorHAnsi"/>
          <w:b/>
          <w:bCs/>
          <w:i/>
          <w:iCs/>
          <w:sz w:val="22"/>
          <w:szCs w:val="22"/>
          <w:lang w:val="en-GB"/>
        </w:rPr>
        <w:t>3</w:t>
      </w:r>
      <w:r w:rsidRPr="00100CFD">
        <w:rPr>
          <w:rFonts w:cstheme="minorHAnsi"/>
          <w:i/>
          <w:iCs/>
          <w:sz w:val="22"/>
          <w:szCs w:val="22"/>
          <w:lang w:val="en-GB"/>
        </w:rPr>
        <w:t xml:space="preserve">. </w:t>
      </w:r>
      <w:r w:rsidR="00F33E70" w:rsidRPr="00100CFD">
        <w:rPr>
          <w:rFonts w:cstheme="minorHAnsi"/>
          <w:i/>
          <w:iCs/>
          <w:sz w:val="22"/>
          <w:szCs w:val="22"/>
          <w:lang w:val="en-GB"/>
        </w:rPr>
        <w:t xml:space="preserve"> </w:t>
      </w:r>
      <w:r w:rsidR="00534A60" w:rsidRPr="00100CFD">
        <w:rPr>
          <w:rFonts w:cstheme="minorHAnsi"/>
          <w:i/>
          <w:iCs/>
          <w:sz w:val="22"/>
          <w:szCs w:val="22"/>
          <w:lang w:val="en-GB"/>
        </w:rPr>
        <w:t xml:space="preserve">Global and species-level effects of mass- and temperature on </w:t>
      </w:r>
      <w:r w:rsidR="00AA066D" w:rsidRPr="00100CFD">
        <w:rPr>
          <w:rFonts w:cstheme="minorHAnsi"/>
          <w:i/>
          <w:iCs/>
          <w:sz w:val="22"/>
          <w:szCs w:val="22"/>
          <w:lang w:val="en-GB"/>
        </w:rPr>
        <w:t xml:space="preserve">specific </w:t>
      </w:r>
      <w:r w:rsidR="00534A60" w:rsidRPr="00100CFD">
        <w:rPr>
          <w:rFonts w:cstheme="minorHAnsi"/>
          <w:i/>
          <w:iCs/>
          <w:sz w:val="22"/>
          <w:szCs w:val="22"/>
          <w:lang w:val="en-GB"/>
        </w:rPr>
        <w:t>maximum consumption</w:t>
      </w:r>
      <w:r w:rsidR="00572C20" w:rsidRPr="00100CFD">
        <w:rPr>
          <w:rFonts w:cstheme="minorHAnsi"/>
          <w:i/>
          <w:iCs/>
          <w:sz w:val="22"/>
          <w:szCs w:val="22"/>
          <w:lang w:val="en-GB"/>
        </w:rPr>
        <w:t xml:space="preserve"> rate</w:t>
      </w:r>
      <w:r w:rsidR="00534A60" w:rsidRPr="00100CFD">
        <w:rPr>
          <w:rFonts w:cstheme="minorHAnsi"/>
          <w:i/>
          <w:iCs/>
          <w:sz w:val="22"/>
          <w:szCs w:val="22"/>
          <w:lang w:val="en-GB"/>
        </w:rPr>
        <w:t xml:space="preserve"> and metabolic rate. </w:t>
      </w:r>
      <w:r w:rsidR="00F33E70" w:rsidRPr="00100CFD">
        <w:rPr>
          <w:rFonts w:cstheme="minorHAnsi"/>
          <w:i/>
          <w:iCs/>
          <w:sz w:val="22"/>
          <w:szCs w:val="22"/>
          <w:lang w:val="en-GB"/>
        </w:rPr>
        <w:t xml:space="preserve">Vertical lines </w:t>
      </w:r>
      <w:r w:rsidR="003A710F" w:rsidRPr="00100CFD">
        <w:rPr>
          <w:rFonts w:cstheme="minorHAnsi"/>
          <w:i/>
          <w:iCs/>
          <w:sz w:val="22"/>
          <w:szCs w:val="22"/>
          <w:lang w:val="en-GB"/>
        </w:rPr>
        <w:t xml:space="preserve">show </w:t>
      </w:r>
      <w:r w:rsidR="00C33E1A" w:rsidRPr="00100CFD">
        <w:rPr>
          <w:rFonts w:cstheme="minorHAnsi"/>
          <w:i/>
          <w:iCs/>
          <w:sz w:val="22"/>
          <w:szCs w:val="22"/>
          <w:lang w:val="en-GB"/>
        </w:rPr>
        <w:t xml:space="preserve">the </w:t>
      </w:r>
      <w:r w:rsidR="00F33E70" w:rsidRPr="00100CFD">
        <w:rPr>
          <w:rFonts w:cstheme="minorHAnsi"/>
          <w:i/>
          <w:iCs/>
          <w:sz w:val="22"/>
          <w:szCs w:val="22"/>
          <w:lang w:val="en-GB"/>
        </w:rPr>
        <w:t>p</w:t>
      </w:r>
      <w:r w:rsidRPr="00100CFD">
        <w:rPr>
          <w:rFonts w:cstheme="minorHAnsi"/>
          <w:i/>
          <w:iCs/>
          <w:sz w:val="22"/>
          <w:szCs w:val="22"/>
          <w:lang w:val="en-GB"/>
        </w:rPr>
        <w:t xml:space="preserve">osterior medians of </w:t>
      </w:r>
      <w:r w:rsidR="00E13846" w:rsidRPr="00100CFD">
        <w:rPr>
          <w:rFonts w:cstheme="minorHAnsi"/>
          <w:i/>
          <w:iCs/>
          <w:sz w:val="22"/>
          <w:szCs w:val="22"/>
          <w:lang w:val="en-GB"/>
        </w:rPr>
        <w:t xml:space="preserve">the global </w:t>
      </w:r>
      <w:r w:rsidRPr="00100CFD">
        <w:rPr>
          <w:rFonts w:cstheme="minorHAnsi"/>
          <w:i/>
          <w:iCs/>
          <w:sz w:val="22"/>
          <w:szCs w:val="22"/>
          <w:lang w:val="en-GB"/>
        </w:rPr>
        <w:t>activation energies and mass</w:t>
      </w:r>
      <w:r w:rsidR="0010623B" w:rsidRPr="00100CFD">
        <w:rPr>
          <w:rFonts w:cstheme="minorHAnsi"/>
          <w:i/>
          <w:iCs/>
          <w:sz w:val="22"/>
          <w:szCs w:val="22"/>
          <w:lang w:val="en-GB"/>
        </w:rPr>
        <w:t xml:space="preserve"> </w:t>
      </w:r>
      <w:r w:rsidR="0027749E" w:rsidRPr="00100CFD">
        <w:rPr>
          <w:rFonts w:cstheme="minorHAnsi"/>
          <w:i/>
          <w:iCs/>
          <w:sz w:val="22"/>
          <w:szCs w:val="22"/>
          <w:lang w:val="en-GB"/>
        </w:rPr>
        <w:t>exponen</w:t>
      </w:r>
      <w:r w:rsidR="00841914" w:rsidRPr="00100CFD">
        <w:rPr>
          <w:rFonts w:cstheme="minorHAnsi"/>
          <w:i/>
          <w:iCs/>
          <w:sz w:val="22"/>
          <w:szCs w:val="22"/>
          <w:lang w:val="en-GB"/>
        </w:rPr>
        <w:t>t</w:t>
      </w:r>
      <w:r w:rsidR="006656BD" w:rsidRPr="00100CFD">
        <w:rPr>
          <w:rFonts w:cstheme="minorHAnsi"/>
          <w:i/>
          <w:iCs/>
          <w:sz w:val="22"/>
          <w:szCs w:val="22"/>
          <w:lang w:val="en-GB"/>
        </w:rPr>
        <w:t>s</w:t>
      </w:r>
      <w:r w:rsidRPr="00100CFD">
        <w:rPr>
          <w:rFonts w:cstheme="minorHAnsi"/>
          <w:i/>
          <w:iCs/>
          <w:sz w:val="22"/>
          <w:szCs w:val="22"/>
          <w:lang w:val="en-GB"/>
        </w:rPr>
        <w:t xml:space="preserve"> </w:t>
      </w:r>
      <w:r w:rsidR="004206DD" w:rsidRPr="00100CFD">
        <w:rPr>
          <w:rFonts w:cstheme="minorHAnsi"/>
          <w:i/>
          <w:iCs/>
          <w:sz w:val="22"/>
          <w:szCs w:val="22"/>
          <w:lang w:val="en-GB"/>
        </w:rPr>
        <w:t>of maximum consumption</w:t>
      </w:r>
      <w:r w:rsidR="004E1284" w:rsidRPr="00100CFD">
        <w:rPr>
          <w:rFonts w:cstheme="minorHAnsi"/>
          <w:i/>
          <w:iCs/>
          <w:sz w:val="22"/>
          <w:szCs w:val="22"/>
          <w:lang w:val="en-GB"/>
        </w:rPr>
        <w:t xml:space="preserve"> </w:t>
      </w:r>
      <w:r w:rsidR="004F3376" w:rsidRPr="00100CFD">
        <w:rPr>
          <w:rFonts w:cstheme="minorHAnsi"/>
          <w:i/>
          <w:iCs/>
          <w:sz w:val="22"/>
          <w:szCs w:val="22"/>
          <w:lang w:val="en-GB"/>
        </w:rPr>
        <w:t>and metabolism</w:t>
      </w:r>
      <w:r w:rsidR="0037292C" w:rsidRPr="00100CFD">
        <w:rPr>
          <w:rFonts w:cstheme="minorHAnsi"/>
          <w:i/>
          <w:iCs/>
          <w:sz w:val="22"/>
          <w:szCs w:val="22"/>
          <w:lang w:val="en-GB"/>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37292C" w:rsidRPr="00100CFD">
        <w:rPr>
          <w:rFonts w:cstheme="minorHAnsi"/>
          <w:i/>
          <w:iCs/>
          <w:sz w:val="22"/>
          <w:szCs w:val="22"/>
          <w:lang w:val="en-GB"/>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0037292C" w:rsidRPr="00100CFD">
        <w:rPr>
          <w:rFonts w:cstheme="minorHAnsi"/>
          <w:i/>
          <w:iCs/>
          <w:sz w:val="22"/>
          <w:szCs w:val="22"/>
          <w:lang w:val="en-GB"/>
        </w:rPr>
        <w:t xml:space="preserve"> in Eqs. 6-8 for the mass and temperature coefficients, respectively)</w:t>
      </w:r>
      <w:r w:rsidR="000772B9" w:rsidRPr="00100CFD">
        <w:rPr>
          <w:rFonts w:cstheme="minorHAnsi"/>
          <w:i/>
          <w:iCs/>
          <w:sz w:val="22"/>
          <w:szCs w:val="22"/>
          <w:lang w:val="en-GB"/>
        </w:rPr>
        <w:t>.</w:t>
      </w:r>
      <w:r w:rsidR="0072480A" w:rsidRPr="00100CFD">
        <w:rPr>
          <w:rFonts w:cstheme="minorHAnsi"/>
          <w:i/>
          <w:iCs/>
          <w:sz w:val="22"/>
          <w:szCs w:val="22"/>
          <w:lang w:val="en-GB"/>
        </w:rPr>
        <w:t xml:space="preserve"> </w:t>
      </w:r>
      <w:r w:rsidR="00C7017A" w:rsidRPr="00100CFD">
        <w:rPr>
          <w:rFonts w:cstheme="minorHAnsi"/>
          <w:i/>
          <w:iCs/>
          <w:sz w:val="22"/>
          <w:szCs w:val="22"/>
          <w:lang w:val="en-GB"/>
        </w:rPr>
        <w:t>The s</w:t>
      </w:r>
      <w:r w:rsidR="00EA25F2" w:rsidRPr="00100CFD">
        <w:rPr>
          <w:rFonts w:cstheme="minorHAnsi"/>
          <w:i/>
          <w:iCs/>
          <w:sz w:val="22"/>
          <w:szCs w:val="22"/>
          <w:lang w:val="en-GB"/>
        </w:rPr>
        <w:t xml:space="preserve">haded vertical </w:t>
      </w:r>
      <w:r w:rsidR="00C7017A" w:rsidRPr="00100CFD">
        <w:rPr>
          <w:rFonts w:cstheme="minorHAnsi"/>
          <w:i/>
          <w:iCs/>
          <w:sz w:val="22"/>
          <w:szCs w:val="22"/>
          <w:lang w:val="en-GB"/>
        </w:rPr>
        <w:t xml:space="preserve">bars </w:t>
      </w:r>
      <w:r w:rsidR="00B52B9C" w:rsidRPr="00100CFD">
        <w:rPr>
          <w:rFonts w:cstheme="minorHAnsi"/>
          <w:i/>
          <w:iCs/>
          <w:sz w:val="22"/>
          <w:szCs w:val="22"/>
          <w:lang w:val="en-GB"/>
        </w:rPr>
        <w:t xml:space="preserve">correspond to </w:t>
      </w:r>
      <w:r w:rsidR="00C7017A" w:rsidRPr="00100CFD">
        <w:rPr>
          <w:rFonts w:cstheme="minorHAnsi"/>
          <w:i/>
          <w:iCs/>
          <w:sz w:val="22"/>
          <w:szCs w:val="22"/>
          <w:lang w:val="en-GB"/>
        </w:rPr>
        <w:t xml:space="preserve">the </w:t>
      </w:r>
      <w:r w:rsidR="00B52B9C" w:rsidRPr="00100CFD">
        <w:rPr>
          <w:rFonts w:cstheme="minorHAnsi"/>
          <w:i/>
          <w:iCs/>
          <w:sz w:val="22"/>
          <w:szCs w:val="22"/>
          <w:lang w:val="en-GB"/>
        </w:rPr>
        <w:t xml:space="preserve">posterior </w:t>
      </w:r>
      <w:r w:rsidR="00B71BB9" w:rsidRPr="00100CFD">
        <w:rPr>
          <w:rFonts w:cstheme="minorHAnsi"/>
          <w:i/>
          <w:iCs/>
          <w:sz w:val="22"/>
          <w:szCs w:val="22"/>
          <w:lang w:val="en-GB"/>
        </w:rPr>
        <w:t xml:space="preserve">median </w:t>
      </w:r>
      <m:oMath>
        <m:r>
          <w:rPr>
            <w:rFonts w:ascii="Cambria Math" w:hAnsi="Cambria Math" w:cstheme="minorHAnsi"/>
            <w:sz w:val="22"/>
            <w:szCs w:val="22"/>
            <w:lang w:val="en-GB"/>
          </w:rPr>
          <m:t>±2</m:t>
        </m:r>
      </m:oMath>
      <w:r w:rsidR="00635818" w:rsidRPr="00100CFD">
        <w:rPr>
          <w:rFonts w:eastAsiaTheme="minorEastAsia" w:cstheme="minorHAnsi"/>
          <w:i/>
          <w:sz w:val="22"/>
          <w:szCs w:val="22"/>
        </w:rPr>
        <w:t xml:space="preserve"> standard deviations</w:t>
      </w:r>
      <w:r w:rsidRPr="00100CFD">
        <w:rPr>
          <w:rFonts w:cstheme="minorHAnsi"/>
          <w:i/>
          <w:iCs/>
          <w:sz w:val="22"/>
          <w:szCs w:val="22"/>
          <w:lang w:val="en-GB"/>
        </w:rPr>
        <w:t xml:space="preserve">. </w:t>
      </w:r>
      <w:r w:rsidR="00FB21AE" w:rsidRPr="00100CFD">
        <w:rPr>
          <w:rFonts w:cstheme="minorHAnsi"/>
          <w:i/>
          <w:iCs/>
          <w:sz w:val="22"/>
          <w:szCs w:val="22"/>
          <w:lang w:val="en-GB"/>
        </w:rPr>
        <w:t xml:space="preserve">Points and triangles show </w:t>
      </w:r>
      <w:r w:rsidR="00A54FB7" w:rsidRPr="00100CFD">
        <w:rPr>
          <w:rFonts w:cstheme="minorHAnsi"/>
          <w:i/>
          <w:iCs/>
          <w:sz w:val="22"/>
          <w:szCs w:val="22"/>
          <w:lang w:val="en-GB"/>
        </w:rPr>
        <w:t xml:space="preserve">the </w:t>
      </w:r>
      <w:r w:rsidR="00652CC6" w:rsidRPr="00100CFD">
        <w:rPr>
          <w:rFonts w:cstheme="minorHAnsi"/>
          <w:i/>
          <w:iCs/>
          <w:sz w:val="22"/>
          <w:szCs w:val="22"/>
          <w:lang w:val="en-GB"/>
        </w:rPr>
        <w:t xml:space="preserve">posterior medians </w:t>
      </w:r>
      <w:r w:rsidR="00A54FB7" w:rsidRPr="00100CFD">
        <w:rPr>
          <w:rFonts w:cstheme="minorHAnsi"/>
          <w:i/>
          <w:iCs/>
          <w:sz w:val="22"/>
          <w:szCs w:val="22"/>
          <w:lang w:val="en-GB"/>
        </w:rPr>
        <w:t xml:space="preserve">for </w:t>
      </w:r>
      <w:r w:rsidR="00FB21AE" w:rsidRPr="00100CFD">
        <w:rPr>
          <w:rFonts w:cstheme="minorHAnsi"/>
          <w:i/>
          <w:iCs/>
          <w:sz w:val="22"/>
          <w:szCs w:val="22"/>
          <w:lang w:val="en-GB"/>
        </w:rPr>
        <w:t>each species</w:t>
      </w:r>
      <w:r w:rsidR="00652CC6" w:rsidRPr="00100CFD">
        <w:rPr>
          <w:rFonts w:cstheme="minorHAnsi"/>
          <w:i/>
          <w:iCs/>
          <w:sz w:val="22"/>
          <w:szCs w:val="22"/>
          <w:lang w:val="en-GB"/>
        </w:rPr>
        <w:t>-level coefficient</w:t>
      </w:r>
      <w:r w:rsidR="00FB21AE" w:rsidRPr="00100CFD">
        <w:rPr>
          <w:rFonts w:cstheme="minorHAnsi"/>
          <w:i/>
          <w:iCs/>
          <w:sz w:val="22"/>
          <w:szCs w:val="22"/>
          <w:lang w:val="en-GB"/>
        </w:rPr>
        <w:t xml:space="preserve"> (for maximum consumption rate and metabolic rate, respectively</w:t>
      </w:r>
      <w:r w:rsidR="00EC6749" w:rsidRPr="00100CFD">
        <w:rPr>
          <w:rFonts w:cstheme="minorHAnsi"/>
          <w:i/>
          <w:iCs/>
          <w:sz w:val="22"/>
          <w:szCs w:val="22"/>
          <w:lang w:val="en-GB"/>
        </w:rPr>
        <w:t>)</w:t>
      </w:r>
      <w:r w:rsidR="00FB21AE" w:rsidRPr="00100CFD">
        <w:rPr>
          <w:rFonts w:cstheme="minorHAnsi"/>
          <w:i/>
          <w:iCs/>
          <w:sz w:val="22"/>
          <w:szCs w:val="22"/>
          <w:lang w:val="en-GB"/>
        </w:rPr>
        <w:t xml:space="preserve">, and the </w:t>
      </w:r>
      <w:r w:rsidR="005D50ED" w:rsidRPr="00100CFD">
        <w:rPr>
          <w:rFonts w:cstheme="minorHAnsi"/>
          <w:i/>
          <w:iCs/>
          <w:sz w:val="22"/>
          <w:szCs w:val="22"/>
          <w:lang w:val="en-GB"/>
        </w:rPr>
        <w:t xml:space="preserve">horizontal </w:t>
      </w:r>
      <w:r w:rsidR="00C7017A" w:rsidRPr="00100CFD">
        <w:rPr>
          <w:rFonts w:cstheme="minorHAnsi"/>
          <w:i/>
          <w:iCs/>
          <w:sz w:val="22"/>
          <w:szCs w:val="22"/>
          <w:lang w:val="en-GB"/>
        </w:rPr>
        <w:t>bars show their 80% and 95% credible interval.</w:t>
      </w:r>
    </w:p>
    <w:p w14:paraId="7272B84C" w14:textId="67D7B9F6" w:rsidR="00385A13" w:rsidRDefault="00C17E7F" w:rsidP="00D24071">
      <w:pPr>
        <w:spacing w:line="480" w:lineRule="auto"/>
        <w:contextualSpacing/>
        <w:jc w:val="center"/>
        <w:rPr>
          <w:rFonts w:eastAsiaTheme="minorEastAsia"/>
          <w:iCs/>
        </w:rPr>
      </w:pPr>
      <w:commentRangeStart w:id="23"/>
      <w:commentRangeStart w:id="24"/>
      <w:r>
        <w:rPr>
          <w:rFonts w:eastAsiaTheme="minorEastAsia"/>
          <w:iCs/>
          <w:noProof/>
        </w:rPr>
        <w:lastRenderedPageBreak/>
        <w:drawing>
          <wp:inline distT="0" distB="0" distL="0" distR="0" wp14:anchorId="5A060D2C" wp14:editId="61D939DA">
            <wp:extent cx="2421467" cy="5534039"/>
            <wp:effectExtent l="0" t="0" r="4445" b="317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l="29106" t="1018" r="28633" b="2400"/>
                    <a:stretch/>
                  </pic:blipFill>
                  <pic:spPr bwMode="auto">
                    <a:xfrm>
                      <a:off x="0" y="0"/>
                      <a:ext cx="2422172" cy="5535651"/>
                    </a:xfrm>
                    <a:prstGeom prst="rect">
                      <a:avLst/>
                    </a:prstGeom>
                    <a:ln>
                      <a:noFill/>
                    </a:ln>
                    <a:extLst>
                      <a:ext uri="{53640926-AAD7-44D8-BBD7-CCE9431645EC}">
                        <a14:shadowObscured xmlns:a14="http://schemas.microsoft.com/office/drawing/2010/main"/>
                      </a:ext>
                    </a:extLst>
                  </pic:spPr>
                </pic:pic>
              </a:graphicData>
            </a:graphic>
          </wp:inline>
        </w:drawing>
      </w:r>
      <w:commentRangeEnd w:id="23"/>
      <w:r w:rsidR="00D24071">
        <w:rPr>
          <w:rStyle w:val="CommentReference"/>
        </w:rPr>
        <w:commentReference w:id="23"/>
      </w:r>
      <w:commentRangeEnd w:id="24"/>
      <w:r w:rsidR="00D24071">
        <w:rPr>
          <w:rStyle w:val="CommentReference"/>
        </w:rPr>
        <w:commentReference w:id="24"/>
      </w:r>
    </w:p>
    <w:p w14:paraId="60506147" w14:textId="0733BB39" w:rsidR="00475959" w:rsidRPr="00D46884" w:rsidRDefault="00384142" w:rsidP="00D8485D">
      <w:pPr>
        <w:spacing w:line="360" w:lineRule="auto"/>
        <w:contextualSpacing/>
        <w:jc w:val="both"/>
        <w:rPr>
          <w:rFonts w:cstheme="minorHAnsi"/>
          <w:i/>
          <w:iCs/>
          <w:sz w:val="22"/>
          <w:szCs w:val="22"/>
          <w:lang w:val="en-GB"/>
        </w:rPr>
      </w:pPr>
      <w:r w:rsidRPr="00D46884">
        <w:rPr>
          <w:rFonts w:cstheme="minorHAnsi"/>
          <w:b/>
          <w:bCs/>
          <w:i/>
          <w:iCs/>
          <w:sz w:val="22"/>
          <w:szCs w:val="22"/>
          <w:lang w:val="en-GB"/>
        </w:rPr>
        <w:t xml:space="preserve">Fig. </w:t>
      </w:r>
      <w:r w:rsidR="00A92E29" w:rsidRPr="00D46884">
        <w:rPr>
          <w:rFonts w:cstheme="minorHAnsi"/>
          <w:b/>
          <w:bCs/>
          <w:i/>
          <w:iCs/>
          <w:sz w:val="22"/>
          <w:szCs w:val="22"/>
          <w:lang w:val="en-GB"/>
        </w:rPr>
        <w:t>4</w:t>
      </w:r>
      <w:r w:rsidRPr="00D46884">
        <w:rPr>
          <w:rFonts w:cstheme="minorHAnsi"/>
          <w:b/>
          <w:bCs/>
          <w:i/>
          <w:iCs/>
          <w:sz w:val="22"/>
          <w:szCs w:val="22"/>
          <w:lang w:val="en-GB"/>
        </w:rPr>
        <w:t>.</w:t>
      </w:r>
      <w:r w:rsidRPr="00D46884">
        <w:rPr>
          <w:rFonts w:cstheme="minorHAnsi"/>
          <w:i/>
          <w:iCs/>
          <w:sz w:val="22"/>
          <w:szCs w:val="22"/>
          <w:lang w:val="en-GB"/>
        </w:rPr>
        <w:t xml:space="preserve"> </w:t>
      </w:r>
      <w:r w:rsidR="00966C7B" w:rsidRPr="00D46884">
        <w:rPr>
          <w:rFonts w:cstheme="minorHAnsi"/>
          <w:i/>
          <w:iCs/>
          <w:sz w:val="22"/>
          <w:szCs w:val="22"/>
          <w:lang w:val="en-GB"/>
        </w:rPr>
        <w:t>I</w:t>
      </w:r>
      <w:r w:rsidR="00EF0041" w:rsidRPr="00D46884">
        <w:rPr>
          <w:rFonts w:cstheme="minorHAnsi"/>
          <w:i/>
          <w:iCs/>
          <w:sz w:val="22"/>
          <w:szCs w:val="22"/>
          <w:lang w:val="en-GB"/>
        </w:rPr>
        <w:t xml:space="preserve">llustration of </w:t>
      </w:r>
      <w:r w:rsidR="000A3DDC" w:rsidRPr="00D46884">
        <w:rPr>
          <w:rFonts w:cstheme="minorHAnsi"/>
          <w:i/>
          <w:iCs/>
          <w:sz w:val="22"/>
          <w:szCs w:val="22"/>
          <w:lang w:val="en-GB"/>
        </w:rPr>
        <w:t xml:space="preserve">predicted </w:t>
      </w:r>
      <w:r w:rsidR="003674D9" w:rsidRPr="00D46884">
        <w:rPr>
          <w:rFonts w:cstheme="minorHAnsi"/>
          <w:i/>
          <w:iCs/>
          <w:sz w:val="22"/>
          <w:szCs w:val="22"/>
          <w:lang w:val="en-GB"/>
        </w:rPr>
        <w:t xml:space="preserve">whole-organism </w:t>
      </w:r>
      <w:r w:rsidR="00A078EC" w:rsidRPr="00D46884">
        <w:rPr>
          <w:rFonts w:cstheme="minorHAnsi"/>
          <w:i/>
          <w:iCs/>
          <w:sz w:val="22"/>
          <w:szCs w:val="22"/>
          <w:lang w:val="en-GB"/>
        </w:rPr>
        <w:t xml:space="preserve">maximum consumption </w:t>
      </w:r>
      <w:r w:rsidR="00727A39" w:rsidRPr="00D46884">
        <w:rPr>
          <w:rFonts w:cstheme="minorHAnsi"/>
          <w:i/>
          <w:iCs/>
          <w:sz w:val="22"/>
          <w:szCs w:val="22"/>
          <w:lang w:val="en-GB"/>
        </w:rPr>
        <w:t>rat</w:t>
      </w:r>
      <w:r w:rsidR="008D04E6" w:rsidRPr="00D46884">
        <w:rPr>
          <w:rFonts w:cstheme="minorHAnsi"/>
          <w:i/>
          <w:iCs/>
          <w:sz w:val="22"/>
          <w:szCs w:val="22"/>
          <w:lang w:val="en-GB"/>
        </w:rPr>
        <w:t xml:space="preserve">e </w:t>
      </w:r>
      <w:r w:rsidR="00A078EC" w:rsidRPr="00D46884">
        <w:rPr>
          <w:rFonts w:cstheme="minorHAnsi"/>
          <w:i/>
          <w:iCs/>
          <w:sz w:val="22"/>
          <w:szCs w:val="22"/>
          <w:lang w:val="en-GB"/>
        </w:rPr>
        <w:t>(green)</w:t>
      </w:r>
      <w:r w:rsidR="00234B94" w:rsidRPr="00D46884">
        <w:rPr>
          <w:rFonts w:cstheme="minorHAnsi"/>
          <w:i/>
          <w:iCs/>
          <w:sz w:val="22"/>
          <w:szCs w:val="22"/>
          <w:lang w:val="en-GB"/>
        </w:rPr>
        <w:t xml:space="preserve">, </w:t>
      </w:r>
      <w:r w:rsidR="00A078EC" w:rsidRPr="00D46884">
        <w:rPr>
          <w:rFonts w:cstheme="minorHAnsi"/>
          <w:i/>
          <w:iCs/>
          <w:sz w:val="22"/>
          <w:szCs w:val="22"/>
          <w:lang w:val="en-GB"/>
        </w:rPr>
        <w:t>metaboli</w:t>
      </w:r>
      <w:r w:rsidR="007B428B" w:rsidRPr="00D46884">
        <w:rPr>
          <w:rFonts w:cstheme="minorHAnsi"/>
          <w:i/>
          <w:iCs/>
          <w:sz w:val="22"/>
          <w:szCs w:val="22"/>
          <w:lang w:val="en-GB"/>
        </w:rPr>
        <w:t>c rate</w:t>
      </w:r>
      <w:r w:rsidR="00A078EC" w:rsidRPr="00D46884">
        <w:rPr>
          <w:rFonts w:cstheme="minorHAnsi"/>
          <w:i/>
          <w:iCs/>
          <w:sz w:val="22"/>
          <w:szCs w:val="22"/>
          <w:lang w:val="en-GB"/>
        </w:rPr>
        <w:t xml:space="preserve"> (</w:t>
      </w:r>
      <w:r w:rsidR="00614453" w:rsidRPr="00D46884">
        <w:rPr>
          <w:rFonts w:cstheme="minorHAnsi"/>
          <w:i/>
          <w:iCs/>
          <w:sz w:val="22"/>
          <w:szCs w:val="22"/>
          <w:lang w:val="en-GB"/>
        </w:rPr>
        <w:t>purple</w:t>
      </w:r>
      <w:r w:rsidR="00A078EC" w:rsidRPr="00D46884">
        <w:rPr>
          <w:rFonts w:cstheme="minorHAnsi"/>
          <w:i/>
          <w:iCs/>
          <w:sz w:val="22"/>
          <w:szCs w:val="22"/>
          <w:lang w:val="en-GB"/>
        </w:rPr>
        <w:t>)</w:t>
      </w:r>
      <w:r w:rsidR="00D8485D" w:rsidRPr="00D46884">
        <w:rPr>
          <w:rFonts w:cstheme="minorHAnsi"/>
          <w:i/>
          <w:iCs/>
          <w:sz w:val="22"/>
          <w:szCs w:val="22"/>
          <w:lang w:val="en-GB"/>
        </w:rPr>
        <w:t xml:space="preserve"> and</w:t>
      </w:r>
      <w:r w:rsidR="00BC335A" w:rsidRPr="00D46884">
        <w:rPr>
          <w:rFonts w:cstheme="minorHAnsi"/>
          <w:i/>
          <w:iCs/>
          <w:sz w:val="22"/>
          <w:szCs w:val="22"/>
          <w:lang w:val="en-GB"/>
        </w:rPr>
        <w:t xml:space="preserve"> </w:t>
      </w:r>
      <w:r w:rsidR="00395CF0" w:rsidRPr="00D46884">
        <w:rPr>
          <w:rFonts w:cstheme="minorHAnsi"/>
          <w:i/>
          <w:iCs/>
          <w:sz w:val="22"/>
          <w:szCs w:val="22"/>
          <w:lang w:val="en-GB"/>
        </w:rPr>
        <w:t xml:space="preserve">the difference between them </w:t>
      </w:r>
      <w:r w:rsidR="00A078EC" w:rsidRPr="00D46884">
        <w:rPr>
          <w:rFonts w:cstheme="minorHAnsi"/>
          <w:i/>
          <w:iCs/>
          <w:sz w:val="22"/>
          <w:szCs w:val="22"/>
          <w:lang w:val="en-GB"/>
        </w:rPr>
        <w:t>(</w:t>
      </w:r>
      <w:r w:rsidR="00614453" w:rsidRPr="00D46884">
        <w:rPr>
          <w:rFonts w:cstheme="minorHAnsi"/>
          <w:i/>
          <w:iCs/>
          <w:sz w:val="22"/>
          <w:szCs w:val="22"/>
          <w:lang w:val="en-GB"/>
        </w:rPr>
        <w:t>orange</w:t>
      </w:r>
      <w:r w:rsidR="00A078EC" w:rsidRPr="00D46884">
        <w:rPr>
          <w:rFonts w:cstheme="minorHAnsi"/>
          <w:i/>
          <w:iCs/>
          <w:sz w:val="22"/>
          <w:szCs w:val="22"/>
          <w:lang w:val="en-GB"/>
        </w:rPr>
        <w:t>)</w:t>
      </w:r>
      <w:r w:rsidR="0002128B" w:rsidRPr="00D46884">
        <w:rPr>
          <w:rFonts w:cstheme="minorHAnsi"/>
          <w:i/>
          <w:iCs/>
          <w:sz w:val="22"/>
          <w:szCs w:val="22"/>
          <w:lang w:val="en-GB"/>
        </w:rPr>
        <w:t xml:space="preserve"> for two body sizes</w:t>
      </w:r>
      <w:r w:rsidR="00A25914" w:rsidRPr="00D46884">
        <w:rPr>
          <w:rFonts w:cstheme="minorHAnsi"/>
          <w:i/>
          <w:iCs/>
          <w:sz w:val="22"/>
          <w:szCs w:val="22"/>
          <w:lang w:val="en-GB"/>
        </w:rPr>
        <w:t xml:space="preserve"> (</w:t>
      </w:r>
      <w:r w:rsidR="00A77637" w:rsidRPr="00D46884">
        <w:rPr>
          <w:rFonts w:cstheme="minorHAnsi"/>
          <w:i/>
          <w:iCs/>
          <w:sz w:val="22"/>
          <w:szCs w:val="22"/>
          <w:lang w:val="en-GB"/>
        </w:rPr>
        <w:t>top=</w:t>
      </w:r>
      <w:commentRangeStart w:id="25"/>
      <w:r w:rsidR="00A66709">
        <w:rPr>
          <w:rFonts w:cstheme="minorHAnsi"/>
          <w:i/>
          <w:iCs/>
          <w:sz w:val="22"/>
          <w:szCs w:val="22"/>
          <w:lang w:val="en-GB"/>
        </w:rPr>
        <w:t>1000</w:t>
      </w:r>
      <w:r w:rsidR="002C5FB1" w:rsidRPr="00D46884">
        <w:rPr>
          <w:rFonts w:cstheme="minorHAnsi"/>
          <w:i/>
          <w:iCs/>
          <w:sz w:val="22"/>
          <w:szCs w:val="22"/>
          <w:lang w:val="en-GB"/>
        </w:rPr>
        <w:t>g</w:t>
      </w:r>
      <w:r w:rsidR="00A77637" w:rsidRPr="00D46884">
        <w:rPr>
          <w:rFonts w:cstheme="minorHAnsi"/>
          <w:i/>
          <w:iCs/>
          <w:sz w:val="22"/>
          <w:szCs w:val="22"/>
          <w:lang w:val="en-GB"/>
        </w:rPr>
        <w:t>, bottom=</w:t>
      </w:r>
      <w:r w:rsidR="00A66709">
        <w:rPr>
          <w:rFonts w:cstheme="minorHAnsi"/>
          <w:i/>
          <w:iCs/>
          <w:sz w:val="22"/>
          <w:szCs w:val="22"/>
          <w:lang w:val="en-GB"/>
        </w:rPr>
        <w:t>5</w:t>
      </w:r>
      <w:r w:rsidR="00A66709" w:rsidRPr="00D46884">
        <w:rPr>
          <w:rFonts w:cstheme="minorHAnsi"/>
          <w:i/>
          <w:iCs/>
          <w:sz w:val="22"/>
          <w:szCs w:val="22"/>
          <w:lang w:val="en-GB"/>
        </w:rPr>
        <w:t>g</w:t>
      </w:r>
      <w:commentRangeEnd w:id="25"/>
      <w:r w:rsidR="00C473D0">
        <w:rPr>
          <w:rStyle w:val="CommentReference"/>
        </w:rPr>
        <w:commentReference w:id="25"/>
      </w:r>
      <w:r w:rsidR="00057840" w:rsidRPr="00D46884">
        <w:rPr>
          <w:rFonts w:cstheme="minorHAnsi"/>
          <w:i/>
          <w:iCs/>
          <w:sz w:val="22"/>
          <w:szCs w:val="22"/>
          <w:lang w:val="en-GB"/>
        </w:rPr>
        <w:t>)</w:t>
      </w:r>
      <w:r w:rsidR="005B3722">
        <w:rPr>
          <w:rFonts w:cstheme="minorHAnsi"/>
          <w:i/>
          <w:iCs/>
          <w:sz w:val="22"/>
          <w:szCs w:val="22"/>
          <w:lang w:val="en-GB"/>
        </w:rPr>
        <w:t xml:space="preserve"> (see ´Materials and Methods´)</w:t>
      </w:r>
      <w:r w:rsidR="00B90EB5" w:rsidRPr="00D46884">
        <w:rPr>
          <w:rFonts w:cstheme="minorHAnsi"/>
          <w:i/>
          <w:iCs/>
          <w:sz w:val="22"/>
          <w:szCs w:val="22"/>
          <w:lang w:val="en-GB"/>
        </w:rPr>
        <w:t>.</w:t>
      </w:r>
      <w:r w:rsidR="009F626C" w:rsidRPr="00D46884">
        <w:rPr>
          <w:rFonts w:cstheme="minorHAnsi"/>
          <w:i/>
          <w:iCs/>
          <w:sz w:val="22"/>
          <w:szCs w:val="22"/>
          <w:lang w:val="en-GB"/>
        </w:rPr>
        <w:t xml:space="preserve"> </w:t>
      </w:r>
      <w:r w:rsidR="00774A91" w:rsidRPr="00D46884">
        <w:rPr>
          <w:rFonts w:cstheme="minorHAnsi"/>
          <w:i/>
          <w:iCs/>
          <w:sz w:val="22"/>
          <w:szCs w:val="22"/>
          <w:lang w:val="en-GB"/>
        </w:rPr>
        <w:t>Vertical a</w:t>
      </w:r>
      <w:r w:rsidR="00415E17" w:rsidRPr="00D46884">
        <w:rPr>
          <w:rFonts w:cstheme="minorHAnsi"/>
          <w:i/>
          <w:iCs/>
          <w:sz w:val="22"/>
          <w:szCs w:val="22"/>
          <w:lang w:val="en-GB"/>
        </w:rPr>
        <w:t xml:space="preserve">rrows </w:t>
      </w:r>
      <w:r w:rsidR="00385DC1" w:rsidRPr="00D46884">
        <w:rPr>
          <w:rFonts w:cstheme="minorHAnsi"/>
          <w:i/>
          <w:iCs/>
          <w:sz w:val="22"/>
          <w:szCs w:val="22"/>
          <w:lang w:val="en-GB"/>
        </w:rPr>
        <w:t xml:space="preserve">indicate </w:t>
      </w:r>
      <w:r w:rsidR="00C20D03" w:rsidRPr="00D46884">
        <w:rPr>
          <w:rFonts w:cstheme="minorHAnsi"/>
          <w:i/>
          <w:iCs/>
          <w:sz w:val="22"/>
          <w:szCs w:val="22"/>
          <w:lang w:val="en-GB"/>
        </w:rPr>
        <w:t xml:space="preserve">the </w:t>
      </w:r>
      <w:r w:rsidR="006425E5" w:rsidRPr="00D46884">
        <w:rPr>
          <w:rFonts w:cstheme="minorHAnsi"/>
          <w:i/>
          <w:iCs/>
          <w:sz w:val="22"/>
          <w:szCs w:val="22"/>
          <w:lang w:val="en-GB"/>
        </w:rPr>
        <w:t xml:space="preserve">temperature where the difference </w:t>
      </w:r>
      <w:r w:rsidR="009B06C6" w:rsidRPr="00D46884">
        <w:rPr>
          <w:rFonts w:cstheme="minorHAnsi"/>
          <w:i/>
          <w:iCs/>
          <w:sz w:val="22"/>
          <w:szCs w:val="22"/>
          <w:lang w:val="en-GB"/>
        </w:rPr>
        <w:t xml:space="preserve">in net energy </w:t>
      </w:r>
      <w:r w:rsidR="00AF5CAB">
        <w:rPr>
          <w:rFonts w:cstheme="minorHAnsi"/>
          <w:i/>
          <w:iCs/>
          <w:sz w:val="22"/>
          <w:szCs w:val="22"/>
          <w:lang w:val="en-GB"/>
        </w:rPr>
        <w:t>gain</w:t>
      </w:r>
      <w:r w:rsidR="00AF5CAB" w:rsidRPr="00D46884">
        <w:rPr>
          <w:rFonts w:cstheme="minorHAnsi"/>
          <w:i/>
          <w:iCs/>
          <w:sz w:val="22"/>
          <w:szCs w:val="22"/>
          <w:lang w:val="en-GB"/>
        </w:rPr>
        <w:t xml:space="preserve"> </w:t>
      </w:r>
      <w:r w:rsidR="00097C6A" w:rsidRPr="00D46884">
        <w:rPr>
          <w:rFonts w:cstheme="minorHAnsi"/>
          <w:i/>
          <w:iCs/>
          <w:sz w:val="22"/>
          <w:szCs w:val="22"/>
          <w:lang w:val="en-GB"/>
        </w:rPr>
        <w:t>(</w:t>
      </w:r>
      <w:r w:rsidR="00572C20" w:rsidRPr="00D46884">
        <w:rPr>
          <w:rFonts w:cstheme="minorHAnsi"/>
          <w:i/>
          <w:iCs/>
          <w:sz w:val="22"/>
          <w:szCs w:val="22"/>
          <w:lang w:val="en-GB"/>
        </w:rPr>
        <w:t>energy available for growth</w:t>
      </w:r>
      <w:r w:rsidR="00097C6A" w:rsidRPr="00D46884">
        <w:rPr>
          <w:rFonts w:cstheme="minorHAnsi"/>
          <w:i/>
          <w:iCs/>
          <w:sz w:val="22"/>
          <w:szCs w:val="22"/>
          <w:lang w:val="en-GB"/>
        </w:rPr>
        <w:t>)</w:t>
      </w:r>
      <w:r w:rsidR="00572C20" w:rsidRPr="00D46884">
        <w:rPr>
          <w:rFonts w:cstheme="minorHAnsi"/>
          <w:i/>
          <w:iCs/>
          <w:sz w:val="22"/>
          <w:szCs w:val="22"/>
          <w:lang w:val="en-GB"/>
        </w:rPr>
        <w:t xml:space="preserve"> </w:t>
      </w:r>
      <w:r w:rsidR="009B06C6" w:rsidRPr="00D46884">
        <w:rPr>
          <w:rFonts w:cstheme="minorHAnsi"/>
          <w:i/>
          <w:iCs/>
          <w:sz w:val="22"/>
          <w:szCs w:val="22"/>
          <w:lang w:val="en-GB"/>
        </w:rPr>
        <w:t>is</w:t>
      </w:r>
      <w:r w:rsidR="006425E5" w:rsidRPr="00D46884">
        <w:rPr>
          <w:rFonts w:cstheme="minorHAnsi"/>
          <w:i/>
          <w:iCs/>
          <w:sz w:val="22"/>
          <w:szCs w:val="22"/>
          <w:lang w:val="en-GB"/>
        </w:rPr>
        <w:t xml:space="preserve"> maximized</w:t>
      </w:r>
      <w:r w:rsidR="009B06C6" w:rsidRPr="00D46884">
        <w:rPr>
          <w:rFonts w:cstheme="minorHAnsi"/>
          <w:i/>
          <w:iCs/>
          <w:sz w:val="22"/>
          <w:szCs w:val="22"/>
          <w:lang w:val="en-GB"/>
        </w:rPr>
        <w:t xml:space="preserve"> for the two body sizes</w:t>
      </w:r>
      <w:r w:rsidR="0055346A" w:rsidRPr="00D46884">
        <w:rPr>
          <w:rFonts w:cstheme="minorHAnsi"/>
          <w:i/>
          <w:iCs/>
          <w:sz w:val="22"/>
          <w:szCs w:val="22"/>
          <w:lang w:val="en-GB"/>
        </w:rPr>
        <w:t>, which occurs</w:t>
      </w:r>
      <w:r w:rsidR="00AE098C" w:rsidRPr="00D46884">
        <w:rPr>
          <w:rFonts w:cstheme="minorHAnsi"/>
          <w:i/>
          <w:iCs/>
          <w:sz w:val="22"/>
          <w:szCs w:val="22"/>
          <w:lang w:val="en-GB"/>
        </w:rPr>
        <w:t xml:space="preserve"> at </w:t>
      </w:r>
      <w:r w:rsidR="0055346A" w:rsidRPr="00D46884">
        <w:rPr>
          <w:rFonts w:cstheme="minorHAnsi"/>
          <w:i/>
          <w:iCs/>
          <w:sz w:val="22"/>
          <w:szCs w:val="22"/>
          <w:lang w:val="en-GB"/>
        </w:rPr>
        <w:t>different temperature</w:t>
      </w:r>
      <w:r w:rsidR="00F91990" w:rsidRPr="00D46884">
        <w:rPr>
          <w:rFonts w:cstheme="minorHAnsi"/>
          <w:i/>
          <w:iCs/>
          <w:sz w:val="22"/>
          <w:szCs w:val="22"/>
          <w:lang w:val="en-GB"/>
        </w:rPr>
        <w:t>s</w:t>
      </w:r>
      <w:r w:rsidR="0055346A" w:rsidRPr="00D46884">
        <w:rPr>
          <w:rFonts w:cstheme="minorHAnsi"/>
          <w:i/>
          <w:iCs/>
          <w:sz w:val="22"/>
          <w:szCs w:val="22"/>
          <w:lang w:val="en-GB"/>
        </w:rPr>
        <w:t xml:space="preserve"> despite that consumption </w:t>
      </w:r>
      <w:r w:rsidR="00AB1075" w:rsidRPr="00D46884">
        <w:rPr>
          <w:rFonts w:cstheme="minorHAnsi"/>
          <w:i/>
          <w:iCs/>
          <w:sz w:val="22"/>
          <w:szCs w:val="22"/>
          <w:lang w:val="en-GB"/>
        </w:rPr>
        <w:t>peaks</w:t>
      </w:r>
      <w:r w:rsidR="0055346A" w:rsidRPr="00D46884">
        <w:rPr>
          <w:rFonts w:cstheme="minorHAnsi"/>
          <w:i/>
          <w:iCs/>
          <w:sz w:val="22"/>
          <w:szCs w:val="22"/>
          <w:lang w:val="en-GB"/>
        </w:rPr>
        <w:t xml:space="preserve"> at the same temperature for </w:t>
      </w:r>
      <w:r w:rsidR="00FF1B65" w:rsidRPr="00D46884">
        <w:rPr>
          <w:rFonts w:cstheme="minorHAnsi"/>
          <w:i/>
          <w:iCs/>
          <w:sz w:val="22"/>
          <w:szCs w:val="22"/>
          <w:lang w:val="en-GB"/>
        </w:rPr>
        <w:t>both body sizes.</w:t>
      </w:r>
      <w:commentRangeStart w:id="26"/>
      <w:commentRangeStart w:id="27"/>
      <w:r w:rsidR="00572C20" w:rsidRPr="00D46884">
        <w:rPr>
          <w:rStyle w:val="CommentReference"/>
          <w:sz w:val="22"/>
          <w:szCs w:val="22"/>
        </w:rPr>
        <w:t xml:space="preserve"> </w:t>
      </w:r>
      <w:commentRangeEnd w:id="26"/>
      <w:r w:rsidR="00572C20" w:rsidRPr="00D46884">
        <w:rPr>
          <w:rStyle w:val="CommentReference"/>
          <w:sz w:val="22"/>
          <w:szCs w:val="22"/>
        </w:rPr>
        <w:commentReference w:id="26"/>
      </w:r>
      <w:commentRangeEnd w:id="27"/>
      <w:r w:rsidR="00EC73F2">
        <w:rPr>
          <w:rStyle w:val="CommentReference"/>
        </w:rPr>
        <w:commentReference w:id="27"/>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1F3CDA30" w:rsidR="00FD3F4C" w:rsidRDefault="00FD3F4C" w:rsidP="00384142">
      <w:pPr>
        <w:spacing w:line="480" w:lineRule="auto"/>
        <w:contextualSpacing/>
        <w:jc w:val="both"/>
        <w:rPr>
          <w:rFonts w:eastAsiaTheme="minorEastAsia"/>
          <w:iCs/>
          <w:lang w:val="en-GB"/>
        </w:rPr>
      </w:pPr>
    </w:p>
    <w:p w14:paraId="1C537940" w14:textId="22E66959" w:rsidR="003E1BB7" w:rsidRPr="00972C7F" w:rsidRDefault="0076789A" w:rsidP="009A4C64">
      <w:pPr>
        <w:spacing w:line="480" w:lineRule="auto"/>
        <w:contextualSpacing/>
        <w:jc w:val="center"/>
        <w:rPr>
          <w:rFonts w:eastAsiaTheme="minorEastAsia"/>
          <w:iCs/>
          <w:lang w:val="en-GB"/>
        </w:rPr>
      </w:pPr>
      <w:r>
        <w:rPr>
          <w:rFonts w:eastAsiaTheme="minorEastAsia"/>
          <w:iCs/>
          <w:noProof/>
          <w:lang w:val="en-GB"/>
        </w:rPr>
        <w:lastRenderedPageBreak/>
        <w:drawing>
          <wp:inline distT="0" distB="0" distL="0" distR="0" wp14:anchorId="7C6445A8" wp14:editId="7A3AD020">
            <wp:extent cx="5731510" cy="3820795"/>
            <wp:effectExtent l="0" t="0" r="0"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17807F4" w14:textId="16CD88E7" w:rsidR="00704B3C" w:rsidRPr="00D46884" w:rsidRDefault="00704B3C" w:rsidP="00704B3C">
      <w:pPr>
        <w:spacing w:line="360" w:lineRule="auto"/>
        <w:contextualSpacing/>
        <w:jc w:val="both"/>
        <w:rPr>
          <w:rFonts w:cstheme="minorHAnsi"/>
          <w:i/>
          <w:sz w:val="22"/>
          <w:szCs w:val="22"/>
          <w:lang w:val="en-GB"/>
        </w:rPr>
      </w:pPr>
      <w:r w:rsidRPr="00D46884">
        <w:rPr>
          <w:rFonts w:cstheme="minorHAnsi"/>
          <w:b/>
          <w:bCs/>
          <w:sz w:val="22"/>
          <w:szCs w:val="22"/>
          <w:lang w:val="en-GB"/>
        </w:rPr>
        <w:t xml:space="preserve">Fig. </w:t>
      </w:r>
      <w:r w:rsidR="002E19F9" w:rsidRPr="00D46884">
        <w:rPr>
          <w:rFonts w:cstheme="minorHAnsi"/>
          <w:b/>
          <w:bCs/>
          <w:sz w:val="22"/>
          <w:szCs w:val="22"/>
          <w:lang w:val="en-GB"/>
        </w:rPr>
        <w:t>5</w:t>
      </w:r>
      <w:r w:rsidRPr="00D46884">
        <w:rPr>
          <w:rFonts w:cstheme="minorHAnsi"/>
          <w:sz w:val="22"/>
          <w:szCs w:val="22"/>
          <w:lang w:val="en-GB"/>
        </w:rPr>
        <w:t xml:space="preserve">. </w:t>
      </w:r>
      <w:r w:rsidR="00ED194A" w:rsidRPr="00D46884">
        <w:rPr>
          <w:rFonts w:cstheme="minorHAnsi"/>
          <w:i/>
          <w:iCs/>
          <w:sz w:val="22"/>
          <w:szCs w:val="22"/>
          <w:lang w:val="en-GB"/>
        </w:rPr>
        <w:t xml:space="preserve">Experimental data </w:t>
      </w:r>
      <w:r w:rsidR="00A54FB7" w:rsidRPr="00D46884">
        <w:rPr>
          <w:rFonts w:cstheme="minorHAnsi"/>
          <w:i/>
          <w:iCs/>
          <w:sz w:val="22"/>
          <w:szCs w:val="22"/>
          <w:lang w:val="en-GB"/>
        </w:rPr>
        <w:t xml:space="preserve">demonstrating </w:t>
      </w:r>
      <w:r w:rsidR="00ED194A" w:rsidRPr="00D46884">
        <w:rPr>
          <w:rFonts w:cstheme="minorHAnsi"/>
          <w:i/>
          <w:iCs/>
          <w:sz w:val="22"/>
          <w:szCs w:val="22"/>
          <w:lang w:val="en-GB"/>
        </w:rPr>
        <w:t>o</w:t>
      </w:r>
      <w:r w:rsidRPr="00D46884">
        <w:rPr>
          <w:rFonts w:cstheme="minorHAnsi"/>
          <w:i/>
          <w:iCs/>
          <w:sz w:val="22"/>
          <w:szCs w:val="22"/>
          <w:lang w:val="en-GB"/>
        </w:rPr>
        <w:t>p</w:t>
      </w:r>
      <w:r w:rsidRPr="00D46884">
        <w:rPr>
          <w:rFonts w:cstheme="minorHAnsi"/>
          <w:i/>
          <w:sz w:val="22"/>
          <w:szCs w:val="22"/>
          <w:lang w:val="en-GB"/>
        </w:rPr>
        <w:t xml:space="preserve">timum </w:t>
      </w:r>
      <w:r w:rsidR="00D3021D" w:rsidRPr="00D46884">
        <w:rPr>
          <w:rFonts w:cstheme="minorHAnsi"/>
          <w:i/>
          <w:sz w:val="22"/>
          <w:szCs w:val="22"/>
          <w:lang w:val="en-GB"/>
        </w:rPr>
        <w:t xml:space="preserve">growth </w:t>
      </w:r>
      <w:r w:rsidRPr="00D46884">
        <w:rPr>
          <w:rFonts w:cstheme="minorHAnsi"/>
          <w:i/>
          <w:sz w:val="22"/>
          <w:szCs w:val="22"/>
          <w:lang w:val="en-GB"/>
        </w:rPr>
        <w:t xml:space="preserve">temperature </w:t>
      </w:r>
      <w:r w:rsidR="00FB1677" w:rsidRPr="00D46884">
        <w:rPr>
          <w:rFonts w:cstheme="minorHAnsi"/>
          <w:i/>
          <w:sz w:val="22"/>
          <w:szCs w:val="22"/>
          <w:lang w:val="en-GB"/>
        </w:rPr>
        <w:t xml:space="preserve">declines with body mass. </w:t>
      </w:r>
      <w:r w:rsidR="00EF67F8" w:rsidRPr="00D46884">
        <w:rPr>
          <w:rFonts w:cstheme="minorHAnsi"/>
          <w:i/>
          <w:sz w:val="22"/>
          <w:szCs w:val="22"/>
          <w:lang w:val="en-GB"/>
        </w:rPr>
        <w:t xml:space="preserve">The </w:t>
      </w:r>
      <w:r w:rsidR="00DE76E6" w:rsidRPr="00D46884">
        <w:rPr>
          <w:rFonts w:cstheme="minorHAnsi"/>
          <w:i/>
          <w:sz w:val="22"/>
          <w:szCs w:val="22"/>
          <w:lang w:val="en-GB"/>
        </w:rPr>
        <w:t>plot</w:t>
      </w:r>
      <w:r w:rsidR="00EF67F8" w:rsidRPr="00D46884">
        <w:rPr>
          <w:rFonts w:cstheme="minorHAnsi"/>
          <w:i/>
          <w:sz w:val="22"/>
          <w:szCs w:val="22"/>
          <w:lang w:val="en-GB"/>
        </w:rPr>
        <w:t xml:space="preserve"> shows </w:t>
      </w:r>
      <w:r w:rsidR="000B7976" w:rsidRPr="00D46884">
        <w:rPr>
          <w:rFonts w:cstheme="minorHAnsi"/>
          <w:i/>
          <w:sz w:val="22"/>
          <w:szCs w:val="22"/>
          <w:lang w:val="en-GB"/>
        </w:rPr>
        <w:t xml:space="preserve">the </w:t>
      </w:r>
      <w:r w:rsidRPr="00D46884">
        <w:rPr>
          <w:rFonts w:cstheme="minorHAnsi"/>
          <w:i/>
          <w:sz w:val="22"/>
          <w:szCs w:val="22"/>
          <w:lang w:val="en-GB"/>
        </w:rPr>
        <w:t>optimum temperature within species</w:t>
      </w:r>
      <w:r w:rsidR="000B7976" w:rsidRPr="00D46884">
        <w:rPr>
          <w:rFonts w:cstheme="minorHAnsi"/>
          <w:i/>
          <w:sz w:val="22"/>
          <w:szCs w:val="22"/>
          <w:lang w:val="en-GB"/>
        </w:rPr>
        <w:t xml:space="preserve"> (rescaled by subtracting the mean</w:t>
      </w:r>
      <w:r w:rsidR="00F50345" w:rsidRPr="00D46884">
        <w:rPr>
          <w:rFonts w:cstheme="minorHAnsi"/>
          <w:i/>
          <w:sz w:val="22"/>
          <w:szCs w:val="22"/>
          <w:lang w:val="en-GB"/>
        </w:rPr>
        <w:t xml:space="preserve"> optimum</w:t>
      </w:r>
      <w:r w:rsidR="000B7976" w:rsidRPr="00D46884">
        <w:rPr>
          <w:rFonts w:cstheme="minorHAnsi"/>
          <w:i/>
          <w:sz w:val="22"/>
          <w:szCs w:val="22"/>
          <w:lang w:val="en-GB"/>
        </w:rPr>
        <w:t xml:space="preserve"> temperature </w:t>
      </w:r>
      <w:r w:rsidR="00013125" w:rsidRPr="00D46884">
        <w:rPr>
          <w:rFonts w:cstheme="minorHAnsi"/>
          <w:i/>
          <w:sz w:val="22"/>
          <w:szCs w:val="22"/>
          <w:lang w:val="en-GB"/>
        </w:rPr>
        <w:t xml:space="preserve">from each observation, by </w:t>
      </w:r>
      <w:r w:rsidR="000B7976" w:rsidRPr="00D46884">
        <w:rPr>
          <w:rFonts w:cstheme="minorHAnsi"/>
          <w:i/>
          <w:sz w:val="22"/>
          <w:szCs w:val="22"/>
          <w:lang w:val="en-GB"/>
        </w:rPr>
        <w:t>species)</w:t>
      </w:r>
      <w:r w:rsidRPr="00D46884">
        <w:rPr>
          <w:rFonts w:cstheme="minorHAnsi"/>
          <w:i/>
          <w:sz w:val="22"/>
          <w:szCs w:val="22"/>
          <w:lang w:val="en-GB"/>
        </w:rPr>
        <w:t xml:space="preserve"> as a function of </w:t>
      </w:r>
      <w:r w:rsidR="007B7199" w:rsidRPr="00D46884">
        <w:rPr>
          <w:rFonts w:cstheme="minorHAnsi"/>
          <w:i/>
          <w:sz w:val="22"/>
          <w:szCs w:val="22"/>
          <w:lang w:val="en-GB"/>
        </w:rPr>
        <w:t xml:space="preserve">the </w:t>
      </w:r>
      <w:r w:rsidRPr="00D46884">
        <w:rPr>
          <w:rFonts w:cstheme="minorHAnsi"/>
          <w:i/>
          <w:sz w:val="22"/>
          <w:szCs w:val="22"/>
          <w:lang w:val="en-GB"/>
        </w:rPr>
        <w:t>natural log of rescaled body mass (</w:t>
      </w:r>
      <w:r w:rsidR="00477BE4" w:rsidRPr="00D46884">
        <w:rPr>
          <w:rFonts w:cstheme="minorHAnsi"/>
          <w:i/>
          <w:sz w:val="22"/>
          <w:szCs w:val="22"/>
          <w:lang w:val="en-GB"/>
        </w:rPr>
        <w:t xml:space="preserve">ratio of mass to maturation mass </w:t>
      </w:r>
      <w:r w:rsidRPr="00D46884">
        <w:rPr>
          <w:rFonts w:cstheme="minorHAnsi"/>
          <w:i/>
          <w:sz w:val="22"/>
          <w:szCs w:val="22"/>
          <w:lang w:val="en-GB"/>
        </w:rPr>
        <w:t xml:space="preserve">within species). Probability bands represent 80% and 95% credible intervals and </w:t>
      </w:r>
      <w:r w:rsidR="0058596C" w:rsidRPr="00D46884">
        <w:rPr>
          <w:rFonts w:cstheme="minorHAnsi"/>
          <w:i/>
          <w:sz w:val="22"/>
          <w:szCs w:val="22"/>
          <w:lang w:val="en-GB"/>
        </w:rPr>
        <w:t xml:space="preserve">the </w:t>
      </w:r>
      <w:r w:rsidRPr="00D46884">
        <w:rPr>
          <w:rFonts w:cstheme="minorHAnsi"/>
          <w:i/>
          <w:sz w:val="22"/>
          <w:szCs w:val="22"/>
          <w:lang w:val="en-GB"/>
        </w:rPr>
        <w:t xml:space="preserve">solid line </w:t>
      </w:r>
      <w:r w:rsidR="00B06531" w:rsidRPr="00D46884">
        <w:rPr>
          <w:rFonts w:cstheme="minorHAnsi"/>
          <w:i/>
          <w:sz w:val="22"/>
          <w:szCs w:val="22"/>
          <w:lang w:val="en-GB"/>
        </w:rPr>
        <w:t xml:space="preserve">shows </w:t>
      </w:r>
      <w:r w:rsidRPr="00D46884">
        <w:rPr>
          <w:rFonts w:cstheme="minorHAnsi"/>
          <w:i/>
          <w:sz w:val="22"/>
          <w:szCs w:val="22"/>
          <w:lang w:val="en-GB"/>
        </w:rPr>
        <w:t xml:space="preserve">the </w:t>
      </w:r>
      <w:r w:rsidR="000A754A" w:rsidRPr="00D46884">
        <w:rPr>
          <w:rFonts w:cstheme="minorHAnsi"/>
          <w:i/>
          <w:sz w:val="22"/>
          <w:szCs w:val="22"/>
          <w:lang w:val="en-GB"/>
        </w:rPr>
        <w:t xml:space="preserve">global </w:t>
      </w:r>
      <w:r w:rsidRPr="00D46884">
        <w:rPr>
          <w:rFonts w:cstheme="minorHAnsi"/>
          <w:i/>
          <w:sz w:val="22"/>
          <w:szCs w:val="22"/>
          <w:lang w:val="en-GB"/>
        </w:rPr>
        <w:t>prediction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0</m:t>
                </m:r>
              </m:sub>
            </m:sSub>
          </m:sub>
        </m:sSub>
      </m:oMath>
      <w:r w:rsidRPr="00D46884">
        <w:rPr>
          <w:rFonts w:cstheme="minorHAnsi"/>
          <w:i/>
          <w:sz w:val="22"/>
          <w:szCs w:val="22"/>
          <w:lang w:val="en-GB"/>
        </w:rPr>
        <w:t xml:space="preserve"> and</w:t>
      </w:r>
      <w:r w:rsidR="00B56EC1" w:rsidRPr="00D46884">
        <w:rPr>
          <w:rFonts w:cstheme="minorHAnsi"/>
          <w:i/>
          <w:sz w:val="22"/>
          <w:szCs w:val="22"/>
          <w:lang w:val="en-GB"/>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026FC8" w:rsidRPr="00D46884">
        <w:rPr>
          <w:rFonts w:eastAsiaTheme="minorEastAsia" w:cstheme="minorHAnsi"/>
          <w:i/>
          <w:sz w:val="22"/>
          <w:szCs w:val="22"/>
          <w:lang w:val="en-GB"/>
        </w:rPr>
        <w:t>)</w:t>
      </w:r>
      <w:r w:rsidR="00850059" w:rsidRPr="00D46884">
        <w:rPr>
          <w:rFonts w:cstheme="minorHAnsi"/>
          <w:i/>
          <w:sz w:val="22"/>
          <w:szCs w:val="22"/>
          <w:lang w:val="en-GB"/>
        </w:rPr>
        <w:t>. C</w:t>
      </w:r>
      <w:r w:rsidRPr="00D46884">
        <w:rPr>
          <w:rFonts w:cstheme="minorHAnsi"/>
          <w:i/>
          <w:sz w:val="22"/>
          <w:szCs w:val="22"/>
          <w:lang w:val="en-GB"/>
        </w:rPr>
        <w:t>olo</w:t>
      </w:r>
      <w:r w:rsidR="008709BC" w:rsidRPr="00D46884">
        <w:rPr>
          <w:rFonts w:cstheme="minorHAnsi"/>
          <w:i/>
          <w:sz w:val="22"/>
          <w:szCs w:val="22"/>
          <w:lang w:val="en-GB"/>
        </w:rPr>
        <w:t>u</w:t>
      </w:r>
      <w:r w:rsidRPr="00D46884">
        <w:rPr>
          <w:rFonts w:cstheme="minorHAnsi"/>
          <w:i/>
          <w:sz w:val="22"/>
          <w:szCs w:val="22"/>
          <w:lang w:val="en-GB"/>
        </w:rPr>
        <w:t>rs indicate species</w:t>
      </w:r>
      <w:r w:rsidR="000B446A" w:rsidRPr="00D46884">
        <w:rPr>
          <w:rFonts w:cstheme="minorHAnsi"/>
          <w:i/>
          <w:sz w:val="22"/>
          <w:szCs w:val="22"/>
          <w:lang w:val="en-GB"/>
        </w:rPr>
        <w:t xml:space="preserve"> </w:t>
      </w:r>
      <w:r w:rsidRPr="00D46884">
        <w:rPr>
          <w:rFonts w:cstheme="minorHAnsi"/>
          <w:i/>
          <w:sz w:val="22"/>
          <w:szCs w:val="22"/>
          <w:lang w:val="en-GB"/>
        </w:rPr>
        <w:t xml:space="preserve">and </w:t>
      </w:r>
      <w:r w:rsidR="00B92F4F" w:rsidRPr="00D46884">
        <w:rPr>
          <w:rFonts w:cstheme="minorHAnsi"/>
          <w:i/>
          <w:sz w:val="22"/>
          <w:szCs w:val="22"/>
          <w:lang w:val="en-GB"/>
        </w:rPr>
        <w:t xml:space="preserve">the </w:t>
      </w:r>
      <w:r w:rsidR="00283CDF" w:rsidRPr="00D46884">
        <w:rPr>
          <w:rFonts w:cstheme="minorHAnsi"/>
          <w:i/>
          <w:sz w:val="22"/>
          <w:szCs w:val="22"/>
          <w:lang w:val="en-GB"/>
        </w:rPr>
        <w:t>area</w:t>
      </w:r>
      <w:r w:rsidR="0092067D" w:rsidRPr="00D46884">
        <w:rPr>
          <w:rFonts w:cstheme="minorHAnsi"/>
          <w:i/>
          <w:sz w:val="22"/>
          <w:szCs w:val="22"/>
          <w:lang w:val="en-GB"/>
        </w:rPr>
        <w:t xml:space="preserve"> of the circle</w:t>
      </w:r>
      <w:r w:rsidR="00283CDF" w:rsidRPr="00D46884">
        <w:rPr>
          <w:rFonts w:cstheme="minorHAnsi"/>
          <w:i/>
          <w:sz w:val="22"/>
          <w:szCs w:val="22"/>
          <w:lang w:val="en-GB"/>
        </w:rPr>
        <w:t xml:space="preserve"> </w:t>
      </w:r>
      <w:r w:rsidRPr="00D46884">
        <w:rPr>
          <w:rFonts w:cstheme="minorHAnsi"/>
          <w:i/>
          <w:sz w:val="22"/>
          <w:szCs w:val="22"/>
          <w:lang w:val="en-GB"/>
        </w:rPr>
        <w:t xml:space="preserve">corresponds to </w:t>
      </w:r>
      <w:r w:rsidR="00FB0533" w:rsidRPr="00D46884">
        <w:rPr>
          <w:rFonts w:cstheme="minorHAnsi"/>
          <w:i/>
          <w:sz w:val="22"/>
          <w:szCs w:val="22"/>
          <w:lang w:val="en-GB"/>
        </w:rPr>
        <w:t xml:space="preserve">body </w:t>
      </w:r>
      <w:r w:rsidRPr="00D46884">
        <w:rPr>
          <w:rFonts w:cstheme="minorHAnsi"/>
          <w:i/>
          <w:sz w:val="22"/>
          <w:szCs w:val="22"/>
          <w:lang w:val="en-GB"/>
        </w:rPr>
        <w:t xml:space="preserve">mass in unit </w:t>
      </w:r>
      <m:oMath>
        <m:r>
          <m:rPr>
            <m:sty m:val="p"/>
          </m:rPr>
          <w:rPr>
            <w:rFonts w:ascii="Cambria Math" w:hAnsi="Cambria Math" w:cstheme="minorHAnsi"/>
            <w:sz w:val="22"/>
            <w:szCs w:val="22"/>
            <w:lang w:val="en-GB"/>
          </w:rPr>
          <m:t>g</m:t>
        </m:r>
      </m:oMath>
      <w:r w:rsidRPr="00D46884">
        <w:rPr>
          <w:rFonts w:cstheme="minorHAnsi"/>
          <w:i/>
          <w:sz w:val="22"/>
          <w:szCs w:val="22"/>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704CE8DC" w:rsidR="009F31EA" w:rsidRDefault="009F31EA" w:rsidP="00384142">
      <w:pPr>
        <w:spacing w:line="480" w:lineRule="auto"/>
        <w:contextualSpacing/>
        <w:jc w:val="both"/>
        <w:rPr>
          <w:rFonts w:eastAsiaTheme="minorEastAsia"/>
          <w:iCs/>
          <w:lang w:val="en-GB"/>
        </w:rPr>
      </w:pPr>
    </w:p>
    <w:p w14:paraId="518E2EE4" w14:textId="2967F625" w:rsidR="009F31EA" w:rsidRDefault="009F31EA" w:rsidP="00384142">
      <w:pPr>
        <w:spacing w:line="480" w:lineRule="auto"/>
        <w:contextualSpacing/>
        <w:jc w:val="both"/>
        <w:rPr>
          <w:rFonts w:eastAsiaTheme="minorEastAsia"/>
          <w:iCs/>
          <w:lang w:val="en-GB"/>
        </w:rPr>
      </w:pPr>
    </w:p>
    <w:p w14:paraId="145AB63F" w14:textId="77777777" w:rsidR="004620EE" w:rsidRDefault="004620EE" w:rsidP="00384142">
      <w:pPr>
        <w:spacing w:line="480" w:lineRule="auto"/>
        <w:contextualSpacing/>
        <w:jc w:val="both"/>
        <w:rPr>
          <w:rFonts w:eastAsiaTheme="minorEastAsia"/>
          <w:iCs/>
          <w:lang w:val="en-GB"/>
        </w:rPr>
      </w:pPr>
    </w:p>
    <w:p w14:paraId="487C4304" w14:textId="77777777" w:rsidR="009F31EA" w:rsidRPr="00972C7F" w:rsidRDefault="009F31EA" w:rsidP="00384142">
      <w:pPr>
        <w:spacing w:line="480" w:lineRule="auto"/>
        <w:contextualSpacing/>
        <w:jc w:val="both"/>
        <w:rPr>
          <w:rFonts w:eastAsiaTheme="minorEastAsia"/>
          <w:iCs/>
          <w:lang w:val="en-GB"/>
        </w:rPr>
      </w:pPr>
    </w:p>
    <w:p w14:paraId="5BEECBD1" w14:textId="3225ACD2" w:rsidR="00704B3C" w:rsidRDefault="00704B3C" w:rsidP="00384142">
      <w:pPr>
        <w:spacing w:line="480" w:lineRule="auto"/>
        <w:contextualSpacing/>
        <w:jc w:val="both"/>
        <w:rPr>
          <w:rFonts w:eastAsiaTheme="minorEastAsia"/>
          <w:iCs/>
          <w:lang w:val="en-GB"/>
        </w:rPr>
      </w:pPr>
    </w:p>
    <w:p w14:paraId="6A63C7D5" w14:textId="77777777" w:rsidR="00FB4797" w:rsidRDefault="00FB4797"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3399F9D6" w14:textId="70A13699" w:rsidR="005172DC" w:rsidRPr="00B82C5E" w:rsidRDefault="008757AA" w:rsidP="00B82C5E">
      <w:pPr>
        <w:spacing w:line="480" w:lineRule="auto"/>
        <w:contextualSpacing/>
        <w:jc w:val="both"/>
        <w:rPr>
          <w:rFonts w:eastAsiaTheme="minorEastAsia" w:cstheme="minorHAnsi"/>
          <w:lang w:val="en-US"/>
        </w:rPr>
      </w:pPr>
      <w:r w:rsidRPr="00E071F1">
        <w:rPr>
          <w:rFonts w:eastAsiaTheme="minorEastAsia" w:cstheme="minorHAnsi"/>
          <w:lang w:val="en-GB"/>
        </w:rPr>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w:t>
      </w:r>
      <w:r w:rsidR="00C71A68">
        <w:rPr>
          <w:rFonts w:eastAsiaTheme="minorEastAsia" w:cstheme="minorHAnsi"/>
          <w:lang w:val="en-GB"/>
        </w:rPr>
        <w:t>has been</w:t>
      </w:r>
      <w:r w:rsidR="00462EEE" w:rsidRPr="00E071F1">
        <w:rPr>
          <w:rFonts w:eastAsiaTheme="minorEastAsia" w:cstheme="minorHAnsi"/>
          <w:lang w:val="en-GB"/>
        </w:rPr>
        <w:t xml:space="preserve"> used to predict the effects of warming </w:t>
      </w:r>
      <w:r w:rsidR="008B643C" w:rsidRPr="00E071F1">
        <w:rPr>
          <w:rFonts w:eastAsiaTheme="minorEastAsia" w:cstheme="minorHAnsi"/>
          <w:lang w:val="en-GB"/>
        </w:rPr>
        <w:t xml:space="preserve">on </w:t>
      </w:r>
      <w:r w:rsidR="00DE3644">
        <w:rPr>
          <w:rFonts w:eastAsiaTheme="minorEastAsia" w:cstheme="minorHAnsi"/>
          <w:lang w:val="en-GB"/>
        </w:rPr>
        <w:t>body size,</w:t>
      </w:r>
      <w:r w:rsidR="004530A8" w:rsidRPr="00E071F1">
        <w:rPr>
          <w:rFonts w:eastAsiaTheme="minorEastAsia" w:cstheme="minorHAnsi"/>
          <w:lang w:val="en-GB"/>
        </w:rPr>
        <w:t xml:space="preserve"> </w:t>
      </w:r>
      <w:r w:rsidR="00F67AAF" w:rsidRPr="00E071F1">
        <w:rPr>
          <w:rFonts w:eastAsiaTheme="minorEastAsia" w:cstheme="minorHAnsi"/>
          <w:lang w:val="en-GB"/>
        </w:rPr>
        <w:t xml:space="preserve">size </w:t>
      </w:r>
      <w:r w:rsidR="0072797E" w:rsidRPr="00E071F1">
        <w:rPr>
          <w:rFonts w:eastAsiaTheme="minorEastAsia" w:cstheme="minorHAnsi"/>
          <w:lang w:val="en-GB"/>
        </w:rPr>
        <w:t>structure</w:t>
      </w:r>
      <w:r w:rsidR="00730540" w:rsidRPr="00E071F1">
        <w:rPr>
          <w:rFonts w:eastAsiaTheme="minorEastAsia" w:cstheme="minorHAnsi"/>
          <w:lang w:val="en-GB"/>
        </w:rPr>
        <w:t>,</w:t>
      </w:r>
      <w:r w:rsidR="0072797E" w:rsidRPr="00E071F1">
        <w:rPr>
          <w:rFonts w:eastAsiaTheme="minorEastAsia" w:cstheme="minorHAnsi"/>
          <w:lang w:val="en-GB"/>
        </w:rPr>
        <w:t xml:space="preserve"> </w:t>
      </w:r>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r w:rsidR="00787B01" w:rsidRPr="00E071F1">
        <w:rPr>
          <w:rFonts w:eastAsiaTheme="minorEastAsia" w:cstheme="minorHAnsi"/>
          <w:lang w:val="en-GB"/>
        </w:rPr>
        <w:t xml:space="preserve"> </w:t>
      </w:r>
      <w:r w:rsidR="00862F0C" w:rsidRPr="00E071F1">
        <w:rPr>
          <w:rFonts w:eastAsiaTheme="minorEastAsia" w:cstheme="minorHAnsi"/>
        </w:rPr>
        <w:fldChar w:fldCharType="begin"/>
      </w:r>
      <w:r w:rsidR="00422FE6">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S"}],"issued":{"date-parts":[["2005"]]}}},{"id":"U8OpsCxi/ZcjmBPOs","uris":["http://zotero.org/users/6116610/items/2BTE2RDI"],"uri":["http://zotero.org/users/6116610/items/2BTE2RDI"],"itemData":{"id":219,"type":"article-journal","container-title":"Global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r w:rsidR="00EA1037">
        <w:rPr>
          <w:rFonts w:eastAsiaTheme="minorEastAsia" w:cstheme="minorHAnsi"/>
          <w:lang w:val="en-GB"/>
        </w:rPr>
        <w:t>O</w:t>
      </w:r>
      <w:r w:rsidR="00771D06" w:rsidRPr="00E071F1">
        <w:rPr>
          <w:rFonts w:eastAsiaTheme="minorEastAsia" w:cstheme="minorHAnsi"/>
          <w:lang w:val="en-GB"/>
        </w:rPr>
        <w:t>ver a large</w:t>
      </w:r>
      <w:r w:rsidR="005D41C4">
        <w:rPr>
          <w:rFonts w:eastAsiaTheme="minorEastAsia" w:cstheme="minorHAnsi"/>
          <w:lang w:val="en-GB"/>
        </w:rPr>
        <w:t xml:space="preserve"> enough</w:t>
      </w:r>
      <w:r w:rsidR="00771D06" w:rsidRPr="00E071F1">
        <w:rPr>
          <w:rFonts w:eastAsiaTheme="minorEastAsia" w:cstheme="minorHAnsi"/>
          <w:lang w:val="en-GB"/>
        </w:rPr>
        <w:t xml:space="preserve"> temperature range, </w:t>
      </w:r>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r w:rsidR="004A5143" w:rsidRPr="00E071F1">
        <w:rPr>
          <w:rFonts w:eastAsiaTheme="minorEastAsia" w:cstheme="minorHAnsi"/>
        </w:rPr>
        <w:fldChar w:fldCharType="begin"/>
      </w:r>
      <w:r w:rsidR="00306954">
        <w:rPr>
          <w:rFonts w:eastAsiaTheme="minorEastAsia" w:cstheme="minorHAnsi"/>
          <w:lang w:val="en-GB"/>
        </w:rPr>
        <w:instrText xml:space="preserve"> ADDIN ZOTERO_ITEM CSL_CITATION {"citationID":"a9u1r0suu0","properties":{"formattedCitation":"(Englund {\\i{}et al.} 2011; Rall {\\i{}et al.} 2012)","plainCitation":"(Englund et al. 2011; Rall et al. 2012)","noteIndex":0},"citationItems":[{"id":805,"uris":["http://zotero.org/users/6116610/items/VX2UYM3J"],"uri":["http://zotero.org/users/6116610/items/VX2UYM3J"],"itemData":{"id":805,"type":"article-journal","abstract":"Ecology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4A5143" w:rsidRPr="00E071F1">
        <w:rPr>
          <w:rFonts w:eastAsiaTheme="minorEastAsia" w:cstheme="minorHAnsi"/>
        </w:rPr>
        <w:fldChar w:fldCharType="separate"/>
      </w:r>
      <w:r w:rsidR="00306954" w:rsidRPr="00306954">
        <w:rPr>
          <w:lang w:val="en-GB"/>
        </w:rPr>
        <w:t xml:space="preserve">(Englund </w:t>
      </w:r>
      <w:r w:rsidR="00306954" w:rsidRPr="00306954">
        <w:rPr>
          <w:i/>
          <w:iCs/>
          <w:lang w:val="en-GB"/>
        </w:rPr>
        <w:t>et al.</w:t>
      </w:r>
      <w:r w:rsidR="00306954" w:rsidRPr="00306954">
        <w:rPr>
          <w:lang w:val="en-GB"/>
        </w:rPr>
        <w:t xml:space="preserve"> 2011; Rall </w:t>
      </w:r>
      <w:r w:rsidR="00306954" w:rsidRPr="00306954">
        <w:rPr>
          <w:i/>
          <w:iCs/>
          <w:lang w:val="en-GB"/>
        </w:rPr>
        <w:t>et al.</w:t>
      </w:r>
      <w:r w:rsidR="00306954" w:rsidRPr="00306954">
        <w:rPr>
          <w:lang w:val="en-GB"/>
        </w:rPr>
        <w:t xml:space="preserve"> 2012)</w:t>
      </w:r>
      <w:r w:rsidR="004A5143" w:rsidRPr="00E071F1">
        <w:rPr>
          <w:rFonts w:eastAsiaTheme="minorEastAsia" w:cstheme="minorHAnsi"/>
        </w:rPr>
        <w:fldChar w:fldCharType="end"/>
      </w:r>
      <w:r w:rsidR="000160D4" w:rsidRPr="00D666BE">
        <w:rPr>
          <w:rFonts w:eastAsiaTheme="minorEastAsia" w:cstheme="minorHAnsi"/>
        </w:rPr>
        <w:t xml:space="preserve"> (Fig. 4)</w:t>
      </w:r>
      <w:r w:rsidR="001B54EE" w:rsidRPr="00D666BE">
        <w:rPr>
          <w:rFonts w:eastAsiaTheme="minorEastAsia" w:cstheme="minorHAnsi"/>
        </w:rPr>
        <w:t xml:space="preserve">, </w:t>
      </w:r>
      <w:r w:rsidR="0029662B" w:rsidRPr="009C55A0">
        <w:rPr>
          <w:rFonts w:eastAsiaTheme="minorEastAsia" w:cstheme="minorHAnsi"/>
          <w:lang w:val="en-US"/>
        </w:rPr>
        <w:t xml:space="preserve">possibly </w:t>
      </w:r>
      <w:r w:rsidR="0029662B">
        <w:rPr>
          <w:rFonts w:eastAsiaTheme="minorEastAsia" w:cstheme="minorHAnsi"/>
          <w:lang w:val="en-US"/>
        </w:rPr>
        <w:t xml:space="preserve">to </w:t>
      </w:r>
      <w:r w:rsidR="0029662B" w:rsidRPr="00E071F1">
        <w:rPr>
          <w:rFonts w:eastAsiaTheme="minorEastAsia"/>
          <w:lang w:val="en-GB"/>
        </w:rPr>
        <w:t xml:space="preserve">protect aerobic scope by not overshooting post-meal oxygen consumption </w:t>
      </w:r>
      <w:r w:rsidR="0029662B" w:rsidRPr="00E071F1">
        <w:rPr>
          <w:rFonts w:eastAsiaTheme="minorEastAsia"/>
        </w:rPr>
        <w:fldChar w:fldCharType="begin"/>
      </w:r>
      <w:r w:rsidR="0029662B"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29662B" w:rsidRPr="00E071F1">
        <w:rPr>
          <w:rFonts w:eastAsiaTheme="minorEastAsia"/>
        </w:rPr>
        <w:fldChar w:fldCharType="separate"/>
      </w:r>
      <w:r w:rsidR="0029662B" w:rsidRPr="00E071F1">
        <w:rPr>
          <w:lang w:val="en-GB"/>
        </w:rPr>
        <w:t xml:space="preserve">(Jutfelt </w:t>
      </w:r>
      <w:r w:rsidR="0029662B" w:rsidRPr="00E071F1">
        <w:rPr>
          <w:i/>
          <w:iCs/>
          <w:lang w:val="en-GB"/>
        </w:rPr>
        <w:t>et al.</w:t>
      </w:r>
      <w:r w:rsidR="0029662B" w:rsidRPr="00E071F1">
        <w:rPr>
          <w:lang w:val="en-GB"/>
        </w:rPr>
        <w:t xml:space="preserve"> 2020)</w:t>
      </w:r>
      <w:r w:rsidR="0029662B" w:rsidRPr="00E071F1">
        <w:rPr>
          <w:rFonts w:eastAsiaTheme="minorEastAsia"/>
        </w:rPr>
        <w:fldChar w:fldCharType="end"/>
      </w:r>
      <w:r w:rsidR="0029662B" w:rsidRPr="00E071F1">
        <w:rPr>
          <w:rFonts w:eastAsiaTheme="minorEastAsia"/>
          <w:lang w:val="en-GB"/>
        </w:rPr>
        <w:t>.</w:t>
      </w:r>
      <w:r w:rsidR="00C328FC">
        <w:rPr>
          <w:rFonts w:eastAsiaTheme="minorEastAsia"/>
          <w:lang w:val="en-GB"/>
        </w:rPr>
        <w:t xml:space="preserve"> </w:t>
      </w:r>
      <w:r w:rsidR="00BA0272">
        <w:rPr>
          <w:rFonts w:eastAsiaTheme="minorEastAsia"/>
          <w:lang w:val="en-GB"/>
        </w:rPr>
        <w:t xml:space="preserve">If in addition </w:t>
      </w:r>
      <w:r w:rsidR="00CC5A04">
        <w:rPr>
          <w:rFonts w:eastAsiaTheme="minorEastAsia" w:cstheme="minorHAnsi"/>
          <w:lang w:val="en-GB"/>
        </w:rPr>
        <w:t>th</w:t>
      </w:r>
      <w:r w:rsidR="00E45787">
        <w:rPr>
          <w:rFonts w:eastAsiaTheme="minorEastAsia" w:cstheme="minorHAnsi"/>
          <w:lang w:val="en-GB"/>
        </w:rPr>
        <w:t xml:space="preserve">e </w:t>
      </w:r>
      <w:r w:rsidR="006379A9">
        <w:rPr>
          <w:rFonts w:eastAsiaTheme="minorEastAsia" w:cstheme="minorHAnsi"/>
          <w:lang w:val="en-GB"/>
        </w:rPr>
        <w:t>whole-organism</w:t>
      </w:r>
      <w:r w:rsidR="00BA0272">
        <w:rPr>
          <w:rFonts w:eastAsiaTheme="minorEastAsia" w:cstheme="minorHAnsi"/>
          <w:lang w:val="en-GB"/>
        </w:rPr>
        <w:t xml:space="preserve"> </w:t>
      </w:r>
      <w:r w:rsidR="008C7EBF">
        <w:rPr>
          <w:rFonts w:eastAsiaTheme="minorEastAsia" w:cstheme="minorHAnsi"/>
          <w:lang w:val="en-GB"/>
        </w:rPr>
        <w:t>mass-</w:t>
      </w:r>
      <w:r w:rsidR="00C64227">
        <w:rPr>
          <w:rFonts w:eastAsiaTheme="minorEastAsia" w:cstheme="minorHAnsi"/>
          <w:lang w:val="en-GB"/>
        </w:rPr>
        <w:t>exponent</w:t>
      </w:r>
      <w:r w:rsidR="000E7D7F">
        <w:rPr>
          <w:rFonts w:eastAsiaTheme="minorEastAsia" w:cstheme="minorHAnsi"/>
          <w:lang w:val="en-GB"/>
        </w:rPr>
        <w:t xml:space="preserve"> </w:t>
      </w:r>
      <w:r w:rsidR="00BF5DD6">
        <w:rPr>
          <w:rFonts w:eastAsiaTheme="minorEastAsia" w:cstheme="minorHAnsi"/>
          <w:lang w:val="en-GB"/>
        </w:rPr>
        <w:t xml:space="preserve">for metabolism </w:t>
      </w:r>
      <w:r w:rsidR="008C50EB">
        <w:rPr>
          <w:rFonts w:eastAsiaTheme="minorEastAsia" w:cstheme="minorHAnsi"/>
          <w:lang w:val="en-GB"/>
        </w:rPr>
        <w:t xml:space="preserve">is larger than that </w:t>
      </w:r>
      <w:r w:rsidR="00BF5DD6">
        <w:rPr>
          <w:rFonts w:eastAsiaTheme="minorEastAsia" w:cstheme="minorHAnsi"/>
          <w:lang w:val="en-GB"/>
        </w:rPr>
        <w:t>for consumption,</w:t>
      </w:r>
      <w:r w:rsidR="00243620">
        <w:rPr>
          <w:rFonts w:eastAsiaTheme="minorEastAsia" w:cstheme="minorHAnsi"/>
          <w:lang w:val="en-GB"/>
        </w:rPr>
        <w:t xml:space="preserve"> </w:t>
      </w:r>
      <w:r w:rsidR="006454E6" w:rsidRPr="00E071F1">
        <w:rPr>
          <w:rFonts w:eastAsiaTheme="minorEastAsia" w:cstheme="minorHAnsi"/>
          <w:lang w:val="en-GB"/>
        </w:rPr>
        <w:t>optimum growth temperature</w:t>
      </w:r>
      <w:r w:rsidR="00177E31">
        <w:rPr>
          <w:rFonts w:eastAsiaTheme="minorEastAsia" w:cstheme="minorHAnsi"/>
          <w:lang w:val="en-GB"/>
        </w:rPr>
        <w:t>s</w:t>
      </w:r>
      <w:r w:rsidR="00D738F4" w:rsidRPr="00E071F1">
        <w:rPr>
          <w:rFonts w:eastAsiaTheme="minorEastAsia" w:cstheme="minorHAnsi"/>
          <w:lang w:val="en-GB"/>
        </w:rPr>
        <w:t xml:space="preserve"> </w:t>
      </w:r>
      <w:r w:rsidR="00FA0086">
        <w:rPr>
          <w:rFonts w:eastAsiaTheme="minorEastAsia" w:cstheme="minorHAnsi"/>
          <w:lang w:val="en-GB"/>
        </w:rPr>
        <w:t xml:space="preserve">decline </w:t>
      </w:r>
      <w:r w:rsidR="006454E6" w:rsidRPr="00E071F1">
        <w:rPr>
          <w:rFonts w:eastAsiaTheme="minorEastAsia" w:cstheme="minorHAnsi"/>
          <w:lang w:val="en-GB"/>
        </w:rPr>
        <w:t>with</w:t>
      </w:r>
      <w:r w:rsidR="00D738F4" w:rsidRPr="00E071F1">
        <w:rPr>
          <w:rFonts w:eastAsiaTheme="minorEastAsia" w:cstheme="minorHAnsi"/>
          <w:lang w:val="en-GB"/>
        </w:rPr>
        <w:t xml:space="preserve"> body size</w:t>
      </w:r>
      <w:r w:rsidR="00580CA3">
        <w:rPr>
          <w:rFonts w:eastAsiaTheme="minorEastAsia" w:cstheme="minorHAnsi"/>
          <w:lang w:val="en-GB"/>
        </w:rPr>
        <w:t xml:space="preserve"> in Pütter-type growth models such as the von Bertalanffy growth model</w:t>
      </w:r>
      <w:r w:rsidR="00F22B8D">
        <w:rPr>
          <w:rFonts w:eastAsiaTheme="minorEastAsia" w:cstheme="minorHAnsi"/>
          <w:lang w:val="en-GB"/>
        </w:rPr>
        <w:t xml:space="preserve"> </w:t>
      </w:r>
      <w:r w:rsidR="00F22B8D" w:rsidRPr="00E071F1">
        <w:rPr>
          <w:rFonts w:eastAsiaTheme="minorEastAsia" w:cstheme="minorHAnsi"/>
        </w:rPr>
        <w:fldChar w:fldCharType="begin"/>
      </w:r>
      <w:r w:rsidR="00F22B8D"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F22B8D" w:rsidRPr="00E071F1">
        <w:rPr>
          <w:rFonts w:eastAsiaTheme="minorEastAsia" w:cstheme="minorHAnsi"/>
        </w:rPr>
        <w:fldChar w:fldCharType="separate"/>
      </w:r>
      <w:r w:rsidR="00F22B8D" w:rsidRPr="00E071F1">
        <w:rPr>
          <w:lang w:val="en-GB"/>
        </w:rPr>
        <w:t xml:space="preserve">(Morita </w:t>
      </w:r>
      <w:r w:rsidR="00F22B8D" w:rsidRPr="00E071F1">
        <w:rPr>
          <w:i/>
          <w:iCs/>
          <w:lang w:val="en-GB"/>
        </w:rPr>
        <w:t>et al.</w:t>
      </w:r>
      <w:r w:rsidR="00F22B8D" w:rsidRPr="00E071F1">
        <w:rPr>
          <w:lang w:val="en-GB"/>
        </w:rPr>
        <w:t xml:space="preserve"> 2010)</w:t>
      </w:r>
      <w:r w:rsidR="00F22B8D" w:rsidRPr="00E071F1">
        <w:rPr>
          <w:rFonts w:eastAsiaTheme="minorEastAsia" w:cstheme="minorHAnsi"/>
        </w:rPr>
        <w:fldChar w:fldCharType="end"/>
      </w:r>
      <w:r w:rsidR="00D738F4" w:rsidRPr="00E071F1">
        <w:rPr>
          <w:rFonts w:eastAsiaTheme="minorEastAsia" w:cstheme="minorHAnsi"/>
          <w:lang w:val="en-GB"/>
        </w:rPr>
        <w:t>.</w:t>
      </w:r>
      <w:r w:rsidR="008E1B33">
        <w:rPr>
          <w:rFonts w:eastAsiaTheme="minorEastAsia" w:cstheme="minorHAnsi"/>
          <w:lang w:val="en-GB"/>
        </w:rPr>
        <w:t xml:space="preserve"> </w:t>
      </w:r>
      <w:r w:rsidR="00EF3E5C">
        <w:rPr>
          <w:rFonts w:eastAsiaTheme="minorEastAsia" w:cstheme="minorHAnsi"/>
          <w:lang w:val="en-GB"/>
        </w:rPr>
        <w:t xml:space="preserve">These growth dynamics </w:t>
      </w:r>
      <w:r w:rsidR="004D3A52">
        <w:rPr>
          <w:rFonts w:eastAsiaTheme="minorEastAsia" w:cstheme="minorHAnsi"/>
          <w:lang w:val="en-GB"/>
        </w:rPr>
        <w:t xml:space="preserve">would be </w:t>
      </w:r>
      <w:r w:rsidR="00A827F2">
        <w:rPr>
          <w:rFonts w:eastAsiaTheme="minorEastAsia" w:cstheme="minorHAnsi"/>
          <w:lang w:val="en-GB"/>
        </w:rPr>
        <w:t xml:space="preserve">in line with </w:t>
      </w:r>
      <w:r w:rsidR="00E30059">
        <w:rPr>
          <w:rFonts w:eastAsiaTheme="minorEastAsia" w:cstheme="minorHAnsi"/>
          <w:lang w:val="en-GB"/>
        </w:rPr>
        <w:t>the temperature</w:t>
      </w:r>
      <w:r w:rsidR="0091561A">
        <w:rPr>
          <w:rFonts w:eastAsiaTheme="minorEastAsia" w:cstheme="minorHAnsi"/>
          <w:lang w:val="en-GB"/>
        </w:rPr>
        <w:t>-</w:t>
      </w:r>
      <w:r w:rsidR="00E30059">
        <w:rPr>
          <w:rFonts w:eastAsiaTheme="minorEastAsia" w:cstheme="minorHAnsi"/>
          <w:lang w:val="en-GB"/>
        </w:rPr>
        <w:t>size rule</w:t>
      </w:r>
      <w:r w:rsidR="00A87B08">
        <w:rPr>
          <w:rFonts w:eastAsiaTheme="minorEastAsia" w:cstheme="minorHAnsi"/>
          <w:lang w:val="en-GB"/>
        </w:rPr>
        <w:t xml:space="preserve"> </w:t>
      </w:r>
      <w:r w:rsidR="006F3D7E">
        <w:rPr>
          <w:rFonts w:eastAsiaTheme="minorEastAsia" w:cstheme="minorHAnsi"/>
          <w:lang w:val="en-GB"/>
        </w:rPr>
        <w:fldChar w:fldCharType="begin"/>
      </w:r>
      <w:r w:rsidR="00422FE6">
        <w:rPr>
          <w:rFonts w:eastAsiaTheme="minorEastAsia" w:cstheme="minorHAnsi"/>
          <w:lang w:val="en-GB"/>
        </w:rPr>
        <w:instrText xml:space="preserve"> ADDIN ZOTERO_ITEM CSL_CITATION {"citationID":"a25f6qnrqpl","properties":{"formattedCitation":"(Ohlberger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6F3D7E">
        <w:rPr>
          <w:rFonts w:eastAsiaTheme="minorEastAsia" w:cstheme="minorHAnsi"/>
          <w:lang w:val="en-GB"/>
        </w:rPr>
        <w:fldChar w:fldCharType="separate"/>
      </w:r>
      <w:r w:rsidR="00422FE6" w:rsidRPr="00422FE6">
        <w:rPr>
          <w:lang w:val="en-GB"/>
        </w:rPr>
        <w:t>(Ohlberger 2013)</w:t>
      </w:r>
      <w:r w:rsidR="006F3D7E">
        <w:rPr>
          <w:rFonts w:eastAsiaTheme="minorEastAsia" w:cstheme="minorHAnsi"/>
          <w:lang w:val="en-GB"/>
        </w:rPr>
        <w:fldChar w:fldCharType="end"/>
      </w:r>
      <w:r w:rsidR="00A84D39">
        <w:rPr>
          <w:rFonts w:eastAsiaTheme="minorEastAsia" w:cstheme="minorHAnsi"/>
          <w:lang w:val="en-GB"/>
        </w:rPr>
        <w:t xml:space="preserve">, </w:t>
      </w:r>
      <w:r w:rsidR="00C922A6">
        <w:rPr>
          <w:rFonts w:eastAsiaTheme="minorEastAsia" w:cstheme="minorHAnsi"/>
          <w:lang w:val="en-GB"/>
        </w:rPr>
        <w:t xml:space="preserve">as </w:t>
      </w:r>
      <w:r w:rsidR="00711CF5">
        <w:rPr>
          <w:rFonts w:eastAsiaTheme="minorEastAsia" w:cstheme="minorHAnsi"/>
          <w:lang w:val="en-GB"/>
        </w:rPr>
        <w:t xml:space="preserve">temperature initially increases growth </w:t>
      </w:r>
      <w:r w:rsidR="0065066F">
        <w:rPr>
          <w:rFonts w:eastAsiaTheme="minorEastAsia" w:cstheme="minorHAnsi"/>
          <w:lang w:val="en-GB"/>
        </w:rPr>
        <w:t xml:space="preserve">but </w:t>
      </w:r>
      <w:r w:rsidR="00440ED7">
        <w:rPr>
          <w:rFonts w:eastAsiaTheme="minorEastAsia" w:cstheme="minorHAnsi"/>
          <w:lang w:val="en-GB"/>
        </w:rPr>
        <w:t xml:space="preserve">eventually </w:t>
      </w:r>
      <w:r w:rsidR="00625D55">
        <w:rPr>
          <w:rFonts w:eastAsiaTheme="minorEastAsia" w:cstheme="minorHAnsi"/>
          <w:lang w:val="en-GB"/>
        </w:rPr>
        <w:t xml:space="preserve">leads to reduced growth performance of large fish. </w:t>
      </w:r>
      <w:r w:rsidR="008E1B33">
        <w:rPr>
          <w:rFonts w:eastAsiaTheme="minorEastAsia" w:cstheme="minorHAnsi"/>
          <w:lang w:val="en-GB"/>
        </w:rPr>
        <w:t>How</w:t>
      </w:r>
      <w:r w:rsidR="000C43EA">
        <w:rPr>
          <w:rFonts w:eastAsiaTheme="minorEastAsia" w:cstheme="minorHAnsi"/>
          <w:lang w:val="en-GB"/>
        </w:rPr>
        <w:t xml:space="preserve">ever, </w:t>
      </w:r>
      <w:r w:rsidR="00EB4289">
        <w:rPr>
          <w:rFonts w:eastAsiaTheme="minorEastAsia" w:cstheme="minorHAnsi"/>
          <w:lang w:val="en-GB"/>
        </w:rPr>
        <w:t xml:space="preserve">neither </w:t>
      </w:r>
      <w:r w:rsidR="00DC0C03">
        <w:rPr>
          <w:rFonts w:eastAsiaTheme="minorEastAsia" w:cstheme="minorHAnsi"/>
          <w:lang w:val="en-GB"/>
        </w:rPr>
        <w:t xml:space="preserve">the difference between </w:t>
      </w:r>
      <w:r w:rsidR="00FE1B7E">
        <w:rPr>
          <w:rFonts w:eastAsiaTheme="minorEastAsia" w:cstheme="minorHAnsi"/>
          <w:lang w:val="en-GB"/>
        </w:rPr>
        <w:t>within</w:t>
      </w:r>
      <w:r w:rsidR="00F06FCD">
        <w:rPr>
          <w:rFonts w:eastAsiaTheme="minorEastAsia" w:cstheme="minorHAnsi"/>
          <w:lang w:val="en-GB"/>
        </w:rPr>
        <w:t>-</w:t>
      </w:r>
      <w:r w:rsidR="00FE1B7E">
        <w:rPr>
          <w:rFonts w:eastAsiaTheme="minorEastAsia" w:cstheme="minorHAnsi"/>
          <w:lang w:val="en-GB"/>
        </w:rPr>
        <w:t xml:space="preserve">species </w:t>
      </w:r>
      <w:r w:rsidR="00A30E38">
        <w:rPr>
          <w:rFonts w:eastAsiaTheme="minorEastAsia" w:cstheme="minorHAnsi"/>
          <w:lang w:val="en-GB"/>
        </w:rPr>
        <w:t xml:space="preserve">exponents </w:t>
      </w:r>
      <w:r w:rsidR="00772136">
        <w:rPr>
          <w:rFonts w:eastAsiaTheme="minorEastAsia" w:cstheme="minorHAnsi"/>
          <w:lang w:val="en-GB"/>
        </w:rPr>
        <w:t>of consumption and metabolism</w:t>
      </w:r>
      <w:r w:rsidR="00EB4289">
        <w:rPr>
          <w:rFonts w:eastAsiaTheme="minorEastAsia" w:cstheme="minorHAnsi"/>
          <w:lang w:val="en-GB"/>
        </w:rPr>
        <w:t xml:space="preserve">, </w:t>
      </w:r>
      <w:r w:rsidR="002D4832">
        <w:rPr>
          <w:rFonts w:eastAsiaTheme="minorEastAsia" w:cstheme="minorHAnsi"/>
          <w:lang w:val="en-GB"/>
        </w:rPr>
        <w:t>nor the</w:t>
      </w:r>
      <w:r w:rsidR="00D609AF">
        <w:rPr>
          <w:rFonts w:eastAsiaTheme="minorEastAsia" w:cstheme="minorHAnsi"/>
          <w:lang w:val="en-GB"/>
        </w:rPr>
        <w:t xml:space="preserve"> </w:t>
      </w:r>
      <w:r w:rsidR="00EB4289">
        <w:rPr>
          <w:rFonts w:eastAsiaTheme="minorEastAsia" w:cstheme="minorHAnsi"/>
          <w:lang w:val="en-GB"/>
        </w:rPr>
        <w:t>generality</w:t>
      </w:r>
      <w:r w:rsidR="00930825">
        <w:rPr>
          <w:rFonts w:eastAsiaTheme="minorEastAsia" w:cstheme="minorHAnsi"/>
          <w:lang w:val="en-GB"/>
        </w:rPr>
        <w:t xml:space="preserve"> </w:t>
      </w:r>
      <w:r w:rsidR="00BE4BAC">
        <w:rPr>
          <w:rFonts w:eastAsiaTheme="minorEastAsia" w:cstheme="minorHAnsi"/>
          <w:lang w:val="en-GB"/>
        </w:rPr>
        <w:t xml:space="preserve">of the </w:t>
      </w:r>
      <w:r w:rsidR="000976DC">
        <w:rPr>
          <w:rFonts w:eastAsiaTheme="minorEastAsia" w:cstheme="minorHAnsi"/>
          <w:lang w:val="en-GB"/>
        </w:rPr>
        <w:t>predict</w:t>
      </w:r>
      <w:r w:rsidR="009E3ED0">
        <w:rPr>
          <w:rFonts w:eastAsiaTheme="minorEastAsia" w:cstheme="minorHAnsi"/>
          <w:lang w:val="en-GB"/>
        </w:rPr>
        <w:t>ed</w:t>
      </w:r>
      <w:r w:rsidR="000976DC">
        <w:rPr>
          <w:rFonts w:eastAsiaTheme="minorEastAsia" w:cstheme="minorHAnsi"/>
          <w:lang w:val="en-GB"/>
        </w:rPr>
        <w:t xml:space="preserve"> decli</w:t>
      </w:r>
      <w:r w:rsidR="009E3ED0">
        <w:rPr>
          <w:rFonts w:eastAsiaTheme="minorEastAsia" w:cstheme="minorHAnsi"/>
          <w:lang w:val="en-GB"/>
        </w:rPr>
        <w:t xml:space="preserve">ne in </w:t>
      </w:r>
      <w:r w:rsidR="000976DC">
        <w:rPr>
          <w:rFonts w:eastAsiaTheme="minorEastAsia" w:cstheme="minorHAnsi"/>
          <w:lang w:val="en-GB"/>
        </w:rPr>
        <w:t>optimum temperatures</w:t>
      </w:r>
      <w:r w:rsidR="002430A4">
        <w:rPr>
          <w:rFonts w:eastAsiaTheme="minorEastAsia" w:cstheme="minorHAnsi"/>
          <w:lang w:val="en-GB"/>
        </w:rPr>
        <w:t xml:space="preserve">, have </w:t>
      </w:r>
      <w:r w:rsidR="007D37B0">
        <w:rPr>
          <w:rFonts w:eastAsiaTheme="minorEastAsia" w:cstheme="minorHAnsi"/>
          <w:lang w:val="en-GB"/>
        </w:rPr>
        <w:t xml:space="preserve">been evaluated </w:t>
      </w:r>
      <w:r w:rsidR="001D6702" w:rsidRPr="00B82C5E">
        <w:rPr>
          <w:rFonts w:eastAsiaTheme="minorEastAsia" w:cstheme="minorHAnsi"/>
          <w:lang w:val="en-US"/>
        </w:rPr>
        <w:t xml:space="preserve">across </w:t>
      </w:r>
      <w:r w:rsidR="000B7297" w:rsidRPr="00B82C5E">
        <w:rPr>
          <w:rFonts w:eastAsiaTheme="minorEastAsia" w:cstheme="minorHAnsi"/>
          <w:lang w:val="en-US"/>
        </w:rPr>
        <w:t>multiple species</w:t>
      </w:r>
      <w:r w:rsidR="00617CA9">
        <w:rPr>
          <w:rFonts w:eastAsiaTheme="minorEastAsia" w:cstheme="minorHAnsi"/>
          <w:lang w:val="en-US"/>
        </w:rPr>
        <w:t xml:space="preserve"> </w:t>
      </w:r>
      <w:r w:rsidR="00617CA9">
        <w:rPr>
          <w:rFonts w:eastAsiaTheme="minorEastAsia" w:cstheme="minorHAnsi"/>
          <w:lang w:val="en-GB"/>
        </w:rPr>
        <w:t>using systematic review</w:t>
      </w:r>
      <w:r w:rsidR="000B7297" w:rsidRPr="00B82C5E">
        <w:rPr>
          <w:rFonts w:eastAsiaTheme="minorEastAsia" w:cstheme="minorHAnsi"/>
          <w:lang w:val="en-US"/>
        </w:rPr>
        <w:t>.</w:t>
      </w:r>
    </w:p>
    <w:p w14:paraId="50BC5987" w14:textId="5394BD72" w:rsidR="005172DC" w:rsidRDefault="005172DC" w:rsidP="005172DC">
      <w:pPr>
        <w:spacing w:line="480" w:lineRule="auto"/>
        <w:ind w:firstLine="284"/>
        <w:contextualSpacing/>
        <w:jc w:val="both"/>
        <w:rPr>
          <w:rFonts w:eastAsiaTheme="minorEastAsia" w:cstheme="minorHAnsi"/>
          <w:lang w:val="en-GB"/>
        </w:rPr>
      </w:pPr>
      <w:r w:rsidRPr="00E071F1">
        <w:rPr>
          <w:rFonts w:eastAsiaTheme="minorEastAsia" w:cstheme="minorHAnsi"/>
          <w:lang w:val="en-GB"/>
        </w:rPr>
        <w:t>In</w:t>
      </w:r>
      <w:r>
        <w:rPr>
          <w:rFonts w:eastAsiaTheme="minorEastAsia" w:cstheme="minorHAnsi"/>
          <w:lang w:val="en-GB"/>
        </w:rPr>
        <w:t xml:space="preserve"> the von Bertalanffy growth model, </w:t>
      </w:r>
      <w:r w:rsidR="008267A3">
        <w:rPr>
          <w:rFonts w:eastAsiaTheme="minorEastAsia" w:cstheme="minorHAnsi"/>
          <w:lang w:val="en-GB"/>
        </w:rPr>
        <w:t xml:space="preserve">the </w:t>
      </w:r>
      <w:r w:rsidR="00C05377">
        <w:rPr>
          <w:rFonts w:eastAsiaTheme="minorEastAsia" w:cstheme="minorHAnsi"/>
          <w:lang w:val="en-GB"/>
        </w:rPr>
        <w:t xml:space="preserve">allometric exponent of </w:t>
      </w:r>
      <w:r>
        <w:rPr>
          <w:rFonts w:eastAsiaTheme="minorEastAsia" w:cstheme="minorHAnsi"/>
          <w:lang w:val="en-GB"/>
        </w:rPr>
        <w:t>energy gains</w:t>
      </w:r>
      <w:r w:rsidR="004269E1">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m:t>
        </m:r>
      </m:oMath>
      <w:r>
        <w:rPr>
          <w:rFonts w:eastAsiaTheme="minorEastAsia" w:cstheme="minorHAnsi"/>
          <w:lang w:val="en-GB"/>
        </w:rPr>
        <w:t xml:space="preserve"> </w:t>
      </w:r>
      <w:r w:rsidR="008267A3">
        <w:rPr>
          <w:rFonts w:eastAsiaTheme="minorEastAsia" w:cstheme="minorHAnsi"/>
          <w:lang w:val="en-GB"/>
        </w:rPr>
        <w:t xml:space="preserve">is </w:t>
      </w:r>
      <w:r w:rsidR="005157C6">
        <w:rPr>
          <w:rFonts w:eastAsiaTheme="minorEastAsia" w:cstheme="minorHAnsi"/>
          <w:lang w:val="en-GB"/>
        </w:rPr>
        <w:t xml:space="preserve">assumed </w:t>
      </w:r>
      <w:r w:rsidR="0026601A">
        <w:rPr>
          <w:rFonts w:eastAsiaTheme="minorEastAsia" w:cstheme="minorHAnsi"/>
          <w:lang w:val="en-GB"/>
        </w:rPr>
        <w:t xml:space="preserve">to be </w:t>
      </w:r>
      <w:r w:rsidR="008267A3">
        <w:rPr>
          <w:rFonts w:eastAsiaTheme="minorEastAsia" w:cstheme="minorHAnsi"/>
          <w:lang w:val="en-GB"/>
        </w:rPr>
        <w:t xml:space="preserve">smaller than </w:t>
      </w:r>
      <w:r w:rsidR="00F707A1">
        <w:rPr>
          <w:rFonts w:eastAsiaTheme="minorEastAsia" w:cstheme="minorHAnsi"/>
          <w:lang w:val="en-GB"/>
        </w:rPr>
        <w:t xml:space="preserve">that of </w:t>
      </w:r>
      <w:r>
        <w:rPr>
          <w:rFonts w:eastAsiaTheme="minorEastAsia" w:cstheme="minorHAnsi"/>
          <w:lang w:val="en-GB"/>
        </w:rPr>
        <w:t>costs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sidR="004411EF">
        <w:rPr>
          <w:rFonts w:eastAsiaTheme="minorEastAsia" w:cstheme="minorHAnsi"/>
          <w:lang w:val="en-GB"/>
        </w:rPr>
        <w:t>)</w:t>
      </w:r>
      <w:r w:rsidR="00E532C3">
        <w:rPr>
          <w:rFonts w:eastAsiaTheme="minorEastAsia" w:cstheme="minorHAnsi"/>
          <w:lang w:val="en-GB"/>
        </w:rPr>
        <w:t xml:space="preserve">. </w:t>
      </w:r>
      <w:r w:rsidR="00796C65">
        <w:rPr>
          <w:rFonts w:eastAsiaTheme="minorEastAsia" w:cstheme="minorHAnsi"/>
          <w:lang w:val="en-GB"/>
        </w:rPr>
        <w:t>However, t</w:t>
      </w:r>
      <w:r w:rsidR="00E532C3">
        <w:rPr>
          <w:rFonts w:eastAsiaTheme="minorEastAsia" w:cstheme="minorHAnsi"/>
          <w:lang w:val="en-GB"/>
        </w:rPr>
        <w:t xml:space="preserve">his is based on the </w:t>
      </w:r>
      <w:r w:rsidR="00796C65">
        <w:rPr>
          <w:rFonts w:eastAsiaTheme="minorEastAsia" w:cstheme="minorHAnsi"/>
          <w:lang w:val="en-GB"/>
        </w:rPr>
        <w:t>argument</w:t>
      </w:r>
      <w:r w:rsidR="001957EB">
        <w:rPr>
          <w:rFonts w:eastAsiaTheme="minorEastAsia" w:cstheme="minorHAnsi"/>
          <w:lang w:val="en-GB"/>
        </w:rPr>
        <w:t>s</w:t>
      </w:r>
      <w:r w:rsidR="00796C65">
        <w:rPr>
          <w:rFonts w:eastAsiaTheme="minorEastAsia" w:cstheme="minorHAnsi"/>
          <w:lang w:val="en-GB"/>
        </w:rPr>
        <w:t xml:space="preserve"> that </w:t>
      </w:r>
      <w:r w:rsidR="004411EF">
        <w:rPr>
          <w:rFonts w:eastAsiaTheme="minorEastAsia" w:cstheme="minorHAnsi"/>
          <w:lang w:val="en-GB"/>
        </w:rPr>
        <w:t xml:space="preserve"> </w:t>
      </w:r>
      <w:r>
        <w:rPr>
          <w:rFonts w:eastAsiaTheme="minorEastAsia" w:cstheme="minorHAnsi"/>
          <w:lang w:val="en-GB"/>
        </w:rPr>
        <w:t xml:space="preserve">anabolism </w:t>
      </w:r>
      <w:r w:rsidR="001C62F6">
        <w:rPr>
          <w:rFonts w:eastAsiaTheme="minorEastAsia" w:cstheme="minorHAnsi"/>
          <w:lang w:val="en-GB"/>
        </w:rPr>
        <w:t>scale</w:t>
      </w:r>
      <w:r w:rsidR="00462691">
        <w:rPr>
          <w:rFonts w:eastAsiaTheme="minorEastAsia" w:cstheme="minorHAnsi"/>
          <w:lang w:val="en-GB"/>
        </w:rPr>
        <w:t>s</w:t>
      </w:r>
      <w:r w:rsidR="001C62F6">
        <w:rPr>
          <w:rFonts w:eastAsiaTheme="minorEastAsia" w:cstheme="minorHAnsi"/>
          <w:lang w:val="en-GB"/>
        </w:rPr>
        <w:t xml:space="preserve"> with the same power as surfaces to volumes </w:t>
      </w:r>
      <w:r w:rsidR="00014EA9">
        <w:rPr>
          <w:rFonts w:eastAsiaTheme="minorEastAsia" w:cstheme="minorHAnsi"/>
          <w:lang w:val="en-GB"/>
        </w:rPr>
        <w:t>(</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=2/3</m:t>
        </m:r>
      </m:oMath>
      <w:r w:rsidR="00014EA9">
        <w:rPr>
          <w:rFonts w:eastAsiaTheme="minorEastAsia" w:cstheme="minorHAnsi"/>
          <w:lang w:val="en-GB"/>
        </w:rPr>
        <w:t>)</w:t>
      </w:r>
      <w:r>
        <w:rPr>
          <w:rFonts w:eastAsiaTheme="minorEastAsia" w:cstheme="minorHAnsi"/>
          <w:lang w:val="en-GB"/>
        </w:rPr>
        <w:t xml:space="preserve"> and </w:t>
      </w:r>
      <w:r w:rsidR="00271A51" w:rsidRPr="00E071F1">
        <w:rPr>
          <w:rFonts w:eastAsiaTheme="minorEastAsia" w:cstheme="minorHAnsi"/>
          <w:lang w:val="en-GB"/>
        </w:rPr>
        <w:t>catabolism</w:t>
      </w:r>
      <w:r w:rsidR="00271A51">
        <w:rPr>
          <w:rFonts w:eastAsiaTheme="minorEastAsia" w:cstheme="minorHAnsi"/>
          <w:lang w:val="en-GB"/>
        </w:rPr>
        <w:t xml:space="preserve">, </w:t>
      </w:r>
      <w:r>
        <w:rPr>
          <w:rFonts w:eastAsiaTheme="minorEastAsia" w:cstheme="minorHAnsi"/>
          <w:lang w:val="en-GB"/>
        </w:rPr>
        <w:t xml:space="preserve">or </w:t>
      </w:r>
      <w:commentRangeStart w:id="28"/>
      <w:commentRangeStart w:id="29"/>
      <w:r>
        <w:rPr>
          <w:rFonts w:eastAsiaTheme="minorEastAsia" w:cstheme="minorHAnsi"/>
          <w:lang w:val="en-GB"/>
        </w:rPr>
        <w:t>maintenance metabolism</w:t>
      </w:r>
      <w:commentRangeEnd w:id="28"/>
      <w:r>
        <w:rPr>
          <w:rStyle w:val="CommentReference"/>
        </w:rPr>
        <w:commentReference w:id="28"/>
      </w:r>
      <w:commentRangeEnd w:id="29"/>
      <w:r w:rsidR="008E4065">
        <w:rPr>
          <w:rStyle w:val="CommentReference"/>
        </w:rPr>
        <w:commentReference w:id="29"/>
      </w:r>
      <w:r w:rsidR="00271A51">
        <w:rPr>
          <w:rFonts w:eastAsiaTheme="minorEastAsia" w:cstheme="minorHAnsi"/>
          <w:lang w:val="en-GB"/>
        </w:rPr>
        <w:t>,</w:t>
      </w:r>
      <w:r w:rsidRPr="00E071F1">
        <w:rPr>
          <w:rFonts w:eastAsiaTheme="minorEastAsia" w:cstheme="minorHAnsi"/>
          <w:lang w:val="en-GB"/>
        </w:rPr>
        <w:t xml:space="preserve"> is </w:t>
      </w:r>
      <w:r w:rsidR="003712C4">
        <w:rPr>
          <w:rFonts w:eastAsiaTheme="minorEastAsia" w:cstheme="minorHAnsi"/>
          <w:lang w:val="en-GB"/>
        </w:rPr>
        <w:t xml:space="preserve">assumed </w:t>
      </w:r>
      <w:r w:rsidRPr="00E071F1">
        <w:rPr>
          <w:rFonts w:eastAsiaTheme="minorEastAsia" w:cstheme="minorHAnsi"/>
          <w:lang w:val="en-GB"/>
        </w:rPr>
        <w:t>proportional to body mass</w:t>
      </w:r>
      <w:r>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r>
          <w:rPr>
            <w:rFonts w:ascii="Cambria Math" w:eastAsiaTheme="minorEastAsia" w:hAnsi="Cambria Math" w:cstheme="minorHAnsi"/>
            <w:lang w:val="en-GB"/>
          </w:rPr>
          <m:t>=1</m:t>
        </m:r>
      </m:oMath>
      <w:r>
        <w:rPr>
          <w:rFonts w:eastAsiaTheme="minorEastAsia" w:cstheme="minorHAnsi"/>
          <w:lang w:val="en-GB"/>
        </w:rPr>
        <w:t>)</w:t>
      </w:r>
      <w:r w:rsidR="00120995">
        <w:rPr>
          <w:rFonts w:eastAsiaTheme="minorEastAsia" w:cstheme="minorHAnsi"/>
          <w:lang w:val="en-GB"/>
        </w:rPr>
        <w:t xml:space="preserve">, </w:t>
      </w:r>
      <w:r w:rsidR="00704FFF">
        <w:rPr>
          <w:rFonts w:eastAsiaTheme="minorEastAsia" w:cstheme="minorHAnsi"/>
          <w:lang w:val="en-GB"/>
        </w:rPr>
        <w:t xml:space="preserve">as </w:t>
      </w:r>
      <w:r w:rsidRPr="00E071F1">
        <w:rPr>
          <w:rFonts w:eastAsiaTheme="minorEastAsia" w:cstheme="minorHAnsi"/>
          <w:lang w:val="en-GB"/>
        </w:rPr>
        <w:t xml:space="preserve">spontaneous denaturation occurs in every cell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E071F1">
        <w:rPr>
          <w:rFonts w:eastAsiaTheme="minorEastAsia" w:cstheme="minorHAnsi"/>
        </w:rPr>
        <w:fldChar w:fldCharType="separate"/>
      </w:r>
      <w:r w:rsidRPr="00E071F1">
        <w:rPr>
          <w:lang w:val="en-GB"/>
        </w:rPr>
        <w:t>(von Bertalanffy 1957; Pauly &amp; Cheung 2018a)</w:t>
      </w:r>
      <w:r w:rsidRPr="00E071F1">
        <w:rPr>
          <w:rFonts w:eastAsiaTheme="minorEastAsia" w:cstheme="minorHAnsi"/>
        </w:rPr>
        <w:fldChar w:fldCharType="end"/>
      </w:r>
      <w:r>
        <w:rPr>
          <w:rFonts w:eastAsiaTheme="minorEastAsia" w:cstheme="minorHAnsi"/>
          <w:lang w:val="en-GB"/>
        </w:rPr>
        <w:t xml:space="preserve">. </w:t>
      </w:r>
      <w:r w:rsidR="001073DF">
        <w:rPr>
          <w:rFonts w:eastAsiaTheme="minorEastAsia" w:cstheme="minorHAnsi"/>
          <w:lang w:val="en-GB"/>
        </w:rPr>
        <w:t xml:space="preserve">These assumptions </w:t>
      </w:r>
      <w:r w:rsidR="005D6C0A">
        <w:rPr>
          <w:rFonts w:eastAsiaTheme="minorEastAsia" w:cstheme="minorHAnsi"/>
          <w:lang w:val="en-GB"/>
        </w:rPr>
        <w:t xml:space="preserve">have </w:t>
      </w:r>
      <w:r>
        <w:rPr>
          <w:rFonts w:eastAsiaTheme="minorEastAsia" w:cstheme="minorHAnsi"/>
          <w:lang w:val="en-GB"/>
        </w:rPr>
        <w:t xml:space="preserve">been criticized by empiricists, as </w:t>
      </w:r>
      <w:r w:rsidRPr="00E071F1">
        <w:rPr>
          <w:rFonts w:eastAsiaTheme="minorEastAsia" w:cstheme="minorHAnsi"/>
          <w:lang w:val="en-GB"/>
        </w:rPr>
        <w:t xml:space="preserve">maintenance costs </w:t>
      </w:r>
      <w:r>
        <w:rPr>
          <w:rFonts w:eastAsiaTheme="minorEastAsia" w:cstheme="minorHAnsi"/>
          <w:lang w:val="en-GB"/>
        </w:rPr>
        <w:t xml:space="preserve">are thought </w:t>
      </w:r>
      <w:r w:rsidR="002B16E8">
        <w:rPr>
          <w:rFonts w:eastAsiaTheme="minorEastAsia" w:cstheme="minorHAnsi"/>
          <w:lang w:val="en-GB"/>
        </w:rPr>
        <w:t xml:space="preserve">to be </w:t>
      </w:r>
      <w:r w:rsidRPr="00E071F1">
        <w:rPr>
          <w:rFonts w:eastAsiaTheme="minorEastAsia" w:cstheme="minorHAnsi"/>
          <w:lang w:val="en-GB"/>
        </w:rPr>
        <w:t>proportional to standard metabolic rate</w:t>
      </w:r>
      <w:r>
        <w:rPr>
          <w:rFonts w:eastAsiaTheme="minorEastAsia" w:cstheme="minorHAnsi"/>
          <w:lang w:val="en-GB"/>
        </w:rPr>
        <w:t xml:space="preserve">, </w:t>
      </w:r>
      <w:r w:rsidR="00A22329">
        <w:rPr>
          <w:rFonts w:eastAsiaTheme="minorEastAsia" w:cstheme="minorHAnsi"/>
          <w:lang w:val="en-GB"/>
        </w:rPr>
        <w:t xml:space="preserve">which in turn is </w:t>
      </w:r>
      <w:r w:rsidR="001A2DE8">
        <w:rPr>
          <w:rFonts w:eastAsiaTheme="minorEastAsia" w:cstheme="minorHAnsi"/>
          <w:lang w:val="en-GB"/>
        </w:rPr>
        <w:t xml:space="preserve">proportional to </w:t>
      </w:r>
      <w:r w:rsidR="00BF0D00">
        <w:rPr>
          <w:rFonts w:eastAsiaTheme="minorEastAsia" w:cstheme="minorHAnsi"/>
          <w:lang w:val="en-GB"/>
        </w:rPr>
        <w:t>intake rates</w:t>
      </w:r>
      <w:r w:rsidR="006F261E" w:rsidRPr="00B82C5E">
        <w:rPr>
          <w:rFonts w:eastAsiaTheme="minorEastAsia" w:cstheme="minorHAnsi"/>
          <w:lang w:val="en-US"/>
        </w:rPr>
        <w:t xml:space="preserve"> </w:t>
      </w:r>
      <w:r w:rsidR="00BD3EBE">
        <w:rPr>
          <w:rFonts w:eastAsiaTheme="minorEastAsia" w:cstheme="minorHAnsi"/>
        </w:rPr>
        <w:fldChar w:fldCharType="begin"/>
      </w:r>
      <w:r w:rsidR="00BD3EBE" w:rsidRPr="00D666BE">
        <w:rPr>
          <w:rFonts w:eastAsiaTheme="minorEastAsia" w:cstheme="minorHAnsi"/>
        </w:rPr>
        <w:instrText xml:space="preserve"> ADDIN ZOTERO_ITEM CSL_CITATION {"citationID":"aje84pfiqf","properties":{"formattedCitation":"(Lefevre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BD3EBE">
        <w:rPr>
          <w:rFonts w:eastAsiaTheme="minorEastAsia" w:cstheme="minorHAnsi"/>
        </w:rPr>
        <w:instrText>ﬁ</w:instrText>
      </w:r>
      <w:r w:rsidR="00BD3EBE" w:rsidRPr="00D666BE">
        <w:rPr>
          <w:rFonts w:eastAsiaTheme="minorEastAsia" w:cstheme="minorHAnsi"/>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BD3EBE">
        <w:rPr>
          <w:rFonts w:eastAsiaTheme="minorEastAsia" w:cstheme="minorHAnsi"/>
        </w:rPr>
        <w:instrText>ﬁ</w:instrText>
      </w:r>
      <w:r w:rsidR="00BD3EBE" w:rsidRPr="00D666BE">
        <w:rPr>
          <w:rFonts w:eastAsiaTheme="minorEastAsia" w:cstheme="minorHAnsi"/>
        </w:rPr>
        <w:instrText>shes have relatively lower mass-speci</w:instrText>
      </w:r>
      <w:r w:rsidR="00BD3EBE">
        <w:rPr>
          <w:rFonts w:eastAsiaTheme="minorEastAsia" w:cstheme="minorHAnsi"/>
        </w:rPr>
        <w:instrText>ﬁ</w:instrText>
      </w:r>
      <w:r w:rsidR="00BD3EBE" w:rsidRPr="00D666BE">
        <w:rPr>
          <w:rFonts w:eastAsiaTheme="minorEastAsia" w:cstheme="minorHAnsi"/>
        </w:rPr>
        <w:instrText xml:space="preserve">c metabolic rates. Assumption (ii) concludes that when </w:instrText>
      </w:r>
      <w:r w:rsidR="00BD3EBE">
        <w:rPr>
          <w:rFonts w:eastAsiaTheme="minorEastAsia" w:cstheme="minorHAnsi"/>
        </w:rPr>
        <w:instrText>ﬁ</w:instrText>
      </w:r>
      <w:r w:rsidR="00BD3EBE" w:rsidRPr="00D666BE">
        <w:rPr>
          <w:rFonts w:eastAsiaTheme="minorEastAsia" w:cstheme="minorHAnsi"/>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w:instrText>
      </w:r>
      <w:r w:rsidR="00BD3EBE">
        <w:rPr>
          <w:rFonts w:eastAsiaTheme="minorEastAsia" w:cstheme="minorHAnsi"/>
        </w:rPr>
        <w:instrText>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BD3EBE" w:rsidRPr="00D666BE">
        <w:rPr>
          <w:rFonts w:eastAsiaTheme="minorEastAsia" w:cstheme="minorHAnsi"/>
        </w:rPr>
        <w:instrText xml:space="preserve"> make reliable predictions the underlying mechanisms need to be identi</w:instrText>
      </w:r>
      <w:r w:rsidR="00BD3EBE">
        <w:rPr>
          <w:rFonts w:eastAsiaTheme="minorEastAsia" w:cstheme="minorHAnsi"/>
        </w:rPr>
        <w:instrText>ﬁ</w:instrText>
      </w:r>
      <w:r w:rsidR="00BD3EBE" w:rsidRPr="00D666BE">
        <w:rPr>
          <w:rFonts w:eastAsiaTheme="minorEastAsia" w:cstheme="minorHAnsi"/>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BD3EBE">
        <w:rPr>
          <w:rFonts w:eastAsiaTheme="minorEastAsia" w:cstheme="minorHAnsi"/>
        </w:rPr>
        <w:instrText>ﬁ</w:instrText>
      </w:r>
      <w:r w:rsidR="00BD3EBE" w:rsidRPr="00D666BE">
        <w:rPr>
          <w:rFonts w:eastAsiaTheme="minorEastAsia" w:cstheme="minorHAnsi"/>
        </w:rPr>
        <w:instrText xml:space="preserve">sh physiologists and </w:instrText>
      </w:r>
      <w:r w:rsidR="00BD3EBE">
        <w:rPr>
          <w:rFonts w:eastAsiaTheme="minorEastAsia" w:cstheme="minorHAnsi"/>
        </w:rPr>
        <w:instrText>ﬁ</w:instrText>
      </w:r>
      <w:r w:rsidR="00BD3EBE" w:rsidRPr="00D666BE">
        <w:rPr>
          <w:rFonts w:eastAsiaTheme="minorEastAsia" w:cstheme="minorHAnsi"/>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BD3EBE">
        <w:rPr>
          <w:rFonts w:eastAsiaTheme="minorEastAsia" w:cstheme="minorHAnsi"/>
        </w:rPr>
        <w:fldChar w:fldCharType="separate"/>
      </w:r>
      <w:r w:rsidR="00BD3EBE" w:rsidRPr="004D10A4">
        <w:rPr>
          <w:lang w:val="en-GB"/>
        </w:rPr>
        <w:t xml:space="preserve">(Lefevre </w:t>
      </w:r>
      <w:r w:rsidR="00BD3EBE" w:rsidRPr="004D10A4">
        <w:rPr>
          <w:i/>
          <w:iCs/>
          <w:lang w:val="en-GB"/>
        </w:rPr>
        <w:t>et al.</w:t>
      </w:r>
      <w:r w:rsidR="00BD3EBE" w:rsidRPr="004D10A4">
        <w:rPr>
          <w:lang w:val="en-GB"/>
        </w:rPr>
        <w:t xml:space="preserve"> 2017a; Marshall &amp; White 2019b)</w:t>
      </w:r>
      <w:r w:rsidR="00BD3EBE">
        <w:rPr>
          <w:rFonts w:eastAsiaTheme="minorEastAsia" w:cstheme="minorHAnsi"/>
        </w:rPr>
        <w:fldChar w:fldCharType="end"/>
      </w:r>
      <w:r w:rsidRPr="00D666BE">
        <w:rPr>
          <w:rFonts w:eastAsiaTheme="minorEastAsia" w:cstheme="minorHAnsi"/>
        </w:rPr>
        <w:t>. In this case</w:t>
      </w:r>
      <w:r w:rsidR="00C5354B" w:rsidRPr="00B82C5E">
        <w:rPr>
          <w:rFonts w:eastAsiaTheme="minorEastAsia" w:cstheme="minorHAnsi"/>
          <w:lang w:val="en-US"/>
        </w:rPr>
        <w:t>,</w:t>
      </w:r>
      <w:r w:rsidRPr="00D666BE">
        <w:rPr>
          <w:rFonts w:eastAsiaTheme="minorEastAsia" w:cstheme="minorHAnsi"/>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oMath>
      <w:r>
        <w:rPr>
          <w:rFonts w:eastAsiaTheme="minorEastAsia" w:cstheme="minorHAnsi"/>
          <w:lang w:val="en-GB"/>
        </w:rPr>
        <w:t xml:space="preserve"> is close 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Pr>
          <w:rFonts w:eastAsiaTheme="minorEastAsia" w:cstheme="minorHAnsi"/>
          <w:lang w:val="en-GB"/>
        </w:rPr>
        <w:t xml:space="preserve">, </w:t>
      </w:r>
      <w:r w:rsidR="009C42B3">
        <w:rPr>
          <w:rFonts w:eastAsiaTheme="minorEastAsia" w:cstheme="minorHAnsi"/>
          <w:lang w:val="en-GB"/>
        </w:rPr>
        <w:t xml:space="preserve">meaning </w:t>
      </w:r>
      <w:r>
        <w:rPr>
          <w:rFonts w:eastAsiaTheme="minorEastAsia" w:cstheme="minorHAnsi"/>
          <w:lang w:val="en-GB"/>
        </w:rPr>
        <w:t>growth trajectories</w:t>
      </w:r>
      <w:r w:rsidR="00B22DE6">
        <w:rPr>
          <w:rFonts w:eastAsiaTheme="minorEastAsia" w:cstheme="minorHAnsi"/>
          <w:lang w:val="en-GB"/>
        </w:rPr>
        <w:t xml:space="preserve"> and their temperature dependence </w:t>
      </w:r>
      <w:r w:rsidRPr="00D666BE">
        <w:rPr>
          <w:rFonts w:eastAsiaTheme="minorEastAsia" w:cstheme="minorHAnsi"/>
        </w:rPr>
        <w:t>can become unrealistic</w:t>
      </w:r>
      <w:r w:rsidR="00D94C0D" w:rsidRPr="00B82C5E">
        <w:rPr>
          <w:rFonts w:eastAsiaTheme="minorEastAsia" w:cstheme="minorHAnsi"/>
          <w:lang w:val="en-US"/>
        </w:rPr>
        <w:t xml:space="preserve"> </w:t>
      </w:r>
      <w:r w:rsidR="00D94C0D">
        <w:rPr>
          <w:rFonts w:eastAsiaTheme="minorEastAsia" w:cstheme="minorHAnsi"/>
          <w:lang w:val="en-US"/>
        </w:rPr>
        <w:t>in a Pütter model</w:t>
      </w:r>
      <w:r w:rsidRPr="00D666BE">
        <w:rPr>
          <w:rFonts w:eastAsiaTheme="minorEastAsia" w:cstheme="minorHAnsi"/>
        </w:rPr>
        <w:t xml:space="preserve"> </w:t>
      </w:r>
      <w:r>
        <w:rPr>
          <w:rFonts w:eastAsiaTheme="minorEastAsia" w:cstheme="minorHAnsi"/>
        </w:rPr>
        <w:lastRenderedPageBreak/>
        <w:fldChar w:fldCharType="begin"/>
      </w:r>
      <w:r w:rsidR="00306954">
        <w:rPr>
          <w:rFonts w:eastAsiaTheme="minorEastAsia" w:cstheme="minorHAnsi"/>
        </w:rPr>
        <w:instrText xml:space="preserve"> ADDIN ZOTERO_ITEM CSL_CITATION {"citationID":"wqDonoXn","properties":{"formattedCitation":"(Lefevre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rPr>
        <w:fldChar w:fldCharType="separate"/>
      </w:r>
      <w:r w:rsidRPr="004D10A4">
        <w:rPr>
          <w:lang w:val="en-GB"/>
        </w:rPr>
        <w:t xml:space="preserve">(Lefevre </w:t>
      </w:r>
      <w:r w:rsidRPr="004D10A4">
        <w:rPr>
          <w:i/>
          <w:iCs/>
          <w:lang w:val="en-GB"/>
        </w:rPr>
        <w:t>et al.</w:t>
      </w:r>
      <w:r w:rsidRPr="004D10A4">
        <w:rPr>
          <w:lang w:val="en-GB"/>
        </w:rPr>
        <w:t xml:space="preserve"> 2017a; Marshall &amp; White 2019b)</w:t>
      </w:r>
      <w:r>
        <w:rPr>
          <w:rFonts w:eastAsiaTheme="minorEastAsia" w:cstheme="minorHAnsi"/>
        </w:rPr>
        <w:fldChar w:fldCharType="end"/>
      </w:r>
      <w:r w:rsidRPr="00D666BE">
        <w:rPr>
          <w:rFonts w:eastAsiaTheme="minorEastAsia" w:cstheme="minorHAnsi"/>
        </w:rPr>
        <w:t xml:space="preserve">. Hence, the prediction of shrinking of large fish has been questioned </w:t>
      </w:r>
      <w:r>
        <w:rPr>
          <w:rFonts w:eastAsiaTheme="minorEastAsia" w:cstheme="minorHAnsi"/>
        </w:rPr>
        <w:fldChar w:fldCharType="begin"/>
      </w:r>
      <w:r w:rsidRPr="00D666BE">
        <w:rPr>
          <w:rFonts w:eastAsiaTheme="minorEastAsia" w:cstheme="minorHAnsi"/>
        </w:rPr>
        <w:instrText xml:space="preserve"> ADDIN ZOTERO_ITEM CSL_CITATION {"citationID":"a27498qq233","properties":{"formattedCitation":"(Lefevre {\\i{}et al.} 2017b)","plainCitation":"(Lefevre et al. 2017b)","noteIndex":0},"citationItems":[{"id":17,"uris":["http://zotero.org/users/6116610/items/IM9GABE5"],"uri":["http://zotero.org/users/6116610/items/IM9GABE5"],"itemData":{"id":17,"type":"article-journal","abstract":"Some recent modelling papers projecting smaller </w:instrText>
      </w:r>
      <w:r>
        <w:rPr>
          <w:rFonts w:eastAsiaTheme="minorEastAsia" w:cstheme="minorHAnsi"/>
        </w:rPr>
        <w:instrText>ﬁ</w:instrText>
      </w:r>
      <w:r w:rsidRPr="00D666BE">
        <w:rPr>
          <w:rFonts w:eastAsiaTheme="minorEastAsia" w:cstheme="minorHAnsi"/>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Pr>
          <w:rFonts w:eastAsiaTheme="minorEastAsia" w:cstheme="minorHAnsi"/>
        </w:rPr>
        <w:instrText>ﬁ</w:instrText>
      </w:r>
      <w:r w:rsidRPr="00D666BE">
        <w:rPr>
          <w:rFonts w:eastAsiaTheme="minorEastAsia" w:cstheme="minorHAnsi"/>
        </w:rPr>
        <w:instrText>shes have relatively lower mass-speci</w:instrText>
      </w:r>
      <w:r>
        <w:rPr>
          <w:rFonts w:eastAsiaTheme="minorEastAsia" w:cstheme="minorHAnsi"/>
        </w:rPr>
        <w:instrText>ﬁ</w:instrText>
      </w:r>
      <w:r w:rsidRPr="00D666BE">
        <w:rPr>
          <w:rFonts w:eastAsiaTheme="minorEastAsia" w:cstheme="minorHAnsi"/>
        </w:rPr>
        <w:instrText xml:space="preserve">c metabolic rates. Assumption (ii) concludes that when </w:instrText>
      </w:r>
      <w:r>
        <w:rPr>
          <w:rFonts w:eastAsiaTheme="minorEastAsia" w:cstheme="minorHAnsi"/>
        </w:rPr>
        <w:instrText>ﬁ</w:instrText>
      </w:r>
      <w:r w:rsidRPr="00D666BE">
        <w:rPr>
          <w:rFonts w:eastAsiaTheme="minorEastAsia" w:cstheme="minorHAnsi"/>
        </w:rPr>
        <w:instrText xml:space="preserve">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w:instrText>
      </w:r>
      <w:r>
        <w:rPr>
          <w:rFonts w:eastAsiaTheme="minorEastAsia" w:cstheme="minorHAnsi"/>
        </w:rPr>
        <w:instrText>ﬁ</w:instrText>
      </w:r>
      <w:r w:rsidRPr="00D666BE">
        <w:rPr>
          <w:rFonts w:eastAsiaTheme="minorEastAsia" w:cstheme="minorHAnsi"/>
        </w:rPr>
        <w:instrText>shes re</w:instrText>
      </w:r>
      <w:r>
        <w:rPr>
          <w:rFonts w:eastAsiaTheme="minorEastAsia" w:cstheme="minorHAnsi"/>
        </w:rPr>
        <w:instrText>ﬂ</w:instrText>
      </w:r>
      <w:r w:rsidRPr="00D666BE">
        <w:rPr>
          <w:rFonts w:eastAsiaTheme="minorEastAsia" w:cstheme="minorHAnsi"/>
        </w:rPr>
        <w:instrText>ect metabolic needs, not vice versa, which explains the large interspeci</w:instrText>
      </w:r>
      <w:r>
        <w:rPr>
          <w:rFonts w:eastAsiaTheme="minorEastAsia" w:cstheme="minorHAnsi"/>
        </w:rPr>
        <w:instrText>ﬁ</w:instrText>
      </w:r>
      <w:r w:rsidRPr="00D666BE">
        <w:rPr>
          <w:rFonts w:eastAsiaTheme="minorEastAsia" w:cstheme="minorHAnsi"/>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Pr>
          <w:rFonts w:eastAsiaTheme="minorEastAsia" w:cstheme="minorHAnsi"/>
        </w:rPr>
        <w:instrText>ﬁ</w:instrText>
      </w:r>
      <w:r w:rsidRPr="00D666BE">
        <w:rPr>
          <w:rFonts w:eastAsiaTheme="minorEastAsia" w:cstheme="minorHAnsi"/>
        </w:rPr>
        <w:instrText xml:space="preserve">c variation in scaling and temperature effects. It is possible that some </w:instrText>
      </w:r>
      <w:r>
        <w:rPr>
          <w:rFonts w:eastAsiaTheme="minorEastAsia" w:cstheme="minorHAnsi"/>
        </w:rPr>
        <w:instrText>ﬁ</w:instrText>
      </w:r>
      <w:r w:rsidRPr="00D666BE">
        <w:rPr>
          <w:rFonts w:eastAsiaTheme="minorEastAsia" w:cstheme="minorHAnsi"/>
        </w:rPr>
        <w:instrText>shes will become smaller in the future, but to make reliable predictions the underlying mechanisms need to be identi</w:instrText>
      </w:r>
      <w:r>
        <w:rPr>
          <w:rFonts w:eastAsiaTheme="minorEastAsia" w:cstheme="minorHAnsi"/>
        </w:rPr>
        <w:instrText>ﬁ</w:instrText>
      </w:r>
      <w:r w:rsidRPr="00D666BE">
        <w:rPr>
          <w:rFonts w:eastAsiaTheme="minorEastAsia" w:cstheme="minorHAnsi"/>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Pr>
          <w:rFonts w:eastAsiaTheme="minorEastAsia" w:cstheme="minorHAnsi"/>
        </w:rPr>
        <w:instrText>ﬁ</w:instrText>
      </w:r>
      <w:r w:rsidRPr="00D666BE">
        <w:rPr>
          <w:rFonts w:eastAsiaTheme="minorEastAsia" w:cstheme="minorHAnsi"/>
        </w:rPr>
        <w:instrText xml:space="preserve">sh physiologists and </w:instrText>
      </w:r>
      <w:r>
        <w:rPr>
          <w:rFonts w:eastAsiaTheme="minorEastAsia" w:cstheme="minorHAnsi"/>
        </w:rPr>
        <w:instrText>ﬁ</w:instrText>
      </w:r>
      <w:r w:rsidRPr="00D666BE">
        <w:rPr>
          <w:rFonts w:eastAsiaTheme="minorEastAsia" w:cstheme="minorHAnsi"/>
        </w:rPr>
        <w:instrText xml:space="preserve">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Pr>
          <w:rFonts w:eastAsiaTheme="minorEastAsia" w:cstheme="minorHAnsi"/>
        </w:rPr>
        <w:fldChar w:fldCharType="separate"/>
      </w:r>
      <w:r w:rsidRPr="004D10A4">
        <w:rPr>
          <w:lang w:val="en-GB"/>
        </w:rPr>
        <w:t xml:space="preserve">(Lefevre </w:t>
      </w:r>
      <w:r w:rsidRPr="004D10A4">
        <w:rPr>
          <w:i/>
          <w:iCs/>
          <w:lang w:val="en-GB"/>
        </w:rPr>
        <w:t>et al.</w:t>
      </w:r>
      <w:r w:rsidRPr="004D10A4">
        <w:rPr>
          <w:lang w:val="en-GB"/>
        </w:rPr>
        <w:t xml:space="preserve"> 2017b)</w:t>
      </w:r>
      <w:r>
        <w:rPr>
          <w:rFonts w:eastAsiaTheme="minorEastAsia" w:cstheme="minorHAnsi"/>
        </w:rPr>
        <w:fldChar w:fldCharType="end"/>
      </w:r>
      <w:r w:rsidRPr="00D666BE">
        <w:rPr>
          <w:rFonts w:eastAsiaTheme="minorEastAsia" w:cstheme="minorHAnsi"/>
        </w:rPr>
        <w:t xml:space="preserve">. </w:t>
      </w:r>
      <w:r w:rsidR="000C2DDE" w:rsidRPr="00123CCE">
        <w:rPr>
          <w:rFonts w:eastAsiaTheme="minorEastAsia" w:cstheme="minorHAnsi"/>
          <w:lang w:val="en-US"/>
        </w:rPr>
        <w:t>That said</w:t>
      </w:r>
      <w:r w:rsidRPr="00D666BE">
        <w:rPr>
          <w:rFonts w:eastAsiaTheme="minorEastAsia" w:cstheme="minorHAnsi"/>
        </w:rPr>
        <w:t xml:space="preserve">, </w:t>
      </w:r>
      <w:r w:rsidR="00501B0F" w:rsidRPr="00400833">
        <w:rPr>
          <w:rFonts w:eastAsiaTheme="minorEastAsia" w:cstheme="minorHAnsi"/>
          <w:lang w:val="en-US"/>
        </w:rPr>
        <w:t>w</w:t>
      </w:r>
      <w:r w:rsidRPr="00D666BE">
        <w:rPr>
          <w:rFonts w:eastAsiaTheme="minorEastAsia" w:cstheme="minorHAnsi"/>
        </w:rPr>
        <w:t xml:space="preserve">e do not have a good understanding of the relationship between the </w:t>
      </w:r>
      <w:r w:rsidR="00484F81" w:rsidRPr="00B82C5E">
        <w:rPr>
          <w:rFonts w:eastAsiaTheme="minorEastAsia" w:cstheme="minorHAnsi"/>
          <w:i/>
          <w:iCs/>
          <w:lang w:val="en-US"/>
        </w:rPr>
        <w:t>intraspecific</w:t>
      </w:r>
      <w:r w:rsidR="00484F81" w:rsidRPr="00123CCE">
        <w:rPr>
          <w:rFonts w:eastAsiaTheme="minorEastAsia" w:cstheme="minorHAnsi"/>
          <w:lang w:val="en-US"/>
        </w:rPr>
        <w:t xml:space="preserve"> </w:t>
      </w:r>
      <w:r w:rsidRPr="00D666BE">
        <w:rPr>
          <w:rFonts w:eastAsiaTheme="minorEastAsia" w:cstheme="minorHAnsi"/>
        </w:rPr>
        <w:t>exponents</w:t>
      </w:r>
      <w:r w:rsidR="00AA368F">
        <w:rPr>
          <w:rFonts w:eastAsiaTheme="minorEastAsia" w:cstheme="minorHAnsi"/>
          <w:lang w:val="en-GB"/>
        </w:rPr>
        <w:t xml:space="preserve"> for energy gains and costs</w:t>
      </w:r>
      <w:r w:rsidR="00212A89">
        <w:rPr>
          <w:rFonts w:eastAsiaTheme="minorEastAsia" w:cstheme="minorHAnsi"/>
          <w:lang w:val="en-GB"/>
        </w:rPr>
        <w:t xml:space="preserve">, </w:t>
      </w:r>
      <w:r w:rsidR="001F22B9">
        <w:rPr>
          <w:rFonts w:eastAsiaTheme="minorEastAsia" w:cstheme="minorHAnsi"/>
          <w:lang w:val="en-GB"/>
        </w:rPr>
        <w:t xml:space="preserve">and instead rely on interspecific </w:t>
      </w:r>
      <w:r w:rsidR="00314E9C">
        <w:rPr>
          <w:rFonts w:eastAsiaTheme="minorEastAsia" w:cstheme="minorHAnsi"/>
          <w:lang w:val="en-GB"/>
        </w:rPr>
        <w:t>estimates</w:t>
      </w:r>
      <w:r w:rsidR="00AB7AA7">
        <w:rPr>
          <w:rFonts w:eastAsiaTheme="minorEastAsia" w:cstheme="minorHAnsi"/>
          <w:lang w:val="en-GB"/>
        </w:rPr>
        <w:t xml:space="preserve"> </w:t>
      </w:r>
      <w:r w:rsidR="00AB7AA7">
        <w:rPr>
          <w:rFonts w:eastAsiaTheme="minorEastAsia" w:cstheme="minorHAnsi"/>
          <w:lang w:val="en-GB"/>
        </w:rPr>
        <w:fldChar w:fldCharType="begin"/>
      </w:r>
      <w:r w:rsidR="001D56D8">
        <w:rPr>
          <w:rFonts w:eastAsiaTheme="minorEastAsia" w:cstheme="minorHAnsi"/>
          <w:lang w:val="en-GB"/>
        </w:rPr>
        <w:instrText xml:space="preserve"> ADDIN ZOTERO_ITEM CSL_CITATION {"citationID":"a1s0ce8g4t9","properties":{"formattedCitation":"(Peters 1983; Marshall &amp; White 2019b)","plainCitation":"(Peters 1983; Marshall &amp; White 2019b)","noteIndex":0},"citationItems":[{"id":119,"uris":["http://zotero.org/users/6116610/items/BPEKPF88"],"uri":["http://zotero.org/users/6116610/items/BPEKPF88"],"itemData":{"id":119,"type":"book","ISBN":"0-521-28886-X","publisher":"Cambridge University Press","title":"The ecological implications of body size","volume":"2","author":[{"family":"Peters","given":"Robert Henry"}],"issued":{"date-parts":[["1983"]]}}},{"id":12,"uris":["http://zotero.org/users/6116610/items/I2ZFE658"],"uri":["http://zotero.org/users/6116610/items/I2ZFE658"],"itemData":{"id":12,"type":"article-journal","container-title":"Trends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B7AA7">
        <w:rPr>
          <w:rFonts w:eastAsiaTheme="minorEastAsia" w:cstheme="minorHAnsi"/>
          <w:lang w:val="en-GB"/>
        </w:rPr>
        <w:fldChar w:fldCharType="separate"/>
      </w:r>
      <w:r w:rsidR="001D56D8" w:rsidRPr="001D56D8">
        <w:rPr>
          <w:lang w:val="en-GB"/>
        </w:rPr>
        <w:t>(Peters 1983; Marshall &amp; White 2019b)</w:t>
      </w:r>
      <w:r w:rsidR="00AB7AA7">
        <w:rPr>
          <w:rFonts w:eastAsiaTheme="minorEastAsia" w:cstheme="minorHAnsi"/>
          <w:lang w:val="en-GB"/>
        </w:rPr>
        <w:fldChar w:fldCharType="end"/>
      </w:r>
      <w:r>
        <w:rPr>
          <w:rFonts w:eastAsiaTheme="minorEastAsia" w:cstheme="minorHAnsi"/>
          <w:lang w:val="en-GB"/>
        </w:rPr>
        <w:t>.</w:t>
      </w:r>
      <w:r w:rsidR="00D92776">
        <w:rPr>
          <w:rFonts w:eastAsiaTheme="minorEastAsia" w:cstheme="minorHAnsi"/>
          <w:lang w:val="en-GB"/>
        </w:rPr>
        <w:t xml:space="preserve"> </w:t>
      </w:r>
      <w:r w:rsidR="0084779A">
        <w:rPr>
          <w:rFonts w:eastAsiaTheme="minorEastAsia" w:cstheme="minorHAnsi"/>
          <w:lang w:val="en-GB"/>
        </w:rPr>
        <w:t>Similarly</w:t>
      </w:r>
      <w:r w:rsidR="006D4ADD">
        <w:rPr>
          <w:rFonts w:eastAsiaTheme="minorEastAsia" w:cstheme="minorHAnsi"/>
          <w:lang w:val="en-GB"/>
        </w:rPr>
        <w:t xml:space="preserve"> to how</w:t>
      </w:r>
      <w:r>
        <w:rPr>
          <w:rFonts w:eastAsiaTheme="minorEastAsia" w:cstheme="minorHAnsi"/>
          <w:lang w:val="en-GB"/>
        </w:rPr>
        <w:t xml:space="preserve"> the existence of large fishes in tropical waters does not invalidate the hypothesis that large fish may shrink with warming, interspecific parameters cannot reject or support these model</w:t>
      </w:r>
      <w:r w:rsidR="00A34504">
        <w:rPr>
          <w:rFonts w:eastAsiaTheme="minorEastAsia" w:cstheme="minorHAnsi"/>
          <w:lang w:val="en-GB"/>
        </w:rPr>
        <w:t xml:space="preserve"> </w:t>
      </w:r>
      <w:r w:rsidR="00A27A0D">
        <w:rPr>
          <w:rFonts w:eastAsiaTheme="minorEastAsia" w:cstheme="minorHAnsi"/>
          <w:lang w:val="en-GB"/>
        </w:rPr>
        <w:t>predictions</w:t>
      </w:r>
      <w:r w:rsidR="003D2076">
        <w:rPr>
          <w:rFonts w:eastAsiaTheme="minorEastAsia" w:cstheme="minorHAnsi"/>
          <w:lang w:val="en-GB"/>
        </w:rPr>
        <w:t xml:space="preserve"> on growth dynamics</w:t>
      </w:r>
      <w:r w:rsidR="00BB3ADA">
        <w:rPr>
          <w:rFonts w:eastAsiaTheme="minorEastAsia" w:cstheme="minorHAnsi"/>
          <w:lang w:val="en-GB"/>
        </w:rPr>
        <w:t xml:space="preserve"> within species</w:t>
      </w:r>
      <w:r>
        <w:rPr>
          <w:rFonts w:eastAsiaTheme="minorEastAsia" w:cstheme="minorHAnsi"/>
          <w:lang w:val="en-GB"/>
        </w:rPr>
        <w:t>. By collating experimental data with intraspecific variation in both size and temperature, we are able to show that</w:t>
      </w:r>
      <w:r w:rsidRPr="00E071F1">
        <w:rPr>
          <w:rFonts w:eastAsiaTheme="minorEastAsia" w:cstheme="minorHAnsi"/>
          <w:lang w:val="en-GB"/>
        </w:rPr>
        <w:t xml:space="preserve"> the mass scaling exponent of metabolism is larger than that </w:t>
      </w:r>
      <w:r>
        <w:rPr>
          <w:rFonts w:eastAsiaTheme="minorEastAsia" w:cstheme="minorHAnsi"/>
          <w:lang w:val="en-GB"/>
        </w:rPr>
        <w:t>of</w:t>
      </w:r>
      <w:r w:rsidRPr="00E071F1">
        <w:rPr>
          <w:rFonts w:eastAsiaTheme="minorEastAsia" w:cstheme="minorHAnsi"/>
          <w:lang w:val="en-GB"/>
        </w:rPr>
        <w:t xml:space="preserve"> maximum consumption</w:t>
      </w:r>
      <w:r>
        <w:rPr>
          <w:rFonts w:eastAsiaTheme="minorEastAsia" w:cstheme="minorHAnsi"/>
          <w:lang w:val="en-GB"/>
        </w:rPr>
        <w:t>, which</w:t>
      </w:r>
      <w:r w:rsidRPr="00E071F1">
        <w:rPr>
          <w:rFonts w:eastAsiaTheme="minorEastAsia" w:cstheme="minorHAnsi"/>
          <w:lang w:val="en-GB"/>
        </w:rPr>
        <w:t xml:space="preserve"> implies that </w:t>
      </w:r>
      <w:r w:rsidR="00C37DBA">
        <w:rPr>
          <w:rFonts w:eastAsiaTheme="minorEastAsia" w:cstheme="minorHAnsi"/>
          <w:lang w:val="en-GB"/>
        </w:rPr>
        <w:t xml:space="preserve">on average within species of fish, </w:t>
      </w:r>
      <w:r w:rsidRPr="00E071F1">
        <w:rPr>
          <w:rFonts w:eastAsiaTheme="minorEastAsia" w:cstheme="minorHAnsi"/>
          <w:lang w:val="en-GB"/>
        </w:rPr>
        <w:t xml:space="preserve">maintenance </w:t>
      </w:r>
      <w:r>
        <w:rPr>
          <w:rFonts w:eastAsiaTheme="minorEastAsia" w:cstheme="minorHAnsi"/>
          <w:lang w:val="en-GB"/>
        </w:rPr>
        <w:t xml:space="preserve">costs </w:t>
      </w:r>
      <w:r w:rsidRPr="00E071F1">
        <w:rPr>
          <w:rFonts w:eastAsiaTheme="minorEastAsia" w:cstheme="minorHAnsi"/>
          <w:lang w:val="en-GB"/>
        </w:rPr>
        <w:t xml:space="preserve">increase faster with body mass than energy gains. </w:t>
      </w:r>
    </w:p>
    <w:p w14:paraId="7CD0A19A" w14:textId="59313F3B" w:rsidR="002C540D" w:rsidRPr="00E071F1" w:rsidRDefault="00A15A70" w:rsidP="005172DC">
      <w:pPr>
        <w:spacing w:line="480" w:lineRule="auto"/>
        <w:ind w:firstLine="284"/>
        <w:contextualSpacing/>
        <w:jc w:val="both"/>
        <w:rPr>
          <w:rFonts w:eastAsiaTheme="minorEastAsia" w:cstheme="minorHAnsi"/>
          <w:lang w:val="en-GB"/>
        </w:rPr>
      </w:pPr>
      <w:r>
        <w:rPr>
          <w:rFonts w:eastAsiaTheme="minorEastAsia" w:cstheme="minorHAnsi"/>
          <w:lang w:val="en-GB"/>
        </w:rPr>
        <w:t xml:space="preserve">In addition to identifying the </w:t>
      </w:r>
      <w:r w:rsidR="00B8156B">
        <w:rPr>
          <w:rFonts w:eastAsiaTheme="minorEastAsia" w:cstheme="minorHAnsi"/>
          <w:lang w:val="en-GB"/>
        </w:rPr>
        <w:t>prerequisites</w:t>
      </w:r>
      <w:r>
        <w:rPr>
          <w:rFonts w:eastAsiaTheme="minorEastAsia" w:cstheme="minorHAnsi"/>
          <w:lang w:val="en-GB"/>
        </w:rPr>
        <w:t xml:space="preserve"> to </w:t>
      </w:r>
      <w:r w:rsidR="003A20A3">
        <w:rPr>
          <w:rFonts w:eastAsiaTheme="minorEastAsia" w:cstheme="minorHAnsi"/>
          <w:lang w:val="en-GB"/>
        </w:rPr>
        <w:t xml:space="preserve">declining optimum growth temperatures with size within species, it is also </w:t>
      </w:r>
      <w:r w:rsidR="006C3CDB">
        <w:rPr>
          <w:rFonts w:eastAsiaTheme="minorEastAsia" w:cstheme="minorHAnsi"/>
          <w:lang w:val="en-GB"/>
        </w:rPr>
        <w:t xml:space="preserve">important to </w:t>
      </w:r>
      <w:r w:rsidR="00F77FC0">
        <w:rPr>
          <w:rFonts w:eastAsiaTheme="minorEastAsia" w:cstheme="minorHAnsi"/>
          <w:lang w:val="en-GB"/>
        </w:rPr>
        <w:t xml:space="preserve">verify the prediction. </w:t>
      </w:r>
      <w:r w:rsidR="0081666C" w:rsidRPr="00E071F1">
        <w:rPr>
          <w:rFonts w:eastAsiaTheme="minorEastAsia" w:cstheme="minorHAnsi"/>
          <w:lang w:val="en-GB"/>
        </w:rPr>
        <w:t xml:space="preserve">Some previous studies </w:t>
      </w:r>
      <w:r w:rsidR="00CD0AB3" w:rsidRPr="00E071F1">
        <w:rPr>
          <w:rFonts w:eastAsiaTheme="minorEastAsia" w:cstheme="minorHAnsi"/>
          <w:lang w:val="en-GB"/>
        </w:rPr>
        <w:t xml:space="preserve">have </w:t>
      </w:r>
      <w:r w:rsidR="0081666C"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r w:rsidR="00A613E7">
        <w:rPr>
          <w:rFonts w:eastAsiaTheme="minorEastAsia" w:cstheme="minorHAnsi"/>
          <w:lang w:val="en-GB"/>
        </w:rPr>
        <w:t xml:space="preserve"> in </w:t>
      </w:r>
      <w:r w:rsidR="000E7D7F">
        <w:rPr>
          <w:rFonts w:eastAsiaTheme="minorEastAsia" w:cstheme="minorHAnsi"/>
          <w:lang w:val="en-GB"/>
        </w:rPr>
        <w:t xml:space="preserve">particular species of </w:t>
      </w:r>
      <w:r w:rsidR="00BD7C54" w:rsidRPr="00E071F1">
        <w:rPr>
          <w:rFonts w:eastAsiaTheme="minorEastAsia" w:cstheme="minorHAnsi"/>
          <w:lang w:val="en-GB"/>
        </w:rPr>
        <w:t>fish</w:t>
      </w:r>
      <w:r w:rsidR="0081666C" w:rsidRPr="00E071F1">
        <w:rPr>
          <w:rFonts w:eastAsiaTheme="minorEastAsia" w:cstheme="minorHAnsi"/>
          <w:lang w:val="en-GB"/>
        </w:rPr>
        <w:t>es</w:t>
      </w:r>
      <w:r w:rsidR="00BD7C54" w:rsidRPr="00E071F1">
        <w:rPr>
          <w:rFonts w:eastAsiaTheme="minorEastAsia" w:cstheme="minorHAnsi"/>
          <w:lang w:val="en-GB"/>
        </w:rPr>
        <w:t xml:space="preserve"> </w:t>
      </w:r>
      <w:r w:rsidR="00A613E7">
        <w:rPr>
          <w:rFonts w:eastAsiaTheme="minorEastAsia" w:cstheme="minorHAnsi"/>
          <w:lang w:val="en-GB"/>
        </w:rPr>
        <w:t xml:space="preserve">and other aquatic ectotherms </w:t>
      </w:r>
      <w:r w:rsidR="00BD7C54" w:rsidRPr="00E071F1">
        <w:rPr>
          <w:rFonts w:eastAsiaTheme="minorEastAsia" w:cstheme="minorHAnsi"/>
        </w:rPr>
        <w:fldChar w:fldCharType="begin"/>
      </w:r>
      <w:r w:rsidR="0013355C">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K"}],"issued":{"date-parts":[["2003",6]]}}},{"id":"U8OpsCxi/5MV7fZY7","uris":["http://zotero.org/users/6116610/items/HFRXIBLW"],"uri":["http://zotero.org/users/6116610/items/HFRXIBLW"],"itemData":{"id":830,"type":"article-journal","abstract":"Results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lang w:val="en-GB"/>
        </w:rPr>
        <w:t xml:space="preserve">(Wyban </w:t>
      </w:r>
      <w:r w:rsidR="009E0594" w:rsidRPr="009E0594">
        <w:rPr>
          <w:i/>
          <w:iCs/>
          <w:lang w:val="en-GB"/>
        </w:rPr>
        <w:t>et al.</w:t>
      </w:r>
      <w:r w:rsidR="009E0594" w:rsidRPr="009E0594">
        <w:rPr>
          <w:lang w:val="en-GB"/>
        </w:rPr>
        <w:t xml:space="preserve"> 1995; Panov &amp; McQueen 1998; Steinarsson &amp; Imsland 2003; Björnsson </w:t>
      </w:r>
      <w:r w:rsidR="009E0594" w:rsidRPr="009E0594">
        <w:rPr>
          <w:i/>
          <w:iCs/>
          <w:lang w:val="en-GB"/>
        </w:rPr>
        <w:t>et al.</w:t>
      </w:r>
      <w:r w:rsidR="009E0594" w:rsidRPr="009E0594">
        <w:rPr>
          <w:lang w:val="en-GB"/>
        </w:rPr>
        <w:t xml:space="preserve"> 2007; Handeland </w:t>
      </w:r>
      <w:r w:rsidR="009E0594" w:rsidRPr="009E0594">
        <w:rPr>
          <w:i/>
          <w:iCs/>
          <w:lang w:val="en-GB"/>
        </w:rPr>
        <w:t>et al.</w:t>
      </w:r>
      <w:r w:rsidR="009E0594" w:rsidRPr="009E0594">
        <w:rPr>
          <w:lang w:val="en-GB"/>
        </w:rPr>
        <w:t xml:space="preserve"> 2008)</w:t>
      </w:r>
      <w:r w:rsidR="00BD7C54" w:rsidRPr="00E071F1">
        <w:rPr>
          <w:rFonts w:eastAsiaTheme="minorEastAsia" w:cstheme="minorHAnsi"/>
        </w:rPr>
        <w:fldChar w:fldCharType="end"/>
      </w:r>
      <w:r w:rsidR="0081666C" w:rsidRPr="00D666BE">
        <w:rPr>
          <w:rFonts w:eastAsiaTheme="minorEastAsia" w:cstheme="minorHAnsi"/>
        </w:rPr>
        <w:t>, while others have not</w:t>
      </w:r>
      <w:r w:rsidR="00827A44" w:rsidRPr="00E071F1">
        <w:rPr>
          <w:rFonts w:eastAsiaTheme="minorEastAsia" w:cstheme="minorHAnsi"/>
          <w:lang w:val="en-GB"/>
        </w:rPr>
        <w:t xml:space="preserve"> </w:t>
      </w:r>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lang w:val="en-GB"/>
        </w:rPr>
        <w:t xml:space="preserve">(Brett </w:t>
      </w:r>
      <w:r w:rsidR="00422B99" w:rsidRPr="00E071F1">
        <w:rPr>
          <w:i/>
          <w:iCs/>
          <w:lang w:val="en-GB"/>
        </w:rPr>
        <w:t>et al.</w:t>
      </w:r>
      <w:r w:rsidR="00422B99" w:rsidRPr="00E071F1">
        <w:rPr>
          <w:lang w:val="en-GB"/>
        </w:rPr>
        <w:t xml:space="preserve"> 1969; Elliott &amp; Hurley 1995)</w:t>
      </w:r>
      <w:r w:rsidR="005C210B" w:rsidRPr="00E071F1">
        <w:rPr>
          <w:rFonts w:eastAsiaTheme="minorEastAsia" w:cstheme="minorHAnsi"/>
        </w:rPr>
        <w:fldChar w:fldCharType="end"/>
      </w:r>
      <w:r w:rsidR="005D189E" w:rsidRPr="00E071F1">
        <w:rPr>
          <w:rFonts w:eastAsiaTheme="minorEastAsia" w:cstheme="minorHAnsi"/>
          <w:lang w:val="en-GB"/>
        </w:rPr>
        <w:t xml:space="preserve">. </w:t>
      </w:r>
      <w:r w:rsidR="007A24A1">
        <w:rPr>
          <w:rFonts w:eastAsiaTheme="minorEastAsia" w:cstheme="minorHAnsi"/>
          <w:lang w:val="en-GB"/>
        </w:rPr>
        <w:t>Using our newly compiled growth data, 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w:t>
      </w:r>
      <w:commentRangeStart w:id="30"/>
      <w:commentRangeStart w:id="31"/>
      <w:r w:rsidR="0042097F" w:rsidRPr="00E071F1">
        <w:rPr>
          <w:rFonts w:eastAsiaTheme="minorEastAsia" w:cstheme="minorHAnsi"/>
          <w:lang w:val="en-GB"/>
        </w:rPr>
        <w:t>average fish</w:t>
      </w:r>
      <w:commentRangeEnd w:id="30"/>
      <w:r w:rsidR="00CD0AB3" w:rsidRPr="00E071F1">
        <w:rPr>
          <w:rStyle w:val="CommentReference"/>
          <w:sz w:val="24"/>
          <w:szCs w:val="24"/>
        </w:rPr>
        <w:commentReference w:id="30"/>
      </w:r>
      <w:commentRangeEnd w:id="31"/>
      <w:r w:rsidR="00036131">
        <w:rPr>
          <w:rStyle w:val="CommentReference"/>
        </w:rPr>
        <w:commentReference w:id="31"/>
      </w:r>
      <w:r w:rsidR="0042097F" w:rsidRPr="00E071F1">
        <w:rPr>
          <w:rFonts w:eastAsiaTheme="minorEastAsia" w:cstheme="minorHAnsi"/>
          <w:lang w:val="en-GB"/>
        </w:rPr>
        <w:t xml:space="preserve">,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r w:rsidR="008270A8" w:rsidRPr="00E071F1">
        <w:rPr>
          <w:rFonts w:eastAsiaTheme="minorEastAsia" w:cstheme="minorHAnsi"/>
          <w:lang w:val="en-GB"/>
        </w:rPr>
        <w:t xml:space="preserve"> </w:t>
      </w:r>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712D68">
        <w:rPr>
          <w:rFonts w:eastAsiaTheme="minorEastAsia" w:cstheme="minorHAnsi"/>
          <w:lang w:val="en-GB"/>
        </w:rPr>
        <w:t xml:space="preserve">, which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w:t>
      </w:r>
      <w:r w:rsidR="00022979" w:rsidRPr="00AE4A5F">
        <w:rPr>
          <w:lang w:val="en-GB"/>
        </w:rPr>
        <w:t xml:space="preserve">that </w:t>
      </w:r>
      <w:r w:rsidR="00022979" w:rsidRPr="004559BC">
        <w:rPr>
          <w:rFonts w:eastAsiaTheme="minorEastAsia" w:cstheme="minorHAnsi"/>
          <w:lang w:val="en-GB"/>
        </w:rPr>
        <w:t>physiological constraints</w:t>
      </w:r>
      <w:r w:rsidR="00022979">
        <w:rPr>
          <w:rFonts w:eastAsiaTheme="minorEastAsia" w:cstheme="minorHAnsi"/>
          <w:lang w:val="en-GB"/>
        </w:rPr>
        <w:t xml:space="preserve"> contribute to reduced growth performance of large compared to small fish</w:t>
      </w:r>
      <w:r w:rsidR="003B1E13">
        <w:rPr>
          <w:rFonts w:eastAsiaTheme="minorEastAsia" w:cstheme="minorHAnsi"/>
          <w:lang w:val="en-GB"/>
        </w:rPr>
        <w:t xml:space="preserve">, </w:t>
      </w:r>
      <w:r w:rsidR="00022979">
        <w:rPr>
          <w:rFonts w:eastAsiaTheme="minorEastAsia" w:cstheme="minorHAnsi"/>
          <w:lang w:val="en-GB"/>
        </w:rPr>
        <w:t>in addition to increasing investment into reproduction</w:t>
      </w:r>
      <w:r w:rsidR="00C4079F">
        <w:rPr>
          <w:rFonts w:eastAsiaTheme="minorEastAsia" w:cstheme="minorHAnsi"/>
          <w:lang w:val="en-GB"/>
        </w:rPr>
        <w:t xml:space="preserve"> </w:t>
      </w:r>
      <w:r w:rsidR="009D2323">
        <w:rPr>
          <w:rFonts w:eastAsiaTheme="minorEastAsia" w:cstheme="minorHAnsi"/>
          <w:lang w:val="en-GB"/>
        </w:rPr>
        <w:fldChar w:fldCharType="begin"/>
      </w:r>
      <w:r w:rsidR="001D56D8">
        <w:rPr>
          <w:rFonts w:eastAsiaTheme="minorEastAsia" w:cstheme="minorHAnsi"/>
          <w:lang w:val="en-GB"/>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9D2323">
        <w:rPr>
          <w:rFonts w:eastAsiaTheme="minorEastAsia" w:cstheme="minorHAnsi"/>
          <w:lang w:val="en-GB"/>
        </w:rPr>
        <w:fldChar w:fldCharType="separate"/>
      </w:r>
      <w:r w:rsidR="001D56D8" w:rsidRPr="001D56D8">
        <w:rPr>
          <w:lang w:val="en-GB"/>
        </w:rPr>
        <w:t xml:space="preserve">(Barneche </w:t>
      </w:r>
      <w:r w:rsidR="001D56D8" w:rsidRPr="001D56D8">
        <w:rPr>
          <w:i/>
          <w:iCs/>
          <w:lang w:val="en-GB"/>
        </w:rPr>
        <w:t>et al.</w:t>
      </w:r>
      <w:r w:rsidR="001D56D8" w:rsidRPr="001D56D8">
        <w:rPr>
          <w:lang w:val="en-GB"/>
        </w:rPr>
        <w:t xml:space="preserve"> 2018)</w:t>
      </w:r>
      <w:r w:rsidR="009D2323">
        <w:rPr>
          <w:rFonts w:eastAsiaTheme="minorEastAsia" w:cstheme="minorHAnsi"/>
          <w:lang w:val="en-GB"/>
        </w:rPr>
        <w:fldChar w:fldCharType="end"/>
      </w:r>
      <w:r w:rsidR="00770AB8" w:rsidRPr="00E071F1">
        <w:rPr>
          <w:rFonts w:eastAsiaTheme="minorEastAsia" w:cstheme="minorHAnsi"/>
          <w:lang w:val="en-GB"/>
        </w:rPr>
        <w:t>.</w:t>
      </w:r>
    </w:p>
    <w:p w14:paraId="00F28461" w14:textId="63CB2ECC" w:rsidR="00EC219B" w:rsidRDefault="00925B48" w:rsidP="00925B48">
      <w:pPr>
        <w:spacing w:line="480" w:lineRule="auto"/>
        <w:ind w:firstLine="284"/>
        <w:contextualSpacing/>
        <w:jc w:val="both"/>
        <w:rPr>
          <w:rFonts w:eastAsiaTheme="minorEastAsia" w:cstheme="minorHAnsi"/>
          <w:lang w:val="en-GB"/>
        </w:rPr>
      </w:pPr>
      <w:commentRangeStart w:id="32"/>
      <w:r w:rsidRPr="00E071F1">
        <w:rPr>
          <w:rFonts w:eastAsiaTheme="minorEastAsia" w:cstheme="minorHAnsi"/>
          <w:lang w:val="en-GB"/>
        </w:rPr>
        <w:t xml:space="preserve">Translating results from experimental data </w:t>
      </w:r>
      <w:commentRangeEnd w:id="32"/>
      <w:r w:rsidR="00F437D4">
        <w:rPr>
          <w:rStyle w:val="CommentReference"/>
        </w:rPr>
        <w:commentReference w:id="32"/>
      </w:r>
      <w:r w:rsidRPr="00E071F1">
        <w:rPr>
          <w:rFonts w:eastAsiaTheme="minorEastAsia" w:cstheme="minorHAnsi"/>
          <w:lang w:val="en-GB"/>
        </w:rPr>
        <w:t xml:space="preserve">to natural systems is challenging because unlimited food supply, lack of predation, and constant temperatures do not reflect natural </w:t>
      </w:r>
      <w:r w:rsidRPr="00E071F1">
        <w:rPr>
          <w:rFonts w:eastAsiaTheme="minorEastAsia" w:cstheme="minorHAnsi"/>
          <w:lang w:val="en-GB"/>
        </w:rPr>
        <w:lastRenderedPageBreak/>
        <w:t xml:space="preserve">conditions but 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w:t>
      </w:r>
      <w:r w:rsidR="00FF75E2">
        <w:rPr>
          <w:rFonts w:eastAsiaTheme="minorEastAsia" w:cstheme="minorHAnsi"/>
          <w:lang w:val="en-GB"/>
        </w:rPr>
        <w:t xml:space="preserve"> </w:t>
      </w:r>
      <w:r w:rsidR="00A819F7">
        <w:rPr>
          <w:rFonts w:eastAsiaTheme="minorEastAsia" w:cstheme="minorHAnsi"/>
          <w:lang w:val="en-GB"/>
        </w:rPr>
        <w:t xml:space="preserve">Moreover, </w:t>
      </w:r>
      <w:r w:rsidR="00765360">
        <w:rPr>
          <w:rFonts w:eastAsiaTheme="minorEastAsia" w:cstheme="minorHAnsi"/>
          <w:lang w:val="en-GB"/>
        </w:rPr>
        <w:t xml:space="preserve">effects </w:t>
      </w:r>
      <w:r w:rsidR="00FF6ABC">
        <w:rPr>
          <w:rFonts w:eastAsiaTheme="minorEastAsia" w:cstheme="minorHAnsi"/>
          <w:lang w:val="en-GB"/>
        </w:rPr>
        <w:t xml:space="preserve">in experiments </w:t>
      </w:r>
      <w:r w:rsidR="00765360">
        <w:rPr>
          <w:rFonts w:eastAsiaTheme="minorEastAsia" w:cstheme="minorHAnsi"/>
          <w:lang w:val="en-GB"/>
        </w:rPr>
        <w:t>reflect response</w:t>
      </w:r>
      <w:r w:rsidR="00DC0CE0">
        <w:rPr>
          <w:rFonts w:eastAsiaTheme="minorEastAsia" w:cstheme="minorHAnsi"/>
          <w:lang w:val="en-GB"/>
        </w:rPr>
        <w:t>s</w:t>
      </w:r>
      <w:r w:rsidR="00765360">
        <w:rPr>
          <w:rFonts w:eastAsiaTheme="minorEastAsia" w:cstheme="minorHAnsi"/>
          <w:lang w:val="en-GB"/>
        </w:rPr>
        <w:t xml:space="preserve"> on shorter </w:t>
      </w:r>
      <w:r w:rsidR="008C123E">
        <w:rPr>
          <w:rFonts w:eastAsiaTheme="minorEastAsia" w:cstheme="minorHAnsi"/>
          <w:lang w:val="en-GB"/>
        </w:rPr>
        <w:t>time scales</w:t>
      </w:r>
      <w:r w:rsidR="00ED4843">
        <w:rPr>
          <w:rFonts w:eastAsiaTheme="minorEastAsia" w:cstheme="minorHAnsi"/>
          <w:lang w:val="en-GB"/>
        </w:rPr>
        <w:t xml:space="preserve"> than </w:t>
      </w:r>
      <w:r w:rsidR="00380F9B">
        <w:rPr>
          <w:rFonts w:eastAsiaTheme="minorEastAsia" w:cstheme="minorHAnsi"/>
          <w:lang w:val="en-GB"/>
        </w:rPr>
        <w:t>that of natural warming</w:t>
      </w:r>
      <w:r w:rsidR="00AD48B2">
        <w:rPr>
          <w:rFonts w:eastAsiaTheme="minorEastAsia" w:cstheme="minorHAnsi"/>
          <w:lang w:val="en-GB"/>
        </w:rPr>
        <w:t xml:space="preserve">. In fact, </w:t>
      </w:r>
      <w:r w:rsidR="006D1D9D">
        <w:rPr>
          <w:rFonts w:eastAsiaTheme="minorEastAsia" w:cstheme="minorHAnsi"/>
          <w:lang w:val="en-GB"/>
        </w:rPr>
        <w:t xml:space="preserve">the relationship </w:t>
      </w:r>
      <w:r w:rsidR="001767FE">
        <w:rPr>
          <w:rFonts w:eastAsiaTheme="minorEastAsia" w:cstheme="minorHAnsi"/>
          <w:lang w:val="en-GB"/>
        </w:rPr>
        <w:t xml:space="preserve">between </w:t>
      </w:r>
      <w:r w:rsidR="003F07DD">
        <w:rPr>
          <w:rFonts w:eastAsiaTheme="minorEastAsia" w:cstheme="minorHAnsi"/>
          <w:lang w:val="en-GB"/>
        </w:rPr>
        <w:t xml:space="preserve">growth and </w:t>
      </w:r>
      <w:r w:rsidR="00490988">
        <w:rPr>
          <w:rFonts w:eastAsiaTheme="minorEastAsia" w:cstheme="minorHAnsi"/>
          <w:lang w:val="en-GB"/>
        </w:rPr>
        <w:t>temperature</w:t>
      </w:r>
      <w:r w:rsidR="00264CB2">
        <w:rPr>
          <w:rFonts w:eastAsiaTheme="minorEastAsia" w:cstheme="minorHAnsi"/>
          <w:lang w:val="en-GB"/>
        </w:rPr>
        <w:t xml:space="preserve"> clines</w:t>
      </w:r>
      <w:r w:rsidR="00F25AEE">
        <w:rPr>
          <w:rFonts w:eastAsiaTheme="minorEastAsia" w:cstheme="minorHAnsi"/>
          <w:lang w:val="en-GB"/>
        </w:rPr>
        <w:t xml:space="preserve"> in a s</w:t>
      </w:r>
      <w:r w:rsidR="00EC219B">
        <w:rPr>
          <w:rFonts w:eastAsiaTheme="minorEastAsia" w:cstheme="minorHAnsi"/>
          <w:lang w:val="en-GB"/>
        </w:rPr>
        <w:t>n</w:t>
      </w:r>
      <w:r w:rsidR="00F25AEE">
        <w:rPr>
          <w:rFonts w:eastAsiaTheme="minorEastAsia" w:cstheme="minorHAnsi"/>
          <w:lang w:val="en-GB"/>
        </w:rPr>
        <w:t>apsho</w:t>
      </w:r>
      <w:r w:rsidR="00EC219B">
        <w:rPr>
          <w:rFonts w:eastAsiaTheme="minorEastAsia" w:cstheme="minorHAnsi"/>
          <w:lang w:val="en-GB"/>
        </w:rPr>
        <w:t>t</w:t>
      </w:r>
      <w:r w:rsidR="00F25AEE">
        <w:rPr>
          <w:rFonts w:eastAsiaTheme="minorEastAsia" w:cstheme="minorHAnsi"/>
          <w:lang w:val="en-GB"/>
        </w:rPr>
        <w:t xml:space="preserve"> of time</w:t>
      </w:r>
      <w:r w:rsidR="00FE1C1D">
        <w:rPr>
          <w:rFonts w:eastAsiaTheme="minorEastAsia" w:cstheme="minorHAnsi"/>
          <w:lang w:val="en-GB"/>
        </w:rPr>
        <w:t xml:space="preserve"> </w:t>
      </w:r>
      <w:r w:rsidR="003F07DD">
        <w:rPr>
          <w:rFonts w:eastAsiaTheme="minorEastAsia" w:cstheme="minorHAnsi"/>
          <w:lang w:val="en-GB"/>
        </w:rPr>
        <w:t xml:space="preserve">in natural populations tend to be weaker </w:t>
      </w:r>
      <w:r w:rsidR="00CD0DAA">
        <w:rPr>
          <w:rFonts w:eastAsiaTheme="minorEastAsia" w:cstheme="minorHAnsi"/>
          <w:lang w:val="en-GB"/>
        </w:rPr>
        <w:t>than predicted from metabolic theory</w:t>
      </w:r>
      <w:r w:rsidR="00370FDF">
        <w:rPr>
          <w:rFonts w:eastAsiaTheme="minorEastAsia" w:cstheme="minorHAnsi"/>
          <w:lang w:val="en-GB"/>
        </w:rPr>
        <w:t xml:space="preserve">, likely </w:t>
      </w:r>
      <w:r w:rsidR="00963B2A">
        <w:rPr>
          <w:rFonts w:eastAsiaTheme="minorEastAsia" w:cstheme="minorHAnsi"/>
          <w:lang w:val="en-GB"/>
        </w:rPr>
        <w:t xml:space="preserve">a result </w:t>
      </w:r>
      <w:r w:rsidR="00992332">
        <w:rPr>
          <w:rFonts w:eastAsiaTheme="minorEastAsia" w:cstheme="minorHAnsi"/>
          <w:lang w:val="en-GB"/>
        </w:rPr>
        <w:t xml:space="preserve">of </w:t>
      </w:r>
      <w:r w:rsidR="00207B23">
        <w:rPr>
          <w:rFonts w:eastAsiaTheme="minorEastAsia" w:cstheme="minorHAnsi"/>
          <w:lang w:val="en-GB"/>
        </w:rPr>
        <w:t>acclimation</w:t>
      </w:r>
      <w:r w:rsidR="00E83A9A">
        <w:rPr>
          <w:rFonts w:eastAsiaTheme="minorEastAsia" w:cstheme="minorHAnsi"/>
          <w:lang w:val="en-GB"/>
        </w:rPr>
        <w:t xml:space="preserve">, adaptation </w:t>
      </w:r>
      <w:r w:rsidR="00E435F2">
        <w:rPr>
          <w:rFonts w:eastAsiaTheme="minorEastAsia" w:cstheme="minorHAnsi"/>
          <w:lang w:val="en-GB"/>
        </w:rPr>
        <w:t xml:space="preserve">and </w:t>
      </w:r>
      <w:r w:rsidR="00857CD8">
        <w:rPr>
          <w:rFonts w:eastAsiaTheme="minorEastAsia" w:cstheme="minorHAnsi"/>
          <w:lang w:val="en-GB"/>
        </w:rPr>
        <w:t xml:space="preserve">thermal </w:t>
      </w:r>
      <w:r w:rsidR="00207B23">
        <w:rPr>
          <w:rFonts w:eastAsiaTheme="minorEastAsia" w:cstheme="minorHAnsi"/>
          <w:lang w:val="en-GB"/>
        </w:rPr>
        <w:t>plasticity</w:t>
      </w:r>
      <w:r w:rsidR="00857CD8">
        <w:rPr>
          <w:rFonts w:eastAsiaTheme="minorEastAsia" w:cstheme="minorHAnsi"/>
          <w:lang w:val="en-GB"/>
        </w:rPr>
        <w:t xml:space="preserve"> of life history traits</w:t>
      </w:r>
      <w:r w:rsidR="00795381">
        <w:rPr>
          <w:rFonts w:eastAsiaTheme="minorEastAsia" w:cstheme="minorHAnsi"/>
          <w:lang w:val="en-GB"/>
        </w:rPr>
        <w:t xml:space="preserve"> </w:t>
      </w:r>
      <w:r w:rsidR="004942FC">
        <w:rPr>
          <w:rFonts w:eastAsiaTheme="minorEastAsia" w:cstheme="minorHAnsi"/>
          <w:lang w:val="en-GB"/>
        </w:rPr>
        <w:fldChar w:fldCharType="begin"/>
      </w:r>
      <w:r w:rsidR="0013355C">
        <w:rPr>
          <w:rFonts w:eastAsiaTheme="minorEastAsia" w:cstheme="minorHAnsi"/>
          <w:lang w:val="en-GB"/>
        </w:rPr>
        <w:instrText xml:space="preserve"> ADDIN ZOTERO_ITEM CSL_CITATION {"citationID":"a2fe713taf5","properties":{"formattedCitation":"(Denderen {\\i{}et al.} n.d.)","plainCitation":"(Denderen et al. n.d.)","noteIndex":0},"citationItems":[{"id":2333,"uris":["http://zotero.org/users/6116610/items/UJ46S5D7"],"uri":["http://zotero.org/users/6116610/items/UJ46S5D7"],"itemData":{"id":2333,"type":"article-journal","abstract":"Aim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H."}],"accessed":{"date-parts":[["2020",10,27]]}}}],"schema":"https://github.com/citation-style-language/schema/raw/master/csl-citation.json"} </w:instrText>
      </w:r>
      <w:r w:rsidR="004942FC">
        <w:rPr>
          <w:rFonts w:eastAsiaTheme="minorEastAsia" w:cstheme="minorHAnsi"/>
          <w:lang w:val="en-GB"/>
        </w:rPr>
        <w:fldChar w:fldCharType="separate"/>
      </w:r>
      <w:r w:rsidR="0013355C" w:rsidRPr="0013355C">
        <w:rPr>
          <w:lang w:val="en-GB"/>
        </w:rPr>
        <w:t xml:space="preserve">(Denderen </w:t>
      </w:r>
      <w:r w:rsidR="0013355C" w:rsidRPr="0013355C">
        <w:rPr>
          <w:i/>
          <w:iCs/>
          <w:lang w:val="en-GB"/>
        </w:rPr>
        <w:t>et al.</w:t>
      </w:r>
      <w:r w:rsidR="0013355C" w:rsidRPr="0013355C">
        <w:rPr>
          <w:lang w:val="en-GB"/>
        </w:rPr>
        <w:t xml:space="preserve"> n.d.)</w:t>
      </w:r>
      <w:r w:rsidR="004942FC">
        <w:rPr>
          <w:rFonts w:eastAsiaTheme="minorEastAsia" w:cstheme="minorHAnsi"/>
          <w:lang w:val="en-GB"/>
        </w:rPr>
        <w:fldChar w:fldCharType="end"/>
      </w:r>
      <w:r w:rsidR="00F55424">
        <w:rPr>
          <w:rFonts w:eastAsiaTheme="minorEastAsia" w:cstheme="minorHAnsi"/>
          <w:lang w:val="en-GB"/>
        </w:rPr>
        <w:t>.</w:t>
      </w:r>
      <w:r w:rsidR="00644751">
        <w:rPr>
          <w:rFonts w:eastAsiaTheme="minorEastAsia" w:cstheme="minorHAnsi"/>
          <w:lang w:val="en-GB"/>
        </w:rPr>
        <w:t xml:space="preserve"> That said, </w:t>
      </w:r>
      <w:r w:rsidR="00FE13F5">
        <w:rPr>
          <w:rFonts w:eastAsiaTheme="minorEastAsia" w:cstheme="minorHAnsi"/>
          <w:lang w:val="en-GB"/>
        </w:rPr>
        <w:t xml:space="preserve">ample evidence exist </w:t>
      </w:r>
      <w:r w:rsidR="00B96AFB">
        <w:rPr>
          <w:rFonts w:eastAsiaTheme="minorEastAsia" w:cstheme="minorHAnsi"/>
          <w:lang w:val="en-GB"/>
        </w:rPr>
        <w:t xml:space="preserve">for positive </w:t>
      </w:r>
      <w:r w:rsidR="00C042D9">
        <w:rPr>
          <w:rFonts w:eastAsiaTheme="minorEastAsia" w:cstheme="minorHAnsi"/>
          <w:lang w:val="en-GB"/>
        </w:rPr>
        <w:t>associations</w:t>
      </w:r>
      <w:r w:rsidR="00963E8E">
        <w:rPr>
          <w:rFonts w:eastAsiaTheme="minorEastAsia" w:cstheme="minorHAnsi"/>
          <w:lang w:val="en-GB"/>
        </w:rPr>
        <w:t xml:space="preserve"> </w:t>
      </w:r>
      <w:r w:rsidR="00FD038E">
        <w:rPr>
          <w:rFonts w:eastAsiaTheme="minorEastAsia" w:cstheme="minorHAnsi"/>
          <w:lang w:val="en-GB"/>
        </w:rPr>
        <w:t xml:space="preserve">between </w:t>
      </w:r>
      <w:r w:rsidR="00DB65F1" w:rsidRPr="009C2CC5">
        <w:rPr>
          <w:rFonts w:eastAsiaTheme="minorEastAsia" w:cstheme="minorHAnsi"/>
          <w:i/>
          <w:iCs/>
          <w:lang w:val="en-GB"/>
        </w:rPr>
        <w:t>warming</w:t>
      </w:r>
      <w:r w:rsidR="00DB65F1">
        <w:rPr>
          <w:rFonts w:eastAsiaTheme="minorEastAsia" w:cstheme="minorHAnsi"/>
          <w:lang w:val="en-GB"/>
        </w:rPr>
        <w:t xml:space="preserve"> </w:t>
      </w:r>
      <w:r w:rsidR="008645A2">
        <w:rPr>
          <w:rFonts w:eastAsiaTheme="minorEastAsia" w:cstheme="minorHAnsi"/>
          <w:lang w:val="en-GB"/>
        </w:rPr>
        <w:t xml:space="preserve">and </w:t>
      </w:r>
      <w:r w:rsidR="006D1F01">
        <w:rPr>
          <w:rFonts w:eastAsiaTheme="minorEastAsia" w:cstheme="minorHAnsi"/>
          <w:lang w:val="en-GB"/>
        </w:rPr>
        <w:t>reconstructed</w:t>
      </w:r>
      <w:r w:rsidR="00F441E4">
        <w:rPr>
          <w:rFonts w:eastAsiaTheme="minorEastAsia" w:cstheme="minorHAnsi"/>
          <w:lang w:val="en-GB"/>
        </w:rPr>
        <w:t xml:space="preserve"> </w:t>
      </w:r>
      <w:r w:rsidR="00FE13F5">
        <w:rPr>
          <w:rFonts w:eastAsiaTheme="minorEastAsia" w:cstheme="minorHAnsi"/>
          <w:lang w:val="en-GB"/>
        </w:rPr>
        <w:t xml:space="preserve">growth rates </w:t>
      </w:r>
      <w:r w:rsidR="004E5A00">
        <w:rPr>
          <w:rFonts w:eastAsiaTheme="minorEastAsia" w:cstheme="minorHAnsi"/>
          <w:lang w:val="en-GB"/>
        </w:rPr>
        <w:t xml:space="preserve">in time series studies </w:t>
      </w:r>
      <w:r w:rsidR="00FE13F5">
        <w:rPr>
          <w:rFonts w:eastAsiaTheme="minorEastAsia" w:cstheme="minorHAnsi"/>
          <w:lang w:val="en-GB"/>
        </w:rPr>
        <w:fldChar w:fldCharType="begin"/>
      </w:r>
      <w:r w:rsidR="0013355C">
        <w:rPr>
          <w:rFonts w:eastAsiaTheme="minorEastAsia" w:cstheme="minorHAnsi"/>
          <w:lang w:val="en-GB"/>
        </w:rPr>
        <w:instrText xml:space="preserve"> ADDIN ZOTERO_ITEM CSL_CITATION {"citationID":"a8alebefav","properties":{"formattedCitation":"(Thresher {\\i{}et al.} 2007; Neuheimer {\\i{}et al.} 2011; Baudron {\\i{}et al.} 2014; Huss {\\i{}et al.} 2019; van Dorst {\\i{}et al.} 2019)","plainCitation":"(Thresher et al. 2007; Neuheimer et al. 2011; Baudron et al. 2014; Huss et al. 2019; van Dorst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T"}],"issued":{"date-parts":[["2014"]]}}},{"id":"U8OpsCxi/H1P2N37g","uris":["http://zotero.org/users/6116610/items/3XTZM82V"],"uri":["http://zotero.org/users/6116610/items/3XTZM82V"],"itemData":{"id":"x3mi46Yg/r9kN57VO","type":"article-journal","abstract":"A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13355C" w:rsidRPr="00422FE6">
        <w:rPr>
          <w:rFonts w:eastAsiaTheme="minorEastAsia" w:cstheme="minorHAnsi"/>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FE13F5">
        <w:rPr>
          <w:rFonts w:eastAsiaTheme="minorEastAsia" w:cstheme="minorHAnsi"/>
          <w:lang w:val="en-GB"/>
        </w:rPr>
        <w:fldChar w:fldCharType="separate"/>
      </w:r>
      <w:r w:rsidR="0013355C" w:rsidRPr="00422FE6">
        <w:rPr>
          <w:lang w:val="sv-SE"/>
        </w:rPr>
        <w:t xml:space="preserve">(Thresher </w:t>
      </w:r>
      <w:r w:rsidR="0013355C" w:rsidRPr="00422FE6">
        <w:rPr>
          <w:i/>
          <w:iCs/>
          <w:lang w:val="sv-SE"/>
        </w:rPr>
        <w:t>et al.</w:t>
      </w:r>
      <w:r w:rsidR="0013355C" w:rsidRPr="00422FE6">
        <w:rPr>
          <w:lang w:val="sv-SE"/>
        </w:rPr>
        <w:t xml:space="preserve"> 2007; Neuheimer </w:t>
      </w:r>
      <w:r w:rsidR="0013355C" w:rsidRPr="00422FE6">
        <w:rPr>
          <w:i/>
          <w:iCs/>
          <w:lang w:val="sv-SE"/>
        </w:rPr>
        <w:t>et al.</w:t>
      </w:r>
      <w:r w:rsidR="0013355C" w:rsidRPr="00422FE6">
        <w:rPr>
          <w:lang w:val="sv-SE"/>
        </w:rPr>
        <w:t xml:space="preserve"> 2011; Baudron </w:t>
      </w:r>
      <w:r w:rsidR="0013355C" w:rsidRPr="00422FE6">
        <w:rPr>
          <w:i/>
          <w:iCs/>
          <w:lang w:val="sv-SE"/>
        </w:rPr>
        <w:t>et al.</w:t>
      </w:r>
      <w:r w:rsidR="0013355C" w:rsidRPr="00422FE6">
        <w:rPr>
          <w:lang w:val="sv-SE"/>
        </w:rPr>
        <w:t xml:space="preserve"> 2014; Huss </w:t>
      </w:r>
      <w:r w:rsidR="0013355C" w:rsidRPr="00422FE6">
        <w:rPr>
          <w:i/>
          <w:iCs/>
          <w:lang w:val="sv-SE"/>
        </w:rPr>
        <w:t>et al.</w:t>
      </w:r>
      <w:r w:rsidR="0013355C" w:rsidRPr="00422FE6">
        <w:rPr>
          <w:lang w:val="sv-SE"/>
        </w:rPr>
        <w:t xml:space="preserve"> 2019; van Dorst </w:t>
      </w:r>
      <w:r w:rsidR="0013355C" w:rsidRPr="00422FE6">
        <w:rPr>
          <w:i/>
          <w:iCs/>
          <w:lang w:val="sv-SE"/>
        </w:rPr>
        <w:t>et al.</w:t>
      </w:r>
      <w:r w:rsidR="0013355C" w:rsidRPr="00422FE6">
        <w:rPr>
          <w:lang w:val="sv-SE"/>
        </w:rPr>
        <w:t xml:space="preserve"> 2019)</w:t>
      </w:r>
      <w:r w:rsidR="00FE13F5">
        <w:rPr>
          <w:rFonts w:eastAsiaTheme="minorEastAsia" w:cstheme="minorHAnsi"/>
          <w:lang w:val="en-GB"/>
        </w:rPr>
        <w:fldChar w:fldCharType="end"/>
      </w:r>
      <w:r w:rsidR="001D5DD2" w:rsidRPr="00B82C5E">
        <w:rPr>
          <w:rFonts w:eastAsiaTheme="minorEastAsia" w:cstheme="minorHAnsi"/>
          <w:lang w:val="sv-SE"/>
        </w:rPr>
        <w:t xml:space="preserve">. </w:t>
      </w:r>
      <w:r w:rsidR="001954B0">
        <w:rPr>
          <w:rFonts w:eastAsiaTheme="minorEastAsia" w:cstheme="minorHAnsi"/>
          <w:lang w:val="en-US"/>
        </w:rPr>
        <w:t xml:space="preserve">This </w:t>
      </w:r>
      <w:r w:rsidR="000A2418">
        <w:rPr>
          <w:rFonts w:eastAsiaTheme="minorEastAsia" w:cstheme="minorHAnsi"/>
          <w:lang w:val="en-GB"/>
        </w:rPr>
        <w:t xml:space="preserve">probably </w:t>
      </w:r>
      <w:r w:rsidR="00FD08B5">
        <w:rPr>
          <w:rFonts w:eastAsiaTheme="minorEastAsia" w:cstheme="minorHAnsi"/>
          <w:lang w:val="en-GB"/>
        </w:rPr>
        <w:t xml:space="preserve">reflects </w:t>
      </w:r>
      <w:r w:rsidR="000A2418">
        <w:rPr>
          <w:rFonts w:eastAsiaTheme="minorEastAsia" w:cstheme="minorHAnsi"/>
          <w:lang w:val="en-GB"/>
        </w:rPr>
        <w:t xml:space="preserve">that </w:t>
      </w:r>
      <w:r w:rsidRPr="00E071F1">
        <w:rPr>
          <w:rFonts w:eastAsiaTheme="minorEastAsia" w:cstheme="minorHAnsi"/>
          <w:lang w:val="en-GB"/>
        </w:rPr>
        <w:t xml:space="preserve">species </w:t>
      </w:r>
      <w:r w:rsidR="003B400E">
        <w:rPr>
          <w:rFonts w:eastAsiaTheme="minorEastAsia" w:cstheme="minorHAnsi"/>
          <w:lang w:val="en-GB"/>
        </w:rPr>
        <w:t xml:space="preserve">generally </w:t>
      </w:r>
      <w:r w:rsidRPr="00E071F1">
        <w:rPr>
          <w:rFonts w:eastAsiaTheme="minorEastAsia" w:cstheme="minorHAnsi"/>
          <w:lang w:val="en-GB"/>
        </w:rPr>
        <w:t>live in temperatures cooler than those maximizing growth</w:t>
      </w:r>
      <w:r w:rsidR="00CB61DC">
        <w:rPr>
          <w:rFonts w:eastAsiaTheme="minorEastAsia" w:cstheme="minorHAnsi"/>
          <w:lang w:val="en-GB"/>
        </w:rPr>
        <w:t xml:space="preserve">, </w:t>
      </w:r>
      <w:r w:rsidR="009E3080">
        <w:rPr>
          <w:rFonts w:eastAsiaTheme="minorEastAsia" w:cstheme="minorHAnsi"/>
          <w:lang w:val="en-GB"/>
        </w:rPr>
        <w:t xml:space="preserve">such that </w:t>
      </w:r>
      <w:r w:rsidR="00345C67">
        <w:rPr>
          <w:rFonts w:eastAsiaTheme="minorEastAsia" w:cstheme="minorHAnsi"/>
          <w:lang w:val="en-GB"/>
        </w:rPr>
        <w:t xml:space="preserve">initial warming </w:t>
      </w:r>
      <w:r w:rsidR="00EC219B">
        <w:rPr>
          <w:rFonts w:eastAsiaTheme="minorEastAsia" w:cstheme="minorHAnsi"/>
          <w:lang w:val="en-GB"/>
        </w:rPr>
        <w:t xml:space="preserve">can be </w:t>
      </w:r>
      <w:r w:rsidR="00345C67">
        <w:rPr>
          <w:rFonts w:eastAsiaTheme="minorEastAsia" w:cstheme="minorHAnsi"/>
          <w:lang w:val="en-GB"/>
        </w:rPr>
        <w:t>beneficial</w:t>
      </w:r>
      <w:r w:rsidR="00FE257A">
        <w:rPr>
          <w:rFonts w:eastAsiaTheme="minorEastAsia" w:cstheme="minorHAnsi"/>
          <w:lang w:val="en-GB"/>
        </w:rPr>
        <w:t xml:space="preserve">, which would be in line with </w:t>
      </w:r>
      <w:r w:rsidR="004A44E3">
        <w:rPr>
          <w:rFonts w:eastAsiaTheme="minorEastAsia" w:cstheme="minorHAnsi"/>
          <w:lang w:val="en-GB"/>
        </w:rPr>
        <w:t xml:space="preserve">experimental </w:t>
      </w:r>
      <w:r w:rsidR="00FE257A">
        <w:rPr>
          <w:rFonts w:eastAsiaTheme="minorEastAsia" w:cstheme="minorHAnsi"/>
          <w:lang w:val="en-GB"/>
        </w:rPr>
        <w:t>predictions</w:t>
      </w:r>
      <w:r w:rsidR="005C7CDD">
        <w:rPr>
          <w:rFonts w:eastAsiaTheme="minorEastAsia" w:cstheme="minorHAnsi"/>
          <w:lang w:val="en-GB"/>
        </w:rPr>
        <w:t xml:space="preserve"> from the studies compiled here</w:t>
      </w:r>
      <w:r w:rsidR="004A44E3">
        <w:rPr>
          <w:rFonts w:eastAsiaTheme="minorEastAsia" w:cstheme="minorHAnsi"/>
          <w:lang w:val="en-GB"/>
        </w:rPr>
        <w:t>, all else equal</w:t>
      </w:r>
      <w:r w:rsidR="00AA7736">
        <w:rPr>
          <w:rFonts w:eastAsiaTheme="minorEastAsia" w:cstheme="minorHAnsi"/>
          <w:lang w:val="en-GB"/>
        </w:rPr>
        <w:t xml:space="preserve"> </w:t>
      </w:r>
      <w:r w:rsidRPr="00E071F1">
        <w:rPr>
          <w:rFonts w:eastAsiaTheme="minorEastAsia" w:cstheme="minorHAnsi"/>
          <w:lang w:val="en-GB"/>
        </w:rPr>
        <w:t xml:space="preserve">(Fig.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r w:rsidR="006E2DA6" w:rsidRPr="00EC219B">
        <w:rPr>
          <w:rFonts w:eastAsiaTheme="minorEastAsia" w:cstheme="minorHAnsi"/>
          <w:lang w:val="en-US"/>
        </w:rPr>
        <w:t>.</w:t>
      </w:r>
      <w:commentRangeStart w:id="33"/>
      <w:commentRangeStart w:id="34"/>
      <w:commentRangeEnd w:id="33"/>
      <w:r w:rsidRPr="00E071F1">
        <w:rPr>
          <w:rStyle w:val="CommentReference"/>
          <w:sz w:val="24"/>
          <w:szCs w:val="24"/>
        </w:rPr>
        <w:commentReference w:id="33"/>
      </w:r>
      <w:commentRangeEnd w:id="34"/>
      <w:r w:rsidR="00C66E3B">
        <w:rPr>
          <w:rStyle w:val="CommentReference"/>
        </w:rPr>
        <w:commentReference w:id="34"/>
      </w:r>
      <w:r w:rsidRPr="00EC219B">
        <w:rPr>
          <w:rFonts w:eastAsiaTheme="minorEastAsia" w:cstheme="minorHAnsi"/>
          <w:lang w:val="en-US"/>
        </w:rPr>
        <w:t xml:space="preserve"> </w:t>
      </w:r>
      <w:r w:rsidR="00514029" w:rsidRPr="001835CE">
        <w:rPr>
          <w:rFonts w:cstheme="minorHAnsi"/>
          <w:lang w:val="en-US"/>
        </w:rPr>
        <w:t xml:space="preserve">These </w:t>
      </w:r>
      <w:r w:rsidR="00E9651F">
        <w:rPr>
          <w:rFonts w:cstheme="minorHAnsi"/>
          <w:lang w:val="en-US"/>
        </w:rPr>
        <w:t xml:space="preserve">somewhat </w:t>
      </w:r>
      <w:r w:rsidR="00514029" w:rsidRPr="001835CE">
        <w:rPr>
          <w:rFonts w:cstheme="minorHAnsi"/>
          <w:lang w:val="en-US"/>
        </w:rPr>
        <w:t xml:space="preserve">varying </w:t>
      </w:r>
      <w:r w:rsidR="00514029">
        <w:rPr>
          <w:rFonts w:cstheme="minorHAnsi"/>
          <w:lang w:val="en-US"/>
        </w:rPr>
        <w:t>results</w:t>
      </w:r>
      <w:r w:rsidR="00D9275C">
        <w:rPr>
          <w:rFonts w:cstheme="minorHAnsi"/>
          <w:lang w:val="en-US"/>
        </w:rPr>
        <w:t xml:space="preserve"> </w:t>
      </w:r>
      <w:r w:rsidR="00583F93">
        <w:rPr>
          <w:rFonts w:cstheme="minorHAnsi"/>
          <w:lang w:val="en-US"/>
        </w:rPr>
        <w:t xml:space="preserve">from gradient studies, time series and experiments highlight </w:t>
      </w:r>
      <w:r w:rsidR="0087122E">
        <w:rPr>
          <w:rFonts w:eastAsiaTheme="minorEastAsia" w:cstheme="minorHAnsi"/>
          <w:lang w:val="en-GB"/>
        </w:rPr>
        <w:t xml:space="preserve">the importance </w:t>
      </w:r>
      <w:r w:rsidR="00EB6BC5">
        <w:rPr>
          <w:rFonts w:eastAsiaTheme="minorEastAsia" w:cstheme="minorHAnsi"/>
          <w:lang w:val="en-GB"/>
        </w:rPr>
        <w:t>of</w:t>
      </w:r>
      <w:r w:rsidR="009E651F">
        <w:rPr>
          <w:rFonts w:eastAsiaTheme="minorEastAsia" w:cstheme="minorHAnsi"/>
          <w:lang w:val="en-GB"/>
        </w:rPr>
        <w:t xml:space="preserve"> understanding the </w:t>
      </w:r>
      <w:r w:rsidR="0066093D">
        <w:rPr>
          <w:rFonts w:eastAsiaTheme="minorEastAsia" w:cstheme="minorHAnsi"/>
          <w:lang w:val="en-GB"/>
        </w:rPr>
        <w:t xml:space="preserve">time </w:t>
      </w:r>
      <w:r w:rsidR="00327607">
        <w:rPr>
          <w:rFonts w:eastAsiaTheme="minorEastAsia" w:cstheme="minorHAnsi"/>
          <w:lang w:val="en-GB"/>
        </w:rPr>
        <w:t>scale</w:t>
      </w:r>
      <w:r w:rsidR="00EC00AC">
        <w:rPr>
          <w:rFonts w:eastAsiaTheme="minorEastAsia" w:cstheme="minorHAnsi"/>
          <w:lang w:val="en-GB"/>
        </w:rPr>
        <w:t xml:space="preserve"> </w:t>
      </w:r>
      <w:r w:rsidR="00FE66BE">
        <w:rPr>
          <w:rFonts w:eastAsiaTheme="minorEastAsia" w:cstheme="minorHAnsi"/>
          <w:lang w:val="en-GB"/>
        </w:rPr>
        <w:t xml:space="preserve">of </w:t>
      </w:r>
      <w:r w:rsidR="00EB7010">
        <w:rPr>
          <w:rFonts w:eastAsiaTheme="minorEastAsia" w:cstheme="minorHAnsi"/>
          <w:lang w:val="en-GB"/>
        </w:rPr>
        <w:t>environment</w:t>
      </w:r>
      <w:r w:rsidR="00E616B8">
        <w:rPr>
          <w:rFonts w:eastAsiaTheme="minorEastAsia" w:cstheme="minorHAnsi"/>
          <w:lang w:val="en-GB"/>
        </w:rPr>
        <w:t>al</w:t>
      </w:r>
      <w:r w:rsidR="00EB7010">
        <w:rPr>
          <w:rFonts w:eastAsiaTheme="minorEastAsia" w:cstheme="minorHAnsi"/>
          <w:lang w:val="en-GB"/>
        </w:rPr>
        <w:t xml:space="preserve"> change</w:t>
      </w:r>
      <w:r w:rsidR="005E347E">
        <w:rPr>
          <w:rFonts w:eastAsiaTheme="minorEastAsia" w:cstheme="minorHAnsi"/>
          <w:lang w:val="en-GB"/>
        </w:rPr>
        <w:t xml:space="preserve"> in relation to </w:t>
      </w:r>
      <w:r w:rsidR="0081222D">
        <w:rPr>
          <w:rFonts w:eastAsiaTheme="minorEastAsia" w:cstheme="minorHAnsi"/>
          <w:lang w:val="en-GB"/>
        </w:rPr>
        <w:t xml:space="preserve">that of </w:t>
      </w:r>
      <w:r w:rsidR="00C40A08">
        <w:rPr>
          <w:rFonts w:eastAsiaTheme="minorEastAsia" w:cstheme="minorHAnsi"/>
          <w:lang w:val="en-GB"/>
        </w:rPr>
        <w:t xml:space="preserve">immediate </w:t>
      </w:r>
      <w:r w:rsidR="00AC180B">
        <w:rPr>
          <w:rFonts w:eastAsiaTheme="minorEastAsia" w:cstheme="minorHAnsi"/>
          <w:lang w:val="en-GB"/>
        </w:rPr>
        <w:t xml:space="preserve">physiological </w:t>
      </w:r>
      <w:r w:rsidR="00C40A08">
        <w:rPr>
          <w:rFonts w:eastAsiaTheme="minorEastAsia" w:cstheme="minorHAnsi"/>
          <w:lang w:val="en-GB"/>
        </w:rPr>
        <w:t>responses</w:t>
      </w:r>
      <w:r w:rsidR="006E2161">
        <w:rPr>
          <w:rFonts w:eastAsiaTheme="minorEastAsia" w:cstheme="minorHAnsi"/>
          <w:lang w:val="en-GB"/>
        </w:rPr>
        <w:t xml:space="preserve">, </w:t>
      </w:r>
      <w:r w:rsidR="00AD256D">
        <w:rPr>
          <w:rFonts w:eastAsiaTheme="minorEastAsia" w:cstheme="minorHAnsi"/>
          <w:lang w:val="en-GB"/>
        </w:rPr>
        <w:t>acclimation, adaptation and community reorganization</w:t>
      </w:r>
      <w:r w:rsidR="00ED7EBC">
        <w:rPr>
          <w:rFonts w:eastAsiaTheme="minorEastAsia" w:cstheme="minorHAnsi"/>
          <w:lang w:val="en-GB"/>
        </w:rPr>
        <w:t xml:space="preserve"> for </w:t>
      </w:r>
      <w:r w:rsidR="007A4227">
        <w:rPr>
          <w:rFonts w:eastAsiaTheme="minorEastAsia" w:cstheme="minorHAnsi"/>
          <w:lang w:val="en-GB"/>
        </w:rPr>
        <w:t xml:space="preserve">the specific prediction about </w:t>
      </w:r>
      <w:r w:rsidR="00ED7EBC">
        <w:rPr>
          <w:rFonts w:eastAsiaTheme="minorEastAsia" w:cstheme="minorHAnsi"/>
          <w:lang w:val="en-GB"/>
        </w:rPr>
        <w:t xml:space="preserve">climate change </w:t>
      </w:r>
      <w:r w:rsidR="007A4227">
        <w:rPr>
          <w:rFonts w:eastAsiaTheme="minorEastAsia" w:cstheme="minorHAnsi"/>
          <w:lang w:val="en-GB"/>
        </w:rPr>
        <w:t>impacts</w:t>
      </w:r>
      <w:r w:rsidR="00AD256D">
        <w:rPr>
          <w:rFonts w:eastAsiaTheme="minorEastAsia" w:cstheme="minorHAnsi"/>
          <w:lang w:val="en-GB"/>
        </w:rPr>
        <w:t xml:space="preserve">. </w:t>
      </w:r>
    </w:p>
    <w:p w14:paraId="416D3970" w14:textId="7D914C0E" w:rsidR="00B84B1D" w:rsidRDefault="00723C8E" w:rsidP="00925B48">
      <w:pPr>
        <w:spacing w:line="480" w:lineRule="auto"/>
        <w:ind w:firstLine="284"/>
        <w:contextualSpacing/>
        <w:jc w:val="both"/>
        <w:rPr>
          <w:rFonts w:eastAsiaTheme="minorEastAsia" w:cstheme="minorHAnsi"/>
          <w:lang w:val="en-GB"/>
        </w:rPr>
      </w:pPr>
      <w:r>
        <w:rPr>
          <w:rFonts w:eastAsiaTheme="minorEastAsia" w:cstheme="minorHAnsi"/>
          <w:lang w:val="en-GB"/>
        </w:rPr>
        <w:t xml:space="preserve">In natural systems, </w:t>
      </w:r>
      <w:r w:rsidR="00925B48" w:rsidRPr="00E071F1">
        <w:rPr>
          <w:rFonts w:cstheme="minorHAnsi"/>
          <w:lang w:val="en-GB"/>
        </w:rPr>
        <w:t xml:space="preserve">climate warming may also </w:t>
      </w:r>
      <w:r w:rsidR="00370193">
        <w:rPr>
          <w:rFonts w:cstheme="minorHAnsi"/>
          <w:lang w:val="en-GB"/>
        </w:rPr>
        <w:t>result in</w:t>
      </w:r>
      <w:r w:rsidR="00925B48" w:rsidRPr="00E071F1">
        <w:rPr>
          <w:rFonts w:cstheme="minorHAnsi"/>
          <w:lang w:val="en-GB"/>
        </w:rPr>
        <w:t xml:space="preserve"> </w:t>
      </w:r>
      <w:r w:rsidR="00370193">
        <w:rPr>
          <w:rFonts w:cstheme="minorHAnsi"/>
          <w:lang w:val="en-GB"/>
        </w:rPr>
        <w:t>stronger</w:t>
      </w:r>
      <w:r w:rsidR="00925B48" w:rsidRPr="00E071F1">
        <w:rPr>
          <w:rFonts w:cstheme="minorHAnsi"/>
          <w:lang w:val="en-GB"/>
        </w:rPr>
        <w:t xml:space="preserve"> food limitation </w:t>
      </w:r>
      <w:r w:rsidR="00925B48" w:rsidRPr="00E071F1">
        <w:rPr>
          <w:rFonts w:cstheme="minorHAnsi"/>
        </w:rPr>
        <w:fldChar w:fldCharType="begin"/>
      </w:r>
      <w:r w:rsidR="00925B48"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25B48" w:rsidRPr="00E071F1">
        <w:rPr>
          <w:rFonts w:cstheme="minorHAnsi"/>
        </w:rPr>
        <w:fldChar w:fldCharType="separate"/>
      </w:r>
      <w:r w:rsidR="00925B48" w:rsidRPr="00E071F1">
        <w:rPr>
          <w:lang w:val="en-GB"/>
        </w:rPr>
        <w:t>(Huey &amp; Kingsolver 2019)</w:t>
      </w:r>
      <w:r w:rsidR="00925B48" w:rsidRPr="00E071F1">
        <w:rPr>
          <w:rFonts w:cstheme="minorHAnsi"/>
        </w:rPr>
        <w:fldChar w:fldCharType="end"/>
      </w:r>
      <w:r w:rsidR="00362D0F">
        <w:rPr>
          <w:rFonts w:eastAsiaTheme="minorEastAsia" w:cstheme="minorHAnsi"/>
          <w:lang w:val="en-GB"/>
        </w:rPr>
        <w:t>. Hence, as</w:t>
      </w:r>
      <w:r w:rsidR="00362D0F" w:rsidRPr="00E071F1">
        <w:rPr>
          <w:rFonts w:eastAsiaTheme="minorEastAsia" w:cstheme="minorHAnsi"/>
          <w:lang w:val="en-GB"/>
        </w:rPr>
        <w:t xml:space="preserve"> optimum growth temperatures decline not only with size but also food availability</w:t>
      </w:r>
      <w:r w:rsidR="00362D0F">
        <w:rPr>
          <w:rFonts w:eastAsiaTheme="minorEastAsia" w:cstheme="minorHAnsi"/>
          <w:lang w:val="en-GB"/>
        </w:rPr>
        <w:t xml:space="preserve"> </w:t>
      </w:r>
      <w:r w:rsidR="00362D0F">
        <w:rPr>
          <w:rFonts w:eastAsiaTheme="minorEastAsia" w:cstheme="minorHAnsi"/>
          <w:lang w:val="en-GB"/>
        </w:rPr>
        <w:fldChar w:fldCharType="begin"/>
      </w:r>
      <w:r w:rsidR="00362D0F">
        <w:rPr>
          <w:rFonts w:eastAsiaTheme="minorEastAsia" w:cstheme="minorHAnsi"/>
          <w:lang w:val="en-GB"/>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instrText>
      </w:r>
      <w:r w:rsidR="00362D0F">
        <w:rPr>
          <w:rFonts w:eastAsiaTheme="minorEastAsia" w:cstheme="minorHAnsi"/>
          <w:lang w:val="en-GB"/>
        </w:rPr>
        <w:fldChar w:fldCharType="separate"/>
      </w:r>
      <w:r w:rsidR="00362D0F" w:rsidRPr="001D56D8">
        <w:rPr>
          <w:lang w:val="en-GB"/>
        </w:rPr>
        <w:t xml:space="preserve">(Brett </w:t>
      </w:r>
      <w:r w:rsidR="00362D0F" w:rsidRPr="001D56D8">
        <w:rPr>
          <w:i/>
          <w:iCs/>
          <w:lang w:val="en-GB"/>
        </w:rPr>
        <w:t>et al.</w:t>
      </w:r>
      <w:r w:rsidR="00362D0F" w:rsidRPr="001D56D8">
        <w:rPr>
          <w:lang w:val="en-GB"/>
        </w:rPr>
        <w:t xml:space="preserve"> 1969; Brett 1971)</w:t>
      </w:r>
      <w:r w:rsidR="00362D0F">
        <w:rPr>
          <w:rFonts w:eastAsiaTheme="minorEastAsia" w:cstheme="minorHAnsi"/>
          <w:lang w:val="en-GB"/>
        </w:rPr>
        <w:fldChar w:fldCharType="end"/>
      </w:r>
      <w:r w:rsidR="00362D0F" w:rsidRPr="00E071F1">
        <w:rPr>
          <w:rFonts w:eastAsiaTheme="minorEastAsia" w:cstheme="minorHAnsi"/>
          <w:lang w:val="en-GB"/>
        </w:rPr>
        <w:t>,</w:t>
      </w:r>
      <w:r w:rsidR="00D0520A">
        <w:rPr>
          <w:rFonts w:eastAsiaTheme="minorEastAsia" w:cstheme="minorHAnsi"/>
          <w:lang w:val="en-GB"/>
        </w:rPr>
        <w:t xml:space="preserve"> and</w:t>
      </w:r>
      <w:r w:rsidR="00362D0F" w:rsidRPr="00E071F1">
        <w:rPr>
          <w:rFonts w:eastAsiaTheme="minorEastAsia" w:cstheme="minorHAnsi"/>
          <w:lang w:val="en-GB"/>
        </w:rPr>
        <w:t xml:space="preserve"> </w:t>
      </w:r>
      <w:r w:rsidR="00D0520A" w:rsidRPr="00D0520A">
        <w:rPr>
          <w:rFonts w:eastAsiaTheme="minorEastAsia" w:cstheme="minorHAnsi"/>
          <w:lang w:val="en-GB"/>
        </w:rPr>
        <w:t xml:space="preserve">realized consumption rates are a fraction of the maximum consumption rate (e.g. 20-70%) (Kitchell </w:t>
      </w:r>
      <w:r w:rsidR="00D0520A" w:rsidRPr="00D0520A">
        <w:rPr>
          <w:rFonts w:eastAsiaTheme="minorEastAsia" w:cstheme="minorHAnsi"/>
          <w:i/>
          <w:iCs/>
          <w:lang w:val="en-GB"/>
        </w:rPr>
        <w:t>et al.</w:t>
      </w:r>
      <w:r w:rsidR="00D0520A" w:rsidRPr="00D0520A">
        <w:rPr>
          <w:rFonts w:eastAsiaTheme="minorEastAsia" w:cstheme="minorHAnsi"/>
          <w:lang w:val="en-GB"/>
        </w:rPr>
        <w:t xml:space="preserve"> 1977; Neuenfeldt </w:t>
      </w:r>
      <w:r w:rsidR="00D0520A" w:rsidRPr="00D0520A">
        <w:rPr>
          <w:rFonts w:eastAsiaTheme="minorEastAsia" w:cstheme="minorHAnsi"/>
          <w:i/>
          <w:iCs/>
          <w:lang w:val="en-GB"/>
        </w:rPr>
        <w:t>et al.</w:t>
      </w:r>
      <w:r w:rsidR="00D0520A" w:rsidRPr="00D0520A">
        <w:rPr>
          <w:rFonts w:eastAsiaTheme="minorEastAsia" w:cstheme="minorHAnsi"/>
          <w:lang w:val="en-GB"/>
        </w:rPr>
        <w:t xml:space="preserve"> 2019)</w:t>
      </w:r>
      <w:r w:rsidR="00662ADB">
        <w:rPr>
          <w:rFonts w:eastAsiaTheme="minorEastAsia" w:cstheme="minorHAnsi"/>
          <w:lang w:val="en-GB"/>
        </w:rPr>
        <w:t xml:space="preserve">, </w:t>
      </w:r>
      <w:r w:rsidR="00925B48" w:rsidRPr="00E071F1">
        <w:rPr>
          <w:rFonts w:eastAsiaTheme="minorEastAsia" w:cstheme="minorHAnsi"/>
          <w:lang w:val="en-GB"/>
        </w:rPr>
        <w:t xml:space="preserve">species may be negatively impacted by warming even when controlled experiments show they can maintain growth capacity at these temperatures. </w:t>
      </w:r>
      <w:r w:rsidR="008378EA">
        <w:rPr>
          <w:rFonts w:eastAsiaTheme="minorEastAsia" w:cstheme="minorHAnsi"/>
          <w:lang w:val="en-GB"/>
        </w:rPr>
        <w:t xml:space="preserve">Supporting this point is the observation that </w:t>
      </w:r>
      <w:r w:rsidR="00925B48" w:rsidRPr="00E071F1">
        <w:rPr>
          <w:rFonts w:cstheme="minorHAnsi"/>
          <w:lang w:val="en-GB"/>
        </w:rPr>
        <w:t xml:space="preserve">warming already </w:t>
      </w:r>
      <w:r w:rsidR="003D45EC">
        <w:rPr>
          <w:rFonts w:cstheme="minorHAnsi"/>
          <w:lang w:val="en-GB"/>
        </w:rPr>
        <w:t xml:space="preserve">has </w:t>
      </w:r>
      <w:r w:rsidR="00925B48" w:rsidRPr="00E071F1">
        <w:rPr>
          <w:rFonts w:cstheme="minorHAnsi"/>
          <w:lang w:val="en-GB"/>
        </w:rPr>
        <w:t>negative or lack of positive</w:t>
      </w:r>
      <w:r w:rsidR="00D214DC">
        <w:rPr>
          <w:rFonts w:cstheme="minorHAnsi"/>
          <w:lang w:val="en-GB"/>
        </w:rPr>
        <w:t xml:space="preserve"> effects on body growth </w:t>
      </w:r>
      <w:r w:rsidR="00925B48" w:rsidRPr="00E071F1">
        <w:rPr>
          <w:rFonts w:cstheme="minorHAnsi"/>
          <w:lang w:val="en-GB"/>
        </w:rPr>
        <w:fldChar w:fldCharType="begin"/>
      </w:r>
      <w:r w:rsidR="0013355C">
        <w:rPr>
          <w:rFonts w:cstheme="minorHAnsi"/>
          <w:lang w:val="en-GB"/>
        </w:rPr>
        <w:instrText xml:space="preserve"> ADDIN ZOTERO_ITEM CSL_CITATION {"citationID":"au214s33k5","properties":{"formattedCitation":"(Huss {\\i{}et al.} 2019)","plainCitation":"(Huss et al. 2019)","noteIndex":0},"citationItems":[{"id":"U8OpsCxi/H1P2N37g","uris":["http://zotero.org/users/6116610/items/3XTZM82V"],"uri":["http://zotero.org/users/6116610/items/3XTZM82V"],"itemData":{"id":"JtKt9yLW/Rm8sr6r2","type":"article-journal","abstract":"A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25B48" w:rsidRPr="00E071F1">
        <w:rPr>
          <w:rFonts w:cstheme="minorHAnsi"/>
          <w:lang w:val="en-GB"/>
        </w:rPr>
        <w:fldChar w:fldCharType="separate"/>
      </w:r>
      <w:r w:rsidR="00925B48" w:rsidRPr="00E071F1">
        <w:rPr>
          <w:lang w:val="en-GB"/>
        </w:rPr>
        <w:t xml:space="preserve">(Huss </w:t>
      </w:r>
      <w:r w:rsidR="00925B48" w:rsidRPr="00E071F1">
        <w:rPr>
          <w:i/>
          <w:iCs/>
          <w:lang w:val="en-GB"/>
        </w:rPr>
        <w:t>et al.</w:t>
      </w:r>
      <w:r w:rsidR="00925B48" w:rsidRPr="00E071F1">
        <w:rPr>
          <w:lang w:val="en-GB"/>
        </w:rPr>
        <w:t xml:space="preserve"> 2019)</w:t>
      </w:r>
      <w:r w:rsidR="00925B48" w:rsidRPr="00E071F1">
        <w:rPr>
          <w:rFonts w:cstheme="minorHAnsi"/>
          <w:lang w:val="en-GB"/>
        </w:rPr>
        <w:fldChar w:fldCharType="end"/>
      </w:r>
      <w:r w:rsidR="00925B48" w:rsidRPr="00E071F1">
        <w:rPr>
          <w:rFonts w:cstheme="minorHAnsi"/>
          <w:lang w:val="en-GB"/>
        </w:rPr>
        <w:t xml:space="preserve"> </w:t>
      </w:r>
      <w:r w:rsidR="00D214DC">
        <w:rPr>
          <w:rFonts w:cstheme="minorHAnsi"/>
          <w:lang w:val="en-GB"/>
        </w:rPr>
        <w:t>in</w:t>
      </w:r>
      <w:r w:rsidR="00925B48" w:rsidRPr="00E071F1">
        <w:rPr>
          <w:rFonts w:cstheme="minorHAnsi"/>
          <w:lang w:val="en-GB"/>
        </w:rPr>
        <w:t xml:space="preserve"> populations living at the edge of their physiological tolerance in terms of growth </w:t>
      </w:r>
      <w:r w:rsidR="00925B48" w:rsidRPr="00E071F1">
        <w:rPr>
          <w:rFonts w:cstheme="minorHAnsi"/>
        </w:rPr>
        <w:fldChar w:fldCharType="begin"/>
      </w:r>
      <w:r w:rsidR="00925B48"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925B48" w:rsidRPr="00E071F1">
        <w:rPr>
          <w:rFonts w:cstheme="minorHAnsi"/>
        </w:rPr>
        <w:fldChar w:fldCharType="separate"/>
      </w:r>
      <w:r w:rsidR="00925B48" w:rsidRPr="00E071F1">
        <w:rPr>
          <w:lang w:val="en-GB"/>
        </w:rPr>
        <w:t xml:space="preserve">(Neuheimer </w:t>
      </w:r>
      <w:r w:rsidR="00925B48" w:rsidRPr="00E071F1">
        <w:rPr>
          <w:i/>
          <w:iCs/>
          <w:lang w:val="en-GB"/>
        </w:rPr>
        <w:t>et al.</w:t>
      </w:r>
      <w:r w:rsidR="00925B48" w:rsidRPr="00E071F1">
        <w:rPr>
          <w:lang w:val="en-GB"/>
        </w:rPr>
        <w:t xml:space="preserve"> 2011)</w:t>
      </w:r>
      <w:r w:rsidR="00925B48" w:rsidRPr="00E071F1">
        <w:rPr>
          <w:rFonts w:cstheme="minorHAnsi"/>
        </w:rPr>
        <w:fldChar w:fldCharType="end"/>
      </w:r>
      <w:r w:rsidR="00925B48" w:rsidRPr="00D666BE">
        <w:rPr>
          <w:rFonts w:cstheme="minorHAnsi"/>
        </w:rPr>
        <w:t>.</w:t>
      </w:r>
    </w:p>
    <w:p w14:paraId="205AC09A" w14:textId="48966207" w:rsidR="00925B48" w:rsidRPr="00E071F1" w:rsidRDefault="00925B48" w:rsidP="00925B48">
      <w:pPr>
        <w:spacing w:line="480" w:lineRule="auto"/>
        <w:ind w:firstLine="284"/>
        <w:contextualSpacing/>
        <w:jc w:val="both"/>
        <w:rPr>
          <w:rFonts w:cstheme="minorHAnsi"/>
          <w:lang w:val="en-GB"/>
        </w:rPr>
      </w:pPr>
      <w:r w:rsidRPr="00E071F1">
        <w:rPr>
          <w:rFonts w:eastAsiaTheme="minorEastAsia" w:cstheme="minorHAnsi"/>
          <w:lang w:val="en-GB"/>
        </w:rPr>
        <w:lastRenderedPageBreak/>
        <w:t>W</w:t>
      </w:r>
      <w:r w:rsidRPr="00E071F1">
        <w:rPr>
          <w:rFonts w:cstheme="minorHAnsi"/>
          <w:lang w:val="en-GB"/>
        </w:rPr>
        <w:t>hether or not the negative effects of warming will be first experienced by the largest fish</w:t>
      </w:r>
      <w:r w:rsidR="00D214DC">
        <w:rPr>
          <w:rFonts w:cstheme="minorHAnsi"/>
          <w:lang w:val="en-GB"/>
        </w:rPr>
        <w:t xml:space="preserve"> (as suggested by our finding that growth temperature optimum declines with intraspecific body size)</w:t>
      </w:r>
      <w:r w:rsidRPr="00E071F1">
        <w:rPr>
          <w:rFonts w:cstheme="minorHAnsi"/>
          <w:lang w:val="en-GB"/>
        </w:rPr>
        <w:t xml:space="preserve"> </w:t>
      </w:r>
      <w:r w:rsidRPr="00E071F1">
        <w:rPr>
          <w:rFonts w:eastAsiaTheme="minorEastAsia" w:cstheme="minorHAnsi"/>
          <w:lang w:val="en-GB"/>
        </w:rPr>
        <w:t>depends on</w:t>
      </w:r>
      <w:r w:rsidR="00C83CF6">
        <w:rPr>
          <w:rFonts w:eastAsiaTheme="minorEastAsia" w:cstheme="minorHAnsi"/>
          <w:lang w:val="en-GB"/>
        </w:rPr>
        <w:t xml:space="preserve"> whether</w:t>
      </w:r>
      <w:r w:rsidRPr="00E071F1">
        <w:rPr>
          <w:rFonts w:eastAsiaTheme="minorEastAsia" w:cstheme="minorHAnsi"/>
          <w:lang w:val="en-GB"/>
        </w:rPr>
        <w:t xml:space="preserve"> they </w:t>
      </w:r>
      <w:r w:rsidRPr="00E071F1">
        <w:rPr>
          <w:lang w:val="en-GB"/>
        </w:rPr>
        <w:t>live closer to their thermal optimum for growth</w:t>
      </w:r>
      <w:r w:rsidR="00C83CF6">
        <w:rPr>
          <w:lang w:val="en-GB"/>
        </w:rPr>
        <w:t xml:space="preserve"> compared to smaller conspecifics</w:t>
      </w:r>
      <w:r w:rsidRPr="00E071F1">
        <w:rPr>
          <w:lang w:val="en-GB"/>
        </w:rPr>
        <w:t xml:space="preserve">.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r w:rsidRPr="00E071F1">
        <w:fldChar w:fldCharType="end"/>
      </w:r>
      <w:r w:rsidRPr="00E071F1">
        <w:rPr>
          <w:lang w:val="en-GB"/>
        </w:rPr>
        <w:t xml:space="preserve">, see also Heincke’s law </w:t>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(Heincke 1913; Audzijonyte &amp; Pecl 2018)</w:t>
      </w:r>
      <w:r w:rsidRPr="00E071F1">
        <w:fldChar w:fldCharType="end"/>
      </w:r>
      <w:r w:rsidRPr="00E071F1">
        <w:rPr>
          <w:lang w:val="en-GB"/>
        </w:rPr>
        <w:t xml:space="preserve">. </w:t>
      </w:r>
      <w:r w:rsidRPr="00E071F1">
        <w:rPr>
          <w:rFonts w:eastAsiaTheme="minorEastAsia" w:cstheme="minorHAnsi"/>
          <w:lang w:val="en-GB"/>
        </w:rPr>
        <w:t>That said, there is already empirical evidence of the largest individuals</w:t>
      </w:r>
      <w:r w:rsidR="00D214DC">
        <w:rPr>
          <w:rFonts w:eastAsiaTheme="minorEastAsia" w:cstheme="minorHAnsi"/>
          <w:lang w:val="en-GB"/>
        </w:rPr>
        <w:t xml:space="preserve"> in natural populations</w:t>
      </w:r>
      <w:r w:rsidRPr="00E071F1">
        <w:rPr>
          <w:rFonts w:eastAsiaTheme="minorEastAsia" w:cstheme="minorHAnsi"/>
          <w:lang w:val="en-GB"/>
        </w:rPr>
        <w:t xml:space="preserve"> being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r w:rsidR="0013355C">
        <w:rPr>
          <w:rFonts w:eastAsiaTheme="minorEastAsia" w:cstheme="minorHAnsi"/>
          <w:lang w:val="en-GB"/>
        </w:rPr>
        <w:instrText xml:space="preserve"> ADDIN ZOTERO_ITEM CSL_CITATION {"citationID":"aqulf127ac","properties":{"formattedCitation":"(Huss {\\i{}et al.} 2019; van Dorst {\\i{}et al.} 2019)","plainCitation":"(Huss et al. 2019; van Dorst et al. 2019)","noteIndex":0},"citationItems":[{"id":"U8OpsCxi/H1P2N37g","uris":["http://zotero.org/users/6116610/items/3XTZM82V"],"uri":["http://zotero.org/users/6116610/items/3XTZM82V"],"itemData":{"id":"JtKt9yLW/Rm8sr6r2","type":"article-journal","abstract":"A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E071F1">
        <w:rPr>
          <w:rFonts w:eastAsiaTheme="minorEastAsia" w:cstheme="minorHAnsi"/>
        </w:rPr>
        <w:fldChar w:fldCharType="separate"/>
      </w:r>
      <w:r w:rsidR="0013355C" w:rsidRPr="0013355C">
        <w:rPr>
          <w:lang w:val="en-GB"/>
        </w:rPr>
        <w:t xml:space="preserve">(Huss </w:t>
      </w:r>
      <w:r w:rsidR="0013355C" w:rsidRPr="0013355C">
        <w:rPr>
          <w:i/>
          <w:iCs/>
          <w:lang w:val="en-GB"/>
        </w:rPr>
        <w:t>et al.</w:t>
      </w:r>
      <w:r w:rsidR="0013355C" w:rsidRPr="0013355C">
        <w:rPr>
          <w:lang w:val="en-GB"/>
        </w:rPr>
        <w:t xml:space="preserve"> 2019; van Dorst </w:t>
      </w:r>
      <w:r w:rsidR="0013355C" w:rsidRPr="0013355C">
        <w:rPr>
          <w:i/>
          <w:iCs/>
          <w:lang w:val="en-GB"/>
        </w:rPr>
        <w:t>et al.</w:t>
      </w:r>
      <w:r w:rsidR="0013355C" w:rsidRPr="0013355C">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warming can lead to increased growth rate for individuals </w:t>
      </w:r>
      <w:r w:rsidR="00C337CD">
        <w:rPr>
          <w:rFonts w:cstheme="minorHAnsi"/>
          <w:lang w:val="en-GB"/>
        </w:rPr>
        <w:t xml:space="preserve">of all sizes </w:t>
      </w:r>
      <w:r w:rsidRPr="00E071F1">
        <w:rPr>
          <w:rFonts w:cstheme="minorHAnsi"/>
          <w:lang w:val="en-GB"/>
        </w:rPr>
        <w:t>in a population is a simplification that can bias prediction</w:t>
      </w:r>
      <w:r w:rsidR="002E65D5">
        <w:rPr>
          <w:rFonts w:cstheme="minorHAnsi"/>
          <w:lang w:val="en-GB"/>
        </w:rPr>
        <w:t>s</w:t>
      </w:r>
      <w:r w:rsidRPr="00E071F1">
        <w:rPr>
          <w:rFonts w:cstheme="minorHAnsi"/>
          <w:lang w:val="en-GB"/>
        </w:rPr>
        <w:t xml:space="preserve"> of the biological impacts of climate change. </w:t>
      </w:r>
    </w:p>
    <w:p w14:paraId="4DBE5F07" w14:textId="634DEFA6" w:rsidR="00077A77" w:rsidRPr="00E071F1" w:rsidRDefault="00EB7AFB" w:rsidP="00BA1217">
      <w:pPr>
        <w:spacing w:line="480" w:lineRule="auto"/>
        <w:ind w:firstLine="284"/>
        <w:contextualSpacing/>
        <w:jc w:val="both"/>
        <w:rPr>
          <w:rFonts w:eastAsiaTheme="minorEastAsia" w:cstheme="minorHAnsi"/>
          <w:lang w:val="en-GB"/>
        </w:rPr>
      </w:pPr>
      <w:r w:rsidRPr="00E071F1">
        <w:rPr>
          <w:rFonts w:eastAsiaTheme="minorEastAsia" w:cstheme="minorHAnsi"/>
          <w:lang w:val="en-GB"/>
        </w:rPr>
        <w:t xml:space="preserve"> </w:t>
      </w:r>
      <w:r w:rsidR="000B4C73">
        <w:rPr>
          <w:rFonts w:eastAsiaTheme="minorEastAsia" w:cstheme="minorHAnsi"/>
          <w:lang w:val="en-GB"/>
        </w:rPr>
        <w:t xml:space="preserve">The </w:t>
      </w:r>
      <w:r w:rsidR="00144864" w:rsidRPr="00E071F1">
        <w:rPr>
          <w:rFonts w:eastAsiaTheme="minorEastAsia" w:cstheme="minorHAnsi"/>
          <w:lang w:val="en-GB"/>
        </w:rPr>
        <w:t>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2C1CE2">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S"}],"issued":{"date-parts":[["2005"]]}}},{"id":"U8OpsCxi/ZcjmBPOs","uris":["http://zotero.org/users/6116610/items/2BTE2RDI"],"uri":["http://zotero.org/users/6116610/items/2BTE2RDI"],"itemData":{"id":"tcAX0HwS/YOgYTW6G","type":"article-journal","container-title":"Global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commentRangeStart w:id="35"/>
      <w:commentRangeStart w:id="36"/>
      <w:r w:rsidR="00374140" w:rsidRPr="00E071F1">
        <w:rPr>
          <w:rFonts w:eastAsiaTheme="minorEastAsia" w:cstheme="minorHAnsi"/>
          <w:lang w:val="en-GB"/>
        </w:rPr>
        <w:t>We find that when u</w:t>
      </w:r>
      <w:r w:rsidR="00AD5742" w:rsidRPr="00E071F1">
        <w:rPr>
          <w:rFonts w:eastAsiaTheme="minorEastAsia" w:cstheme="minorHAnsi"/>
          <w:lang w:val="en-GB"/>
        </w:rPr>
        <w:t>sing temperatures</w:t>
      </w:r>
      <w:r w:rsidR="005B714F" w:rsidRPr="00E071F1">
        <w:rPr>
          <w:rFonts w:eastAsiaTheme="minorEastAsia" w:cstheme="minorHAnsi"/>
          <w:lang w:val="en-GB"/>
        </w:rPr>
        <w:t xml:space="preserve"> below peak</w:t>
      </w:r>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r w:rsidR="00DC0682">
        <w:rPr>
          <w:rFonts w:eastAsiaTheme="minorEastAsia" w:cstheme="minorHAnsi"/>
          <w:lang w:val="en-GB"/>
        </w:rPr>
        <w:t xml:space="preserve"> (all else equal)</w:t>
      </w:r>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D666BE">
        <w:rPr>
          <w:rFonts w:eastAsiaTheme="minorEastAsia" w:cstheme="minorHAnsi"/>
        </w:rPr>
        <w:t xml:space="preserve">This is in contrast to other studies, 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422B99" w:rsidRPr="00D666BE">
        <w:rPr>
          <w:rFonts w:eastAsiaTheme="minorEastAsia" w:cstheme="minorHAnsi"/>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w:t>
      </w:r>
      <w:r w:rsidR="007A5231">
        <w:rPr>
          <w:rFonts w:eastAsiaTheme="minorEastAsia" w:cstheme="minorHAnsi"/>
          <w:lang w:val="en-GB"/>
        </w:rPr>
        <w:t xml:space="preserve"> The lack of mismatch at sub-peak temperatures also illustrates to importance of accounting for </w:t>
      </w:r>
      <w:r w:rsidR="005D7AD9">
        <w:rPr>
          <w:rFonts w:eastAsiaTheme="minorEastAsia" w:cstheme="minorHAnsi"/>
          <w:lang w:val="en-GB"/>
        </w:rPr>
        <w:t>unimodal thermal response curves</w:t>
      </w:r>
      <w:r w:rsidR="001E331F">
        <w:rPr>
          <w:rFonts w:eastAsiaTheme="minorEastAsia" w:cstheme="minorHAnsi"/>
          <w:lang w:val="en-GB"/>
        </w:rPr>
        <w:t xml:space="preserve">, even </w:t>
      </w:r>
      <w:r w:rsidR="003B1FDE">
        <w:rPr>
          <w:rFonts w:eastAsiaTheme="minorEastAsia" w:cstheme="minorHAnsi"/>
          <w:lang w:val="en-GB"/>
        </w:rPr>
        <w:t xml:space="preserve">in </w:t>
      </w:r>
      <w:r w:rsidR="002D5847">
        <w:rPr>
          <w:rFonts w:eastAsiaTheme="minorEastAsia" w:cstheme="minorHAnsi"/>
          <w:lang w:val="en-GB"/>
        </w:rPr>
        <w:t>thermal regions below optimum</w:t>
      </w:r>
      <w:r w:rsidR="0059171A">
        <w:rPr>
          <w:rFonts w:eastAsiaTheme="minorEastAsia" w:cstheme="minorHAnsi"/>
          <w:lang w:val="en-GB"/>
        </w:rPr>
        <w:t xml:space="preserve"> (Fig</w:t>
      </w:r>
      <w:r w:rsidR="0004264D">
        <w:rPr>
          <w:rFonts w:eastAsiaTheme="minorEastAsia" w:cstheme="minorHAnsi"/>
          <w:lang w:val="en-GB"/>
        </w:rPr>
        <w:t>.</w:t>
      </w:r>
      <w:r w:rsidR="0059171A">
        <w:rPr>
          <w:rFonts w:eastAsiaTheme="minorEastAsia" w:cstheme="minorHAnsi"/>
          <w:lang w:val="en-GB"/>
        </w:rPr>
        <w:t xml:space="preserve"> 4</w:t>
      </w:r>
      <w:r w:rsidR="00184E11">
        <w:rPr>
          <w:rFonts w:eastAsiaTheme="minorEastAsia" w:cstheme="minorHAnsi"/>
          <w:lang w:val="en-GB"/>
        </w:rPr>
        <w:t>)</w:t>
      </w:r>
      <w:r w:rsidR="00C42065">
        <w:rPr>
          <w:rFonts w:eastAsiaTheme="minorEastAsia" w:cstheme="minorHAnsi"/>
          <w:lang w:val="en-GB"/>
        </w:rPr>
        <w:t xml:space="preserve">. </w:t>
      </w:r>
      <w:r w:rsidR="001804EA">
        <w:rPr>
          <w:rFonts w:eastAsiaTheme="minorEastAsia" w:cstheme="minorHAnsi"/>
          <w:lang w:val="en-GB"/>
        </w:rPr>
        <w:t>In fact, o</w:t>
      </w:r>
      <w:r w:rsidR="003C377B">
        <w:rPr>
          <w:rFonts w:eastAsiaTheme="minorEastAsia" w:cstheme="minorHAnsi"/>
          <w:lang w:val="en-GB"/>
        </w:rPr>
        <w:t>ur findings suggest</w:t>
      </w:r>
      <w:r w:rsidR="0025167D">
        <w:rPr>
          <w:rFonts w:eastAsiaTheme="minorEastAsia" w:cstheme="minorHAnsi"/>
          <w:lang w:val="en-GB"/>
        </w:rPr>
        <w:t xml:space="preserve"> that </w:t>
      </w:r>
      <w:r w:rsidR="006A660D">
        <w:rPr>
          <w:rFonts w:eastAsiaTheme="minorEastAsia" w:cstheme="minorHAnsi"/>
          <w:lang w:val="en-GB"/>
        </w:rPr>
        <w:t xml:space="preserve">size-dependent differences in net </w:t>
      </w:r>
      <w:r w:rsidR="006A660D">
        <w:rPr>
          <w:rFonts w:eastAsiaTheme="minorEastAsia" w:cstheme="minorHAnsi"/>
          <w:lang w:val="en-GB"/>
        </w:rPr>
        <w:lastRenderedPageBreak/>
        <w:t xml:space="preserve">energy gain only arise </w:t>
      </w:r>
      <w:r w:rsidR="00737EDB">
        <w:rPr>
          <w:rFonts w:eastAsiaTheme="minorEastAsia" w:cstheme="minorHAnsi"/>
          <w:lang w:val="en-GB"/>
        </w:rPr>
        <w:t xml:space="preserve">when </w:t>
      </w:r>
      <w:r w:rsidR="00E240C5">
        <w:rPr>
          <w:rFonts w:eastAsiaTheme="minorEastAsia" w:cstheme="minorHAnsi"/>
          <w:lang w:val="en-GB"/>
        </w:rPr>
        <w:t xml:space="preserve">consumption </w:t>
      </w:r>
      <w:r w:rsidR="00150E7B">
        <w:rPr>
          <w:rFonts w:eastAsiaTheme="minorEastAsia" w:cstheme="minorHAnsi"/>
          <w:lang w:val="en-GB"/>
        </w:rPr>
        <w:t xml:space="preserve">rates </w:t>
      </w:r>
      <w:r w:rsidR="004321CD">
        <w:rPr>
          <w:rFonts w:eastAsiaTheme="minorEastAsia" w:cstheme="minorHAnsi"/>
          <w:lang w:val="en-GB"/>
        </w:rPr>
        <w:t>are unimodally related to temperature</w:t>
      </w:r>
      <w:r w:rsidR="008407F1">
        <w:rPr>
          <w:rFonts w:eastAsiaTheme="minorEastAsia" w:cstheme="minorHAnsi"/>
          <w:lang w:val="en-GB"/>
        </w:rPr>
        <w:t xml:space="preserve">, and not at temperatures below peak where rates increase </w:t>
      </w:r>
      <w:r w:rsidR="00B00F8C">
        <w:rPr>
          <w:rFonts w:eastAsiaTheme="minorEastAsia" w:cstheme="minorHAnsi"/>
          <w:lang w:val="en-GB"/>
        </w:rPr>
        <w:t>exponentially</w:t>
      </w:r>
      <w:r w:rsidR="00947116" w:rsidRPr="00E071F1">
        <w:rPr>
          <w:rFonts w:eastAsiaTheme="minorEastAsia"/>
          <w:lang w:val="en-GB"/>
        </w:rPr>
        <w:t>.</w:t>
      </w:r>
      <w:r w:rsidR="008B751A" w:rsidRPr="00E071F1">
        <w:rPr>
          <w:rFonts w:eastAsiaTheme="minorEastAsia"/>
          <w:lang w:val="en-GB"/>
        </w:rPr>
        <w:t xml:space="preserve"> </w:t>
      </w:r>
      <w:commentRangeEnd w:id="35"/>
      <w:r w:rsidR="002E65D5">
        <w:rPr>
          <w:rStyle w:val="CommentReference"/>
        </w:rPr>
        <w:commentReference w:id="35"/>
      </w:r>
      <w:commentRangeEnd w:id="36"/>
      <w:r w:rsidR="00DF0636">
        <w:rPr>
          <w:rStyle w:val="CommentReference"/>
        </w:rPr>
        <w:commentReference w:id="36"/>
      </w:r>
      <w:r w:rsidR="00DC6BD8" w:rsidRPr="00E071F1">
        <w:rPr>
          <w:rFonts w:eastAsiaTheme="minorEastAsia"/>
          <w:lang w:val="en-GB"/>
        </w:rPr>
        <w:t xml:space="preserve"> </w:t>
      </w:r>
    </w:p>
    <w:p w14:paraId="355B5CC5" w14:textId="6A2E8AAF" w:rsidR="00271B4D" w:rsidRDefault="002B548E" w:rsidP="00BA1217">
      <w:pPr>
        <w:spacing w:line="480" w:lineRule="auto"/>
        <w:ind w:firstLine="284"/>
        <w:contextualSpacing/>
        <w:jc w:val="both"/>
        <w:rPr>
          <w:rFonts w:cstheme="minorHAnsi"/>
          <w:lang w:val="en-GB"/>
        </w:rPr>
      </w:pPr>
      <w:r>
        <w:rPr>
          <w:rFonts w:eastAsiaTheme="minorEastAsia" w:cstheme="minorHAnsi"/>
          <w:lang w:val="en-GB"/>
        </w:rPr>
        <w:t>W</w:t>
      </w:r>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r w:rsidR="001A576C">
        <w:rPr>
          <w:rFonts w:cstheme="minorHAnsi"/>
          <w:lang w:val="en-GB"/>
        </w:rPr>
        <w:t>metabolism</w:t>
      </w:r>
      <w:r w:rsidR="007C1774">
        <w:rPr>
          <w:rFonts w:cstheme="minorHAnsi"/>
          <w:lang w:val="en-GB"/>
        </w:rPr>
        <w:t xml:space="preserve">, </w:t>
      </w:r>
      <w:r w:rsidR="00210FA7" w:rsidRPr="00E071F1">
        <w:rPr>
          <w:rFonts w:cstheme="minorHAnsi"/>
          <w:lang w:val="en-GB"/>
        </w:rPr>
        <w:t>which has been reported</w:t>
      </w:r>
      <w:r w:rsidR="00F935D8" w:rsidRPr="00E071F1">
        <w:rPr>
          <w:rFonts w:cstheme="minorHAnsi"/>
          <w:lang w:val="en-GB"/>
        </w:rPr>
        <w:t xml:space="preserve"> </w:t>
      </w:r>
      <w:r w:rsidR="00C6258E">
        <w:rPr>
          <w:rFonts w:cstheme="minorHAnsi"/>
          <w:lang w:val="en-GB"/>
        </w:rPr>
        <w:t xml:space="preserve">in some </w:t>
      </w:r>
      <w:r w:rsidR="00210FA7" w:rsidRPr="00E071F1">
        <w:rPr>
          <w:rFonts w:cstheme="minorHAnsi"/>
          <w:lang w:val="en-GB"/>
        </w:rPr>
        <w:t>single species studies</w:t>
      </w:r>
      <w:r w:rsidR="00C963D8" w:rsidRPr="00E071F1">
        <w:rPr>
          <w:rFonts w:cstheme="minorHAnsi"/>
          <w:lang w:val="en-GB"/>
        </w:rPr>
        <w:t xml:space="preserve"> </w:t>
      </w:r>
      <w:r w:rsidR="00C963D8" w:rsidRPr="00E071F1">
        <w:rPr>
          <w:rFonts w:cstheme="minorHAnsi"/>
        </w:rPr>
        <w:fldChar w:fldCharType="begin"/>
      </w:r>
      <w:r w:rsidR="00306954">
        <w:rPr>
          <w:rFonts w:cstheme="minorHAnsi"/>
          <w:lang w:val="en-GB"/>
        </w:rPr>
        <w:instrText xml:space="preserve"> ADDIN ZOTERO_ITEM CSL_CITATION {"citationID":"a2io31kb1d3","properties":{"formattedCitation":"(Beamish 1964; Xie &amp; Sun 1990; Ohlberger {\\i{}et al.} 2012; Messmer {\\i{}et al.} 2017; Lindmark {\\i{}et al.} 2018; Fossen {\\i{}et al.} 2019; Christensen {\\i{}et al.} 2020)","plainCitation":"(Beamish 1964; Xie &amp; Sun 1990; Ohlberger et al. 2012; Messmer et al. 2017; Lindmark et al. 2018; Fossen et al. 2019; Christensen et al. 2020)","noteIndex":0},"citationItems":[{"id":669,"uris":["http://zotero.org/users/6116610/items/6G8R8ILY"],"uri":["http://zotero.org/users/6116610/items/6G8R8ILY"],"itemData":{"id":669,"type":"article-journal","container-title":"Canadian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id":2008,"uris":["http://zotero.org/users/6116610/items/6LFJQ8PW"],"uri":["http://zotero.org/users/6116610/items/6LFJQ8PW"],"itemData":{"id":2008,"type":"article-journal","abstract":"The present study determined the effect of body mass and acclimation temperature (15–28 C) on oxygen consumption rate (ṀO2) and the size dependency of preferred temperature in European perch Perca fluviatilis. Standard metabolic rate (SMR) scaled allometrically with body mass by an exponent of 0.86, and temperature influenced SMR with a Q10 of 1.9 regardless of size. Maximum metabolic rate (MMR) and aerobic scope (MMR-SMR) scaled allometrically with body mass by exponents of 0.75–0.88. The mass scaling exponents of MMR and aerobic scope changed with temperature and were lowest at the highest temperature. Consequently, the optimal temperature for aerobic scope decreased with increasing body mass. Notably, fish &lt;40 g did not show a decrease aerobic scope with increasing temperature. Factorial aerobic scope (MMR × SMR−1) generally decreased with increasing temperatures, was unaffected by size at the lower temperatures, and scaled negatively with body mass at the highest temperature. Similar to the optimal temperature for aerobic scope, preferred temperature declined with increasing body mass, unaffectedly by acclimation temperature. The present study indicates a limitation in the capacity for oxygen uptake in larger fish at high temperatures. A constraint in oxygen uptake at high temperature may restrict the growth of larger fish with environmental warming, at least if food availability is not limited. Furthermore, behavioural thermoregulation may be contributing to regional changes in the size distribution of fish in the wild caused by global warming as larger individuals will prefer colder water at higher latitudes and at larger depths than smaller conspecifics with increasing environmental temperatures.","container-title":"Journal of Fish Biology","DOI":"10.1111/jfb.14435","ISSN":"0022-1112, 1095-8649","journalAbbreviation":"J Fish Biol","language":"en","page":"jfb.14435","source":"DOI.org (Crossref)","title":"The combined effect of body size and temperature on oxygen consumption rates and the size‐dependency of preferred temperature in European perch &lt;i&gt;Perca fluviatilis&lt;/i&gt;","author":[{"family":"Christensen","given":"Emil A. F."},{"family":"Svendsen","given":"Morten B. S."},{"family":"Steffensen","given":"John F."}],"issued":{"date-parts":[["2020",8,4]]}}}],"schema":"https://github.com/citation-style-language/schema/raw/master/csl-citation.json"} </w:instrText>
      </w:r>
      <w:r w:rsidR="00C963D8" w:rsidRPr="00E071F1">
        <w:rPr>
          <w:rFonts w:cstheme="minorHAnsi"/>
        </w:rPr>
        <w:fldChar w:fldCharType="separate"/>
      </w:r>
      <w:r w:rsidR="00306954" w:rsidRPr="00306954">
        <w:rPr>
          <w:lang w:val="en-GB"/>
        </w:rPr>
        <w:t xml:space="preserve">(Beamish 1964; Xie &amp; Sun 1990; Ohlberger </w:t>
      </w:r>
      <w:r w:rsidR="00306954" w:rsidRPr="00306954">
        <w:rPr>
          <w:i/>
          <w:iCs/>
          <w:lang w:val="en-GB"/>
        </w:rPr>
        <w:t>et al.</w:t>
      </w:r>
      <w:r w:rsidR="00306954" w:rsidRPr="00306954">
        <w:rPr>
          <w:lang w:val="en-GB"/>
        </w:rPr>
        <w:t xml:space="preserve"> 2012; Messmer </w:t>
      </w:r>
      <w:r w:rsidR="00306954" w:rsidRPr="00306954">
        <w:rPr>
          <w:i/>
          <w:iCs/>
          <w:lang w:val="en-GB"/>
        </w:rPr>
        <w:t>et al.</w:t>
      </w:r>
      <w:r w:rsidR="00306954" w:rsidRPr="00306954">
        <w:rPr>
          <w:lang w:val="en-GB"/>
        </w:rPr>
        <w:t xml:space="preserve"> 2017; Lindmark </w:t>
      </w:r>
      <w:r w:rsidR="00306954" w:rsidRPr="00306954">
        <w:rPr>
          <w:i/>
          <w:iCs/>
          <w:lang w:val="en-GB"/>
        </w:rPr>
        <w:t>et al.</w:t>
      </w:r>
      <w:r w:rsidR="00306954" w:rsidRPr="00306954">
        <w:rPr>
          <w:lang w:val="en-GB"/>
        </w:rPr>
        <w:t xml:space="preserve"> 2018; Fossen </w:t>
      </w:r>
      <w:r w:rsidR="00306954" w:rsidRPr="00306954">
        <w:rPr>
          <w:i/>
          <w:iCs/>
          <w:lang w:val="en-GB"/>
        </w:rPr>
        <w:t>et al.</w:t>
      </w:r>
      <w:r w:rsidR="00306954" w:rsidRPr="00306954">
        <w:rPr>
          <w:lang w:val="en-GB"/>
        </w:rPr>
        <w:t xml:space="preserve"> 2019; Christensen </w:t>
      </w:r>
      <w:r w:rsidR="00306954" w:rsidRPr="00306954">
        <w:rPr>
          <w:i/>
          <w:iCs/>
          <w:lang w:val="en-GB"/>
        </w:rPr>
        <w:t>et al.</w:t>
      </w:r>
      <w:r w:rsidR="00306954" w:rsidRPr="00306954">
        <w:rPr>
          <w:lang w:val="en-GB"/>
        </w:rPr>
        <w:t xml:space="preserve"> 2020)</w:t>
      </w:r>
      <w:r w:rsidR="00C963D8" w:rsidRPr="00E071F1">
        <w:rPr>
          <w:rFonts w:cstheme="minorHAnsi"/>
        </w:rPr>
        <w:fldChar w:fldCharType="end"/>
      </w:r>
      <w:r w:rsidR="00C963D8" w:rsidRPr="00E071F1">
        <w:rPr>
          <w:rFonts w:cstheme="minorHAnsi"/>
          <w:lang w:val="en-GB"/>
        </w:rPr>
        <w:t xml:space="preserve"> and </w:t>
      </w:r>
      <w:r w:rsidR="006A1AD4">
        <w:rPr>
          <w:rFonts w:cstheme="minorHAnsi"/>
          <w:lang w:val="en-GB"/>
        </w:rPr>
        <w:t xml:space="preserve">across </w:t>
      </w:r>
      <w:r w:rsidR="00C963D8" w:rsidRPr="00E071F1">
        <w:rPr>
          <w:rFonts w:cstheme="minorHAnsi"/>
          <w:lang w:val="en-GB"/>
        </w:rPr>
        <w:t>species</w:t>
      </w:r>
      <w:r w:rsidR="00D65660"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r w:rsidR="003A76A7">
        <w:rPr>
          <w:rFonts w:cstheme="minorHAnsi"/>
          <w:lang w:val="en-GB"/>
        </w:rPr>
        <w:t>Although t</w:t>
      </w:r>
      <w:r w:rsidR="003A76A7" w:rsidRPr="00E071F1">
        <w:rPr>
          <w:rFonts w:cstheme="minorHAnsi"/>
          <w:lang w:val="en-GB"/>
        </w:rPr>
        <w:t>he effect size of the interaction is small</w:t>
      </w:r>
      <w:r w:rsidR="003642A5">
        <w:rPr>
          <w:rFonts w:cstheme="minorHAnsi"/>
          <w:lang w:val="en-GB"/>
        </w:rPr>
        <w:t xml:space="preserve"> (typically smaller than abovementioned</w:t>
      </w:r>
      <w:r w:rsidR="006374CD">
        <w:rPr>
          <w:rFonts w:cstheme="minorHAnsi"/>
          <w:lang w:val="en-GB"/>
        </w:rPr>
        <w:t xml:space="preserve"> </w:t>
      </w:r>
      <w:r w:rsidR="00AD134E">
        <w:rPr>
          <w:rFonts w:cstheme="minorHAnsi"/>
          <w:lang w:val="en-GB"/>
        </w:rPr>
        <w:t>results for single species</w:t>
      </w:r>
      <w:r w:rsidR="003642A5">
        <w:rPr>
          <w:rFonts w:cstheme="minorHAnsi"/>
          <w:lang w:val="en-GB"/>
        </w:rPr>
        <w:t>)</w:t>
      </w:r>
      <w:r w:rsidR="00C761DF">
        <w:rPr>
          <w:rFonts w:cstheme="minorHAnsi"/>
          <w:lang w:val="en-GB"/>
        </w:rPr>
        <w:t xml:space="preserve">, it is </w:t>
      </w:r>
      <w:r w:rsidR="00D82A9C" w:rsidRPr="00E071F1">
        <w:rPr>
          <w:rFonts w:eastAsiaTheme="minorEastAsia" w:cstheme="minorHAnsi"/>
          <w:lang w:val="en-GB"/>
        </w:rPr>
        <w:t>in line with the 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r w:rsidR="002C7F71">
        <w:rPr>
          <w:rFonts w:cstheme="minorHAnsi"/>
          <w:lang w:val="en-GB"/>
        </w:rPr>
        <w:t>.</w:t>
      </w:r>
      <w:r w:rsidR="00075ED9" w:rsidRPr="00E071F1">
        <w:rPr>
          <w:rFonts w:cstheme="minorHAnsi"/>
          <w:lang w:val="en-GB"/>
        </w:rPr>
        <w:t xml:space="preserve"> </w:t>
      </w:r>
      <w:r w:rsidR="002C7F71" w:rsidRPr="00E071F1">
        <w:rPr>
          <w:rFonts w:cstheme="minorHAnsi"/>
          <w:lang w:val="en-GB"/>
        </w:rPr>
        <w:t>A possible explanation is that overall effect is masked by variation between species</w:t>
      </w:r>
      <w:r w:rsidR="002C7F71">
        <w:rPr>
          <w:rFonts w:cstheme="minorHAnsi"/>
          <w:lang w:val="en-GB"/>
        </w:rPr>
        <w:t xml:space="preserve"> and pooling of data</w:t>
      </w:r>
      <w:r w:rsidR="002C7F71" w:rsidRPr="00E071F1">
        <w:rPr>
          <w:rFonts w:cstheme="minorHAnsi"/>
          <w:lang w:val="en-GB"/>
        </w:rPr>
        <w:t>, as studies have found both positive and negative interaction</w:t>
      </w:r>
      <w:r w:rsidR="002C7F71">
        <w:rPr>
          <w:rFonts w:cstheme="minorHAnsi"/>
          <w:lang w:val="en-GB"/>
        </w:rPr>
        <w:t>s</w:t>
      </w:r>
      <w:r w:rsidR="002C7F71" w:rsidRPr="00E071F1">
        <w:rPr>
          <w:rFonts w:cstheme="minorHAnsi"/>
          <w:lang w:val="en-GB"/>
        </w:rPr>
        <w:t xml:space="preserve"> between mass and temperature</w:t>
      </w:r>
      <w:r w:rsidR="002C7F71">
        <w:rPr>
          <w:rFonts w:cstheme="minorHAnsi"/>
          <w:lang w:val="en-GB"/>
        </w:rPr>
        <w:t xml:space="preserve"> for metabolism</w:t>
      </w:r>
      <w:r w:rsidR="002C7F71" w:rsidRPr="00E071F1">
        <w:rPr>
          <w:rFonts w:cstheme="minorHAnsi"/>
          <w:lang w:val="en-GB"/>
        </w:rPr>
        <w:t xml:space="preserve"> </w:t>
      </w:r>
      <w:r w:rsidR="002C7F71" w:rsidRPr="00E071F1">
        <w:rPr>
          <w:rFonts w:cstheme="minorHAnsi"/>
        </w:rPr>
        <w:fldChar w:fldCharType="begin"/>
      </w:r>
      <w:r w:rsidR="002C7F71">
        <w:rPr>
          <w:rFonts w:cstheme="minorHAnsi"/>
          <w:lang w:val="en-GB"/>
        </w:rPr>
        <w: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2C7F71" w:rsidRPr="00E071F1">
        <w:rPr>
          <w:rFonts w:cstheme="minorHAnsi"/>
        </w:rPr>
        <w:fldChar w:fldCharType="separate"/>
      </w:r>
      <w:r w:rsidR="002C7F71" w:rsidRPr="002E281F">
        <w:rPr>
          <w:lang w:val="en-GB"/>
        </w:rPr>
        <w:t xml:space="preserve">(Ohlberger </w:t>
      </w:r>
      <w:r w:rsidR="002C7F71" w:rsidRPr="002E281F">
        <w:rPr>
          <w:i/>
          <w:iCs/>
          <w:lang w:val="en-GB"/>
        </w:rPr>
        <w:t>et al.</w:t>
      </w:r>
      <w:r w:rsidR="002C7F71" w:rsidRPr="002E281F">
        <w:rPr>
          <w:lang w:val="en-GB"/>
        </w:rPr>
        <w:t xml:space="preserve"> 2012; Messmer </w:t>
      </w:r>
      <w:r w:rsidR="002C7F71" w:rsidRPr="002E281F">
        <w:rPr>
          <w:i/>
          <w:iCs/>
          <w:lang w:val="en-GB"/>
        </w:rPr>
        <w:t>et al.</w:t>
      </w:r>
      <w:r w:rsidR="002C7F71" w:rsidRPr="002E281F">
        <w:rPr>
          <w:lang w:val="en-GB"/>
        </w:rPr>
        <w:t xml:space="preserve"> 2017; Lindmark </w:t>
      </w:r>
      <w:r w:rsidR="002C7F71" w:rsidRPr="002E281F">
        <w:rPr>
          <w:i/>
          <w:iCs/>
          <w:lang w:val="en-GB"/>
        </w:rPr>
        <w:t>et al.</w:t>
      </w:r>
      <w:r w:rsidR="002C7F71" w:rsidRPr="002E281F">
        <w:rPr>
          <w:lang w:val="en-GB"/>
        </w:rPr>
        <w:t xml:space="preserve"> 2018)</w:t>
      </w:r>
      <w:r w:rsidR="002C7F71" w:rsidRPr="00E071F1">
        <w:rPr>
          <w:rFonts w:cstheme="minorHAnsi"/>
        </w:rPr>
        <w:fldChar w:fldCharType="end"/>
      </w:r>
      <w:r w:rsidR="002C7F71" w:rsidRPr="00E071F1">
        <w:rPr>
          <w:rFonts w:cstheme="minorHAnsi"/>
          <w:lang w:val="en-GB"/>
        </w:rPr>
        <w:t xml:space="preserve">. </w:t>
      </w:r>
      <w:r w:rsidR="00857546">
        <w:rPr>
          <w:rFonts w:cstheme="minorHAnsi"/>
          <w:lang w:val="en-GB"/>
        </w:rPr>
        <w:t xml:space="preserve">Another difference could be </w:t>
      </w:r>
      <w:r w:rsidR="00E73834">
        <w:rPr>
          <w:rFonts w:cstheme="minorHAnsi"/>
          <w:lang w:val="en-GB"/>
        </w:rPr>
        <w:t xml:space="preserve">that we </w:t>
      </w:r>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r w:rsidR="00800634">
        <w:rPr>
          <w:rFonts w:cstheme="minorHAnsi"/>
          <w:lang w:val="en-GB"/>
        </w:rPr>
        <w:t xml:space="preserve"> and hence </w:t>
      </w:r>
      <w:r w:rsidR="00BD1722">
        <w:rPr>
          <w:rFonts w:cstheme="minorHAnsi"/>
          <w:lang w:val="en-GB"/>
        </w:rPr>
        <w:t xml:space="preserve">evaluate </w:t>
      </w:r>
      <w:r w:rsidR="00722165">
        <w:rPr>
          <w:rFonts w:cstheme="minorHAnsi"/>
          <w:lang w:val="en-GB"/>
        </w:rPr>
        <w:t>within</w:t>
      </w:r>
      <w:r w:rsidR="00800634">
        <w:rPr>
          <w:rFonts w:cstheme="minorHAnsi"/>
          <w:lang w:val="en-GB"/>
        </w:rPr>
        <w:t>-species</w:t>
      </w:r>
      <w:r w:rsidR="001A576C">
        <w:rPr>
          <w:rFonts w:cstheme="minorHAnsi"/>
          <w:lang w:val="en-GB"/>
        </w:rPr>
        <w:t xml:space="preserve"> interactive effects of mass and temperature</w:t>
      </w:r>
      <w:r w:rsidR="00DC5FA0" w:rsidRPr="00E071F1">
        <w:rPr>
          <w:rFonts w:cstheme="minorHAnsi"/>
          <w:lang w:val="en-GB"/>
        </w:rPr>
        <w:t xml:space="preserve">. </w:t>
      </w:r>
      <w:r w:rsidR="00867709" w:rsidRPr="00E071F1">
        <w:rPr>
          <w:rFonts w:cstheme="minorHAnsi"/>
          <w:lang w:val="en-GB"/>
        </w:rPr>
        <w:t xml:space="preserve">We do not find strong evidence </w:t>
      </w:r>
      <w:r w:rsidR="00A156DB" w:rsidRPr="00E071F1">
        <w:rPr>
          <w:rFonts w:cstheme="minorHAnsi"/>
          <w:lang w:val="en-GB"/>
        </w:rPr>
        <w:t>for temperature-size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xml:space="preserve">. </w:t>
      </w:r>
      <w:r w:rsidR="006725C8">
        <w:rPr>
          <w:rFonts w:cstheme="minorHAnsi"/>
          <w:lang w:val="en-GB"/>
        </w:rPr>
        <w:t>On</w:t>
      </w:r>
      <w:r w:rsidR="00027ED7">
        <w:rPr>
          <w:rFonts w:cstheme="minorHAnsi"/>
          <w:lang w:val="en-GB"/>
        </w:rPr>
        <w:t>e</w:t>
      </w:r>
      <w:r w:rsidR="006725C8">
        <w:rPr>
          <w:rFonts w:cstheme="minorHAnsi"/>
          <w:lang w:val="en-GB"/>
        </w:rPr>
        <w:t xml:space="preserve"> explanation</w:t>
      </w:r>
      <w:r w:rsidR="00194AE6">
        <w:rPr>
          <w:rFonts w:cstheme="minorHAnsi"/>
          <w:lang w:val="en-GB"/>
        </w:rPr>
        <w:t xml:space="preserve">, in addition to </w:t>
      </w:r>
      <w:r w:rsidR="00667E97">
        <w:rPr>
          <w:rFonts w:cstheme="minorHAnsi"/>
          <w:lang w:val="en-GB"/>
        </w:rPr>
        <w:t>variation across species,</w:t>
      </w:r>
      <w:r w:rsidR="006725C8">
        <w:rPr>
          <w:rFonts w:cstheme="minorHAnsi"/>
          <w:lang w:val="en-GB"/>
        </w:rPr>
        <w:t xml:space="preserve"> could be that </w:t>
      </w:r>
      <w:r w:rsidR="00A156DB" w:rsidRPr="00E071F1">
        <w:rPr>
          <w:rFonts w:cstheme="minorHAnsi"/>
          <w:lang w:val="en-GB"/>
        </w:rPr>
        <w:t>we strictly exclude temperature</w:t>
      </w:r>
      <w:r w:rsidR="0091477E" w:rsidRPr="00E071F1">
        <w:rPr>
          <w:rFonts w:cstheme="minorHAnsi"/>
          <w:lang w:val="en-GB"/>
        </w:rPr>
        <w:t>s</w:t>
      </w:r>
      <w:r w:rsidR="00A156DB" w:rsidRPr="00E071F1">
        <w:rPr>
          <w:rFonts w:cstheme="minorHAnsi"/>
          <w:lang w:val="en-GB"/>
        </w:rPr>
        <w:t xml:space="preserve"> </w:t>
      </w:r>
      <w:r w:rsidR="00B81135">
        <w:rPr>
          <w:rFonts w:cstheme="minorHAnsi"/>
          <w:lang w:val="en-GB"/>
        </w:rPr>
        <w:t xml:space="preserve">near or </w:t>
      </w:r>
      <w:r w:rsidR="00A156DB" w:rsidRPr="00E071F1">
        <w:rPr>
          <w:rFonts w:cstheme="minorHAnsi"/>
          <w:lang w:val="en-GB"/>
        </w:rPr>
        <w:t xml:space="preserve">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 xml:space="preserve">lower temperature. </w:t>
      </w:r>
    </w:p>
    <w:p w14:paraId="4907015A" w14:textId="3C814966" w:rsidR="009F1BB9" w:rsidRDefault="00BC03A8" w:rsidP="00AA318F">
      <w:pPr>
        <w:spacing w:line="480" w:lineRule="auto"/>
        <w:ind w:firstLine="284"/>
        <w:contextualSpacing/>
        <w:jc w:val="both"/>
        <w:rPr>
          <w:rFonts w:eastAsiaTheme="minorEastAsia" w:cstheme="minorHAnsi"/>
          <w:lang w:val="en-GB"/>
        </w:rPr>
      </w:pPr>
      <w:r w:rsidRPr="00E071F1">
        <w:rPr>
          <w:rFonts w:eastAsiaTheme="minorEastAsia" w:cstheme="minorHAnsi"/>
          <w:lang w:val="en-GB"/>
        </w:rPr>
        <w:t xml:space="preserve">We argue that </w:t>
      </w:r>
      <w:r w:rsidR="00DA641E" w:rsidRPr="00E071F1">
        <w:rPr>
          <w:rFonts w:eastAsiaTheme="minorEastAsia" w:cstheme="minorHAnsi"/>
          <w:lang w:val="en-GB"/>
        </w:rPr>
        <w:t xml:space="preserve">one 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w:t>
      </w:r>
      <w:r w:rsidR="003376C5">
        <w:rPr>
          <w:rFonts w:eastAsiaTheme="minorEastAsia" w:cstheme="minorHAnsi"/>
          <w:lang w:val="en-GB"/>
        </w:rPr>
        <w:t xml:space="preserve"> </w:t>
      </w:r>
      <w:r w:rsidR="004B3407">
        <w:rPr>
          <w:rFonts w:eastAsiaTheme="minorEastAsia" w:cstheme="minorHAnsi"/>
          <w:lang w:val="en-GB"/>
        </w:rPr>
        <w:t xml:space="preserve">The approach presented here, with systematic literature review followed by </w:t>
      </w:r>
      <w:r w:rsidR="005067ED">
        <w:rPr>
          <w:rFonts w:eastAsiaTheme="minorEastAsia" w:cstheme="minorHAnsi"/>
          <w:lang w:val="en-GB"/>
        </w:rPr>
        <w:t>hierarchical</w:t>
      </w:r>
      <w:r w:rsidR="004B3407">
        <w:rPr>
          <w:rFonts w:eastAsiaTheme="minorEastAsia" w:cstheme="minorHAnsi"/>
          <w:lang w:val="en-GB"/>
        </w:rPr>
        <w:t xml:space="preserve"> modelling approaches in a Bayesian framework</w:t>
      </w:r>
      <w:r w:rsidR="00F77B9F">
        <w:rPr>
          <w:rFonts w:eastAsiaTheme="minorEastAsia" w:cstheme="minorHAnsi"/>
          <w:lang w:val="en-GB"/>
        </w:rPr>
        <w:t xml:space="preserve">, </w:t>
      </w:r>
      <w:r w:rsidR="0017665B">
        <w:rPr>
          <w:rFonts w:cstheme="minorHAnsi"/>
          <w:lang w:val="en-GB"/>
        </w:rPr>
        <w:t xml:space="preserve">can </w:t>
      </w:r>
      <w:r w:rsidR="002E75C4">
        <w:rPr>
          <w:rFonts w:cstheme="minorHAnsi"/>
          <w:lang w:val="en-GB"/>
        </w:rPr>
        <w:t>help</w:t>
      </w:r>
      <w:r w:rsidR="002E75C4" w:rsidRPr="00A359D9">
        <w:rPr>
          <w:rFonts w:cstheme="minorHAnsi"/>
          <w:lang w:val="en-GB"/>
        </w:rPr>
        <w:t xml:space="preserve"> overcom</w:t>
      </w:r>
      <w:r w:rsidR="006135FE">
        <w:rPr>
          <w:rFonts w:cstheme="minorHAnsi"/>
          <w:lang w:val="en-GB"/>
        </w:rPr>
        <w:t>ing</w:t>
      </w:r>
      <w:r w:rsidR="002E75C4" w:rsidRPr="00A359D9">
        <w:rPr>
          <w:rFonts w:cstheme="minorHAnsi"/>
          <w:lang w:val="en-GB"/>
        </w:rPr>
        <w:t xml:space="preserve"> </w:t>
      </w:r>
      <w:r w:rsidR="002E75C4">
        <w:rPr>
          <w:rFonts w:cstheme="minorHAnsi"/>
          <w:lang w:val="en-GB"/>
        </w:rPr>
        <w:t>limitations of</w:t>
      </w:r>
      <w:r w:rsidR="002E75C4" w:rsidRPr="00A359D9">
        <w:rPr>
          <w:rFonts w:cstheme="minorHAnsi"/>
          <w:lang w:val="en-GB"/>
        </w:rPr>
        <w:t xml:space="preserve"> small data sets</w:t>
      </w:r>
      <w:r w:rsidR="002E75C4">
        <w:rPr>
          <w:rFonts w:cstheme="minorHAnsi"/>
          <w:lang w:val="en-GB"/>
        </w:rPr>
        <w:t xml:space="preserve"> by </w:t>
      </w:r>
      <w:r w:rsidR="002E75C4">
        <w:rPr>
          <w:rFonts w:cstheme="minorHAnsi"/>
          <w:lang w:val="en-GB"/>
        </w:rPr>
        <w:lastRenderedPageBreak/>
        <w:t>incorporating prior knowledge and borrowing information across species</w:t>
      </w:r>
      <w:r w:rsidR="00DC3A5A">
        <w:rPr>
          <w:rFonts w:cstheme="minorHAnsi"/>
          <w:lang w:val="en-GB"/>
        </w:rPr>
        <w:t xml:space="preserve"> in a single modelling framework</w:t>
      </w:r>
      <w:r w:rsidR="002E75C4">
        <w:rPr>
          <w:rFonts w:cstheme="minorHAnsi"/>
          <w:lang w:val="en-GB"/>
        </w:rPr>
        <w:t>.</w:t>
      </w:r>
      <w:r w:rsidR="00CC07B1" w:rsidRPr="00CC07B1">
        <w:rPr>
          <w:rFonts w:eastAsiaTheme="minorEastAsia" w:cstheme="minorHAnsi"/>
          <w:lang w:val="en-GB"/>
        </w:rPr>
        <w:t xml:space="preserve"> </w:t>
      </w:r>
      <w:r w:rsidR="00CC07B1">
        <w:rPr>
          <w:rFonts w:eastAsiaTheme="minorEastAsia" w:cstheme="minorHAnsi"/>
          <w:lang w:val="en-GB"/>
        </w:rPr>
        <w:t xml:space="preserve">In order to predict the impacts of climate warming on </w:t>
      </w:r>
      <w:r w:rsidR="00CC07B1" w:rsidRPr="00E071F1">
        <w:rPr>
          <w:rFonts w:eastAsiaTheme="minorEastAsia" w:cstheme="minorHAnsi"/>
          <w:lang w:val="en-GB"/>
        </w:rPr>
        <w:t>individual</w:t>
      </w:r>
      <w:r w:rsidR="00CC07B1">
        <w:rPr>
          <w:rFonts w:eastAsiaTheme="minorEastAsia" w:cstheme="minorHAnsi"/>
          <w:lang w:val="en-GB"/>
        </w:rPr>
        <w:t xml:space="preserve">s, </w:t>
      </w:r>
      <w:r w:rsidR="00CC07B1" w:rsidRPr="00E071F1">
        <w:rPr>
          <w:rFonts w:eastAsiaTheme="minorEastAsia" w:cstheme="minorHAnsi"/>
          <w:lang w:val="en-GB"/>
        </w:rPr>
        <w:t>population</w:t>
      </w:r>
      <w:r w:rsidR="00CC07B1">
        <w:rPr>
          <w:rFonts w:eastAsiaTheme="minorEastAsia" w:cstheme="minorHAnsi"/>
          <w:lang w:val="en-GB"/>
        </w:rPr>
        <w:t>s</w:t>
      </w:r>
      <w:r w:rsidR="00CC07B1" w:rsidRPr="00E071F1">
        <w:rPr>
          <w:rFonts w:eastAsiaTheme="minorEastAsia" w:cstheme="minorHAnsi"/>
          <w:lang w:val="en-GB"/>
        </w:rPr>
        <w:t xml:space="preserve"> and food web</w:t>
      </w:r>
      <w:r w:rsidR="00CC07B1">
        <w:rPr>
          <w:rFonts w:eastAsiaTheme="minorEastAsia" w:cstheme="minorHAnsi"/>
          <w:lang w:val="en-GB"/>
        </w:rPr>
        <w:t>s</w:t>
      </w:r>
      <w:r w:rsidR="006350BF">
        <w:rPr>
          <w:rFonts w:eastAsiaTheme="minorEastAsia" w:cstheme="minorHAnsi"/>
          <w:lang w:val="en-GB"/>
        </w:rPr>
        <w:t xml:space="preserve">, it is important </w:t>
      </w:r>
      <w:r w:rsidR="00CE2E05">
        <w:rPr>
          <w:rFonts w:eastAsiaTheme="minorEastAsia" w:cstheme="minorHAnsi"/>
          <w:lang w:val="en-GB"/>
        </w:rPr>
        <w:t xml:space="preserve">to </w:t>
      </w:r>
      <w:r w:rsidR="00D9528D">
        <w:rPr>
          <w:rFonts w:eastAsiaTheme="minorEastAsia" w:cstheme="minorHAnsi"/>
          <w:lang w:val="en-GB"/>
        </w:rPr>
        <w:t>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 xml:space="preserve">scaling of </w:t>
      </w:r>
      <w:r w:rsidR="00C838B6">
        <w:rPr>
          <w:rFonts w:eastAsiaTheme="minorEastAsia" w:cstheme="minorHAnsi"/>
          <w:lang w:val="en-GB"/>
        </w:rPr>
        <w:t xml:space="preserve">key physiological </w:t>
      </w:r>
      <w:r w:rsidR="00D9528D" w:rsidRPr="00E071F1">
        <w:rPr>
          <w:rFonts w:eastAsiaTheme="minorEastAsia" w:cstheme="minorHAnsi"/>
          <w:lang w:val="en-GB"/>
        </w:rPr>
        <w:t>rates such as growth, metabolism and consumption</w:t>
      </w:r>
      <w:r w:rsidR="00D12E43">
        <w:rPr>
          <w:rFonts w:eastAsiaTheme="minorEastAsia" w:cstheme="minorHAnsi"/>
          <w:lang w:val="en-GB"/>
        </w:rPr>
        <w:t xml:space="preserve"> with body mass and temperature</w:t>
      </w:r>
      <w:r w:rsidR="001E5D3D">
        <w:rPr>
          <w:rFonts w:eastAsiaTheme="minorEastAsia" w:cstheme="minorHAnsi"/>
          <w:lang w:val="en-GB"/>
        </w:rPr>
        <w:t>.</w:t>
      </w:r>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972C7F" w:rsidRDefault="00C506AF" w:rsidP="00C506AF">
      <w:pPr>
        <w:spacing w:line="480" w:lineRule="auto"/>
        <w:contextualSpacing/>
        <w:jc w:val="both"/>
        <w:rPr>
          <w:rFonts w:eastAsiaTheme="minorEastAsia" w:cstheme="minorHAnsi"/>
          <w:lang w:val="en-GB"/>
        </w:rPr>
      </w:pPr>
      <w:r>
        <w:rPr>
          <w:rFonts w:cstheme="minorHAnsi"/>
          <w:b/>
          <w:lang w:val="en-GB"/>
        </w:rPr>
        <w:t>Materials and m</w:t>
      </w:r>
      <w:r w:rsidRPr="00972C7F">
        <w:rPr>
          <w:rFonts w:cstheme="minorHAnsi"/>
          <w:b/>
          <w:lang w:val="en-GB"/>
        </w:rPr>
        <w:t>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7569241E" w14:textId="5323721A" w:rsidR="00C506AF" w:rsidRDefault="00C506AF" w:rsidP="00C506AF">
      <w:pPr>
        <w:tabs>
          <w:tab w:val="center" w:pos="4513"/>
        </w:tabs>
        <w:spacing w:line="480" w:lineRule="auto"/>
        <w:contextualSpacing/>
        <w:jc w:val="both"/>
        <w:rPr>
          <w:rFonts w:eastAsiaTheme="minorEastAsia" w:cstheme="minorHAnsi"/>
          <w:lang w:val="en-GB"/>
        </w:rPr>
      </w:pPr>
      <w:r w:rsidRPr="0040058B">
        <w:rPr>
          <w:rFonts w:cstheme="minorHAnsi"/>
          <w:lang w:val="en-GB"/>
        </w:rPr>
        <w:t xml:space="preserve">We searched the literature for experimental studies measuring the temperature- and mass dependence of 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Pr="0040058B">
        <w:rPr>
          <w:rFonts w:cstheme="minorHAnsi"/>
          <w:noProof/>
          <w:lang w:val="en-GB"/>
        </w:rPr>
        <w:t>(Nelson 2016)</w:t>
      </w:r>
      <w:r w:rsidRPr="0040058B">
        <w:rPr>
          <w:rFonts w:cstheme="minorHAnsi"/>
        </w:rPr>
        <w:fldChar w:fldCharType="end"/>
      </w:r>
      <w:r w:rsidRPr="0040058B">
        <w:rPr>
          <w:rFonts w:eastAsiaTheme="minorEastAsia" w:cstheme="minorHAnsi"/>
          <w:lang w:val="en-GB"/>
        </w:rPr>
        <w:t>. We used</w:t>
      </w:r>
      <w:r w:rsidRPr="0040058B">
        <w:rPr>
          <w:rFonts w:cstheme="minorHAnsi"/>
          <w:lang w:val="en-GB"/>
        </w:rPr>
        <w:t xml:space="preserve"> three different searches on the Web of Science Core Collection (</w:t>
      </w:r>
      <w:r w:rsidRPr="00D666BE">
        <w:rPr>
          <w:rFonts w:cstheme="minorHAnsi"/>
        </w:rPr>
        <w:t xml:space="preserve">see </w:t>
      </w:r>
      <w:r w:rsidRPr="0025283E">
        <w:rPr>
          <w:rFonts w:eastAsiaTheme="minorEastAsia" w:cstheme="minorHAnsi"/>
          <w:i/>
          <w:iCs/>
          <w:lang w:val="en-GB"/>
        </w:rPr>
        <w:t>SI Appendix</w:t>
      </w:r>
      <w:r w:rsidRPr="00D666BE">
        <w:rPr>
          <w:rFonts w:cstheme="minorHAnsi"/>
        </w:rPr>
        <w:t>, for details)</w:t>
      </w:r>
      <w:r w:rsidRPr="0040058B">
        <w:rPr>
          <w:rFonts w:cstheme="minorHAnsi"/>
          <w:lang w:val="en-GB"/>
        </w:rPr>
        <w:t xml:space="preserve">. </w:t>
      </w:r>
      <w:r>
        <w:rPr>
          <w:rFonts w:cstheme="minorHAnsi"/>
          <w:lang w:val="en-GB"/>
        </w:rPr>
        <w:t>I</w:t>
      </w:r>
      <w:r w:rsidRPr="0040058B">
        <w:rPr>
          <w:rFonts w:cstheme="minorHAnsi"/>
          <w:lang w:val="en-GB"/>
        </w:rPr>
        <w:t>n order to estimate how these rates depend on both body size and temperature within species</w:t>
      </w:r>
      <w:r>
        <w:rPr>
          <w:rFonts w:cstheme="minorHAnsi"/>
          <w:lang w:val="en-GB"/>
        </w:rPr>
        <w:t>,</w:t>
      </w:r>
      <w:r w:rsidRPr="0040058B">
        <w:rPr>
          <w:rFonts w:cstheme="minorHAnsi"/>
          <w:lang w:val="en-GB"/>
        </w:rPr>
        <w:t xml:space="preserve"> </w:t>
      </w:r>
      <w:r>
        <w:rPr>
          <w:rFonts w:cstheme="minorHAnsi"/>
          <w:lang w:val="en-GB"/>
        </w:rPr>
        <w:t>w</w:t>
      </w:r>
      <w:r w:rsidRPr="0040058B">
        <w:rPr>
          <w:rFonts w:cstheme="minorHAnsi"/>
          <w:lang w:val="en-GB"/>
        </w:rPr>
        <w:t>e selected studies with a combination of body mass-temperature setup</w:t>
      </w:r>
      <w:r>
        <w:rPr>
          <w:rFonts w:cstheme="minorHAnsi"/>
          <w:lang w:val="en-GB"/>
        </w:rPr>
        <w:t xml:space="preserve"> </w:t>
      </w:r>
      <w:r w:rsidRPr="0040058B">
        <w:rPr>
          <w:rFonts w:cstheme="minorHAnsi"/>
          <w:lang w:val="en-GB"/>
        </w:rPr>
        <w:t xml:space="preserve">(at least two </w:t>
      </w:r>
      <w:r w:rsidRPr="0040058B">
        <w:rPr>
          <w:rFonts w:eastAsiaTheme="minorEastAsia" w:cstheme="minorHAnsi"/>
          <w:lang w:val="en-GB"/>
        </w:rPr>
        <w:t>temperature</w:t>
      </w:r>
      <w:r w:rsidR="00576F49">
        <w:rPr>
          <w:rFonts w:eastAsiaTheme="minorEastAsia" w:cstheme="minorHAnsi"/>
          <w:lang w:val="en-GB"/>
        </w:rPr>
        <w:t xml:space="preserve"> </w:t>
      </w:r>
      <w:r w:rsidR="00227110">
        <w:rPr>
          <w:rFonts w:eastAsiaTheme="minorEastAsia" w:cstheme="minorHAnsi"/>
          <w:lang w:val="en-GB"/>
        </w:rPr>
        <w:t>[</w:t>
      </w:r>
      <w:r w:rsidR="00576F49">
        <w:rPr>
          <w:rFonts w:eastAsiaTheme="minorEastAsia" w:cstheme="minorHAnsi"/>
          <w:lang w:val="en-GB"/>
        </w:rPr>
        <w:t xml:space="preserve">average </w:t>
      </w:r>
      <w:r w:rsidR="005B15E4">
        <w:rPr>
          <w:rFonts w:eastAsiaTheme="minorEastAsia" w:cstheme="minorHAnsi"/>
          <w:lang w:val="en-GB"/>
        </w:rPr>
        <w:t xml:space="preserve">number of unique temperatures rounded to nearest </w:t>
      </w:r>
      <m:oMath>
        <m:r>
          <w:rPr>
            <w:rFonts w:ascii="Cambria Math" w:eastAsiaTheme="minorEastAsia" w:hAnsi="Cambria Math" w:cstheme="minorHAnsi"/>
            <w:lang w:val="en-GB"/>
          </w:rPr>
          <m:t>℃</m:t>
        </m:r>
      </m:oMath>
      <w:r w:rsidR="00F71B98">
        <w:rPr>
          <w:rFonts w:eastAsiaTheme="minorEastAsia" w:cstheme="minorHAnsi"/>
          <w:lang w:val="en-GB"/>
        </w:rPr>
        <w:t xml:space="preserve"> are </w:t>
      </w:r>
      <w:r w:rsidR="00BF2F2F">
        <w:rPr>
          <w:rFonts w:eastAsiaTheme="minorEastAsia" w:cstheme="minorHAnsi"/>
          <w:lang w:val="en-GB"/>
        </w:rPr>
        <w:t>4.3</w:t>
      </w:r>
      <w:r w:rsidR="00576F49">
        <w:rPr>
          <w:rFonts w:eastAsiaTheme="minorEastAsia" w:cstheme="minorHAnsi"/>
          <w:lang w:val="en-GB"/>
        </w:rPr>
        <w:t xml:space="preserve"> for </w:t>
      </w:r>
      <w:r w:rsidR="00C44057">
        <w:rPr>
          <w:rFonts w:eastAsiaTheme="minorEastAsia" w:cstheme="minorHAnsi"/>
          <w:lang w:val="en-GB"/>
        </w:rPr>
        <w:t>metabolism and consumption</w:t>
      </w:r>
      <w:r w:rsidR="00576F49">
        <w:rPr>
          <w:rFonts w:eastAsiaTheme="minorEastAsia" w:cstheme="minorHAnsi"/>
          <w:lang w:val="en-GB"/>
        </w:rPr>
        <w:t xml:space="preserve"> data</w:t>
      </w:r>
      <w:r w:rsidR="00EC2C4E">
        <w:rPr>
          <w:rFonts w:eastAsiaTheme="minorEastAsia" w:cstheme="minorHAnsi"/>
          <w:lang w:val="en-GB"/>
        </w:rPr>
        <w:t xml:space="preserve">, </w:t>
      </w:r>
      <w:r w:rsidR="00932DD9">
        <w:rPr>
          <w:rFonts w:eastAsiaTheme="minorEastAsia" w:cstheme="minorHAnsi"/>
          <w:lang w:val="en-GB"/>
        </w:rPr>
        <w:t>7</w:t>
      </w:r>
      <w:r w:rsidR="00ED19CC">
        <w:rPr>
          <w:rFonts w:eastAsiaTheme="minorEastAsia" w:cstheme="minorHAnsi"/>
          <w:lang w:val="en-GB"/>
        </w:rPr>
        <w:t>.2</w:t>
      </w:r>
      <w:r w:rsidR="00932DD9">
        <w:rPr>
          <w:rFonts w:eastAsiaTheme="minorEastAsia" w:cstheme="minorHAnsi"/>
          <w:lang w:val="en-GB"/>
        </w:rPr>
        <w:t xml:space="preserve"> for growth</w:t>
      </w:r>
      <w:r w:rsidR="00227110">
        <w:rPr>
          <w:rFonts w:eastAsiaTheme="minorEastAsia" w:cstheme="minorHAnsi"/>
          <w:lang w:val="en-GB"/>
        </w:rPr>
        <w:t xml:space="preserve">] </w:t>
      </w:r>
      <w:r w:rsidRPr="0040058B">
        <w:rPr>
          <w:rFonts w:eastAsiaTheme="minorEastAsia" w:cstheme="minorHAnsi"/>
          <w:lang w:val="en-GB"/>
        </w:rPr>
        <w:t>treatments</w:t>
      </w:r>
      <w:r>
        <w:rPr>
          <w:rFonts w:eastAsiaTheme="minorEastAsia" w:cstheme="minorHAnsi"/>
          <w:lang w:val="en-GB"/>
        </w:rPr>
        <w:t xml:space="preserve"> and </w:t>
      </w:r>
      <w:r w:rsidR="00447909">
        <w:rPr>
          <w:rFonts w:eastAsiaTheme="minorEastAsia" w:cstheme="minorHAnsi"/>
          <w:lang w:val="en-GB"/>
        </w:rPr>
        <w:t xml:space="preserve">at least two body masses </w:t>
      </w:r>
      <w:r w:rsidR="00A67AF6">
        <w:rPr>
          <w:rFonts w:eastAsiaTheme="minorEastAsia" w:cstheme="minorHAnsi"/>
          <w:lang w:val="en-GB"/>
        </w:rPr>
        <w:t xml:space="preserve">[average </w:t>
      </w:r>
      <w:r w:rsidR="00C43B8D">
        <w:rPr>
          <w:rFonts w:eastAsiaTheme="minorEastAsia" w:cstheme="minorHAnsi"/>
          <w:lang w:val="en-GB"/>
        </w:rPr>
        <w:t xml:space="preserve">3.4, 20 and  </w:t>
      </w:r>
      <w:r w:rsidR="00DD16D8">
        <w:rPr>
          <w:rFonts w:eastAsiaTheme="minorEastAsia" w:cstheme="minorHAnsi"/>
          <w:lang w:val="en-GB"/>
        </w:rPr>
        <w:t>47</w:t>
      </w:r>
      <w:r w:rsidR="00C43B8D">
        <w:rPr>
          <w:rFonts w:eastAsiaTheme="minorEastAsia" w:cstheme="minorHAnsi"/>
          <w:lang w:val="en-GB"/>
        </w:rPr>
        <w:t xml:space="preserve"> </w:t>
      </w:r>
      <w:r w:rsidR="00B40C9F">
        <w:rPr>
          <w:rFonts w:eastAsiaTheme="minorEastAsia" w:cstheme="minorHAnsi"/>
          <w:lang w:val="en-GB"/>
        </w:rPr>
        <w:t xml:space="preserve">unique body masses </w:t>
      </w:r>
      <w:r w:rsidR="009924E0">
        <w:rPr>
          <w:rFonts w:eastAsiaTheme="minorEastAsia" w:cstheme="minorHAnsi"/>
          <w:lang w:val="en-GB"/>
        </w:rPr>
        <w:t>rounde</w:t>
      </w:r>
      <w:r w:rsidR="00A408B0">
        <w:rPr>
          <w:rFonts w:eastAsiaTheme="minorEastAsia" w:cstheme="minorHAnsi"/>
          <w:lang w:val="en-GB"/>
        </w:rPr>
        <w:t>d</w:t>
      </w:r>
      <w:r w:rsidR="009924E0">
        <w:rPr>
          <w:rFonts w:eastAsiaTheme="minorEastAsia" w:cstheme="minorHAnsi"/>
          <w:lang w:val="en-GB"/>
        </w:rPr>
        <w:t xml:space="preserve"> to nearest </w:t>
      </w:r>
      <m:oMath>
        <m:r>
          <m:rPr>
            <m:sty m:val="p"/>
          </m:rPr>
          <w:rPr>
            <w:rFonts w:ascii="Cambria Math" w:eastAsiaTheme="minorEastAsia" w:hAnsi="Cambria Math" w:cstheme="minorHAnsi"/>
            <w:lang w:val="en-GB"/>
          </w:rPr>
          <m:t>g</m:t>
        </m:r>
      </m:oMath>
      <w:r w:rsidR="009924E0">
        <w:rPr>
          <w:rFonts w:eastAsiaTheme="minorEastAsia" w:cstheme="minorHAnsi"/>
          <w:lang w:val="en-GB"/>
        </w:rPr>
        <w:t xml:space="preserve"> </w:t>
      </w:r>
      <w:r w:rsidR="00A67AF6">
        <w:rPr>
          <w:rFonts w:eastAsiaTheme="minorEastAsia" w:cstheme="minorHAnsi"/>
          <w:lang w:val="en-GB"/>
        </w:rPr>
        <w:t xml:space="preserve">for </w:t>
      </w:r>
      <w:r w:rsidR="00455AAD">
        <w:rPr>
          <w:rFonts w:eastAsiaTheme="minorEastAsia" w:cstheme="minorHAnsi"/>
          <w:lang w:val="en-GB"/>
        </w:rPr>
        <w:t xml:space="preserve">growth, consumption and </w:t>
      </w:r>
      <w:r w:rsidR="00A67AF6">
        <w:rPr>
          <w:rFonts w:eastAsiaTheme="minorEastAsia" w:cstheme="minorHAnsi"/>
          <w:lang w:val="en-GB"/>
        </w:rPr>
        <w:t>metabolism</w:t>
      </w:r>
      <w:r w:rsidR="00447528">
        <w:rPr>
          <w:rFonts w:eastAsiaTheme="minorEastAsia" w:cstheme="minorHAnsi"/>
          <w:lang w:val="en-GB"/>
        </w:rPr>
        <w:t>, respectively</w:t>
      </w:r>
      <w:r w:rsidR="00A67AF6">
        <w:rPr>
          <w:rFonts w:eastAsiaTheme="minorEastAsia" w:cstheme="minorHAnsi"/>
          <w:lang w:val="en-GB"/>
        </w:rPr>
        <w:t>]</w:t>
      </w:r>
      <w:r w:rsidR="00DD70A5">
        <w:rPr>
          <w:rFonts w:eastAsiaTheme="minorEastAsia" w:cstheme="minorHAnsi"/>
          <w:lang w:val="en-GB"/>
        </w:rPr>
        <w:t>)</w:t>
      </w:r>
      <w:r w:rsidRPr="0040058B">
        <w:rPr>
          <w:rFonts w:cstheme="minorHAnsi"/>
          <w:lang w:val="en-GB"/>
        </w:rPr>
        <w:t>. Th</w:t>
      </w:r>
      <w:r w:rsidR="008E7D1A">
        <w:rPr>
          <w:rFonts w:cstheme="minorHAnsi"/>
          <w:lang w:val="en-GB"/>
        </w:rPr>
        <w:t xml:space="preserve">e </w:t>
      </w:r>
      <w:r w:rsidR="00D52DB5">
        <w:rPr>
          <w:rFonts w:cstheme="minorHAnsi"/>
          <w:lang w:val="en-GB"/>
        </w:rPr>
        <w:t>criteria</w:t>
      </w:r>
      <w:r w:rsidR="008E7D1A">
        <w:rPr>
          <w:rFonts w:cstheme="minorHAnsi"/>
          <w:lang w:val="en-GB"/>
        </w:rPr>
        <w:t xml:space="preserve"> for both mass and temperature variation in the experiments</w:t>
      </w:r>
      <w:r w:rsidRPr="0040058B">
        <w:rPr>
          <w:rFonts w:cstheme="minorHAnsi"/>
          <w:lang w:val="en-GB"/>
        </w:rPr>
        <w:t xml:space="preserve"> reduces the number of </w:t>
      </w:r>
      <w:r w:rsidR="006754A9">
        <w:rPr>
          <w:rFonts w:cstheme="minorHAnsi"/>
          <w:lang w:val="en-GB"/>
        </w:rPr>
        <w:t xml:space="preserve">potential </w:t>
      </w:r>
      <w:r w:rsidRPr="0040058B">
        <w:rPr>
          <w:rFonts w:cstheme="minorHAnsi"/>
          <w:lang w:val="en-GB"/>
        </w:rPr>
        <w:t xml:space="preserve">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40058B">
        <w:rPr>
          <w:rFonts w:eastAsiaTheme="minorEastAsia" w:cstheme="minorHAnsi"/>
          <w:lang w:val="en-GB"/>
        </w:rPr>
        <w:t xml:space="preserve">we excluded larval studies, </w:t>
      </w:r>
      <w:r w:rsidR="00582CCB">
        <w:rPr>
          <w:rFonts w:eastAsiaTheme="minorEastAsia" w:cstheme="minorHAnsi"/>
          <w:lang w:val="en-GB"/>
        </w:rPr>
        <w:t xml:space="preserve">which represents a life stage exhibiting </w:t>
      </w:r>
      <w:r w:rsidR="00F501A6">
        <w:rPr>
          <w:rFonts w:eastAsiaTheme="minorEastAsia" w:cstheme="minorHAnsi"/>
          <w:lang w:val="en-GB"/>
        </w:rPr>
        <w:t xml:space="preserve">different </w:t>
      </w:r>
      <w:r w:rsidR="006A5EEF">
        <w:rPr>
          <w:rFonts w:eastAsiaTheme="minorEastAsia" w:cstheme="minorHAnsi"/>
          <w:lang w:val="en-GB"/>
        </w:rPr>
        <w:t>constraints</w:t>
      </w:r>
      <w:r w:rsidR="00F501A6">
        <w:rPr>
          <w:rFonts w:eastAsiaTheme="minorEastAsia" w:cstheme="minorHAnsi"/>
          <w:lang w:val="en-GB"/>
        </w:rPr>
        <w:t xml:space="preserve"> </w:t>
      </w:r>
      <w:r w:rsidR="000A3F98">
        <w:rPr>
          <w:rFonts w:eastAsiaTheme="minorEastAsia" w:cstheme="minorHAnsi"/>
          <w:lang w:val="en-GB"/>
        </w:rPr>
        <w:t xml:space="preserve">and scaling </w:t>
      </w:r>
      <w:r w:rsidR="007E368E">
        <w:rPr>
          <w:rFonts w:eastAsiaTheme="minorEastAsia" w:cstheme="minorHAnsi"/>
          <w:lang w:val="en-GB"/>
        </w:rPr>
        <w:t>r</w:t>
      </w:r>
      <w:r w:rsidRPr="0040058B">
        <w:rPr>
          <w:rFonts w:eastAsiaTheme="minorEastAsia" w:cstheme="minorHAnsi"/>
          <w:lang w:val="en-GB"/>
        </w:rPr>
        <w:t>e</w:t>
      </w:r>
      <w:r w:rsidR="007E368E">
        <w:rPr>
          <w:rFonts w:eastAsiaTheme="minorEastAsia" w:cstheme="minorHAnsi"/>
          <w:lang w:val="en-GB"/>
        </w:rPr>
        <w:t>lationships</w:t>
      </w:r>
      <w:r w:rsidR="007E368E" w:rsidRPr="0040058B">
        <w:rPr>
          <w:rFonts w:eastAsiaTheme="minorEastAsia" w:cstheme="minorHAnsi"/>
          <w:lang w:val="en-GB"/>
        </w:rPr>
        <w:t xml:space="preserve"> </w:t>
      </w:r>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Pr="0040058B">
        <w:rPr>
          <w:lang w:val="en-GB"/>
        </w:rPr>
        <w:t>(Glazier 2005)</w:t>
      </w:r>
      <w:r w:rsidRPr="0040058B">
        <w:rPr>
          <w:rFonts w:eastAsiaTheme="minorEastAsia" w:cstheme="minorHAnsi"/>
          <w:lang w:val="en-GB"/>
        </w:rPr>
        <w:fldChar w:fldCharType="end"/>
      </w:r>
      <w:r w:rsidRPr="0040058B">
        <w:rPr>
          <w:rFonts w:eastAsiaTheme="minorEastAsia" w:cstheme="minorHAnsi"/>
          <w:lang w:val="en-GB"/>
        </w:rPr>
        <w:t xml:space="preserve">. </w:t>
      </w:r>
    </w:p>
    <w:p w14:paraId="5D9B89BC" w14:textId="70C04310"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lastRenderedPageBreak/>
        <w:tab/>
      </w:r>
      <w:r w:rsidRPr="0040058B">
        <w:rPr>
          <w:rFonts w:eastAsiaTheme="minorEastAsia" w:cstheme="minorHAnsi"/>
          <w:lang w:val="en-GB"/>
        </w:rPr>
        <w:t>Studies were included if (i)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as measurements of these rates can vary between studies due to e.g. measurement bias, differences in experimental protocols</w:t>
      </w:r>
      <w:r w:rsidR="00B203B0">
        <w:rPr>
          <w:rFonts w:eastAsiaTheme="minorEastAsia" w:cstheme="minorHAnsi"/>
          <w:lang w:val="en-GB"/>
        </w:rPr>
        <w:t>,</w:t>
      </w:r>
      <w:r w:rsidRPr="0040058B">
        <w:rPr>
          <w:rFonts w:eastAsiaTheme="minorEastAsia" w:cstheme="minorHAnsi"/>
          <w:lang w:val="en-GB"/>
        </w:rPr>
        <w:t xml:space="preserve"> or because different populations were used </w:t>
      </w:r>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Pr="0040058B">
        <w:rPr>
          <w:lang w:val="en-GB"/>
        </w:rPr>
        <w:t xml:space="preserve">(Armstrong &amp; Hawkins 2008; Jerde </w:t>
      </w:r>
      <w:r w:rsidRPr="0040058B">
        <w:rPr>
          <w:i/>
          <w:iCs/>
          <w:lang w:val="en-GB"/>
        </w:rPr>
        <w:t>et al.</w:t>
      </w:r>
      <w:r w:rsidRPr="0040058B">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w:t>
      </w:r>
      <w:r w:rsidR="00F6447F">
        <w:rPr>
          <w:rFonts w:eastAsiaTheme="minorEastAsia" w:cstheme="minorHAnsi"/>
          <w:lang w:val="en-GB"/>
        </w:rPr>
        <w:t xml:space="preserve">given rate and </w:t>
      </w:r>
      <w:r w:rsidRPr="0040058B">
        <w:rPr>
          <w:rFonts w:eastAsiaTheme="minorEastAsia" w:cstheme="minorHAnsi"/>
          <w:lang w:val="en-GB"/>
        </w:rPr>
        <w:t xml:space="preserve">species, we selected the most suitable 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r w:rsidRPr="0040058B">
        <w:rPr>
          <w:rFonts w:cstheme="minorHAnsi"/>
          <w:lang w:val="en-GB"/>
        </w:rPr>
        <w:t xml:space="preserve">A more detailed description of the search protocol, data selection, acquisition, quality control, collation of additional information and standardizing 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16216DA2"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We compiled four datasets: growth rate, maximum consumption rate, metabolic rate and the optimum growth temperature</w:t>
      </w:r>
      <w:r w:rsidRPr="0040058B" w:rsidDel="00782F2C">
        <w:rPr>
          <w:rFonts w:cstheme="minorHAnsi"/>
          <w:lang w:val="en-GB"/>
        </w:rPr>
        <w:t xml:space="preserve"> </w:t>
      </w:r>
      <w:r w:rsidRPr="0040058B">
        <w:rPr>
          <w:rFonts w:cstheme="minorHAnsi"/>
          <w:lang w:val="en-GB"/>
        </w:rPr>
        <w:t>for each combination of body mass group and species. We compiled in total 227 (growth rate) (and 45 optimum temperatures), 746 (maximum consumption rate</w:t>
      </w:r>
      <w:r w:rsidR="0032587B">
        <w:rPr>
          <w:rFonts w:cstheme="minorHAnsi"/>
          <w:lang w:val="en-GB"/>
        </w:rPr>
        <w:t xml:space="preserve">, of which </w:t>
      </w:r>
      <w:r w:rsidR="0032587B" w:rsidRPr="0032587B">
        <w:rPr>
          <w:rFonts w:cstheme="minorHAnsi"/>
          <w:lang w:val="en-GB"/>
        </w:rPr>
        <w:t>666</w:t>
      </w:r>
      <w:r w:rsidR="0032587B">
        <w:rPr>
          <w:rFonts w:cstheme="minorHAnsi"/>
          <w:lang w:val="en-GB"/>
        </w:rPr>
        <w:t xml:space="preserve"> are below peak</w:t>
      </w:r>
      <w:r w:rsidRPr="0040058B">
        <w:rPr>
          <w:rFonts w:cstheme="minorHAnsi"/>
          <w:lang w:val="en-GB"/>
        </w:rPr>
        <w:t xml:space="preserve">) and 2699 (metabolic rate) data points 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r>
        <w:rPr>
          <w:rFonts w:eastAsiaTheme="minorEastAsia" w:cstheme="minorHAnsi"/>
          <w:lang w:val="en-GB"/>
        </w:rPr>
        <w:t xml:space="preserve">from different </w:t>
      </w:r>
      <w:r w:rsidRPr="0040058B">
        <w:rPr>
          <w:rFonts w:eastAsiaTheme="minorEastAsia" w:cstheme="minorHAnsi"/>
          <w:lang w:val="en-GB"/>
        </w:rPr>
        <w:t>taxonomic groups, habitats and lifestyles (</w:t>
      </w:r>
      <w:r w:rsidRPr="0025283E">
        <w:rPr>
          <w:rFonts w:eastAsiaTheme="minorEastAsia" w:cstheme="minorHAnsi"/>
          <w:i/>
          <w:iCs/>
          <w:lang w:val="en-GB"/>
        </w:rPr>
        <w:t>SI Appendix</w:t>
      </w:r>
      <w:r w:rsidR="006B02A8">
        <w:rPr>
          <w:rFonts w:eastAsiaTheme="minorEastAsia" w:cstheme="minorHAnsi"/>
          <w:i/>
          <w:iCs/>
          <w:lang w:val="en-GB"/>
        </w:rPr>
        <w:t>;</w:t>
      </w:r>
      <w:r w:rsidR="006B02A8" w:rsidRPr="0085673C">
        <w:rPr>
          <w:rFonts w:eastAsiaTheme="minorEastAsia" w:cstheme="minorHAnsi"/>
          <w:lang w:val="en-GB"/>
        </w:rPr>
        <w:t xml:space="preserve"> Fig S1-S11</w:t>
      </w:r>
      <w:r w:rsidRPr="0040058B">
        <w:rPr>
          <w:rFonts w:eastAsiaTheme="minorEastAsia" w:cstheme="minorHAnsi"/>
          <w:lang w:val="en-GB"/>
        </w:rPr>
        <w:t>). We asked all the corresponding authors of each article to share data</w:t>
      </w:r>
      <w:r w:rsidR="00B3511E">
        <w:rPr>
          <w:rFonts w:eastAsiaTheme="minorEastAsia" w:cstheme="minorHAnsi"/>
          <w:lang w:val="en-GB"/>
        </w:rPr>
        <w:t xml:space="preserve">. </w:t>
      </w:r>
      <w:commentRangeStart w:id="37"/>
      <w:r w:rsidR="00B3511E">
        <w:rPr>
          <w:rFonts w:eastAsiaTheme="minorEastAsia" w:cstheme="minorHAnsi"/>
          <w:lang w:val="en-GB"/>
        </w:rPr>
        <w:t>In cases where we did not hear from the corresponding author</w:t>
      </w:r>
      <w:commentRangeEnd w:id="37"/>
      <w:r w:rsidR="00CA1CD7">
        <w:rPr>
          <w:rStyle w:val="CommentReference"/>
        </w:rPr>
        <w:commentReference w:id="37"/>
      </w:r>
      <w:r w:rsidR="00B3511E">
        <w:rPr>
          <w:rFonts w:eastAsiaTheme="minorEastAsia" w:cstheme="minorHAnsi"/>
          <w:lang w:val="en-GB"/>
        </w:rPr>
        <w:t xml:space="preserve">, </w:t>
      </w:r>
      <w:r w:rsidR="00100D85">
        <w:rPr>
          <w:rFonts w:eastAsiaTheme="minorEastAsia" w:cstheme="minorHAnsi"/>
          <w:lang w:val="en-GB"/>
        </w:rPr>
        <w:t xml:space="preserve">we </w:t>
      </w:r>
      <w:r w:rsidRPr="0040058B">
        <w:rPr>
          <w:rFonts w:eastAsiaTheme="minorEastAsia" w:cstheme="minorHAnsi"/>
          <w:lang w:val="en-GB"/>
        </w:rPr>
        <w:t xml:space="preserve">extracted </w:t>
      </w:r>
      <w:r w:rsidR="00B3511E">
        <w:rPr>
          <w:rFonts w:eastAsiaTheme="minorEastAsia" w:cstheme="minorHAnsi"/>
          <w:lang w:val="en-GB"/>
        </w:rPr>
        <w:t xml:space="preserve">data </w:t>
      </w:r>
      <w:r w:rsidRPr="0040058B">
        <w:rPr>
          <w:rFonts w:eastAsiaTheme="minorEastAsia" w:cstheme="minorHAnsi"/>
          <w:lang w:val="en-GB"/>
        </w:rPr>
        <w:t xml:space="preserve">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Pr="0040058B">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t>Model fitting</w:t>
      </w:r>
    </w:p>
    <w:p w14:paraId="4ED65434" w14:textId="77777777" w:rsidR="00C506AF" w:rsidRPr="00804590" w:rsidRDefault="00C506AF" w:rsidP="00C506AF">
      <w:pPr>
        <w:spacing w:line="480" w:lineRule="auto"/>
        <w:contextualSpacing/>
        <w:jc w:val="both"/>
        <w:rPr>
          <w:bCs/>
          <w:i/>
          <w:iCs/>
          <w:lang w:val="en-GB"/>
        </w:rPr>
      </w:pPr>
      <w:r w:rsidRPr="00804590">
        <w:rPr>
          <w:bCs/>
          <w:i/>
          <w:iCs/>
          <w:lang w:val="en-GB"/>
        </w:rPr>
        <w:t>Model description</w:t>
      </w:r>
    </w:p>
    <w:p w14:paraId="0F693F83" w14:textId="176B2B97" w:rsidR="00C506AF" w:rsidRPr="007F3FC0" w:rsidRDefault="00C506AF" w:rsidP="00C506AF">
      <w:pPr>
        <w:pStyle w:val="CommentText"/>
        <w:spacing w:line="480" w:lineRule="auto"/>
        <w:jc w:val="both"/>
        <w:rPr>
          <w:sz w:val="24"/>
          <w:szCs w:val="24"/>
        </w:rPr>
      </w:pPr>
      <w:r w:rsidRPr="00D666BE">
        <w:rPr>
          <w:sz w:val="24"/>
          <w:szCs w:val="24"/>
        </w:rPr>
        <w:t>To each dataset, w</w:t>
      </w:r>
      <w:r w:rsidRPr="0040058B">
        <w:rPr>
          <w:bCs/>
          <w:sz w:val="24"/>
          <w:szCs w:val="24"/>
          <w:lang w:val="en-GB"/>
        </w:rPr>
        <w:t>e fit hierarchical models with different combinations of species-varying coefficients</w:t>
      </w:r>
      <w:r>
        <w:rPr>
          <w:bCs/>
          <w:sz w:val="24"/>
          <w:szCs w:val="24"/>
          <w:lang w:val="en-GB"/>
        </w:rPr>
        <w:t xml:space="preserve">, meaning they are </w:t>
      </w:r>
      <w:r w:rsidRPr="0040058B">
        <w:rPr>
          <w:bCs/>
          <w:sz w:val="24"/>
          <w:szCs w:val="24"/>
          <w:lang w:val="en-GB"/>
        </w:rPr>
        <w:t>estimated with shrinkage</w:t>
      </w:r>
      <w:r>
        <w:rPr>
          <w:bCs/>
          <w:sz w:val="24"/>
          <w:szCs w:val="24"/>
          <w:lang w:val="en-GB"/>
        </w:rPr>
        <w:t xml:space="preserve">. This </w:t>
      </w:r>
      <w:r w:rsidRPr="0040058B">
        <w:rPr>
          <w:bCs/>
          <w:sz w:val="24"/>
          <w:szCs w:val="24"/>
          <w:lang w:val="en-GB"/>
        </w:rPr>
        <w:t xml:space="preserve">reduces the influence of outliers </w:t>
      </w:r>
      <w:r w:rsidRPr="0040058B">
        <w:rPr>
          <w:bCs/>
          <w:sz w:val="24"/>
          <w:szCs w:val="24"/>
          <w:lang w:val="en-GB"/>
        </w:rPr>
        <w:lastRenderedPageBreak/>
        <w:t xml:space="preserve">which could occur in species with </w:t>
      </w:r>
      <w:r w:rsidRPr="007F3FC0">
        <w:rPr>
          <w:bCs/>
          <w:sz w:val="24"/>
          <w:szCs w:val="24"/>
          <w:lang w:val="en-GB"/>
        </w:rPr>
        <w:t xml:space="preserve">small samples sizes </w:t>
      </w:r>
      <w:r w:rsidRPr="007F3FC0">
        <w:rPr>
          <w:bCs/>
          <w:sz w:val="24"/>
          <w:szCs w:val="24"/>
          <w:lang w:val="en-GB"/>
        </w:rPr>
        <w:fldChar w:fldCharType="begin"/>
      </w:r>
      <w:r w:rsidRPr="007F3FC0">
        <w:rPr>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7F3FC0">
        <w:rPr>
          <w:bCs/>
          <w:sz w:val="24"/>
          <w:szCs w:val="24"/>
          <w:lang w:val="en-GB"/>
        </w:rPr>
        <w:fldChar w:fldCharType="separate"/>
      </w:r>
      <w:r w:rsidRPr="007F3FC0">
        <w:rPr>
          <w:sz w:val="24"/>
          <w:szCs w:val="24"/>
          <w:lang w:val="en-GB"/>
        </w:rPr>
        <w:t xml:space="preserve">(Gelman &amp; Hill 2007; Harrison </w:t>
      </w:r>
      <w:r w:rsidRPr="007F3FC0">
        <w:rPr>
          <w:i/>
          <w:iCs/>
          <w:sz w:val="24"/>
          <w:szCs w:val="24"/>
          <w:lang w:val="en-GB"/>
        </w:rPr>
        <w:t>et al.</w:t>
      </w:r>
      <w:r w:rsidRPr="007F3FC0">
        <w:rPr>
          <w:sz w:val="24"/>
          <w:szCs w:val="24"/>
          <w:lang w:val="en-GB"/>
        </w:rPr>
        <w:t xml:space="preserve"> 2018)</w:t>
      </w:r>
      <w:r w:rsidRPr="007F3FC0">
        <w:rPr>
          <w:bCs/>
          <w:sz w:val="24"/>
          <w:szCs w:val="24"/>
          <w:lang w:val="en-GB"/>
        </w:rPr>
        <w:fldChar w:fldCharType="end"/>
      </w:r>
      <w:r w:rsidRPr="007F3FC0">
        <w:rPr>
          <w:bCs/>
          <w:sz w:val="24"/>
          <w:szCs w:val="24"/>
          <w:lang w:val="en-GB"/>
        </w:rPr>
        <w:t xml:space="preserve">. The general form </w:t>
      </w:r>
      <w:r w:rsidR="0084249F" w:rsidRPr="007F3FC0">
        <w:rPr>
          <w:bCs/>
          <w:sz w:val="24"/>
          <w:szCs w:val="24"/>
          <w:lang w:val="en-GB"/>
        </w:rPr>
        <w:t xml:space="preserve">of </w:t>
      </w:r>
      <w:r w:rsidRPr="007F3FC0">
        <w:rPr>
          <w:bCs/>
          <w:sz w:val="24"/>
          <w:szCs w:val="24"/>
          <w:lang w:val="en-GB"/>
        </w:rPr>
        <w:t>the model is:</w:t>
      </w:r>
    </w:p>
    <w:p w14:paraId="53B6384A" w14:textId="77777777" w:rsidR="00C506AF" w:rsidRPr="007F3FC0" w:rsidRDefault="003134A1" w:rsidP="00C506AF">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C506AF" w:rsidRPr="007F3FC0">
        <w:rPr>
          <w:rFonts w:eastAsiaTheme="minorEastAsia"/>
        </w:rPr>
        <w:t xml:space="preserve">                                                                 (1)</w:t>
      </w:r>
    </w:p>
    <w:p w14:paraId="109A5576" w14:textId="00205D18" w:rsidR="00C506AF" w:rsidRPr="00B82C5E" w:rsidRDefault="003134A1" w:rsidP="00C506AF">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C506AF" w:rsidRPr="00B82C5E">
        <w:rPr>
          <w:rFonts w:eastAsiaTheme="minorEastAsia"/>
        </w:rPr>
        <w:t xml:space="preserve">                                                           (2)</w:t>
      </w:r>
    </w:p>
    <w:p w14:paraId="0BCD5CE6" w14:textId="77777777" w:rsidR="00C506AF" w:rsidRPr="007F3FC0" w:rsidRDefault="003134A1" w:rsidP="00C506AF">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C506AF" w:rsidRPr="007F3FC0">
        <w:rPr>
          <w:rFonts w:eastAsiaTheme="minorEastAsia"/>
        </w:rPr>
        <w:t xml:space="preserve">                                                                (3)</w:t>
      </w:r>
    </w:p>
    <w:p w14:paraId="60718C8A" w14:textId="33772A13" w:rsidR="00C506AF" w:rsidRPr="00D666BE" w:rsidRDefault="00C506AF" w:rsidP="00C506AF">
      <w:pPr>
        <w:spacing w:line="480" w:lineRule="auto"/>
        <w:jc w:val="both"/>
        <w:rPr>
          <w:rFonts w:eastAsiaTheme="minorEastAsia"/>
        </w:rPr>
      </w:pPr>
      <w:r w:rsidRPr="007F3FC0">
        <w:rPr>
          <w:rFonts w:eastAsiaTheme="minorEastAsia"/>
          <w:lang w:val="en-GB"/>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7F3FC0">
        <w:rPr>
          <w:rFonts w:eastAsiaTheme="minorEastAsia"/>
          <w:bCs/>
          <w:iCs/>
          <w:lang w:val="en-GB"/>
        </w:rPr>
        <w:t xml:space="preserve"> is the </w:t>
      </w:r>
      <m:oMath>
        <m:r>
          <w:rPr>
            <w:rFonts w:ascii="Cambria Math" w:eastAsiaTheme="minorEastAsia" w:hAnsi="Cambria Math"/>
          </w:rPr>
          <m:t>i</m:t>
        </m:r>
      </m:oMath>
      <w:r w:rsidRPr="007F3FC0">
        <w:rPr>
          <w:rFonts w:eastAsiaTheme="minorEastAsia"/>
          <w:bCs/>
          <w:iCs/>
          <w:lang w:val="en-GB"/>
        </w:rPr>
        <w:t xml:space="preserve">th observation for species </w:t>
      </w:r>
      <m:oMath>
        <m:r>
          <w:rPr>
            <w:rFonts w:ascii="Cambria Math" w:eastAsiaTheme="minorEastAsia" w:hAnsi="Cambria Math"/>
            <w:lang w:val="en-GB"/>
          </w:rPr>
          <m:t>j</m:t>
        </m:r>
      </m:oMath>
      <w:r w:rsidRPr="007F3FC0">
        <w:rPr>
          <w:rFonts w:eastAsiaTheme="minorEastAsia"/>
          <w:bCs/>
          <w:iCs/>
          <w:lang w:val="en-GB"/>
        </w:rPr>
        <w:t xml:space="preserve"> for rate </w:t>
      </w:r>
      <w:r w:rsidRPr="007F3FC0">
        <w:rPr>
          <w:rFonts w:eastAsiaTheme="minorEastAsia"/>
          <w:bCs/>
          <w:i/>
          <w:lang w:val="en-GB"/>
        </w:rPr>
        <w:t>y</w:t>
      </w:r>
      <w:r w:rsidRPr="007F3FC0">
        <w:rPr>
          <w:rFonts w:eastAsiaTheme="minorEastAsia"/>
          <w:bCs/>
          <w:iCs/>
          <w:lang w:val="en-GB"/>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7F3FC0">
        <w:rPr>
          <w:rFonts w:eastAsiaTheme="minorEastAsia"/>
          <w:bCs/>
          <w:iCs/>
        </w:rPr>
        <w:t xml:space="preserve"> is a species-varying</w:t>
      </w:r>
      <w:r w:rsidRPr="00D666BE">
        <w:rPr>
          <w:rFonts w:eastAsiaTheme="minorEastAsia"/>
          <w:bCs/>
          <w:iCs/>
        </w:rPr>
        <w:t xml:space="preserve"> intercept,</w:t>
      </w:r>
      <w:r w:rsidRPr="0040058B">
        <w:rPr>
          <w:rFonts w:eastAsiaTheme="minorEastAsia"/>
          <w:bCs/>
          <w:iCs/>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D666BE">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D666BE">
        <w:rPr>
          <w:rFonts w:eastAsiaTheme="minorEastAsia"/>
        </w:rPr>
        <w:t xml:space="preserve"> is its coefficient</w:t>
      </w:r>
      <w:r w:rsidR="00FB106A" w:rsidRPr="00D666BE">
        <w:rPr>
          <w:rFonts w:eastAsiaTheme="minorEastAsia"/>
        </w:rPr>
        <w:t>, with</w:t>
      </w:r>
      <w:r w:rsidRPr="00D666BE">
        <w:rPr>
          <w:rFonts w:eastAsiaTheme="minorEastAsia"/>
        </w:rPr>
        <w:t xml:space="preserve"> </w:t>
      </w:r>
      <m:oMath>
        <m:r>
          <w:rPr>
            <w:rFonts w:ascii="Cambria Math" w:eastAsiaTheme="minorEastAsia" w:hAnsi="Cambria Math"/>
          </w:rPr>
          <m:t>p=1,..n</m:t>
        </m:r>
      </m:oMath>
      <w:r w:rsidRPr="00D666BE">
        <w:rPr>
          <w:rFonts w:eastAsiaTheme="minorEastAsia"/>
        </w:rPr>
        <w:t xml:space="preserve">, where </w:t>
      </w:r>
      <m:oMath>
        <m:r>
          <w:rPr>
            <w:rFonts w:ascii="Cambria Math" w:eastAsiaTheme="minorEastAsia" w:hAnsi="Cambria Math"/>
          </w:rPr>
          <m:t>n</m:t>
        </m:r>
      </m:oMath>
      <w:r w:rsidRPr="00D666BE">
        <w:rPr>
          <w:rFonts w:eastAsiaTheme="minorEastAsia"/>
        </w:rPr>
        <w:t xml:space="preserve"> is the number of predictors considered in the model</w:t>
      </w:r>
      <w:r w:rsidR="00FB106A" w:rsidRPr="00D666BE">
        <w:rPr>
          <w:rFonts w:eastAsiaTheme="minorEastAsia"/>
        </w:rPr>
        <w:t xml:space="preserve"> (mass, temperature, and their interaction)</w:t>
      </w:r>
      <w:r w:rsidRPr="00D666BE">
        <w:rPr>
          <w:rFonts w:eastAsiaTheme="minorEastAsia"/>
        </w:rPr>
        <w:t>.</w:t>
      </w:r>
      <w:r w:rsidR="0081221B" w:rsidRPr="0081221B">
        <w:rPr>
          <w:rFonts w:eastAsiaTheme="minorEastAsia"/>
          <w:lang w:val="en-US"/>
        </w:rPr>
        <w:t xml:space="preserve"> Predictors are mean </w:t>
      </w:r>
      <w:r w:rsidR="002C341D" w:rsidRPr="0081221B">
        <w:rPr>
          <w:rFonts w:eastAsiaTheme="minorEastAsia"/>
          <w:lang w:val="en-US"/>
        </w:rPr>
        <w:t>centered</w:t>
      </w:r>
      <w:r w:rsidR="0081221B" w:rsidRPr="0081221B">
        <w:rPr>
          <w:rFonts w:eastAsiaTheme="minorEastAsia"/>
          <w:lang w:val="en-US"/>
        </w:rPr>
        <w:t xml:space="preserve"> to improve interpreta</w:t>
      </w:r>
      <w:r w:rsidR="0081221B">
        <w:rPr>
          <w:rFonts w:eastAsiaTheme="minorEastAsia"/>
          <w:lang w:val="en-US"/>
        </w:rPr>
        <w:t>bility</w:t>
      </w:r>
      <w:r w:rsidR="00CE6709">
        <w:rPr>
          <w:rFonts w:eastAsiaTheme="minorEastAsia"/>
          <w:lang w:val="en-US"/>
        </w:rPr>
        <w:t xml:space="preserve"> </w:t>
      </w:r>
      <w:r w:rsidR="008D33D4">
        <w:rPr>
          <w:rFonts w:eastAsiaTheme="minorEastAsia"/>
          <w:lang w:val="en-US"/>
        </w:rPr>
        <w:fldChar w:fldCharType="begin"/>
      </w:r>
      <w:r w:rsidR="008D33D4">
        <w:rPr>
          <w:rFonts w:eastAsiaTheme="minorEastAsia"/>
          <w:lang w:val="en-US"/>
        </w:rPr>
        <w:instrText xml:space="preserve"> ADDIN ZOTERO_ITEM CSL_CITATION {"citationID":"aburdf4aj0","properties":{"formattedCitation":"\\uldash{(Schielzeth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008D33D4">
        <w:rPr>
          <w:rFonts w:eastAsiaTheme="minorEastAsia"/>
          <w:lang w:val="en-US"/>
        </w:rPr>
        <w:fldChar w:fldCharType="separate"/>
      </w:r>
      <w:r w:rsidR="008D33D4" w:rsidRPr="008D33D4">
        <w:rPr>
          <w:u w:val="dash"/>
          <w:lang w:val="en-GB"/>
        </w:rPr>
        <w:t>(Schielzeth 2010)</w:t>
      </w:r>
      <w:r w:rsidR="008D33D4">
        <w:rPr>
          <w:rFonts w:eastAsiaTheme="minorEastAsia"/>
          <w:lang w:val="en-US"/>
        </w:rPr>
        <w:fldChar w:fldCharType="end"/>
      </w:r>
      <w:r w:rsidR="00A939F7">
        <w:rPr>
          <w:rFonts w:eastAsiaTheme="minorEastAsia"/>
          <w:lang w:val="en-US"/>
        </w:rPr>
        <w:t>.</w:t>
      </w:r>
      <w:r w:rsidR="0081221B" w:rsidRPr="0081221B">
        <w:rPr>
          <w:rFonts w:eastAsiaTheme="minorEastAsia"/>
          <w:lang w:val="en-US"/>
        </w:rPr>
        <w:t xml:space="preserve"> </w:t>
      </w:r>
      <w:r w:rsidRPr="00D666BE">
        <w:rPr>
          <w:rFonts w:eastAsiaTheme="minorEastAsia"/>
        </w:rPr>
        <w:t xml:space="preserve">Species-level intercepts </w:t>
      </w:r>
      <w:r w:rsidRPr="0040058B">
        <w:rPr>
          <w:rFonts w:eastAsiaTheme="minorEastAsia"/>
          <w:lang w:val="en-GB"/>
        </w:rPr>
        <w:t xml:space="preserve">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D666BE">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D666BE">
        <w:rPr>
          <w:rFonts w:eastAsiaTheme="minorEastAsia"/>
        </w:rPr>
        <w:t xml:space="preserve"> (between-species standard deviation). For most models we also allow the effects of predictor(s) to</w:t>
      </w:r>
      <m:oMath>
        <m:r>
          <w:rPr>
            <w:rFonts w:ascii="Cambria Math" w:hAnsi="Cambria Math"/>
          </w:rPr>
          <m:t xml:space="preserve"> </m:t>
        </m:r>
      </m:oMath>
      <w:r w:rsidRPr="00D666BE">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D666BE">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D666BE">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D666BE">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D666BE">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D666BE">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D666BE">
        <w:rPr>
          <w:rFonts w:eastAsiaTheme="minorEastAsia"/>
        </w:rPr>
        <w:t xml:space="preserve"> varying coefficients). </w:t>
      </w:r>
      <w:commentRangeStart w:id="38"/>
      <w:commentRangeStart w:id="39"/>
      <w:r w:rsidRPr="00D666BE">
        <w:rPr>
          <w:rFonts w:eastAsiaTheme="minorEastAsia"/>
        </w:rPr>
        <w:t>The models are completed with priors for parameters (</w:t>
      </w:r>
      <w:r w:rsidR="00463855" w:rsidRPr="003F1600">
        <w:rPr>
          <w:rFonts w:eastAsiaTheme="minorEastAsia"/>
          <w:lang w:val="en-US"/>
        </w:rPr>
        <w:t xml:space="preserve">see </w:t>
      </w:r>
      <w:r w:rsidRPr="0025283E">
        <w:rPr>
          <w:rFonts w:eastAsiaTheme="minorEastAsia" w:cstheme="minorHAnsi"/>
          <w:i/>
          <w:iCs/>
          <w:lang w:val="en-GB"/>
        </w:rPr>
        <w:t>SI Appendix</w:t>
      </w:r>
      <w:r w:rsidRPr="00D752ED">
        <w:rPr>
          <w:rFonts w:eastAsiaTheme="minorEastAsia" w:cstheme="minorHAnsi"/>
          <w:lang w:val="en-GB"/>
        </w:rPr>
        <w:t>, Table</w:t>
      </w:r>
      <w:r w:rsidRPr="00D666BE">
        <w:rPr>
          <w:rFonts w:eastAsiaTheme="minorEastAsia"/>
        </w:rPr>
        <w:t xml:space="preserve"> S3). </w:t>
      </w:r>
      <w:commentRangeEnd w:id="38"/>
      <w:r w:rsidR="00B52F83">
        <w:rPr>
          <w:rStyle w:val="CommentReference"/>
        </w:rPr>
        <w:commentReference w:id="38"/>
      </w:r>
      <w:commentRangeEnd w:id="39"/>
      <w:r w:rsidR="00181AE5">
        <w:rPr>
          <w:rStyle w:val="CommentReference"/>
        </w:rPr>
        <w:commentReference w:id="39"/>
      </w:r>
      <w:r w:rsidR="00EF239D" w:rsidRPr="00EF239D">
        <w:rPr>
          <w:lang w:val="en-GB"/>
        </w:rPr>
        <w:t xml:space="preserve"> </w:t>
      </w:r>
      <w:r w:rsidR="00EF239D" w:rsidRPr="0040058B">
        <w:rPr>
          <w:lang w:val="en-GB"/>
        </w:rPr>
        <w:t xml:space="preserve">We used a mix of flat, weakly informative and non-informative priors to facilitate convergence (Table </w:t>
      </w:r>
      <w:r w:rsidR="00C973A7">
        <w:rPr>
          <w:lang w:val="en-GB"/>
        </w:rPr>
        <w:t>S3</w:t>
      </w:r>
      <w:r w:rsidR="00EF239D" w:rsidRPr="0040058B">
        <w:rPr>
          <w:lang w:val="en-GB"/>
        </w:rPr>
        <w:t xml:space="preserve">). Weakly informative priors were given mean values around average prediction from the MTE </w:t>
      </w:r>
      <w:r w:rsidR="00EF239D" w:rsidRPr="0040058B">
        <w:rPr>
          <w:lang w:val="en-GB"/>
        </w:rPr>
        <w:fldChar w:fldCharType="begin"/>
      </w:r>
      <w:r w:rsidR="00EF239D" w:rsidRPr="0040058B">
        <w:rPr>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F239D" w:rsidRPr="0040058B">
        <w:rPr>
          <w:lang w:val="en-GB"/>
        </w:rPr>
        <w:fldChar w:fldCharType="separate"/>
      </w:r>
      <w:r w:rsidR="00EF239D" w:rsidRPr="0040058B">
        <w:rPr>
          <w:lang w:val="en-GB"/>
        </w:rPr>
        <w:t xml:space="preserve">(Brown </w:t>
      </w:r>
      <w:r w:rsidR="00EF239D" w:rsidRPr="0040058B">
        <w:rPr>
          <w:i/>
          <w:iCs/>
          <w:lang w:val="en-GB"/>
        </w:rPr>
        <w:t>et al.</w:t>
      </w:r>
      <w:r w:rsidR="00EF239D" w:rsidRPr="0040058B">
        <w:rPr>
          <w:lang w:val="en-GB"/>
        </w:rPr>
        <w:t xml:space="preserve"> 2004)</w:t>
      </w:r>
      <w:r w:rsidR="00EF239D" w:rsidRPr="0040058B">
        <w:rPr>
          <w:lang w:val="en-GB"/>
        </w:rPr>
        <w:fldChar w:fldCharType="end"/>
      </w:r>
      <w:r w:rsidR="00EF239D" w:rsidRPr="0040058B">
        <w:rPr>
          <w:lang w:val="en-GB"/>
        </w:rPr>
        <w:t xml:space="preserve">, with large </w:t>
      </w:r>
      <w:r w:rsidR="00C821F6">
        <w:rPr>
          <w:lang w:val="en-GB"/>
        </w:rPr>
        <w:t>standard deviations</w:t>
      </w:r>
      <w:r w:rsidR="00EF239D" w:rsidRPr="0040058B">
        <w:rPr>
          <w:lang w:val="en-GB"/>
        </w:rPr>
        <w:t xml:space="preserve"> to make them less informative. </w:t>
      </w:r>
      <w:r w:rsidRPr="00D666BE">
        <w:rPr>
          <w:rFonts w:eastAsiaTheme="minorEastAsia"/>
        </w:rPr>
        <w:t>Belo</w:t>
      </w:r>
      <w:r w:rsidR="00666454" w:rsidRPr="00BC596C">
        <w:rPr>
          <w:rFonts w:eastAsiaTheme="minorEastAsia"/>
          <w:lang w:val="en-US"/>
        </w:rPr>
        <w:t>w</w:t>
      </w:r>
      <w:r w:rsidRPr="00D666BE">
        <w:rPr>
          <w:rFonts w:eastAsiaTheme="minorEastAsia"/>
        </w:rPr>
        <w:t xml:space="preserve"> we describe how the model in Eqns. 1-3 is applied to each data set.</w:t>
      </w:r>
    </w:p>
    <w:p w14:paraId="7F2971AE" w14:textId="77777777" w:rsidR="00C506AF" w:rsidRPr="00D666BE" w:rsidRDefault="00C506AF" w:rsidP="00C506AF">
      <w:pPr>
        <w:spacing w:line="480" w:lineRule="auto"/>
        <w:contextualSpacing/>
        <w:jc w:val="both"/>
        <w:rPr>
          <w:b/>
        </w:rPr>
      </w:pPr>
    </w:p>
    <w:p w14:paraId="73FB2176"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growth, consumption and metabolism below peak temperatures</w:t>
      </w:r>
    </w:p>
    <w:p w14:paraId="043F9273" w14:textId="01A5EB39" w:rsidR="00C506AF" w:rsidRPr="0040058B" w:rsidRDefault="00C506AF" w:rsidP="002E21F5">
      <w:pPr>
        <w:spacing w:line="480" w:lineRule="auto"/>
        <w:contextualSpacing/>
        <w:jc w:val="both"/>
        <w:rPr>
          <w:rFonts w:eastAsiaTheme="minorEastAsia"/>
          <w:bCs/>
          <w:lang w:val="en-GB"/>
        </w:rPr>
      </w:pPr>
      <w:r w:rsidRPr="0040058B">
        <w:rPr>
          <w:bCs/>
          <w:lang w:val="en-GB"/>
        </w:rPr>
        <w:t>Peak temperatures (optimum in the case of growth), refers to the temperature at which the rate was maximized, by size group. For data below peak temperatures, we</w:t>
      </w:r>
      <w:r w:rsidRPr="0040058B">
        <w:rPr>
          <w:rFonts w:eastAsiaTheme="minorEastAsia"/>
          <w:lang w:val="en-GB"/>
        </w:rPr>
        <w:t xml:space="preserve"> assumed that </w:t>
      </w:r>
      <w:r w:rsidR="00E969F3">
        <w:rPr>
          <w:rFonts w:eastAsiaTheme="minorEastAsia"/>
          <w:lang w:val="en-GB"/>
        </w:rPr>
        <w:t>mass-specific</w:t>
      </w:r>
      <w:r w:rsidR="00E969F3" w:rsidRPr="0040058B">
        <w:rPr>
          <w:rFonts w:eastAsiaTheme="minorEastAsia"/>
          <w:lang w:val="en-GB"/>
        </w:rPr>
        <w:t xml:space="preserve"> </w:t>
      </w:r>
      <w:r w:rsidRPr="0040058B">
        <w:rPr>
          <w:rFonts w:eastAsiaTheme="minorEastAsia"/>
          <w:lang w:val="en-GB"/>
        </w:rPr>
        <w:t xml:space="preserve">growth, maximum consumption rate and metabolism </w:t>
      </w:r>
      <w:r w:rsidR="005866FA">
        <w:rPr>
          <w:rFonts w:eastAsiaTheme="minorEastAsia"/>
          <w:lang w:val="en-GB"/>
        </w:rPr>
        <w:t xml:space="preserve">to </w:t>
      </w:r>
      <w:r w:rsidRPr="0040058B">
        <w:rPr>
          <w:rFonts w:eastAsiaTheme="minorEastAsia"/>
          <w:lang w:val="en-GB"/>
        </w:rPr>
        <w:t xml:space="preserve">scale </w:t>
      </w:r>
      <w:r w:rsidR="00845A73">
        <w:rPr>
          <w:rFonts w:eastAsiaTheme="minorEastAsia"/>
          <w:lang w:val="en-GB"/>
        </w:rPr>
        <w:t xml:space="preserve">allometrically </w:t>
      </w:r>
      <w:r w:rsidR="003824C6">
        <w:rPr>
          <w:rFonts w:eastAsiaTheme="minorEastAsia"/>
          <w:lang w:val="en-GB"/>
        </w:rPr>
        <w:t xml:space="preserve">(as a power function of the form </w:t>
      </w:r>
      <m:oMath>
        <m:r>
          <w:rPr>
            <w:rFonts w:ascii="Cambria Math" w:hAnsi="Cambria Math"/>
          </w:rPr>
          <m:t>I</m:t>
        </m:r>
        <m:r>
          <m:rPr>
            <m:sty m:val="p"/>
          </m:rPr>
          <w:rPr>
            <w:rFonts w:ascii="Cambria Math" w:hAnsi="Cambria Math"/>
            <w:lang w:val="en-GB"/>
          </w:rPr>
          <m:t>=</m:t>
        </m:r>
        <m:sSub>
          <m:sSubPr>
            <m:ctrlPr>
              <w:rPr>
                <w:rFonts w:ascii="Cambria Math" w:hAnsi="Cambria Math"/>
              </w:rPr>
            </m:ctrlPr>
          </m:sSubPr>
          <m:e>
            <m:r>
              <w:rPr>
                <w:rFonts w:ascii="Cambria Math" w:hAnsi="Cambria Math"/>
              </w:rPr>
              <m:t>i</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sup>
        </m:sSup>
      </m:oMath>
      <w:r w:rsidR="003824C6" w:rsidRPr="00A27C34">
        <w:rPr>
          <w:rFonts w:eastAsiaTheme="minorEastAsia"/>
          <w:lang w:val="en-US"/>
        </w:rPr>
        <w:t>)</w:t>
      </w:r>
      <w:r w:rsidR="00944185">
        <w:rPr>
          <w:rFonts w:eastAsiaTheme="minorEastAsia"/>
          <w:lang w:val="en-US"/>
        </w:rPr>
        <w:t xml:space="preserve"> with mass</w:t>
      </w:r>
      <w:r w:rsidR="00516709">
        <w:rPr>
          <w:rFonts w:eastAsiaTheme="minorEastAsia"/>
          <w:lang w:val="en-US"/>
        </w:rPr>
        <w:t xml:space="preserve">, </w:t>
      </w:r>
      <w:r w:rsidR="00944185">
        <w:rPr>
          <w:rFonts w:eastAsiaTheme="minorEastAsia"/>
          <w:lang w:val="en-US"/>
        </w:rPr>
        <w:t>and exponentially with temperature</w:t>
      </w:r>
      <w:r w:rsidR="004D0B28">
        <w:rPr>
          <w:rFonts w:eastAsiaTheme="minorEastAsia"/>
          <w:lang w:val="en-US"/>
        </w:rPr>
        <w:t>.</w:t>
      </w:r>
      <w:r w:rsidR="004074B2">
        <w:rPr>
          <w:rFonts w:eastAsiaTheme="minorEastAsia"/>
          <w:lang w:val="en-US"/>
        </w:rPr>
        <w:t xml:space="preserve"> </w:t>
      </w:r>
      <w:r w:rsidR="00A31229">
        <w:rPr>
          <w:rFonts w:eastAsiaTheme="minorEastAsia"/>
          <w:lang w:val="en-US"/>
        </w:rPr>
        <w:t>H</w:t>
      </w:r>
      <w:r w:rsidR="000349DE">
        <w:rPr>
          <w:rFonts w:eastAsiaTheme="minorEastAsia"/>
          <w:lang w:val="en-GB"/>
        </w:rPr>
        <w:t>ence</w:t>
      </w:r>
      <w:r w:rsidR="00C866DA">
        <w:rPr>
          <w:rFonts w:eastAsiaTheme="minorEastAsia"/>
          <w:lang w:val="en-GB"/>
        </w:rPr>
        <w:t xml:space="preserve">, </w:t>
      </w:r>
      <w:r w:rsidR="00C866DA">
        <w:rPr>
          <w:rFonts w:eastAsiaTheme="minorEastAsia"/>
          <w:lang w:val="en-GB"/>
        </w:rPr>
        <w:lastRenderedPageBreak/>
        <w:t>after log-log transformation</w:t>
      </w:r>
      <w:r w:rsidR="000C6D0B">
        <w:rPr>
          <w:rFonts w:eastAsiaTheme="minorEastAsia"/>
          <w:lang w:val="en-GB"/>
        </w:rPr>
        <w:t xml:space="preserve"> </w:t>
      </w:r>
      <w:r w:rsidR="001B4B9E">
        <w:rPr>
          <w:rFonts w:eastAsiaTheme="minorEastAsia"/>
          <w:lang w:val="en-GB"/>
        </w:rPr>
        <w:t xml:space="preserve">of mass and the rate, </w:t>
      </w:r>
      <w:r w:rsidR="000C6D0B">
        <w:rPr>
          <w:rFonts w:eastAsiaTheme="minorEastAsia"/>
          <w:lang w:val="en-GB"/>
        </w:rPr>
        <w:t>and</w:t>
      </w:r>
      <w:r w:rsidR="002B03AF">
        <w:rPr>
          <w:rFonts w:eastAsiaTheme="minorEastAsia"/>
          <w:lang w:val="en-US"/>
        </w:rPr>
        <w:t xml:space="preserve"> </w:t>
      </w:r>
      <w:r w:rsidR="00FA02E2">
        <w:rPr>
          <w:rFonts w:eastAsiaTheme="minorEastAsia"/>
          <w:lang w:val="en-US"/>
        </w:rPr>
        <w:t xml:space="preserve">temperature </w:t>
      </w:r>
      <w:r w:rsidR="00C40553">
        <w:rPr>
          <w:rFonts w:eastAsiaTheme="minorEastAsia"/>
          <w:lang w:val="en-US"/>
        </w:rPr>
        <w:t>in</w:t>
      </w:r>
      <w:r w:rsidR="00516709" w:rsidRPr="00516709">
        <w:rPr>
          <w:rFonts w:eastAsiaTheme="minorEastAsia"/>
          <w:lang w:val="en-GB"/>
        </w:rPr>
        <w:t xml:space="preserve"> </w:t>
      </w:r>
      <w:r w:rsidR="00516709" w:rsidRPr="0040058B">
        <w:rPr>
          <w:rFonts w:eastAsiaTheme="minorEastAsia"/>
          <w:lang w:val="en-GB"/>
        </w:rPr>
        <w:t xml:space="preserve">Arrhenius </w:t>
      </w:r>
      <w:r w:rsidR="00516709" w:rsidRPr="0040058B">
        <w:rPr>
          <w:rFonts w:eastAsiaTheme="minorEastAsia"/>
          <w:iCs/>
          <w:lang w:val="en-GB"/>
        </w:rPr>
        <w:t>temperature</w:t>
      </w:r>
      <w:r w:rsidR="006238D3">
        <w:rPr>
          <w:rFonts w:eastAsiaTheme="minorEastAsia"/>
          <w:iCs/>
          <w:lang w:val="en-GB"/>
        </w:rPr>
        <w:t xml:space="preserve"> (</w:t>
      </w:r>
      <m:oMath>
        <m:r>
          <w:rPr>
            <w:rFonts w:ascii="Cambria Math" w:eastAsiaTheme="minorEastAsia" w:hAnsi="Cambria Math"/>
            <w:lang w:val="en-GB"/>
          </w:rPr>
          <m:t>1/</m:t>
        </m:r>
        <m:r>
          <w:rPr>
            <w:rFonts w:ascii="Cambria Math" w:eastAsiaTheme="minorEastAsia" w:hAnsi="Cambria Math"/>
          </w:rPr>
          <m:t>kT</m:t>
        </m:r>
      </m:oMath>
      <w:r w:rsidR="00516709" w:rsidRPr="00D666BE">
        <w:rPr>
          <w:rFonts w:eastAsiaTheme="minorEastAsia"/>
        </w:rPr>
        <w:t xml:space="preserve"> </w:t>
      </w:r>
      <w:r w:rsidR="00516709" w:rsidRPr="0040058B">
        <w:rPr>
          <w:rFonts w:eastAsiaTheme="minorEastAsia"/>
          <w:lang w:val="en-GB"/>
        </w:rPr>
        <w:t>in</w:t>
      </w:r>
      <w:r w:rsidR="00516709"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004F3545">
        <w:rPr>
          <w:rFonts w:eastAsiaTheme="minorEastAsia"/>
          <w:lang w:val="en-GB"/>
        </w:rPr>
        <w:t xml:space="preserve">, where </w:t>
      </w:r>
      <m:oMath>
        <m:r>
          <w:rPr>
            <w:rFonts w:ascii="Cambria Math" w:eastAsiaTheme="minorEastAsia" w:hAnsi="Cambria Math"/>
            <w:lang w:val="en-GB"/>
          </w:rPr>
          <m:t>k</m:t>
        </m:r>
      </m:oMath>
      <w:r w:rsidR="006B6B96">
        <w:rPr>
          <w:rFonts w:eastAsiaTheme="minorEastAsia"/>
          <w:lang w:val="en-GB"/>
        </w:rPr>
        <w:t xml:space="preserve"> is </w:t>
      </w:r>
      <w:r w:rsidR="006B6B96" w:rsidRPr="006B6B96">
        <w:rPr>
          <w:rFonts w:eastAsiaTheme="minorEastAsia"/>
          <w:lang w:val="en-GB"/>
        </w:rPr>
        <w:t xml:space="preserve">Boltzmann’s constant </w:t>
      </w:r>
      <w:r w:rsidR="00A011E1">
        <w:rPr>
          <w:rFonts w:eastAsiaTheme="minorEastAsia"/>
          <w:lang w:val="en-GB"/>
        </w:rPr>
        <w:t>[</w:t>
      </w:r>
      <w:r w:rsidR="006B6B96" w:rsidRPr="006B6B96">
        <w:rPr>
          <w:rFonts w:eastAsiaTheme="minorEastAsia"/>
          <w:lang w:val="en-GB"/>
        </w:rPr>
        <w:t>8.62</w:t>
      </w:r>
      <m:oMath>
        <m:r>
          <w:rPr>
            <w:rFonts w:ascii="Cambria Math" w:hAnsi="Cambria Math"/>
          </w:rPr>
          <m:t>×</m:t>
        </m:r>
      </m:oMath>
      <w:r w:rsidR="006B6B96" w:rsidRPr="006B6B96">
        <w:rPr>
          <w:rFonts w:eastAsiaTheme="minorEastAsia"/>
          <w:lang w:val="en-GB"/>
        </w:rPr>
        <w:t>10</w:t>
      </w:r>
      <w:r w:rsidR="006B6B96" w:rsidRPr="006B6B96">
        <w:rPr>
          <w:rFonts w:eastAsiaTheme="minorEastAsia"/>
          <w:vertAlign w:val="superscript"/>
          <w:lang w:val="en-GB"/>
        </w:rPr>
        <w:t>-5</w:t>
      </w:r>
      <w:r w:rsidR="006B6B96" w:rsidRPr="006B6B96">
        <w:rPr>
          <w:rFonts w:eastAsiaTheme="minorEastAsia"/>
          <w:lang w:val="en-GB"/>
        </w:rPr>
        <w:t xml:space="preserve"> </w:t>
      </w:r>
      <m:oMath>
        <m:r>
          <m:rPr>
            <m:sty m:val="p"/>
          </m:rPr>
          <w:rPr>
            <w:rFonts w:ascii="Cambria Math" w:eastAsiaTheme="minorEastAsia" w:hAnsi="Cambria Math"/>
            <w:lang w:val="en-GB"/>
          </w:rPr>
          <m:t>eV</m:t>
        </m:r>
      </m:oMath>
      <w:r w:rsidR="006B6B96" w:rsidRPr="006B6B96">
        <w:rPr>
          <w:rFonts w:eastAsiaTheme="minorEastAsia"/>
          <w:lang w:val="en-GB"/>
        </w:rPr>
        <w:t xml:space="preserve"> </w:t>
      </w:r>
      <m:oMath>
        <m:sSup>
          <m:sSupPr>
            <m:ctrlPr>
              <w:rPr>
                <w:rFonts w:ascii="Cambria Math" w:eastAsiaTheme="minorEastAsia" w:hAnsi="Cambria Math"/>
                <w:i/>
                <w:vertAlign w:val="superscript"/>
                <w:lang w:val="en-GB"/>
              </w:rPr>
            </m:ctrlPr>
          </m:sSupPr>
          <m:e>
            <m:r>
              <m:rPr>
                <m:sty m:val="p"/>
              </m:rPr>
              <w:rPr>
                <w:rFonts w:ascii="Cambria Math" w:eastAsiaTheme="minorEastAsia" w:hAnsi="Cambria Math"/>
                <w:lang w:val="en-GB"/>
              </w:rPr>
              <m:t>K</m:t>
            </m:r>
            <m:ctrlPr>
              <w:rPr>
                <w:rFonts w:ascii="Cambria Math" w:eastAsiaTheme="minorEastAsia" w:hAnsi="Cambria Math"/>
                <w:iCs/>
                <w:lang w:val="en-GB"/>
              </w:rPr>
            </m:ctrlPr>
          </m:e>
          <m:sup>
            <m:r>
              <w:rPr>
                <w:rFonts w:ascii="Cambria Math" w:eastAsiaTheme="minorEastAsia" w:hAnsi="Cambria Math"/>
                <w:vertAlign w:val="superscript"/>
                <w:lang w:val="en-GB"/>
              </w:rPr>
              <m:t>-1</m:t>
            </m:r>
          </m:sup>
        </m:sSup>
      </m:oMath>
      <w:r w:rsidR="00A011E1">
        <w:rPr>
          <w:rFonts w:eastAsiaTheme="minorEastAsia"/>
          <w:lang w:val="en-GB"/>
        </w:rPr>
        <w:t>]</w:t>
      </w:r>
      <w:r w:rsidR="00E41A4E">
        <w:rPr>
          <w:rFonts w:eastAsiaTheme="minorEastAsia"/>
          <w:lang w:val="en-GB"/>
        </w:rPr>
        <w:t>)</w:t>
      </w:r>
      <w:r w:rsidR="00ED4410">
        <w:rPr>
          <w:rFonts w:eastAsiaTheme="minorEastAsia"/>
          <w:lang w:val="en-US"/>
        </w:rPr>
        <w:t xml:space="preserve">, </w:t>
      </w:r>
      <w:r w:rsidR="00482C8F">
        <w:rPr>
          <w:rFonts w:eastAsiaTheme="minorEastAsia"/>
          <w:lang w:val="en-US"/>
        </w:rPr>
        <w:t xml:space="preserve">the </w:t>
      </w:r>
      <w:r w:rsidR="00ED4410">
        <w:rPr>
          <w:rFonts w:eastAsiaTheme="minorEastAsia"/>
          <w:lang w:val="en-US"/>
        </w:rPr>
        <w:t xml:space="preserve">relationship between </w:t>
      </w:r>
      <w:r w:rsidR="00511388">
        <w:rPr>
          <w:rFonts w:eastAsiaTheme="minorEastAsia"/>
          <w:lang w:val="en-US"/>
        </w:rPr>
        <w:t>the rate and its predictors</w:t>
      </w:r>
      <w:r w:rsidR="00651EEE">
        <w:rPr>
          <w:rFonts w:eastAsiaTheme="minorEastAsia"/>
          <w:lang w:val="en-US"/>
        </w:rPr>
        <w:t xml:space="preserve"> becomes linear</w:t>
      </w:r>
      <w:r w:rsidR="00ED4410">
        <w:rPr>
          <w:rFonts w:eastAsiaTheme="minorEastAsia"/>
          <w:lang w:val="en-US"/>
        </w:rPr>
        <w:t>.</w:t>
      </w:r>
      <w:r w:rsidR="00994D97">
        <w:rPr>
          <w:rFonts w:eastAsiaTheme="minorEastAsia"/>
          <w:lang w:val="en-US"/>
        </w:rPr>
        <w:t xml:space="preserve"> This is similar to </w:t>
      </w:r>
      <w:r w:rsidR="004170D4">
        <w:rPr>
          <w:rFonts w:eastAsiaTheme="minorEastAsia"/>
          <w:lang w:val="en-US"/>
        </w:rPr>
        <w:t xml:space="preserve">the MTE, except that we </w:t>
      </w:r>
      <w:r w:rsidR="00E13212">
        <w:rPr>
          <w:rFonts w:eastAsiaTheme="minorEastAsia"/>
          <w:lang w:val="en-US"/>
        </w:rPr>
        <w:t xml:space="preserve">estimate all coefficients instead of </w:t>
      </w:r>
      <w:r w:rsidR="003438E4">
        <w:rPr>
          <w:rFonts w:eastAsiaTheme="minorEastAsia"/>
          <w:lang w:val="en-US"/>
        </w:rPr>
        <w:t>correcting rates</w:t>
      </w:r>
      <w:r w:rsidR="00005092">
        <w:rPr>
          <w:rFonts w:eastAsiaTheme="minorEastAsia"/>
          <w:lang w:val="en-US"/>
        </w:rPr>
        <w:t>, and allow not only the intercepts but also slopes to vary across species.</w:t>
      </w:r>
      <w:r w:rsidR="002E21F5" w:rsidRPr="0040058B" w:rsidDel="002E21F5">
        <w:rPr>
          <w:rFonts w:eastAsiaTheme="minorEastAsia"/>
          <w:lang w:val="en-GB"/>
        </w:rPr>
        <w:t xml:space="preserve"> </w:t>
      </w:r>
    </w:p>
    <w:p w14:paraId="15E1EC85" w14:textId="70DBA73B" w:rsidR="00C506AF" w:rsidRPr="0040058B" w:rsidRDefault="00C506AF" w:rsidP="00C506AF">
      <w:pPr>
        <w:spacing w:line="480" w:lineRule="auto"/>
        <w:ind w:firstLine="284"/>
        <w:contextualSpacing/>
        <w:jc w:val="both"/>
        <w:rPr>
          <w:rFonts w:eastAsiaTheme="minorEastAsia"/>
          <w:iCs/>
          <w:lang w:val="en-GB"/>
        </w:rPr>
      </w:pPr>
      <w:r w:rsidRPr="0040058B">
        <w:rPr>
          <w:rFonts w:eastAsiaTheme="minorEastAsia"/>
          <w:bCs/>
          <w:lang w:val="en-GB"/>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40058B">
        <w:rPr>
          <w:rFonts w:eastAsiaTheme="minorEastAsia"/>
          <w:bCs/>
          <w:iCs/>
          <w:lang w:val="en-GB"/>
        </w:rPr>
        <w:t xml:space="preserve"> is the </w:t>
      </w:r>
      <m:oMath>
        <m:r>
          <w:rPr>
            <w:rFonts w:ascii="Cambria Math" w:eastAsiaTheme="minorEastAsia" w:hAnsi="Cambria Math"/>
          </w:rPr>
          <m:t>i</m:t>
        </m:r>
      </m:oMath>
      <w:r w:rsidRPr="0040058B">
        <w:rPr>
          <w:rFonts w:eastAsiaTheme="minorEastAsia"/>
          <w:bCs/>
          <w:iCs/>
          <w:lang w:val="en-GB"/>
        </w:rPr>
        <w:t xml:space="preserve">th observation for species </w:t>
      </w:r>
      <m:oMath>
        <m:r>
          <w:rPr>
            <w:rFonts w:ascii="Cambria Math" w:eastAsiaTheme="minorEastAsia" w:hAnsi="Cambria Math"/>
            <w:lang w:val="en-GB"/>
          </w:rPr>
          <m:t>j</m:t>
        </m:r>
      </m:oMath>
      <w:r w:rsidRPr="0040058B">
        <w:rPr>
          <w:rFonts w:eastAsiaTheme="minorEastAsia"/>
          <w:bCs/>
          <w:iCs/>
          <w:lang w:val="en-GB"/>
        </w:rPr>
        <w:t xml:space="preserve"> of the natural log of the rate (growth, consumption or metabolism),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40058B">
        <w:rPr>
          <w:rFonts w:eastAsiaTheme="minorEastAsia"/>
          <w:lang w:val="en-GB"/>
        </w:rPr>
        <w:t xml:space="preserve"> (</w:t>
      </w:r>
      <w:r w:rsidRPr="0040058B">
        <w:rPr>
          <w:rFonts w:eastAsiaTheme="minorEastAsia"/>
          <w:iCs/>
          <w:lang w:val="en-GB"/>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m:t>
            </m:r>
            <m:r>
              <w:rPr>
                <w:rFonts w:ascii="Cambria Math" w:hAnsi="Cambria Math"/>
                <w:lang w:val="en-GB"/>
              </w:rPr>
              <m:t>,</m:t>
            </m:r>
            <m:r>
              <w:rPr>
                <w:rFonts w:ascii="Cambria Math" w:hAnsi="Cambria Math"/>
              </w:rPr>
              <m:t>ij</m:t>
            </m:r>
          </m:sub>
        </m:sSub>
      </m:oMath>
      <w:r w:rsidRPr="00D666BE">
        <w:rPr>
          <w:rFonts w:eastAsiaTheme="minorEastAsia"/>
        </w:rPr>
        <w:t xml:space="preserve"> </w:t>
      </w:r>
      <w:r w:rsidRPr="0040058B">
        <w:rPr>
          <w:rFonts w:eastAsiaTheme="minorEastAsia"/>
          <w:lang w:val="en-GB"/>
        </w:rPr>
        <w:t xml:space="preserve">(Arrhenius </w:t>
      </w:r>
      <w:r w:rsidRPr="0040058B">
        <w:rPr>
          <w:rFonts w:eastAsiaTheme="minorEastAsia"/>
          <w:iCs/>
          <w:lang w:val="en-GB"/>
        </w:rPr>
        <w:t xml:space="preserve">temperature, </w:t>
      </w:r>
      <m:oMath>
        <m:r>
          <w:rPr>
            <w:rFonts w:ascii="Cambria Math" w:eastAsiaTheme="minorEastAsia" w:hAnsi="Cambria Math"/>
            <w:lang w:val="en-GB"/>
          </w:rPr>
          <m:t>1/</m:t>
        </m:r>
        <m:r>
          <w:rPr>
            <w:rFonts w:ascii="Cambria Math" w:eastAsiaTheme="minorEastAsia" w:hAnsi="Cambria Math"/>
          </w:rPr>
          <m:t>kT</m:t>
        </m:r>
      </m:oMath>
      <w:r w:rsidRPr="00D666BE">
        <w:rPr>
          <w:rFonts w:eastAsiaTheme="minorEastAsia"/>
        </w:rPr>
        <w:t xml:space="preserve"> </w:t>
      </w:r>
      <w:r w:rsidRPr="0040058B">
        <w:rPr>
          <w:rFonts w:eastAsiaTheme="minorEastAsia"/>
          <w:lang w:val="en-GB"/>
        </w:rPr>
        <w:t>in</w:t>
      </w:r>
      <w:r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Pr="0040058B">
        <w:rPr>
          <w:rFonts w:eastAsiaTheme="minorEastAsia"/>
          <w:lang w:val="en-GB"/>
        </w:rPr>
        <w:t>)</w:t>
      </w:r>
      <w:r w:rsidR="00FB106A">
        <w:rPr>
          <w:rFonts w:eastAsiaTheme="minorEastAsia"/>
          <w:lang w:val="en-GB"/>
        </w:rPr>
        <w:t xml:space="preserve">, </w:t>
      </w:r>
      <w:r w:rsidRPr="0040058B">
        <w:rPr>
          <w:rFonts w:eastAsiaTheme="minorEastAsia"/>
          <w:lang w:val="en-GB"/>
        </w:rPr>
        <w:t xml:space="preserve">both </w:t>
      </w:r>
      <w:r w:rsidR="00FB106A">
        <w:rPr>
          <w:rFonts w:eastAsiaTheme="minorEastAsia"/>
          <w:lang w:val="en-GB"/>
        </w:rPr>
        <w:t>of which were</w:t>
      </w:r>
      <w:r w:rsidRPr="0040058B">
        <w:rPr>
          <w:rFonts w:eastAsiaTheme="minorEastAsia"/>
          <w:lang w:val="en-GB"/>
        </w:rPr>
        <w:t xml:space="preserve"> </w:t>
      </w:r>
      <w:r w:rsidRPr="0040058B">
        <w:rPr>
          <w:rFonts w:eastAsiaTheme="minorEastAsia"/>
          <w:bCs/>
          <w:iCs/>
          <w:lang w:val="en-GB"/>
        </w:rPr>
        <w:t>mean-centred</w:t>
      </w:r>
      <w:r w:rsidRPr="0040058B">
        <w:rPr>
          <w:rFonts w:eastAsiaTheme="minorEastAsia"/>
          <w:iCs/>
          <w:lang w:val="en-GB"/>
        </w:rPr>
        <w:t xml:space="preserve">, </w:t>
      </w:r>
      <w:r w:rsidRPr="0040058B">
        <w:rPr>
          <w:rFonts w:eastAsiaTheme="minorEastAsia"/>
          <w:lang w:val="en-GB"/>
        </w:rPr>
        <w:t>and their interaction. B</w:t>
      </w:r>
      <w:r w:rsidRPr="0040058B">
        <w:rPr>
          <w:rFonts w:eastAsiaTheme="minorEastAsia"/>
          <w:iCs/>
          <w:lang w:val="en-GB"/>
        </w:rPr>
        <w:t xml:space="preserve">ody mass </w:t>
      </w:r>
      <w:r w:rsidRPr="0040058B">
        <w:rPr>
          <w:rFonts w:eastAsiaTheme="minorEastAsia"/>
          <w:lang w:val="en-GB"/>
        </w:rPr>
        <w:t xml:space="preserve">is in </w:t>
      </w:r>
      <m:oMath>
        <m:r>
          <m:rPr>
            <m:sty m:val="p"/>
          </m:rPr>
          <w:rPr>
            <w:rFonts w:ascii="Cambria Math" w:eastAsiaTheme="minorEastAsia" w:hAnsi="Cambria Math"/>
            <w:lang w:val="en-GB"/>
          </w:rPr>
          <m:t>g</m:t>
        </m:r>
      </m:oMath>
      <w:r w:rsidRPr="0040058B">
        <w:rPr>
          <w:rFonts w:eastAsiaTheme="minorEastAsia"/>
          <w:lang w:val="en-GB"/>
        </w:rPr>
        <w:t xml:space="preserve">, specific growth rate has unit </w:t>
      </w:r>
      <m:oMath>
        <m:r>
          <m:rPr>
            <m:sty m:val="p"/>
          </m:rPr>
          <w:rPr>
            <w:rFonts w:ascii="Cambria Math" w:eastAsiaTheme="minorEastAsia" w:hAnsi="Cambria Math"/>
            <w:lang w:val="en-GB"/>
          </w:rPr>
          <m:t xml:space="preserve">% </m:t>
        </m:r>
        <m:sSup>
          <m:sSupPr>
            <m:ctrlPr>
              <w:rPr>
                <w:rFonts w:ascii="Cambria Math" w:eastAsiaTheme="minorEastAsia" w:hAnsi="Cambria Math"/>
                <w:i/>
                <w:iCs/>
              </w:rPr>
            </m:ctrlPr>
          </m:sSupPr>
          <m:e>
            <m:r>
              <m:rPr>
                <m:sty m:val="p"/>
              </m:rPr>
              <w:rPr>
                <w:rFonts w:ascii="Cambria Math" w:eastAsiaTheme="minorEastAsia" w:hAnsi="Cambria Math"/>
                <w:lang w:val="en-GB"/>
              </w:rPr>
              <m:t>day</m:t>
            </m:r>
            <m:ctrlPr>
              <w:rPr>
                <w:rFonts w:ascii="Cambria Math" w:eastAsiaTheme="minorEastAsia" w:hAnsi="Cambria Math"/>
                <w:iCs/>
              </w:rPr>
            </m:ctrlPr>
          </m:e>
          <m:sup>
            <m:r>
              <w:rPr>
                <w:rFonts w:ascii="Cambria Math" w:eastAsiaTheme="minorEastAsia" w:hAnsi="Cambria Math"/>
                <w:lang w:val="en-GB"/>
              </w:rPr>
              <m:t>-1</m:t>
            </m:r>
          </m:sup>
        </m:sSup>
      </m:oMath>
      <w:r w:rsidRPr="0040058B">
        <w:rPr>
          <w:rFonts w:eastAsiaTheme="minorEastAsia"/>
          <w:iCs/>
          <w:lang w:val="en-GB"/>
        </w:rPr>
        <w:t xml:space="preserve">, consumption rate </w:t>
      </w:r>
      <m:oMath>
        <m:r>
          <m:rPr>
            <m:sty m:val="p"/>
          </m:rPr>
          <w:rPr>
            <w:rFonts w:ascii="Cambria Math" w:eastAsiaTheme="minorEastAsia" w:hAnsi="Cambria Math"/>
            <w:lang w:val="en-GB"/>
          </w:rPr>
          <m:t xml:space="preserve">g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D666BE">
        <w:rPr>
          <w:rFonts w:eastAsiaTheme="minorEastAsia"/>
          <w:bCs/>
        </w:rPr>
        <w:t>,</w:t>
      </w:r>
      <w:r w:rsidRPr="0040058B">
        <w:rPr>
          <w:rFonts w:eastAsiaTheme="minorEastAsia"/>
          <w:bCs/>
          <w:lang w:val="en-GB"/>
        </w:rPr>
        <w:t xml:space="preserve"> and metabolic rate </w:t>
      </w:r>
      <m:oMath>
        <m:r>
          <m:rPr>
            <m:sty m:val="p"/>
          </m:rPr>
          <w:rPr>
            <w:rFonts w:ascii="Cambria Math" w:eastAsiaTheme="minorEastAsia" w:hAnsi="Cambria Math"/>
            <w:lang w:val="en-GB"/>
          </w:rPr>
          <m:t xml:space="preserve">mg </m:t>
        </m:r>
        <m:sSub>
          <m:sSubPr>
            <m:ctrlPr>
              <w:rPr>
                <w:rFonts w:ascii="Cambria Math" w:eastAsiaTheme="minorEastAsia" w:hAnsi="Cambria Math"/>
                <w:bCs/>
                <w:iCs/>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sSup>
          <m:sSupPr>
            <m:ctrlPr>
              <w:rPr>
                <w:rFonts w:ascii="Cambria Math" w:eastAsiaTheme="minorEastAsia" w:hAnsi="Cambria Math"/>
                <w:bCs/>
                <w:iCs/>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oMath>
      <w:r w:rsidRPr="0040058B">
        <w:rPr>
          <w:rFonts w:eastAsiaTheme="minorEastAsia"/>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eastAsiaTheme="minorEastAsia"/>
          <w:bCs/>
          <w:iCs/>
        </w:rPr>
        <w:fldChar w:fldCharType="begin"/>
      </w:r>
      <w:r w:rsidR="00CA6D4F">
        <w:rPr>
          <w:rFonts w:eastAsiaTheme="minorEastAsia"/>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eastAsiaTheme="minorEastAsia"/>
          <w:bCs/>
          <w:iCs/>
        </w:rPr>
        <w:fldChar w:fldCharType="separate"/>
      </w:r>
      <w:r w:rsidRPr="0040058B">
        <w:rPr>
          <w:lang w:val="en-GB"/>
        </w:rPr>
        <w:t xml:space="preserve">(Beamish 1964; Ohlberger </w:t>
      </w:r>
      <w:r w:rsidRPr="0040058B">
        <w:rPr>
          <w:i/>
          <w:iCs/>
          <w:lang w:val="en-GB"/>
        </w:rPr>
        <w:t>et al.</w:t>
      </w:r>
      <w:r w:rsidRPr="0040058B">
        <w:rPr>
          <w:lang w:val="en-GB"/>
        </w:rPr>
        <w:t xml:space="preserve"> 2007)</w:t>
      </w:r>
      <w:r w:rsidRPr="0040058B">
        <w:rPr>
          <w:rFonts w:eastAsiaTheme="minorEastAsia"/>
          <w:bCs/>
          <w:iCs/>
        </w:rPr>
        <w:fldChar w:fldCharType="end"/>
      </w:r>
      <w:r w:rsidRPr="0040058B">
        <w:rPr>
          <w:rFonts w:eastAsiaTheme="minorEastAsia"/>
          <w:bCs/>
          <w:iCs/>
          <w:lang w:val="en-GB"/>
        </w:rPr>
        <w:t xml:space="preserve">. Routine and resting metabolism constitute 58% of the data used and standard metabolism constitutes 42%. </w:t>
      </w:r>
      <w:r w:rsidRPr="0040058B">
        <w:rPr>
          <w:lang w:val="en-GB"/>
        </w:rPr>
        <w:t>We accounted for potential differences between these metabolic rate measurements by a</w:t>
      </w:r>
      <w:r>
        <w:rPr>
          <w:lang w:val="en-GB"/>
        </w:rPr>
        <w:t xml:space="preserve">llowing the intercept and slopes to vary between </w:t>
      </w:r>
      <w:r w:rsidRPr="0040058B">
        <w:rPr>
          <w:lang w:val="en-GB"/>
        </w:rPr>
        <w:t xml:space="preserve">species and </w:t>
      </w:r>
      <w:r>
        <w:rPr>
          <w:lang w:val="en-GB"/>
        </w:rPr>
        <w:t xml:space="preserve">used </w:t>
      </w:r>
      <w:r w:rsidRPr="0040058B">
        <w:rPr>
          <w:lang w:val="en-GB"/>
        </w:rPr>
        <w:t xml:space="preserve">a single study per species. </w:t>
      </w:r>
    </w:p>
    <w:p w14:paraId="173B5A46" w14:textId="77777777" w:rsidR="00C506AF" w:rsidRPr="0040058B" w:rsidRDefault="00C506AF" w:rsidP="00C506AF">
      <w:pPr>
        <w:spacing w:line="480" w:lineRule="auto"/>
        <w:contextualSpacing/>
        <w:jc w:val="both"/>
        <w:rPr>
          <w:bCs/>
          <w:i/>
          <w:iCs/>
          <w:lang w:val="en-GB"/>
        </w:rPr>
      </w:pPr>
    </w:p>
    <w:p w14:paraId="5B02EC7F"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consumption including beyond peak temperatures</w:t>
      </w:r>
    </w:p>
    <w:p w14:paraId="00A7DAB7" w14:textId="4F99BB51" w:rsidR="00723AE9" w:rsidRDefault="00C506AF" w:rsidP="003700CA">
      <w:pPr>
        <w:spacing w:line="480" w:lineRule="auto"/>
        <w:contextualSpacing/>
        <w:jc w:val="both"/>
        <w:rPr>
          <w:bCs/>
          <w:shd w:val="clear" w:color="auto" w:fill="FFFFFF" w:themeFill="background1"/>
          <w:lang w:val="en-GB"/>
        </w:rPr>
      </w:pPr>
      <w:r w:rsidRPr="0040058B">
        <w:rPr>
          <w:rFonts w:eastAsiaTheme="minorEastAsia" w:cstheme="minorHAnsi"/>
          <w:lang w:val="en-GB"/>
        </w:rPr>
        <w:t xml:space="preserve">Over a large temperature range, many biological rates are unimodal. We identified such tendencies in </w:t>
      </w:r>
      <w:commentRangeStart w:id="40"/>
      <w:r w:rsidRPr="0040058B">
        <w:rPr>
          <w:rFonts w:eastAsiaTheme="minorEastAsia" w:cstheme="minorHAnsi"/>
          <w:lang w:val="en-GB"/>
        </w:rPr>
        <w:t>1</w:t>
      </w:r>
      <w:r w:rsidR="00EB7886">
        <w:rPr>
          <w:rFonts w:eastAsiaTheme="minorEastAsia" w:cstheme="minorHAnsi"/>
          <w:lang w:val="en-GB"/>
        </w:rPr>
        <w:t>0</w:t>
      </w:r>
      <w:r w:rsidRPr="0040058B">
        <w:rPr>
          <w:rFonts w:eastAsiaTheme="minorEastAsia" w:cstheme="minorHAnsi"/>
          <w:lang w:val="en-GB"/>
        </w:rPr>
        <w:t xml:space="preserve"> </w:t>
      </w:r>
      <w:commentRangeEnd w:id="40"/>
      <w:r w:rsidR="00AE6E3D">
        <w:rPr>
          <w:rStyle w:val="CommentReference"/>
        </w:rPr>
        <w:commentReference w:id="40"/>
      </w:r>
      <w:r w:rsidRPr="0040058B">
        <w:rPr>
          <w:rFonts w:eastAsiaTheme="minorEastAsia" w:cstheme="minorHAnsi"/>
          <w:lang w:val="en-GB"/>
        </w:rPr>
        <w:t xml:space="preserve">species in the </w:t>
      </w:r>
      <w:r w:rsidRPr="0024580E">
        <w:rPr>
          <w:rFonts w:eastAsiaTheme="minorEastAsia" w:cstheme="minorHAnsi"/>
          <w:lang w:val="en-GB"/>
        </w:rPr>
        <w:t xml:space="preserve">consumption data </w:t>
      </w:r>
      <w:r w:rsidRPr="0024580E">
        <w:rPr>
          <w:rFonts w:eastAsiaTheme="minorEastAsia" w:cstheme="minorHAnsi"/>
          <w:shd w:val="clear" w:color="auto" w:fill="FFFFFF" w:themeFill="background1"/>
          <w:lang w:val="en-GB"/>
        </w:rPr>
        <w:t>set</w:t>
      </w:r>
      <w:r w:rsidRPr="0024580E">
        <w:rPr>
          <w:bCs/>
          <w:shd w:val="clear" w:color="auto" w:fill="FFFFFF" w:themeFill="background1"/>
          <w:lang w:val="en-GB"/>
        </w:rPr>
        <w:t>. To characterize the decline in</w:t>
      </w:r>
      <w:r w:rsidR="000E0DE2">
        <w:rPr>
          <w:bCs/>
          <w:shd w:val="clear" w:color="auto" w:fill="FFFFFF" w:themeFill="background1"/>
          <w:lang w:val="en-GB"/>
        </w:rPr>
        <w:t xml:space="preserve"> </w:t>
      </w:r>
      <w:r w:rsidR="008E5BB7">
        <w:rPr>
          <w:bCs/>
          <w:shd w:val="clear" w:color="auto" w:fill="FFFFFF" w:themeFill="background1"/>
          <w:lang w:val="en-GB"/>
        </w:rPr>
        <w:t xml:space="preserve">rescaled </w:t>
      </w:r>
      <w:r w:rsidRPr="0024580E">
        <w:rPr>
          <w:bCs/>
          <w:shd w:val="clear" w:color="auto" w:fill="FFFFFF" w:themeFill="background1"/>
          <w:lang w:val="en-GB"/>
        </w:rPr>
        <w:t xml:space="preserve">consumption </w:t>
      </w:r>
      <w:commentRangeStart w:id="41"/>
      <w:r w:rsidRPr="0024580E">
        <w:rPr>
          <w:bCs/>
          <w:shd w:val="clear" w:color="auto" w:fill="FFFFFF" w:themeFill="background1"/>
          <w:lang w:val="en-GB"/>
        </w:rPr>
        <w:t xml:space="preserve">rates </w:t>
      </w:r>
      <w:commentRangeEnd w:id="41"/>
      <w:r w:rsidR="00E05208">
        <w:rPr>
          <w:rStyle w:val="CommentReference"/>
        </w:rPr>
        <w:commentReference w:id="41"/>
      </w:r>
      <w:r w:rsidR="00FF2C7D" w:rsidRPr="0024580E">
        <w:rPr>
          <w:bCs/>
          <w:shd w:val="clear" w:color="auto" w:fill="FFFFFF" w:themeFill="background1"/>
          <w:lang w:val="en-GB"/>
        </w:rPr>
        <w:t>(</w:t>
      </w:r>
      <m:oMath>
        <m:r>
          <w:rPr>
            <w:rFonts w:ascii="Cambria Math" w:hAnsi="Cambria Math"/>
            <w:shd w:val="clear" w:color="auto" w:fill="FFFFFF" w:themeFill="background1"/>
            <w:lang w:val="en-GB"/>
          </w:rPr>
          <m:t>C</m:t>
        </m:r>
      </m:oMath>
      <w:r w:rsidR="00FF2C7D" w:rsidRPr="0024580E">
        <w:rPr>
          <w:bCs/>
          <w:shd w:val="clear" w:color="auto" w:fill="FFFFFF" w:themeFill="background1"/>
          <w:lang w:val="en-GB"/>
        </w:rPr>
        <w:t xml:space="preserve">) </w:t>
      </w:r>
      <w:r w:rsidRPr="0024580E">
        <w:rPr>
          <w:bCs/>
          <w:shd w:val="clear" w:color="auto" w:fill="FFFFFF" w:themeFill="background1"/>
          <w:lang w:val="en-GB"/>
        </w:rPr>
        <w:t>beyond peak temperature, we fit</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a mixed-effec</w:t>
      </w:r>
      <w:r w:rsidR="0077677F">
        <w:rPr>
          <w:bCs/>
          <w:shd w:val="clear" w:color="auto" w:fill="FFFFFF" w:themeFill="background1"/>
          <w:lang w:val="en-GB"/>
        </w:rPr>
        <w:t>t</w:t>
      </w:r>
      <w:r w:rsidR="00723AE9" w:rsidRPr="0024580E">
        <w:rPr>
          <w:bCs/>
          <w:shd w:val="clear" w:color="auto" w:fill="FFFFFF" w:themeFill="background1"/>
          <w:lang w:val="en-GB"/>
        </w:rPr>
        <w:t>s</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 xml:space="preserve">version of the </w:t>
      </w:r>
      <w:r w:rsidR="007F3FC0" w:rsidRPr="0024580E">
        <w:rPr>
          <w:bCs/>
          <w:shd w:val="clear" w:color="auto" w:fill="FFFFFF" w:themeFill="background1"/>
          <w:lang w:val="en-GB"/>
        </w:rPr>
        <w:t xml:space="preserve">Sharpe Schoolfield equation </w:t>
      </w:r>
      <w:r w:rsidR="003700CA" w:rsidRPr="0024580E">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003700CA" w:rsidRPr="0024580E">
        <w:rPr>
          <w:bCs/>
          <w:shd w:val="clear" w:color="auto" w:fill="FFFFFF" w:themeFill="background1"/>
          <w:lang w:val="en-GB"/>
        </w:rPr>
        <w:fldChar w:fldCharType="separate"/>
      </w:r>
      <w:r w:rsidR="002C1CE2" w:rsidRPr="002C1CE2">
        <w:rPr>
          <w:lang w:val="en-GB"/>
        </w:rPr>
        <w:t xml:space="preserve">(Schoolfield </w:t>
      </w:r>
      <w:r w:rsidR="002C1CE2" w:rsidRPr="002C1CE2">
        <w:rPr>
          <w:i/>
          <w:iCs/>
          <w:lang w:val="en-GB"/>
        </w:rPr>
        <w:t>et al.</w:t>
      </w:r>
      <w:r w:rsidR="002C1CE2" w:rsidRPr="002C1CE2">
        <w:rPr>
          <w:lang w:val="en-GB"/>
        </w:rPr>
        <w:t xml:space="preserve"> 1981)</w:t>
      </w:r>
      <w:r w:rsidR="003700CA" w:rsidRPr="0024580E">
        <w:rPr>
          <w:bCs/>
          <w:shd w:val="clear" w:color="auto" w:fill="FFFFFF" w:themeFill="background1"/>
          <w:lang w:val="en-GB"/>
        </w:rPr>
        <w:fldChar w:fldCharType="end"/>
      </w:r>
      <w:r w:rsidR="003700CA" w:rsidRPr="0024580E">
        <w:rPr>
          <w:bCs/>
          <w:shd w:val="clear" w:color="auto" w:fill="FFFFFF" w:themeFill="background1"/>
          <w:lang w:val="en-GB"/>
        </w:rPr>
        <w:t xml:space="preserve">, as parameterized </w:t>
      </w:r>
      <w:r w:rsidR="003700CA" w:rsidRPr="004C3B1B">
        <w:rPr>
          <w:bCs/>
          <w:shd w:val="clear" w:color="auto" w:fill="FFFFFF" w:themeFill="background1"/>
          <w:lang w:val="en-GB"/>
        </w:rPr>
        <w:t xml:space="preserve">in </w:t>
      </w:r>
      <w:r w:rsidR="003700CA" w:rsidRPr="004C3B1B">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{"citationID":"a24qfldtbbo","properties":{"formattedCitation":"(Padfield {\\i{}et al.} 2018)","plainCitation":"(Padfield et al. 2018)","noteIndex":0},"citationItems":[{"id":2297,"uris":["http://zotero.org/users/6116610/items/BLE4Q9C3"],"uri":["http://zotero.org/users/6116610/items/BLE4Q9C3"],"itemData":{"id":2297,"type":"article-journal","abstract":"Quantifying variation in ecosystem metabolism is critical to predicting the impacts of environmental change on the carbon cycle. We used a metabolic scaling framework to investigate how body size and temperature influence phytoplankton community metabolism. We tested this framework using phytoplankton sampled from an outdoor mesocosm experiment, where communities had been either experimentally warmed (+ 4 °C) for 10 years or left at ambient temperature. Warmed and ambient phytoplankton communities differed substantially in their taxonomic composition and size structure. Despite this, the response of primary production and community respiration to long- and short-term warming could be estimated using a model that accounted for the size- and temperature dependence of individual metabolism, and the community abundance-body size distribution. This work demonstrates that the key metabolic fluxes that determine the carbon balance of planktonic ecosystems can be approximated using metabolic scaling theory, with knowledge of the individual size distribution and environmental temperature.","container-title":"Ecology Letters","DOI":"10.1111/ele.13082","ISSN":"1461-0248","issue":"8","language":"en","note":"_eprint: https://onlinelibrary.wiley.com/doi/pdf/10.1111/ele.13082","page":"1152-1161","source":"Wiley Online Library","title":"Linking phytoplankton community metabolism to the individual size distribution","volume":"21","author":[{"family":"Padfield","given":"Daniel"},{"family":"Buckling","given":"Angus"},{"family":"Warfield","given":"Ruth"},{"family":"Lowe","given":"Chris"},{"family":"Yvon‐Durocher","given":"Gabriel"}],"issued":{"date-parts":[["2018"]]}}}],"schema":"https://github.com/citation-style-language/schema/raw/master/csl-citation.json"} </w:instrText>
      </w:r>
      <w:r w:rsidR="003700CA" w:rsidRPr="004C3B1B">
        <w:rPr>
          <w:bCs/>
          <w:shd w:val="clear" w:color="auto" w:fill="FFFFFF" w:themeFill="background1"/>
          <w:lang w:val="en-GB"/>
        </w:rPr>
        <w:fldChar w:fldCharType="separate"/>
      </w:r>
      <w:r w:rsidR="002C1CE2" w:rsidRPr="002C1CE2">
        <w:rPr>
          <w:lang w:val="en-GB"/>
        </w:rPr>
        <w:t xml:space="preserve">(Padfield </w:t>
      </w:r>
      <w:r w:rsidR="002C1CE2" w:rsidRPr="002C1CE2">
        <w:rPr>
          <w:i/>
          <w:iCs/>
          <w:lang w:val="en-GB"/>
        </w:rPr>
        <w:t>et al.</w:t>
      </w:r>
      <w:r w:rsidR="002C1CE2" w:rsidRPr="002C1CE2">
        <w:rPr>
          <w:lang w:val="en-GB"/>
        </w:rPr>
        <w:t xml:space="preserve"> 2018)</w:t>
      </w:r>
      <w:r w:rsidR="003700CA" w:rsidRPr="004C3B1B">
        <w:rPr>
          <w:bCs/>
          <w:shd w:val="clear" w:color="auto" w:fill="FFFFFF" w:themeFill="background1"/>
          <w:lang w:val="en-GB"/>
        </w:rPr>
        <w:fldChar w:fldCharType="end"/>
      </w:r>
      <w:r w:rsidR="00723AE9">
        <w:rPr>
          <w:bCs/>
          <w:shd w:val="clear" w:color="auto" w:fill="FFFFFF" w:themeFill="background1"/>
          <w:lang w:val="en-GB"/>
        </w:rPr>
        <w:t>. Specifically, we model</w:t>
      </w:r>
      <w:r w:rsidR="005F1353" w:rsidRPr="005F1353">
        <w:rPr>
          <w:rFonts w:eastAsiaTheme="minorEastAsia"/>
          <w:bCs/>
          <w:iCs/>
          <w:lang w:val="en-U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007520E8" w:rsidRPr="007520E8">
        <w:rPr>
          <w:rFonts w:eastAsiaTheme="minorEastAsia"/>
          <w:bCs/>
          <w:iCs/>
          <w:lang w:val="en-US"/>
        </w:rPr>
        <w:t xml:space="preserve"> in Eq. 1</w:t>
      </w:r>
      <w:r w:rsidR="007520E8">
        <w:rPr>
          <w:rFonts w:eastAsiaTheme="minorEastAsia"/>
          <w:bCs/>
          <w:iCs/>
          <w:lang w:val="en-US"/>
        </w:rPr>
        <w:t xml:space="preserve"> </w:t>
      </w:r>
      <w:r w:rsidR="005F1353">
        <w:rPr>
          <w:rFonts w:eastAsiaTheme="minorEastAsia"/>
          <w:bCs/>
          <w:iCs/>
          <w:lang w:val="en-US"/>
        </w:rPr>
        <w:t>as</w:t>
      </w:r>
      <w:r w:rsidR="00ED5C9A">
        <w:rPr>
          <w:bCs/>
          <w:shd w:val="clear" w:color="auto" w:fill="FFFFFF" w:themeFill="background1"/>
          <w:lang w:val="en-GB"/>
        </w:rPr>
        <w:t>:</w:t>
      </w:r>
    </w:p>
    <w:p w14:paraId="43E98276" w14:textId="77777777" w:rsidR="003053DF" w:rsidRDefault="003053DF" w:rsidP="003700CA">
      <w:pPr>
        <w:spacing w:line="480" w:lineRule="auto"/>
        <w:contextualSpacing/>
        <w:jc w:val="both"/>
        <w:rPr>
          <w:bCs/>
          <w:shd w:val="clear" w:color="auto" w:fill="FFFFFF" w:themeFill="background1"/>
          <w:lang w:val="en-GB"/>
        </w:rPr>
      </w:pPr>
    </w:p>
    <w:p w14:paraId="56118B5F" w14:textId="610AF41D" w:rsidR="00723AE9" w:rsidRPr="00723AE9" w:rsidRDefault="003134A1" w:rsidP="00723AE9">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723AE9" w:rsidRPr="00723AE9">
        <w:rPr>
          <w:rFonts w:eastAsiaTheme="minorEastAsia"/>
        </w:rPr>
        <w:t xml:space="preserve">                                                           (</w:t>
      </w:r>
      <w:r w:rsidR="00D513F7">
        <w:rPr>
          <w:rFonts w:eastAsiaTheme="minorEastAsia"/>
          <w:lang w:val="en-GB"/>
        </w:rPr>
        <w:t>4</w:t>
      </w:r>
      <w:r w:rsidR="00723AE9" w:rsidRPr="00723AE9">
        <w:rPr>
          <w:rFonts w:eastAsiaTheme="minorEastAsia"/>
        </w:rPr>
        <w:t>)</w:t>
      </w:r>
    </w:p>
    <w:p w14:paraId="7A1CABFA" w14:textId="3AA513C7" w:rsidR="00723AE9" w:rsidRDefault="003134A1" w:rsidP="00723AE9">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723AE9" w:rsidRPr="007F3FC0">
        <w:rPr>
          <w:rFonts w:eastAsiaTheme="minorEastAsia"/>
        </w:rPr>
        <w:t xml:space="preserve">                                                                (</w:t>
      </w:r>
      <w:r w:rsidR="00D513F7" w:rsidRPr="005E7D82">
        <w:rPr>
          <w:rFonts w:eastAsiaTheme="minorEastAsia"/>
        </w:rPr>
        <w:t>5</w:t>
      </w:r>
      <w:r w:rsidR="00723AE9" w:rsidRPr="007F3FC0">
        <w:rPr>
          <w:rFonts w:eastAsiaTheme="minorEastAsia"/>
        </w:rPr>
        <w:t>)</w:t>
      </w:r>
    </w:p>
    <w:p w14:paraId="31255ED2" w14:textId="656AB64C" w:rsidR="00F115B0" w:rsidRPr="007F3FC0" w:rsidRDefault="003134A1" w:rsidP="00F115B0">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115B0" w:rsidRPr="007F3FC0">
        <w:rPr>
          <w:rFonts w:eastAsiaTheme="minorEastAsia"/>
        </w:rPr>
        <w:t xml:space="preserve">                                                                (</w:t>
      </w:r>
      <w:r w:rsidR="00D513F7" w:rsidRPr="005E7D82">
        <w:rPr>
          <w:rFonts w:eastAsiaTheme="minorEastAsia"/>
        </w:rPr>
        <w:t>6</w:t>
      </w:r>
      <w:r w:rsidR="00F115B0" w:rsidRPr="007F3FC0">
        <w:rPr>
          <w:rFonts w:eastAsiaTheme="minorEastAsia"/>
        </w:rPr>
        <w:t>)</w:t>
      </w:r>
    </w:p>
    <w:p w14:paraId="7377F5EF" w14:textId="32DB5FCE" w:rsidR="000A1450" w:rsidRPr="0024580E" w:rsidRDefault="0024580E" w:rsidP="00C628EE">
      <w:pPr>
        <w:spacing w:line="480" w:lineRule="auto"/>
        <w:contextualSpacing/>
        <w:jc w:val="both"/>
        <w:rPr>
          <w:bCs/>
          <w:lang w:val="en-US"/>
        </w:rPr>
      </w:pPr>
      <w:r w:rsidRPr="0024580E">
        <w:rPr>
          <w:bCs/>
          <w:lang w:val="en-GB"/>
        </w:rPr>
        <w:t>where</w:t>
      </w:r>
      <w:r w:rsidR="002B58DF">
        <w:rPr>
          <w:bCs/>
          <w:lang w:val="en-GB"/>
        </w:rPr>
        <w:t xml:space="preserve"> the right hand side of </w:t>
      </w:r>
      <w:r w:rsidR="00CA3AF6">
        <w:rPr>
          <w:bCs/>
          <w:lang w:val="en-GB"/>
        </w:rPr>
        <w:t xml:space="preserve">Eq. </w:t>
      </w:r>
      <w:r w:rsidR="00997706">
        <w:rPr>
          <w:bCs/>
          <w:lang w:val="en-GB"/>
        </w:rPr>
        <w:t>4</w:t>
      </w:r>
      <w:r w:rsidR="00CA3AF6">
        <w:rPr>
          <w:bCs/>
          <w:lang w:val="en-GB"/>
        </w:rPr>
        <w:t xml:space="preserve"> is the Sharpe-Schoolfield equation</w:t>
      </w:r>
      <w:r w:rsidR="005F1353">
        <w:rPr>
          <w:b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C</m:t>
            </m:r>
          </m:e>
          <m:sub>
            <m:sSub>
              <m:sSubPr>
                <m:ctrlPr>
                  <w:rPr>
                    <w:rFonts w:ascii="Cambria Math" w:eastAsiaTheme="minorEastAsia" w:hAnsi="Cambria Math"/>
                    <w:i/>
                    <w:iCs/>
                    <w:lang w:val="en-GB"/>
                  </w:rPr>
                </m:ctrlPr>
              </m:sSubPr>
              <m:e>
                <m:r>
                  <w:rPr>
                    <w:rFonts w:ascii="Cambria Math" w:eastAsiaTheme="minorEastAsia" w:hAnsi="Cambria Math"/>
                    <w:lang w:val="en-GB"/>
                  </w:rPr>
                  <m:t>0</m:t>
                </m:r>
              </m:e>
              <m:sub>
                <m:r>
                  <w:rPr>
                    <w:rFonts w:ascii="Cambria Math" w:eastAsiaTheme="minorEastAsia" w:hAnsi="Cambria Math"/>
                    <w:lang w:val="en-GB"/>
                  </w:rPr>
                  <m:t>j</m:t>
                </m:r>
              </m:sub>
            </m:sSub>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C</m:t>
            </m:r>
          </m:sub>
        </m:sSub>
        <m:r>
          <w:rPr>
            <w:rFonts w:ascii="Cambria Math" w:eastAsiaTheme="minorEastAsia" w:hAnsi="Cambria Math"/>
            <w:lang w:val="en-GB"/>
          </w:rPr>
          <m:t>)</m:t>
        </m:r>
      </m:oMath>
      <w:r w:rsidR="00C628EE" w:rsidRPr="00ED5C9A">
        <w:rPr>
          <w:rFonts w:eastAsiaTheme="minorEastAsia"/>
          <w:iCs/>
          <w:lang w:val="en-GB"/>
        </w:rPr>
        <w:t xml:space="preserve"> is the rate at a </w:t>
      </w:r>
      <w:r w:rsidR="00AF0684">
        <w:rPr>
          <w:rFonts w:eastAsiaTheme="minorEastAsia"/>
          <w:iCs/>
          <w:lang w:val="en-GB"/>
        </w:rPr>
        <w:t>reference</w:t>
      </w:r>
      <w:r w:rsidR="00EF3A63" w:rsidRPr="00ED5C9A">
        <w:rPr>
          <w:rFonts w:eastAsiaTheme="minorEastAsia"/>
          <w:iCs/>
          <w:lang w:val="en-GB"/>
        </w:rPr>
        <w:t xml:space="preserve"> </w:t>
      </w:r>
      <w:r w:rsidR="00C628EE" w:rsidRPr="00ED5C9A">
        <w:rPr>
          <w:rFonts w:eastAsiaTheme="minorEastAsia"/>
          <w:iCs/>
          <w:lang w:val="en-GB"/>
        </w:rPr>
        <w:t>temperature</w:t>
      </w:r>
      <w:r w:rsidR="000A0A10">
        <w:rPr>
          <w:rFonts w:eastAsiaTheme="minorEastAsia"/>
          <w:iCs/>
          <w:lang w:val="en-GB"/>
        </w:rPr>
        <w:t xml:space="preserve"> (here set to -10 on a </w:t>
      </w:r>
      <w:r w:rsidR="00EB0421">
        <w:rPr>
          <w:rFonts w:eastAsiaTheme="minorEastAsia"/>
          <w:iCs/>
          <w:lang w:val="en-GB"/>
        </w:rPr>
        <w:t>centred</w:t>
      </w:r>
      <w:r w:rsidR="000A0A10">
        <w:rPr>
          <w:rFonts w:eastAsiaTheme="minorEastAsia"/>
          <w:iCs/>
          <w:lang w:val="en-GB"/>
        </w:rPr>
        <w:t xml:space="preserve"> scale)</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lang w:val="en-GB"/>
        </w:rPr>
        <w:t>]</w:t>
      </w:r>
      <w:r w:rsidR="00C628EE" w:rsidRPr="00ED5C9A">
        <w:rPr>
          <w:rFonts w:eastAsiaTheme="minorEastAsia"/>
          <w:iCs/>
          <w:lang w:val="en-GB"/>
        </w:rPr>
        <w:t xml:space="preserve"> </w:t>
      </w:r>
      <w:r w:rsidR="009666C1">
        <w:rPr>
          <w:rFonts w:eastAsiaTheme="minorEastAsia"/>
          <w:iCs/>
          <w:lang w:val="en-GB"/>
        </w:rPr>
        <w:t>is the activation energy</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iCs/>
          <w:lang w:val="en-GB"/>
        </w:rPr>
        <w:t>]</w:t>
      </w:r>
      <w:r w:rsidR="00C628EE" w:rsidRPr="00ED5C9A">
        <w:rPr>
          <w:rFonts w:eastAsiaTheme="minorEastAsia"/>
          <w:iCs/>
          <w:lang w:val="en-GB"/>
        </w:rPr>
        <w:t xml:space="preserve"> characterises the decline in the rate past the </w:t>
      </w:r>
      <w:r w:rsidR="00362536">
        <w:rPr>
          <w:rFonts w:eastAsiaTheme="minorEastAsia"/>
          <w:iCs/>
          <w:lang w:val="en-GB"/>
        </w:rPr>
        <w:t>peak</w:t>
      </w:r>
      <w:r w:rsidR="00C628EE" w:rsidRPr="00ED5C9A">
        <w:rPr>
          <w:rFonts w:eastAsiaTheme="minorEastAsia"/>
          <w:iCs/>
          <w:lang w:val="en-GB"/>
        </w:rPr>
        <w:t xml:space="preserve"> temperature and </w:t>
      </w:r>
      <m:oMath>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K</m:t>
        </m:r>
      </m:oMath>
      <w:r w:rsidR="00A635AB">
        <w:rPr>
          <w:rFonts w:eastAsiaTheme="minorEastAsia"/>
          <w:iCs/>
          <w:lang w:val="en-GB"/>
        </w:rPr>
        <w:t>]</w:t>
      </w:r>
      <w:r w:rsidR="00C628EE" w:rsidRPr="00ED5C9A">
        <w:rPr>
          <w:rFonts w:eastAsiaTheme="minorEastAsia"/>
          <w:iCs/>
          <w:lang w:val="en-GB"/>
        </w:rPr>
        <w:t xml:space="preserve"> is the temperature at which half the rate is reduced due to high temperatures.</w:t>
      </w:r>
      <w:r w:rsidR="00EB7886">
        <w:rPr>
          <w:rFonts w:eastAsiaTheme="minorEastAsia"/>
          <w:iCs/>
          <w:lang w:val="en-GB"/>
        </w:rPr>
        <w:t xml:space="preserve"> We assume</w:t>
      </w:r>
      <w:r w:rsidR="002D11DE">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2D11DE">
        <w:rPr>
          <w:rFonts w:eastAsiaTheme="minorEastAsia"/>
          <w:iCs/>
          <w:lang w:val="en-GB"/>
        </w:rPr>
        <w:t xml:space="preserve"> </w:t>
      </w:r>
      <w:r w:rsidR="00EF3A63">
        <w:rPr>
          <w:rFonts w:eastAsiaTheme="minorEastAsia"/>
          <w:iCs/>
          <w:lang w:val="en-GB"/>
        </w:rPr>
        <w:t xml:space="preserve">and </w:t>
      </w:r>
      <m:oMath>
        <m:sSub>
          <m:sSubPr>
            <m:ctrlPr>
              <w:rPr>
                <w:rFonts w:ascii="Cambria Math" w:eastAsiaTheme="minorEastAsia" w:hAnsi="Cambria Math"/>
                <w:bCs/>
                <w:i/>
                <w:iCs/>
                <w:lang w:val="en-US"/>
              </w:rPr>
            </m:ctrlPr>
          </m:sSubPr>
          <m:e>
            <m:r>
              <w:rPr>
                <w:rFonts w:ascii="Cambria Math" w:eastAsiaTheme="minorEastAsia" w:hAnsi="Cambria Math"/>
                <w:lang w:val="en-US"/>
              </w:rPr>
              <m:t>C</m:t>
            </m:r>
          </m:e>
          <m:sub>
            <m:sSub>
              <m:sSubPr>
                <m:ctrlPr>
                  <w:rPr>
                    <w:rFonts w:ascii="Cambria Math" w:eastAsiaTheme="minorEastAsia" w:hAnsi="Cambria Math"/>
                    <w:bCs/>
                    <w:i/>
                    <w:iCs/>
                    <w:lang w:val="en-US"/>
                  </w:rPr>
                </m:ctrlPr>
              </m:sSubPr>
              <m:e>
                <m:r>
                  <w:rPr>
                    <w:rFonts w:ascii="Cambria Math" w:eastAsiaTheme="minorEastAsia" w:hAnsi="Cambria Math"/>
                    <w:lang w:val="en-US"/>
                  </w:rPr>
                  <m:t>0</m:t>
                </m:r>
              </m:e>
              <m:sub>
                <m:r>
                  <w:rPr>
                    <w:rFonts w:ascii="Cambria Math" w:eastAsiaTheme="minorEastAsia" w:hAnsi="Cambria Math"/>
                    <w:lang w:val="en-US"/>
                  </w:rPr>
                  <m:t>j</m:t>
                </m:r>
              </m:sub>
            </m:sSub>
          </m:sub>
        </m:sSub>
      </m:oMath>
      <w:r w:rsidR="005E7D82">
        <w:rPr>
          <w:rFonts w:eastAsiaTheme="minorEastAsia"/>
          <w:bCs/>
          <w:iCs/>
          <w:lang w:val="en-US"/>
        </w:rPr>
        <w:t xml:space="preserve"> </w:t>
      </w:r>
      <w:r w:rsidR="003169D1">
        <w:rPr>
          <w:rFonts w:eastAsiaTheme="minorEastAsia"/>
          <w:bCs/>
          <w:iCs/>
          <w:lang w:val="en-US"/>
        </w:rPr>
        <w:t xml:space="preserve">vary across species </w:t>
      </w:r>
      <w:r w:rsidR="001C2C99">
        <w:rPr>
          <w:rFonts w:eastAsiaTheme="minorEastAsia"/>
          <w:bCs/>
          <w:iCs/>
          <w:lang w:val="en-US"/>
        </w:rPr>
        <w:t xml:space="preserve">according to a </w:t>
      </w:r>
      <w:r w:rsidR="00BC1F5C" w:rsidRPr="0040058B">
        <w:rPr>
          <w:rFonts w:eastAsiaTheme="minorEastAsia"/>
          <w:lang w:val="en-GB"/>
        </w:rPr>
        <w:t>normal distribution</w:t>
      </w:r>
      <w:r w:rsidR="00CF388A">
        <w:rPr>
          <w:rFonts w:eastAsiaTheme="minorEastAsia"/>
          <w:lang w:val="en-GB"/>
        </w:rPr>
        <w:t xml:space="preserve">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00CF388A" w:rsidRPr="00CF388A">
        <w:rPr>
          <w:rFonts w:eastAsiaTheme="minorEastAsia"/>
          <w:lang w:val="en-US"/>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00180203" w:rsidRPr="00180203">
        <w:rPr>
          <w:rFonts w:eastAsiaTheme="minorEastAsia"/>
          <w:lang w:val="en-US"/>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00180203" w:rsidRPr="00180203">
        <w:rPr>
          <w:rFonts w:eastAsiaTheme="minorEastAsia"/>
          <w:lang w:val="en-US"/>
        </w:rPr>
        <w:t xml:space="preserve"> and</w:t>
      </w:r>
      <w:r w:rsidR="001C29AC">
        <w:rPr>
          <w:rFonts w:eastAsiaTheme="minorEastAsia"/>
          <w:lang w:val="en-GB"/>
        </w:rPr>
        <w:t xml:space="preserve">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00180203">
        <w:rPr>
          <w:rFonts w:eastAsiaTheme="minorEastAsia"/>
          <w:lang w:val="en-GB"/>
        </w:rPr>
        <w:t xml:space="preserve"> </w:t>
      </w:r>
      <w:r w:rsidR="001C29AC">
        <w:rPr>
          <w:rFonts w:eastAsiaTheme="minorEastAsia"/>
          <w:lang w:val="en-GB"/>
        </w:rPr>
        <w:t>(Eq</w:t>
      </w:r>
      <w:r w:rsidR="00BC1F5C">
        <w:rPr>
          <w:rFonts w:eastAsiaTheme="minorEastAsia"/>
          <w:lang w:val="en-GB"/>
        </w:rPr>
        <w:t>.</w:t>
      </w:r>
      <w:r w:rsidR="001C29AC">
        <w:rPr>
          <w:rFonts w:eastAsiaTheme="minorEastAsia"/>
          <w:lang w:val="en-GB"/>
        </w:rPr>
        <w:t xml:space="preserve"> </w:t>
      </w:r>
      <w:r w:rsidR="00D045C1">
        <w:rPr>
          <w:rFonts w:eastAsiaTheme="minorEastAsia"/>
          <w:lang w:val="en-GB"/>
        </w:rPr>
        <w:t>5-</w:t>
      </w:r>
      <w:r w:rsidR="001C29AC">
        <w:rPr>
          <w:rFonts w:eastAsiaTheme="minorEastAsia"/>
          <w:lang w:val="en-GB"/>
        </w:rPr>
        <w:t>6).</w:t>
      </w:r>
      <w:r w:rsidR="00BC1F5C">
        <w:rPr>
          <w:rFonts w:eastAsiaTheme="minorEastAsia"/>
          <w:lang w:val="en-GB"/>
        </w:rPr>
        <w:t xml:space="preserve"> </w:t>
      </w:r>
      <w:r w:rsidR="00EE3187">
        <w:rPr>
          <w:rFonts w:eastAsiaTheme="minorEastAsia"/>
          <w:bCs/>
          <w:iCs/>
          <w:lang w:val="en-US"/>
        </w:rPr>
        <w:t xml:space="preserve">Prior to rescaling </w:t>
      </w:r>
      <w:r w:rsidR="0066046C">
        <w:rPr>
          <w:rFonts w:eastAsiaTheme="minorEastAsia"/>
          <w:bCs/>
          <w:iCs/>
          <w:lang w:val="en-US"/>
        </w:rPr>
        <w:t>maximum consumption</w:t>
      </w:r>
      <w:r w:rsidR="00335411">
        <w:rPr>
          <w:rFonts w:eastAsiaTheme="minorEastAsia"/>
          <w:bCs/>
          <w:iCs/>
          <w:lang w:val="en-US"/>
        </w:rPr>
        <w:t xml:space="preserve"> (</w:t>
      </w:r>
      <w:r w:rsidR="00335411">
        <w:rPr>
          <w:rFonts w:eastAsiaTheme="minorEastAsia"/>
          <w:shd w:val="clear" w:color="auto" w:fill="FFFFFF" w:themeFill="background1"/>
          <w:lang w:val="en-GB"/>
        </w:rPr>
        <w:t xml:space="preserve">in unit </w:t>
      </w:r>
      <m:oMath>
        <m:r>
          <m:rPr>
            <m:sty m:val="p"/>
          </m:rPr>
          <w:rPr>
            <w:rFonts w:ascii="Cambria Math" w:eastAsiaTheme="minorEastAsia" w:hAnsi="Cambria Math"/>
            <w:lang w:val="en-GB"/>
          </w:rPr>
          <m:t xml:space="preserve">g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00335411">
        <w:rPr>
          <w:rFonts w:eastAsiaTheme="minorEastAsia"/>
          <w:bCs/>
          <w:iCs/>
          <w:lang w:val="en-US"/>
        </w:rPr>
        <w:t>)</w:t>
      </w:r>
      <w:r w:rsidR="0066046C">
        <w:rPr>
          <w:rFonts w:eastAsiaTheme="minorEastAsia"/>
          <w:bCs/>
          <w:iCs/>
          <w:lang w:val="en-US"/>
        </w:rPr>
        <w:t xml:space="preserve"> </w:t>
      </w:r>
      <w:r w:rsidR="00EE3187">
        <w:rPr>
          <w:rFonts w:eastAsiaTheme="minorEastAsia"/>
          <w:bCs/>
          <w:iCs/>
          <w:lang w:val="en-US"/>
        </w:rPr>
        <w:t xml:space="preserve">by </w:t>
      </w:r>
      <w:r w:rsidR="00404166">
        <w:rPr>
          <w:rFonts w:eastAsiaTheme="minorEastAsia"/>
          <w:bCs/>
          <w:iCs/>
          <w:lang w:val="en-US"/>
        </w:rPr>
        <w:t xml:space="preserve">dividing </w:t>
      </w:r>
      <m:oMath>
        <m:sSub>
          <m:sSubPr>
            <m:ctrlPr>
              <w:rPr>
                <w:rFonts w:ascii="Cambria Math" w:eastAsiaTheme="minorEastAsia" w:hAnsi="Cambria Math"/>
                <w:bCs/>
                <w:i/>
                <w:iCs/>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oMath>
      <w:r w:rsidR="00EE3187">
        <w:rPr>
          <w:rFonts w:eastAsiaTheme="minorEastAsia"/>
          <w:bCs/>
          <w:iCs/>
          <w:lang w:val="en-US"/>
        </w:rPr>
        <w:t xml:space="preserve"> </w:t>
      </w:r>
      <w:r w:rsidR="00404166">
        <w:rPr>
          <w:rFonts w:eastAsiaTheme="minorEastAsia"/>
          <w:bCs/>
          <w:iCs/>
          <w:lang w:val="en-US"/>
        </w:rPr>
        <w:t xml:space="preserve">with the </w:t>
      </w:r>
      <w:r w:rsidR="00EE3187">
        <w:rPr>
          <w:rFonts w:eastAsiaTheme="minorEastAsia"/>
          <w:bCs/>
          <w:iCs/>
          <w:lang w:val="en-US"/>
        </w:rPr>
        <w:t xml:space="preserve">mean within species </w:t>
      </w:r>
      <m:oMath>
        <m:acc>
          <m:accPr>
            <m:chr m:val="̅"/>
            <m:ctrlPr>
              <w:rPr>
                <w:rFonts w:ascii="Cambria Math" w:eastAsiaTheme="minorEastAsia" w:hAnsi="Cambria Math"/>
                <w:bCs/>
                <w:i/>
                <w:iCs/>
                <w:lang w:val="en-US"/>
              </w:rPr>
            </m:ctrlPr>
          </m:accPr>
          <m:e>
            <m:sSub>
              <m:sSubPr>
                <m:ctrlPr>
                  <w:rPr>
                    <w:rFonts w:ascii="Cambria Math" w:eastAsiaTheme="minorEastAsia" w:hAnsi="Cambria Math"/>
                    <w:bCs/>
                    <w:i/>
                    <w:iCs/>
                    <w:lang w:val="en-US"/>
                  </w:rPr>
                </m:ctrlPr>
              </m:sSubPr>
              <m:e>
                <m:r>
                  <w:rPr>
                    <w:rFonts w:ascii="Cambria Math" w:eastAsiaTheme="minorEastAsia" w:hAnsi="Cambria Math"/>
                    <w:lang w:val="en-US"/>
                  </w:rPr>
                  <m:t>C</m:t>
                </m:r>
              </m:e>
              <m:sub>
                <m:r>
                  <w:rPr>
                    <w:rFonts w:ascii="Cambria Math" w:eastAsiaTheme="minorEastAsia" w:hAnsi="Cambria Math"/>
                    <w:lang w:val="en-US"/>
                  </w:rPr>
                  <m:t>j</m:t>
                </m:r>
              </m:sub>
            </m:sSub>
          </m:e>
        </m:acc>
      </m:oMath>
      <w:r w:rsidR="00EE3187">
        <w:rPr>
          <w:rFonts w:eastAsiaTheme="minorEastAsia"/>
          <w:bCs/>
          <w:iCs/>
          <w:lang w:val="en-US"/>
        </w:rPr>
        <w:t xml:space="preserve">, we mass-normalize it by dividing </w:t>
      </w:r>
      <w:r w:rsidR="002E4985">
        <w:rPr>
          <w:rFonts w:eastAsiaTheme="minorEastAsia"/>
          <w:bCs/>
          <w:iCs/>
          <w:lang w:val="en-US"/>
        </w:rPr>
        <w:t>it</w:t>
      </w:r>
      <w:r w:rsidR="00EE3187">
        <w:rPr>
          <w:rFonts w:eastAsiaTheme="minorEastAsia"/>
          <w:bCs/>
          <w:iCs/>
          <w:lang w:val="en-US"/>
        </w:rPr>
        <w:t xml:space="preserve"> </w:t>
      </w:r>
      <w:r w:rsidR="002E4985">
        <w:rPr>
          <w:rFonts w:eastAsiaTheme="minorEastAsia"/>
          <w:bCs/>
          <w:iCs/>
          <w:lang w:val="en-US"/>
        </w:rPr>
        <w:t xml:space="preserve">with </w:t>
      </w:r>
      <m:oMath>
        <m:sSup>
          <m:sSupPr>
            <m:ctrlPr>
              <w:rPr>
                <w:rFonts w:ascii="Cambria Math" w:eastAsiaTheme="minorEastAsia" w:hAnsi="Cambria Math"/>
                <w:bCs/>
                <w:i/>
                <w:iCs/>
                <w:lang w:val="en-US"/>
              </w:rPr>
            </m:ctrlPr>
          </m:sSupPr>
          <m:e>
            <m:r>
              <w:rPr>
                <w:rFonts w:ascii="Cambria Math" w:eastAsiaTheme="minorEastAsia" w:hAnsi="Cambria Math"/>
                <w:lang w:val="en-US"/>
              </w:rPr>
              <m:t>m</m:t>
            </m:r>
          </m:e>
          <m:sup>
            <m:r>
              <w:rPr>
                <w:rFonts w:ascii="Cambria Math" w:eastAsiaTheme="minorEastAsia" w:hAnsi="Cambria Math"/>
                <w:lang w:val="en-US"/>
              </w:rPr>
              <m:t>b</m:t>
            </m:r>
          </m:sup>
        </m:sSup>
      </m:oMath>
      <w:r w:rsidR="00EE3187">
        <w:rPr>
          <w:rFonts w:eastAsiaTheme="minorEastAsia"/>
          <w:bCs/>
          <w:iCs/>
          <w:lang w:val="en-US"/>
        </w:rPr>
        <w:t xml:space="preserve"> </w:t>
      </w:r>
      <w:r w:rsidR="003162C8">
        <w:rPr>
          <w:rFonts w:eastAsiaTheme="minorEastAsia"/>
          <w:bCs/>
          <w:iCs/>
          <w:lang w:val="en-US"/>
        </w:rPr>
        <w:t xml:space="preserve">where </w:t>
      </w:r>
      <m:oMath>
        <m:r>
          <w:rPr>
            <w:rFonts w:ascii="Cambria Math" w:eastAsiaTheme="minorEastAsia" w:hAnsi="Cambria Math"/>
            <w:lang w:val="en-US"/>
          </w:rPr>
          <m:t>m</m:t>
        </m:r>
      </m:oMath>
      <w:r w:rsidR="003162C8">
        <w:rPr>
          <w:rFonts w:eastAsiaTheme="minorEastAsia"/>
          <w:bCs/>
          <w:iCs/>
          <w:lang w:val="en-US"/>
        </w:rPr>
        <w:t xml:space="preserve"> is mass in </w:t>
      </w:r>
      <m:oMath>
        <m:r>
          <m:rPr>
            <m:sty m:val="p"/>
          </m:rPr>
          <w:rPr>
            <w:rFonts w:ascii="Cambria Math" w:eastAsiaTheme="minorEastAsia" w:hAnsi="Cambria Math"/>
            <w:lang w:val="en-US"/>
          </w:rPr>
          <m:t>g</m:t>
        </m:r>
      </m:oMath>
      <w:r w:rsidR="00DC6949">
        <w:rPr>
          <w:rFonts w:eastAsiaTheme="minorEastAsia"/>
          <w:bCs/>
          <w:lang w:val="en-US"/>
        </w:rPr>
        <w:t xml:space="preserve"> and </w:t>
      </w:r>
      <m:oMath>
        <m:r>
          <w:rPr>
            <w:rFonts w:ascii="Cambria Math" w:eastAsiaTheme="minorEastAsia" w:hAnsi="Cambria Math"/>
            <w:lang w:val="en-US"/>
          </w:rPr>
          <m:t>b</m:t>
        </m:r>
      </m:oMath>
      <w:r w:rsidR="00DC6949">
        <w:rPr>
          <w:rFonts w:eastAsiaTheme="minorEastAsia"/>
          <w:bCs/>
          <w:lang w:val="en-US"/>
        </w:rPr>
        <w:t xml:space="preserve"> is the mass-exponent </w:t>
      </w:r>
      <w:r w:rsidR="00304BA4">
        <w:rPr>
          <w:rFonts w:eastAsiaTheme="minorEastAsia"/>
          <w:bCs/>
          <w:lang w:val="en-US"/>
        </w:rPr>
        <w:t xml:space="preserve">estimated with the </w:t>
      </w:r>
      <w:r w:rsidR="00D00F05">
        <w:rPr>
          <w:rFonts w:eastAsiaTheme="minorEastAsia"/>
          <w:bCs/>
          <w:lang w:val="en-US"/>
        </w:rPr>
        <w:t>log-linear model fitted to data below peak</w:t>
      </w:r>
      <w:r w:rsidR="00912B77">
        <w:rPr>
          <w:rFonts w:eastAsiaTheme="minorEastAsia"/>
          <w:bCs/>
          <w:lang w:val="en-US"/>
        </w:rPr>
        <w:t xml:space="preserve"> temperature</w:t>
      </w:r>
      <w:r w:rsidR="00D00F05">
        <w:rPr>
          <w:rFonts w:eastAsiaTheme="minorEastAsia"/>
          <w:bCs/>
          <w:lang w:val="en-US"/>
        </w:rPr>
        <w:t>.</w:t>
      </w:r>
      <w:r w:rsidR="00530D08">
        <w:rPr>
          <w:rFonts w:eastAsiaTheme="minorEastAsia"/>
          <w:bCs/>
          <w:lang w:val="en-US"/>
        </w:rPr>
        <w:t xml:space="preserve"> Temperature, </w:t>
      </w:r>
      <m:oMath>
        <m:r>
          <w:rPr>
            <w:rFonts w:ascii="Cambria Math" w:eastAsiaTheme="minorEastAsia" w:hAnsi="Cambria Math"/>
            <w:lang w:val="en-US"/>
          </w:rPr>
          <m:t>T</m:t>
        </m:r>
      </m:oMath>
      <w:r w:rsidR="00530D08">
        <w:rPr>
          <w:rFonts w:eastAsiaTheme="minorEastAsia"/>
          <w:bCs/>
          <w:lang w:val="en-US"/>
        </w:rPr>
        <w:t xml:space="preserve">, </w:t>
      </w:r>
      <w:r w:rsidR="00E14588">
        <w:rPr>
          <w:rFonts w:eastAsiaTheme="minorEastAsia"/>
          <w:bCs/>
          <w:lang w:val="en-US"/>
        </w:rPr>
        <w:t xml:space="preserve">is </w:t>
      </w:r>
      <w:r w:rsidR="00776828">
        <w:rPr>
          <w:rFonts w:eastAsiaTheme="minorEastAsia"/>
          <w:bCs/>
          <w:lang w:val="en-US"/>
        </w:rPr>
        <w:t>center</w:t>
      </w:r>
      <w:r w:rsidR="005154AA">
        <w:rPr>
          <w:rFonts w:eastAsiaTheme="minorEastAsia"/>
          <w:bCs/>
          <w:lang w:val="en-US"/>
        </w:rPr>
        <w:t>ed</w:t>
      </w:r>
      <w:r w:rsidR="00776828">
        <w:rPr>
          <w:rFonts w:eastAsiaTheme="minorEastAsia"/>
          <w:bCs/>
          <w:lang w:val="en-US"/>
        </w:rPr>
        <w:t xml:space="preserve"> </w:t>
      </w:r>
      <w:r w:rsidR="00E14588">
        <w:rPr>
          <w:rFonts w:eastAsiaTheme="minorEastAsia"/>
          <w:bCs/>
          <w:lang w:val="en-US"/>
        </w:rPr>
        <w:t xml:space="preserve">by subtracting </w:t>
      </w:r>
      <w:r w:rsidR="001530D2">
        <w:rPr>
          <w:rFonts w:eastAsiaTheme="minorEastAsia"/>
          <w:bCs/>
          <w:lang w:val="en-US"/>
        </w:rPr>
        <w:t xml:space="preserve">the peak temperature </w:t>
      </w:r>
      <w:r w:rsidR="009B7564">
        <w:rPr>
          <w:rFonts w:eastAsiaTheme="minorEastAsia"/>
          <w:bCs/>
          <w:lang w:val="en-US"/>
        </w:rPr>
        <w:t xml:space="preserve">estimated separately </w:t>
      </w:r>
      <w:r w:rsidR="005E0011">
        <w:rPr>
          <w:rFonts w:eastAsiaTheme="minorEastAsia"/>
          <w:bCs/>
          <w:lang w:val="en-US"/>
        </w:rPr>
        <w:t>for each species</w:t>
      </w:r>
      <w:r w:rsidR="00261CD2">
        <w:rPr>
          <w:rFonts w:eastAsiaTheme="minorEastAsia"/>
          <w:bCs/>
          <w:lang w:val="en-US"/>
        </w:rPr>
        <w:t xml:space="preserve"> using a linear model with a quadratic temperature term</w:t>
      </w:r>
      <w:r w:rsidR="0078164E">
        <w:rPr>
          <w:rFonts w:eastAsiaTheme="minorEastAsia"/>
          <w:bCs/>
          <w:lang w:val="en-US"/>
        </w:rPr>
        <w:t>.</w:t>
      </w:r>
      <w:r w:rsidR="005E0011">
        <w:rPr>
          <w:rFonts w:eastAsiaTheme="minorEastAsia"/>
          <w:bCs/>
          <w:lang w:val="en-US"/>
        </w:rPr>
        <w:t xml:space="preserve"> </w:t>
      </w:r>
      <w:r w:rsidR="0078164E" w:rsidRPr="0024580E">
        <w:rPr>
          <w:rFonts w:eastAsiaTheme="minorEastAsia"/>
          <w:iCs/>
          <w:lang w:val="en-GB"/>
        </w:rPr>
        <w:t>The rescaling is done to control for differences between species with respect to the experimental temperatures relative to the temperature that maximizes their consumption rate</w:t>
      </w:r>
      <w:r w:rsidR="004560C9">
        <w:rPr>
          <w:rFonts w:eastAsiaTheme="minorEastAsia"/>
          <w:iCs/>
          <w:lang w:val="en-GB"/>
        </w:rPr>
        <w:t xml:space="preserve"> such that data can be pooled</w:t>
      </w:r>
      <w:r w:rsidR="0078164E" w:rsidRPr="0024580E">
        <w:rPr>
          <w:rFonts w:eastAsiaTheme="minorEastAsia"/>
          <w:iCs/>
          <w:lang w:val="en-GB"/>
        </w:rPr>
        <w:t>.</w:t>
      </w:r>
      <w:r w:rsidR="00566D73">
        <w:rPr>
          <w:rFonts w:eastAsiaTheme="minorEastAsia"/>
          <w:iCs/>
          <w:lang w:val="en-GB"/>
        </w:rPr>
        <w:t xml:space="preserve"> </w:t>
      </w:r>
    </w:p>
    <w:p w14:paraId="62EAEF08" w14:textId="77777777" w:rsidR="00C506AF" w:rsidRPr="0040058B" w:rsidRDefault="00C506AF" w:rsidP="00C506AF">
      <w:pPr>
        <w:spacing w:line="480" w:lineRule="auto"/>
        <w:contextualSpacing/>
        <w:jc w:val="both"/>
        <w:rPr>
          <w:rFonts w:eastAsiaTheme="minorEastAsia"/>
          <w:iCs/>
          <w:lang w:val="en-GB"/>
        </w:rPr>
      </w:pPr>
    </w:p>
    <w:p w14:paraId="69E10415" w14:textId="77777777" w:rsidR="00C506AF" w:rsidRPr="0040058B" w:rsidRDefault="00C506AF" w:rsidP="00C506AF">
      <w:pPr>
        <w:spacing w:line="480" w:lineRule="auto"/>
        <w:contextualSpacing/>
        <w:jc w:val="both"/>
        <w:rPr>
          <w:bCs/>
          <w:i/>
          <w:iCs/>
          <w:lang w:val="en-GB"/>
        </w:rPr>
      </w:pPr>
      <w:r w:rsidRPr="0040058B">
        <w:rPr>
          <w:bCs/>
          <w:i/>
          <w:iCs/>
          <w:lang w:val="en-GB"/>
        </w:rPr>
        <w:t>Mass-dependence of optimum growth temperature</w:t>
      </w:r>
    </w:p>
    <w:p w14:paraId="78669555" w14:textId="09041996" w:rsidR="00C506AF" w:rsidRPr="0040058B" w:rsidRDefault="00C506AF" w:rsidP="00C506AF">
      <w:pPr>
        <w:spacing w:line="480" w:lineRule="auto"/>
        <w:contextualSpacing/>
        <w:jc w:val="both"/>
        <w:rPr>
          <w:rFonts w:eastAsiaTheme="minorEastAsia"/>
          <w:lang w:val="en-GB"/>
        </w:rPr>
      </w:pPr>
      <w:r w:rsidRPr="0040058B">
        <w:rPr>
          <w:bCs/>
          <w:lang w:val="en-GB"/>
        </w:rPr>
        <w:t xml:space="preserve">To evaluate how the </w:t>
      </w:r>
      <w:commentRangeStart w:id="42"/>
      <w:commentRangeStart w:id="43"/>
      <w:r w:rsidRPr="0040058B">
        <w:rPr>
          <w:bCs/>
          <w:lang w:val="en-GB"/>
        </w:rPr>
        <w:t xml:space="preserve">optimum </w:t>
      </w:r>
      <w:commentRangeEnd w:id="42"/>
      <w:r w:rsidR="00FB106A">
        <w:rPr>
          <w:rStyle w:val="CommentReference"/>
        </w:rPr>
        <w:commentReference w:id="42"/>
      </w:r>
      <w:commentRangeEnd w:id="43"/>
      <w:r w:rsidR="0088780B">
        <w:rPr>
          <w:rStyle w:val="CommentReference"/>
        </w:rPr>
        <w:commentReference w:id="43"/>
      </w:r>
      <w:r w:rsidRPr="0040058B">
        <w:rPr>
          <w:bCs/>
          <w:lang w:val="en-GB"/>
        </w:rPr>
        <w:t>temperature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oMath>
      <w:r w:rsidRPr="0040058B">
        <w:rPr>
          <w:rFonts w:eastAsiaTheme="minorEastAsia"/>
          <w:bCs/>
          <w:lang w:val="en-GB"/>
        </w:rPr>
        <w:t>,</w:t>
      </w:r>
      <w:r w:rsidRPr="0040058B">
        <w:rPr>
          <w:bCs/>
          <w:lang w:val="en-GB"/>
        </w:rPr>
        <w:t xml:space="preserve"> </w:t>
      </w:r>
      <w:r w:rsidRPr="0040058B">
        <w:rPr>
          <w:rFonts w:eastAsiaTheme="minorEastAsia"/>
          <w:bCs/>
          <w:lang w:val="en-GB"/>
        </w:rPr>
        <w:t xml:space="preserve">in degrees Celsius) </w:t>
      </w:r>
      <w:r w:rsidRPr="0040058B">
        <w:rPr>
          <w:bCs/>
          <w:lang w:val="en-GB"/>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D666BE">
        <w:rPr>
          <w:rFonts w:eastAsiaTheme="minorEastAsia"/>
          <w:bCs/>
        </w:rPr>
        <w:t xml:space="preserve"> as the </w:t>
      </w:r>
      <w:r w:rsidRPr="0040058B">
        <w:rPr>
          <w:rFonts w:eastAsiaTheme="minorEastAsia"/>
          <w:bCs/>
          <w:iCs/>
          <w:lang w:val="en-GB"/>
        </w:rPr>
        <w:t>mean-centred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eastAsiaTheme="minorEastAsia" w:hAnsi="Cambria Math"/>
            <w:lang w:val="en-GB"/>
          </w:rPr>
          <m:t>=</m:t>
        </m:r>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hAnsi="Cambria Math"/>
            <w:lang w:val="en-GB"/>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m:t>
            </m:r>
            <m:r>
              <w:rPr>
                <w:rFonts w:ascii="Cambria Math" w:hAnsi="Cambria Math"/>
                <w:lang w:val="en-GB"/>
              </w:rPr>
              <m:t>,</m:t>
            </m:r>
            <m:r>
              <w:rPr>
                <w:rFonts w:ascii="Cambria Math" w:hAnsi="Cambria Math"/>
              </w:rPr>
              <m:t>j</m:t>
            </m:r>
          </m:sub>
        </m:sSub>
      </m:oMath>
      <w:r w:rsidRPr="00D666BE">
        <w:rPr>
          <w:rFonts w:eastAsiaTheme="minorEastAsia"/>
          <w:bCs/>
        </w:rPr>
        <w:t xml:space="preserve">), </w:t>
      </w:r>
      <w:r w:rsidRPr="0040058B">
        <w:rPr>
          <w:rFonts w:eastAsiaTheme="minorEastAsia"/>
          <w:lang w:val="en-GB"/>
        </w:rPr>
        <w:t xml:space="preserve">to </w:t>
      </w:r>
      <w:r w:rsidRPr="0040058B">
        <w:rPr>
          <w:lang w:val="en-GB"/>
        </w:rPr>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D666BE">
        <w:rPr>
          <w:rFonts w:eastAsiaTheme="minorEastAsia"/>
          <w:bCs/>
          <w:iCs/>
        </w:rPr>
        <w:t xml:space="preserve">, the predictor variable for this model, is </w:t>
      </w:r>
      <w:r w:rsidRPr="0040058B">
        <w:rPr>
          <w:rFonts w:eastAsiaTheme="minorEastAsia"/>
          <w:iCs/>
          <w:lang w:val="en-GB"/>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lang w:val="en-GB"/>
          </w:rPr>
          <m:t>=</m:t>
        </m:r>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lang w:val="en-GB"/>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lang w:val="en-GB"/>
                  </w:rPr>
                  <m:t>)</m:t>
                </m:r>
              </m:e>
            </m:func>
          </m:e>
        </m:acc>
      </m:oMath>
      <w:r w:rsidRPr="00D666BE">
        <w:rPr>
          <w:rFonts w:eastAsiaTheme="minorEastAsia"/>
          <w:iCs/>
        </w:rPr>
        <w:t xml:space="preserve">. This rescaling is done because </w:t>
      </w:r>
      <w:r w:rsidRPr="0040058B">
        <w:rPr>
          <w:rFonts w:eastAsiaTheme="minorEastAsia"/>
          <w:lang w:val="en-GB"/>
        </w:rPr>
        <w:t xml:space="preserve">we are interested in examining relationships within species while accounting for variation in relative body masses between </w:t>
      </w:r>
      <w:commentRangeStart w:id="44"/>
      <w:commentRangeStart w:id="45"/>
      <w:r w:rsidRPr="0040058B">
        <w:rPr>
          <w:rFonts w:eastAsiaTheme="minorEastAsia"/>
          <w:lang w:val="en-GB"/>
        </w:rPr>
        <w:t>experiments</w:t>
      </w:r>
      <w:commentRangeEnd w:id="44"/>
      <w:r w:rsidR="00800E8A">
        <w:rPr>
          <w:rStyle w:val="CommentReference"/>
        </w:rPr>
        <w:commentReference w:id="44"/>
      </w:r>
      <w:commentRangeEnd w:id="45"/>
      <w:r w:rsidR="00EB2148">
        <w:rPr>
          <w:rStyle w:val="CommentReference"/>
        </w:rPr>
        <w:commentReference w:id="45"/>
      </w:r>
      <w:r w:rsidRPr="0040058B">
        <w:rPr>
          <w:rFonts w:eastAsiaTheme="minorEastAsia"/>
          <w:lang w:val="en-GB"/>
        </w:rPr>
        <w:t>, and because we do not expect an interspecific relationship between optimum growth temperature and body mass</w:t>
      </w:r>
      <w:r w:rsidRPr="0040058B">
        <w:rPr>
          <w:rFonts w:eastAsiaTheme="minorEastAsia"/>
          <w:iCs/>
          <w:lang w:val="en-GB"/>
        </w:rPr>
        <w:t>.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bCs/>
          <w:i/>
          <w:iCs/>
          <w:lang w:val="en-GB"/>
        </w:rPr>
      </w:pPr>
    </w:p>
    <w:p w14:paraId="345FC4D3" w14:textId="77777777" w:rsidR="00C506AF" w:rsidRPr="0040058B" w:rsidRDefault="00C506AF" w:rsidP="00C506AF">
      <w:pPr>
        <w:spacing w:line="480" w:lineRule="auto"/>
        <w:contextualSpacing/>
        <w:jc w:val="both"/>
        <w:rPr>
          <w:bCs/>
          <w:i/>
          <w:iCs/>
          <w:lang w:val="en-GB"/>
        </w:rPr>
      </w:pPr>
      <w:r w:rsidRPr="0040058B">
        <w:rPr>
          <w:bCs/>
          <w:i/>
          <w:iCs/>
          <w:lang w:val="en-GB"/>
        </w:rPr>
        <w:t>Parameter estimation</w:t>
      </w:r>
    </w:p>
    <w:p w14:paraId="590E9856" w14:textId="4D94F0CE" w:rsidR="00C506AF" w:rsidRPr="0040058B" w:rsidRDefault="00C506AF" w:rsidP="00C506AF">
      <w:pPr>
        <w:spacing w:line="480" w:lineRule="auto"/>
        <w:contextualSpacing/>
        <w:jc w:val="both"/>
        <w:rPr>
          <w:lang w:val="en-GB"/>
        </w:rPr>
      </w:pPr>
      <w:r w:rsidRPr="0040058B">
        <w:rPr>
          <w:lang w:val="en-GB"/>
        </w:rPr>
        <w:t xml:space="preserve">We fit the models in a Bayesian framework, using </w:t>
      </w:r>
      <w:r w:rsidRPr="0040058B">
        <w:rPr>
          <w:rFonts w:eastAsiaTheme="minorEastAsia"/>
          <w:lang w:val="en-GB"/>
        </w:rPr>
        <w:t xml:space="preserve">R version 4.0.2 </w:t>
      </w:r>
      <w:r w:rsidRPr="0040058B">
        <w:rPr>
          <w:rFonts w:eastAsiaTheme="minorEastAsia"/>
        </w:rPr>
        <w:fldChar w:fldCharType="begin"/>
      </w:r>
      <w:r w:rsidR="00CA6D4F">
        <w:rPr>
          <w:rFonts w:eastAsiaTheme="minorEastAsia"/>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eastAsiaTheme="minorEastAsia"/>
        </w:rPr>
        <w:fldChar w:fldCharType="separate"/>
      </w:r>
      <w:r w:rsidR="00CA6D4F">
        <w:rPr>
          <w:lang w:val="en-GB"/>
        </w:rPr>
        <w:t>(R Core Team 2020)</w:t>
      </w:r>
      <w:r w:rsidRPr="0040058B">
        <w:rPr>
          <w:rFonts w:eastAsiaTheme="minorEastAsia"/>
        </w:rPr>
        <w:fldChar w:fldCharType="end"/>
      </w:r>
      <w:r w:rsidRPr="0040058B">
        <w:rPr>
          <w:rFonts w:eastAsiaTheme="minorEastAsia"/>
          <w:lang w:val="en-GB"/>
        </w:rPr>
        <w:t xml:space="preserve"> and JAGS </w:t>
      </w:r>
      <w:r w:rsidRPr="0040058B">
        <w:rPr>
          <w:rFonts w:eastAsiaTheme="minorEastAsia"/>
        </w:rPr>
        <w:fldChar w:fldCharType="begin"/>
      </w:r>
      <w:r w:rsidRPr="0040058B">
        <w:rPr>
          <w:rFonts w:eastAsiaTheme="minorEastAsia"/>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eastAsiaTheme="minorEastAsia"/>
        </w:rPr>
        <w:fldChar w:fldCharType="separate"/>
      </w:r>
      <w:r w:rsidRPr="0040058B">
        <w:rPr>
          <w:lang w:val="en-GB"/>
        </w:rPr>
        <w:t>(Plummer 2003)</w:t>
      </w:r>
      <w:r w:rsidRPr="0040058B">
        <w:rPr>
          <w:rFonts w:eastAsiaTheme="minorEastAsia"/>
        </w:rPr>
        <w:fldChar w:fldCharType="end"/>
      </w:r>
      <w:r w:rsidRPr="0040058B">
        <w:rPr>
          <w:rFonts w:eastAsiaTheme="minorEastAsia"/>
          <w:lang w:val="en-GB"/>
        </w:rPr>
        <w:t xml:space="preserve"> through </w:t>
      </w:r>
      <w:r w:rsidRPr="0040058B">
        <w:rPr>
          <w:lang w:val="en-GB"/>
        </w:rPr>
        <w:t>the R-package ‘</w:t>
      </w:r>
      <w:r w:rsidRPr="0040058B">
        <w:rPr>
          <w:i/>
          <w:iCs/>
          <w:lang w:val="en-GB"/>
        </w:rPr>
        <w:t>rjags</w:t>
      </w:r>
      <w:r w:rsidRPr="0040058B">
        <w:rPr>
          <w:lang w:val="en-GB"/>
        </w:rPr>
        <w:t xml:space="preserve">’ </w:t>
      </w:r>
      <w:r w:rsidRPr="0040058B">
        <w:fldChar w:fldCharType="begin"/>
      </w:r>
      <w:r w:rsidRPr="0040058B">
        <w:rPr>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fldChar w:fldCharType="separate"/>
      </w:r>
      <w:r w:rsidRPr="0040058B">
        <w:rPr>
          <w:lang w:val="en-GB"/>
        </w:rPr>
        <w:t>(Plummer 2019)</w:t>
      </w:r>
      <w:r w:rsidRPr="0040058B">
        <w:fldChar w:fldCharType="end"/>
      </w:r>
      <w:r w:rsidRPr="0040058B">
        <w:rPr>
          <w:lang w:val="en-GB"/>
        </w:rPr>
        <w:t>.</w:t>
      </w:r>
      <w:commentRangeStart w:id="46"/>
      <w:r w:rsidRPr="0040058B">
        <w:rPr>
          <w:lang w:val="en-GB"/>
        </w:rPr>
        <w:t xml:space="preserve"> </w:t>
      </w:r>
      <w:commentRangeEnd w:id="46"/>
      <w:r w:rsidR="00EB2148">
        <w:rPr>
          <w:rStyle w:val="CommentReference"/>
        </w:rPr>
        <w:commentReference w:id="46"/>
      </w:r>
      <w:r w:rsidRPr="0040058B">
        <w:rPr>
          <w:rFonts w:eastAsiaTheme="minorEastAsia"/>
          <w:lang w:val="en-GB"/>
        </w:rPr>
        <w:t>We used 3 Markov chains with 5000 iterations for adaptation, followed by 15000 iterations burn-in and 15000 iterations sampling where every 5</w:t>
      </w:r>
      <w:r w:rsidRPr="0040058B">
        <w:rPr>
          <w:rFonts w:eastAsiaTheme="minorEastAsia"/>
          <w:vertAlign w:val="superscript"/>
          <w:lang w:val="en-GB"/>
        </w:rPr>
        <w:t>th</w:t>
      </w:r>
      <w:r w:rsidRPr="0040058B">
        <w:rPr>
          <w:rFonts w:eastAsiaTheme="minorEastAsia"/>
          <w:lang w:val="en-GB"/>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w:t>
      </w:r>
      <w:r w:rsidRPr="0025283E">
        <w:rPr>
          <w:rFonts w:eastAsiaTheme="minorEastAsia" w:cstheme="minorHAnsi"/>
          <w:i/>
          <w:iCs/>
          <w:lang w:val="en-GB"/>
        </w:rPr>
        <w:t>SI Appendix</w:t>
      </w:r>
      <w:r w:rsidRPr="0040058B">
        <w:rPr>
          <w:rFonts w:eastAsiaTheme="minorEastAsia"/>
          <w:lang w:val="en-GB"/>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xml:space="preserve"> compares chain variance with the pooled variance, and values &lt;1.1 suggest all three chains converged to a common distribution</w:t>
      </w:r>
      <w:r w:rsidR="0006108F">
        <w:rPr>
          <w:rFonts w:eastAsiaTheme="minorEastAsia"/>
          <w:lang w:val="en-GB"/>
        </w:rPr>
        <w:t xml:space="preserve"> </w:t>
      </w:r>
      <w:r w:rsidR="0006108F" w:rsidRPr="0040058B">
        <w:rPr>
          <w:rFonts w:eastAsiaTheme="minorEastAsia"/>
        </w:rPr>
        <w:fldChar w:fldCharType="begin"/>
      </w:r>
      <w:r w:rsidR="0006108F" w:rsidRPr="0040058B">
        <w:rPr>
          <w:rFonts w:eastAsiaTheme="minorEastAsia"/>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108F" w:rsidRPr="0040058B">
        <w:rPr>
          <w:rFonts w:eastAsiaTheme="minorEastAsia"/>
        </w:rPr>
        <w:fldChar w:fldCharType="separate"/>
      </w:r>
      <w:r w:rsidR="0006108F" w:rsidRPr="0040058B">
        <w:rPr>
          <w:lang w:val="en-GB"/>
        </w:rPr>
        <w:t xml:space="preserve">(Gelman </w:t>
      </w:r>
      <w:r w:rsidR="0006108F" w:rsidRPr="0040058B">
        <w:rPr>
          <w:i/>
          <w:iCs/>
          <w:lang w:val="en-GB"/>
        </w:rPr>
        <w:t>et al.</w:t>
      </w:r>
      <w:r w:rsidR="0006108F" w:rsidRPr="0040058B">
        <w:rPr>
          <w:lang w:val="en-GB"/>
        </w:rPr>
        <w:t xml:space="preserve"> 2003)</w:t>
      </w:r>
      <w:r w:rsidR="0006108F" w:rsidRPr="0040058B">
        <w:rPr>
          <w:rFonts w:eastAsiaTheme="minorEastAsia"/>
        </w:rPr>
        <w:fldChar w:fldCharType="end"/>
      </w:r>
      <w:r w:rsidRPr="0040058B">
        <w:rPr>
          <w:rFonts w:eastAsiaTheme="minorEastAsia"/>
          <w:lang w:val="en-GB"/>
        </w:rPr>
        <w:t xml:space="preserve">. </w:t>
      </w:r>
      <w:r w:rsidRPr="0040058B">
        <w:rPr>
          <w:lang w:val="en-GB"/>
        </w:rPr>
        <w:t>We relied heavily on the R packages within ‘</w:t>
      </w:r>
      <w:r w:rsidRPr="0040058B">
        <w:rPr>
          <w:i/>
          <w:lang w:val="en-GB"/>
        </w:rPr>
        <w:t>tidyverse’</w:t>
      </w:r>
      <w:r w:rsidRPr="0040058B">
        <w:rPr>
          <w:lang w:val="en-GB"/>
        </w:rPr>
        <w:t xml:space="preserve"> </w:t>
      </w:r>
      <w:r w:rsidRPr="0040058B">
        <w:fldChar w:fldCharType="begin"/>
      </w:r>
      <w:r w:rsidRPr="0040058B">
        <w:rPr>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fldChar w:fldCharType="separate"/>
      </w:r>
      <w:r w:rsidRPr="0040058B">
        <w:rPr>
          <w:lang w:val="en-GB"/>
        </w:rPr>
        <w:t>(Wickham 2017)</w:t>
      </w:r>
      <w:r w:rsidRPr="0040058B">
        <w:fldChar w:fldCharType="end"/>
      </w:r>
      <w:r w:rsidRPr="0040058B">
        <w:rPr>
          <w:lang w:val="en-GB"/>
        </w:rPr>
        <w:t xml:space="preserve"> for data processing, as well as ‘</w:t>
      </w:r>
      <w:r w:rsidRPr="0040058B">
        <w:rPr>
          <w:i/>
          <w:iCs/>
          <w:lang w:val="en-GB"/>
        </w:rPr>
        <w:t>ggmcmc</w:t>
      </w:r>
      <w:r w:rsidRPr="0040058B">
        <w:rPr>
          <w:lang w:val="en-GB"/>
        </w:rPr>
        <w:t xml:space="preserve">’ </w:t>
      </w:r>
      <w:r w:rsidRPr="0040058B">
        <w:fldChar w:fldCharType="begin"/>
      </w:r>
      <w:r w:rsidRPr="0040058B">
        <w:rPr>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fldChar w:fldCharType="separate"/>
      </w:r>
      <w:r w:rsidRPr="0040058B">
        <w:rPr>
          <w:lang w:val="en-GB"/>
        </w:rPr>
        <w:t>(Fernández-i-Marín 2016)</w:t>
      </w:r>
      <w:r w:rsidRPr="0040058B">
        <w:fldChar w:fldCharType="end"/>
      </w:r>
      <w:r w:rsidRPr="0040058B">
        <w:rPr>
          <w:lang w:val="en-GB"/>
        </w:rPr>
        <w:t>, ‘</w:t>
      </w:r>
      <w:r w:rsidRPr="0040058B">
        <w:rPr>
          <w:i/>
          <w:iCs/>
          <w:lang w:val="en-GB"/>
        </w:rPr>
        <w:t>mcmcviz</w:t>
      </w:r>
      <w:r w:rsidRPr="0040058B">
        <w:rPr>
          <w:lang w:val="en-GB"/>
        </w:rPr>
        <w:t xml:space="preserve">’ </w:t>
      </w:r>
      <w:r w:rsidRPr="0040058B">
        <w:rPr>
          <w:lang w:val="en-GB"/>
        </w:rPr>
        <w:fldChar w:fldCharType="begin"/>
      </w:r>
      <w:r w:rsidRPr="0040058B">
        <w:rPr>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lang w:val="en-GB"/>
        </w:rPr>
        <w:fldChar w:fldCharType="separate"/>
      </w:r>
      <w:r w:rsidRPr="0040058B">
        <w:rPr>
          <w:lang w:val="en-GB"/>
        </w:rPr>
        <w:t>(Youngflesh 2018)</w:t>
      </w:r>
      <w:r w:rsidRPr="0040058B">
        <w:rPr>
          <w:lang w:val="en-GB"/>
        </w:rPr>
        <w:fldChar w:fldCharType="end"/>
      </w:r>
      <w:r w:rsidRPr="0040058B">
        <w:rPr>
          <w:lang w:val="en-GB"/>
        </w:rPr>
        <w:t xml:space="preserve"> and ‘</w:t>
      </w:r>
      <w:r w:rsidRPr="0040058B">
        <w:rPr>
          <w:i/>
          <w:iCs/>
          <w:lang w:val="en-GB"/>
        </w:rPr>
        <w:t>bayesplot</w:t>
      </w:r>
      <w:r w:rsidRPr="0040058B">
        <w:rPr>
          <w:lang w:val="en-GB"/>
        </w:rPr>
        <w:t xml:space="preserve">’ </w:t>
      </w:r>
      <w:r w:rsidRPr="0040058B">
        <w:fldChar w:fldCharType="begin"/>
      </w:r>
      <w:r w:rsidRPr="0040058B">
        <w:rPr>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fldChar w:fldCharType="separate"/>
      </w:r>
      <w:r w:rsidRPr="0040058B">
        <w:rPr>
          <w:lang w:val="en-GB"/>
        </w:rPr>
        <w:t xml:space="preserve">(Gabry </w:t>
      </w:r>
      <w:r w:rsidRPr="0040058B">
        <w:rPr>
          <w:i/>
          <w:iCs/>
          <w:lang w:val="en-GB"/>
        </w:rPr>
        <w:t>et al.</w:t>
      </w:r>
      <w:r w:rsidRPr="0040058B">
        <w:rPr>
          <w:lang w:val="en-GB"/>
        </w:rPr>
        <w:t xml:space="preserve"> 2019)</w:t>
      </w:r>
      <w:r w:rsidRPr="0040058B">
        <w:fldChar w:fldCharType="end"/>
      </w:r>
      <w:r w:rsidRPr="0040058B">
        <w:rPr>
          <w:lang w:val="en-GB"/>
        </w:rPr>
        <w:t xml:space="preserve"> for visualization. </w:t>
      </w:r>
    </w:p>
    <w:p w14:paraId="1FF6F23C" w14:textId="77777777" w:rsidR="00C506AF" w:rsidRPr="0040058B" w:rsidRDefault="00C506AF" w:rsidP="00C506AF">
      <w:pPr>
        <w:spacing w:line="480" w:lineRule="auto"/>
        <w:contextualSpacing/>
        <w:jc w:val="both"/>
        <w:rPr>
          <w:rFonts w:eastAsiaTheme="minorEastAsia"/>
          <w:lang w:val="en-GB"/>
        </w:rPr>
      </w:pPr>
    </w:p>
    <w:p w14:paraId="5FB7BD37" w14:textId="77777777" w:rsidR="00C506AF" w:rsidRPr="0040058B" w:rsidRDefault="00C506AF" w:rsidP="00C506AF">
      <w:pPr>
        <w:spacing w:line="480" w:lineRule="auto"/>
        <w:contextualSpacing/>
        <w:jc w:val="both"/>
        <w:rPr>
          <w:bCs/>
          <w:i/>
          <w:iCs/>
          <w:lang w:val="en-GB"/>
        </w:rPr>
      </w:pPr>
      <w:r w:rsidRPr="0040058B">
        <w:rPr>
          <w:bCs/>
          <w:i/>
          <w:iCs/>
          <w:lang w:val="en-GB"/>
        </w:rPr>
        <w:t>Model comparison</w:t>
      </w:r>
    </w:p>
    <w:p w14:paraId="26E2C385" w14:textId="7EC9A5E6" w:rsidR="00C506AF" w:rsidRPr="0040058B" w:rsidRDefault="00C506AF" w:rsidP="00C506AF">
      <w:pPr>
        <w:spacing w:line="480" w:lineRule="auto"/>
        <w:contextualSpacing/>
        <w:jc w:val="both"/>
        <w:rPr>
          <w:lang w:val="en-GB"/>
        </w:rPr>
      </w:pPr>
      <w:r w:rsidRPr="0040058B">
        <w:rPr>
          <w:bCs/>
          <w:lang w:val="en-GB"/>
        </w:rPr>
        <w:t xml:space="preserve">We compared the parsimony of models with different hierarchical structures, and with or without mass-temperature interactions, using the Watanabe-Akaike information criterion (WAIC) </w:t>
      </w:r>
      <w:r w:rsidRPr="0040058B">
        <w:rPr>
          <w:bCs/>
        </w:rPr>
        <w:fldChar w:fldCharType="begin"/>
      </w:r>
      <w:r w:rsidRPr="0040058B">
        <w:rPr>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bCs/>
        </w:rPr>
        <w:fldChar w:fldCharType="separate"/>
      </w:r>
      <w:r w:rsidRPr="0040058B">
        <w:rPr>
          <w:lang w:val="en-GB"/>
        </w:rPr>
        <w:t xml:space="preserve">(Watanabe 2013; Vehtari </w:t>
      </w:r>
      <w:r w:rsidRPr="0040058B">
        <w:rPr>
          <w:i/>
          <w:iCs/>
          <w:lang w:val="en-GB"/>
        </w:rPr>
        <w:t>et al.</w:t>
      </w:r>
      <w:r w:rsidRPr="0040058B">
        <w:rPr>
          <w:lang w:val="en-GB"/>
        </w:rPr>
        <w:t xml:space="preserve"> 2017)</w:t>
      </w:r>
      <w:r w:rsidRPr="0040058B">
        <w:rPr>
          <w:bCs/>
        </w:rPr>
        <w:fldChar w:fldCharType="end"/>
      </w:r>
      <w:r w:rsidRPr="0040058B">
        <w:rPr>
          <w:bCs/>
          <w:lang w:val="en-GB"/>
        </w:rPr>
        <w:t xml:space="preserve">, which is based on the posterior predictive distribution. We report WAIC for each model descried above (Table </w:t>
      </w:r>
      <w:r w:rsidR="00157115">
        <w:rPr>
          <w:bCs/>
          <w:lang w:val="en-GB"/>
        </w:rPr>
        <w:t>S4-S5</w:t>
      </w:r>
      <w:r w:rsidRPr="0040058B">
        <w:rPr>
          <w:bCs/>
          <w:lang w:val="en-GB"/>
        </w:rPr>
        <w:t xml:space="preserve">), and examine models with </w:t>
      </w:r>
      <m:oMath>
        <m:r>
          <w:rPr>
            <w:rFonts w:ascii="Cambria Math" w:hAnsi="Cambria Math"/>
            <w:lang w:val="en-GB"/>
          </w:rPr>
          <m:t>∆</m:t>
        </m:r>
      </m:oMath>
      <w:r w:rsidRPr="0040058B">
        <w:rPr>
          <w:lang w:val="en-GB"/>
        </w:rPr>
        <w:t xml:space="preserve">WAIC values </w:t>
      </w:r>
      <w:r w:rsidRPr="0040058B">
        <w:rPr>
          <w:rFonts w:eastAsiaTheme="minorEastAsia"/>
          <w:lang w:val="en-GB"/>
        </w:rPr>
        <w:t xml:space="preserve">&lt; 2, where </w:t>
      </w:r>
      <m:oMath>
        <m:r>
          <w:rPr>
            <w:rFonts w:ascii="Cambria Math" w:hAnsi="Cambria Math"/>
            <w:lang w:val="en-GB"/>
          </w:rPr>
          <m:t>∆</m:t>
        </m:r>
      </m:oMath>
      <w:r w:rsidRPr="0040058B">
        <w:rPr>
          <w:lang w:val="en-GB"/>
        </w:rPr>
        <w:t xml:space="preserve">WAIC is each models difference to the lowest WAIC across models, in line with other studies </w:t>
      </w:r>
      <w:r w:rsidRPr="0040058B">
        <w:fldChar w:fldCharType="begin"/>
      </w:r>
      <w:r w:rsidRPr="0040058B">
        <w:rPr>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fldChar w:fldCharType="separate"/>
      </w:r>
      <w:r w:rsidRPr="0040058B">
        <w:rPr>
          <w:lang w:val="en-GB"/>
        </w:rPr>
        <w:t xml:space="preserve">(Olmos </w:t>
      </w:r>
      <w:r w:rsidRPr="0040058B">
        <w:rPr>
          <w:i/>
          <w:iCs/>
          <w:lang w:val="en-GB"/>
        </w:rPr>
        <w:t>et al.</w:t>
      </w:r>
      <w:r w:rsidRPr="0040058B">
        <w:rPr>
          <w:lang w:val="en-GB"/>
        </w:rPr>
        <w:t xml:space="preserve"> 2019)</w:t>
      </w:r>
      <w:r w:rsidRPr="0040058B">
        <w:fldChar w:fldCharType="end"/>
      </w:r>
      <w:r w:rsidRPr="0040058B">
        <w:rPr>
          <w:lang w:val="en-GB"/>
        </w:rPr>
        <w:t xml:space="preserve">. </w:t>
      </w:r>
    </w:p>
    <w:p w14:paraId="6473854E" w14:textId="77777777" w:rsidR="00C506AF" w:rsidRPr="0040058B" w:rsidRDefault="00C506AF" w:rsidP="00C506AF">
      <w:pPr>
        <w:spacing w:line="480" w:lineRule="auto"/>
        <w:contextualSpacing/>
        <w:jc w:val="both"/>
        <w:rPr>
          <w:bCs/>
          <w:i/>
          <w:iCs/>
          <w:lang w:val="en-GB"/>
        </w:rPr>
      </w:pPr>
    </w:p>
    <w:p w14:paraId="3ECDDFD2" w14:textId="77777777" w:rsidR="00C506AF" w:rsidRPr="0040058B" w:rsidRDefault="00C506AF" w:rsidP="00C506AF">
      <w:pPr>
        <w:spacing w:line="480" w:lineRule="auto"/>
        <w:contextualSpacing/>
        <w:jc w:val="both"/>
        <w:rPr>
          <w:bCs/>
          <w:i/>
          <w:iCs/>
          <w:lang w:val="en-GB"/>
        </w:rPr>
      </w:pPr>
      <w:r w:rsidRPr="0040058B">
        <w:rPr>
          <w:bCs/>
          <w:i/>
          <w:iCs/>
          <w:lang w:val="en-GB"/>
        </w:rPr>
        <w:t xml:space="preserve">Net energy gain </w:t>
      </w:r>
    </w:p>
    <w:p w14:paraId="7B1056FF" w14:textId="0216B175" w:rsidR="00C506AF" w:rsidRPr="0040058B" w:rsidRDefault="00C506AF" w:rsidP="00C506AF">
      <w:pPr>
        <w:spacing w:line="480" w:lineRule="auto"/>
        <w:contextualSpacing/>
        <w:jc w:val="both"/>
        <w:rPr>
          <w:lang w:val="en-GB"/>
        </w:rPr>
      </w:pPr>
      <w:r w:rsidRPr="0040058B">
        <w:rPr>
          <w:lang w:val="en-GB"/>
        </w:rPr>
        <w:t xml:space="preserve">The effect of temperature and mass dependence of maximum consumption and metabolism (proportional to biomass gain and losses, respectively) </w:t>
      </w:r>
      <w:r w:rsidRPr="0040058B">
        <w:rPr>
          <w:lang w:val="en-GB"/>
        </w:rPr>
        <w:fldChar w:fldCharType="begin"/>
      </w:r>
      <w:r w:rsidRPr="0040058B">
        <w:rPr>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lang w:val="en-GB"/>
        </w:rPr>
        <w:fldChar w:fldCharType="separate"/>
      </w:r>
      <w:r w:rsidRPr="0040058B">
        <w:rPr>
          <w:lang w:val="en-GB"/>
        </w:rPr>
        <w:t xml:space="preserve">(Ursin 1967; Kitchell </w:t>
      </w:r>
      <w:r w:rsidRPr="0040058B">
        <w:rPr>
          <w:i/>
          <w:iCs/>
          <w:lang w:val="en-GB"/>
        </w:rPr>
        <w:t>et al.</w:t>
      </w:r>
      <w:r w:rsidRPr="0040058B">
        <w:rPr>
          <w:lang w:val="en-GB"/>
        </w:rPr>
        <w:t xml:space="preserve"> 1977; Essington </w:t>
      </w:r>
      <w:r w:rsidRPr="0040058B">
        <w:rPr>
          <w:i/>
          <w:iCs/>
          <w:lang w:val="en-GB"/>
        </w:rPr>
        <w:t>et al.</w:t>
      </w:r>
      <w:r w:rsidRPr="0040058B">
        <w:rPr>
          <w:lang w:val="en-GB"/>
        </w:rPr>
        <w:t xml:space="preserve"> 2001)</w:t>
      </w:r>
      <w:r w:rsidRPr="0040058B">
        <w:rPr>
          <w:lang w:val="en-GB"/>
        </w:rPr>
        <w:fldChar w:fldCharType="end"/>
      </w:r>
      <w:r w:rsidRPr="0040058B">
        <w:rPr>
          <w:lang w:val="en-GB"/>
        </w:rPr>
        <w:t xml:space="preserve"> on growth is illustrated by visualizing the net energy gain. </w:t>
      </w:r>
      <w:r w:rsidRPr="0040058B">
        <w:rPr>
          <w:rFonts w:eastAsiaTheme="minorEastAsia"/>
          <w:lang w:val="en-GB"/>
        </w:rPr>
        <w:t xml:space="preserve">The model for the </w:t>
      </w:r>
      <w:r w:rsidRPr="0040058B">
        <w:rPr>
          <w:lang w:val="en-GB"/>
        </w:rPr>
        <w:t>net energy gain (growth)</w:t>
      </w:r>
      <w:r w:rsidRPr="0040058B">
        <w:rPr>
          <w:rFonts w:eastAsiaTheme="minorEastAsia"/>
          <w:lang w:val="en-GB"/>
        </w:rPr>
        <w:t xml:space="preserve"> can be viewed as a Pütter-type model, which is the result of two antagonistic allometric processes: </w:t>
      </w:r>
      <m:oMath>
        <m:r>
          <w:rPr>
            <w:rFonts w:ascii="Cambria Math" w:hAnsi="Cambria Math"/>
          </w:rPr>
          <m:t>dM</m:t>
        </m:r>
        <m:r>
          <w:rPr>
            <w:rFonts w:ascii="Cambria Math" w:hAnsi="Cambria Math"/>
            <w:lang w:val="en-GB"/>
          </w:rPr>
          <m:t>/</m:t>
        </m:r>
        <m:r>
          <w:rPr>
            <w:rFonts w:ascii="Cambria Math" w:hAnsi="Cambria Math"/>
          </w:rPr>
          <m:t>dt</m:t>
        </m:r>
        <m:r>
          <w:rPr>
            <w:rFonts w:ascii="Cambria Math" w:hAnsi="Cambria Math"/>
            <w:lang w:val="en-GB"/>
          </w:rPr>
          <m:t xml:space="preserve">= </m:t>
        </m:r>
        <m:r>
          <w:rPr>
            <w:rFonts w:ascii="Cambria Math" w:hAnsi="Cambria Math"/>
          </w:rPr>
          <m:t>H</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lang w:val="en-GB"/>
          </w:rPr>
          <m:t xml:space="preserve"> – </m:t>
        </m:r>
        <m:r>
          <w:rPr>
            <w:rFonts w:ascii="Cambria Math" w:hAnsi="Cambria Math"/>
          </w:rPr>
          <m:t>K</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b</m:t>
            </m:r>
          </m:sup>
        </m:sSup>
      </m:oMath>
      <w:r w:rsidRPr="0040058B">
        <w:rPr>
          <w:rFonts w:eastAsiaTheme="minorEastAsia"/>
          <w:lang w:val="en-GB"/>
        </w:rPr>
        <w:t xml:space="preserve">, where </w:t>
      </w:r>
      <m:oMath>
        <m:r>
          <w:rPr>
            <w:rFonts w:ascii="Cambria Math" w:eastAsiaTheme="minorEastAsia" w:hAnsi="Cambria Math"/>
          </w:rPr>
          <m:t>M</m:t>
        </m:r>
      </m:oMath>
      <w:r w:rsidRPr="0040058B">
        <w:rPr>
          <w:rFonts w:eastAsiaTheme="minorEastAsia"/>
          <w:lang w:val="en-GB"/>
        </w:rPr>
        <w:t xml:space="preserve"> is body mass and </w:t>
      </w:r>
      <m:oMath>
        <m:r>
          <w:rPr>
            <w:rFonts w:ascii="Cambria Math" w:eastAsiaTheme="minorEastAsia" w:hAnsi="Cambria Math"/>
          </w:rPr>
          <m:t>T</m:t>
        </m:r>
      </m:oMath>
      <w:r w:rsidRPr="0040058B">
        <w:rPr>
          <w:rFonts w:eastAsiaTheme="minorEastAsia"/>
          <w:lang w:val="en-GB"/>
        </w:rPr>
        <w:t xml:space="preserve"> is temperature. We convert metabolism from oxygen consumption [</w:t>
      </w:r>
      <m:oMath>
        <m:r>
          <m:rPr>
            <m:sty m:val="p"/>
          </m:rPr>
          <w:rPr>
            <w:rFonts w:ascii="Cambria Math" w:eastAsiaTheme="minorEastAsia" w:hAnsi="Cambria Math"/>
            <w:lang w:val="en-GB"/>
          </w:rPr>
          <m:t xml:space="preserve">mg </m:t>
        </m:r>
        <m:sSub>
          <m:sSubPr>
            <m:ctrlPr>
              <w:rPr>
                <w:rFonts w:ascii="Cambria Math" w:eastAsiaTheme="minorEastAsia" w:hAnsi="Cambria Math"/>
                <w:iCs/>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to </w:t>
      </w:r>
      <m:oMath>
        <m:r>
          <m:rPr>
            <m:sty m:val="p"/>
          </m:rPr>
          <w:rPr>
            <w:rFonts w:ascii="Cambria Math" w:eastAsiaTheme="minorEastAsia" w:hAnsi="Cambria Math"/>
            <w:lang w:val="en-GB"/>
          </w:rPr>
          <m:t xml:space="preserve">g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by assuming 1 </w:t>
      </w:r>
      <m:oMath>
        <m:r>
          <m:rPr>
            <m:sty m:val="p"/>
          </m:rPr>
          <w:rPr>
            <w:rFonts w:ascii="Cambria Math" w:eastAsiaTheme="minorEastAsia" w:hAnsi="Cambria Math"/>
            <w:lang w:val="en-GB"/>
          </w:rPr>
          <m:t>kcal</m:t>
        </m:r>
      </m:oMath>
      <w:r w:rsidRPr="0040058B">
        <w:rPr>
          <w:rFonts w:eastAsiaTheme="minorEastAsia"/>
          <w:lang w:val="en-GB"/>
        </w:rPr>
        <w:t xml:space="preserve"> = 295 </w:t>
      </w:r>
      <m:oMath>
        <m:r>
          <m:rPr>
            <m:sty m:val="p"/>
          </m:rPr>
          <w:rPr>
            <w:rFonts w:ascii="Cambria Math" w:eastAsiaTheme="minorEastAsia" w:hAnsi="Cambria Math"/>
            <w:lang w:val="en-GB"/>
          </w:rPr>
          <m:t xml:space="preserve">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iCs/>
          <w:lang w:val="en-GB"/>
        </w:rPr>
        <w:t xml:space="preserve"> (based on an oxycaloric coefficient of 14.2 </w:t>
      </w:r>
      <m:oMath>
        <m:r>
          <m:rPr>
            <m:sty m:val="p"/>
          </m:rPr>
          <w:rPr>
            <w:rFonts w:ascii="Cambria Math" w:eastAsiaTheme="minorEastAsia" w:hAnsi="Cambria Math"/>
            <w:lang w:val="en-GB"/>
          </w:rPr>
          <m:t xml:space="preserve">J/mg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lang w:val="en-GB"/>
        </w:rPr>
        <w:t xml:space="preserve">) </w:t>
      </w:r>
      <w:r w:rsidRPr="0040058B">
        <w:rPr>
          <w:rFonts w:eastAsiaTheme="minorEastAsia"/>
          <w:lang w:val="en-GB"/>
        </w:rPr>
        <w:fldChar w:fldCharType="begin"/>
      </w:r>
      <w:r w:rsidRPr="0040058B">
        <w:rPr>
          <w:rFonts w:eastAsiaTheme="minorEastAsia"/>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eastAsiaTheme="minorEastAsia"/>
          <w:lang w:val="en-GB"/>
        </w:rPr>
        <w:fldChar w:fldCharType="separate"/>
      </w:r>
      <w:r w:rsidRPr="0040058B">
        <w:rPr>
          <w:lang w:val="en-GB"/>
        </w:rPr>
        <w:t>(Hepher 1988)</w:t>
      </w:r>
      <w:r w:rsidRPr="0040058B">
        <w:rPr>
          <w:rFonts w:eastAsiaTheme="minorEastAsia"/>
          <w:lang w:val="en-GB"/>
        </w:rPr>
        <w:fldChar w:fldCharType="end"/>
      </w:r>
      <w:r w:rsidRPr="0040058B">
        <w:rPr>
          <w:rFonts w:eastAsiaTheme="minorEastAsia"/>
          <w:lang w:val="en-GB"/>
        </w:rPr>
        <w:t xml:space="preserve">, 1 </w:t>
      </w:r>
      <m:oMath>
        <m:r>
          <m:rPr>
            <m:sty m:val="p"/>
          </m:rPr>
          <w:rPr>
            <w:rFonts w:ascii="Cambria Math" w:eastAsiaTheme="minorEastAsia" w:hAnsi="Cambria Math"/>
            <w:lang w:val="en-GB"/>
          </w:rPr>
          <m:t>kcal</m:t>
        </m:r>
      </m:oMath>
      <w:r w:rsidRPr="0040058B">
        <w:rPr>
          <w:rFonts w:eastAsiaTheme="minorEastAsia"/>
          <w:lang w:val="en-GB"/>
        </w:rPr>
        <w:t xml:space="preserve"> = 4184 </w:t>
      </w:r>
      <m:oMath>
        <m:r>
          <m:rPr>
            <m:sty m:val="p"/>
          </m:rPr>
          <w:rPr>
            <w:rFonts w:ascii="Cambria Math" w:eastAsiaTheme="minorEastAsia" w:hAnsi="Cambria Math"/>
            <w:lang w:val="en-GB"/>
          </w:rPr>
          <m:t>J</m:t>
        </m:r>
      </m:oMath>
      <w:r w:rsidRPr="0040058B">
        <w:rPr>
          <w:rFonts w:eastAsiaTheme="minorEastAsia"/>
          <w:lang w:val="en-GB"/>
        </w:rPr>
        <w:t xml:space="preserve"> and an energy content of 5600 </w:t>
      </w:r>
      <m:oMath>
        <m:r>
          <m:rPr>
            <m:sty m:val="p"/>
          </m:rPr>
          <w:rPr>
            <w:rFonts w:ascii="Cambria Math" w:eastAsiaTheme="minorEastAsia" w:hAnsi="Cambria Math"/>
            <w:lang w:val="en-GB"/>
          </w:rPr>
          <m:t>J/g</m:t>
        </m:r>
      </m:oMath>
      <w:r w:rsidRPr="0040058B">
        <w:rPr>
          <w:rFonts w:eastAsiaTheme="minorEastAsia"/>
          <w:iCs/>
          <w:lang w:val="en-GB"/>
        </w:rPr>
        <w:t xml:space="preserve"> </w:t>
      </w:r>
      <w:r w:rsidRPr="0040058B">
        <w:rPr>
          <w:rFonts w:eastAsiaTheme="minorEastAsia"/>
          <w:iCs/>
          <w:lang w:val="en-GB"/>
        </w:rPr>
        <w:fldChar w:fldCharType="begin"/>
      </w:r>
      <w:r w:rsidRPr="0040058B">
        <w:rPr>
          <w:rFonts w:eastAsiaTheme="minorEastAsia"/>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eastAsiaTheme="minorEastAsia"/>
          <w:iCs/>
          <w:lang w:val="en-GB"/>
        </w:rPr>
        <w:fldChar w:fldCharType="separate"/>
      </w:r>
      <w:r w:rsidRPr="0040058B">
        <w:rPr>
          <w:lang w:val="en-GB"/>
        </w:rPr>
        <w:t>(Rijnsdorp &amp; Ibelings 1989)</w:t>
      </w:r>
      <w:r w:rsidRPr="0040058B">
        <w:rPr>
          <w:rFonts w:eastAsiaTheme="minorEastAsia"/>
          <w:iCs/>
          <w:lang w:val="en-GB"/>
        </w:rPr>
        <w:fldChar w:fldCharType="end"/>
      </w:r>
      <w:r w:rsidRPr="0040058B">
        <w:rPr>
          <w:rFonts w:eastAsiaTheme="minorEastAsia"/>
          <w:iCs/>
          <w:lang w:val="en-GB"/>
        </w:rPr>
        <w:t>. Consumption and metabolic rate are calculated for two sizes (</w:t>
      </w:r>
      <w:commentRangeStart w:id="47"/>
      <w:r w:rsidR="004C467A">
        <w:rPr>
          <w:rFonts w:eastAsiaTheme="minorEastAsia"/>
          <w:iCs/>
          <w:lang w:val="en-GB"/>
        </w:rPr>
        <w:t>5</w:t>
      </w:r>
      <w:r w:rsidR="004C467A" w:rsidRPr="0040058B">
        <w:rPr>
          <w:rFonts w:eastAsiaTheme="minorEastAsia"/>
          <w:iCs/>
          <w:lang w:val="en-GB"/>
        </w:rPr>
        <w:t xml:space="preserve"> </w:t>
      </w:r>
      <w:r w:rsidRPr="0040058B">
        <w:rPr>
          <w:rFonts w:eastAsiaTheme="minorEastAsia"/>
          <w:iCs/>
          <w:lang w:val="en-GB"/>
        </w:rPr>
        <w:t xml:space="preserve">and </w:t>
      </w:r>
      <w:r w:rsidR="004C467A">
        <w:rPr>
          <w:rFonts w:eastAsiaTheme="minorEastAsia"/>
          <w:iCs/>
          <w:lang w:val="en-GB"/>
        </w:rPr>
        <w:t xml:space="preserve">1000 </w:t>
      </w:r>
      <w:commentRangeEnd w:id="47"/>
      <w:r w:rsidR="0064302C">
        <w:rPr>
          <w:rStyle w:val="CommentReference"/>
        </w:rPr>
        <w:commentReference w:id="47"/>
      </w:r>
      <w:r w:rsidRPr="0040058B">
        <w:rPr>
          <w:rFonts w:eastAsiaTheme="minorEastAsia"/>
          <w:iCs/>
          <w:lang w:val="en-GB"/>
        </w:rPr>
        <w:t>g, which roughly correspond to the 25</w:t>
      </w:r>
      <w:r w:rsidRPr="0040058B">
        <w:rPr>
          <w:rFonts w:eastAsiaTheme="minorEastAsia"/>
          <w:iCs/>
          <w:vertAlign w:val="superscript"/>
          <w:lang w:val="en-GB"/>
        </w:rPr>
        <w:t>th</w:t>
      </w:r>
      <w:r w:rsidRPr="0040058B">
        <w:rPr>
          <w:rFonts w:eastAsiaTheme="minorEastAsia"/>
          <w:iCs/>
          <w:lang w:val="en-GB"/>
        </w:rPr>
        <w:t xml:space="preserve"> percentile </w:t>
      </w:r>
      <w:r w:rsidR="004619F1">
        <w:rPr>
          <w:rFonts w:eastAsiaTheme="minorEastAsia"/>
          <w:iCs/>
          <w:lang w:val="en-GB"/>
        </w:rPr>
        <w:t>o</w:t>
      </w:r>
      <w:r w:rsidR="00AD54F9">
        <w:rPr>
          <w:rFonts w:eastAsiaTheme="minorEastAsia"/>
          <w:iCs/>
          <w:lang w:val="en-GB"/>
        </w:rPr>
        <w:t xml:space="preserve">f </w:t>
      </w:r>
      <w:r w:rsidR="001F71C8">
        <w:rPr>
          <w:rFonts w:eastAsiaTheme="minorEastAsia"/>
          <w:iCs/>
          <w:lang w:val="en-GB"/>
        </w:rPr>
        <w:t xml:space="preserve">both </w:t>
      </w:r>
      <w:r w:rsidRPr="0040058B">
        <w:rPr>
          <w:rFonts w:eastAsiaTheme="minorEastAsia"/>
          <w:iCs/>
          <w:lang w:val="en-GB"/>
        </w:rPr>
        <w:t>datasets</w:t>
      </w:r>
      <w:r w:rsidR="002A5AA5">
        <w:rPr>
          <w:rFonts w:eastAsiaTheme="minorEastAsia"/>
          <w:iCs/>
          <w:lang w:val="en-GB"/>
        </w:rPr>
        <w:t xml:space="preserve"> and the maximum </w:t>
      </w:r>
      <w:r w:rsidR="00F4619C">
        <w:rPr>
          <w:rFonts w:eastAsiaTheme="minorEastAsia"/>
          <w:iCs/>
          <w:lang w:val="en-GB"/>
        </w:rPr>
        <w:t>mass in the consumption data</w:t>
      </w:r>
      <w:r w:rsidR="00CF7B43">
        <w:rPr>
          <w:rFonts w:eastAsiaTheme="minorEastAsia"/>
          <w:iCs/>
          <w:lang w:val="en-GB"/>
        </w:rPr>
        <w:t>, respectively</w:t>
      </w:r>
      <w:r w:rsidRPr="0040058B">
        <w:rPr>
          <w:rFonts w:eastAsiaTheme="minorEastAsia"/>
          <w:iCs/>
          <w:lang w:val="en-GB"/>
        </w:rPr>
        <w:t xml:space="preserve">), using the </w:t>
      </w:r>
      <w:r w:rsidRPr="009B1FE7">
        <w:rPr>
          <w:rFonts w:eastAsiaTheme="minorEastAsia"/>
          <w:iCs/>
          <w:lang w:val="en-GB"/>
        </w:rPr>
        <w:t xml:space="preserve">global allometric relationships found in the log-log models fit to sub-peak temperatures. </w:t>
      </w:r>
      <w:r w:rsidRPr="00B82C5E">
        <w:rPr>
          <w:rFonts w:eastAsiaTheme="minorEastAsia"/>
          <w:iCs/>
          <w:lang w:val="en-GB"/>
        </w:rPr>
        <w:t xml:space="preserve">These allometric functions </w:t>
      </w:r>
      <w:r w:rsidRPr="00B82C5E">
        <w:rPr>
          <w:rFonts w:eastAsiaTheme="minorEastAsia"/>
          <w:lang w:val="en-GB"/>
        </w:rPr>
        <w:t>are further scaled with the temperature correction factor</w:t>
      </w:r>
      <w:r w:rsidR="00A2050E" w:rsidRPr="00B82C5E">
        <w:rPr>
          <w:rFonts w:eastAsiaTheme="minorEastAsia"/>
          <w:lang w:val="en-GB"/>
        </w:rPr>
        <w:t>s</w:t>
      </w:r>
      <w:r w:rsidRPr="00B82C5E">
        <w:rPr>
          <w:rFonts w:eastAsiaTheme="minorEastAsia"/>
          <w:lang w:val="en-GB"/>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355F84" w:rsidRPr="00B82C5E">
        <w:rPr>
          <w:rFonts w:eastAsiaTheme="minorEastAsia"/>
          <w:lang w:val="en-GB"/>
        </w:rPr>
        <w:t xml:space="preserve"> </w:t>
      </w:r>
      <w:r w:rsidRPr="00B82C5E">
        <w:rPr>
          <w:rFonts w:eastAsiaTheme="minorEastAsia"/>
          <w:lang w:val="en-GB"/>
        </w:rPr>
        <w:t xml:space="preserve">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355F84" w:rsidRPr="00B82C5E">
        <w:rPr>
          <w:rFonts w:eastAsiaTheme="minorEastAsia"/>
          <w:lang w:val="en-GB"/>
        </w:rPr>
        <w:t xml:space="preserve"> f</w:t>
      </w:r>
      <w:r w:rsidRPr="00B82C5E">
        <w:rPr>
          <w:rFonts w:eastAsiaTheme="minorEastAsia"/>
          <w:lang w:val="en-GB"/>
        </w:rPr>
        <w:t xml:space="preserve">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82C5E">
        <w:rPr>
          <w:rFonts w:eastAsiaTheme="minorEastAsia"/>
          <w:lang w:val="en-GB"/>
        </w:rPr>
        <w:t xml:space="preserve"> is based on the </w:t>
      </w:r>
      <w:r w:rsidR="009B1FE7" w:rsidRPr="00B82C5E">
        <w:rPr>
          <w:rFonts w:eastAsiaTheme="minorEastAsia"/>
          <w:lang w:val="en-GB"/>
        </w:rPr>
        <w:t xml:space="preserve">Sharpe Schoolfield </w:t>
      </w:r>
      <w:r w:rsidRPr="00B82C5E">
        <w:rPr>
          <w:rFonts w:eastAsiaTheme="minorEastAsia"/>
          <w:lang w:val="en-GB"/>
        </w:rPr>
        <w:t>model</w:t>
      </w:r>
      <w:r w:rsidR="000D66B7" w:rsidRPr="00B82C5E">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82C5E">
        <w:rPr>
          <w:rFonts w:eastAsiaTheme="minorEastAsia"/>
          <w:lang w:val="en-GB"/>
        </w:rPr>
        <w:t xml:space="preserve"> is </w:t>
      </w:r>
      <w:r w:rsidR="000D66B7" w:rsidRPr="00B82C5E">
        <w:rPr>
          <w:rFonts w:eastAsiaTheme="minorEastAsia"/>
          <w:lang w:val="en-GB"/>
        </w:rPr>
        <w:t xml:space="preserve">given by the temperature dependence of metabolic rate from the log-linear model. </w:t>
      </w:r>
      <w:r w:rsidR="00E20A12" w:rsidRPr="00B82C5E">
        <w:rPr>
          <w:rFonts w:eastAsiaTheme="minorEastAsia"/>
          <w:lang w:val="en-GB"/>
        </w:rPr>
        <w:t xml:space="preserve">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E20A12" w:rsidRPr="00B82C5E">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1D59E9" w:rsidRPr="00B82C5E">
        <w:rPr>
          <w:rFonts w:eastAsiaTheme="minorEastAsia"/>
          <w:lang w:val="en-US"/>
        </w:rPr>
        <w:t xml:space="preserve"> are fitted to data on different scales, we </w:t>
      </w:r>
      <w:r w:rsidR="0010771C" w:rsidRPr="00B82C5E">
        <w:rPr>
          <w:rFonts w:eastAsiaTheme="minorEastAsia"/>
          <w:lang w:val="en-US"/>
        </w:rPr>
        <w:t>divide these functions by their maximum</w:t>
      </w:r>
      <w:r w:rsidR="004D54EE" w:rsidRPr="00B82C5E">
        <w:rPr>
          <w:rFonts w:eastAsiaTheme="minorEastAsia"/>
          <w:lang w:val="en-US"/>
        </w:rPr>
        <w:t xml:space="preserve">. Lastly, we rescale the product between the allometric function </w:t>
      </w:r>
      <w:r w:rsidR="00DA6571" w:rsidRPr="00B82C5E">
        <w:rPr>
          <w:rFonts w:eastAsiaTheme="minorEastAsia"/>
          <w:lang w:val="en-US"/>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DA6571" w:rsidRPr="00B82C5E">
        <w:rPr>
          <w:rFonts w:eastAsiaTheme="minorEastAsia"/>
          <w:lang w:val="en-US"/>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DA6571" w:rsidRPr="00B82C5E">
        <w:rPr>
          <w:rFonts w:eastAsiaTheme="minorEastAsia"/>
          <w:lang w:val="en-US"/>
        </w:rPr>
        <w:t xml:space="preserve"> </w:t>
      </w:r>
      <w:r w:rsidR="0059095F" w:rsidRPr="00B82C5E">
        <w:rPr>
          <w:rFonts w:eastAsiaTheme="minorEastAsia"/>
          <w:lang w:val="en-GB"/>
        </w:rPr>
        <w:t>s</w:t>
      </w:r>
      <w:r w:rsidR="00E13FB6" w:rsidRPr="00B82C5E">
        <w:rPr>
          <w:rFonts w:eastAsiaTheme="minorEastAsia"/>
          <w:lang w:val="en-GB"/>
        </w:rPr>
        <w:t>uch that the rate</w:t>
      </w:r>
      <w:r w:rsidR="0059095F" w:rsidRPr="00B82C5E">
        <w:rPr>
          <w:rFonts w:eastAsiaTheme="minorEastAsia"/>
          <w:lang w:val="en-GB"/>
        </w:rPr>
        <w:t xml:space="preserve"> </w:t>
      </w:r>
      <w:r w:rsidR="009143A9" w:rsidRPr="00B82C5E">
        <w:rPr>
          <w:rFonts w:eastAsiaTheme="minorEastAsia"/>
          <w:lang w:val="en-GB"/>
        </w:rPr>
        <w:t xml:space="preserve">at </w:t>
      </w:r>
      <w:r w:rsidRPr="00B82C5E">
        <w:rPr>
          <w:rFonts w:eastAsiaTheme="minorEastAsia"/>
          <w:lang w:val="en-GB"/>
        </w:rPr>
        <w:t>19</w:t>
      </w:r>
      <m:oMath>
        <m:r>
          <w:rPr>
            <w:rFonts w:ascii="Cambria Math" w:eastAsiaTheme="minorEastAsia" w:hAnsi="Cambria Math"/>
            <w:lang w:val="en-GB"/>
          </w:rPr>
          <m:t>℃</m:t>
        </m:r>
      </m:oMath>
      <w:r w:rsidR="009143A9" w:rsidRPr="00B82C5E">
        <w:rPr>
          <w:rFonts w:eastAsiaTheme="minorEastAsia"/>
          <w:lang w:val="en-GB"/>
        </w:rPr>
        <w:t xml:space="preserve"> </w:t>
      </w:r>
      <w:r w:rsidR="005B2322" w:rsidRPr="00B82C5E">
        <w:rPr>
          <w:rFonts w:eastAsiaTheme="minorEastAsia"/>
          <w:lang w:val="en-GB"/>
        </w:rPr>
        <w:t xml:space="preserve">(mean temperature in both data sets) </w:t>
      </w:r>
      <w:r w:rsidR="009143A9" w:rsidRPr="00B82C5E">
        <w:rPr>
          <w:rFonts w:eastAsiaTheme="minorEastAsia"/>
          <w:lang w:val="en-GB"/>
        </w:rPr>
        <w:t xml:space="preserve">equals </w:t>
      </w:r>
      <w:r w:rsidR="00DD2C98" w:rsidRPr="00B82C5E">
        <w:rPr>
          <w:rFonts w:eastAsiaTheme="minorEastAsia"/>
          <w:lang w:val="en-GB"/>
        </w:rPr>
        <w:t>the temperature-independent rate</w:t>
      </w:r>
      <w:r w:rsidRPr="00B82C5E">
        <w:rPr>
          <w:rFonts w:eastAsiaTheme="minorEastAsia"/>
          <w:lang w:val="en-GB"/>
        </w:rPr>
        <w:t xml:space="preserve">. </w:t>
      </w:r>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E52836" w:rsidRDefault="00DF5425" w:rsidP="00DF5425">
      <w:pPr>
        <w:spacing w:line="480" w:lineRule="auto"/>
        <w:contextualSpacing/>
        <w:jc w:val="both"/>
        <w:rPr>
          <w:rFonts w:cstheme="minorHAnsi"/>
          <w:b/>
          <w:lang w:val="en-GB"/>
        </w:rPr>
      </w:pPr>
      <w:r w:rsidRPr="00E52836">
        <w:rPr>
          <w:rFonts w:cstheme="minorHAnsi"/>
          <w:b/>
          <w:lang w:val="en-GB"/>
        </w:rPr>
        <w:t>Acknowledgements</w:t>
      </w:r>
    </w:p>
    <w:p w14:paraId="79E8FA7B" w14:textId="548DCFCF"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t>We thank Hiroki Yamanaka, Dennis Tomalá</w:t>
      </w:r>
      <w:r w:rsidR="00A55F66">
        <w:rPr>
          <w:rFonts w:eastAsiaTheme="minorEastAsia"/>
          <w:lang w:val="en-GB"/>
        </w:rPr>
        <w:t xml:space="preserve"> Solano</w:t>
      </w:r>
      <w:r w:rsidRPr="00E071F1">
        <w:rPr>
          <w:rFonts w:eastAsiaTheme="minorEastAsia"/>
          <w:lang w:val="en-GB"/>
        </w:rPr>
        <w:t xml:space="preserve">, Vanessa Messmer, Björn Björnsson, Albert Imsland, Tomas Árnasson, Yiping Luo, Takeshi Tomiyama and Myron Peck for generously providing data, Magnus Huss and Ken Haste Andersen for providing useful </w:t>
      </w:r>
      <w:r w:rsidRPr="00E071F1">
        <w:rPr>
          <w:rFonts w:eastAsiaTheme="minorEastAsia"/>
          <w:lang w:val="en-GB"/>
        </w:rPr>
        <w:lastRenderedPageBreak/>
        <w:t>comments on earlier versions of the manuscript and Matthew Low for an introduction to Bayesian inference. This study was supported by grants from the Swedish Research Council 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496DF97"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commentRangeStart w:id="48"/>
      <w:r w:rsidR="007A7334" w:rsidRPr="00225791">
        <w:rPr>
          <w:rFonts w:cstheme="minorHAnsi"/>
          <w:lang w:val="en-GB"/>
        </w:rPr>
        <w:t>ML performed research</w:t>
      </w:r>
      <w:commentRangeEnd w:id="48"/>
      <w:r w:rsidR="00675CAC">
        <w:rPr>
          <w:rStyle w:val="CommentReference"/>
        </w:rPr>
        <w:commentReference w:id="48"/>
      </w:r>
      <w:r w:rsidR="006A658E">
        <w:rPr>
          <w:rFonts w:cstheme="minorHAnsi"/>
          <w:lang w:val="en-GB"/>
        </w:rPr>
        <w:t xml:space="preserve"> </w:t>
      </w:r>
      <w:commentRangeStart w:id="49"/>
      <w:r w:rsidR="006A658E">
        <w:rPr>
          <w:rFonts w:cstheme="minorHAnsi"/>
          <w:lang w:val="en-GB"/>
        </w:rPr>
        <w:t>with input from JO and AG</w:t>
      </w:r>
      <w:commentRangeEnd w:id="49"/>
      <w:r w:rsidR="00293B32">
        <w:rPr>
          <w:rStyle w:val="CommentReference"/>
        </w:rPr>
        <w:commentReference w:id="49"/>
      </w:r>
      <w:r w:rsidRPr="00225791">
        <w:rPr>
          <w:rFonts w:cstheme="minorHAnsi"/>
          <w:lang w:val="en-GB"/>
        </w:rPr>
        <w:t xml:space="preserve">;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1F1D9AC9"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w:t>
      </w:r>
      <w:r w:rsidR="00A96C6D">
        <w:rPr>
          <w:rFonts w:eastAsiaTheme="minorEastAsia"/>
          <w:lang w:val="en-GB"/>
        </w:rPr>
        <w:t xml:space="preserve">lists of </w:t>
      </w:r>
      <w:r w:rsidR="003D0014" w:rsidRPr="0024728A">
        <w:rPr>
          <w:rFonts w:eastAsiaTheme="minorEastAsia"/>
          <w:lang w:val="en-GB"/>
        </w:rPr>
        <w:t>studies in literature search</w:t>
      </w:r>
      <w:r w:rsidR="00A96C6D" w:rsidRPr="0024728A">
        <w:rPr>
          <w:rFonts w:eastAsiaTheme="minorEastAsia"/>
          <w:lang w:val="en-GB"/>
        </w:rPr>
        <w:t xml:space="preserve">, </w:t>
      </w:r>
      <w:r w:rsidRPr="0024728A">
        <w:rPr>
          <w:rFonts w:eastAsiaTheme="minorEastAsia"/>
          <w:lang w:val="en-GB"/>
        </w:rPr>
        <w:t xml:space="preserve">data </w:t>
      </w:r>
      <w:r w:rsidR="00875CFA" w:rsidRPr="0024728A">
        <w:rPr>
          <w:rFonts w:eastAsiaTheme="minorEastAsia"/>
          <w:lang w:val="en-GB"/>
        </w:rPr>
        <w:t>preparation</w:t>
      </w:r>
      <w:r w:rsidRPr="0024728A">
        <w:rPr>
          <w:rFonts w:eastAsiaTheme="minorEastAsia"/>
          <w:lang w:val="en-GB"/>
        </w:rPr>
        <w:t>, analyses and figures) can be downloaded from a GitHub repository (</w:t>
      </w:r>
      <w:hyperlink r:id="rId22" w:history="1">
        <w:r w:rsidRPr="0024728A">
          <w:rPr>
            <w:rStyle w:val="Hyperlink"/>
            <w:rFonts w:eastAsiaTheme="minorEastAsia"/>
            <w:color w:val="auto"/>
            <w:lang w:val="en-GB"/>
          </w:rPr>
          <w:t>https://github.com/maxlindmark/scaling</w:t>
        </w:r>
      </w:hyperlink>
      <w:r w:rsidRPr="0024728A">
        <w:rPr>
          <w:rFonts w:eastAsiaTheme="minorEastAsia"/>
          <w:lang w:val="en-GB"/>
        </w:rPr>
        <w:t>) and will be archived on Zenodo upon publication.</w:t>
      </w:r>
      <w:r w:rsidRPr="00225791">
        <w:rPr>
          <w:rFonts w:eastAsiaTheme="minorEastAsia"/>
          <w:lang w:val="en-GB"/>
        </w:rPr>
        <w:t xml:space="preserve">  </w:t>
      </w:r>
    </w:p>
    <w:p w14:paraId="2E4F3A38" w14:textId="77777777" w:rsidR="000808A3" w:rsidRPr="00972C7F" w:rsidRDefault="000808A3" w:rsidP="002E3379">
      <w:pPr>
        <w:spacing w:line="480" w:lineRule="auto"/>
        <w:contextualSpacing/>
        <w:jc w:val="both"/>
        <w:rPr>
          <w:rFonts w:cstheme="minorHAnsi"/>
          <w:lang w:val="en-GB"/>
        </w:rPr>
      </w:pPr>
    </w:p>
    <w:p w14:paraId="07C62272" w14:textId="705D4A05"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5ECCD30A" w14:textId="77777777" w:rsidR="00307224" w:rsidRPr="00307224" w:rsidRDefault="002F3AC6" w:rsidP="00307224">
      <w:pPr>
        <w:pStyle w:val="Bibliography"/>
        <w:rPr>
          <w:lang w:val="en-GB"/>
        </w:rPr>
      </w:pPr>
      <w:r>
        <w:rPr>
          <w:rFonts w:cstheme="minorHAnsi"/>
          <w:b/>
          <w:lang w:val="en-GB"/>
        </w:rPr>
        <w:fldChar w:fldCharType="begin"/>
      </w:r>
      <w:r w:rsidR="00307224">
        <w:rPr>
          <w:rFonts w:cstheme="minorHAnsi"/>
          <w:b/>
        </w:rPr>
        <w:instrText xml:space="preserve"> ADDIN ZOTERO_BIBL {"uncited":[],"omitted":[],"custom":[]} CSL_BIBLIOGRAPHY </w:instrText>
      </w:r>
      <w:r>
        <w:rPr>
          <w:rFonts w:cstheme="minorHAnsi"/>
          <w:b/>
          <w:lang w:val="en-GB"/>
        </w:rPr>
        <w:fldChar w:fldCharType="separate"/>
      </w:r>
      <w:r w:rsidR="00307224" w:rsidRPr="005440C4">
        <w:rPr>
          <w:lang w:val="en-US"/>
        </w:rPr>
        <w:t xml:space="preserve">Andersen, K.H., Beyer, J.E. &amp; Lundberg, P. (2009). </w:t>
      </w:r>
      <w:r w:rsidR="00307224" w:rsidRPr="00307224">
        <w:rPr>
          <w:lang w:val="en-GB"/>
        </w:rPr>
        <w:t xml:space="preserve">Trophic and individual efficiencies of size-structured communities. </w:t>
      </w:r>
      <w:r w:rsidR="00307224" w:rsidRPr="00307224">
        <w:rPr>
          <w:i/>
          <w:iCs/>
          <w:lang w:val="en-GB"/>
        </w:rPr>
        <w:t>Proceedings of the Royal Society B: Biological Sciences</w:t>
      </w:r>
      <w:r w:rsidR="00307224" w:rsidRPr="00307224">
        <w:rPr>
          <w:lang w:val="en-GB"/>
        </w:rPr>
        <w:t>, 276, 109–114.</w:t>
      </w:r>
    </w:p>
    <w:p w14:paraId="72C906C3" w14:textId="77777777" w:rsidR="00307224" w:rsidRPr="00307224" w:rsidRDefault="00307224" w:rsidP="00307224">
      <w:pPr>
        <w:pStyle w:val="Bibliography"/>
        <w:rPr>
          <w:lang w:val="en-GB"/>
        </w:rPr>
      </w:pPr>
      <w:r w:rsidRPr="005440C4">
        <w:rPr>
          <w:lang w:val="en-US"/>
        </w:rPr>
        <w:t xml:space="preserve">Angilletta, M.J. &amp; Dunham, A.E. (2003). </w:t>
      </w:r>
      <w:r w:rsidRPr="00307224">
        <w:rPr>
          <w:lang w:val="en-GB"/>
        </w:rPr>
        <w:t xml:space="preserve">The temperature-size rule in ectotherms: simple evolutionary explanations may not be general. </w:t>
      </w:r>
      <w:r w:rsidRPr="00307224">
        <w:rPr>
          <w:i/>
          <w:iCs/>
          <w:lang w:val="en-GB"/>
        </w:rPr>
        <w:t>The American Naturalist</w:t>
      </w:r>
      <w:r w:rsidRPr="00307224">
        <w:rPr>
          <w:lang w:val="en-GB"/>
        </w:rPr>
        <w:t>, 162, 332–342.</w:t>
      </w:r>
    </w:p>
    <w:p w14:paraId="251568C4" w14:textId="77777777" w:rsidR="00307224" w:rsidRPr="00307224" w:rsidRDefault="00307224" w:rsidP="00307224">
      <w:pPr>
        <w:pStyle w:val="Bibliography"/>
        <w:rPr>
          <w:lang w:val="en-GB"/>
        </w:rPr>
      </w:pPr>
      <w:r w:rsidRPr="00307224">
        <w:rPr>
          <w:lang w:val="en-GB"/>
        </w:rPr>
        <w:t xml:space="preserve">Armstrong, J.D. &amp; Hawkins, L.A. (2008). Standard metabolic rate of pike, Esox lucius: variation among studies and implications for energy flow modelling. </w:t>
      </w:r>
      <w:r w:rsidRPr="00307224">
        <w:rPr>
          <w:i/>
          <w:iCs/>
          <w:lang w:val="en-GB"/>
        </w:rPr>
        <w:t>Hydrobiologia</w:t>
      </w:r>
      <w:r w:rsidRPr="00307224">
        <w:rPr>
          <w:lang w:val="en-GB"/>
        </w:rPr>
        <w:t>, 601, 83–90.</w:t>
      </w:r>
    </w:p>
    <w:p w14:paraId="4160FFD8" w14:textId="77777777" w:rsidR="00307224" w:rsidRPr="00307224" w:rsidRDefault="00307224" w:rsidP="00307224">
      <w:pPr>
        <w:pStyle w:val="Bibliography"/>
        <w:rPr>
          <w:lang w:val="en-GB"/>
        </w:rPr>
      </w:pPr>
      <w:r w:rsidRPr="00307224">
        <w:rPr>
          <w:lang w:val="en-GB"/>
        </w:rPr>
        <w:t xml:space="preserve">Atkinson, D. (1994). Temperature and Organism Size—A Biological Law for Ectotherms? In: </w:t>
      </w:r>
      <w:r w:rsidRPr="00307224">
        <w:rPr>
          <w:i/>
          <w:iCs/>
          <w:lang w:val="en-GB"/>
        </w:rPr>
        <w:t>Advances in Ecological Research</w:t>
      </w:r>
      <w:r w:rsidRPr="00307224">
        <w:rPr>
          <w:lang w:val="en-GB"/>
        </w:rPr>
        <w:t>. Elsevier, pp. 1–58.</w:t>
      </w:r>
    </w:p>
    <w:p w14:paraId="4143D6BD" w14:textId="77777777" w:rsidR="00307224" w:rsidRPr="00307224" w:rsidRDefault="00307224" w:rsidP="00307224">
      <w:pPr>
        <w:pStyle w:val="Bibliography"/>
        <w:rPr>
          <w:lang w:val="en-GB"/>
        </w:rPr>
      </w:pPr>
      <w:r w:rsidRPr="00307224">
        <w:rPr>
          <w:lang w:val="en-GB"/>
        </w:rPr>
        <w:t xml:space="preserve">Audzijonyte, A., Barneche, D.R., Baudron, A.R., Belmaker, J., Clark, T.D., Marshall, C.T., </w:t>
      </w:r>
      <w:r w:rsidRPr="00307224">
        <w:rPr>
          <w:i/>
          <w:iCs/>
          <w:lang w:val="en-GB"/>
        </w:rPr>
        <w:t>et al.</w:t>
      </w:r>
      <w:r w:rsidRPr="00307224">
        <w:rPr>
          <w:lang w:val="en-GB"/>
        </w:rPr>
        <w:t xml:space="preserve"> (2018). Is oxygen limitation in warming waters a valid mechanism to explain decreased body sizes in aquatic ectotherms? </w:t>
      </w:r>
      <w:r w:rsidRPr="00307224">
        <w:rPr>
          <w:i/>
          <w:iCs/>
          <w:lang w:val="en-GB"/>
        </w:rPr>
        <w:t>Global Ecology and Biogeography</w:t>
      </w:r>
      <w:r w:rsidRPr="00307224">
        <w:rPr>
          <w:lang w:val="en-GB"/>
        </w:rPr>
        <w:t>.</w:t>
      </w:r>
    </w:p>
    <w:p w14:paraId="6291DF42" w14:textId="77777777" w:rsidR="00307224" w:rsidRPr="00307224" w:rsidRDefault="00307224" w:rsidP="00307224">
      <w:pPr>
        <w:pStyle w:val="Bibliography"/>
        <w:rPr>
          <w:lang w:val="en-GB"/>
        </w:rPr>
      </w:pPr>
      <w:r w:rsidRPr="00307224">
        <w:rPr>
          <w:lang w:val="en-GB"/>
        </w:rPr>
        <w:t xml:space="preserve">Audzijonyte, A. &amp; Pecl, G.T. (2018). Deep impact of fisheries. </w:t>
      </w:r>
      <w:r w:rsidRPr="00307224">
        <w:rPr>
          <w:i/>
          <w:iCs/>
          <w:lang w:val="en-GB"/>
        </w:rPr>
        <w:t>Nature Ecology &amp; Evolution</w:t>
      </w:r>
      <w:r w:rsidRPr="00307224">
        <w:rPr>
          <w:lang w:val="en-GB"/>
        </w:rPr>
        <w:t>, 2, 1348–1349.</w:t>
      </w:r>
    </w:p>
    <w:p w14:paraId="112ED593" w14:textId="77777777" w:rsidR="00307224" w:rsidRPr="00307224" w:rsidRDefault="00307224" w:rsidP="00307224">
      <w:pPr>
        <w:pStyle w:val="Bibliography"/>
        <w:rPr>
          <w:lang w:val="en-GB"/>
        </w:rPr>
      </w:pPr>
      <w:r w:rsidRPr="00307224">
        <w:rPr>
          <w:lang w:val="en-GB"/>
        </w:rPr>
        <w:t xml:space="preserve">Barneche, D.R. &amp; Allen, A.P. (2018). The energetics of fish growth and how it constrains food-web trophic structure. </w:t>
      </w:r>
      <w:r w:rsidRPr="00307224">
        <w:rPr>
          <w:i/>
          <w:iCs/>
          <w:lang w:val="en-GB"/>
        </w:rPr>
        <w:t>Ecology Letters</w:t>
      </w:r>
      <w:r w:rsidRPr="00307224">
        <w:rPr>
          <w:lang w:val="en-GB"/>
        </w:rPr>
        <w:t>, 21, 836–844.</w:t>
      </w:r>
    </w:p>
    <w:p w14:paraId="4CC41FC6" w14:textId="77777777" w:rsidR="00307224" w:rsidRPr="00307224" w:rsidRDefault="00307224" w:rsidP="00307224">
      <w:pPr>
        <w:pStyle w:val="Bibliography"/>
        <w:rPr>
          <w:lang w:val="en-GB"/>
        </w:rPr>
      </w:pPr>
      <w:r w:rsidRPr="00307224">
        <w:rPr>
          <w:lang w:val="en-GB"/>
        </w:rPr>
        <w:t xml:space="preserve">Barneche, D.R., Jahn, M. &amp; Seebacher, F. (2019). Warming increases the cost of growth in a model vertebrate. </w:t>
      </w:r>
      <w:r w:rsidRPr="00307224">
        <w:rPr>
          <w:i/>
          <w:iCs/>
          <w:lang w:val="en-GB"/>
        </w:rPr>
        <w:t>Functional Ecology</w:t>
      </w:r>
      <w:r w:rsidRPr="00307224">
        <w:rPr>
          <w:lang w:val="en-GB"/>
        </w:rPr>
        <w:t>, 33, 1256–1266.</w:t>
      </w:r>
    </w:p>
    <w:p w14:paraId="1B03D1B0" w14:textId="77777777" w:rsidR="00307224" w:rsidRPr="00307224" w:rsidRDefault="00307224" w:rsidP="00307224">
      <w:pPr>
        <w:pStyle w:val="Bibliography"/>
        <w:rPr>
          <w:lang w:val="en-GB"/>
        </w:rPr>
      </w:pPr>
      <w:r w:rsidRPr="00307224">
        <w:rPr>
          <w:lang w:val="en-GB"/>
        </w:rPr>
        <w:lastRenderedPageBreak/>
        <w:t xml:space="preserve">Barneche, D.R., Robertson, D.R., White, C.R. &amp; Marshall, D.J. (2018). Fish reproductive-energy output increases disproportionately with body size. </w:t>
      </w:r>
      <w:r w:rsidRPr="00307224">
        <w:rPr>
          <w:i/>
          <w:iCs/>
          <w:lang w:val="en-GB"/>
        </w:rPr>
        <w:t>Science</w:t>
      </w:r>
      <w:r w:rsidRPr="00307224">
        <w:rPr>
          <w:lang w:val="en-GB"/>
        </w:rPr>
        <w:t>, 360, 642–645.</w:t>
      </w:r>
    </w:p>
    <w:p w14:paraId="7C900FD8" w14:textId="77777777" w:rsidR="00307224" w:rsidRPr="00307224" w:rsidRDefault="00307224" w:rsidP="00307224">
      <w:pPr>
        <w:pStyle w:val="Bibliography"/>
        <w:rPr>
          <w:lang w:val="en-GB"/>
        </w:rPr>
      </w:pPr>
      <w:r w:rsidRPr="00307224">
        <w:rPr>
          <w:lang w:val="en-GB"/>
        </w:rPr>
        <w:t xml:space="preserve">Baudron, A.R., Needle, C.L., Rijnsdorp, A.D. &amp; Marshall, C.T. (2014). Warming temperatures and smaller body sizes: synchronous changes in growth of North Sea fishes. </w:t>
      </w:r>
      <w:r w:rsidRPr="00307224">
        <w:rPr>
          <w:i/>
          <w:iCs/>
          <w:lang w:val="en-GB"/>
        </w:rPr>
        <w:t>Global Change Biology</w:t>
      </w:r>
      <w:r w:rsidRPr="00307224">
        <w:rPr>
          <w:lang w:val="en-GB"/>
        </w:rPr>
        <w:t>, 20, 1023–1031.</w:t>
      </w:r>
    </w:p>
    <w:p w14:paraId="3DBCD98A" w14:textId="77777777" w:rsidR="00307224" w:rsidRPr="00307224" w:rsidRDefault="00307224" w:rsidP="00307224">
      <w:pPr>
        <w:pStyle w:val="Bibliography"/>
        <w:rPr>
          <w:lang w:val="en-GB"/>
        </w:rPr>
      </w:pPr>
      <w:r w:rsidRPr="00307224">
        <w:rPr>
          <w:lang w:val="en-GB"/>
        </w:rPr>
        <w:t xml:space="preserve">Beamish, F.W.H. (1964). Respiration of fishes with special emphasis on standard oxygen consumption II. Influence of weight and temperature on respiration of several species’. </w:t>
      </w:r>
      <w:r w:rsidRPr="00307224">
        <w:rPr>
          <w:i/>
          <w:iCs/>
          <w:lang w:val="en-GB"/>
        </w:rPr>
        <w:t>Canadian Journal of Zoology/Revue Canadienne de Zoologie</w:t>
      </w:r>
      <w:r w:rsidRPr="00307224">
        <w:rPr>
          <w:lang w:val="en-GB"/>
        </w:rPr>
        <w:t>, 42, 177–188.</w:t>
      </w:r>
    </w:p>
    <w:p w14:paraId="10F25795" w14:textId="77777777" w:rsidR="00307224" w:rsidRPr="00307224" w:rsidRDefault="00307224" w:rsidP="00307224">
      <w:pPr>
        <w:pStyle w:val="Bibliography"/>
        <w:rPr>
          <w:lang w:val="en-GB"/>
        </w:rPr>
      </w:pPr>
      <w:r w:rsidRPr="00307224">
        <w:rPr>
          <w:lang w:val="en-GB"/>
        </w:rPr>
        <w:t xml:space="preserve">Bernhardt, J.R., Sunday, J.M., Thompson, P.L. &amp; O’Connor, M.I. (2018). Nonlinear averaging of thermal experience predicts population growth rates in a thermally variable environment. </w:t>
      </w:r>
      <w:r w:rsidRPr="00307224">
        <w:rPr>
          <w:i/>
          <w:iCs/>
          <w:lang w:val="en-GB"/>
        </w:rPr>
        <w:t>Proceedings of the Royal Society B: Biological Sciences</w:t>
      </w:r>
      <w:r w:rsidRPr="00307224">
        <w:rPr>
          <w:lang w:val="en-GB"/>
        </w:rPr>
        <w:t>, 285, 20181076.</w:t>
      </w:r>
    </w:p>
    <w:p w14:paraId="3C169771" w14:textId="77777777" w:rsidR="00307224" w:rsidRPr="00307224" w:rsidRDefault="00307224" w:rsidP="00307224">
      <w:pPr>
        <w:pStyle w:val="Bibliography"/>
        <w:rPr>
          <w:lang w:val="en-GB"/>
        </w:rPr>
      </w:pPr>
      <w:r w:rsidRPr="00307224">
        <w:rPr>
          <w:lang w:val="en-GB"/>
        </w:rPr>
        <w:t xml:space="preserve">von Bertalanffy, L. (1938). A quantitative theory of organic growth (inquiries on growth laws. II). </w:t>
      </w:r>
      <w:r w:rsidRPr="00307224">
        <w:rPr>
          <w:i/>
          <w:iCs/>
          <w:lang w:val="en-GB"/>
        </w:rPr>
        <w:t>Human Biology</w:t>
      </w:r>
      <w:r w:rsidRPr="00307224">
        <w:rPr>
          <w:lang w:val="en-GB"/>
        </w:rPr>
        <w:t>, 10, 181–213.</w:t>
      </w:r>
    </w:p>
    <w:p w14:paraId="49BC9940" w14:textId="77777777" w:rsidR="00307224" w:rsidRPr="00307224" w:rsidRDefault="00307224" w:rsidP="00307224">
      <w:pPr>
        <w:pStyle w:val="Bibliography"/>
        <w:rPr>
          <w:lang w:val="en-GB"/>
        </w:rPr>
      </w:pPr>
      <w:r w:rsidRPr="00307224">
        <w:rPr>
          <w:lang w:val="en-GB"/>
        </w:rPr>
        <w:t xml:space="preserve">von Bertalanffy, L. (1957). Laws in metabolism and growth. </w:t>
      </w:r>
      <w:r w:rsidRPr="00307224">
        <w:rPr>
          <w:i/>
          <w:iCs/>
          <w:lang w:val="en-GB"/>
        </w:rPr>
        <w:t>The quarterly review of biology</w:t>
      </w:r>
      <w:r w:rsidRPr="00307224">
        <w:rPr>
          <w:lang w:val="en-GB"/>
        </w:rPr>
        <w:t>, 32, 217–231.</w:t>
      </w:r>
    </w:p>
    <w:p w14:paraId="635005DD" w14:textId="77777777" w:rsidR="00307224" w:rsidRPr="00307224" w:rsidRDefault="00307224" w:rsidP="00307224">
      <w:pPr>
        <w:pStyle w:val="Bibliography"/>
        <w:rPr>
          <w:lang w:val="en-GB"/>
        </w:rPr>
      </w:pPr>
      <w:r w:rsidRPr="00307224">
        <w:rPr>
          <w:lang w:val="sv-SE"/>
        </w:rPr>
        <w:t xml:space="preserve">Björnsson, B., Steinarsson, A. &amp; Árnason, T. (2007). </w:t>
      </w:r>
      <w:r w:rsidRPr="00307224">
        <w:rPr>
          <w:lang w:val="en-GB"/>
        </w:rPr>
        <w:t xml:space="preserve">Growth model for Atlantic cod (Gadus morhua): Effects of temperature and body weight on growth rate. </w:t>
      </w:r>
      <w:r w:rsidRPr="00307224">
        <w:rPr>
          <w:i/>
          <w:iCs/>
          <w:lang w:val="en-GB"/>
        </w:rPr>
        <w:t>Aquaculture</w:t>
      </w:r>
      <w:r w:rsidRPr="00307224">
        <w:rPr>
          <w:lang w:val="en-GB"/>
        </w:rPr>
        <w:t>, 271, 216–226.</w:t>
      </w:r>
    </w:p>
    <w:p w14:paraId="0FFDD26B" w14:textId="77777777" w:rsidR="00307224" w:rsidRPr="00307224" w:rsidRDefault="00307224" w:rsidP="00307224">
      <w:pPr>
        <w:pStyle w:val="Bibliography"/>
        <w:rPr>
          <w:lang w:val="en-GB"/>
        </w:rPr>
      </w:pPr>
      <w:r w:rsidRPr="00307224">
        <w:rPr>
          <w:lang w:val="en-GB"/>
        </w:rPr>
        <w:t xml:space="preserve">Blanchard, J.L., Heneghan, R.F., Everett, J.D., Trebilco, R. &amp; Richardson, A.J. (2017). From Bacteria to Whales: Using Functional Size Spectra to Model Marine Ecosystems. </w:t>
      </w:r>
      <w:r w:rsidRPr="00307224">
        <w:rPr>
          <w:i/>
          <w:iCs/>
          <w:lang w:val="en-GB"/>
        </w:rPr>
        <w:t>Trends in Ecology &amp; Evolution</w:t>
      </w:r>
      <w:r w:rsidRPr="00307224">
        <w:rPr>
          <w:lang w:val="en-GB"/>
        </w:rPr>
        <w:t>, 32, 174–186.</w:t>
      </w:r>
    </w:p>
    <w:p w14:paraId="177E1243" w14:textId="77777777" w:rsidR="00307224" w:rsidRPr="00307224" w:rsidRDefault="00307224" w:rsidP="00307224">
      <w:pPr>
        <w:pStyle w:val="Bibliography"/>
        <w:rPr>
          <w:lang w:val="en-GB"/>
        </w:rPr>
      </w:pPr>
      <w:r w:rsidRPr="00307224">
        <w:rPr>
          <w:lang w:val="en-GB"/>
        </w:rPr>
        <w:t xml:space="preserve">Bokma, F. (2004). Evidence against universal metabolic allometry. </w:t>
      </w:r>
      <w:r w:rsidRPr="00307224">
        <w:rPr>
          <w:i/>
          <w:iCs/>
          <w:lang w:val="en-GB"/>
        </w:rPr>
        <w:t>Functional Ecology</w:t>
      </w:r>
      <w:r w:rsidRPr="00307224">
        <w:rPr>
          <w:lang w:val="en-GB"/>
        </w:rPr>
        <w:t>, 18, 184–187.</w:t>
      </w:r>
    </w:p>
    <w:p w14:paraId="5A8F6171" w14:textId="77777777" w:rsidR="00307224" w:rsidRPr="00307224" w:rsidRDefault="00307224" w:rsidP="00307224">
      <w:pPr>
        <w:pStyle w:val="Bibliography"/>
        <w:rPr>
          <w:lang w:val="en-GB"/>
        </w:rPr>
      </w:pPr>
      <w:r w:rsidRPr="00307224">
        <w:rPr>
          <w:lang w:val="en-GB"/>
        </w:rPr>
        <w:t xml:space="preserve">Brett, J.R. (1971). Energetic Responses of Salmon to Temperature. A Study of Some Thermal Relations in the Physiology and Freshwater Ecology of Sockeye Salmon (Oncorhynchus nerkd). </w:t>
      </w:r>
      <w:r w:rsidRPr="00307224">
        <w:rPr>
          <w:i/>
          <w:iCs/>
          <w:lang w:val="en-GB"/>
        </w:rPr>
        <w:t>Integr Comp Biol</w:t>
      </w:r>
      <w:r w:rsidRPr="00307224">
        <w:rPr>
          <w:lang w:val="en-GB"/>
        </w:rPr>
        <w:t>, 11, 99–113.</w:t>
      </w:r>
    </w:p>
    <w:p w14:paraId="499A025E" w14:textId="77777777" w:rsidR="00307224" w:rsidRPr="00307224" w:rsidRDefault="00307224" w:rsidP="00307224">
      <w:pPr>
        <w:pStyle w:val="Bibliography"/>
        <w:rPr>
          <w:lang w:val="en-GB"/>
        </w:rPr>
      </w:pPr>
      <w:r w:rsidRPr="00307224">
        <w:rPr>
          <w:lang w:val="en-GB"/>
        </w:rPr>
        <w:t xml:space="preserve">Brett, J.R., Shelbourn, J.E. &amp; Shoop, C.T. (1969). Growth Rate and Body Composition of Fingerling Sockeye Salmon, Oncorhynchus nerka, in relation to Temperature and Ration Size. </w:t>
      </w:r>
      <w:r w:rsidRPr="00307224">
        <w:rPr>
          <w:i/>
          <w:iCs/>
          <w:lang w:val="en-GB"/>
        </w:rPr>
        <w:t>J. Fish. Res. Bd. Can.</w:t>
      </w:r>
      <w:r w:rsidRPr="00307224">
        <w:rPr>
          <w:lang w:val="en-GB"/>
        </w:rPr>
        <w:t>, 26, 2363–2394.</w:t>
      </w:r>
    </w:p>
    <w:p w14:paraId="3459B394" w14:textId="77777777" w:rsidR="00307224" w:rsidRPr="00307224" w:rsidRDefault="00307224" w:rsidP="00307224">
      <w:pPr>
        <w:pStyle w:val="Bibliography"/>
        <w:rPr>
          <w:lang w:val="en-GB"/>
        </w:rPr>
      </w:pPr>
      <w:r w:rsidRPr="00307224">
        <w:rPr>
          <w:lang w:val="en-GB"/>
        </w:rPr>
        <w:t xml:space="preserve">Brown, J.H., Gillooly, J.F., Allen, A.P., Savage, V.M. &amp; West, G.B. (2004). Toward a metabolic theory of ecology. </w:t>
      </w:r>
      <w:r w:rsidRPr="00307224">
        <w:rPr>
          <w:i/>
          <w:iCs/>
          <w:lang w:val="en-GB"/>
        </w:rPr>
        <w:t>Ecology</w:t>
      </w:r>
      <w:r w:rsidRPr="00307224">
        <w:rPr>
          <w:lang w:val="en-GB"/>
        </w:rPr>
        <w:t>, 85, 1771–1789.</w:t>
      </w:r>
    </w:p>
    <w:p w14:paraId="704B1007" w14:textId="77777777" w:rsidR="00307224" w:rsidRPr="00307224" w:rsidRDefault="00307224" w:rsidP="00307224">
      <w:pPr>
        <w:pStyle w:val="Bibliography"/>
        <w:rPr>
          <w:lang w:val="en-GB"/>
        </w:rPr>
      </w:pPr>
      <w:r w:rsidRPr="00307224">
        <w:rPr>
          <w:lang w:val="en-GB"/>
        </w:rPr>
        <w:t xml:space="preserve">Cheung, W.W.L., Sarmiento, J.L., Dunne, J., Frölicher, T.L., Lam, V.W.Y., Deng Palomares, M.L., </w:t>
      </w:r>
      <w:r w:rsidRPr="00307224">
        <w:rPr>
          <w:i/>
          <w:iCs/>
          <w:lang w:val="en-GB"/>
        </w:rPr>
        <w:t>et al.</w:t>
      </w:r>
      <w:r w:rsidRPr="00307224">
        <w:rPr>
          <w:lang w:val="en-GB"/>
        </w:rPr>
        <w:t xml:space="preserve"> (2013). Shrinking of fishes exacerbates impacts of global ocean changes on marine ecosystems. </w:t>
      </w:r>
      <w:r w:rsidRPr="00307224">
        <w:rPr>
          <w:i/>
          <w:iCs/>
          <w:lang w:val="en-GB"/>
        </w:rPr>
        <w:t>Nature Climate Change</w:t>
      </w:r>
      <w:r w:rsidRPr="00307224">
        <w:rPr>
          <w:lang w:val="en-GB"/>
        </w:rPr>
        <w:t>, 3, 254–258.</w:t>
      </w:r>
    </w:p>
    <w:p w14:paraId="0AB2BF87" w14:textId="77777777" w:rsidR="00307224" w:rsidRPr="00307224" w:rsidRDefault="00307224" w:rsidP="00307224">
      <w:pPr>
        <w:pStyle w:val="Bibliography"/>
        <w:rPr>
          <w:lang w:val="en-GB"/>
        </w:rPr>
      </w:pPr>
      <w:r w:rsidRPr="00307224">
        <w:rPr>
          <w:lang w:val="en-GB"/>
        </w:rPr>
        <w:t xml:space="preserve">Christensen, E.A.F., Svendsen, M.B.S. &amp; Steffensen, J.F. (2020). The combined effect of body size and temperature on oxygen consumption rates and the size‐dependency of preferred temperature in European perch </w:t>
      </w:r>
      <w:r w:rsidRPr="00307224">
        <w:rPr>
          <w:i/>
          <w:iCs/>
          <w:lang w:val="en-GB"/>
        </w:rPr>
        <w:t>Perca fluviatilis</w:t>
      </w:r>
      <w:r w:rsidRPr="00307224">
        <w:rPr>
          <w:lang w:val="en-GB"/>
        </w:rPr>
        <w:t xml:space="preserve">. </w:t>
      </w:r>
      <w:r w:rsidRPr="00307224">
        <w:rPr>
          <w:i/>
          <w:iCs/>
          <w:lang w:val="en-GB"/>
        </w:rPr>
        <w:t>J Fish Biol</w:t>
      </w:r>
      <w:r w:rsidRPr="00307224">
        <w:rPr>
          <w:lang w:val="en-GB"/>
        </w:rPr>
        <w:t>, jfb.14435.</w:t>
      </w:r>
    </w:p>
    <w:p w14:paraId="066A4F93" w14:textId="77777777" w:rsidR="00307224" w:rsidRPr="00307224" w:rsidRDefault="00307224" w:rsidP="00307224">
      <w:pPr>
        <w:pStyle w:val="Bibliography"/>
        <w:rPr>
          <w:lang w:val="en-GB"/>
        </w:rPr>
      </w:pPr>
      <w:r w:rsidRPr="00307224">
        <w:rPr>
          <w:lang w:val="en-GB"/>
        </w:rPr>
        <w:t xml:space="preserve">Clarke, A. &amp; Johnston, N.M. (1999). Scaling of metabolic rate with body mass and temperature in teleost fish. </w:t>
      </w:r>
      <w:r w:rsidRPr="00307224">
        <w:rPr>
          <w:i/>
          <w:iCs/>
          <w:lang w:val="en-GB"/>
        </w:rPr>
        <w:t>Journal of Animal Ecology</w:t>
      </w:r>
      <w:r w:rsidRPr="00307224">
        <w:rPr>
          <w:lang w:val="en-GB"/>
        </w:rPr>
        <w:t>, 68, 893–905.</w:t>
      </w:r>
    </w:p>
    <w:p w14:paraId="377B705A" w14:textId="77777777" w:rsidR="00307224" w:rsidRPr="00307224" w:rsidRDefault="00307224" w:rsidP="00307224">
      <w:pPr>
        <w:pStyle w:val="Bibliography"/>
        <w:rPr>
          <w:lang w:val="en-GB"/>
        </w:rPr>
      </w:pPr>
      <w:r w:rsidRPr="00307224">
        <w:rPr>
          <w:lang w:val="en-GB"/>
        </w:rPr>
        <w:t xml:space="preserve">Daufresne, M., Lengfellner, K. &amp; Sommer, U. (2009). Global warming benefits the small in aquatic ecosystems. </w:t>
      </w:r>
      <w:r w:rsidRPr="00307224">
        <w:rPr>
          <w:i/>
          <w:iCs/>
          <w:lang w:val="en-GB"/>
        </w:rPr>
        <w:t>Proceedings of the National Academy of Sciences, USA</w:t>
      </w:r>
      <w:r w:rsidRPr="00307224">
        <w:rPr>
          <w:lang w:val="en-GB"/>
        </w:rPr>
        <w:t>, 106, 12788–12793.</w:t>
      </w:r>
    </w:p>
    <w:p w14:paraId="1591FE25" w14:textId="77777777" w:rsidR="00307224" w:rsidRPr="00307224" w:rsidRDefault="00307224" w:rsidP="00307224">
      <w:pPr>
        <w:pStyle w:val="Bibliography"/>
        <w:rPr>
          <w:lang w:val="en-GB"/>
        </w:rPr>
      </w:pPr>
      <w:r w:rsidRPr="00307224">
        <w:rPr>
          <w:lang w:val="en-GB"/>
        </w:rPr>
        <w:t xml:space="preserve">Dell, A.I., Pawar, S. &amp; Savage, V.M. (2011). Systematic variation in the temperature dependence of physiological and ecological traits. </w:t>
      </w:r>
      <w:r w:rsidRPr="00307224">
        <w:rPr>
          <w:i/>
          <w:iCs/>
          <w:lang w:val="en-GB"/>
        </w:rPr>
        <w:t>Proceedings of the National Academy of Sciences</w:t>
      </w:r>
      <w:r w:rsidRPr="00307224">
        <w:rPr>
          <w:lang w:val="en-GB"/>
        </w:rPr>
        <w:t>, 108, 10591–10596.</w:t>
      </w:r>
    </w:p>
    <w:p w14:paraId="1CCF95EE" w14:textId="77777777" w:rsidR="00307224" w:rsidRPr="00307224" w:rsidRDefault="00307224" w:rsidP="00307224">
      <w:pPr>
        <w:pStyle w:val="Bibliography"/>
        <w:rPr>
          <w:lang w:val="en-GB"/>
        </w:rPr>
      </w:pPr>
      <w:r w:rsidRPr="00307224">
        <w:rPr>
          <w:lang w:val="en-GB"/>
        </w:rPr>
        <w:t xml:space="preserve">Denderen, D. van, Gislason, H., Heuvel, J. van den &amp; Andersen, K.H. (n.d.). Global analysis of fish growth rates shows weaker responses to temperature than metabolic predictions. </w:t>
      </w:r>
      <w:r w:rsidRPr="00307224">
        <w:rPr>
          <w:i/>
          <w:iCs/>
          <w:lang w:val="en-GB"/>
        </w:rPr>
        <w:t>Global Ecology and Biogeography</w:t>
      </w:r>
      <w:r w:rsidRPr="00307224">
        <w:rPr>
          <w:lang w:val="en-GB"/>
        </w:rPr>
        <w:t>, n/a.</w:t>
      </w:r>
    </w:p>
    <w:p w14:paraId="62B77FAF" w14:textId="77777777" w:rsidR="00307224" w:rsidRPr="00307224" w:rsidRDefault="00307224" w:rsidP="00307224">
      <w:pPr>
        <w:pStyle w:val="Bibliography"/>
        <w:rPr>
          <w:lang w:val="en-GB"/>
        </w:rPr>
      </w:pPr>
      <w:r w:rsidRPr="00307224">
        <w:rPr>
          <w:lang w:val="en-GB"/>
        </w:rPr>
        <w:lastRenderedPageBreak/>
        <w:t xml:space="preserve">van Dorst, R.M., Gårdmark, A., Svanbäck, R., Beier, U., Weyhenmeyer, G.A. &amp; Huss, M. (2019). Warmer and browner waters decrease fish biomass production. </w:t>
      </w:r>
      <w:r w:rsidRPr="00307224">
        <w:rPr>
          <w:i/>
          <w:iCs/>
          <w:lang w:val="en-GB"/>
        </w:rPr>
        <w:t>Global Change Biology</w:t>
      </w:r>
      <w:r w:rsidRPr="00307224">
        <w:rPr>
          <w:lang w:val="en-GB"/>
        </w:rPr>
        <w:t>, 25, 1395–1408.</w:t>
      </w:r>
    </w:p>
    <w:p w14:paraId="34AA4D91" w14:textId="77777777" w:rsidR="00307224" w:rsidRPr="00307224" w:rsidRDefault="00307224" w:rsidP="00307224">
      <w:pPr>
        <w:pStyle w:val="Bibliography"/>
        <w:rPr>
          <w:lang w:val="en-GB"/>
        </w:rPr>
      </w:pPr>
      <w:r w:rsidRPr="00307224">
        <w:rPr>
          <w:lang w:val="en-GB"/>
        </w:rPr>
        <w:t xml:space="preserve">Downs, C.J., Hayes, J.P. &amp; Tracy, C.R. (2008). Scaling metabolic rate with body mass and inverse body temperature: A test of the Arrhenius fractal supply model. </w:t>
      </w:r>
      <w:r w:rsidRPr="00307224">
        <w:rPr>
          <w:i/>
          <w:iCs/>
          <w:lang w:val="en-GB"/>
        </w:rPr>
        <w:t>Functional Ecology</w:t>
      </w:r>
      <w:r w:rsidRPr="00307224">
        <w:rPr>
          <w:lang w:val="en-GB"/>
        </w:rPr>
        <w:t>, 22, 239–244.</w:t>
      </w:r>
    </w:p>
    <w:p w14:paraId="046E8A39" w14:textId="77777777" w:rsidR="00307224" w:rsidRPr="00307224" w:rsidRDefault="00307224" w:rsidP="00307224">
      <w:pPr>
        <w:pStyle w:val="Bibliography"/>
        <w:rPr>
          <w:lang w:val="en-GB"/>
        </w:rPr>
      </w:pPr>
      <w:r w:rsidRPr="00307224">
        <w:rPr>
          <w:lang w:val="en-GB"/>
        </w:rPr>
        <w:t xml:space="preserve">Elliott, J.M. &amp; Hurley, M.A. (1995). The Functional Relationship between Body Size and Growth Rate in Fish. </w:t>
      </w:r>
      <w:r w:rsidRPr="00307224">
        <w:rPr>
          <w:i/>
          <w:iCs/>
          <w:lang w:val="en-GB"/>
        </w:rPr>
        <w:t>Functional Ecology</w:t>
      </w:r>
      <w:r w:rsidRPr="00307224">
        <w:rPr>
          <w:lang w:val="en-GB"/>
        </w:rPr>
        <w:t>, 9, 625.</w:t>
      </w:r>
    </w:p>
    <w:p w14:paraId="1FB95851" w14:textId="77777777" w:rsidR="00307224" w:rsidRPr="00307224" w:rsidRDefault="00307224" w:rsidP="00307224">
      <w:pPr>
        <w:pStyle w:val="Bibliography"/>
        <w:rPr>
          <w:lang w:val="en-GB"/>
        </w:rPr>
      </w:pPr>
      <w:r w:rsidRPr="00307224">
        <w:rPr>
          <w:lang w:val="en-GB"/>
        </w:rPr>
        <w:t xml:space="preserve">Englund, G., Öhlund, G., Hein, C.L. &amp; Diehl, S. (2011). Temperature dependence of the functional response. </w:t>
      </w:r>
      <w:r w:rsidRPr="00307224">
        <w:rPr>
          <w:i/>
          <w:iCs/>
          <w:lang w:val="en-GB"/>
        </w:rPr>
        <w:t>Ecology Letters</w:t>
      </w:r>
      <w:r w:rsidRPr="00307224">
        <w:rPr>
          <w:lang w:val="en-GB"/>
        </w:rPr>
        <w:t>, 14, 914–921.</w:t>
      </w:r>
    </w:p>
    <w:p w14:paraId="247DEA54" w14:textId="77777777" w:rsidR="00307224" w:rsidRPr="00307224" w:rsidRDefault="00307224" w:rsidP="00307224">
      <w:pPr>
        <w:pStyle w:val="Bibliography"/>
        <w:rPr>
          <w:lang w:val="en-GB"/>
        </w:rPr>
      </w:pPr>
      <w:r w:rsidRPr="00307224">
        <w:rPr>
          <w:lang w:val="en-GB"/>
        </w:rPr>
        <w:t xml:space="preserve">Essington, T.E., Kitchell, J.F. &amp; Walters, C.J. (2001). The von Bertalanffy growth function, bioenergetics, and the consumption rates of fish. </w:t>
      </w:r>
      <w:r w:rsidRPr="00307224">
        <w:rPr>
          <w:i/>
          <w:iCs/>
          <w:lang w:val="en-GB"/>
        </w:rPr>
        <w:t>Canadian Journal of Fisheries and Aquatic Sciences</w:t>
      </w:r>
      <w:r w:rsidRPr="00307224">
        <w:rPr>
          <w:lang w:val="en-GB"/>
        </w:rPr>
        <w:t>, 58, 2129–2138.</w:t>
      </w:r>
    </w:p>
    <w:p w14:paraId="0D935643" w14:textId="77777777" w:rsidR="00307224" w:rsidRPr="00307224" w:rsidRDefault="00307224" w:rsidP="00307224">
      <w:pPr>
        <w:pStyle w:val="Bibliography"/>
        <w:rPr>
          <w:lang w:val="en-GB"/>
        </w:rPr>
      </w:pPr>
      <w:r w:rsidRPr="00307224">
        <w:rPr>
          <w:lang w:val="en-GB"/>
        </w:rPr>
        <w:t xml:space="preserve">Fernández-i-Marín, X. (2016). ggmcmc: Analysis of MCMC Samples and Bayesian Inference. </w:t>
      </w:r>
      <w:r w:rsidRPr="00307224">
        <w:rPr>
          <w:i/>
          <w:iCs/>
          <w:lang w:val="en-GB"/>
        </w:rPr>
        <w:t>Journal of Statistical Software</w:t>
      </w:r>
      <w:r w:rsidRPr="00307224">
        <w:rPr>
          <w:lang w:val="en-GB"/>
        </w:rPr>
        <w:t>, 70, 1–20.</w:t>
      </w:r>
    </w:p>
    <w:p w14:paraId="6860EF3A" w14:textId="77777777" w:rsidR="00307224" w:rsidRPr="00307224" w:rsidRDefault="00307224" w:rsidP="00307224">
      <w:pPr>
        <w:pStyle w:val="Bibliography"/>
        <w:rPr>
          <w:lang w:val="en-GB"/>
        </w:rPr>
      </w:pPr>
      <w:r w:rsidRPr="00307224">
        <w:rPr>
          <w:lang w:val="en-GB"/>
        </w:rPr>
        <w:t xml:space="preserve">Forster, J., Hirst, A.G. &amp; Atkinson, D. (2012). Warming-induced reductions in body size are greater in aquatic than terrestrial species. </w:t>
      </w:r>
      <w:r w:rsidRPr="00307224">
        <w:rPr>
          <w:i/>
          <w:iCs/>
          <w:lang w:val="en-GB"/>
        </w:rPr>
        <w:t>PNAS</w:t>
      </w:r>
      <w:r w:rsidRPr="00307224">
        <w:rPr>
          <w:lang w:val="en-GB"/>
        </w:rPr>
        <w:t>, 109, 19310–19314.</w:t>
      </w:r>
    </w:p>
    <w:p w14:paraId="69C66852" w14:textId="77777777" w:rsidR="00307224" w:rsidRPr="00307224" w:rsidRDefault="00307224" w:rsidP="00307224">
      <w:pPr>
        <w:pStyle w:val="Bibliography"/>
        <w:rPr>
          <w:lang w:val="en-GB"/>
        </w:rPr>
      </w:pPr>
      <w:r w:rsidRPr="00307224">
        <w:rPr>
          <w:lang w:val="en-GB"/>
        </w:rPr>
        <w:t xml:space="preserve">Fossen, E.I.F., Pélabon, C. &amp; Einum, S. (2019). Genetic and environmental effects on the scaling of metabolic rate with body size. </w:t>
      </w:r>
      <w:r w:rsidRPr="00307224">
        <w:rPr>
          <w:i/>
          <w:iCs/>
          <w:lang w:val="en-GB"/>
        </w:rPr>
        <w:t>Journal of Experimental Biology</w:t>
      </w:r>
      <w:r w:rsidRPr="00307224">
        <w:rPr>
          <w:lang w:val="en-GB"/>
        </w:rPr>
        <w:t>, 222.</w:t>
      </w:r>
    </w:p>
    <w:p w14:paraId="7B9D1356" w14:textId="77777777" w:rsidR="00307224" w:rsidRPr="00307224" w:rsidRDefault="00307224" w:rsidP="00307224">
      <w:pPr>
        <w:pStyle w:val="Bibliography"/>
        <w:rPr>
          <w:lang w:val="en-GB"/>
        </w:rPr>
      </w:pPr>
      <w:r w:rsidRPr="00307224">
        <w:rPr>
          <w:lang w:val="en-GB"/>
        </w:rPr>
        <w:t xml:space="preserve">Fussmann, K.E., Schwarzmüller, F., Brose, U., Jousset, A. &amp; Rall, B.C. (2014). Ecological stability in response to warming. </w:t>
      </w:r>
      <w:r w:rsidRPr="00307224">
        <w:rPr>
          <w:i/>
          <w:iCs/>
          <w:lang w:val="en-GB"/>
        </w:rPr>
        <w:t>Nature Climate Change</w:t>
      </w:r>
      <w:r w:rsidRPr="00307224">
        <w:rPr>
          <w:lang w:val="en-GB"/>
        </w:rPr>
        <w:t>, 4, 206–210.</w:t>
      </w:r>
    </w:p>
    <w:p w14:paraId="53FBCC9E" w14:textId="77777777" w:rsidR="00307224" w:rsidRPr="00307224" w:rsidRDefault="00307224" w:rsidP="00307224">
      <w:pPr>
        <w:pStyle w:val="Bibliography"/>
        <w:rPr>
          <w:lang w:val="en-GB"/>
        </w:rPr>
      </w:pPr>
      <w:r w:rsidRPr="00307224">
        <w:rPr>
          <w:lang w:val="en-GB"/>
        </w:rPr>
        <w:t xml:space="preserve">Gabry, J., Simpson, D., Vehtari, A., Betancourt, M. &amp; Gelman, A. (2019). Visualization in Bayesian workflow. </w:t>
      </w:r>
      <w:r w:rsidRPr="00307224">
        <w:rPr>
          <w:i/>
          <w:iCs/>
          <w:lang w:val="en-GB"/>
        </w:rPr>
        <w:t>J. R. Stat. Soc. A</w:t>
      </w:r>
      <w:r w:rsidRPr="00307224">
        <w:rPr>
          <w:lang w:val="en-GB"/>
        </w:rPr>
        <w:t>, 182, 389–402.</w:t>
      </w:r>
    </w:p>
    <w:p w14:paraId="7DE5A555" w14:textId="77777777" w:rsidR="00307224" w:rsidRPr="00307224" w:rsidRDefault="00307224" w:rsidP="00307224">
      <w:pPr>
        <w:pStyle w:val="Bibliography"/>
        <w:rPr>
          <w:lang w:val="en-GB"/>
        </w:rPr>
      </w:pPr>
      <w:r w:rsidRPr="00307224">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307224">
        <w:rPr>
          <w:i/>
          <w:iCs/>
          <w:lang w:val="en-GB"/>
        </w:rPr>
        <w:t>Aquaculture International</w:t>
      </w:r>
      <w:r w:rsidRPr="00307224">
        <w:rPr>
          <w:lang w:val="en-GB"/>
        </w:rPr>
        <w:t>, 19, 131–141.</w:t>
      </w:r>
    </w:p>
    <w:p w14:paraId="6E04A935" w14:textId="77777777" w:rsidR="00307224" w:rsidRPr="00307224" w:rsidRDefault="00307224" w:rsidP="00307224">
      <w:pPr>
        <w:pStyle w:val="Bibliography"/>
        <w:rPr>
          <w:lang w:val="en-GB"/>
        </w:rPr>
      </w:pPr>
      <w:r w:rsidRPr="00307224">
        <w:rPr>
          <w:lang w:val="en-GB"/>
        </w:rPr>
        <w:t xml:space="preserve">Gardner, J.L., Peters, A., Kearney, M.R., Joseph, L. &amp; Heinsohn, R. (2011). Declining body size: a third universal response to warming? </w:t>
      </w:r>
      <w:r w:rsidRPr="00307224">
        <w:rPr>
          <w:i/>
          <w:iCs/>
          <w:lang w:val="en-GB"/>
        </w:rPr>
        <w:t>Trends in Ecology &amp; Evolution</w:t>
      </w:r>
      <w:r w:rsidRPr="00307224">
        <w:rPr>
          <w:lang w:val="en-GB"/>
        </w:rPr>
        <w:t>, 26, 285–291.</w:t>
      </w:r>
    </w:p>
    <w:p w14:paraId="43DC55DB" w14:textId="77777777" w:rsidR="00307224" w:rsidRPr="00307224" w:rsidRDefault="00307224" w:rsidP="00307224">
      <w:pPr>
        <w:pStyle w:val="Bibliography"/>
        <w:rPr>
          <w:lang w:val="en-GB"/>
        </w:rPr>
      </w:pPr>
      <w:r w:rsidRPr="00307224">
        <w:rPr>
          <w:lang w:val="en-GB"/>
        </w:rPr>
        <w:t xml:space="preserve">Gelman, A., Carlin, J., Stern, H. &amp; Rubin, D. (2003). </w:t>
      </w:r>
      <w:r w:rsidRPr="00307224">
        <w:rPr>
          <w:i/>
          <w:iCs/>
          <w:lang w:val="en-GB"/>
        </w:rPr>
        <w:t>Bayesian Data Analysis. 2nd edition</w:t>
      </w:r>
      <w:r w:rsidRPr="00307224">
        <w:rPr>
          <w:lang w:val="en-GB"/>
        </w:rPr>
        <w:t>. Chapman and Hall/CRC, Boca Raton.</w:t>
      </w:r>
    </w:p>
    <w:p w14:paraId="76D69948" w14:textId="77777777" w:rsidR="00307224" w:rsidRPr="00307224" w:rsidRDefault="00307224" w:rsidP="00307224">
      <w:pPr>
        <w:pStyle w:val="Bibliography"/>
        <w:rPr>
          <w:lang w:val="en-GB"/>
        </w:rPr>
      </w:pPr>
      <w:r w:rsidRPr="00307224">
        <w:rPr>
          <w:lang w:val="en-GB"/>
        </w:rPr>
        <w:t xml:space="preserve">Gelman, A. &amp; Hill, J. (2007). </w:t>
      </w:r>
      <w:r w:rsidRPr="00307224">
        <w:rPr>
          <w:i/>
          <w:iCs/>
          <w:lang w:val="en-GB"/>
        </w:rPr>
        <w:t>Data Analysis Using Regression and Multilevel/Hierarchical Models</w:t>
      </w:r>
      <w:r w:rsidRPr="00307224">
        <w:rPr>
          <w:lang w:val="en-GB"/>
        </w:rPr>
        <w:t>. Cambridge University Press.</w:t>
      </w:r>
    </w:p>
    <w:p w14:paraId="21C3607C" w14:textId="77777777" w:rsidR="00307224" w:rsidRPr="00307224" w:rsidRDefault="00307224" w:rsidP="00307224">
      <w:pPr>
        <w:pStyle w:val="Bibliography"/>
        <w:rPr>
          <w:lang w:val="en-GB"/>
        </w:rPr>
      </w:pPr>
      <w:r w:rsidRPr="00307224">
        <w:rPr>
          <w:lang w:val="en-GB"/>
        </w:rPr>
        <w:t xml:space="preserve">Gillooly, J.F., Brown, J.H., West, G.B., Savage, V.M. &amp; Charnov, E.L. (2001). Effects of size and temperature on metabolic rate. </w:t>
      </w:r>
      <w:r w:rsidRPr="00307224">
        <w:rPr>
          <w:i/>
          <w:iCs/>
          <w:lang w:val="en-GB"/>
        </w:rPr>
        <w:t>Science</w:t>
      </w:r>
      <w:r w:rsidRPr="00307224">
        <w:rPr>
          <w:lang w:val="en-GB"/>
        </w:rPr>
        <w:t>, 2248–2251.</w:t>
      </w:r>
    </w:p>
    <w:p w14:paraId="5F593C4D" w14:textId="77777777" w:rsidR="00307224" w:rsidRPr="00307224" w:rsidRDefault="00307224" w:rsidP="00307224">
      <w:pPr>
        <w:pStyle w:val="Bibliography"/>
        <w:rPr>
          <w:lang w:val="en-GB"/>
        </w:rPr>
      </w:pPr>
      <w:r w:rsidRPr="00307224">
        <w:rPr>
          <w:lang w:val="en-GB"/>
        </w:rPr>
        <w:t xml:space="preserve">Glazier, D.S. (2005). Beyond the “3/4-power law”: variation in the intra- and interspecific scaling of metabolic rate in animals. </w:t>
      </w:r>
      <w:r w:rsidRPr="00307224">
        <w:rPr>
          <w:i/>
          <w:iCs/>
          <w:lang w:val="en-GB"/>
        </w:rPr>
        <w:t>Biological Reviews of the Cambridge Philosophical Society</w:t>
      </w:r>
      <w:r w:rsidRPr="00307224">
        <w:rPr>
          <w:lang w:val="en-GB"/>
        </w:rPr>
        <w:t>, 80, 611–662.</w:t>
      </w:r>
    </w:p>
    <w:p w14:paraId="7D6B4C35" w14:textId="77777777" w:rsidR="00307224" w:rsidRPr="00307224" w:rsidRDefault="00307224" w:rsidP="00307224">
      <w:pPr>
        <w:pStyle w:val="Bibliography"/>
        <w:rPr>
          <w:lang w:val="en-GB"/>
        </w:rPr>
      </w:pPr>
      <w:r w:rsidRPr="00307224">
        <w:rPr>
          <w:lang w:val="en-GB"/>
        </w:rPr>
        <w:t xml:space="preserve">Glazier, D.S. (2010). A unifying explanation for diverse metabolic scaling in animals and plants. </w:t>
      </w:r>
      <w:r w:rsidRPr="00307224">
        <w:rPr>
          <w:i/>
          <w:iCs/>
          <w:lang w:val="en-GB"/>
        </w:rPr>
        <w:t>Biological Reviews of the Cambridge Philosophical Society</w:t>
      </w:r>
      <w:r w:rsidRPr="00307224">
        <w:rPr>
          <w:lang w:val="en-GB"/>
        </w:rPr>
        <w:t>, 85, 111–138.</w:t>
      </w:r>
    </w:p>
    <w:p w14:paraId="18577F39" w14:textId="77777777" w:rsidR="00307224" w:rsidRPr="00307224" w:rsidRDefault="00307224" w:rsidP="00307224">
      <w:pPr>
        <w:pStyle w:val="Bibliography"/>
        <w:rPr>
          <w:lang w:val="en-GB"/>
        </w:rPr>
      </w:pPr>
      <w:r w:rsidRPr="00307224">
        <w:rPr>
          <w:lang w:val="en-GB"/>
        </w:rPr>
        <w:t xml:space="preserve">Handeland, S.O., Imsland, A.K. &amp; Stefansson, S.O. (2008). The effect of temperature and fish size on growth, feed intake, food conversion efficiency and stomach evacuation rate of Atlantic salmon post-smolts. </w:t>
      </w:r>
      <w:r w:rsidRPr="00307224">
        <w:rPr>
          <w:i/>
          <w:iCs/>
          <w:lang w:val="en-GB"/>
        </w:rPr>
        <w:t>Aquaculture</w:t>
      </w:r>
      <w:r w:rsidRPr="00307224">
        <w:rPr>
          <w:lang w:val="en-GB"/>
        </w:rPr>
        <w:t>, 283, 36–42.</w:t>
      </w:r>
    </w:p>
    <w:p w14:paraId="6FB86BD2" w14:textId="77777777" w:rsidR="00307224" w:rsidRPr="00307224" w:rsidRDefault="00307224" w:rsidP="00307224">
      <w:pPr>
        <w:pStyle w:val="Bibliography"/>
        <w:rPr>
          <w:lang w:val="sv-SE"/>
        </w:rPr>
      </w:pPr>
      <w:r w:rsidRPr="00307224">
        <w:rPr>
          <w:lang w:val="en-GB"/>
        </w:rPr>
        <w:t xml:space="preserve">Harrison, X.A., Donaldson, L., Correa-Cano, M.E., Evans, J., Fisher, D.N., Goodwin, C.E.D., </w:t>
      </w:r>
      <w:r w:rsidRPr="00307224">
        <w:rPr>
          <w:i/>
          <w:iCs/>
          <w:lang w:val="en-GB"/>
        </w:rPr>
        <w:t>et al.</w:t>
      </w:r>
      <w:r w:rsidRPr="00307224">
        <w:rPr>
          <w:lang w:val="en-GB"/>
        </w:rPr>
        <w:t xml:space="preserve"> (2018). A brief introduction to mixed effects modelling and multi-model inference in ecology. </w:t>
      </w:r>
      <w:r w:rsidRPr="00307224">
        <w:rPr>
          <w:i/>
          <w:iCs/>
          <w:lang w:val="sv-SE"/>
        </w:rPr>
        <w:t>PeerJ</w:t>
      </w:r>
      <w:r w:rsidRPr="00307224">
        <w:rPr>
          <w:lang w:val="sv-SE"/>
        </w:rPr>
        <w:t>, 6, e4794.</w:t>
      </w:r>
    </w:p>
    <w:p w14:paraId="110D4763" w14:textId="77777777" w:rsidR="00307224" w:rsidRPr="00307224" w:rsidRDefault="00307224" w:rsidP="00307224">
      <w:pPr>
        <w:pStyle w:val="Bibliography"/>
        <w:rPr>
          <w:lang w:val="en-GB"/>
        </w:rPr>
      </w:pPr>
      <w:r w:rsidRPr="00307224">
        <w:rPr>
          <w:lang w:val="sv-SE"/>
        </w:rPr>
        <w:t xml:space="preserve">Hartvig, M., Andersen, K.H. &amp; Beyer, J.E. (2011). </w:t>
      </w:r>
      <w:r w:rsidRPr="00307224">
        <w:rPr>
          <w:lang w:val="en-GB"/>
        </w:rPr>
        <w:t xml:space="preserve">Food web framework for size-structured populations. </w:t>
      </w:r>
      <w:r w:rsidRPr="00307224">
        <w:rPr>
          <w:i/>
          <w:iCs/>
          <w:lang w:val="en-GB"/>
        </w:rPr>
        <w:t>Journal of Theoretical Biology</w:t>
      </w:r>
      <w:r w:rsidRPr="00307224">
        <w:rPr>
          <w:lang w:val="en-GB"/>
        </w:rPr>
        <w:t>, 272, 113–122.</w:t>
      </w:r>
    </w:p>
    <w:p w14:paraId="45784A40" w14:textId="77777777" w:rsidR="00307224" w:rsidRPr="00307224" w:rsidRDefault="00307224" w:rsidP="00307224">
      <w:pPr>
        <w:pStyle w:val="Bibliography"/>
        <w:rPr>
          <w:lang w:val="en-GB"/>
        </w:rPr>
      </w:pPr>
      <w:r w:rsidRPr="00307224">
        <w:rPr>
          <w:lang w:val="en-GB"/>
        </w:rPr>
        <w:t>Heincke, F. (1913). Rapp. Proc. Verb. Réun. ICES 16, 1–70.</w:t>
      </w:r>
    </w:p>
    <w:p w14:paraId="32C55650" w14:textId="77777777" w:rsidR="00307224" w:rsidRPr="00307224" w:rsidRDefault="00307224" w:rsidP="00307224">
      <w:pPr>
        <w:pStyle w:val="Bibliography"/>
        <w:rPr>
          <w:lang w:val="en-GB"/>
        </w:rPr>
      </w:pPr>
      <w:r w:rsidRPr="00307224">
        <w:rPr>
          <w:lang w:val="en-GB"/>
        </w:rPr>
        <w:lastRenderedPageBreak/>
        <w:t xml:space="preserve">Hepher, B. (1988). </w:t>
      </w:r>
      <w:r w:rsidRPr="00307224">
        <w:rPr>
          <w:i/>
          <w:iCs/>
          <w:lang w:val="en-GB"/>
        </w:rPr>
        <w:t>Nutrition of Pond Fishes</w:t>
      </w:r>
      <w:r w:rsidRPr="00307224">
        <w:rPr>
          <w:lang w:val="en-GB"/>
        </w:rPr>
        <w:t>. Cambridge University Press.</w:t>
      </w:r>
    </w:p>
    <w:p w14:paraId="578D0577" w14:textId="77777777" w:rsidR="00307224" w:rsidRPr="00307224" w:rsidRDefault="00307224" w:rsidP="00307224">
      <w:pPr>
        <w:pStyle w:val="Bibliography"/>
        <w:rPr>
          <w:lang w:val="en-GB"/>
        </w:rPr>
      </w:pPr>
      <w:r w:rsidRPr="00307224">
        <w:rPr>
          <w:lang w:val="en-GB"/>
        </w:rPr>
        <w:t xml:space="preserve">Horne, C.R., Hirst, Andrew.G. &amp; Atkinson, D. (2015). Temperature-size responses match latitudinal-size clines in arthropods, revealing critical differences between aquatic and terrestrial species. </w:t>
      </w:r>
      <w:r w:rsidRPr="00307224">
        <w:rPr>
          <w:i/>
          <w:iCs/>
          <w:lang w:val="en-GB"/>
        </w:rPr>
        <w:t>Ecology Letters</w:t>
      </w:r>
      <w:r w:rsidRPr="00307224">
        <w:rPr>
          <w:lang w:val="en-GB"/>
        </w:rPr>
        <w:t>, 18, 327–335.</w:t>
      </w:r>
    </w:p>
    <w:p w14:paraId="58178E3B" w14:textId="77777777" w:rsidR="00307224" w:rsidRPr="00307224" w:rsidRDefault="00307224" w:rsidP="00307224">
      <w:pPr>
        <w:pStyle w:val="Bibliography"/>
        <w:rPr>
          <w:lang w:val="en-GB"/>
        </w:rPr>
      </w:pPr>
      <w:r w:rsidRPr="00307224">
        <w:rPr>
          <w:lang w:val="en-GB"/>
        </w:rPr>
        <w:t xml:space="preserve">Huey, R.B. &amp; Kingsolver, J.G. (2019). Climate Warming, Resource Availability, and the Metabolic Meltdown of Ectotherms. </w:t>
      </w:r>
      <w:r w:rsidRPr="00307224">
        <w:rPr>
          <w:i/>
          <w:iCs/>
          <w:lang w:val="en-GB"/>
        </w:rPr>
        <w:t>The American Naturalist</w:t>
      </w:r>
      <w:r w:rsidRPr="00307224">
        <w:rPr>
          <w:lang w:val="en-GB"/>
        </w:rPr>
        <w:t>, 194, E140–E150.</w:t>
      </w:r>
    </w:p>
    <w:p w14:paraId="1AB84BC5" w14:textId="77777777" w:rsidR="00307224" w:rsidRPr="00307224" w:rsidRDefault="00307224" w:rsidP="00307224">
      <w:pPr>
        <w:pStyle w:val="Bibliography"/>
        <w:rPr>
          <w:lang w:val="en-GB"/>
        </w:rPr>
      </w:pPr>
      <w:r w:rsidRPr="00307224">
        <w:rPr>
          <w:lang w:val="en-GB"/>
        </w:rPr>
        <w:t xml:space="preserve">Huss, M., Lindmark, M., Jacobson, P., van Dorst, R.M. &amp; Gårdmark, A. (2019). Experimental evidence of gradual size‐dependent shifts in body size and growth of fish in response to warming. </w:t>
      </w:r>
      <w:r w:rsidRPr="00307224">
        <w:rPr>
          <w:i/>
          <w:iCs/>
          <w:lang w:val="en-GB"/>
        </w:rPr>
        <w:t>Global Change Biology</w:t>
      </w:r>
      <w:r w:rsidRPr="00307224">
        <w:rPr>
          <w:lang w:val="en-GB"/>
        </w:rPr>
        <w:t>.</w:t>
      </w:r>
    </w:p>
    <w:p w14:paraId="2B3F9258" w14:textId="77777777" w:rsidR="00307224" w:rsidRPr="00307224" w:rsidRDefault="00307224" w:rsidP="00307224">
      <w:pPr>
        <w:pStyle w:val="Bibliography"/>
        <w:rPr>
          <w:lang w:val="en-GB"/>
        </w:rPr>
      </w:pPr>
      <w:r w:rsidRPr="00307224">
        <w:rPr>
          <w:lang w:val="en-GB"/>
        </w:rPr>
        <w:t xml:space="preserve">Jerde, C.L., Kraskura, K., Eliason, E.J., Csik, S.R., Stier, A.C. &amp; Taper, M.L. (2019). Strong Evidence for an Intraspecific Metabolic Scaling Coefficient Near 0.89 in Fish. </w:t>
      </w:r>
      <w:r w:rsidRPr="00307224">
        <w:rPr>
          <w:i/>
          <w:iCs/>
          <w:lang w:val="en-GB"/>
        </w:rPr>
        <w:t>Front. Physiol.</w:t>
      </w:r>
      <w:r w:rsidRPr="00307224">
        <w:rPr>
          <w:lang w:val="en-GB"/>
        </w:rPr>
        <w:t>, 10, 1166.</w:t>
      </w:r>
    </w:p>
    <w:p w14:paraId="40DE0246" w14:textId="77777777" w:rsidR="00307224" w:rsidRPr="00307224" w:rsidRDefault="00307224" w:rsidP="00307224">
      <w:pPr>
        <w:pStyle w:val="Bibliography"/>
        <w:rPr>
          <w:lang w:val="en-GB"/>
        </w:rPr>
      </w:pPr>
      <w:r w:rsidRPr="00307224">
        <w:rPr>
          <w:lang w:val="en-GB"/>
        </w:rPr>
        <w:t xml:space="preserve">Jobling, M. (1997). Temperature and growth: modulation of growth rate via temperature change. In: </w:t>
      </w:r>
      <w:r w:rsidRPr="00307224">
        <w:rPr>
          <w:i/>
          <w:iCs/>
          <w:lang w:val="en-GB"/>
        </w:rPr>
        <w:t>Global Warming: Implications for Freshwater and Marine Fish</w:t>
      </w:r>
      <w:r w:rsidRPr="00307224">
        <w:rPr>
          <w:lang w:val="en-GB"/>
        </w:rPr>
        <w:t xml:space="preserve"> (eds. Wood, C.M. &amp; McDonald, D.G.). Cambridge University Press, Cambridge, pp. 225–254.</w:t>
      </w:r>
    </w:p>
    <w:p w14:paraId="200A1C23" w14:textId="77777777" w:rsidR="00307224" w:rsidRPr="00307224" w:rsidRDefault="00307224" w:rsidP="00307224">
      <w:pPr>
        <w:pStyle w:val="Bibliography"/>
        <w:rPr>
          <w:lang w:val="en-GB"/>
        </w:rPr>
      </w:pPr>
      <w:r w:rsidRPr="005440C4">
        <w:rPr>
          <w:lang w:val="sv-SE"/>
        </w:rPr>
        <w:t xml:space="preserve">Jutfelt, F., Norin, T., Åsheim, E.R., Rowsey, L.E., Andreassen, A.H., Morgan, R., </w:t>
      </w:r>
      <w:r w:rsidRPr="005440C4">
        <w:rPr>
          <w:i/>
          <w:iCs/>
          <w:lang w:val="sv-SE"/>
        </w:rPr>
        <w:t>et al.</w:t>
      </w:r>
      <w:r w:rsidRPr="005440C4">
        <w:rPr>
          <w:lang w:val="sv-SE"/>
        </w:rPr>
        <w:t xml:space="preserve"> </w:t>
      </w:r>
      <w:r w:rsidRPr="00307224">
        <w:rPr>
          <w:lang w:val="en-GB"/>
        </w:rPr>
        <w:t xml:space="preserve">(2020). </w:t>
      </w:r>
      <w:r w:rsidRPr="00307224">
        <w:rPr>
          <w:i/>
          <w:iCs/>
          <w:lang w:val="en-GB"/>
        </w:rPr>
        <w:t>The aerobic scope protection hypothesis: a mechanism explaining reduced growth of ectotherms in warming environments?</w:t>
      </w:r>
      <w:r w:rsidRPr="00307224">
        <w:rPr>
          <w:lang w:val="en-GB"/>
        </w:rPr>
        <w:t xml:space="preserve"> (preprint). EcoEvoRxiv.</w:t>
      </w:r>
    </w:p>
    <w:p w14:paraId="3EE622FD" w14:textId="77777777" w:rsidR="00307224" w:rsidRPr="00307224" w:rsidRDefault="00307224" w:rsidP="00307224">
      <w:pPr>
        <w:pStyle w:val="Bibliography"/>
        <w:rPr>
          <w:lang w:val="en-GB"/>
        </w:rPr>
      </w:pPr>
      <w:r w:rsidRPr="00307224">
        <w:rPr>
          <w:lang w:val="en-GB"/>
        </w:rPr>
        <w:t xml:space="preserve">Kearney, M. (2019). Reproductive Hyperallometry Does Not Challenge Mechanistic Growth Models. </w:t>
      </w:r>
      <w:r w:rsidRPr="00307224">
        <w:rPr>
          <w:i/>
          <w:iCs/>
          <w:lang w:val="en-GB"/>
        </w:rPr>
        <w:t>Trends in Ecology &amp; Evolution</w:t>
      </w:r>
      <w:r w:rsidRPr="00307224">
        <w:rPr>
          <w:lang w:val="en-GB"/>
        </w:rPr>
        <w:t>, 34, 275–276.</w:t>
      </w:r>
    </w:p>
    <w:p w14:paraId="1DD90733" w14:textId="77777777" w:rsidR="00307224" w:rsidRPr="00307224" w:rsidRDefault="00307224" w:rsidP="00307224">
      <w:pPr>
        <w:pStyle w:val="Bibliography"/>
        <w:rPr>
          <w:lang w:val="en-GB"/>
        </w:rPr>
      </w:pPr>
      <w:r w:rsidRPr="00307224">
        <w:rPr>
          <w:lang w:val="en-GB"/>
        </w:rPr>
        <w:t xml:space="preserve">Killen, S.S., Atkinson, D. &amp; Glazier, D.S. (2010). The intraspecific scaling of metabolic rate with body mass in fishes depends on lifestyle and temperature. </w:t>
      </w:r>
      <w:r w:rsidRPr="00307224">
        <w:rPr>
          <w:i/>
          <w:iCs/>
          <w:lang w:val="en-GB"/>
        </w:rPr>
        <w:t>Ecology Letters</w:t>
      </w:r>
      <w:r w:rsidRPr="00307224">
        <w:rPr>
          <w:lang w:val="en-GB"/>
        </w:rPr>
        <w:t>, 13, 184–193.</w:t>
      </w:r>
    </w:p>
    <w:p w14:paraId="29F5E75A" w14:textId="77777777" w:rsidR="00307224" w:rsidRPr="00307224" w:rsidRDefault="00307224" w:rsidP="00307224">
      <w:pPr>
        <w:pStyle w:val="Bibliography"/>
        <w:rPr>
          <w:lang w:val="en-GB"/>
        </w:rPr>
      </w:pPr>
      <w:r w:rsidRPr="00307224">
        <w:rPr>
          <w:lang w:val="en-GB"/>
        </w:rPr>
        <w:t xml:space="preserve">Kitchell, J.F., Stewart, D.J. &amp; Weininger, D. (1977). Applications of a bioenergetics model to yellow perch (Perca flavescens) and walleye (Stizostedion vitreum vitreum). </w:t>
      </w:r>
      <w:r w:rsidRPr="00307224">
        <w:rPr>
          <w:i/>
          <w:iCs/>
          <w:lang w:val="en-GB"/>
        </w:rPr>
        <w:t>Journal of the Fisheries Board of Canada</w:t>
      </w:r>
      <w:r w:rsidRPr="00307224">
        <w:rPr>
          <w:lang w:val="en-GB"/>
        </w:rPr>
        <w:t>, 34, 1922–1935.</w:t>
      </w:r>
    </w:p>
    <w:p w14:paraId="59B92788" w14:textId="77777777" w:rsidR="00307224" w:rsidRPr="00307224" w:rsidRDefault="00307224" w:rsidP="00307224">
      <w:pPr>
        <w:pStyle w:val="Bibliography"/>
        <w:rPr>
          <w:lang w:val="en-GB"/>
        </w:rPr>
      </w:pPr>
      <w:r w:rsidRPr="00307224">
        <w:rPr>
          <w:lang w:val="en-GB"/>
        </w:rPr>
        <w:t xml:space="preserve">Kooijman, S.A.L.M. (1993). </w:t>
      </w:r>
      <w:r w:rsidRPr="00307224">
        <w:rPr>
          <w:i/>
          <w:iCs/>
          <w:lang w:val="en-GB"/>
        </w:rPr>
        <w:t>Dynamic energy budgets in biological systems</w:t>
      </w:r>
      <w:r w:rsidRPr="00307224">
        <w:rPr>
          <w:lang w:val="en-GB"/>
        </w:rPr>
        <w:t>. Cambridge University Press.</w:t>
      </w:r>
    </w:p>
    <w:p w14:paraId="2F2E8352" w14:textId="77777777" w:rsidR="00307224" w:rsidRPr="00307224" w:rsidRDefault="00307224" w:rsidP="00307224">
      <w:pPr>
        <w:pStyle w:val="Bibliography"/>
        <w:rPr>
          <w:lang w:val="en-GB"/>
        </w:rPr>
      </w:pPr>
      <w:r w:rsidRPr="00307224">
        <w:rPr>
          <w:lang w:val="en-GB"/>
        </w:rPr>
        <w:t xml:space="preserve">Lefevre, S., McKenzie, D.J. &amp; Nilsson, G.E. (2017a). Models projecting the fate of fish populations under climate change need to be based on valid physiological mechanisms. </w:t>
      </w:r>
      <w:r w:rsidRPr="00307224">
        <w:rPr>
          <w:i/>
          <w:iCs/>
          <w:lang w:val="en-GB"/>
        </w:rPr>
        <w:t>Global Change Biology</w:t>
      </w:r>
      <w:r w:rsidRPr="00307224">
        <w:rPr>
          <w:lang w:val="en-GB"/>
        </w:rPr>
        <w:t>, 23, 3449–3459.</w:t>
      </w:r>
    </w:p>
    <w:p w14:paraId="26709E62" w14:textId="77777777" w:rsidR="00307224" w:rsidRPr="00307224" w:rsidRDefault="00307224" w:rsidP="00307224">
      <w:pPr>
        <w:pStyle w:val="Bibliography"/>
        <w:rPr>
          <w:lang w:val="en-GB"/>
        </w:rPr>
      </w:pPr>
      <w:r w:rsidRPr="00307224">
        <w:rPr>
          <w:lang w:val="en-GB"/>
        </w:rPr>
        <w:t xml:space="preserve">Lefevre, S., McKenzie, D.J. &amp; Nilsson, G.E. (2017b). Models projecting the fate of fish populations under climate change need to be based on valid physiological mechanisms. </w:t>
      </w:r>
      <w:r w:rsidRPr="00307224">
        <w:rPr>
          <w:i/>
          <w:iCs/>
          <w:lang w:val="en-GB"/>
        </w:rPr>
        <w:t>Global Change Biology</w:t>
      </w:r>
      <w:r w:rsidRPr="00307224">
        <w:rPr>
          <w:lang w:val="en-GB"/>
        </w:rPr>
        <w:t>, 23, 3449–3459.</w:t>
      </w:r>
    </w:p>
    <w:p w14:paraId="4978D4EA" w14:textId="77777777" w:rsidR="00307224" w:rsidRPr="00307224" w:rsidRDefault="00307224" w:rsidP="00307224">
      <w:pPr>
        <w:pStyle w:val="Bibliography"/>
        <w:rPr>
          <w:lang w:val="en-GB"/>
        </w:rPr>
      </w:pPr>
      <w:r w:rsidRPr="00307224">
        <w:rPr>
          <w:lang w:val="en-GB"/>
        </w:rPr>
        <w:t xml:space="preserve">Lemoine, N.P. &amp; Burkepile, D.E. (2012). Temperature-induced mismatches between consumption and metabolism reduce consumer fitness. </w:t>
      </w:r>
      <w:r w:rsidRPr="00307224">
        <w:rPr>
          <w:i/>
          <w:iCs/>
          <w:lang w:val="en-GB"/>
        </w:rPr>
        <w:t>Ecology</w:t>
      </w:r>
      <w:r w:rsidRPr="00307224">
        <w:rPr>
          <w:lang w:val="en-GB"/>
        </w:rPr>
        <w:t>, 93, 2483–2489.</w:t>
      </w:r>
    </w:p>
    <w:p w14:paraId="3B8D0181" w14:textId="77777777" w:rsidR="00307224" w:rsidRPr="00307224" w:rsidRDefault="00307224" w:rsidP="00307224">
      <w:pPr>
        <w:pStyle w:val="Bibliography"/>
        <w:rPr>
          <w:lang w:val="en-GB"/>
        </w:rPr>
      </w:pPr>
      <w:r w:rsidRPr="00307224">
        <w:rPr>
          <w:lang w:val="en-GB"/>
        </w:rPr>
        <w:t xml:space="preserve">Lindmark, M., Huss, M., Ohlberger, J. &amp; Gårdmark, A. (2018). Temperature-dependent body size effects determine population responses to climate warming. </w:t>
      </w:r>
      <w:r w:rsidRPr="00307224">
        <w:rPr>
          <w:i/>
          <w:iCs/>
          <w:lang w:val="en-GB"/>
        </w:rPr>
        <w:t>Ecology Letters</w:t>
      </w:r>
      <w:r w:rsidRPr="00307224">
        <w:rPr>
          <w:lang w:val="en-GB"/>
        </w:rPr>
        <w:t>, 21, 181–189.</w:t>
      </w:r>
    </w:p>
    <w:p w14:paraId="2B7F8C4E" w14:textId="77777777" w:rsidR="00307224" w:rsidRPr="00307224" w:rsidRDefault="00307224" w:rsidP="00307224">
      <w:pPr>
        <w:pStyle w:val="Bibliography"/>
        <w:rPr>
          <w:lang w:val="en-GB"/>
        </w:rPr>
      </w:pPr>
      <w:r w:rsidRPr="00307224">
        <w:rPr>
          <w:lang w:val="en-GB"/>
        </w:rPr>
        <w:t xml:space="preserve">Lindmark, M., Ohlberger, J., Huss, M. &amp; Gårdmark, A. (2019). Size‐based ecological interactions drive food web responses to climate warming. </w:t>
      </w:r>
      <w:r w:rsidRPr="00307224">
        <w:rPr>
          <w:i/>
          <w:iCs/>
          <w:lang w:val="en-GB"/>
        </w:rPr>
        <w:t>Ecology Letters</w:t>
      </w:r>
      <w:r w:rsidRPr="00307224">
        <w:rPr>
          <w:lang w:val="en-GB"/>
        </w:rPr>
        <w:t>, 22, 778–786.</w:t>
      </w:r>
    </w:p>
    <w:p w14:paraId="57364907" w14:textId="77777777" w:rsidR="00307224" w:rsidRPr="00307224" w:rsidRDefault="00307224" w:rsidP="00307224">
      <w:pPr>
        <w:pStyle w:val="Bibliography"/>
        <w:rPr>
          <w:lang w:val="en-GB"/>
        </w:rPr>
      </w:pPr>
      <w:r w:rsidRPr="00307224">
        <w:rPr>
          <w:lang w:val="en-GB"/>
        </w:rPr>
        <w:t xml:space="preserve">Lorenzen, K. (1996). The relationship between body weight and natural mortality in juvenile and adult fish: a comparison of natural ecosystems and aquaculture. </w:t>
      </w:r>
      <w:r w:rsidRPr="00307224">
        <w:rPr>
          <w:i/>
          <w:iCs/>
          <w:lang w:val="en-GB"/>
        </w:rPr>
        <w:t>Journal of Fish Biology</w:t>
      </w:r>
      <w:r w:rsidRPr="00307224">
        <w:rPr>
          <w:lang w:val="en-GB"/>
        </w:rPr>
        <w:t>, 49, 627–642.</w:t>
      </w:r>
    </w:p>
    <w:p w14:paraId="589C7053" w14:textId="77777777" w:rsidR="00307224" w:rsidRPr="00307224" w:rsidRDefault="00307224" w:rsidP="00307224">
      <w:pPr>
        <w:pStyle w:val="Bibliography"/>
        <w:rPr>
          <w:lang w:val="en-GB"/>
        </w:rPr>
      </w:pPr>
      <w:r w:rsidRPr="00307224">
        <w:rPr>
          <w:lang w:val="en-GB"/>
        </w:rPr>
        <w:t xml:space="preserve">Marshall, D.J. &amp; White, C.R. (2019a). Aquatic Life History Trajectories Are Shaped by Selection, Not Oxygen Limitation. </w:t>
      </w:r>
      <w:r w:rsidRPr="00307224">
        <w:rPr>
          <w:i/>
          <w:iCs/>
          <w:lang w:val="en-GB"/>
        </w:rPr>
        <w:t>Trends in Ecology &amp; Evolution</w:t>
      </w:r>
      <w:r w:rsidRPr="00307224">
        <w:rPr>
          <w:lang w:val="en-GB"/>
        </w:rPr>
        <w:t>.</w:t>
      </w:r>
    </w:p>
    <w:p w14:paraId="048E17BE" w14:textId="77777777" w:rsidR="00307224" w:rsidRPr="00307224" w:rsidRDefault="00307224" w:rsidP="00307224">
      <w:pPr>
        <w:pStyle w:val="Bibliography"/>
        <w:rPr>
          <w:lang w:val="en-GB"/>
        </w:rPr>
      </w:pPr>
      <w:r w:rsidRPr="00307224">
        <w:rPr>
          <w:lang w:val="en-GB"/>
        </w:rPr>
        <w:t xml:space="preserve">Marshall, D.J. &amp; White, C.R. (2019b). Have We Outgrown the Existing Models of Growth? </w:t>
      </w:r>
      <w:r w:rsidRPr="00307224">
        <w:rPr>
          <w:i/>
          <w:iCs/>
          <w:lang w:val="en-GB"/>
        </w:rPr>
        <w:t>Trends in Ecology &amp; Evolution</w:t>
      </w:r>
      <w:r w:rsidRPr="00307224">
        <w:rPr>
          <w:lang w:val="en-GB"/>
        </w:rPr>
        <w:t>, 34, 102–111.</w:t>
      </w:r>
    </w:p>
    <w:p w14:paraId="5A31839A" w14:textId="77777777" w:rsidR="00307224" w:rsidRPr="00307224" w:rsidRDefault="00307224" w:rsidP="00307224">
      <w:pPr>
        <w:pStyle w:val="Bibliography"/>
        <w:rPr>
          <w:lang w:val="en-GB"/>
        </w:rPr>
      </w:pPr>
      <w:r w:rsidRPr="00307224">
        <w:rPr>
          <w:lang w:val="en-GB"/>
        </w:rPr>
        <w:lastRenderedPageBreak/>
        <w:t xml:space="preserve">Maury, O. &amp; Poggiale, J.-C. (2013). From individuals to populations to communities: A dynamic energy budget model of marine ecosystem size-spectrum including life history diversity. </w:t>
      </w:r>
      <w:r w:rsidRPr="00307224">
        <w:rPr>
          <w:i/>
          <w:iCs/>
          <w:lang w:val="en-GB"/>
        </w:rPr>
        <w:t>Journal of Theoretical Biology</w:t>
      </w:r>
      <w:r w:rsidRPr="00307224">
        <w:rPr>
          <w:lang w:val="en-GB"/>
        </w:rPr>
        <w:t>, 324, 52–71.</w:t>
      </w:r>
    </w:p>
    <w:p w14:paraId="389291E6" w14:textId="77777777" w:rsidR="00307224" w:rsidRPr="00307224" w:rsidRDefault="00307224" w:rsidP="00307224">
      <w:pPr>
        <w:pStyle w:val="Bibliography"/>
        <w:rPr>
          <w:lang w:val="en-GB"/>
        </w:rPr>
      </w:pPr>
      <w:r w:rsidRPr="00307224">
        <w:rPr>
          <w:lang w:val="en-GB"/>
        </w:rPr>
        <w:t xml:space="preserve">Messmer, V., Pratchett, M.S., Hoey, A.S., Tobin, A.J., Coker, D.J., Cooke, S.J., </w:t>
      </w:r>
      <w:r w:rsidRPr="00307224">
        <w:rPr>
          <w:i/>
          <w:iCs/>
          <w:lang w:val="en-GB"/>
        </w:rPr>
        <w:t>et al.</w:t>
      </w:r>
      <w:r w:rsidRPr="00307224">
        <w:rPr>
          <w:lang w:val="en-GB"/>
        </w:rPr>
        <w:t xml:space="preserve"> (2017). Global warming may disproportionately affect larger adults in a predatory coral reef fish. </w:t>
      </w:r>
      <w:r w:rsidRPr="00307224">
        <w:rPr>
          <w:i/>
          <w:iCs/>
          <w:lang w:val="en-GB"/>
        </w:rPr>
        <w:t>Global Change Biology</w:t>
      </w:r>
      <w:r w:rsidRPr="00307224">
        <w:rPr>
          <w:lang w:val="en-GB"/>
        </w:rPr>
        <w:t>, 23, 2230–2240.</w:t>
      </w:r>
    </w:p>
    <w:p w14:paraId="69F3EE0F" w14:textId="77777777" w:rsidR="00307224" w:rsidRPr="00307224" w:rsidRDefault="00307224" w:rsidP="00307224">
      <w:pPr>
        <w:pStyle w:val="Bibliography"/>
        <w:rPr>
          <w:lang w:val="en-GB"/>
        </w:rPr>
      </w:pPr>
      <w:r w:rsidRPr="00307224">
        <w:rPr>
          <w:lang w:val="en-GB"/>
        </w:rPr>
        <w:t xml:space="preserve">Morita, K., Fukuwaka, M., Tanimata, N. &amp; Yamamura, O. (2010). Size-dependent thermal preferences in a pelagic fish. </w:t>
      </w:r>
      <w:r w:rsidRPr="00307224">
        <w:rPr>
          <w:i/>
          <w:iCs/>
          <w:lang w:val="en-GB"/>
        </w:rPr>
        <w:t>Oikos</w:t>
      </w:r>
      <w:r w:rsidRPr="00307224">
        <w:rPr>
          <w:lang w:val="en-GB"/>
        </w:rPr>
        <w:t>, 119, 1265–1272.</w:t>
      </w:r>
    </w:p>
    <w:p w14:paraId="4E00968E" w14:textId="77777777" w:rsidR="00307224" w:rsidRPr="00307224" w:rsidRDefault="00307224" w:rsidP="00307224">
      <w:pPr>
        <w:pStyle w:val="Bibliography"/>
        <w:rPr>
          <w:lang w:val="en-GB"/>
        </w:rPr>
      </w:pPr>
      <w:r w:rsidRPr="00307224">
        <w:rPr>
          <w:lang w:val="en-GB"/>
        </w:rPr>
        <w:t xml:space="preserve">Nelson, J.A. (2016). Oxygen consumption rate v. rate of energy utilization of fishes: a comparison and brief history of the two measurements. </w:t>
      </w:r>
      <w:r w:rsidRPr="00307224">
        <w:rPr>
          <w:i/>
          <w:iCs/>
          <w:lang w:val="en-GB"/>
        </w:rPr>
        <w:t>Journal of Fish Biology</w:t>
      </w:r>
      <w:r w:rsidRPr="00307224">
        <w:rPr>
          <w:lang w:val="en-GB"/>
        </w:rPr>
        <w:t>, 88, 10–25.</w:t>
      </w:r>
    </w:p>
    <w:p w14:paraId="079CAF04" w14:textId="77777777" w:rsidR="00307224" w:rsidRPr="00307224" w:rsidRDefault="00307224" w:rsidP="00307224">
      <w:pPr>
        <w:pStyle w:val="Bibliography"/>
        <w:rPr>
          <w:lang w:val="en-GB"/>
        </w:rPr>
      </w:pPr>
      <w:r w:rsidRPr="00307224">
        <w:rPr>
          <w:lang w:val="en-GB"/>
        </w:rPr>
        <w:t xml:space="preserve">Neubauer, P. &amp; Andersen, K.H. (2019). Thermal performance of fish is explained by an interplay between physiology, behaviour and ecology. </w:t>
      </w:r>
      <w:r w:rsidRPr="00307224">
        <w:rPr>
          <w:i/>
          <w:iCs/>
          <w:lang w:val="en-GB"/>
        </w:rPr>
        <w:t>Conserv Physiol</w:t>
      </w:r>
      <w:r w:rsidRPr="00307224">
        <w:rPr>
          <w:lang w:val="en-GB"/>
        </w:rPr>
        <w:t>, 7.</w:t>
      </w:r>
    </w:p>
    <w:p w14:paraId="20F2CF5F" w14:textId="77777777" w:rsidR="00307224" w:rsidRPr="00307224" w:rsidRDefault="00307224" w:rsidP="00307224">
      <w:pPr>
        <w:pStyle w:val="Bibliography"/>
        <w:rPr>
          <w:lang w:val="en-GB"/>
        </w:rPr>
      </w:pPr>
      <w:r w:rsidRPr="00307224">
        <w:rPr>
          <w:lang w:val="en-GB"/>
        </w:rPr>
        <w:t xml:space="preserve">Neuheimer, A.B., Thresher, R.E., Lyle, J.M. &amp; Semmens, J.M. (2011). Tolerance limit for fish growth exceeded by warming waters. </w:t>
      </w:r>
      <w:r w:rsidRPr="00307224">
        <w:rPr>
          <w:i/>
          <w:iCs/>
          <w:lang w:val="en-GB"/>
        </w:rPr>
        <w:t>Nature Climate Change</w:t>
      </w:r>
      <w:r w:rsidRPr="00307224">
        <w:rPr>
          <w:lang w:val="en-GB"/>
        </w:rPr>
        <w:t>, 1, 110–113.</w:t>
      </w:r>
    </w:p>
    <w:p w14:paraId="1E0A3BB7" w14:textId="77777777" w:rsidR="00307224" w:rsidRPr="00307224" w:rsidRDefault="00307224" w:rsidP="00307224">
      <w:pPr>
        <w:pStyle w:val="Bibliography"/>
        <w:rPr>
          <w:lang w:val="en-GB"/>
        </w:rPr>
      </w:pPr>
      <w:r w:rsidRPr="00307224">
        <w:rPr>
          <w:lang w:val="en-GB"/>
        </w:rPr>
        <w:t xml:space="preserve">Ohlberger, J. (2013). Climate warming and ectotherm body size – from individual physiology to community ecology. </w:t>
      </w:r>
      <w:r w:rsidRPr="00307224">
        <w:rPr>
          <w:i/>
          <w:iCs/>
          <w:lang w:val="en-GB"/>
        </w:rPr>
        <w:t>Functional Ecology</w:t>
      </w:r>
      <w:r w:rsidRPr="00307224">
        <w:rPr>
          <w:lang w:val="en-GB"/>
        </w:rPr>
        <w:t>, 27, 991–1001.</w:t>
      </w:r>
    </w:p>
    <w:p w14:paraId="09A1AAE8" w14:textId="77777777" w:rsidR="00307224" w:rsidRPr="00307224" w:rsidRDefault="00307224" w:rsidP="00307224">
      <w:pPr>
        <w:pStyle w:val="Bibliography"/>
        <w:rPr>
          <w:lang w:val="en-GB"/>
        </w:rPr>
      </w:pPr>
      <w:r w:rsidRPr="00307224">
        <w:rPr>
          <w:lang w:val="en-GB"/>
        </w:rPr>
        <w:t xml:space="preserve">Ohlberger, J., Mehner, Thomas., Staaks, Georg. &amp; Hölker, Franz. (2012). Intraspecific temperature dependence of the scaling of metabolic rate with body mass in fishes and its ecological implications. </w:t>
      </w:r>
      <w:r w:rsidRPr="00307224">
        <w:rPr>
          <w:i/>
          <w:iCs/>
          <w:lang w:val="en-GB"/>
        </w:rPr>
        <w:t>Oikos</w:t>
      </w:r>
      <w:r w:rsidRPr="00307224">
        <w:rPr>
          <w:lang w:val="en-GB"/>
        </w:rPr>
        <w:t>, 121, 245–251.</w:t>
      </w:r>
    </w:p>
    <w:p w14:paraId="1A264E71" w14:textId="77777777" w:rsidR="00307224" w:rsidRPr="00307224" w:rsidRDefault="00307224" w:rsidP="00307224">
      <w:pPr>
        <w:pStyle w:val="Bibliography"/>
        <w:rPr>
          <w:lang w:val="en-GB"/>
        </w:rPr>
      </w:pPr>
      <w:r w:rsidRPr="00307224">
        <w:rPr>
          <w:lang w:val="en-GB"/>
        </w:rPr>
        <w:t xml:space="preserve">Ohlberger, J., Staaks, G. &amp; Hölker, F. (2007). Effects of temperature, swimming speed and body mass on standard and active metabolic rate in vendace (Coregonus albula). </w:t>
      </w:r>
      <w:r w:rsidRPr="00307224">
        <w:rPr>
          <w:i/>
          <w:iCs/>
          <w:lang w:val="en-GB"/>
        </w:rPr>
        <w:t>Journal of Comparative Physiology, B</w:t>
      </w:r>
      <w:r w:rsidRPr="00307224">
        <w:rPr>
          <w:lang w:val="en-GB"/>
        </w:rPr>
        <w:t>, 177, 905–916.</w:t>
      </w:r>
    </w:p>
    <w:p w14:paraId="4A9BF574" w14:textId="77777777" w:rsidR="00307224" w:rsidRPr="00307224" w:rsidRDefault="00307224" w:rsidP="00307224">
      <w:pPr>
        <w:pStyle w:val="Bibliography"/>
        <w:rPr>
          <w:lang w:val="en-GB"/>
        </w:rPr>
      </w:pPr>
      <w:r w:rsidRPr="00307224">
        <w:rPr>
          <w:lang w:val="en-GB"/>
        </w:rPr>
        <w:t xml:space="preserve">Olmos, M., Payne, M.R., Nevoux, M., Prévost, E., Chaput, G., Pontavice, H.D., </w:t>
      </w:r>
      <w:r w:rsidRPr="00307224">
        <w:rPr>
          <w:i/>
          <w:iCs/>
          <w:lang w:val="en-GB"/>
        </w:rPr>
        <w:t>et al.</w:t>
      </w:r>
      <w:r w:rsidRPr="00307224">
        <w:rPr>
          <w:lang w:val="en-GB"/>
        </w:rPr>
        <w:t xml:space="preserve"> (2019). Spatial synchrony in the response of a long range migratory species (Salmo salar) to climate change in the North Atlantic Ocean. </w:t>
      </w:r>
      <w:r w:rsidRPr="00307224">
        <w:rPr>
          <w:i/>
          <w:iCs/>
          <w:lang w:val="en-GB"/>
        </w:rPr>
        <w:t>Global Change Biology</w:t>
      </w:r>
      <w:r w:rsidRPr="00307224">
        <w:rPr>
          <w:lang w:val="en-GB"/>
        </w:rPr>
        <w:t>, n/a.</w:t>
      </w:r>
    </w:p>
    <w:p w14:paraId="5C244A04" w14:textId="77777777" w:rsidR="00307224" w:rsidRPr="00307224" w:rsidRDefault="00307224" w:rsidP="00307224">
      <w:pPr>
        <w:pStyle w:val="Bibliography"/>
        <w:rPr>
          <w:lang w:val="en-GB"/>
        </w:rPr>
      </w:pPr>
      <w:r w:rsidRPr="00307224">
        <w:rPr>
          <w:lang w:val="en-GB"/>
        </w:rPr>
        <w:t xml:space="preserve">Padfield, D., Buckling, A., Warfield, R., Lowe, C. &amp; Yvon‐Durocher, G. (2018). Linking phytoplankton community metabolism to the individual size distribution. </w:t>
      </w:r>
      <w:r w:rsidRPr="00307224">
        <w:rPr>
          <w:i/>
          <w:iCs/>
          <w:lang w:val="en-GB"/>
        </w:rPr>
        <w:t>Ecology Letters</w:t>
      </w:r>
      <w:r w:rsidRPr="00307224">
        <w:rPr>
          <w:lang w:val="en-GB"/>
        </w:rPr>
        <w:t>, 21, 1152–1161.</w:t>
      </w:r>
    </w:p>
    <w:p w14:paraId="7738645A" w14:textId="77777777" w:rsidR="00307224" w:rsidRPr="00307224" w:rsidRDefault="00307224" w:rsidP="00307224">
      <w:pPr>
        <w:pStyle w:val="Bibliography"/>
        <w:rPr>
          <w:lang w:val="en-GB"/>
        </w:rPr>
      </w:pPr>
      <w:r w:rsidRPr="00307224">
        <w:rPr>
          <w:lang w:val="en-GB"/>
        </w:rPr>
        <w:t>Panov, V.E. &amp; McQueen, D.J. (1998). Effects of temperature on individual growth rate and body size of a freshwater amphipod, 76, 10.</w:t>
      </w:r>
    </w:p>
    <w:p w14:paraId="496EB5EC" w14:textId="77777777" w:rsidR="00307224" w:rsidRPr="00307224" w:rsidRDefault="00307224" w:rsidP="00307224">
      <w:pPr>
        <w:pStyle w:val="Bibliography"/>
        <w:rPr>
          <w:lang w:val="en-GB"/>
        </w:rPr>
      </w:pPr>
      <w:r w:rsidRPr="00307224">
        <w:rPr>
          <w:lang w:val="en-GB"/>
        </w:rPr>
        <w:t xml:space="preserve">Pauly, D. &amp; Cheung, W.W.L. (2018a). On confusing cause and effect in the oxygen limitation of fish. </w:t>
      </w:r>
      <w:r w:rsidRPr="00307224">
        <w:rPr>
          <w:i/>
          <w:iCs/>
          <w:lang w:val="en-GB"/>
        </w:rPr>
        <w:t>Global Change Biology</w:t>
      </w:r>
      <w:r w:rsidRPr="00307224">
        <w:rPr>
          <w:lang w:val="en-GB"/>
        </w:rPr>
        <w:t>, 24, e743–e744.</w:t>
      </w:r>
    </w:p>
    <w:p w14:paraId="374607DC" w14:textId="77777777" w:rsidR="00307224" w:rsidRPr="00307224" w:rsidRDefault="00307224" w:rsidP="00307224">
      <w:pPr>
        <w:pStyle w:val="Bibliography"/>
        <w:rPr>
          <w:lang w:val="en-GB"/>
        </w:rPr>
      </w:pPr>
      <w:r w:rsidRPr="00307224">
        <w:rPr>
          <w:lang w:val="en-GB"/>
        </w:rPr>
        <w:t xml:space="preserve">Pauly, D. &amp; Cheung, W.W.L. (2018b). Sound physiological knowledge and principles in modeling shrinking of fishes under climate change. </w:t>
      </w:r>
      <w:r w:rsidRPr="00307224">
        <w:rPr>
          <w:i/>
          <w:iCs/>
          <w:lang w:val="en-GB"/>
        </w:rPr>
        <w:t>Global Change Biology</w:t>
      </w:r>
      <w:r w:rsidRPr="00307224">
        <w:rPr>
          <w:lang w:val="en-GB"/>
        </w:rPr>
        <w:t>, 24, e15–e26.</w:t>
      </w:r>
    </w:p>
    <w:p w14:paraId="14A856B2" w14:textId="77777777" w:rsidR="00307224" w:rsidRPr="00307224" w:rsidRDefault="00307224" w:rsidP="00307224">
      <w:pPr>
        <w:pStyle w:val="Bibliography"/>
        <w:rPr>
          <w:lang w:val="en-GB"/>
        </w:rPr>
      </w:pPr>
      <w:r w:rsidRPr="00307224">
        <w:rPr>
          <w:lang w:val="en-GB"/>
        </w:rPr>
        <w:t xml:space="preserve">Peters, R.H. (1983). </w:t>
      </w:r>
      <w:r w:rsidRPr="00307224">
        <w:rPr>
          <w:i/>
          <w:iCs/>
          <w:lang w:val="en-GB"/>
        </w:rPr>
        <w:t>The ecological implications of body size</w:t>
      </w:r>
      <w:r w:rsidRPr="00307224">
        <w:rPr>
          <w:lang w:val="en-GB"/>
        </w:rPr>
        <w:t>. Cambridge University Press.</w:t>
      </w:r>
    </w:p>
    <w:p w14:paraId="1912A0FD" w14:textId="77777777" w:rsidR="00307224" w:rsidRPr="00307224" w:rsidRDefault="00307224" w:rsidP="00307224">
      <w:pPr>
        <w:pStyle w:val="Bibliography"/>
        <w:rPr>
          <w:lang w:val="en-GB"/>
        </w:rPr>
      </w:pPr>
      <w:r w:rsidRPr="00307224">
        <w:rPr>
          <w:lang w:val="en-GB"/>
        </w:rPr>
        <w:t xml:space="preserve">Plummer, M. (2003). JAGS: A program for analysis of Bayesian graphical models using Gibbs sampling. </w:t>
      </w:r>
      <w:r w:rsidRPr="00307224">
        <w:rPr>
          <w:i/>
          <w:iCs/>
          <w:lang w:val="en-GB"/>
        </w:rPr>
        <w:t>Working Papers</w:t>
      </w:r>
      <w:r w:rsidRPr="00307224">
        <w:rPr>
          <w:lang w:val="en-GB"/>
        </w:rPr>
        <w:t>, 8.</w:t>
      </w:r>
    </w:p>
    <w:p w14:paraId="7AB6D7D5" w14:textId="77777777" w:rsidR="00307224" w:rsidRPr="00307224" w:rsidRDefault="00307224" w:rsidP="00307224">
      <w:pPr>
        <w:pStyle w:val="Bibliography"/>
        <w:rPr>
          <w:lang w:val="en-GB"/>
        </w:rPr>
      </w:pPr>
      <w:r w:rsidRPr="00307224">
        <w:rPr>
          <w:lang w:val="en-GB"/>
        </w:rPr>
        <w:t xml:space="preserve">Plummer, M. (2019). </w:t>
      </w:r>
      <w:r w:rsidRPr="00307224">
        <w:rPr>
          <w:i/>
          <w:iCs/>
          <w:lang w:val="en-GB"/>
        </w:rPr>
        <w:t>rjags</w:t>
      </w:r>
      <w:r w:rsidRPr="00307224">
        <w:rPr>
          <w:lang w:val="en-GB"/>
        </w:rPr>
        <w:t>.</w:t>
      </w:r>
    </w:p>
    <w:p w14:paraId="538302FC" w14:textId="77777777" w:rsidR="00307224" w:rsidRPr="00307224" w:rsidRDefault="00307224" w:rsidP="00307224">
      <w:pPr>
        <w:pStyle w:val="Bibliography"/>
        <w:rPr>
          <w:lang w:val="en-GB"/>
        </w:rPr>
      </w:pPr>
      <w:r w:rsidRPr="00307224">
        <w:rPr>
          <w:lang w:val="en-GB"/>
        </w:rPr>
        <w:t xml:space="preserve">Pörtner, H.O. &amp; Knust, R. (2007). Climate change affects marine fishes through the oxygen limitation of thermal tolerance. </w:t>
      </w:r>
      <w:r w:rsidRPr="00307224">
        <w:rPr>
          <w:i/>
          <w:iCs/>
          <w:lang w:val="en-GB"/>
        </w:rPr>
        <w:t>Science</w:t>
      </w:r>
      <w:r w:rsidRPr="00307224">
        <w:rPr>
          <w:lang w:val="en-GB"/>
        </w:rPr>
        <w:t>, 315, 95–97.</w:t>
      </w:r>
    </w:p>
    <w:p w14:paraId="64165A15" w14:textId="77777777" w:rsidR="00307224" w:rsidRPr="00307224" w:rsidRDefault="00307224" w:rsidP="00307224">
      <w:pPr>
        <w:pStyle w:val="Bibliography"/>
        <w:rPr>
          <w:lang w:val="en-GB"/>
        </w:rPr>
      </w:pPr>
      <w:r w:rsidRPr="00307224">
        <w:rPr>
          <w:lang w:val="en-GB"/>
        </w:rPr>
        <w:t xml:space="preserve">Pütter, A. (1920). Studien über physiologische Ähnlichkeit VI. Wachstumsähnlichkeiten. </w:t>
      </w:r>
      <w:r w:rsidRPr="00307224">
        <w:rPr>
          <w:i/>
          <w:iCs/>
          <w:lang w:val="en-GB"/>
        </w:rPr>
        <w:t>Pflügers Arch.</w:t>
      </w:r>
      <w:r w:rsidRPr="00307224">
        <w:rPr>
          <w:lang w:val="en-GB"/>
        </w:rPr>
        <w:t>, 180, 298–340.</w:t>
      </w:r>
    </w:p>
    <w:p w14:paraId="488ABDFB" w14:textId="77777777" w:rsidR="00307224" w:rsidRPr="00307224" w:rsidRDefault="00307224" w:rsidP="00307224">
      <w:pPr>
        <w:pStyle w:val="Bibliography"/>
        <w:rPr>
          <w:lang w:val="en-GB"/>
        </w:rPr>
      </w:pPr>
      <w:r w:rsidRPr="00307224">
        <w:rPr>
          <w:lang w:val="en-GB"/>
        </w:rPr>
        <w:t xml:space="preserve">R Core Team. (2020). </w:t>
      </w:r>
      <w:r w:rsidRPr="00307224">
        <w:rPr>
          <w:i/>
          <w:iCs/>
          <w:lang w:val="en-GB"/>
        </w:rPr>
        <w:t>R: A Language and Environment for Statistical Computing. R Foundation for Statistical Computing</w:t>
      </w:r>
      <w:r w:rsidRPr="00307224">
        <w:rPr>
          <w:lang w:val="en-GB"/>
        </w:rPr>
        <w:t>. Vienna, Austria.</w:t>
      </w:r>
    </w:p>
    <w:p w14:paraId="0DA724AC" w14:textId="77777777" w:rsidR="00307224" w:rsidRPr="00307224" w:rsidRDefault="00307224" w:rsidP="00307224">
      <w:pPr>
        <w:pStyle w:val="Bibliography"/>
        <w:rPr>
          <w:lang w:val="en-GB"/>
        </w:rPr>
      </w:pPr>
      <w:r w:rsidRPr="00307224">
        <w:rPr>
          <w:lang w:val="en-GB"/>
        </w:rPr>
        <w:t xml:space="preserve">Rall, B.C., Brose, U., Hartvig, M., Kalinkat, G., Schwarzmuller, F., Vucic-Pestic, O., </w:t>
      </w:r>
      <w:r w:rsidRPr="00307224">
        <w:rPr>
          <w:i/>
          <w:iCs/>
          <w:lang w:val="en-GB"/>
        </w:rPr>
        <w:t>et al.</w:t>
      </w:r>
      <w:r w:rsidRPr="00307224">
        <w:rPr>
          <w:lang w:val="en-GB"/>
        </w:rPr>
        <w:t xml:space="preserve"> (2012). Universal temperature and body-mass scaling of feeding rates. </w:t>
      </w:r>
      <w:r w:rsidRPr="00307224">
        <w:rPr>
          <w:i/>
          <w:iCs/>
          <w:lang w:val="en-GB"/>
        </w:rPr>
        <w:t>Philosophical Transactions of the Royal Society of London, Series B: Biological Sciences</w:t>
      </w:r>
      <w:r w:rsidRPr="00307224">
        <w:rPr>
          <w:lang w:val="en-GB"/>
        </w:rPr>
        <w:t>, 367, 2923–2934.</w:t>
      </w:r>
    </w:p>
    <w:p w14:paraId="60368FD5" w14:textId="77777777" w:rsidR="00307224" w:rsidRPr="00307224" w:rsidRDefault="00307224" w:rsidP="00307224">
      <w:pPr>
        <w:pStyle w:val="Bibliography"/>
        <w:rPr>
          <w:lang w:val="en-GB"/>
        </w:rPr>
      </w:pPr>
      <w:r w:rsidRPr="00307224">
        <w:rPr>
          <w:lang w:val="en-GB"/>
        </w:rPr>
        <w:lastRenderedPageBreak/>
        <w:t xml:space="preserve">Rall, B.C., Vucic-Pestic, O., Ehnes, R.B., Emmerson, M. &amp; Brose, U. (2010). Temperature, predator-prey interaction strength and population stability. </w:t>
      </w:r>
      <w:r w:rsidRPr="00307224">
        <w:rPr>
          <w:i/>
          <w:iCs/>
          <w:lang w:val="en-GB"/>
        </w:rPr>
        <w:t>Global Change Biology</w:t>
      </w:r>
      <w:r w:rsidRPr="00307224">
        <w:rPr>
          <w:lang w:val="en-GB"/>
        </w:rPr>
        <w:t>, 16, 2145–2157.</w:t>
      </w:r>
    </w:p>
    <w:p w14:paraId="2838C4CF" w14:textId="77777777" w:rsidR="00307224" w:rsidRPr="00307224" w:rsidRDefault="00307224" w:rsidP="00307224">
      <w:pPr>
        <w:pStyle w:val="Bibliography"/>
        <w:rPr>
          <w:lang w:val="en-GB"/>
        </w:rPr>
      </w:pPr>
      <w:r w:rsidRPr="00307224">
        <w:rPr>
          <w:lang w:val="en-GB"/>
        </w:rPr>
        <w:t xml:space="preserve">van Rijn, I., Buba, Y., DeLong, J., Kiflawi, M. &amp; Belmaker, J. (2017). Large but uneven reduction in fish size across species in relation to changing sea temperatures. </w:t>
      </w:r>
      <w:r w:rsidRPr="00307224">
        <w:rPr>
          <w:i/>
          <w:iCs/>
          <w:lang w:val="en-GB"/>
        </w:rPr>
        <w:t>Global Change Biology</w:t>
      </w:r>
      <w:r w:rsidRPr="00307224">
        <w:rPr>
          <w:lang w:val="en-GB"/>
        </w:rPr>
        <w:t>, 23, 3667–3674.</w:t>
      </w:r>
    </w:p>
    <w:p w14:paraId="24E2F84A" w14:textId="77777777" w:rsidR="00307224" w:rsidRPr="00307224" w:rsidRDefault="00307224" w:rsidP="00307224">
      <w:pPr>
        <w:pStyle w:val="Bibliography"/>
        <w:rPr>
          <w:lang w:val="en-GB"/>
        </w:rPr>
      </w:pPr>
      <w:r w:rsidRPr="00307224">
        <w:rPr>
          <w:lang w:val="en-GB"/>
        </w:rPr>
        <w:t xml:space="preserve">Rijnsdorp, A.D. &amp; Ibelings, B. (1989). Sexual dimorphism in the energetics of reproduction and growth of North Sea plaice, Pleuronectes platessa L. </w:t>
      </w:r>
      <w:r w:rsidRPr="00307224">
        <w:rPr>
          <w:i/>
          <w:iCs/>
          <w:lang w:val="en-GB"/>
        </w:rPr>
        <w:t>Journal of Fish Biology</w:t>
      </w:r>
      <w:r w:rsidRPr="00307224">
        <w:rPr>
          <w:lang w:val="en-GB"/>
        </w:rPr>
        <w:t>, 35, 401–415.</w:t>
      </w:r>
    </w:p>
    <w:p w14:paraId="325C067A" w14:textId="77777777" w:rsidR="00307224" w:rsidRPr="00307224" w:rsidRDefault="00307224" w:rsidP="00307224">
      <w:pPr>
        <w:pStyle w:val="Bibliography"/>
        <w:rPr>
          <w:lang w:val="en-GB"/>
        </w:rPr>
      </w:pPr>
      <w:r w:rsidRPr="00307224">
        <w:rPr>
          <w:lang w:val="en-GB"/>
        </w:rPr>
        <w:t xml:space="preserve">Rohatgi, A. (2012). </w:t>
      </w:r>
      <w:r w:rsidRPr="00307224">
        <w:rPr>
          <w:i/>
          <w:iCs/>
          <w:lang w:val="en-GB"/>
        </w:rPr>
        <w:t>WebPlotDigitalizer: HTML5 based online tool to extract numerical data from plot images. Version 4.1. [WWW document] URL https://automeris.io/WebPlotDigitizer (accessed on January 2019).</w:t>
      </w:r>
    </w:p>
    <w:p w14:paraId="0F7136C3" w14:textId="77777777" w:rsidR="00307224" w:rsidRPr="00307224" w:rsidRDefault="00307224" w:rsidP="00307224">
      <w:pPr>
        <w:pStyle w:val="Bibliography"/>
        <w:rPr>
          <w:lang w:val="en-GB"/>
        </w:rPr>
      </w:pPr>
      <w:r w:rsidRPr="00307224">
        <w:rPr>
          <w:lang w:val="en-GB"/>
        </w:rPr>
        <w:t xml:space="preserve">de Roos, A.M. &amp; Persson, L. (2001). Physiologically structured models – from versatile technique to ecological theory. </w:t>
      </w:r>
      <w:r w:rsidRPr="00307224">
        <w:rPr>
          <w:i/>
          <w:iCs/>
          <w:lang w:val="en-GB"/>
        </w:rPr>
        <w:t>Oikos</w:t>
      </w:r>
      <w:r w:rsidRPr="00307224">
        <w:rPr>
          <w:lang w:val="en-GB"/>
        </w:rPr>
        <w:t>, 94, 51–71.</w:t>
      </w:r>
    </w:p>
    <w:p w14:paraId="054E9269" w14:textId="77777777" w:rsidR="00307224" w:rsidRPr="00307224" w:rsidRDefault="00307224" w:rsidP="00307224">
      <w:pPr>
        <w:pStyle w:val="Bibliography"/>
        <w:rPr>
          <w:lang w:val="en-GB"/>
        </w:rPr>
      </w:pPr>
      <w:r w:rsidRPr="00307224">
        <w:rPr>
          <w:lang w:val="en-GB"/>
        </w:rPr>
        <w:t xml:space="preserve">Savage, V.M., Gillooly, J.F., Brown, J.H., West, G.B. &amp; Charnov, E.L. (2004). Effects of body size and temperature on population growth. </w:t>
      </w:r>
      <w:r w:rsidRPr="00307224">
        <w:rPr>
          <w:i/>
          <w:iCs/>
          <w:lang w:val="en-GB"/>
        </w:rPr>
        <w:t>The American Naturalist</w:t>
      </w:r>
      <w:r w:rsidRPr="00307224">
        <w:rPr>
          <w:lang w:val="en-GB"/>
        </w:rPr>
        <w:t>, 163, 429–441.</w:t>
      </w:r>
    </w:p>
    <w:p w14:paraId="32538922" w14:textId="77777777" w:rsidR="00307224" w:rsidRPr="00307224" w:rsidRDefault="00307224" w:rsidP="00307224">
      <w:pPr>
        <w:pStyle w:val="Bibliography"/>
        <w:rPr>
          <w:lang w:val="en-GB"/>
        </w:rPr>
      </w:pPr>
      <w:r w:rsidRPr="00307224">
        <w:rPr>
          <w:lang w:val="en-GB"/>
        </w:rPr>
        <w:t xml:space="preserve">Schielzeth, H. (2010). Simple means to improve the interpretability of regression coefficients: Interpretation of regression coefficients. </w:t>
      </w:r>
      <w:r w:rsidRPr="00307224">
        <w:rPr>
          <w:i/>
          <w:iCs/>
          <w:lang w:val="en-GB"/>
        </w:rPr>
        <w:t>Methods in Ecology and Evolution</w:t>
      </w:r>
      <w:r w:rsidRPr="00307224">
        <w:rPr>
          <w:lang w:val="en-GB"/>
        </w:rPr>
        <w:t>, 1, 103–113.</w:t>
      </w:r>
    </w:p>
    <w:p w14:paraId="49C09FAA" w14:textId="77777777" w:rsidR="00307224" w:rsidRPr="00307224" w:rsidRDefault="00307224" w:rsidP="00307224">
      <w:pPr>
        <w:pStyle w:val="Bibliography"/>
        <w:rPr>
          <w:lang w:val="en-GB"/>
        </w:rPr>
      </w:pPr>
      <w:r w:rsidRPr="00307224">
        <w:rPr>
          <w:lang w:val="en-GB"/>
        </w:rPr>
        <w:t xml:space="preserve">Schoolfield, R.M., Sharpe, P.J.H. &amp; Magnuson, C.E. (1981). Non-linear regression of biological temperature-dependent rate models based on absolute reaction-rate theory. </w:t>
      </w:r>
      <w:r w:rsidRPr="00307224">
        <w:rPr>
          <w:i/>
          <w:iCs/>
          <w:lang w:val="en-GB"/>
        </w:rPr>
        <w:t>Journal of Theoretical Biology</w:t>
      </w:r>
      <w:r w:rsidRPr="00307224">
        <w:rPr>
          <w:lang w:val="en-GB"/>
        </w:rPr>
        <w:t>, 88, 719–731.</w:t>
      </w:r>
    </w:p>
    <w:p w14:paraId="7DBA0D14" w14:textId="77777777" w:rsidR="00307224" w:rsidRPr="00307224" w:rsidRDefault="00307224" w:rsidP="00307224">
      <w:pPr>
        <w:pStyle w:val="Bibliography"/>
        <w:rPr>
          <w:lang w:val="en-GB"/>
        </w:rPr>
      </w:pPr>
      <w:r w:rsidRPr="00307224">
        <w:rPr>
          <w:lang w:val="en-GB"/>
        </w:rPr>
        <w:t xml:space="preserve">Steinarsson, A. &amp; Imsland, A.K. (2003). Size dependent variation in optimum growth temperature of red abalone (Haliotis rufescens). </w:t>
      </w:r>
      <w:r w:rsidRPr="00307224">
        <w:rPr>
          <w:i/>
          <w:iCs/>
          <w:lang w:val="en-GB"/>
        </w:rPr>
        <w:t>Aquaculture</w:t>
      </w:r>
      <w:r w:rsidRPr="00307224">
        <w:rPr>
          <w:lang w:val="en-GB"/>
        </w:rPr>
        <w:t>, 224, 353–362.</w:t>
      </w:r>
    </w:p>
    <w:p w14:paraId="6594ADAD" w14:textId="77777777" w:rsidR="00307224" w:rsidRPr="00307224" w:rsidRDefault="00307224" w:rsidP="00307224">
      <w:pPr>
        <w:pStyle w:val="Bibliography"/>
        <w:rPr>
          <w:lang w:val="en-GB"/>
        </w:rPr>
      </w:pPr>
      <w:r w:rsidRPr="00307224">
        <w:rPr>
          <w:lang w:val="en-GB"/>
        </w:rPr>
        <w:t xml:space="preserve">Thresher, R.E., Koslow, J.A., Morison, A.K. &amp; Smith, D.C. (2007). Depth-mediated reversal of the effects of climate change on long-term growth rates of exploited marine fish. </w:t>
      </w:r>
      <w:r w:rsidRPr="00307224">
        <w:rPr>
          <w:i/>
          <w:iCs/>
          <w:lang w:val="en-GB"/>
        </w:rPr>
        <w:t>Proceedings of the National Academy of Sciences, USA</w:t>
      </w:r>
      <w:r w:rsidRPr="00307224">
        <w:rPr>
          <w:lang w:val="en-GB"/>
        </w:rPr>
        <w:t>, 104, 7461–7465.</w:t>
      </w:r>
    </w:p>
    <w:p w14:paraId="13D7B7F7" w14:textId="77777777" w:rsidR="00307224" w:rsidRPr="00307224" w:rsidRDefault="00307224" w:rsidP="00307224">
      <w:pPr>
        <w:pStyle w:val="Bibliography"/>
        <w:rPr>
          <w:lang w:val="en-GB"/>
        </w:rPr>
      </w:pPr>
      <w:r w:rsidRPr="00307224">
        <w:rPr>
          <w:lang w:val="en-GB"/>
        </w:rPr>
        <w:t xml:space="preserve">Uiterwaal, S.F. &amp; DeLong, J.P. (2020). Functional responses are maximized at intermediate temperatures. </w:t>
      </w:r>
      <w:r w:rsidRPr="00307224">
        <w:rPr>
          <w:i/>
          <w:iCs/>
          <w:lang w:val="en-GB"/>
        </w:rPr>
        <w:t>Ecology</w:t>
      </w:r>
      <w:r w:rsidRPr="00307224">
        <w:rPr>
          <w:lang w:val="en-GB"/>
        </w:rPr>
        <w:t>, n/a.</w:t>
      </w:r>
    </w:p>
    <w:p w14:paraId="55B94AB5" w14:textId="77777777" w:rsidR="00307224" w:rsidRPr="00307224" w:rsidRDefault="00307224" w:rsidP="00307224">
      <w:pPr>
        <w:pStyle w:val="Bibliography"/>
        <w:rPr>
          <w:lang w:val="en-GB"/>
        </w:rPr>
      </w:pPr>
      <w:r w:rsidRPr="00307224">
        <w:rPr>
          <w:lang w:val="en-GB"/>
        </w:rPr>
        <w:t xml:space="preserve">Ursin, E. (1967). A Mathematical Model of Some Aspects of Fish Growth, Respiration, and Mortality. </w:t>
      </w:r>
      <w:r w:rsidRPr="00307224">
        <w:rPr>
          <w:i/>
          <w:iCs/>
          <w:lang w:val="en-GB"/>
        </w:rPr>
        <w:t>Journal of the Fisheries Research Board of Canada</w:t>
      </w:r>
      <w:r w:rsidRPr="00307224">
        <w:rPr>
          <w:lang w:val="en-GB"/>
        </w:rPr>
        <w:t>, 24, 2355–2453.</w:t>
      </w:r>
    </w:p>
    <w:p w14:paraId="4073E2A3" w14:textId="77777777" w:rsidR="00307224" w:rsidRPr="00307224" w:rsidRDefault="00307224" w:rsidP="00307224">
      <w:pPr>
        <w:pStyle w:val="Bibliography"/>
        <w:rPr>
          <w:lang w:val="en-GB"/>
        </w:rPr>
      </w:pPr>
      <w:r w:rsidRPr="00307224">
        <w:rPr>
          <w:lang w:val="en-GB"/>
        </w:rPr>
        <w:t xml:space="preserve">Vasseur, D.A. &amp; McCann, K.S. (2005). A mechanistic approach for modelling temperature-dependent consumer-resource dynamics. </w:t>
      </w:r>
      <w:r w:rsidRPr="00307224">
        <w:rPr>
          <w:i/>
          <w:iCs/>
          <w:lang w:val="en-GB"/>
        </w:rPr>
        <w:t>The American Naturalist</w:t>
      </w:r>
      <w:r w:rsidRPr="00307224">
        <w:rPr>
          <w:lang w:val="en-GB"/>
        </w:rPr>
        <w:t>, 166, 184–198.</w:t>
      </w:r>
    </w:p>
    <w:p w14:paraId="38CA5BBC" w14:textId="77777777" w:rsidR="00307224" w:rsidRPr="00307224" w:rsidRDefault="00307224" w:rsidP="00307224">
      <w:pPr>
        <w:pStyle w:val="Bibliography"/>
        <w:rPr>
          <w:lang w:val="en-GB"/>
        </w:rPr>
      </w:pPr>
      <w:r w:rsidRPr="00307224">
        <w:rPr>
          <w:lang w:val="en-GB"/>
        </w:rPr>
        <w:t xml:space="preserve">Vehtari, A., Gelman, A. &amp; Gabry, J. (2017). Practical Bayesian model evaluation using leave-one-out cross-validation and WAIC. </w:t>
      </w:r>
      <w:r w:rsidRPr="00307224">
        <w:rPr>
          <w:i/>
          <w:iCs/>
          <w:lang w:val="en-GB"/>
        </w:rPr>
        <w:t>Stat Comput</w:t>
      </w:r>
      <w:r w:rsidRPr="00307224">
        <w:rPr>
          <w:lang w:val="en-GB"/>
        </w:rPr>
        <w:t>, 27, 1413–1432.</w:t>
      </w:r>
    </w:p>
    <w:p w14:paraId="462E10F1" w14:textId="77777777" w:rsidR="00307224" w:rsidRPr="00307224" w:rsidRDefault="00307224" w:rsidP="00307224">
      <w:pPr>
        <w:pStyle w:val="Bibliography"/>
        <w:rPr>
          <w:lang w:val="en-GB"/>
        </w:rPr>
      </w:pPr>
      <w:r w:rsidRPr="00307224">
        <w:rPr>
          <w:lang w:val="en-GB"/>
        </w:rPr>
        <w:t xml:space="preserve">Wang, H.-Y., Shen, S.-F., Chen, Y.-S., Kiang, Y.-K. &amp; Heino, M. (2020). Life histories determine divergent population trends for fishes under climate warming. </w:t>
      </w:r>
      <w:r w:rsidRPr="00307224">
        <w:rPr>
          <w:i/>
          <w:iCs/>
          <w:lang w:val="en-GB"/>
        </w:rPr>
        <w:t>Nature Communications</w:t>
      </w:r>
      <w:r w:rsidRPr="00307224">
        <w:rPr>
          <w:lang w:val="en-GB"/>
        </w:rPr>
        <w:t>, 11, 4088.</w:t>
      </w:r>
    </w:p>
    <w:p w14:paraId="704CB8A0" w14:textId="77777777" w:rsidR="00307224" w:rsidRPr="00307224" w:rsidRDefault="00307224" w:rsidP="00307224">
      <w:pPr>
        <w:pStyle w:val="Bibliography"/>
        <w:rPr>
          <w:lang w:val="en-GB"/>
        </w:rPr>
      </w:pPr>
      <w:r w:rsidRPr="00307224">
        <w:rPr>
          <w:lang w:val="en-GB"/>
        </w:rPr>
        <w:t xml:space="preserve">Watanabe, S. (2013). A Widely Applicable Bayesian Information Criterion. </w:t>
      </w:r>
      <w:r w:rsidRPr="00307224">
        <w:rPr>
          <w:i/>
          <w:iCs/>
          <w:lang w:val="en-GB"/>
        </w:rPr>
        <w:t>Journal of Machine Learning Research</w:t>
      </w:r>
      <w:r w:rsidRPr="00307224">
        <w:rPr>
          <w:lang w:val="en-GB"/>
        </w:rPr>
        <w:t>, 14, 867–897.</w:t>
      </w:r>
    </w:p>
    <w:p w14:paraId="4A53D27A" w14:textId="77777777" w:rsidR="00307224" w:rsidRPr="00307224" w:rsidRDefault="00307224" w:rsidP="00307224">
      <w:pPr>
        <w:pStyle w:val="Bibliography"/>
        <w:rPr>
          <w:lang w:val="en-GB"/>
        </w:rPr>
      </w:pPr>
      <w:r w:rsidRPr="00307224">
        <w:rPr>
          <w:lang w:val="en-GB"/>
        </w:rPr>
        <w:t xml:space="preserve">Werner, E.E. &amp; Hall, D.J. (1988). Ontogenetic Habitat Shifts in Bluegill: The Foraging Rate-Predation Risk Trade-off. </w:t>
      </w:r>
      <w:r w:rsidRPr="00307224">
        <w:rPr>
          <w:i/>
          <w:iCs/>
          <w:lang w:val="en-GB"/>
        </w:rPr>
        <w:t>Ecology</w:t>
      </w:r>
      <w:r w:rsidRPr="00307224">
        <w:rPr>
          <w:lang w:val="en-GB"/>
        </w:rPr>
        <w:t>, 69, 1352–1366.</w:t>
      </w:r>
    </w:p>
    <w:p w14:paraId="0CBE7202" w14:textId="77777777" w:rsidR="00307224" w:rsidRPr="00307224" w:rsidRDefault="00307224" w:rsidP="00307224">
      <w:pPr>
        <w:pStyle w:val="Bibliography"/>
        <w:rPr>
          <w:lang w:val="en-GB"/>
        </w:rPr>
      </w:pPr>
      <w:r w:rsidRPr="00307224">
        <w:rPr>
          <w:lang w:val="en-GB"/>
        </w:rPr>
        <w:t xml:space="preserve">Wickham, H. (2017). </w:t>
      </w:r>
      <w:r w:rsidRPr="00307224">
        <w:rPr>
          <w:i/>
          <w:iCs/>
          <w:lang w:val="en-GB"/>
        </w:rPr>
        <w:t>tidyverse: Easily Install and Load the “Tidyverse.”</w:t>
      </w:r>
    </w:p>
    <w:p w14:paraId="0128687C" w14:textId="77777777" w:rsidR="00307224" w:rsidRPr="00307224" w:rsidRDefault="00307224" w:rsidP="00307224">
      <w:pPr>
        <w:pStyle w:val="Bibliography"/>
        <w:rPr>
          <w:lang w:val="en-GB"/>
        </w:rPr>
      </w:pPr>
      <w:r w:rsidRPr="00307224">
        <w:rPr>
          <w:lang w:val="en-GB"/>
        </w:rPr>
        <w:t xml:space="preserve">Wyban, J., Walsh, W.A. &amp; Godin, D.M. (1995). Temperature effects on growth, feeding rate and feed conversion of the Pacific white shrimp (Penaeus vannamei). </w:t>
      </w:r>
      <w:r w:rsidRPr="00307224">
        <w:rPr>
          <w:i/>
          <w:iCs/>
          <w:lang w:val="en-GB"/>
        </w:rPr>
        <w:t>Aquaculture</w:t>
      </w:r>
      <w:r w:rsidRPr="00307224">
        <w:rPr>
          <w:lang w:val="en-GB"/>
        </w:rPr>
        <w:t>, 138, 267–279.</w:t>
      </w:r>
    </w:p>
    <w:p w14:paraId="063D018A" w14:textId="77777777" w:rsidR="00307224" w:rsidRPr="00307224" w:rsidRDefault="00307224" w:rsidP="00307224">
      <w:pPr>
        <w:pStyle w:val="Bibliography"/>
        <w:rPr>
          <w:lang w:val="en-GB"/>
        </w:rPr>
      </w:pPr>
      <w:r w:rsidRPr="00307224">
        <w:rPr>
          <w:lang w:val="en-GB"/>
        </w:rPr>
        <w:t xml:space="preserve">Xie, Xiaojun. &amp; Sun, Ruyung. (1990). The Bioenergetics of the Southern Catfish (Silurus meridionalis Chen). I. Resting Metabolic Rate as a Function of Body Weight and Temperature. </w:t>
      </w:r>
      <w:r w:rsidRPr="00307224">
        <w:rPr>
          <w:i/>
          <w:iCs/>
          <w:lang w:val="en-GB"/>
        </w:rPr>
        <w:t>Physiological Zoology</w:t>
      </w:r>
      <w:r w:rsidRPr="00307224">
        <w:rPr>
          <w:lang w:val="en-GB"/>
        </w:rPr>
        <w:t>, 63, 1181–1195.</w:t>
      </w:r>
    </w:p>
    <w:p w14:paraId="6D70D037" w14:textId="77777777" w:rsidR="00307224" w:rsidRPr="00307224" w:rsidRDefault="00307224" w:rsidP="00307224">
      <w:pPr>
        <w:pStyle w:val="Bibliography"/>
        <w:rPr>
          <w:lang w:val="en-GB"/>
        </w:rPr>
      </w:pPr>
      <w:r w:rsidRPr="00307224">
        <w:rPr>
          <w:lang w:val="en-GB"/>
        </w:rPr>
        <w:lastRenderedPageBreak/>
        <w:t xml:space="preserve">Youngflesh, C. (2018). MCMCvis: Tools to Visualize, Manipulate, and Summarize MCMC Output. </w:t>
      </w:r>
      <w:r w:rsidRPr="00307224">
        <w:rPr>
          <w:i/>
          <w:iCs/>
          <w:lang w:val="en-GB"/>
        </w:rPr>
        <w:t>Journal of Open Source Software</w:t>
      </w:r>
      <w:r w:rsidRPr="00307224">
        <w:rPr>
          <w:lang w:val="en-GB"/>
        </w:rPr>
        <w:t>, 3, 640.</w:t>
      </w:r>
    </w:p>
    <w:p w14:paraId="45ED9701" w14:textId="4A5675CB" w:rsidR="002F3AC6" w:rsidRDefault="002F3AC6" w:rsidP="002E3379">
      <w:pPr>
        <w:spacing w:line="480" w:lineRule="auto"/>
        <w:contextualSpacing/>
        <w:jc w:val="both"/>
        <w:rPr>
          <w:rFonts w:cstheme="minorHAnsi"/>
          <w:b/>
          <w:lang w:val="en-GB"/>
        </w:rPr>
      </w:pPr>
      <w:r>
        <w:rPr>
          <w:rFonts w:cstheme="minorHAnsi"/>
          <w:b/>
          <w:lang w:val="en-GB"/>
        </w:rPr>
        <w:fldChar w:fldCharType="end"/>
      </w:r>
    </w:p>
    <w:sectPr w:rsidR="002F3AC6" w:rsidSect="00D22802">
      <w:headerReference w:type="even" r:id="rId23"/>
      <w:footerReference w:type="even" r:id="rId24"/>
      <w:footerReference w:type="default" r:id="rId25"/>
      <w:headerReference w:type="first" r:id="rId26"/>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x Lindmark" w:date="2020-10-12T13:47:00Z" w:initials="ML">
    <w:p w14:paraId="27C76B0E" w14:textId="1FF7BE1A" w:rsidR="001835CE" w:rsidRPr="001A02C1" w:rsidRDefault="001835CE">
      <w:pPr>
        <w:pStyle w:val="CommentText"/>
        <w:rPr>
          <w:lang w:val="en-US"/>
        </w:rPr>
      </w:pPr>
      <w:r>
        <w:rPr>
          <w:rStyle w:val="CommentReference"/>
        </w:rPr>
        <w:annotationRef/>
      </w:r>
      <w:r w:rsidRPr="001A02C1">
        <w:rPr>
          <w:lang w:val="en-US"/>
        </w:rPr>
        <w:t>I can’t find a</w:t>
      </w:r>
      <w:r>
        <w:rPr>
          <w:lang w:val="en-US"/>
        </w:rPr>
        <w:t>ny info on # of keywords, but I often see around 5 so I cut it down a little bit.</w:t>
      </w:r>
    </w:p>
  </w:comment>
  <w:comment w:id="1" w:author="Max Lindmark" w:date="2020-10-28T07:59:00Z" w:initials="ML">
    <w:p w14:paraId="0BE2388E" w14:textId="7AA4FEF2" w:rsidR="005B17E8" w:rsidRPr="00CB5866" w:rsidRDefault="001835CE">
      <w:pPr>
        <w:pStyle w:val="CommentText"/>
        <w:rPr>
          <w:lang w:val="en-US"/>
        </w:rPr>
      </w:pPr>
      <w:r>
        <w:rPr>
          <w:rStyle w:val="CommentReference"/>
        </w:rPr>
        <w:annotationRef/>
      </w:r>
      <w:r w:rsidRPr="00CB5866">
        <w:rPr>
          <w:lang w:val="en-US"/>
        </w:rPr>
        <w:t xml:space="preserve">I rewrote this, basically swapping out the last speculate sentence and added a new </w:t>
      </w:r>
      <w:r>
        <w:rPr>
          <w:lang w:val="en-US"/>
        </w:rPr>
        <w:t>one early on describing the background a bit more</w:t>
      </w:r>
      <w:r w:rsidR="00E90FAA">
        <w:rPr>
          <w:lang w:val="en-US"/>
        </w:rPr>
        <w:t xml:space="preserve"> (I didn’t want to start a discussion on the role of big fish from scratch…)</w:t>
      </w:r>
    </w:p>
  </w:comment>
  <w:comment w:id="2" w:author="Max Lindmark" w:date="2020-11-07T11:47:00Z" w:initials="ML">
    <w:p w14:paraId="0ECF4811" w14:textId="42513066" w:rsidR="00A56B6C" w:rsidRPr="00A56B6C" w:rsidRDefault="00A56B6C">
      <w:pPr>
        <w:pStyle w:val="CommentText"/>
        <w:rPr>
          <w:lang w:val="en-US"/>
        </w:rPr>
      </w:pPr>
      <w:r>
        <w:rPr>
          <w:rStyle w:val="CommentReference"/>
        </w:rPr>
        <w:annotationRef/>
      </w:r>
      <w:r w:rsidRPr="00A56B6C">
        <w:rPr>
          <w:lang w:val="en-US"/>
        </w:rPr>
        <w:t>Still ear</w:t>
      </w:r>
      <w:r>
        <w:rPr>
          <w:lang w:val="en-US"/>
        </w:rPr>
        <w:t>ly view on the Denderen paper</w:t>
      </w:r>
    </w:p>
  </w:comment>
  <w:comment w:id="3" w:author="Jan Ohlberger" w:date="2020-09-17T11:51:00Z" w:initials="Ca">
    <w:p w14:paraId="2B30F291" w14:textId="58082D05" w:rsidR="001835CE" w:rsidRPr="00E2522A" w:rsidRDefault="001835CE">
      <w:pPr>
        <w:pStyle w:val="CommentText"/>
        <w:rPr>
          <w:lang w:val="en-GB"/>
        </w:rPr>
      </w:pPr>
      <w:r>
        <w:rPr>
          <w:rStyle w:val="CommentReference"/>
        </w:rPr>
        <w:annotationRef/>
      </w:r>
      <w:r w:rsidRPr="00E2522A">
        <w:rPr>
          <w:lang w:val="en-GB"/>
        </w:rPr>
        <w:t xml:space="preserve">I think its better without this because surface-to-volume scaling has not been explained yet and it is not clear why this is critical for the above-mentioned models. </w:t>
      </w:r>
    </w:p>
    <w:p w14:paraId="67637861" w14:textId="77777777" w:rsidR="001835CE" w:rsidRPr="00E2522A" w:rsidRDefault="001835CE">
      <w:pPr>
        <w:pStyle w:val="CommentText"/>
        <w:rPr>
          <w:lang w:val="en-GB"/>
        </w:rPr>
      </w:pPr>
    </w:p>
    <w:p w14:paraId="6873F5E3" w14:textId="6C55750E" w:rsidR="001835CE" w:rsidRPr="00E2522A" w:rsidRDefault="001835CE">
      <w:pPr>
        <w:pStyle w:val="CommentText"/>
        <w:rPr>
          <w:lang w:val="en-GB"/>
        </w:rPr>
      </w:pPr>
      <w:r w:rsidRPr="00E2522A">
        <w:rPr>
          <w:lang w:val="en-GB"/>
        </w:rPr>
        <w:t>As I re-read this section, I’m thinking it might work best to shorten this section, drop the closing sentence (Therefore), and then merge with the next paragraph – thoughts/objections?</w:t>
      </w:r>
    </w:p>
    <w:p w14:paraId="5175DD94" w14:textId="42E1B89B" w:rsidR="001835CE" w:rsidRPr="00E2522A" w:rsidRDefault="001835CE">
      <w:pPr>
        <w:pStyle w:val="CommentText"/>
        <w:rPr>
          <w:lang w:val="en-GB"/>
        </w:rPr>
      </w:pPr>
    </w:p>
  </w:comment>
  <w:comment w:id="4" w:author="Anna Gårdmark" w:date="2020-09-29T10:23:00Z" w:initials="AG">
    <w:p w14:paraId="394CECB3" w14:textId="27A936FC" w:rsidR="001835CE" w:rsidRPr="000F19E8" w:rsidRDefault="001835CE">
      <w:pPr>
        <w:pStyle w:val="CommentText"/>
        <w:rPr>
          <w:lang w:val="en-GB"/>
        </w:rPr>
      </w:pPr>
      <w:r>
        <w:rPr>
          <w:rStyle w:val="CommentReference"/>
        </w:rPr>
        <w:annotationRef/>
      </w:r>
      <w:r w:rsidRPr="000F19E8">
        <w:rPr>
          <w:lang w:val="en-GB"/>
        </w:rPr>
        <w:t>I agree (and also suggested it in last revision round</w:t>
      </w:r>
      <w:r>
        <w:rPr>
          <w:lang w:val="en-GB"/>
        </w:rPr>
        <w:t xml:space="preserve"> in June</w:t>
      </w:r>
      <w:r w:rsidRPr="000F19E8">
        <w:rPr>
          <w:lang w:val="en-GB"/>
        </w:rPr>
        <w:t xml:space="preserve"> ;) )</w:t>
      </w:r>
      <w:r>
        <w:rPr>
          <w:lang w:val="en-GB"/>
        </w:rPr>
        <w:t xml:space="preserve">    I suggest removing all the lines from “However” on line 111 to line 119, and merge with the next paragra.  That renders a paragraph that starts with model predictions of growth responses to warming, and a conclusion that to resolve that we need to understand how metabolism &amp; consumption scales with temperature; Nice and logic and a good transition from the first 3 paragraphs on growth.</w:t>
      </w:r>
    </w:p>
  </w:comment>
  <w:comment w:id="5" w:author="Max Lindmark" w:date="2020-10-12T14:47:00Z" w:initials="ML">
    <w:p w14:paraId="689B777C" w14:textId="1F080CF4" w:rsidR="001835CE" w:rsidRDefault="001835CE">
      <w:pPr>
        <w:pStyle w:val="CommentText"/>
        <w:rPr>
          <w:lang w:val="en-US"/>
        </w:rPr>
      </w:pPr>
      <w:r>
        <w:rPr>
          <w:rStyle w:val="CommentReference"/>
        </w:rPr>
        <w:annotationRef/>
      </w:r>
      <w:r w:rsidRPr="00EC2F85">
        <w:rPr>
          <w:lang w:val="en-US"/>
        </w:rPr>
        <w:t xml:space="preserve">The problem as I see it </w:t>
      </w:r>
      <w:r>
        <w:rPr>
          <w:lang w:val="en-US"/>
        </w:rPr>
        <w:t xml:space="preserve">with cutting from “however” (now “Yet”) </w:t>
      </w:r>
      <w:r w:rsidRPr="00EC2F85">
        <w:rPr>
          <w:lang w:val="en-US"/>
        </w:rPr>
        <w:t xml:space="preserve">is that </w:t>
      </w:r>
      <w:r>
        <w:rPr>
          <w:lang w:val="en-US"/>
        </w:rPr>
        <w:t>we skip the part that explains why we need the empirical estimates. I think it’s not that they are empirical per se, but that they tend to differ from what is assumed (so we need to explain how and why).</w:t>
      </w:r>
    </w:p>
    <w:p w14:paraId="3DAF2C6F" w14:textId="77777777" w:rsidR="001835CE" w:rsidRDefault="001835CE">
      <w:pPr>
        <w:pStyle w:val="CommentText"/>
        <w:rPr>
          <w:lang w:val="en-US"/>
        </w:rPr>
      </w:pPr>
    </w:p>
    <w:p w14:paraId="2BBA0ED1" w14:textId="5BEEA72F" w:rsidR="001835CE" w:rsidRPr="00EC2F85" w:rsidRDefault="001835CE">
      <w:pPr>
        <w:pStyle w:val="CommentText"/>
        <w:rPr>
          <w:lang w:val="en-US"/>
        </w:rPr>
      </w:pPr>
      <w:r>
        <w:rPr>
          <w:lang w:val="en-US"/>
        </w:rPr>
        <w:t>I landed on something in between… merged paragraph but with some rewriting… let me know what you think!</w:t>
      </w:r>
    </w:p>
  </w:comment>
  <w:comment w:id="7" w:author="Max Lindmark" w:date="2020-10-12T17:03:00Z" w:initials="ML">
    <w:p w14:paraId="76439F14" w14:textId="6A852F6B" w:rsidR="001835CE" w:rsidRPr="00E403C3" w:rsidRDefault="001835CE">
      <w:pPr>
        <w:pStyle w:val="CommentText"/>
        <w:rPr>
          <w:lang w:val="en-US"/>
        </w:rPr>
      </w:pPr>
      <w:r>
        <w:rPr>
          <w:rStyle w:val="CommentReference"/>
        </w:rPr>
        <w:annotationRef/>
      </w:r>
      <w:r w:rsidRPr="00E403C3">
        <w:rPr>
          <w:lang w:val="en-US"/>
        </w:rPr>
        <w:t>I added this</w:t>
      </w:r>
      <w:r>
        <w:rPr>
          <w:lang w:val="en-US"/>
        </w:rPr>
        <w:t xml:space="preserve"> and keep using mass-specific from now on (and write that explicitly) – thanks both for noticing this mix of terms </w:t>
      </w:r>
      <w:r w:rsidRPr="00046CA5">
        <w:rPr>
          <w:lang w:val="en-US"/>
        </w:rPr>
        <w:sym w:font="Wingdings" w:char="F04A"/>
      </w:r>
    </w:p>
  </w:comment>
  <w:comment w:id="8" w:author="Max Lindmark" w:date="2020-10-12T16:51:00Z" w:initials="ML">
    <w:p w14:paraId="356D6586" w14:textId="40DCC828" w:rsidR="001835CE" w:rsidRPr="00581BA1" w:rsidRDefault="001835CE">
      <w:pPr>
        <w:pStyle w:val="CommentText"/>
        <w:rPr>
          <w:lang w:val="en-US"/>
        </w:rPr>
      </w:pPr>
      <w:r>
        <w:rPr>
          <w:rStyle w:val="CommentReference"/>
        </w:rPr>
        <w:annotationRef/>
      </w:r>
      <w:r w:rsidRPr="00581BA1">
        <w:rPr>
          <w:lang w:val="en-US"/>
        </w:rPr>
        <w:t>This is new</w:t>
      </w:r>
      <w:r>
        <w:rPr>
          <w:lang w:val="en-US"/>
        </w:rPr>
        <w:t>, in line with some comments Anna had on reiterating the samples sizes etc.</w:t>
      </w:r>
    </w:p>
  </w:comment>
  <w:comment w:id="10" w:author="Jan Ohlberger" w:date="2020-09-17T09:50:00Z" w:initials="Ca">
    <w:p w14:paraId="1B1A8D18" w14:textId="11018C97" w:rsidR="001835CE" w:rsidRPr="00E2522A" w:rsidRDefault="001835CE">
      <w:pPr>
        <w:pStyle w:val="CommentText"/>
        <w:rPr>
          <w:lang w:val="en-GB"/>
        </w:rPr>
      </w:pPr>
      <w:r>
        <w:rPr>
          <w:rStyle w:val="CommentReference"/>
        </w:rPr>
        <w:annotationRef/>
      </w:r>
      <w:r w:rsidRPr="00E2522A">
        <w:rPr>
          <w:lang w:val="en-GB"/>
        </w:rPr>
        <w:t>Should we end the intro with a statement about how far-reaching the consequences are for species responses to climate warming, e.g. changes in population size-structure and species interactions? Or something else that puts it into a broader perspective?</w:t>
      </w:r>
    </w:p>
  </w:comment>
  <w:comment w:id="11" w:author="Anna Gårdmark" w:date="2020-09-29T10:43:00Z" w:initials="AG">
    <w:p w14:paraId="40CA3B9F" w14:textId="457AFFCB" w:rsidR="001835CE" w:rsidRPr="00711DC2" w:rsidRDefault="001835CE">
      <w:pPr>
        <w:pStyle w:val="CommentText"/>
        <w:rPr>
          <w:lang w:val="en-GB"/>
        </w:rPr>
      </w:pPr>
      <w:r>
        <w:rPr>
          <w:rStyle w:val="CommentReference"/>
        </w:rPr>
        <w:annotationRef/>
      </w:r>
      <w:r w:rsidRPr="00711DC2">
        <w:rPr>
          <w:lang w:val="en-GB"/>
        </w:rPr>
        <w:t>would be good, similar to what you have in abstract/significance statement</w:t>
      </w:r>
    </w:p>
  </w:comment>
  <w:comment w:id="12" w:author="Max Lindmark" w:date="2020-10-12T16:40:00Z" w:initials="ML">
    <w:p w14:paraId="02D67070" w14:textId="0C4B76C2" w:rsidR="001835CE" w:rsidRPr="0075515A" w:rsidRDefault="001835CE">
      <w:pPr>
        <w:pStyle w:val="CommentText"/>
        <w:rPr>
          <w:lang w:val="en-US"/>
        </w:rPr>
      </w:pPr>
      <w:r>
        <w:rPr>
          <w:rStyle w:val="CommentReference"/>
        </w:rPr>
        <w:annotationRef/>
      </w:r>
      <w:r w:rsidRPr="0075515A">
        <w:rPr>
          <w:lang w:val="en-US"/>
        </w:rPr>
        <w:t>I’m not 100% sure, mainly because we rewrote the opening of the results</w:t>
      </w:r>
      <w:r>
        <w:rPr>
          <w:lang w:val="en-US"/>
        </w:rPr>
        <w:t xml:space="preserve">. See comment </w:t>
      </w:r>
      <w:r w:rsidR="003F36EF">
        <w:rPr>
          <w:lang w:val="en-US"/>
        </w:rPr>
        <w:t>above</w:t>
      </w:r>
      <w:r>
        <w:rPr>
          <w:lang w:val="en-US"/>
        </w:rPr>
        <w:t>!</w:t>
      </w:r>
    </w:p>
  </w:comment>
  <w:comment w:id="9" w:author="Max Lindmark" w:date="2020-11-07T10:51:00Z" w:initials="ML">
    <w:p w14:paraId="7B0C23C9" w14:textId="395EDA9D" w:rsidR="003F36EF" w:rsidRPr="00AC79FC" w:rsidRDefault="003F36EF" w:rsidP="003F36EF">
      <w:pPr>
        <w:pStyle w:val="CommentText"/>
        <w:rPr>
          <w:lang w:val="en-US"/>
        </w:rPr>
      </w:pPr>
      <w:r>
        <w:rPr>
          <w:rStyle w:val="CommentReference"/>
        </w:rPr>
        <w:annotationRef/>
      </w:r>
      <w:r w:rsidR="00AC79FC">
        <w:rPr>
          <w:lang w:val="en-US"/>
        </w:rPr>
        <w:t>The ending of the intro in the last version was very similar to the re-written opening of the intro (both summarizing). I therefore suggest keep the broad summarizing opening in the results and limit the end of the intro to what we did.</w:t>
      </w:r>
    </w:p>
  </w:comment>
  <w:comment w:id="13" w:author="Max Lindmark" w:date="2020-10-28T08:11:00Z" w:initials="ML">
    <w:p w14:paraId="27FBF0F8" w14:textId="062B1ED1" w:rsidR="001835CE" w:rsidRPr="00EB3993" w:rsidRDefault="001835CE">
      <w:pPr>
        <w:pStyle w:val="CommentText"/>
        <w:rPr>
          <w:lang w:val="en-US"/>
        </w:rPr>
      </w:pPr>
      <w:r>
        <w:rPr>
          <w:rStyle w:val="CommentReference"/>
        </w:rPr>
        <w:annotationRef/>
      </w:r>
      <w:r w:rsidRPr="00EB3993">
        <w:rPr>
          <w:lang w:val="en-US"/>
        </w:rPr>
        <w:t>Here’s the small addition I made to link the sub-optimum growth result a little bit</w:t>
      </w:r>
      <w:r>
        <w:rPr>
          <w:lang w:val="en-US"/>
        </w:rPr>
        <w:t xml:space="preserve"> more to the rest</w:t>
      </w:r>
    </w:p>
  </w:comment>
  <w:comment w:id="14" w:author="Anna Gårdmark" w:date="2020-09-29T11:17:00Z" w:initials="AG">
    <w:p w14:paraId="7E18CAD6" w14:textId="20F3909A" w:rsidR="001835CE" w:rsidRPr="00FA450F" w:rsidRDefault="001835CE">
      <w:pPr>
        <w:pStyle w:val="CommentText"/>
        <w:rPr>
          <w:lang w:val="en-GB"/>
        </w:rPr>
      </w:pPr>
      <w:r>
        <w:rPr>
          <w:rStyle w:val="CommentReference"/>
        </w:rPr>
        <w:annotationRef/>
      </w:r>
      <w:r w:rsidRPr="00FA450F">
        <w:rPr>
          <w:lang w:val="en-GB"/>
        </w:rPr>
        <w:t xml:space="preserve">abbreviation not explained; inserted explanation in </w:t>
      </w:r>
      <w:r>
        <w:rPr>
          <w:lang w:val="en-GB"/>
        </w:rPr>
        <w:t>the previous place where you spoke of ‘Metabolic theory of ecology’</w:t>
      </w:r>
    </w:p>
  </w:comment>
  <w:comment w:id="15" w:author="Max Lindmark" w:date="2020-10-12T16:10:00Z" w:initials="ML">
    <w:p w14:paraId="63BD898E" w14:textId="70DF4DB4" w:rsidR="001835CE" w:rsidRDefault="001835CE">
      <w:pPr>
        <w:pStyle w:val="CommentText"/>
        <w:rPr>
          <w:lang w:val="en-US"/>
        </w:rPr>
      </w:pPr>
      <w:r>
        <w:rPr>
          <w:rStyle w:val="CommentReference"/>
        </w:rPr>
        <w:annotationRef/>
      </w:r>
      <w:r w:rsidRPr="007F78F7">
        <w:rPr>
          <w:lang w:val="en-US"/>
        </w:rPr>
        <w:t xml:space="preserve">Thanks! </w:t>
      </w:r>
      <w:r>
        <w:rPr>
          <w:lang w:val="en-US"/>
        </w:rPr>
        <w:t>It is explained now though so I keep the abbreviation here.</w:t>
      </w:r>
    </w:p>
    <w:p w14:paraId="538ED292" w14:textId="77777777" w:rsidR="001835CE" w:rsidRDefault="001835CE">
      <w:pPr>
        <w:pStyle w:val="CommentText"/>
        <w:rPr>
          <w:lang w:val="en-US"/>
        </w:rPr>
      </w:pPr>
    </w:p>
    <w:p w14:paraId="05C61E61" w14:textId="424BCB45" w:rsidR="001835CE" w:rsidRPr="007F78F7" w:rsidRDefault="001835CE">
      <w:pPr>
        <w:pStyle w:val="CommentText"/>
        <w:rPr>
          <w:lang w:val="en-US"/>
        </w:rPr>
      </w:pPr>
      <w:r>
        <w:rPr>
          <w:lang w:val="en-US"/>
        </w:rPr>
        <w:t>(</w:t>
      </w:r>
      <w:r w:rsidR="003215D6">
        <w:rPr>
          <w:lang w:val="en-US"/>
        </w:rPr>
        <w:t>also,</w:t>
      </w:r>
      <w:r>
        <w:rPr>
          <w:lang w:val="en-US"/>
        </w:rPr>
        <w:t xml:space="preserve"> </w:t>
      </w:r>
      <w:r w:rsidRPr="007F78F7">
        <w:rPr>
          <w:lang w:val="en-US"/>
        </w:rPr>
        <w:t>I prefer non-capitalized version (metabolic theory of ecology)</w:t>
      </w:r>
      <w:r>
        <w:rPr>
          <w:lang w:val="en-US"/>
        </w:rPr>
        <w:t xml:space="preserve">, I think I’ve seen it more – including the original ref, </w:t>
      </w:r>
      <w:r w:rsidRPr="007F78F7">
        <w:rPr>
          <w:lang w:val="en-US"/>
        </w:rPr>
        <w:t xml:space="preserve">and </w:t>
      </w:r>
      <w:r>
        <w:rPr>
          <w:lang w:val="en-US"/>
        </w:rPr>
        <w:t xml:space="preserve">also </w:t>
      </w:r>
      <w:r w:rsidRPr="007F78F7">
        <w:rPr>
          <w:lang w:val="en-US"/>
        </w:rPr>
        <w:t>without ´´</w:t>
      </w:r>
      <w:r>
        <w:rPr>
          <w:lang w:val="en-US"/>
        </w:rPr>
        <w:t>)</w:t>
      </w:r>
    </w:p>
  </w:comment>
  <w:comment w:id="16" w:author="Max Lindmark" w:date="2020-11-07T10:36:00Z" w:initials="ML">
    <w:p w14:paraId="2189B396" w14:textId="5F5A35E0" w:rsidR="003215D6" w:rsidRPr="003215D6" w:rsidRDefault="003215D6">
      <w:pPr>
        <w:pStyle w:val="CommentText"/>
        <w:rPr>
          <w:lang w:val="en-US"/>
        </w:rPr>
      </w:pPr>
      <w:r>
        <w:rPr>
          <w:rStyle w:val="CommentReference"/>
        </w:rPr>
        <w:annotationRef/>
      </w:r>
      <w:r w:rsidRPr="003215D6">
        <w:rPr>
          <w:lang w:val="en-US"/>
        </w:rPr>
        <w:t>This is of course also new and replaces the poly</w:t>
      </w:r>
      <w:r>
        <w:rPr>
          <w:lang w:val="en-US"/>
        </w:rPr>
        <w:t>nomial results</w:t>
      </w:r>
    </w:p>
  </w:comment>
  <w:comment w:id="17" w:author="Jan Ohlberger" w:date="2020-09-17T10:24:00Z" w:initials="Ca">
    <w:p w14:paraId="6C0D1183" w14:textId="5687BF49" w:rsidR="001835CE" w:rsidRPr="00E2522A" w:rsidRDefault="001835CE">
      <w:pPr>
        <w:pStyle w:val="CommentText"/>
        <w:rPr>
          <w:lang w:val="en-GB"/>
        </w:rPr>
      </w:pPr>
      <w:r>
        <w:rPr>
          <w:rStyle w:val="CommentReference"/>
        </w:rPr>
        <w:annotationRef/>
      </w:r>
      <w:r w:rsidRPr="00E2522A">
        <w:rPr>
          <w:lang w:val="en-GB"/>
        </w:rPr>
        <w:t>Another thought here: in the text we typically talk about how the rates ‘increase’ with body size, but then we present mass-specific rates (per g). Should we harmonize this either by changing the plot or how we talk about it in the paper?</w:t>
      </w:r>
    </w:p>
  </w:comment>
  <w:comment w:id="18" w:author="Max Lindmark" w:date="2020-10-12T16:22:00Z" w:initials="ML">
    <w:p w14:paraId="7CD57AE4" w14:textId="77777777" w:rsidR="001835CE" w:rsidRDefault="001835CE">
      <w:pPr>
        <w:pStyle w:val="CommentText"/>
        <w:rPr>
          <w:rStyle w:val="CommentReference"/>
          <w:lang w:val="en-US"/>
        </w:rPr>
      </w:pPr>
      <w:r>
        <w:rPr>
          <w:rStyle w:val="CommentReference"/>
          <w:lang w:val="en-US"/>
        </w:rPr>
        <w:t xml:space="preserve">Good point! </w:t>
      </w:r>
    </w:p>
    <w:p w14:paraId="0680D76F" w14:textId="77777777" w:rsidR="001835CE" w:rsidRDefault="001835CE">
      <w:pPr>
        <w:pStyle w:val="CommentText"/>
        <w:rPr>
          <w:rStyle w:val="CommentReference"/>
          <w:lang w:val="en-US"/>
        </w:rPr>
      </w:pPr>
    </w:p>
    <w:p w14:paraId="52373E04" w14:textId="098C3456" w:rsidR="001835CE" w:rsidRDefault="001835CE">
      <w:pPr>
        <w:pStyle w:val="CommentText"/>
        <w:rPr>
          <w:rStyle w:val="CommentReference"/>
          <w:lang w:val="en-US"/>
        </w:rPr>
      </w:pPr>
      <w:r>
        <w:rPr>
          <w:rStyle w:val="CommentReference"/>
        </w:rPr>
        <w:annotationRef/>
      </w:r>
      <w:r w:rsidRPr="00412FF8">
        <w:rPr>
          <w:rStyle w:val="CommentReference"/>
          <w:lang w:val="en-US"/>
        </w:rPr>
        <w:t>I think I would prefer</w:t>
      </w:r>
      <w:r>
        <w:rPr>
          <w:rStyle w:val="CommentReference"/>
          <w:lang w:val="en-US"/>
        </w:rPr>
        <w:t xml:space="preserve"> talking about mass-specific rates (in equations and graphs) … But when it comes to the mismatch (over size), it’s easier to say (and understand):</w:t>
      </w:r>
    </w:p>
    <w:p w14:paraId="2B76BC62" w14:textId="77777777" w:rsidR="001835CE" w:rsidRDefault="001835CE">
      <w:pPr>
        <w:pStyle w:val="CommentText"/>
        <w:rPr>
          <w:rStyle w:val="CommentReference"/>
          <w:lang w:val="en-US"/>
        </w:rPr>
      </w:pPr>
    </w:p>
    <w:p w14:paraId="34FB531C" w14:textId="2CA7AE83" w:rsidR="001835CE" w:rsidRDefault="001835CE">
      <w:pPr>
        <w:pStyle w:val="CommentText"/>
        <w:rPr>
          <w:rStyle w:val="CommentReference"/>
          <w:lang w:val="en-US"/>
        </w:rPr>
      </w:pPr>
      <w:r>
        <w:rPr>
          <w:rStyle w:val="CommentReference"/>
          <w:lang w:val="en-US"/>
        </w:rPr>
        <w:t>“consumption does not increase as fast as metabolism with mass”</w:t>
      </w:r>
    </w:p>
    <w:p w14:paraId="6905BBC4" w14:textId="77777777" w:rsidR="001835CE" w:rsidRDefault="001835CE">
      <w:pPr>
        <w:pStyle w:val="CommentText"/>
        <w:rPr>
          <w:rStyle w:val="CommentReference"/>
          <w:lang w:val="en-US"/>
        </w:rPr>
      </w:pPr>
    </w:p>
    <w:p w14:paraId="5FB42429" w14:textId="29CF29D5" w:rsidR="001835CE" w:rsidRDefault="001835CE">
      <w:pPr>
        <w:pStyle w:val="CommentText"/>
        <w:rPr>
          <w:rStyle w:val="CommentReference"/>
          <w:lang w:val="en-US"/>
        </w:rPr>
      </w:pPr>
      <w:r>
        <w:rPr>
          <w:rStyle w:val="CommentReference"/>
          <w:lang w:val="en-US"/>
        </w:rPr>
        <w:t>than:</w:t>
      </w:r>
    </w:p>
    <w:p w14:paraId="12955EA7" w14:textId="77777777" w:rsidR="001835CE" w:rsidRDefault="001835CE">
      <w:pPr>
        <w:pStyle w:val="CommentText"/>
        <w:rPr>
          <w:rStyle w:val="CommentReference"/>
          <w:lang w:val="en-US"/>
        </w:rPr>
      </w:pPr>
    </w:p>
    <w:p w14:paraId="28F93E14" w14:textId="7BA102F7" w:rsidR="001835CE" w:rsidRDefault="001835CE">
      <w:pPr>
        <w:pStyle w:val="CommentText"/>
        <w:rPr>
          <w:rStyle w:val="CommentReference"/>
          <w:lang w:val="en-US"/>
        </w:rPr>
      </w:pPr>
      <w:r>
        <w:rPr>
          <w:rStyle w:val="CommentReference"/>
          <w:lang w:val="en-US"/>
        </w:rPr>
        <w:t>“mass-specific consumption rate decreases faster per unit biomass than does metabolism”</w:t>
      </w:r>
    </w:p>
    <w:p w14:paraId="02670117" w14:textId="6FE6D132" w:rsidR="001835CE" w:rsidRDefault="001835CE">
      <w:pPr>
        <w:pStyle w:val="CommentText"/>
        <w:rPr>
          <w:rStyle w:val="CommentReference"/>
          <w:lang w:val="en-US"/>
        </w:rPr>
      </w:pPr>
    </w:p>
    <w:p w14:paraId="33E62A23" w14:textId="77777777" w:rsidR="001835CE" w:rsidRDefault="001835CE">
      <w:pPr>
        <w:pStyle w:val="CommentText"/>
        <w:rPr>
          <w:rStyle w:val="CommentReference"/>
          <w:lang w:val="en-US"/>
        </w:rPr>
      </w:pPr>
      <w:r>
        <w:rPr>
          <w:rStyle w:val="CommentReference"/>
          <w:lang w:val="en-US"/>
        </w:rPr>
        <w:t>So, to reconcile this I have defined in the beginning how to get from whole organism rate to mass-specific, and I try to be clear that we fit models on mass-specific data.</w:t>
      </w:r>
    </w:p>
    <w:p w14:paraId="40A5BA03" w14:textId="77777777" w:rsidR="001835CE" w:rsidRDefault="001835CE">
      <w:pPr>
        <w:pStyle w:val="CommentText"/>
        <w:rPr>
          <w:rStyle w:val="CommentReference"/>
          <w:lang w:val="en-US"/>
        </w:rPr>
      </w:pPr>
    </w:p>
    <w:p w14:paraId="677292B3" w14:textId="358C3388" w:rsidR="001835CE" w:rsidRPr="00412FF8" w:rsidRDefault="001835CE">
      <w:pPr>
        <w:pStyle w:val="CommentText"/>
        <w:rPr>
          <w:lang w:val="en-US"/>
        </w:rPr>
      </w:pPr>
      <w:r>
        <w:rPr>
          <w:rStyle w:val="CommentReference"/>
          <w:lang w:val="en-US"/>
        </w:rPr>
        <w:t>Do you agree this is a good approach/tradeoff?</w:t>
      </w:r>
    </w:p>
  </w:comment>
  <w:comment w:id="19" w:author="Jan Ohlberger" w:date="2020-05-22T15:11:00Z" w:initials="Ca">
    <w:p w14:paraId="203A55C3" w14:textId="3352693D" w:rsidR="001835CE" w:rsidRPr="00AE4A5F" w:rsidRDefault="001835CE">
      <w:pPr>
        <w:pStyle w:val="CommentText"/>
        <w:rPr>
          <w:lang w:val="en-GB"/>
        </w:rPr>
      </w:pPr>
      <w:r>
        <w:rPr>
          <w:rStyle w:val="CommentReference"/>
        </w:rPr>
        <w:annotationRef/>
      </w:r>
      <w:r w:rsidRPr="00AE4A5F">
        <w:rPr>
          <w:lang w:val="en-GB"/>
        </w:rPr>
        <w:t>Same here – shouldn’t this information be available somewhere?</w:t>
      </w:r>
    </w:p>
  </w:comment>
  <w:comment w:id="20" w:author="Max Lindmark" w:date="2020-07-30T10:20:00Z" w:initials="ML">
    <w:p w14:paraId="0305A4D4" w14:textId="6B1CEB30" w:rsidR="001835CE" w:rsidRPr="00E2522A" w:rsidRDefault="001835CE">
      <w:pPr>
        <w:pStyle w:val="CommentText"/>
        <w:rPr>
          <w:lang w:val="en-GB"/>
        </w:rPr>
      </w:pPr>
      <w:r w:rsidRPr="00F8495F">
        <w:rPr>
          <w:rStyle w:val="CommentReference"/>
        </w:rPr>
        <w:annotationRef/>
      </w:r>
      <w:r w:rsidRPr="00F8495F">
        <w:rPr>
          <w:lang w:val="en-GB"/>
        </w:rPr>
        <w:t>I don’t think it’s possible to show this in a meaningful way (the color legend for 34 species). Already 11 is pushing it with a discrete scale, and with a continuous scale it would be basically impossible to match species with the legend!</w:t>
      </w:r>
    </w:p>
  </w:comment>
  <w:comment w:id="21" w:author="Anna Gårdmark" w:date="2020-09-29T11:35:00Z" w:initials="AG">
    <w:p w14:paraId="5B427414" w14:textId="132B58EF" w:rsidR="001835CE" w:rsidRPr="00572C20" w:rsidRDefault="001835CE">
      <w:pPr>
        <w:pStyle w:val="CommentText"/>
        <w:rPr>
          <w:lang w:val="en-GB"/>
        </w:rPr>
      </w:pPr>
      <w:r>
        <w:rPr>
          <w:rStyle w:val="CommentReference"/>
        </w:rPr>
        <w:annotationRef/>
      </w:r>
      <w:r w:rsidRPr="00572C20">
        <w:rPr>
          <w:lang w:val="en-GB"/>
        </w:rPr>
        <w:t>can’t we still do it in the supplement, and then use different symbols</w:t>
      </w:r>
      <w:r>
        <w:rPr>
          <w:lang w:val="en-GB"/>
        </w:rPr>
        <w:t xml:space="preserve"> combined with colour palette?</w:t>
      </w:r>
      <w:r w:rsidRPr="00572C20">
        <w:rPr>
          <w:lang w:val="en-GB"/>
        </w:rPr>
        <w:t xml:space="preserve">; it’d be nice </w:t>
      </w:r>
      <w:r>
        <w:rPr>
          <w:lang w:val="en-GB"/>
        </w:rPr>
        <w:t>for readers to be able to 1) see the actrual list of species 2) pick out the species in the plot</w:t>
      </w:r>
    </w:p>
  </w:comment>
  <w:comment w:id="22" w:author="Max Lindmark" w:date="2020-10-12T16:06:00Z" w:initials="ML">
    <w:p w14:paraId="4D3E0A1C" w14:textId="64A511EC" w:rsidR="001835CE" w:rsidRPr="003B118A" w:rsidRDefault="001835CE">
      <w:pPr>
        <w:pStyle w:val="CommentText"/>
        <w:rPr>
          <w:lang w:val="en-US"/>
        </w:rPr>
      </w:pPr>
      <w:r>
        <w:rPr>
          <w:lang w:val="en-US"/>
        </w:rPr>
        <w:t xml:space="preserve">Not sure you saw that Anna but in the last version I </w:t>
      </w:r>
      <w:r>
        <w:rPr>
          <w:rStyle w:val="CommentReference"/>
        </w:rPr>
        <w:annotationRef/>
      </w:r>
      <w:r w:rsidRPr="003B118A">
        <w:rPr>
          <w:lang w:val="en-US"/>
        </w:rPr>
        <w:t>have a supplement table with a list of species</w:t>
      </w:r>
      <w:r>
        <w:rPr>
          <w:lang w:val="en-US"/>
        </w:rPr>
        <w:t xml:space="preserve">, and because of overplotting it will anyway be difficult to pin out anything but the species outside the main cluster. I think readers can do it themselves with the provided code and data </w:t>
      </w:r>
      <w:r w:rsidRPr="003B118A">
        <w:rPr>
          <w:lang w:val="en-US"/>
        </w:rPr>
        <w:sym w:font="Wingdings" w:char="F04A"/>
      </w:r>
    </w:p>
  </w:comment>
  <w:comment w:id="23" w:author="Max Lindmark" w:date="2020-11-07T11:35:00Z" w:initials="ML">
    <w:p w14:paraId="66D79DC6" w14:textId="61BE4B1E" w:rsidR="00D24071" w:rsidRDefault="00D24071">
      <w:pPr>
        <w:pStyle w:val="CommentText"/>
      </w:pPr>
      <w:r>
        <w:rPr>
          <w:rStyle w:val="CommentReference"/>
        </w:rPr>
        <w:annotationRef/>
      </w:r>
      <w:r>
        <w:rPr>
          <w:noProof/>
        </w:rPr>
        <w:drawing>
          <wp:inline distT="0" distB="0" distL="0" distR="0" wp14:anchorId="5C549BA2" wp14:editId="3F3F9FD3">
            <wp:extent cx="2869776" cy="1881919"/>
            <wp:effectExtent l="0" t="0" r="63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94299" cy="1898001"/>
                    </a:xfrm>
                    <a:prstGeom prst="rect">
                      <a:avLst/>
                    </a:prstGeom>
                  </pic:spPr>
                </pic:pic>
              </a:graphicData>
            </a:graphic>
          </wp:inline>
        </w:drawing>
      </w:r>
    </w:p>
  </w:comment>
  <w:comment w:id="24" w:author="Max Lindmark" w:date="2020-11-07T11:36:00Z" w:initials="ML">
    <w:p w14:paraId="35350F2A" w14:textId="7CEEC194" w:rsidR="00D24071" w:rsidRPr="00D24071" w:rsidRDefault="00D24071">
      <w:pPr>
        <w:pStyle w:val="CommentText"/>
        <w:rPr>
          <w:lang w:val="en-US"/>
        </w:rPr>
      </w:pPr>
      <w:r>
        <w:rPr>
          <w:rStyle w:val="CommentReference"/>
        </w:rPr>
        <w:annotationRef/>
      </w:r>
      <w:r w:rsidRPr="00D24071">
        <w:rPr>
          <w:lang w:val="en-US"/>
        </w:rPr>
        <w:t xml:space="preserve">If we want to pool </w:t>
      </w:r>
      <w:r>
        <w:rPr>
          <w:lang w:val="en-US"/>
        </w:rPr>
        <w:t>combine the figures it could look something like this…</w:t>
      </w:r>
    </w:p>
  </w:comment>
  <w:comment w:id="25" w:author="Max Lindmark" w:date="2020-11-07T10:59:00Z" w:initials="ML">
    <w:p w14:paraId="5A6DC25A" w14:textId="7139F5D0" w:rsidR="00C473D0" w:rsidRPr="00CF388A" w:rsidRDefault="00C473D0">
      <w:pPr>
        <w:pStyle w:val="CommentText"/>
        <w:rPr>
          <w:lang w:val="en-US"/>
        </w:rPr>
      </w:pPr>
      <w:r>
        <w:rPr>
          <w:rStyle w:val="CommentReference"/>
        </w:rPr>
        <w:annotationRef/>
      </w:r>
      <w:r w:rsidRPr="00CF388A">
        <w:rPr>
          <w:lang w:val="en-US"/>
        </w:rPr>
        <w:t>See e-mail</w:t>
      </w:r>
    </w:p>
  </w:comment>
  <w:comment w:id="26" w:author="Anna Gårdmark" w:date="2020-09-29T11:42:00Z" w:initials="AG">
    <w:p w14:paraId="134F0682" w14:textId="7FE7A75F" w:rsidR="001835CE" w:rsidRPr="00572C20" w:rsidRDefault="001835CE">
      <w:pPr>
        <w:pStyle w:val="CommentText"/>
        <w:rPr>
          <w:lang w:val="en-GB"/>
        </w:rPr>
      </w:pPr>
      <w:r>
        <w:rPr>
          <w:rStyle w:val="CommentReference"/>
        </w:rPr>
        <w:annotationRef/>
      </w:r>
      <w:r w:rsidRPr="00572C20">
        <w:rPr>
          <w:lang w:val="en-GB"/>
        </w:rPr>
        <w:t xml:space="preserve">either here or in the legend after speaking abut net energy </w:t>
      </w:r>
      <w:r>
        <w:rPr>
          <w:lang w:val="en-GB"/>
        </w:rPr>
        <w:t xml:space="preserve">axquisition, we should mention that this means that growth rate is predicted to have the same scaling over temperature &amp; mass (since we are continuously referring to Fig 4 for our prediction of that topt for </w:t>
      </w:r>
      <w:r w:rsidRPr="00572C20">
        <w:rPr>
          <w:i/>
          <w:lang w:val="en-GB"/>
        </w:rPr>
        <w:t xml:space="preserve">growth rate </w:t>
      </w:r>
      <w:r>
        <w:rPr>
          <w:lang w:val="en-GB"/>
        </w:rPr>
        <w:t>should decline with mass.</w:t>
      </w:r>
    </w:p>
  </w:comment>
  <w:comment w:id="27" w:author="Max Lindmark" w:date="2020-10-12T17:19:00Z" w:initials="ML">
    <w:p w14:paraId="2FE2C709" w14:textId="31DB7227" w:rsidR="001835CE" w:rsidRDefault="001835CE">
      <w:pPr>
        <w:pStyle w:val="CommentText"/>
        <w:rPr>
          <w:lang w:val="en-US"/>
        </w:rPr>
      </w:pPr>
      <w:r>
        <w:rPr>
          <w:rStyle w:val="CommentReference"/>
        </w:rPr>
        <w:annotationRef/>
      </w:r>
      <w:r w:rsidRPr="00EC73F2">
        <w:rPr>
          <w:lang w:val="en-US"/>
        </w:rPr>
        <w:t xml:space="preserve">I </w:t>
      </w:r>
      <w:r>
        <w:rPr>
          <w:lang w:val="en-US"/>
        </w:rPr>
        <w:t>think this is a very good point! We never really “defend” the use of net energy gain as a proxy for growth, but use it still to be able to say that T_opt declines with mass…</w:t>
      </w:r>
    </w:p>
    <w:p w14:paraId="5233B3C2" w14:textId="77777777" w:rsidR="001835CE" w:rsidRDefault="001835CE">
      <w:pPr>
        <w:pStyle w:val="CommentText"/>
        <w:rPr>
          <w:lang w:val="en-US"/>
        </w:rPr>
      </w:pPr>
    </w:p>
    <w:p w14:paraId="10F64B17" w14:textId="77777777" w:rsidR="001835CE" w:rsidRDefault="001835CE">
      <w:pPr>
        <w:pStyle w:val="CommentText"/>
        <w:rPr>
          <w:lang w:val="en-US"/>
        </w:rPr>
      </w:pPr>
      <w:r>
        <w:rPr>
          <w:lang w:val="en-US"/>
        </w:rPr>
        <w:t>This is sort of the reason why in the last mail I wondered if we shouldn’t keep the growth result just to be able to validate our predicted scaling of net energy gain… I have now added that in the text, thanks!</w:t>
      </w:r>
    </w:p>
    <w:p w14:paraId="7036F2F4" w14:textId="77777777" w:rsidR="001835CE" w:rsidRDefault="001835CE">
      <w:pPr>
        <w:pStyle w:val="CommentText"/>
        <w:rPr>
          <w:lang w:val="en-US"/>
        </w:rPr>
      </w:pPr>
    </w:p>
    <w:p w14:paraId="11F628EB" w14:textId="7AC2D45F" w:rsidR="001835CE" w:rsidRPr="00EC73F2" w:rsidRDefault="00117883">
      <w:pPr>
        <w:pStyle w:val="CommentText"/>
        <w:rPr>
          <w:lang w:val="en-US"/>
        </w:rPr>
      </w:pPr>
      <w:r>
        <w:rPr>
          <w:lang w:val="en-US"/>
        </w:rPr>
        <w:t>Also,</w:t>
      </w:r>
      <w:r w:rsidR="001835CE">
        <w:rPr>
          <w:lang w:val="en-US"/>
        </w:rPr>
        <w:t xml:space="preserve"> I use now gain instead of acquisition throughout</w:t>
      </w:r>
    </w:p>
  </w:comment>
  <w:comment w:id="28" w:author="Anna Gårdmark" w:date="2020-09-29T20:39:00Z" w:initials="AG">
    <w:p w14:paraId="28E44AC7" w14:textId="77777777" w:rsidR="001835CE" w:rsidRPr="000E7D7F" w:rsidRDefault="001835CE" w:rsidP="005172DC">
      <w:pPr>
        <w:pStyle w:val="CommentText"/>
        <w:rPr>
          <w:lang w:val="en-GB"/>
        </w:rPr>
      </w:pPr>
      <w:r>
        <w:rPr>
          <w:rStyle w:val="CommentReference"/>
        </w:rPr>
        <w:annotationRef/>
      </w:r>
      <w:r w:rsidRPr="000E7D7F">
        <w:rPr>
          <w:lang w:val="en-GB"/>
        </w:rPr>
        <w:t xml:space="preserve">first time you speak of </w:t>
      </w:r>
      <w:r>
        <w:rPr>
          <w:lang w:val="en-GB"/>
        </w:rPr>
        <w:t>‘</w:t>
      </w:r>
      <w:r w:rsidRPr="000E7D7F">
        <w:rPr>
          <w:lang w:val="en-GB"/>
        </w:rPr>
        <w:t>maintenance metabolism</w:t>
      </w:r>
      <w:r>
        <w:rPr>
          <w:lang w:val="en-GB"/>
        </w:rPr>
        <w:t>’ (and maintenance in general); needs explanation? or earlier introduction of maintenance</w:t>
      </w:r>
    </w:p>
  </w:comment>
  <w:comment w:id="29" w:author="Max Lindmark" w:date="2020-10-27T13:30:00Z" w:initials="ML">
    <w:p w14:paraId="11E811B1" w14:textId="6013B81B" w:rsidR="001835CE" w:rsidRPr="008E4065" w:rsidRDefault="001835CE">
      <w:pPr>
        <w:pStyle w:val="CommentText"/>
        <w:rPr>
          <w:lang w:val="en-US"/>
        </w:rPr>
      </w:pPr>
      <w:r>
        <w:rPr>
          <w:rStyle w:val="CommentReference"/>
        </w:rPr>
        <w:annotationRef/>
      </w:r>
      <w:r w:rsidRPr="008E4065">
        <w:rPr>
          <w:lang w:val="en-US"/>
        </w:rPr>
        <w:t xml:space="preserve">I think it follows in the </w:t>
      </w:r>
      <w:r>
        <w:rPr>
          <w:lang w:val="en-US"/>
        </w:rPr>
        <w:t>sentence after, and the one after that for an alternative take on what maintenance metabolism actually is. I don’t think they are a very good picture of what it is actually!</w:t>
      </w:r>
    </w:p>
  </w:comment>
  <w:comment w:id="30" w:author="Anna Gårdmark" w:date="2020-06-22T14:01:00Z" w:initials="AG">
    <w:p w14:paraId="20217A91" w14:textId="34F743F6" w:rsidR="001835CE" w:rsidRPr="00CD0AB3" w:rsidRDefault="001835CE">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31" w:author="Max Lindmark" w:date="2020-10-12T17:48:00Z" w:initials="ML">
    <w:p w14:paraId="183AED1E" w14:textId="79B5E9C6" w:rsidR="001835CE" w:rsidRPr="00FF5211" w:rsidRDefault="001835CE">
      <w:pPr>
        <w:pStyle w:val="CommentText"/>
        <w:rPr>
          <w:lang w:val="en-US"/>
        </w:rPr>
      </w:pPr>
      <w:r>
        <w:rPr>
          <w:rStyle w:val="CommentReference"/>
        </w:rPr>
        <w:annotationRef/>
      </w:r>
      <w:r w:rsidRPr="00FF5211">
        <w:rPr>
          <w:rStyle w:val="CommentReference"/>
          <w:lang w:val="en-US"/>
        </w:rPr>
        <w:t>I put ”unmeasured” in brackets</w:t>
      </w:r>
      <w:r>
        <w:rPr>
          <w:rStyle w:val="CommentReference"/>
          <w:lang w:val="en-US"/>
        </w:rPr>
        <w:t xml:space="preserve"> earlier. It’s not important, I can also remove it. It’s more about the conceptual meaning of the </w:t>
      </w:r>
      <w:r w:rsidR="00B8141F">
        <w:rPr>
          <w:rStyle w:val="CommentReference"/>
          <w:lang w:val="en-US"/>
        </w:rPr>
        <w:t xml:space="preserve">mixed </w:t>
      </w:r>
      <w:r>
        <w:rPr>
          <w:rStyle w:val="CommentReference"/>
          <w:lang w:val="en-US"/>
        </w:rPr>
        <w:t>model, I wouldn’t say it’s super necessary to carry it along.</w:t>
      </w:r>
    </w:p>
  </w:comment>
  <w:comment w:id="32" w:author="Max Lindmark" w:date="2020-10-28T10:07:00Z" w:initials="ML">
    <w:p w14:paraId="2F4A96F5" w14:textId="54C07387" w:rsidR="00F437D4" w:rsidRDefault="00F437D4">
      <w:pPr>
        <w:pStyle w:val="CommentText"/>
        <w:rPr>
          <w:lang w:val="en-US"/>
        </w:rPr>
      </w:pPr>
      <w:r>
        <w:rPr>
          <w:rStyle w:val="CommentReference"/>
        </w:rPr>
        <w:annotationRef/>
      </w:r>
      <w:r w:rsidRPr="00F437D4">
        <w:rPr>
          <w:lang w:val="en-US"/>
        </w:rPr>
        <w:t>Th</w:t>
      </w:r>
      <w:r w:rsidR="006C5257">
        <w:rPr>
          <w:lang w:val="en-US"/>
        </w:rPr>
        <w:t xml:space="preserve">e following three paragraphs </w:t>
      </w:r>
      <w:r w:rsidRPr="00F437D4">
        <w:rPr>
          <w:lang w:val="en-US"/>
        </w:rPr>
        <w:t>used to be one paragraph</w:t>
      </w:r>
      <w:r>
        <w:rPr>
          <w:lang w:val="en-US"/>
        </w:rPr>
        <w:t>, but I felt it was needed to discuss the van Denderen paper a little bit, basically, why latitudinal gradient studies find weaker associations with temperature and metabolic theory predicts, and what the means for predictions.</w:t>
      </w:r>
    </w:p>
    <w:p w14:paraId="7ED48D29" w14:textId="77777777" w:rsidR="00F437D4" w:rsidRDefault="00F437D4">
      <w:pPr>
        <w:pStyle w:val="CommentText"/>
        <w:rPr>
          <w:lang w:val="en-US"/>
        </w:rPr>
      </w:pPr>
    </w:p>
    <w:p w14:paraId="6E1305F3" w14:textId="1A1D2AEB" w:rsidR="00F437D4" w:rsidRPr="00F437D4" w:rsidRDefault="00F437D4">
      <w:pPr>
        <w:pStyle w:val="CommentText"/>
        <w:rPr>
          <w:lang w:val="en-US"/>
        </w:rPr>
      </w:pPr>
      <w:r>
        <w:rPr>
          <w:lang w:val="en-US"/>
        </w:rPr>
        <w:t>That made it into the first paragraph, and the other two topics where made into distinct and short paragraphs.</w:t>
      </w:r>
    </w:p>
  </w:comment>
  <w:comment w:id="33" w:author="Jan Ohlberger" w:date="2020-05-22T15:54:00Z" w:initials="Ca">
    <w:p w14:paraId="7075AB92" w14:textId="77777777" w:rsidR="001835CE" w:rsidRPr="00AE4A5F" w:rsidRDefault="001835CE" w:rsidP="00925B48">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34" w:author="Max Lindmark" w:date="2020-10-12T18:18:00Z" w:initials="ML">
    <w:p w14:paraId="7A33C9DD" w14:textId="58E20ED4" w:rsidR="001835CE" w:rsidRPr="00C66E3B" w:rsidRDefault="001835CE">
      <w:pPr>
        <w:pStyle w:val="CommentText"/>
        <w:rPr>
          <w:lang w:val="en-US"/>
        </w:rPr>
      </w:pPr>
      <w:r>
        <w:rPr>
          <w:rStyle w:val="CommentReference"/>
        </w:rPr>
        <w:annotationRef/>
      </w:r>
      <w:r w:rsidRPr="00C66E3B">
        <w:rPr>
          <w:lang w:val="en-US"/>
        </w:rPr>
        <w:t xml:space="preserve">Can’t come up with a </w:t>
      </w:r>
      <w:r>
        <w:rPr>
          <w:lang w:val="en-US"/>
        </w:rPr>
        <w:t>condensed way of adding that. I added “may”, does that work?</w:t>
      </w:r>
    </w:p>
  </w:comment>
  <w:comment w:id="35" w:author="Anna Gårdmark" w:date="2020-10-02T11:35:00Z" w:initials="AG">
    <w:p w14:paraId="5C5F0BF6" w14:textId="7638B73F" w:rsidR="001835CE" w:rsidRPr="002E65D5" w:rsidRDefault="001835CE" w:rsidP="002E65D5">
      <w:pPr>
        <w:pStyle w:val="CommentText"/>
        <w:rPr>
          <w:lang w:val="en-GB"/>
        </w:rPr>
      </w:pPr>
      <w:r>
        <w:rPr>
          <w:rStyle w:val="CommentReference"/>
        </w:rPr>
        <w:annotationRef/>
      </w:r>
      <w:r w:rsidRPr="002E65D5">
        <w:rPr>
          <w:lang w:val="en-GB"/>
        </w:rPr>
        <w:t xml:space="preserve">this is easily quite confusing for the reader; especially since you’ve already </w:t>
      </w:r>
      <w:r>
        <w:rPr>
          <w:lang w:val="en-GB"/>
        </w:rPr>
        <w:t xml:space="preserve">in paragraphs way up </w:t>
      </w:r>
      <w:r w:rsidRPr="002E65D5">
        <w:rPr>
          <w:lang w:val="en-GB"/>
        </w:rPr>
        <w:t xml:space="preserve">above relied on the result of unimodal </w:t>
      </w:r>
      <w:r>
        <w:rPr>
          <w:lang w:val="en-GB"/>
        </w:rPr>
        <w:t xml:space="preserve">temperature-dependence of </w:t>
      </w:r>
      <w:r w:rsidRPr="002E65D5">
        <w:rPr>
          <w:lang w:val="en-GB"/>
        </w:rPr>
        <w:t>consumption</w:t>
      </w:r>
      <w:r>
        <w:rPr>
          <w:lang w:val="en-GB"/>
        </w:rPr>
        <w:t xml:space="preserve"> – for the logic on optimum growth temperatures declining with mass.  Perhaps it becomes easier to follow if you swap this around?    That is, first (continue – from the earlier paragaphs) to talk about that we find mismatches in net energy gain at high temperatures (manifested as unimodal growth responses to temperature) because consumption rates peak whereas metabolic rate scale exponentially. Then say that for temperatures below optimum, however, activation energy of metabolism &amp; consumption do not differ and hence no change in energetic efficiency with warming. Here you may want to note also that this means that energetic efficiency is not affected by warming – as long as resource levels are not. And then go on to say which growth responses observations that this is in line / not in line with. </w:t>
      </w:r>
    </w:p>
  </w:comment>
  <w:comment w:id="36" w:author="Max Lindmark" w:date="2020-10-27T08:49:00Z" w:initials="ML">
    <w:p w14:paraId="24427A54" w14:textId="77777777" w:rsidR="001835CE" w:rsidRDefault="001835CE">
      <w:pPr>
        <w:pStyle w:val="CommentText"/>
        <w:rPr>
          <w:lang w:val="en-US"/>
        </w:rPr>
      </w:pPr>
      <w:r>
        <w:rPr>
          <w:rStyle w:val="CommentReference"/>
        </w:rPr>
        <w:annotationRef/>
      </w:r>
      <w:r w:rsidRPr="00DF0636">
        <w:rPr>
          <w:lang w:val="en-US"/>
        </w:rPr>
        <w:t>Hmm, I fully agree this paragra</w:t>
      </w:r>
      <w:r>
        <w:rPr>
          <w:lang w:val="en-US"/>
        </w:rPr>
        <w:t xml:space="preserve">ph is out of place and needs to be re-written. </w:t>
      </w:r>
    </w:p>
    <w:p w14:paraId="5FB1B652" w14:textId="77777777" w:rsidR="001835CE" w:rsidRDefault="001835CE">
      <w:pPr>
        <w:pStyle w:val="CommentText"/>
        <w:rPr>
          <w:lang w:val="en-US"/>
        </w:rPr>
      </w:pPr>
    </w:p>
    <w:p w14:paraId="468E7F59" w14:textId="77777777" w:rsidR="001835CE" w:rsidRDefault="001835CE">
      <w:pPr>
        <w:pStyle w:val="CommentText"/>
        <w:rPr>
          <w:lang w:val="en-US"/>
        </w:rPr>
      </w:pPr>
      <w:r>
        <w:rPr>
          <w:lang w:val="en-US"/>
        </w:rPr>
        <w:t xml:space="preserve">In this version, I started the discussion with 1) the relationship between the exponents 2) generality of declining t_opt, as those are our main findings. </w:t>
      </w:r>
    </w:p>
    <w:p w14:paraId="0D20FD48" w14:textId="77777777" w:rsidR="001835CE" w:rsidRDefault="001835CE">
      <w:pPr>
        <w:pStyle w:val="CommentText"/>
        <w:rPr>
          <w:lang w:val="en-US"/>
        </w:rPr>
      </w:pPr>
    </w:p>
    <w:p w14:paraId="35E11547" w14:textId="26C0094D" w:rsidR="001835CE" w:rsidRPr="00DF0636" w:rsidRDefault="001835CE">
      <w:pPr>
        <w:pStyle w:val="CommentText"/>
        <w:rPr>
          <w:lang w:val="en-US"/>
        </w:rPr>
      </w:pPr>
      <w:r>
        <w:rPr>
          <w:lang w:val="en-US"/>
        </w:rPr>
        <w:t>But I also want to discuss that the activation energies are very similar when using below peak temperatures, and how that affects assumption in population and community models. So, I have peeled off a lot of things that used to be in this paragraph that was already said in earlier paragraph, as you said. Do you think it works?</w:t>
      </w:r>
    </w:p>
  </w:comment>
  <w:comment w:id="37" w:author="Max Lindmark" w:date="2020-10-12T16:48:00Z" w:initials="ML">
    <w:p w14:paraId="5817B260" w14:textId="5FD36C35" w:rsidR="001835CE" w:rsidRPr="00CA1CD7" w:rsidRDefault="001835CE">
      <w:pPr>
        <w:pStyle w:val="CommentText"/>
        <w:rPr>
          <w:lang w:val="en-US"/>
        </w:rPr>
      </w:pPr>
      <w:r>
        <w:rPr>
          <w:rStyle w:val="CommentReference"/>
        </w:rPr>
        <w:annotationRef/>
      </w:r>
      <w:r w:rsidRPr="00CA1CD7">
        <w:rPr>
          <w:lang w:val="en-US"/>
        </w:rPr>
        <w:t xml:space="preserve">Does this work? Sounds </w:t>
      </w:r>
      <w:r>
        <w:rPr>
          <w:lang w:val="en-US"/>
        </w:rPr>
        <w:t>a bit more diplomatic (else it sounds like there may have been cases where authors did not want to share and we took them anyway, now we just took data from authors that did not reply)</w:t>
      </w:r>
    </w:p>
  </w:comment>
  <w:comment w:id="38" w:author="Jan Ohlberger" w:date="2020-09-17T15:38:00Z" w:initials="Ca">
    <w:p w14:paraId="0C188580" w14:textId="1668283F" w:rsidR="001835CE" w:rsidRPr="00E2522A" w:rsidRDefault="001835CE">
      <w:pPr>
        <w:pStyle w:val="CommentText"/>
        <w:rPr>
          <w:lang w:val="en-GB"/>
        </w:rPr>
      </w:pPr>
      <w:r>
        <w:rPr>
          <w:rStyle w:val="CommentReference"/>
        </w:rPr>
        <w:annotationRef/>
      </w:r>
      <w:r w:rsidRPr="00E2522A">
        <w:rPr>
          <w:lang w:val="en-GB"/>
        </w:rPr>
        <w:t>This sentence is unclear to me. You want a sentence that introduces the priors? Maybe say how they were generally selected? Not sure what the intention is here…</w:t>
      </w:r>
    </w:p>
  </w:comment>
  <w:comment w:id="39" w:author="Max Lindmark" w:date="2020-10-13T08:45:00Z" w:initials="ML">
    <w:p w14:paraId="53DADBC0" w14:textId="77777777" w:rsidR="001835CE" w:rsidRDefault="001835CE">
      <w:pPr>
        <w:pStyle w:val="CommentText"/>
        <w:rPr>
          <w:lang w:val="en-US"/>
        </w:rPr>
      </w:pPr>
      <w:r>
        <w:rPr>
          <w:rStyle w:val="CommentReference"/>
        </w:rPr>
        <w:annotationRef/>
      </w:r>
      <w:r w:rsidRPr="00181AE5">
        <w:rPr>
          <w:lang w:val="en-US"/>
        </w:rPr>
        <w:t xml:space="preserve">I just wanted to </w:t>
      </w:r>
      <w:r>
        <w:rPr>
          <w:lang w:val="en-US"/>
        </w:rPr>
        <w:t>flag that this is not the complete model because that also includes the priors.</w:t>
      </w:r>
    </w:p>
    <w:p w14:paraId="0BB9B153" w14:textId="77777777" w:rsidR="001835CE" w:rsidRDefault="001835CE">
      <w:pPr>
        <w:pStyle w:val="CommentText"/>
        <w:rPr>
          <w:lang w:val="en-US"/>
        </w:rPr>
      </w:pPr>
    </w:p>
    <w:p w14:paraId="45BB41FA" w14:textId="1F8915FE" w:rsidR="001835CE" w:rsidRPr="00181AE5" w:rsidRDefault="001835CE">
      <w:pPr>
        <w:pStyle w:val="CommentText"/>
        <w:rPr>
          <w:lang w:val="en-US"/>
        </w:rPr>
      </w:pPr>
      <w:r>
        <w:rPr>
          <w:lang w:val="en-US"/>
        </w:rPr>
        <w:t>But to make it more structured I moved the part about priors from the model fitting heading to here</w:t>
      </w:r>
      <w:r w:rsidR="00D84D8A">
        <w:rPr>
          <w:lang w:val="en-US"/>
        </w:rPr>
        <w:t>, efter this sentence</w:t>
      </w:r>
    </w:p>
  </w:comment>
  <w:comment w:id="40" w:author="Max Lindmark" w:date="2020-11-07T10:49:00Z" w:initials="ML">
    <w:p w14:paraId="1C822958" w14:textId="7A431DD5" w:rsidR="00AE6E3D" w:rsidRPr="00AE6E3D" w:rsidRDefault="00AE6E3D">
      <w:pPr>
        <w:pStyle w:val="CommentText"/>
        <w:rPr>
          <w:lang w:val="en-US"/>
        </w:rPr>
      </w:pPr>
      <w:r>
        <w:rPr>
          <w:rStyle w:val="CommentReference"/>
        </w:rPr>
        <w:annotationRef/>
      </w:r>
      <w:r w:rsidRPr="00AE6E3D">
        <w:rPr>
          <w:lang w:val="en-US"/>
        </w:rPr>
        <w:t xml:space="preserve">11 if </w:t>
      </w:r>
      <w:r>
        <w:rPr>
          <w:lang w:val="en-US"/>
        </w:rPr>
        <w:t>we look at data prior to mass-normalizing</w:t>
      </w:r>
    </w:p>
  </w:comment>
  <w:comment w:id="41" w:author="Max Lindmark" w:date="2020-11-06T15:57:00Z" w:initials="ML">
    <w:p w14:paraId="1567F4A5" w14:textId="7C547E25" w:rsidR="00E05208" w:rsidRPr="00E05208" w:rsidRDefault="00E05208">
      <w:pPr>
        <w:pStyle w:val="CommentText"/>
        <w:rPr>
          <w:lang w:val="en-US"/>
        </w:rPr>
      </w:pPr>
      <w:r>
        <w:rPr>
          <w:rStyle w:val="CommentReference"/>
        </w:rPr>
        <w:annotationRef/>
      </w:r>
      <w:r w:rsidRPr="00E05208">
        <w:rPr>
          <w:rStyle w:val="CommentReference"/>
          <w:lang w:val="en-US"/>
        </w:rPr>
        <w:t xml:space="preserve">Everything </w:t>
      </w:r>
      <w:r>
        <w:rPr>
          <w:rStyle w:val="CommentReference"/>
          <w:lang w:val="en-US"/>
        </w:rPr>
        <w:t>from here to the end of the paragraph is new</w:t>
      </w:r>
    </w:p>
  </w:comment>
  <w:comment w:id="42" w:author="Jan Ohlberger" w:date="2020-09-17T15:48:00Z" w:initials="Ca">
    <w:p w14:paraId="62CA077A" w14:textId="17A6B49F" w:rsidR="001835CE" w:rsidRPr="00E2522A" w:rsidRDefault="001835CE">
      <w:pPr>
        <w:pStyle w:val="CommentText"/>
        <w:rPr>
          <w:lang w:val="en-GB"/>
        </w:rPr>
      </w:pPr>
      <w:r>
        <w:rPr>
          <w:rStyle w:val="CommentReference"/>
        </w:rPr>
        <w:annotationRef/>
      </w:r>
      <w:r w:rsidRPr="00E2522A">
        <w:rPr>
          <w:lang w:val="en-GB"/>
        </w:rPr>
        <w:t>Just notice this now, but it switches between optimum and optimal</w:t>
      </w:r>
    </w:p>
  </w:comment>
  <w:comment w:id="43" w:author="Max Lindmark" w:date="2020-10-13T09:34:00Z" w:initials="ML">
    <w:p w14:paraId="55E24CD6" w14:textId="39CD7E00" w:rsidR="001835CE" w:rsidRPr="0088780B" w:rsidRDefault="001835CE">
      <w:pPr>
        <w:pStyle w:val="CommentText"/>
        <w:rPr>
          <w:lang w:val="en-US"/>
        </w:rPr>
      </w:pPr>
      <w:r>
        <w:rPr>
          <w:rStyle w:val="CommentReference"/>
        </w:rPr>
        <w:annotationRef/>
      </w:r>
      <w:r w:rsidRPr="0088780B">
        <w:rPr>
          <w:lang w:val="en-US"/>
        </w:rPr>
        <w:t xml:space="preserve">Good call, I </w:t>
      </w:r>
      <w:r>
        <w:rPr>
          <w:lang w:val="en-US"/>
        </w:rPr>
        <w:t xml:space="preserve">changed to </w:t>
      </w:r>
      <w:r w:rsidRPr="0088780B">
        <w:rPr>
          <w:lang w:val="en-US"/>
        </w:rPr>
        <w:t>optimum now since I used that most</w:t>
      </w:r>
      <w:r>
        <w:rPr>
          <w:lang w:val="en-US"/>
        </w:rPr>
        <w:t>ly</w:t>
      </w:r>
    </w:p>
  </w:comment>
  <w:comment w:id="44" w:author="Anna Gårdmark" w:date="2020-10-03T09:39:00Z" w:initials="AG">
    <w:p w14:paraId="6496665D" w14:textId="73923E06" w:rsidR="001835CE" w:rsidRPr="00800E8A" w:rsidRDefault="001835CE">
      <w:pPr>
        <w:pStyle w:val="CommentText"/>
        <w:rPr>
          <w:lang w:val="en-GB"/>
        </w:rPr>
      </w:pPr>
      <w:r>
        <w:rPr>
          <w:rStyle w:val="CommentReference"/>
        </w:rPr>
        <w:annotationRef/>
      </w:r>
      <w:r w:rsidRPr="00800E8A">
        <w:rPr>
          <w:lang w:val="en-GB"/>
        </w:rPr>
        <w:t>and species, right?  (species more important info than experiments I think)</w:t>
      </w:r>
    </w:p>
  </w:comment>
  <w:comment w:id="45" w:author="Max Lindmark" w:date="2020-10-13T11:07:00Z" w:initials="ML">
    <w:p w14:paraId="039DC6F5" w14:textId="50181C22" w:rsidR="001835CE" w:rsidRPr="00EB2148" w:rsidRDefault="001835CE">
      <w:pPr>
        <w:pStyle w:val="CommentText"/>
        <w:rPr>
          <w:lang w:val="en-US"/>
        </w:rPr>
      </w:pPr>
      <w:r>
        <w:rPr>
          <w:rStyle w:val="CommentReference"/>
        </w:rPr>
        <w:annotationRef/>
      </w:r>
      <w:r w:rsidRPr="00EB2148">
        <w:rPr>
          <w:lang w:val="en-US"/>
        </w:rPr>
        <w:t xml:space="preserve">hmm I think that might be a little confusing </w:t>
      </w:r>
      <w:r>
        <w:rPr>
          <w:lang w:val="en-US"/>
        </w:rPr>
        <w:t xml:space="preserve">because </w:t>
      </w:r>
      <w:r w:rsidRPr="00EB2148">
        <w:rPr>
          <w:lang w:val="en-US"/>
        </w:rPr>
        <w:t>a species doesn’t have a relative mass, but the individuals in e</w:t>
      </w:r>
      <w:r>
        <w:rPr>
          <w:lang w:val="en-US"/>
        </w:rPr>
        <w:t>xperiments have that depending on how large they are.</w:t>
      </w:r>
    </w:p>
  </w:comment>
  <w:comment w:id="46" w:author="Max Lindmark" w:date="2020-10-13T11:08:00Z" w:initials="ML">
    <w:p w14:paraId="77296D02" w14:textId="1F351D2E" w:rsidR="001835CE" w:rsidRPr="00EB2148" w:rsidRDefault="001835CE">
      <w:pPr>
        <w:pStyle w:val="CommentText"/>
        <w:rPr>
          <w:lang w:val="en-US"/>
        </w:rPr>
      </w:pPr>
      <w:r>
        <w:rPr>
          <w:rStyle w:val="CommentReference"/>
        </w:rPr>
        <w:annotationRef/>
      </w:r>
      <w:r w:rsidRPr="00EB2148">
        <w:rPr>
          <w:lang w:val="en-US"/>
        </w:rPr>
        <w:t>Moved the stuff about priors to the model descr</w:t>
      </w:r>
      <w:r>
        <w:rPr>
          <w:lang w:val="en-US"/>
        </w:rPr>
        <w:t>iption</w:t>
      </w:r>
    </w:p>
  </w:comment>
  <w:comment w:id="47" w:author="Max Lindmark" w:date="2020-11-06T16:01:00Z" w:initials="ML">
    <w:p w14:paraId="4F97AA06" w14:textId="17BA3E12" w:rsidR="0064302C" w:rsidRPr="0064302C" w:rsidRDefault="0064302C">
      <w:pPr>
        <w:pStyle w:val="CommentText"/>
        <w:rPr>
          <w:lang w:val="en-US"/>
        </w:rPr>
      </w:pPr>
      <w:r>
        <w:rPr>
          <w:rStyle w:val="CommentReference"/>
        </w:rPr>
        <w:annotationRef/>
      </w:r>
      <w:r w:rsidRPr="0064302C">
        <w:rPr>
          <w:lang w:val="en-US"/>
        </w:rPr>
        <w:t xml:space="preserve">Note that I increased the range </w:t>
      </w:r>
      <w:r>
        <w:rPr>
          <w:lang w:val="en-US"/>
        </w:rPr>
        <w:t>to better visualize the change in T_opt</w:t>
      </w:r>
    </w:p>
  </w:comment>
  <w:comment w:id="48" w:author="Max Lindmark" w:date="2020-10-23T15:59:00Z" w:initials="ML">
    <w:p w14:paraId="5DF92F22" w14:textId="3C7B82E3" w:rsidR="001835CE" w:rsidRPr="00675CAC" w:rsidRDefault="001835CE">
      <w:pPr>
        <w:pStyle w:val="CommentText"/>
        <w:rPr>
          <w:lang w:val="en-US"/>
        </w:rPr>
      </w:pPr>
      <w:r>
        <w:rPr>
          <w:rStyle w:val="CommentReference"/>
        </w:rPr>
        <w:annotationRef/>
      </w:r>
      <w:r w:rsidRPr="00675CAC">
        <w:rPr>
          <w:lang w:val="en-US"/>
        </w:rPr>
        <w:t>I agree it sounded strange</w:t>
      </w:r>
      <w:r>
        <w:rPr>
          <w:lang w:val="en-US"/>
        </w:rPr>
        <w:t xml:space="preserve"> with a separate heading for analyzed the data when there’s already performed research, but that was in their template (we don’t have to follow it)</w:t>
      </w:r>
    </w:p>
  </w:comment>
  <w:comment w:id="49" w:author="Max Lindmark" w:date="2020-10-26T09:41:00Z" w:initials="ML">
    <w:p w14:paraId="3EC11ABA" w14:textId="4A777974" w:rsidR="001835CE" w:rsidRPr="00293B32" w:rsidRDefault="001835CE">
      <w:pPr>
        <w:pStyle w:val="CommentText"/>
        <w:rPr>
          <w:lang w:val="en-US"/>
        </w:rPr>
      </w:pPr>
      <w:r>
        <w:rPr>
          <w:rStyle w:val="CommentReference"/>
        </w:rPr>
        <w:annotationRef/>
      </w:r>
      <w:r w:rsidRPr="00293B32">
        <w:rPr>
          <w:lang w:val="en-US"/>
        </w:rPr>
        <w:t>I think this describes the w</w:t>
      </w:r>
      <w:r>
        <w:rPr>
          <w:lang w:val="en-US"/>
        </w:rPr>
        <w:t>hole process a little bit better, what do you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C76B0E" w15:done="0"/>
  <w15:commentEx w15:paraId="0BE2388E" w15:done="0"/>
  <w15:commentEx w15:paraId="0ECF4811" w15:done="0"/>
  <w15:commentEx w15:paraId="5175DD94" w15:done="0"/>
  <w15:commentEx w15:paraId="394CECB3" w15:paraIdParent="5175DD94" w15:done="0"/>
  <w15:commentEx w15:paraId="2BBA0ED1" w15:paraIdParent="5175DD94" w15:done="0"/>
  <w15:commentEx w15:paraId="76439F14" w15:done="0"/>
  <w15:commentEx w15:paraId="356D6586" w15:done="0"/>
  <w15:commentEx w15:paraId="1B1A8D18" w15:done="0"/>
  <w15:commentEx w15:paraId="40CA3B9F" w15:paraIdParent="1B1A8D18" w15:done="0"/>
  <w15:commentEx w15:paraId="02D67070" w15:paraIdParent="1B1A8D18" w15:done="0"/>
  <w15:commentEx w15:paraId="7B0C23C9" w15:done="0"/>
  <w15:commentEx w15:paraId="27FBF0F8" w15:done="0"/>
  <w15:commentEx w15:paraId="7E18CAD6" w15:done="0"/>
  <w15:commentEx w15:paraId="05C61E61" w15:paraIdParent="7E18CAD6" w15:done="0"/>
  <w15:commentEx w15:paraId="2189B396" w15:done="0"/>
  <w15:commentEx w15:paraId="6C0D1183" w15:done="0"/>
  <w15:commentEx w15:paraId="677292B3" w15:paraIdParent="6C0D1183" w15:done="0"/>
  <w15:commentEx w15:paraId="203A55C3" w15:done="0"/>
  <w15:commentEx w15:paraId="0305A4D4" w15:paraIdParent="203A55C3" w15:done="0"/>
  <w15:commentEx w15:paraId="5B427414" w15:paraIdParent="203A55C3" w15:done="0"/>
  <w15:commentEx w15:paraId="4D3E0A1C" w15:paraIdParent="203A55C3" w15:done="0"/>
  <w15:commentEx w15:paraId="66D79DC6" w15:done="0"/>
  <w15:commentEx w15:paraId="35350F2A" w15:paraIdParent="66D79DC6" w15:done="0"/>
  <w15:commentEx w15:paraId="5A6DC25A" w15:done="0"/>
  <w15:commentEx w15:paraId="134F0682" w15:done="0"/>
  <w15:commentEx w15:paraId="11F628EB" w15:paraIdParent="134F0682" w15:done="0"/>
  <w15:commentEx w15:paraId="28E44AC7" w15:done="0"/>
  <w15:commentEx w15:paraId="11E811B1" w15:paraIdParent="28E44AC7" w15:done="0"/>
  <w15:commentEx w15:paraId="20217A91" w15:done="0"/>
  <w15:commentEx w15:paraId="183AED1E" w15:paraIdParent="20217A91" w15:done="0"/>
  <w15:commentEx w15:paraId="6E1305F3" w15:done="0"/>
  <w15:commentEx w15:paraId="7075AB92" w15:done="0"/>
  <w15:commentEx w15:paraId="7A33C9DD" w15:paraIdParent="7075AB92" w15:done="0"/>
  <w15:commentEx w15:paraId="5C5F0BF6" w15:done="0"/>
  <w15:commentEx w15:paraId="35E11547" w15:paraIdParent="5C5F0BF6" w15:done="0"/>
  <w15:commentEx w15:paraId="5817B260" w15:done="0"/>
  <w15:commentEx w15:paraId="0C188580" w15:done="0"/>
  <w15:commentEx w15:paraId="45BB41FA" w15:paraIdParent="0C188580" w15:done="0"/>
  <w15:commentEx w15:paraId="1C822958" w15:done="0"/>
  <w15:commentEx w15:paraId="1567F4A5" w15:done="0"/>
  <w15:commentEx w15:paraId="62CA077A" w15:done="0"/>
  <w15:commentEx w15:paraId="55E24CD6" w15:paraIdParent="62CA077A" w15:done="0"/>
  <w15:commentEx w15:paraId="6496665D" w15:done="0"/>
  <w15:commentEx w15:paraId="039DC6F5" w15:paraIdParent="6496665D" w15:done="0"/>
  <w15:commentEx w15:paraId="77296D02" w15:done="0"/>
  <w15:commentEx w15:paraId="4F97AA06" w15:done="0"/>
  <w15:commentEx w15:paraId="5DF92F22" w15:done="0"/>
  <w15:commentEx w15:paraId="3EC11A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DCD4" w16cex:dateUtc="2020-10-12T11:47:00Z"/>
  <w16cex:commentExtensible w16cex:durableId="2343A36B" w16cex:dateUtc="2020-10-28T06:59:00Z"/>
  <w16cex:commentExtensible w16cex:durableId="235107D3" w16cex:dateUtc="2020-11-07T10:47:00Z"/>
  <w16cex:commentExtensible w16cex:durableId="232EEAF5" w16cex:dateUtc="2020-10-12T12:47:00Z"/>
  <w16cex:commentExtensible w16cex:durableId="232F0ADD" w16cex:dateUtc="2020-10-12T15:03:00Z"/>
  <w16cex:commentExtensible w16cex:durableId="232F07F6" w16cex:dateUtc="2020-10-12T14:51:00Z"/>
  <w16cex:commentExtensible w16cex:durableId="232F056D" w16cex:dateUtc="2020-10-12T14:40:00Z"/>
  <w16cex:commentExtensible w16cex:durableId="2350FAC1" w16cex:dateUtc="2020-11-07T09:51:00Z"/>
  <w16cex:commentExtensible w16cex:durableId="2343A637" w16cex:dateUtc="2020-10-28T07:11:00Z"/>
  <w16cex:commentExtensible w16cex:durableId="232EFE7B" w16cex:dateUtc="2020-10-12T14:10:00Z"/>
  <w16cex:commentExtensible w16cex:durableId="2350F71A" w16cex:dateUtc="2020-11-07T09:36:00Z"/>
  <w16cex:commentExtensible w16cex:durableId="232F012E" w16cex:dateUtc="2020-10-12T14:22:00Z"/>
  <w16cex:commentExtensible w16cex:durableId="22CD1D5E" w16cex:dateUtc="2020-07-30T08:20:00Z"/>
  <w16cex:commentExtensible w16cex:durableId="232EFDC0" w16cex:dateUtc="2020-10-12T14:06:00Z"/>
  <w16cex:commentExtensible w16cex:durableId="23510517" w16cex:dateUtc="2020-11-07T10:35:00Z"/>
  <w16cex:commentExtensible w16cex:durableId="23510527" w16cex:dateUtc="2020-11-07T10:36:00Z"/>
  <w16cex:commentExtensible w16cex:durableId="2350FC79" w16cex:dateUtc="2020-11-07T09:59:00Z"/>
  <w16cex:commentExtensible w16cex:durableId="232F0EBB" w16cex:dateUtc="2020-10-12T15:19:00Z"/>
  <w16cex:commentExtensible w16cex:durableId="23429F7A" w16cex:dateUtc="2020-10-27T12:30:00Z"/>
  <w16cex:commentExtensible w16cex:durableId="232F1559" w16cex:dateUtc="2020-10-12T15:48:00Z"/>
  <w16cex:commentExtensible w16cex:durableId="2343C159" w16cex:dateUtc="2020-10-28T09:07:00Z"/>
  <w16cex:commentExtensible w16cex:durableId="232F1C91" w16cex:dateUtc="2020-10-12T16:18:00Z"/>
  <w16cex:commentExtensible w16cex:durableId="23425D91" w16cex:dateUtc="2020-10-27T07:49:00Z"/>
  <w16cex:commentExtensible w16cex:durableId="232F0765" w16cex:dateUtc="2020-10-12T14:48:00Z"/>
  <w16cex:commentExtensible w16cex:durableId="232FE78C" w16cex:dateUtc="2020-10-13T06:45:00Z"/>
  <w16cex:commentExtensible w16cex:durableId="2350FA20" w16cex:dateUtc="2020-11-07T09:49:00Z"/>
  <w16cex:commentExtensible w16cex:durableId="234FF0DE" w16cex:dateUtc="2020-11-06T14:57:00Z"/>
  <w16cex:commentExtensible w16cex:durableId="232FF32B" w16cex:dateUtc="2020-10-13T07:34:00Z"/>
  <w16cex:commentExtensible w16cex:durableId="2330090B" w16cex:dateUtc="2020-10-13T09:07:00Z"/>
  <w16cex:commentExtensible w16cex:durableId="2330094A" w16cex:dateUtc="2020-10-13T09:08:00Z"/>
  <w16cex:commentExtensible w16cex:durableId="234FF1E8" w16cex:dateUtc="2020-11-06T15:01:00Z"/>
  <w16cex:commentExtensible w16cex:durableId="233D7C5B" w16cex:dateUtc="2020-10-23T13:59:00Z"/>
  <w16cex:commentExtensible w16cex:durableId="2341186A" w16cex:dateUtc="2020-10-26T0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C76B0E" w16cid:durableId="232EDCD4"/>
  <w16cid:commentId w16cid:paraId="0BE2388E" w16cid:durableId="2343A36B"/>
  <w16cid:commentId w16cid:paraId="0ECF4811" w16cid:durableId="235107D3"/>
  <w16cid:commentId w16cid:paraId="5175DD94" w16cid:durableId="230DCC5C"/>
  <w16cid:commentId w16cid:paraId="394CECB3" w16cid:durableId="232EDB76"/>
  <w16cid:commentId w16cid:paraId="2BBA0ED1" w16cid:durableId="232EEAF5"/>
  <w16cid:commentId w16cid:paraId="76439F14" w16cid:durableId="232F0ADD"/>
  <w16cid:commentId w16cid:paraId="356D6586" w16cid:durableId="232F07F6"/>
  <w16cid:commentId w16cid:paraId="1B1A8D18" w16cid:durableId="230DAFD2"/>
  <w16cid:commentId w16cid:paraId="40CA3B9F" w16cid:durableId="232EDB97"/>
  <w16cid:commentId w16cid:paraId="02D67070" w16cid:durableId="232F056D"/>
  <w16cid:commentId w16cid:paraId="7B0C23C9" w16cid:durableId="2350FAC1"/>
  <w16cid:commentId w16cid:paraId="27FBF0F8" w16cid:durableId="2343A637"/>
  <w16cid:commentId w16cid:paraId="7E18CAD6" w16cid:durableId="232EDBAB"/>
  <w16cid:commentId w16cid:paraId="05C61E61" w16cid:durableId="232EFE7B"/>
  <w16cid:commentId w16cid:paraId="2189B396" w16cid:durableId="2350F71A"/>
  <w16cid:commentId w16cid:paraId="6C0D1183" w16cid:durableId="230DB7ED"/>
  <w16cid:commentId w16cid:paraId="677292B3" w16cid:durableId="232F012E"/>
  <w16cid:commentId w16cid:paraId="203A55C3" w16cid:durableId="22C939B7"/>
  <w16cid:commentId w16cid:paraId="0305A4D4" w16cid:durableId="22CD1D5E"/>
  <w16cid:commentId w16cid:paraId="5B427414" w16cid:durableId="232EDBCA"/>
  <w16cid:commentId w16cid:paraId="4D3E0A1C" w16cid:durableId="232EFDC0"/>
  <w16cid:commentId w16cid:paraId="66D79DC6" w16cid:durableId="23510517"/>
  <w16cid:commentId w16cid:paraId="35350F2A" w16cid:durableId="23510527"/>
  <w16cid:commentId w16cid:paraId="5A6DC25A" w16cid:durableId="2350FC79"/>
  <w16cid:commentId w16cid:paraId="134F0682" w16cid:durableId="232EDBD7"/>
  <w16cid:commentId w16cid:paraId="11F628EB" w16cid:durableId="232F0EBB"/>
  <w16cid:commentId w16cid:paraId="28E44AC7" w16cid:durableId="23425680"/>
  <w16cid:commentId w16cid:paraId="11E811B1" w16cid:durableId="23429F7A"/>
  <w16cid:commentId w16cid:paraId="20217A91" w16cid:durableId="22C939D8"/>
  <w16cid:commentId w16cid:paraId="183AED1E" w16cid:durableId="232F1559"/>
  <w16cid:commentId w16cid:paraId="6E1305F3" w16cid:durableId="2343C159"/>
  <w16cid:commentId w16cid:paraId="7075AB92" w16cid:durableId="2304F092"/>
  <w16cid:commentId w16cid:paraId="7A33C9DD" w16cid:durableId="232F1C91"/>
  <w16cid:commentId w16cid:paraId="5C5F0BF6" w16cid:durableId="232EDC0E"/>
  <w16cid:commentId w16cid:paraId="35E11547" w16cid:durableId="23425D91"/>
  <w16cid:commentId w16cid:paraId="5817B260" w16cid:durableId="232F0765"/>
  <w16cid:commentId w16cid:paraId="0C188580" w16cid:durableId="230E0178"/>
  <w16cid:commentId w16cid:paraId="45BB41FA" w16cid:durableId="232FE78C"/>
  <w16cid:commentId w16cid:paraId="1C822958" w16cid:durableId="2350FA20"/>
  <w16cid:commentId w16cid:paraId="1567F4A5" w16cid:durableId="234FF0DE"/>
  <w16cid:commentId w16cid:paraId="62CA077A" w16cid:durableId="230E03DA"/>
  <w16cid:commentId w16cid:paraId="55E24CD6" w16cid:durableId="232FF32B"/>
  <w16cid:commentId w16cid:paraId="6496665D" w16cid:durableId="232EDC47"/>
  <w16cid:commentId w16cid:paraId="039DC6F5" w16cid:durableId="2330090B"/>
  <w16cid:commentId w16cid:paraId="77296D02" w16cid:durableId="2330094A"/>
  <w16cid:commentId w16cid:paraId="4F97AA06" w16cid:durableId="234FF1E8"/>
  <w16cid:commentId w16cid:paraId="5DF92F22" w16cid:durableId="233D7C5B"/>
  <w16cid:commentId w16cid:paraId="3EC11ABA" w16cid:durableId="234118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68DF8" w14:textId="77777777" w:rsidR="003134A1" w:rsidRDefault="003134A1" w:rsidP="00B65B3A">
      <w:r>
        <w:separator/>
      </w:r>
    </w:p>
    <w:p w14:paraId="781120FB" w14:textId="77777777" w:rsidR="003134A1" w:rsidRDefault="003134A1"/>
  </w:endnote>
  <w:endnote w:type="continuationSeparator" w:id="0">
    <w:p w14:paraId="4A128E62" w14:textId="77777777" w:rsidR="003134A1" w:rsidRDefault="003134A1" w:rsidP="00B65B3A">
      <w:r>
        <w:continuationSeparator/>
      </w:r>
    </w:p>
    <w:p w14:paraId="44ED2882" w14:textId="77777777" w:rsidR="003134A1" w:rsidRDefault="003134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1835CE" w:rsidRDefault="001835C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1835CE" w:rsidRDefault="001835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54590DC0" w:rsidR="001835CE" w:rsidRDefault="001835C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00D5C560" w14:textId="77777777" w:rsidR="001835CE" w:rsidRDefault="00183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2B965" w14:textId="77777777" w:rsidR="003134A1" w:rsidRDefault="003134A1" w:rsidP="00B65B3A">
      <w:r>
        <w:separator/>
      </w:r>
    </w:p>
  </w:footnote>
  <w:footnote w:type="continuationSeparator" w:id="0">
    <w:p w14:paraId="6A9E2DA8" w14:textId="77777777" w:rsidR="003134A1" w:rsidRDefault="003134A1"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1835CE" w:rsidRDefault="001835CE" w:rsidP="00B65B3A">
    <w:pPr>
      <w:pStyle w:val="Header"/>
      <w:spacing w:before="240" w:after="276"/>
    </w:pPr>
  </w:p>
  <w:p w14:paraId="3F805A8E" w14:textId="77777777" w:rsidR="001835CE" w:rsidRDefault="001835CE" w:rsidP="00B65B3A">
    <w:pPr>
      <w:spacing w:after="276"/>
    </w:pPr>
  </w:p>
  <w:p w14:paraId="3A1ECCFB" w14:textId="77777777" w:rsidR="001835CE" w:rsidRDefault="001835CE"/>
  <w:p w14:paraId="4AAA9964" w14:textId="77777777" w:rsidR="001835CE" w:rsidRDefault="001835C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1835CE" w:rsidRPr="00B30794" w:rsidRDefault="001835C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8"/>
  </w:num>
  <w:num w:numId="7">
    <w:abstractNumId w:val="41"/>
  </w:num>
  <w:num w:numId="8">
    <w:abstractNumId w:val="4"/>
  </w:num>
  <w:num w:numId="9">
    <w:abstractNumId w:val="32"/>
  </w:num>
  <w:num w:numId="10">
    <w:abstractNumId w:val="36"/>
  </w:num>
  <w:num w:numId="11">
    <w:abstractNumId w:val="40"/>
  </w:num>
  <w:num w:numId="12">
    <w:abstractNumId w:val="3"/>
  </w:num>
  <w:num w:numId="13">
    <w:abstractNumId w:val="37"/>
  </w:num>
  <w:num w:numId="14">
    <w:abstractNumId w:val="12"/>
  </w:num>
  <w:num w:numId="15">
    <w:abstractNumId w:val="18"/>
  </w:num>
  <w:num w:numId="16">
    <w:abstractNumId w:val="33"/>
  </w:num>
  <w:num w:numId="17">
    <w:abstractNumId w:val="29"/>
  </w:num>
  <w:num w:numId="18">
    <w:abstractNumId w:val="13"/>
  </w:num>
  <w:num w:numId="19">
    <w:abstractNumId w:val="39"/>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4"/>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5"/>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 w:numId="4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0D5E"/>
    <w:rsid w:val="0000109F"/>
    <w:rsid w:val="000014B2"/>
    <w:rsid w:val="0000176F"/>
    <w:rsid w:val="00001830"/>
    <w:rsid w:val="0000196C"/>
    <w:rsid w:val="000019B2"/>
    <w:rsid w:val="00001A7F"/>
    <w:rsid w:val="00001A89"/>
    <w:rsid w:val="00001BAE"/>
    <w:rsid w:val="00001E01"/>
    <w:rsid w:val="00001E0B"/>
    <w:rsid w:val="00001E12"/>
    <w:rsid w:val="00001F28"/>
    <w:rsid w:val="00001F62"/>
    <w:rsid w:val="000020C1"/>
    <w:rsid w:val="000021F4"/>
    <w:rsid w:val="000028CA"/>
    <w:rsid w:val="0000294C"/>
    <w:rsid w:val="00002A07"/>
    <w:rsid w:val="00002BA4"/>
    <w:rsid w:val="00002BB2"/>
    <w:rsid w:val="00002C26"/>
    <w:rsid w:val="00002EF2"/>
    <w:rsid w:val="00003007"/>
    <w:rsid w:val="00003200"/>
    <w:rsid w:val="000033A2"/>
    <w:rsid w:val="000034A8"/>
    <w:rsid w:val="000034B6"/>
    <w:rsid w:val="00003C71"/>
    <w:rsid w:val="00003C7F"/>
    <w:rsid w:val="00003D1A"/>
    <w:rsid w:val="00003D5D"/>
    <w:rsid w:val="0000401C"/>
    <w:rsid w:val="000041B6"/>
    <w:rsid w:val="000041C0"/>
    <w:rsid w:val="00004561"/>
    <w:rsid w:val="000045B2"/>
    <w:rsid w:val="000045C1"/>
    <w:rsid w:val="000046C3"/>
    <w:rsid w:val="00004A88"/>
    <w:rsid w:val="00004AB7"/>
    <w:rsid w:val="00004AE0"/>
    <w:rsid w:val="00004AFC"/>
    <w:rsid w:val="00004CD5"/>
    <w:rsid w:val="00004E36"/>
    <w:rsid w:val="00004E6F"/>
    <w:rsid w:val="00004EAA"/>
    <w:rsid w:val="00004FD8"/>
    <w:rsid w:val="00005029"/>
    <w:rsid w:val="00005092"/>
    <w:rsid w:val="0000510E"/>
    <w:rsid w:val="0000521B"/>
    <w:rsid w:val="0000538E"/>
    <w:rsid w:val="000055EE"/>
    <w:rsid w:val="00005835"/>
    <w:rsid w:val="00005949"/>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AB9"/>
    <w:rsid w:val="00007B2C"/>
    <w:rsid w:val="00007C50"/>
    <w:rsid w:val="00007CE0"/>
    <w:rsid w:val="00007DC2"/>
    <w:rsid w:val="00007DF0"/>
    <w:rsid w:val="00007F4C"/>
    <w:rsid w:val="00007FED"/>
    <w:rsid w:val="000102A5"/>
    <w:rsid w:val="000104E9"/>
    <w:rsid w:val="000104FF"/>
    <w:rsid w:val="00010628"/>
    <w:rsid w:val="00010656"/>
    <w:rsid w:val="000107CF"/>
    <w:rsid w:val="00010D71"/>
    <w:rsid w:val="00010DA1"/>
    <w:rsid w:val="00010E10"/>
    <w:rsid w:val="00011015"/>
    <w:rsid w:val="00011149"/>
    <w:rsid w:val="000112A0"/>
    <w:rsid w:val="000113D8"/>
    <w:rsid w:val="000114DC"/>
    <w:rsid w:val="000118B2"/>
    <w:rsid w:val="000118B5"/>
    <w:rsid w:val="00011ACC"/>
    <w:rsid w:val="00011B94"/>
    <w:rsid w:val="00011C80"/>
    <w:rsid w:val="00012066"/>
    <w:rsid w:val="00012083"/>
    <w:rsid w:val="000120CF"/>
    <w:rsid w:val="0001212D"/>
    <w:rsid w:val="0001267C"/>
    <w:rsid w:val="000128C9"/>
    <w:rsid w:val="00012B53"/>
    <w:rsid w:val="00012D37"/>
    <w:rsid w:val="00012D53"/>
    <w:rsid w:val="00012DA1"/>
    <w:rsid w:val="00012E7A"/>
    <w:rsid w:val="00012FAC"/>
    <w:rsid w:val="0001300F"/>
    <w:rsid w:val="000130B1"/>
    <w:rsid w:val="00013125"/>
    <w:rsid w:val="0001335E"/>
    <w:rsid w:val="000133F1"/>
    <w:rsid w:val="000134EB"/>
    <w:rsid w:val="00013835"/>
    <w:rsid w:val="00013938"/>
    <w:rsid w:val="000139CD"/>
    <w:rsid w:val="00013C5D"/>
    <w:rsid w:val="00013DDC"/>
    <w:rsid w:val="00013F4F"/>
    <w:rsid w:val="00013FF2"/>
    <w:rsid w:val="000141B2"/>
    <w:rsid w:val="000141B9"/>
    <w:rsid w:val="0001426A"/>
    <w:rsid w:val="00014401"/>
    <w:rsid w:val="000145FC"/>
    <w:rsid w:val="00014623"/>
    <w:rsid w:val="000149DE"/>
    <w:rsid w:val="00014A1D"/>
    <w:rsid w:val="00014B37"/>
    <w:rsid w:val="00014B9C"/>
    <w:rsid w:val="00014C71"/>
    <w:rsid w:val="00014D82"/>
    <w:rsid w:val="00014EA9"/>
    <w:rsid w:val="00014FEA"/>
    <w:rsid w:val="00015173"/>
    <w:rsid w:val="0001518A"/>
    <w:rsid w:val="00015533"/>
    <w:rsid w:val="00015601"/>
    <w:rsid w:val="00015711"/>
    <w:rsid w:val="0001593D"/>
    <w:rsid w:val="000159F9"/>
    <w:rsid w:val="00015A95"/>
    <w:rsid w:val="00015BEA"/>
    <w:rsid w:val="00015E44"/>
    <w:rsid w:val="00015F66"/>
    <w:rsid w:val="00015FCD"/>
    <w:rsid w:val="000160D4"/>
    <w:rsid w:val="0001610B"/>
    <w:rsid w:val="00016286"/>
    <w:rsid w:val="000164D9"/>
    <w:rsid w:val="00016581"/>
    <w:rsid w:val="000166EB"/>
    <w:rsid w:val="000167B5"/>
    <w:rsid w:val="00016F9F"/>
    <w:rsid w:val="000170C9"/>
    <w:rsid w:val="000171E0"/>
    <w:rsid w:val="0001766C"/>
    <w:rsid w:val="00017867"/>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979"/>
    <w:rsid w:val="00022BCF"/>
    <w:rsid w:val="00022F6F"/>
    <w:rsid w:val="00023051"/>
    <w:rsid w:val="000232E0"/>
    <w:rsid w:val="00023330"/>
    <w:rsid w:val="00023756"/>
    <w:rsid w:val="0002382F"/>
    <w:rsid w:val="000238B8"/>
    <w:rsid w:val="000239BF"/>
    <w:rsid w:val="00023A32"/>
    <w:rsid w:val="00023D45"/>
    <w:rsid w:val="00023E89"/>
    <w:rsid w:val="00023ED3"/>
    <w:rsid w:val="00023FCB"/>
    <w:rsid w:val="0002422B"/>
    <w:rsid w:val="0002424F"/>
    <w:rsid w:val="00024527"/>
    <w:rsid w:val="00024775"/>
    <w:rsid w:val="000248A4"/>
    <w:rsid w:val="00024997"/>
    <w:rsid w:val="00024B8D"/>
    <w:rsid w:val="00024FA6"/>
    <w:rsid w:val="0002502B"/>
    <w:rsid w:val="0002507D"/>
    <w:rsid w:val="00025501"/>
    <w:rsid w:val="00025644"/>
    <w:rsid w:val="000256B7"/>
    <w:rsid w:val="00025758"/>
    <w:rsid w:val="000257E7"/>
    <w:rsid w:val="000259DC"/>
    <w:rsid w:val="00025B0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6E"/>
    <w:rsid w:val="000272BA"/>
    <w:rsid w:val="0002742F"/>
    <w:rsid w:val="000277A7"/>
    <w:rsid w:val="00027BB6"/>
    <w:rsid w:val="00027C0F"/>
    <w:rsid w:val="00027E39"/>
    <w:rsid w:val="00027ED7"/>
    <w:rsid w:val="00027FE7"/>
    <w:rsid w:val="000300AF"/>
    <w:rsid w:val="000300F3"/>
    <w:rsid w:val="00030166"/>
    <w:rsid w:val="000302A8"/>
    <w:rsid w:val="000302B8"/>
    <w:rsid w:val="000303B0"/>
    <w:rsid w:val="0003045B"/>
    <w:rsid w:val="00030492"/>
    <w:rsid w:val="0003083E"/>
    <w:rsid w:val="000308A8"/>
    <w:rsid w:val="000309D1"/>
    <w:rsid w:val="00030CAF"/>
    <w:rsid w:val="00030D4B"/>
    <w:rsid w:val="00030E80"/>
    <w:rsid w:val="00030F14"/>
    <w:rsid w:val="00030F1A"/>
    <w:rsid w:val="0003103E"/>
    <w:rsid w:val="00031112"/>
    <w:rsid w:val="00031253"/>
    <w:rsid w:val="0003125C"/>
    <w:rsid w:val="00031533"/>
    <w:rsid w:val="000316C3"/>
    <w:rsid w:val="000316DE"/>
    <w:rsid w:val="000316E7"/>
    <w:rsid w:val="000319C2"/>
    <w:rsid w:val="00031FD4"/>
    <w:rsid w:val="00032079"/>
    <w:rsid w:val="000324E3"/>
    <w:rsid w:val="0003251A"/>
    <w:rsid w:val="000329A6"/>
    <w:rsid w:val="00032CEC"/>
    <w:rsid w:val="00032D21"/>
    <w:rsid w:val="00032D82"/>
    <w:rsid w:val="00032FB8"/>
    <w:rsid w:val="0003321A"/>
    <w:rsid w:val="0003325E"/>
    <w:rsid w:val="00033627"/>
    <w:rsid w:val="0003370B"/>
    <w:rsid w:val="00033728"/>
    <w:rsid w:val="00033A9F"/>
    <w:rsid w:val="00033AA6"/>
    <w:rsid w:val="00033D1A"/>
    <w:rsid w:val="00033D8C"/>
    <w:rsid w:val="00033FD3"/>
    <w:rsid w:val="0003404E"/>
    <w:rsid w:val="00034175"/>
    <w:rsid w:val="00034317"/>
    <w:rsid w:val="000344B8"/>
    <w:rsid w:val="00034597"/>
    <w:rsid w:val="000349DE"/>
    <w:rsid w:val="00034C0E"/>
    <w:rsid w:val="00034C53"/>
    <w:rsid w:val="00034D06"/>
    <w:rsid w:val="00034DBC"/>
    <w:rsid w:val="00034E32"/>
    <w:rsid w:val="00035088"/>
    <w:rsid w:val="000351A2"/>
    <w:rsid w:val="000351F5"/>
    <w:rsid w:val="000352F4"/>
    <w:rsid w:val="00035338"/>
    <w:rsid w:val="0003540D"/>
    <w:rsid w:val="00035630"/>
    <w:rsid w:val="00035651"/>
    <w:rsid w:val="00035751"/>
    <w:rsid w:val="000359D4"/>
    <w:rsid w:val="00035A34"/>
    <w:rsid w:val="00035B28"/>
    <w:rsid w:val="00035C66"/>
    <w:rsid w:val="00035DD6"/>
    <w:rsid w:val="00035FE5"/>
    <w:rsid w:val="000360E2"/>
    <w:rsid w:val="00036117"/>
    <w:rsid w:val="00036131"/>
    <w:rsid w:val="000361AC"/>
    <w:rsid w:val="000366D3"/>
    <w:rsid w:val="00036A70"/>
    <w:rsid w:val="00036CE3"/>
    <w:rsid w:val="00036D8F"/>
    <w:rsid w:val="00036F71"/>
    <w:rsid w:val="000371F5"/>
    <w:rsid w:val="0003722E"/>
    <w:rsid w:val="0003726A"/>
    <w:rsid w:val="00037272"/>
    <w:rsid w:val="0003742D"/>
    <w:rsid w:val="0003761B"/>
    <w:rsid w:val="000376E2"/>
    <w:rsid w:val="00037764"/>
    <w:rsid w:val="0003779F"/>
    <w:rsid w:val="00037A18"/>
    <w:rsid w:val="00037ABB"/>
    <w:rsid w:val="00037B1A"/>
    <w:rsid w:val="00037B3B"/>
    <w:rsid w:val="00037D4A"/>
    <w:rsid w:val="00040450"/>
    <w:rsid w:val="0004083A"/>
    <w:rsid w:val="000408BD"/>
    <w:rsid w:val="0004099B"/>
    <w:rsid w:val="00040B01"/>
    <w:rsid w:val="00040B96"/>
    <w:rsid w:val="00040CFF"/>
    <w:rsid w:val="00040DE3"/>
    <w:rsid w:val="00040E5C"/>
    <w:rsid w:val="00040FF1"/>
    <w:rsid w:val="00041223"/>
    <w:rsid w:val="0004137C"/>
    <w:rsid w:val="000415F7"/>
    <w:rsid w:val="00041829"/>
    <w:rsid w:val="00041873"/>
    <w:rsid w:val="0004196D"/>
    <w:rsid w:val="00041BDF"/>
    <w:rsid w:val="00041CA9"/>
    <w:rsid w:val="00041D3A"/>
    <w:rsid w:val="0004205A"/>
    <w:rsid w:val="000422A4"/>
    <w:rsid w:val="00042506"/>
    <w:rsid w:val="00042507"/>
    <w:rsid w:val="0004264D"/>
    <w:rsid w:val="00042818"/>
    <w:rsid w:val="00042B4D"/>
    <w:rsid w:val="00042B73"/>
    <w:rsid w:val="00042EFA"/>
    <w:rsid w:val="000432F0"/>
    <w:rsid w:val="0004347E"/>
    <w:rsid w:val="000434B0"/>
    <w:rsid w:val="0004355B"/>
    <w:rsid w:val="000435B7"/>
    <w:rsid w:val="000436FA"/>
    <w:rsid w:val="0004382A"/>
    <w:rsid w:val="00043899"/>
    <w:rsid w:val="0004393B"/>
    <w:rsid w:val="000439C6"/>
    <w:rsid w:val="00043CC3"/>
    <w:rsid w:val="00043D6F"/>
    <w:rsid w:val="00043E99"/>
    <w:rsid w:val="00043F45"/>
    <w:rsid w:val="00043F59"/>
    <w:rsid w:val="00044402"/>
    <w:rsid w:val="00044449"/>
    <w:rsid w:val="0004445C"/>
    <w:rsid w:val="0004466F"/>
    <w:rsid w:val="00044758"/>
    <w:rsid w:val="0004482D"/>
    <w:rsid w:val="00044A89"/>
    <w:rsid w:val="00044B73"/>
    <w:rsid w:val="00044D29"/>
    <w:rsid w:val="0004526A"/>
    <w:rsid w:val="00045308"/>
    <w:rsid w:val="000453E2"/>
    <w:rsid w:val="00045586"/>
    <w:rsid w:val="00045A0E"/>
    <w:rsid w:val="00045BF1"/>
    <w:rsid w:val="0004607A"/>
    <w:rsid w:val="00046303"/>
    <w:rsid w:val="00046331"/>
    <w:rsid w:val="00046570"/>
    <w:rsid w:val="00046644"/>
    <w:rsid w:val="0004686D"/>
    <w:rsid w:val="00046889"/>
    <w:rsid w:val="00046A6A"/>
    <w:rsid w:val="00046A75"/>
    <w:rsid w:val="00046CA5"/>
    <w:rsid w:val="00047044"/>
    <w:rsid w:val="000471E6"/>
    <w:rsid w:val="00047458"/>
    <w:rsid w:val="00047601"/>
    <w:rsid w:val="0004772A"/>
    <w:rsid w:val="00047884"/>
    <w:rsid w:val="000479A2"/>
    <w:rsid w:val="00047B55"/>
    <w:rsid w:val="00047BFA"/>
    <w:rsid w:val="000500F8"/>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426"/>
    <w:rsid w:val="0005173A"/>
    <w:rsid w:val="00051909"/>
    <w:rsid w:val="0005195A"/>
    <w:rsid w:val="00051975"/>
    <w:rsid w:val="00051AF3"/>
    <w:rsid w:val="00051B31"/>
    <w:rsid w:val="00051BB6"/>
    <w:rsid w:val="00051CE8"/>
    <w:rsid w:val="00051D81"/>
    <w:rsid w:val="00051EA7"/>
    <w:rsid w:val="0005256E"/>
    <w:rsid w:val="000528C4"/>
    <w:rsid w:val="00052921"/>
    <w:rsid w:val="00052B15"/>
    <w:rsid w:val="00052C06"/>
    <w:rsid w:val="00052D6E"/>
    <w:rsid w:val="00052EA7"/>
    <w:rsid w:val="00052F18"/>
    <w:rsid w:val="00052F1D"/>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B77"/>
    <w:rsid w:val="00055D2C"/>
    <w:rsid w:val="00055D7B"/>
    <w:rsid w:val="0005621F"/>
    <w:rsid w:val="000562F8"/>
    <w:rsid w:val="0005632C"/>
    <w:rsid w:val="0005643E"/>
    <w:rsid w:val="000566F2"/>
    <w:rsid w:val="000567B3"/>
    <w:rsid w:val="0005697D"/>
    <w:rsid w:val="00056B0A"/>
    <w:rsid w:val="00056B0D"/>
    <w:rsid w:val="00056C4C"/>
    <w:rsid w:val="00056CAF"/>
    <w:rsid w:val="00056F2F"/>
    <w:rsid w:val="00056F8C"/>
    <w:rsid w:val="000574E5"/>
    <w:rsid w:val="00057835"/>
    <w:rsid w:val="00057840"/>
    <w:rsid w:val="00057BB6"/>
    <w:rsid w:val="00057C3A"/>
    <w:rsid w:val="00057DDB"/>
    <w:rsid w:val="000601AF"/>
    <w:rsid w:val="00060282"/>
    <w:rsid w:val="00060522"/>
    <w:rsid w:val="000608D1"/>
    <w:rsid w:val="000609ED"/>
    <w:rsid w:val="00060B95"/>
    <w:rsid w:val="00060EA7"/>
    <w:rsid w:val="00061004"/>
    <w:rsid w:val="0006108F"/>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38"/>
    <w:rsid w:val="00062C69"/>
    <w:rsid w:val="00062C71"/>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DDC"/>
    <w:rsid w:val="00064E6A"/>
    <w:rsid w:val="00064FE2"/>
    <w:rsid w:val="00065163"/>
    <w:rsid w:val="00065316"/>
    <w:rsid w:val="00065331"/>
    <w:rsid w:val="0006553C"/>
    <w:rsid w:val="0006568A"/>
    <w:rsid w:val="0006594D"/>
    <w:rsid w:val="00065A92"/>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254"/>
    <w:rsid w:val="000675AB"/>
    <w:rsid w:val="00067862"/>
    <w:rsid w:val="00067956"/>
    <w:rsid w:val="000679B5"/>
    <w:rsid w:val="00067BDF"/>
    <w:rsid w:val="00067BF2"/>
    <w:rsid w:val="00067C58"/>
    <w:rsid w:val="00067E36"/>
    <w:rsid w:val="00070169"/>
    <w:rsid w:val="000701C1"/>
    <w:rsid w:val="0007063C"/>
    <w:rsid w:val="00070833"/>
    <w:rsid w:val="000708F7"/>
    <w:rsid w:val="00070A04"/>
    <w:rsid w:val="00070A75"/>
    <w:rsid w:val="00070AB8"/>
    <w:rsid w:val="00070B9C"/>
    <w:rsid w:val="00070BEF"/>
    <w:rsid w:val="00070CB0"/>
    <w:rsid w:val="00070DE0"/>
    <w:rsid w:val="00070FCA"/>
    <w:rsid w:val="00071229"/>
    <w:rsid w:val="000713BC"/>
    <w:rsid w:val="000716A6"/>
    <w:rsid w:val="00071754"/>
    <w:rsid w:val="00071A6B"/>
    <w:rsid w:val="00071BC3"/>
    <w:rsid w:val="00071BD9"/>
    <w:rsid w:val="00071D53"/>
    <w:rsid w:val="00072127"/>
    <w:rsid w:val="0007215D"/>
    <w:rsid w:val="00072284"/>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ABF"/>
    <w:rsid w:val="00074FB8"/>
    <w:rsid w:val="0007508D"/>
    <w:rsid w:val="00075124"/>
    <w:rsid w:val="000753AA"/>
    <w:rsid w:val="0007559F"/>
    <w:rsid w:val="0007598E"/>
    <w:rsid w:val="000759AC"/>
    <w:rsid w:val="00075B2D"/>
    <w:rsid w:val="00075B82"/>
    <w:rsid w:val="00075C79"/>
    <w:rsid w:val="00075D45"/>
    <w:rsid w:val="00075E16"/>
    <w:rsid w:val="00075EAE"/>
    <w:rsid w:val="00075ED9"/>
    <w:rsid w:val="000761CA"/>
    <w:rsid w:val="0007624C"/>
    <w:rsid w:val="00076414"/>
    <w:rsid w:val="0007649F"/>
    <w:rsid w:val="00076813"/>
    <w:rsid w:val="00076AB5"/>
    <w:rsid w:val="00076B00"/>
    <w:rsid w:val="00076C98"/>
    <w:rsid w:val="00076FA9"/>
    <w:rsid w:val="000771AE"/>
    <w:rsid w:val="000772A5"/>
    <w:rsid w:val="000772B9"/>
    <w:rsid w:val="0007746C"/>
    <w:rsid w:val="000774F3"/>
    <w:rsid w:val="00077522"/>
    <w:rsid w:val="00077527"/>
    <w:rsid w:val="000777AB"/>
    <w:rsid w:val="000779F9"/>
    <w:rsid w:val="00077A77"/>
    <w:rsid w:val="00077BD6"/>
    <w:rsid w:val="00077D10"/>
    <w:rsid w:val="00080146"/>
    <w:rsid w:val="0008020F"/>
    <w:rsid w:val="00080241"/>
    <w:rsid w:val="000802E7"/>
    <w:rsid w:val="00080422"/>
    <w:rsid w:val="00080486"/>
    <w:rsid w:val="0008049A"/>
    <w:rsid w:val="0008050D"/>
    <w:rsid w:val="000806AE"/>
    <w:rsid w:val="000808A3"/>
    <w:rsid w:val="000808C7"/>
    <w:rsid w:val="00080D22"/>
    <w:rsid w:val="00080E3F"/>
    <w:rsid w:val="00080EF8"/>
    <w:rsid w:val="00080F3E"/>
    <w:rsid w:val="0008116D"/>
    <w:rsid w:val="000814E1"/>
    <w:rsid w:val="000819F0"/>
    <w:rsid w:val="00081C5D"/>
    <w:rsid w:val="00081DBA"/>
    <w:rsid w:val="00081DFE"/>
    <w:rsid w:val="00081E1E"/>
    <w:rsid w:val="0008221C"/>
    <w:rsid w:val="000822A1"/>
    <w:rsid w:val="0008247C"/>
    <w:rsid w:val="0008272B"/>
    <w:rsid w:val="0008283D"/>
    <w:rsid w:val="000828A6"/>
    <w:rsid w:val="0008299F"/>
    <w:rsid w:val="00082B3C"/>
    <w:rsid w:val="00082B7C"/>
    <w:rsid w:val="00083232"/>
    <w:rsid w:val="0008351C"/>
    <w:rsid w:val="0008365D"/>
    <w:rsid w:val="0008395F"/>
    <w:rsid w:val="000839B7"/>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271"/>
    <w:rsid w:val="0008543A"/>
    <w:rsid w:val="00085A49"/>
    <w:rsid w:val="00085B3F"/>
    <w:rsid w:val="00085BD5"/>
    <w:rsid w:val="00085E92"/>
    <w:rsid w:val="00085FE5"/>
    <w:rsid w:val="000860FC"/>
    <w:rsid w:val="0008632A"/>
    <w:rsid w:val="00086451"/>
    <w:rsid w:val="000864C1"/>
    <w:rsid w:val="00086507"/>
    <w:rsid w:val="00086898"/>
    <w:rsid w:val="00086A4F"/>
    <w:rsid w:val="00086C08"/>
    <w:rsid w:val="00087021"/>
    <w:rsid w:val="00087434"/>
    <w:rsid w:val="00087791"/>
    <w:rsid w:val="000879AD"/>
    <w:rsid w:val="00087B64"/>
    <w:rsid w:val="00087C31"/>
    <w:rsid w:val="00087CB5"/>
    <w:rsid w:val="00087CEF"/>
    <w:rsid w:val="00087DDF"/>
    <w:rsid w:val="00087E83"/>
    <w:rsid w:val="0009000C"/>
    <w:rsid w:val="00090087"/>
    <w:rsid w:val="000900FB"/>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E6B"/>
    <w:rsid w:val="00092010"/>
    <w:rsid w:val="00092083"/>
    <w:rsid w:val="00092102"/>
    <w:rsid w:val="00092195"/>
    <w:rsid w:val="00092202"/>
    <w:rsid w:val="000926A8"/>
    <w:rsid w:val="00092A75"/>
    <w:rsid w:val="00092F61"/>
    <w:rsid w:val="00092F99"/>
    <w:rsid w:val="0009314F"/>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AD"/>
    <w:rsid w:val="00094EB5"/>
    <w:rsid w:val="00094EC0"/>
    <w:rsid w:val="00094F4A"/>
    <w:rsid w:val="000950A4"/>
    <w:rsid w:val="000953BC"/>
    <w:rsid w:val="000953C6"/>
    <w:rsid w:val="000958E4"/>
    <w:rsid w:val="00095A51"/>
    <w:rsid w:val="00095A7D"/>
    <w:rsid w:val="00095C4D"/>
    <w:rsid w:val="00095DB3"/>
    <w:rsid w:val="00095EFB"/>
    <w:rsid w:val="00095FB7"/>
    <w:rsid w:val="0009679F"/>
    <w:rsid w:val="00096A76"/>
    <w:rsid w:val="00096B7F"/>
    <w:rsid w:val="000971B8"/>
    <w:rsid w:val="00097224"/>
    <w:rsid w:val="00097307"/>
    <w:rsid w:val="00097348"/>
    <w:rsid w:val="00097605"/>
    <w:rsid w:val="000976AF"/>
    <w:rsid w:val="000976DC"/>
    <w:rsid w:val="00097956"/>
    <w:rsid w:val="00097B6B"/>
    <w:rsid w:val="00097C6A"/>
    <w:rsid w:val="00097D33"/>
    <w:rsid w:val="00097D8D"/>
    <w:rsid w:val="00097DF4"/>
    <w:rsid w:val="000A0119"/>
    <w:rsid w:val="000A0217"/>
    <w:rsid w:val="000A0235"/>
    <w:rsid w:val="000A04E8"/>
    <w:rsid w:val="000A087F"/>
    <w:rsid w:val="000A09B0"/>
    <w:rsid w:val="000A0A10"/>
    <w:rsid w:val="000A0A31"/>
    <w:rsid w:val="000A0A6D"/>
    <w:rsid w:val="000A0A75"/>
    <w:rsid w:val="000A0AC1"/>
    <w:rsid w:val="000A0C20"/>
    <w:rsid w:val="000A0D7E"/>
    <w:rsid w:val="000A0DA7"/>
    <w:rsid w:val="000A0EEF"/>
    <w:rsid w:val="000A1005"/>
    <w:rsid w:val="000A1106"/>
    <w:rsid w:val="000A11D5"/>
    <w:rsid w:val="000A1450"/>
    <w:rsid w:val="000A1A3A"/>
    <w:rsid w:val="000A1E8F"/>
    <w:rsid w:val="000A1EE4"/>
    <w:rsid w:val="000A2143"/>
    <w:rsid w:val="000A2161"/>
    <w:rsid w:val="000A2227"/>
    <w:rsid w:val="000A2418"/>
    <w:rsid w:val="000A242E"/>
    <w:rsid w:val="000A2443"/>
    <w:rsid w:val="000A245E"/>
    <w:rsid w:val="000A24FE"/>
    <w:rsid w:val="000A2575"/>
    <w:rsid w:val="000A257E"/>
    <w:rsid w:val="000A2667"/>
    <w:rsid w:val="000A27B2"/>
    <w:rsid w:val="000A27F8"/>
    <w:rsid w:val="000A2899"/>
    <w:rsid w:val="000A2A77"/>
    <w:rsid w:val="000A2AA8"/>
    <w:rsid w:val="000A2D24"/>
    <w:rsid w:val="000A2E77"/>
    <w:rsid w:val="000A2F9F"/>
    <w:rsid w:val="000A32DD"/>
    <w:rsid w:val="000A340B"/>
    <w:rsid w:val="000A354C"/>
    <w:rsid w:val="000A3582"/>
    <w:rsid w:val="000A3610"/>
    <w:rsid w:val="000A361F"/>
    <w:rsid w:val="000A36D2"/>
    <w:rsid w:val="000A3833"/>
    <w:rsid w:val="000A388C"/>
    <w:rsid w:val="000A3C06"/>
    <w:rsid w:val="000A3C2F"/>
    <w:rsid w:val="000A3DDC"/>
    <w:rsid w:val="000A3F4B"/>
    <w:rsid w:val="000A3F66"/>
    <w:rsid w:val="000A3F98"/>
    <w:rsid w:val="000A400B"/>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EB4"/>
    <w:rsid w:val="000A5F55"/>
    <w:rsid w:val="000A5FC6"/>
    <w:rsid w:val="000A602A"/>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171"/>
    <w:rsid w:val="000B0627"/>
    <w:rsid w:val="000B069D"/>
    <w:rsid w:val="000B07A2"/>
    <w:rsid w:val="000B088D"/>
    <w:rsid w:val="000B0C7B"/>
    <w:rsid w:val="000B0ED6"/>
    <w:rsid w:val="000B0EEB"/>
    <w:rsid w:val="000B12D8"/>
    <w:rsid w:val="000B1740"/>
    <w:rsid w:val="000B1949"/>
    <w:rsid w:val="000B1B03"/>
    <w:rsid w:val="000B1B4A"/>
    <w:rsid w:val="000B1CC2"/>
    <w:rsid w:val="000B2125"/>
    <w:rsid w:val="000B225A"/>
    <w:rsid w:val="000B23E0"/>
    <w:rsid w:val="000B2612"/>
    <w:rsid w:val="000B27E6"/>
    <w:rsid w:val="000B2A7B"/>
    <w:rsid w:val="000B2B42"/>
    <w:rsid w:val="000B2D97"/>
    <w:rsid w:val="000B2DBF"/>
    <w:rsid w:val="000B2F93"/>
    <w:rsid w:val="000B2FAE"/>
    <w:rsid w:val="000B32A6"/>
    <w:rsid w:val="000B34DD"/>
    <w:rsid w:val="000B35EA"/>
    <w:rsid w:val="000B3602"/>
    <w:rsid w:val="000B36F4"/>
    <w:rsid w:val="000B3A25"/>
    <w:rsid w:val="000B3E86"/>
    <w:rsid w:val="000B3EFF"/>
    <w:rsid w:val="000B4413"/>
    <w:rsid w:val="000B444E"/>
    <w:rsid w:val="000B446A"/>
    <w:rsid w:val="000B45B9"/>
    <w:rsid w:val="000B4795"/>
    <w:rsid w:val="000B4B43"/>
    <w:rsid w:val="000B4B62"/>
    <w:rsid w:val="000B4B68"/>
    <w:rsid w:val="000B4C73"/>
    <w:rsid w:val="000B4E13"/>
    <w:rsid w:val="000B4E31"/>
    <w:rsid w:val="000B504A"/>
    <w:rsid w:val="000B5050"/>
    <w:rsid w:val="000B5140"/>
    <w:rsid w:val="000B5162"/>
    <w:rsid w:val="000B51F3"/>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6E3B"/>
    <w:rsid w:val="000B7297"/>
    <w:rsid w:val="000B7460"/>
    <w:rsid w:val="000B749C"/>
    <w:rsid w:val="000B74B9"/>
    <w:rsid w:val="000B76C5"/>
    <w:rsid w:val="000B7715"/>
    <w:rsid w:val="000B77D0"/>
    <w:rsid w:val="000B7976"/>
    <w:rsid w:val="000B79A7"/>
    <w:rsid w:val="000B7BF7"/>
    <w:rsid w:val="000B7D1E"/>
    <w:rsid w:val="000B7D20"/>
    <w:rsid w:val="000B7DBC"/>
    <w:rsid w:val="000B7F7E"/>
    <w:rsid w:val="000C00DF"/>
    <w:rsid w:val="000C05F6"/>
    <w:rsid w:val="000C076D"/>
    <w:rsid w:val="000C0781"/>
    <w:rsid w:val="000C0818"/>
    <w:rsid w:val="000C0BA5"/>
    <w:rsid w:val="000C0CD4"/>
    <w:rsid w:val="000C0D8A"/>
    <w:rsid w:val="000C0E3E"/>
    <w:rsid w:val="000C1444"/>
    <w:rsid w:val="000C15D7"/>
    <w:rsid w:val="000C1642"/>
    <w:rsid w:val="000C166F"/>
    <w:rsid w:val="000C1675"/>
    <w:rsid w:val="000C1682"/>
    <w:rsid w:val="000C1766"/>
    <w:rsid w:val="000C180F"/>
    <w:rsid w:val="000C18B2"/>
    <w:rsid w:val="000C18F9"/>
    <w:rsid w:val="000C19A1"/>
    <w:rsid w:val="000C19E0"/>
    <w:rsid w:val="000C1A61"/>
    <w:rsid w:val="000C1C17"/>
    <w:rsid w:val="000C1FCF"/>
    <w:rsid w:val="000C25F7"/>
    <w:rsid w:val="000C25FE"/>
    <w:rsid w:val="000C2BCE"/>
    <w:rsid w:val="000C2CF1"/>
    <w:rsid w:val="000C2DC6"/>
    <w:rsid w:val="000C2DDE"/>
    <w:rsid w:val="000C306B"/>
    <w:rsid w:val="000C3185"/>
    <w:rsid w:val="000C3215"/>
    <w:rsid w:val="000C324B"/>
    <w:rsid w:val="000C32E0"/>
    <w:rsid w:val="000C34DD"/>
    <w:rsid w:val="000C3674"/>
    <w:rsid w:val="000C376C"/>
    <w:rsid w:val="000C37C7"/>
    <w:rsid w:val="000C37F0"/>
    <w:rsid w:val="000C38DB"/>
    <w:rsid w:val="000C39ED"/>
    <w:rsid w:val="000C3AEB"/>
    <w:rsid w:val="000C3B2B"/>
    <w:rsid w:val="000C3C6A"/>
    <w:rsid w:val="000C3CF2"/>
    <w:rsid w:val="000C3DC7"/>
    <w:rsid w:val="000C3E7C"/>
    <w:rsid w:val="000C40E1"/>
    <w:rsid w:val="000C4232"/>
    <w:rsid w:val="000C438C"/>
    <w:rsid w:val="000C43EA"/>
    <w:rsid w:val="000C44CC"/>
    <w:rsid w:val="000C4658"/>
    <w:rsid w:val="000C4664"/>
    <w:rsid w:val="000C46F9"/>
    <w:rsid w:val="000C4796"/>
    <w:rsid w:val="000C47D4"/>
    <w:rsid w:val="000C49D1"/>
    <w:rsid w:val="000C4A49"/>
    <w:rsid w:val="000C4B33"/>
    <w:rsid w:val="000C4B79"/>
    <w:rsid w:val="000C4C9F"/>
    <w:rsid w:val="000C4D51"/>
    <w:rsid w:val="000C4EC5"/>
    <w:rsid w:val="000C4FA9"/>
    <w:rsid w:val="000C50AA"/>
    <w:rsid w:val="000C5410"/>
    <w:rsid w:val="000C5448"/>
    <w:rsid w:val="000C54D5"/>
    <w:rsid w:val="000C57EC"/>
    <w:rsid w:val="000C5880"/>
    <w:rsid w:val="000C593E"/>
    <w:rsid w:val="000C5AA1"/>
    <w:rsid w:val="000C5ABF"/>
    <w:rsid w:val="000C5E84"/>
    <w:rsid w:val="000C5E9D"/>
    <w:rsid w:val="000C5FDA"/>
    <w:rsid w:val="000C6006"/>
    <w:rsid w:val="000C60C8"/>
    <w:rsid w:val="000C6100"/>
    <w:rsid w:val="000C61DF"/>
    <w:rsid w:val="000C6243"/>
    <w:rsid w:val="000C6247"/>
    <w:rsid w:val="000C6261"/>
    <w:rsid w:val="000C62C4"/>
    <w:rsid w:val="000C646A"/>
    <w:rsid w:val="000C65C5"/>
    <w:rsid w:val="000C6716"/>
    <w:rsid w:val="000C6769"/>
    <w:rsid w:val="000C6981"/>
    <w:rsid w:val="000C69F2"/>
    <w:rsid w:val="000C6A1F"/>
    <w:rsid w:val="000C6AB5"/>
    <w:rsid w:val="000C6C0B"/>
    <w:rsid w:val="000C6D0B"/>
    <w:rsid w:val="000C6E29"/>
    <w:rsid w:val="000C6E58"/>
    <w:rsid w:val="000C6EB5"/>
    <w:rsid w:val="000C6ECC"/>
    <w:rsid w:val="000C7059"/>
    <w:rsid w:val="000C7153"/>
    <w:rsid w:val="000C7403"/>
    <w:rsid w:val="000C7461"/>
    <w:rsid w:val="000C7497"/>
    <w:rsid w:val="000C765B"/>
    <w:rsid w:val="000C77D4"/>
    <w:rsid w:val="000C7A32"/>
    <w:rsid w:val="000C7A71"/>
    <w:rsid w:val="000C7AB0"/>
    <w:rsid w:val="000C7B69"/>
    <w:rsid w:val="000C7C23"/>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1EB"/>
    <w:rsid w:val="000D121B"/>
    <w:rsid w:val="000D1497"/>
    <w:rsid w:val="000D14F3"/>
    <w:rsid w:val="000D1971"/>
    <w:rsid w:val="000D1A5F"/>
    <w:rsid w:val="000D21CA"/>
    <w:rsid w:val="000D22AB"/>
    <w:rsid w:val="000D235A"/>
    <w:rsid w:val="000D2AAE"/>
    <w:rsid w:val="000D2B3D"/>
    <w:rsid w:val="000D2D23"/>
    <w:rsid w:val="000D2EC0"/>
    <w:rsid w:val="000D326E"/>
    <w:rsid w:val="000D328D"/>
    <w:rsid w:val="000D3370"/>
    <w:rsid w:val="000D33DE"/>
    <w:rsid w:val="000D3447"/>
    <w:rsid w:val="000D36A2"/>
    <w:rsid w:val="000D395E"/>
    <w:rsid w:val="000D39B7"/>
    <w:rsid w:val="000D3A14"/>
    <w:rsid w:val="000D3A4E"/>
    <w:rsid w:val="000D3C96"/>
    <w:rsid w:val="000D3D07"/>
    <w:rsid w:val="000D3E8F"/>
    <w:rsid w:val="000D3FB9"/>
    <w:rsid w:val="000D41EF"/>
    <w:rsid w:val="000D4585"/>
    <w:rsid w:val="000D4AC8"/>
    <w:rsid w:val="000D4D96"/>
    <w:rsid w:val="000D4E7A"/>
    <w:rsid w:val="000D4EF3"/>
    <w:rsid w:val="000D505E"/>
    <w:rsid w:val="000D5251"/>
    <w:rsid w:val="000D52E8"/>
    <w:rsid w:val="000D537B"/>
    <w:rsid w:val="000D56A6"/>
    <w:rsid w:val="000D57FD"/>
    <w:rsid w:val="000D5968"/>
    <w:rsid w:val="000D5FD0"/>
    <w:rsid w:val="000D5FFF"/>
    <w:rsid w:val="000D6325"/>
    <w:rsid w:val="000D66B7"/>
    <w:rsid w:val="000D6703"/>
    <w:rsid w:val="000D683D"/>
    <w:rsid w:val="000D6C9D"/>
    <w:rsid w:val="000D6CAB"/>
    <w:rsid w:val="000D6CC9"/>
    <w:rsid w:val="000D6FEF"/>
    <w:rsid w:val="000D708A"/>
    <w:rsid w:val="000D7134"/>
    <w:rsid w:val="000D733E"/>
    <w:rsid w:val="000D73B1"/>
    <w:rsid w:val="000D7430"/>
    <w:rsid w:val="000D75F6"/>
    <w:rsid w:val="000D766D"/>
    <w:rsid w:val="000D7C40"/>
    <w:rsid w:val="000D7C73"/>
    <w:rsid w:val="000D7CB0"/>
    <w:rsid w:val="000D7DAB"/>
    <w:rsid w:val="000D7E76"/>
    <w:rsid w:val="000D7F87"/>
    <w:rsid w:val="000E0177"/>
    <w:rsid w:val="000E0584"/>
    <w:rsid w:val="000E069E"/>
    <w:rsid w:val="000E099D"/>
    <w:rsid w:val="000E0BAB"/>
    <w:rsid w:val="000E0C84"/>
    <w:rsid w:val="000E0D01"/>
    <w:rsid w:val="000E0DE2"/>
    <w:rsid w:val="000E0EF1"/>
    <w:rsid w:val="000E0FE4"/>
    <w:rsid w:val="000E10D9"/>
    <w:rsid w:val="000E1122"/>
    <w:rsid w:val="000E151A"/>
    <w:rsid w:val="000E159F"/>
    <w:rsid w:val="000E1931"/>
    <w:rsid w:val="000E1C57"/>
    <w:rsid w:val="000E1C7F"/>
    <w:rsid w:val="000E1E25"/>
    <w:rsid w:val="000E1E2E"/>
    <w:rsid w:val="000E1EB7"/>
    <w:rsid w:val="000E1EC2"/>
    <w:rsid w:val="000E2067"/>
    <w:rsid w:val="000E2076"/>
    <w:rsid w:val="000E209B"/>
    <w:rsid w:val="000E20C7"/>
    <w:rsid w:val="000E214D"/>
    <w:rsid w:val="000E217C"/>
    <w:rsid w:val="000E2237"/>
    <w:rsid w:val="000E2392"/>
    <w:rsid w:val="000E23FE"/>
    <w:rsid w:val="000E27C9"/>
    <w:rsid w:val="000E29F1"/>
    <w:rsid w:val="000E2A11"/>
    <w:rsid w:val="000E2A9D"/>
    <w:rsid w:val="000E2AC2"/>
    <w:rsid w:val="000E2CA3"/>
    <w:rsid w:val="000E30B6"/>
    <w:rsid w:val="000E3144"/>
    <w:rsid w:val="000E3152"/>
    <w:rsid w:val="000E3409"/>
    <w:rsid w:val="000E3535"/>
    <w:rsid w:val="000E364D"/>
    <w:rsid w:val="000E36BF"/>
    <w:rsid w:val="000E38BE"/>
    <w:rsid w:val="000E3B75"/>
    <w:rsid w:val="000E40AD"/>
    <w:rsid w:val="000E41EA"/>
    <w:rsid w:val="000E42C1"/>
    <w:rsid w:val="000E43D3"/>
    <w:rsid w:val="000E4429"/>
    <w:rsid w:val="000E4530"/>
    <w:rsid w:val="000E466C"/>
    <w:rsid w:val="000E4885"/>
    <w:rsid w:val="000E49D4"/>
    <w:rsid w:val="000E4AD1"/>
    <w:rsid w:val="000E4B74"/>
    <w:rsid w:val="000E4F24"/>
    <w:rsid w:val="000E4F9E"/>
    <w:rsid w:val="000E502C"/>
    <w:rsid w:val="000E5320"/>
    <w:rsid w:val="000E54E2"/>
    <w:rsid w:val="000E556B"/>
    <w:rsid w:val="000E55B2"/>
    <w:rsid w:val="000E592F"/>
    <w:rsid w:val="000E594F"/>
    <w:rsid w:val="000E5B6F"/>
    <w:rsid w:val="000E5B87"/>
    <w:rsid w:val="000E5D2C"/>
    <w:rsid w:val="000E5D80"/>
    <w:rsid w:val="000E5FAF"/>
    <w:rsid w:val="000E5FD4"/>
    <w:rsid w:val="000E5FDE"/>
    <w:rsid w:val="000E6032"/>
    <w:rsid w:val="000E6579"/>
    <w:rsid w:val="000E65D1"/>
    <w:rsid w:val="000E6845"/>
    <w:rsid w:val="000E6955"/>
    <w:rsid w:val="000E6C67"/>
    <w:rsid w:val="000E7107"/>
    <w:rsid w:val="000E73CF"/>
    <w:rsid w:val="000E73ED"/>
    <w:rsid w:val="000E75EE"/>
    <w:rsid w:val="000E7671"/>
    <w:rsid w:val="000E77A4"/>
    <w:rsid w:val="000E784A"/>
    <w:rsid w:val="000E7B4C"/>
    <w:rsid w:val="000E7B85"/>
    <w:rsid w:val="000E7C23"/>
    <w:rsid w:val="000E7C7D"/>
    <w:rsid w:val="000E7D7F"/>
    <w:rsid w:val="000E7E7C"/>
    <w:rsid w:val="000F00D2"/>
    <w:rsid w:val="000F024A"/>
    <w:rsid w:val="000F069E"/>
    <w:rsid w:val="000F0712"/>
    <w:rsid w:val="000F098D"/>
    <w:rsid w:val="000F0E4B"/>
    <w:rsid w:val="000F1175"/>
    <w:rsid w:val="000F1449"/>
    <w:rsid w:val="000F1792"/>
    <w:rsid w:val="000F198F"/>
    <w:rsid w:val="000F19E8"/>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4F6"/>
    <w:rsid w:val="000F350D"/>
    <w:rsid w:val="000F35C2"/>
    <w:rsid w:val="000F37B2"/>
    <w:rsid w:val="000F38F5"/>
    <w:rsid w:val="000F3D32"/>
    <w:rsid w:val="000F3EF3"/>
    <w:rsid w:val="000F4085"/>
    <w:rsid w:val="000F41B3"/>
    <w:rsid w:val="000F421C"/>
    <w:rsid w:val="000F4337"/>
    <w:rsid w:val="000F44E3"/>
    <w:rsid w:val="000F4515"/>
    <w:rsid w:val="000F45D4"/>
    <w:rsid w:val="000F4603"/>
    <w:rsid w:val="000F4723"/>
    <w:rsid w:val="000F48DB"/>
    <w:rsid w:val="000F493A"/>
    <w:rsid w:val="000F515A"/>
    <w:rsid w:val="000F545D"/>
    <w:rsid w:val="000F5827"/>
    <w:rsid w:val="000F5828"/>
    <w:rsid w:val="000F5B0C"/>
    <w:rsid w:val="000F5C07"/>
    <w:rsid w:val="000F5D28"/>
    <w:rsid w:val="000F5E03"/>
    <w:rsid w:val="000F5E88"/>
    <w:rsid w:val="000F5ED8"/>
    <w:rsid w:val="000F5F1B"/>
    <w:rsid w:val="000F5FEA"/>
    <w:rsid w:val="000F6030"/>
    <w:rsid w:val="000F63EC"/>
    <w:rsid w:val="000F6473"/>
    <w:rsid w:val="000F6592"/>
    <w:rsid w:val="000F68D6"/>
    <w:rsid w:val="000F69AA"/>
    <w:rsid w:val="000F6B1D"/>
    <w:rsid w:val="000F6F47"/>
    <w:rsid w:val="000F70CE"/>
    <w:rsid w:val="000F7111"/>
    <w:rsid w:val="000F7131"/>
    <w:rsid w:val="000F7215"/>
    <w:rsid w:val="000F7342"/>
    <w:rsid w:val="000F7533"/>
    <w:rsid w:val="000F783B"/>
    <w:rsid w:val="000F78F1"/>
    <w:rsid w:val="000F7951"/>
    <w:rsid w:val="000F7D26"/>
    <w:rsid w:val="001004C9"/>
    <w:rsid w:val="001004D7"/>
    <w:rsid w:val="00100813"/>
    <w:rsid w:val="00100C87"/>
    <w:rsid w:val="00100CFD"/>
    <w:rsid w:val="00100D85"/>
    <w:rsid w:val="00100E9B"/>
    <w:rsid w:val="00100F2B"/>
    <w:rsid w:val="001011E1"/>
    <w:rsid w:val="00101259"/>
    <w:rsid w:val="001012E9"/>
    <w:rsid w:val="0010183E"/>
    <w:rsid w:val="00101C9F"/>
    <w:rsid w:val="00101EA4"/>
    <w:rsid w:val="00101EB7"/>
    <w:rsid w:val="001020F5"/>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4F"/>
    <w:rsid w:val="001042BF"/>
    <w:rsid w:val="0010434F"/>
    <w:rsid w:val="001043E7"/>
    <w:rsid w:val="001045D3"/>
    <w:rsid w:val="00104964"/>
    <w:rsid w:val="001049C7"/>
    <w:rsid w:val="00104ABA"/>
    <w:rsid w:val="00104B77"/>
    <w:rsid w:val="00104C13"/>
    <w:rsid w:val="00104FBE"/>
    <w:rsid w:val="00105000"/>
    <w:rsid w:val="001053FB"/>
    <w:rsid w:val="001053FE"/>
    <w:rsid w:val="0010551B"/>
    <w:rsid w:val="00105760"/>
    <w:rsid w:val="0010587B"/>
    <w:rsid w:val="00105A2E"/>
    <w:rsid w:val="00105BC5"/>
    <w:rsid w:val="00105C89"/>
    <w:rsid w:val="00105DE9"/>
    <w:rsid w:val="00105FC7"/>
    <w:rsid w:val="00105FF7"/>
    <w:rsid w:val="00106195"/>
    <w:rsid w:val="001061AF"/>
    <w:rsid w:val="0010623B"/>
    <w:rsid w:val="00106383"/>
    <w:rsid w:val="001063E0"/>
    <w:rsid w:val="00106423"/>
    <w:rsid w:val="00106440"/>
    <w:rsid w:val="0010668F"/>
    <w:rsid w:val="00106BED"/>
    <w:rsid w:val="00106C68"/>
    <w:rsid w:val="00106E71"/>
    <w:rsid w:val="001073DF"/>
    <w:rsid w:val="001074FE"/>
    <w:rsid w:val="00107715"/>
    <w:rsid w:val="0010771C"/>
    <w:rsid w:val="00107C02"/>
    <w:rsid w:val="00107D11"/>
    <w:rsid w:val="00107D48"/>
    <w:rsid w:val="00107D97"/>
    <w:rsid w:val="00110102"/>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1A9A"/>
    <w:rsid w:val="00111D7D"/>
    <w:rsid w:val="00112089"/>
    <w:rsid w:val="001120B2"/>
    <w:rsid w:val="0011226B"/>
    <w:rsid w:val="0011277E"/>
    <w:rsid w:val="001128B2"/>
    <w:rsid w:val="00112976"/>
    <w:rsid w:val="00112ABD"/>
    <w:rsid w:val="00112CDD"/>
    <w:rsid w:val="00112F4F"/>
    <w:rsid w:val="00113216"/>
    <w:rsid w:val="001135B6"/>
    <w:rsid w:val="001137A1"/>
    <w:rsid w:val="00113A26"/>
    <w:rsid w:val="00113A42"/>
    <w:rsid w:val="00113EAB"/>
    <w:rsid w:val="00113FEA"/>
    <w:rsid w:val="00114186"/>
    <w:rsid w:val="0011420E"/>
    <w:rsid w:val="001144C2"/>
    <w:rsid w:val="001145A4"/>
    <w:rsid w:val="001149EF"/>
    <w:rsid w:val="00114AE7"/>
    <w:rsid w:val="00114C70"/>
    <w:rsid w:val="00114D03"/>
    <w:rsid w:val="00114DAE"/>
    <w:rsid w:val="00114DFB"/>
    <w:rsid w:val="00114F8D"/>
    <w:rsid w:val="00115101"/>
    <w:rsid w:val="001151A3"/>
    <w:rsid w:val="001152C4"/>
    <w:rsid w:val="0011532E"/>
    <w:rsid w:val="001153AE"/>
    <w:rsid w:val="0011586E"/>
    <w:rsid w:val="0011593B"/>
    <w:rsid w:val="001159DE"/>
    <w:rsid w:val="001159E5"/>
    <w:rsid w:val="00115ABC"/>
    <w:rsid w:val="00115AC9"/>
    <w:rsid w:val="00115AFB"/>
    <w:rsid w:val="00116136"/>
    <w:rsid w:val="00116389"/>
    <w:rsid w:val="0011654C"/>
    <w:rsid w:val="00116670"/>
    <w:rsid w:val="001167D6"/>
    <w:rsid w:val="001168E0"/>
    <w:rsid w:val="00116910"/>
    <w:rsid w:val="0011697E"/>
    <w:rsid w:val="001169B8"/>
    <w:rsid w:val="001169DD"/>
    <w:rsid w:val="00116AFF"/>
    <w:rsid w:val="00116BA5"/>
    <w:rsid w:val="00116BD4"/>
    <w:rsid w:val="00116DAB"/>
    <w:rsid w:val="00116E84"/>
    <w:rsid w:val="00116F62"/>
    <w:rsid w:val="0011734C"/>
    <w:rsid w:val="0011737F"/>
    <w:rsid w:val="0011738C"/>
    <w:rsid w:val="0011757B"/>
    <w:rsid w:val="00117600"/>
    <w:rsid w:val="00117605"/>
    <w:rsid w:val="001176F2"/>
    <w:rsid w:val="001177B7"/>
    <w:rsid w:val="00117883"/>
    <w:rsid w:val="00117983"/>
    <w:rsid w:val="00117A8C"/>
    <w:rsid w:val="00117C19"/>
    <w:rsid w:val="00117C34"/>
    <w:rsid w:val="00117CF0"/>
    <w:rsid w:val="00120346"/>
    <w:rsid w:val="0012049C"/>
    <w:rsid w:val="00120618"/>
    <w:rsid w:val="0012070D"/>
    <w:rsid w:val="0012082A"/>
    <w:rsid w:val="0012087E"/>
    <w:rsid w:val="00120995"/>
    <w:rsid w:val="001209AD"/>
    <w:rsid w:val="001209CD"/>
    <w:rsid w:val="00120C13"/>
    <w:rsid w:val="00120D22"/>
    <w:rsid w:val="00120E0C"/>
    <w:rsid w:val="00120FA6"/>
    <w:rsid w:val="001210A2"/>
    <w:rsid w:val="00121167"/>
    <w:rsid w:val="0012123D"/>
    <w:rsid w:val="001212C9"/>
    <w:rsid w:val="00121614"/>
    <w:rsid w:val="00121691"/>
    <w:rsid w:val="0012193E"/>
    <w:rsid w:val="00121A93"/>
    <w:rsid w:val="00121AF8"/>
    <w:rsid w:val="00121C87"/>
    <w:rsid w:val="00121D51"/>
    <w:rsid w:val="00121FCF"/>
    <w:rsid w:val="00122745"/>
    <w:rsid w:val="00122C86"/>
    <w:rsid w:val="00122CF6"/>
    <w:rsid w:val="00122D15"/>
    <w:rsid w:val="001231E4"/>
    <w:rsid w:val="0012334D"/>
    <w:rsid w:val="001233B5"/>
    <w:rsid w:val="00123455"/>
    <w:rsid w:val="00123471"/>
    <w:rsid w:val="001236A3"/>
    <w:rsid w:val="0012373B"/>
    <w:rsid w:val="0012376D"/>
    <w:rsid w:val="00123889"/>
    <w:rsid w:val="00123980"/>
    <w:rsid w:val="001239EE"/>
    <w:rsid w:val="00123CCE"/>
    <w:rsid w:val="00123D19"/>
    <w:rsid w:val="00123DD1"/>
    <w:rsid w:val="00123F2E"/>
    <w:rsid w:val="00123F31"/>
    <w:rsid w:val="001241CE"/>
    <w:rsid w:val="00124666"/>
    <w:rsid w:val="0012489B"/>
    <w:rsid w:val="00124C1F"/>
    <w:rsid w:val="00124EFE"/>
    <w:rsid w:val="0012511E"/>
    <w:rsid w:val="00125356"/>
    <w:rsid w:val="001253B5"/>
    <w:rsid w:val="0012557B"/>
    <w:rsid w:val="001255DB"/>
    <w:rsid w:val="001256B1"/>
    <w:rsid w:val="001258AD"/>
    <w:rsid w:val="001258FE"/>
    <w:rsid w:val="00125A25"/>
    <w:rsid w:val="00125ABF"/>
    <w:rsid w:val="00125D23"/>
    <w:rsid w:val="00125E79"/>
    <w:rsid w:val="00125F07"/>
    <w:rsid w:val="00125F96"/>
    <w:rsid w:val="00125FF0"/>
    <w:rsid w:val="00126103"/>
    <w:rsid w:val="00126131"/>
    <w:rsid w:val="001261F1"/>
    <w:rsid w:val="00126247"/>
    <w:rsid w:val="00126949"/>
    <w:rsid w:val="001269BC"/>
    <w:rsid w:val="00126A15"/>
    <w:rsid w:val="00126C4E"/>
    <w:rsid w:val="00126D7F"/>
    <w:rsid w:val="00126DA9"/>
    <w:rsid w:val="00126EF2"/>
    <w:rsid w:val="00126F00"/>
    <w:rsid w:val="001272A8"/>
    <w:rsid w:val="00127728"/>
    <w:rsid w:val="00127745"/>
    <w:rsid w:val="001277E0"/>
    <w:rsid w:val="001278E6"/>
    <w:rsid w:val="00127B8B"/>
    <w:rsid w:val="00127BFB"/>
    <w:rsid w:val="00127DF6"/>
    <w:rsid w:val="00127E55"/>
    <w:rsid w:val="00127E99"/>
    <w:rsid w:val="00127ED6"/>
    <w:rsid w:val="00127EF9"/>
    <w:rsid w:val="00130276"/>
    <w:rsid w:val="001305E1"/>
    <w:rsid w:val="0013077C"/>
    <w:rsid w:val="00130955"/>
    <w:rsid w:val="00130A32"/>
    <w:rsid w:val="00130AA2"/>
    <w:rsid w:val="00130AF5"/>
    <w:rsid w:val="00130AFB"/>
    <w:rsid w:val="00130B48"/>
    <w:rsid w:val="00130CE6"/>
    <w:rsid w:val="00130F5E"/>
    <w:rsid w:val="0013149F"/>
    <w:rsid w:val="00131616"/>
    <w:rsid w:val="00131739"/>
    <w:rsid w:val="00131C9C"/>
    <w:rsid w:val="00131DFA"/>
    <w:rsid w:val="00132118"/>
    <w:rsid w:val="00132119"/>
    <w:rsid w:val="00132263"/>
    <w:rsid w:val="001324A4"/>
    <w:rsid w:val="001324BF"/>
    <w:rsid w:val="0013270E"/>
    <w:rsid w:val="00132736"/>
    <w:rsid w:val="001327F8"/>
    <w:rsid w:val="00132A40"/>
    <w:rsid w:val="0013355C"/>
    <w:rsid w:val="001337DF"/>
    <w:rsid w:val="001338CE"/>
    <w:rsid w:val="00133B20"/>
    <w:rsid w:val="00133CAD"/>
    <w:rsid w:val="00133D5F"/>
    <w:rsid w:val="00133EC1"/>
    <w:rsid w:val="001340A8"/>
    <w:rsid w:val="00134147"/>
    <w:rsid w:val="001341C4"/>
    <w:rsid w:val="0013443F"/>
    <w:rsid w:val="0013458D"/>
    <w:rsid w:val="001345E1"/>
    <w:rsid w:val="00134936"/>
    <w:rsid w:val="00134C5E"/>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37EE2"/>
    <w:rsid w:val="001401FE"/>
    <w:rsid w:val="0014027E"/>
    <w:rsid w:val="001402C2"/>
    <w:rsid w:val="001403C1"/>
    <w:rsid w:val="00140606"/>
    <w:rsid w:val="001406CC"/>
    <w:rsid w:val="001408FE"/>
    <w:rsid w:val="001409CE"/>
    <w:rsid w:val="00140B4B"/>
    <w:rsid w:val="00140C57"/>
    <w:rsid w:val="00140D4E"/>
    <w:rsid w:val="00140D67"/>
    <w:rsid w:val="00140E2C"/>
    <w:rsid w:val="00140E63"/>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5CE"/>
    <w:rsid w:val="0014373D"/>
    <w:rsid w:val="001437ED"/>
    <w:rsid w:val="00143804"/>
    <w:rsid w:val="00143805"/>
    <w:rsid w:val="0014389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8B0"/>
    <w:rsid w:val="001469C8"/>
    <w:rsid w:val="00146C07"/>
    <w:rsid w:val="00146C84"/>
    <w:rsid w:val="00146D89"/>
    <w:rsid w:val="00146FF4"/>
    <w:rsid w:val="00147207"/>
    <w:rsid w:val="001472B6"/>
    <w:rsid w:val="001472FD"/>
    <w:rsid w:val="0014731E"/>
    <w:rsid w:val="001473B7"/>
    <w:rsid w:val="00147638"/>
    <w:rsid w:val="0014772B"/>
    <w:rsid w:val="001477F1"/>
    <w:rsid w:val="00147F73"/>
    <w:rsid w:val="00150249"/>
    <w:rsid w:val="0015046C"/>
    <w:rsid w:val="001505E8"/>
    <w:rsid w:val="001509BE"/>
    <w:rsid w:val="001509EA"/>
    <w:rsid w:val="00150B2C"/>
    <w:rsid w:val="00150B72"/>
    <w:rsid w:val="00150C44"/>
    <w:rsid w:val="00150D3C"/>
    <w:rsid w:val="00150E7B"/>
    <w:rsid w:val="00151016"/>
    <w:rsid w:val="00151051"/>
    <w:rsid w:val="00151111"/>
    <w:rsid w:val="0015140D"/>
    <w:rsid w:val="001514B7"/>
    <w:rsid w:val="001515DF"/>
    <w:rsid w:val="00151647"/>
    <w:rsid w:val="001518BB"/>
    <w:rsid w:val="00151967"/>
    <w:rsid w:val="001519A5"/>
    <w:rsid w:val="00151CC2"/>
    <w:rsid w:val="00151CD7"/>
    <w:rsid w:val="00151D0D"/>
    <w:rsid w:val="00151FFE"/>
    <w:rsid w:val="00152176"/>
    <w:rsid w:val="001522BB"/>
    <w:rsid w:val="00152309"/>
    <w:rsid w:val="00152861"/>
    <w:rsid w:val="00152AEA"/>
    <w:rsid w:val="00152C1E"/>
    <w:rsid w:val="00152DB7"/>
    <w:rsid w:val="00152F16"/>
    <w:rsid w:val="00152F4A"/>
    <w:rsid w:val="00152FA9"/>
    <w:rsid w:val="001530CE"/>
    <w:rsid w:val="001530D2"/>
    <w:rsid w:val="00153304"/>
    <w:rsid w:val="00153495"/>
    <w:rsid w:val="001534DF"/>
    <w:rsid w:val="001534E6"/>
    <w:rsid w:val="0015374D"/>
    <w:rsid w:val="0015381A"/>
    <w:rsid w:val="00153A33"/>
    <w:rsid w:val="00153D1C"/>
    <w:rsid w:val="00153DA5"/>
    <w:rsid w:val="00153DAF"/>
    <w:rsid w:val="00153EAC"/>
    <w:rsid w:val="00153F6D"/>
    <w:rsid w:val="001540AA"/>
    <w:rsid w:val="00154246"/>
    <w:rsid w:val="00154298"/>
    <w:rsid w:val="00154582"/>
    <w:rsid w:val="00154997"/>
    <w:rsid w:val="00154EB8"/>
    <w:rsid w:val="0015508A"/>
    <w:rsid w:val="001550AE"/>
    <w:rsid w:val="00155149"/>
    <w:rsid w:val="001551A2"/>
    <w:rsid w:val="0015523C"/>
    <w:rsid w:val="001552A6"/>
    <w:rsid w:val="001555D2"/>
    <w:rsid w:val="0015577B"/>
    <w:rsid w:val="0015596B"/>
    <w:rsid w:val="00155A20"/>
    <w:rsid w:val="00155AF7"/>
    <w:rsid w:val="00155EDF"/>
    <w:rsid w:val="00156025"/>
    <w:rsid w:val="001562C2"/>
    <w:rsid w:val="00156451"/>
    <w:rsid w:val="0015657A"/>
    <w:rsid w:val="001565BF"/>
    <w:rsid w:val="00156BC5"/>
    <w:rsid w:val="00156C5F"/>
    <w:rsid w:val="00156D9D"/>
    <w:rsid w:val="00156DAE"/>
    <w:rsid w:val="001570ED"/>
    <w:rsid w:val="00157115"/>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804"/>
    <w:rsid w:val="001609FB"/>
    <w:rsid w:val="00160A2A"/>
    <w:rsid w:val="00160A68"/>
    <w:rsid w:val="00160B31"/>
    <w:rsid w:val="00160BAE"/>
    <w:rsid w:val="00160DBB"/>
    <w:rsid w:val="00160E6C"/>
    <w:rsid w:val="001610DE"/>
    <w:rsid w:val="00161283"/>
    <w:rsid w:val="001612E8"/>
    <w:rsid w:val="0016140A"/>
    <w:rsid w:val="00161475"/>
    <w:rsid w:val="001614D3"/>
    <w:rsid w:val="0016151A"/>
    <w:rsid w:val="0016155A"/>
    <w:rsid w:val="00161624"/>
    <w:rsid w:val="0016166A"/>
    <w:rsid w:val="001616F0"/>
    <w:rsid w:val="0016177D"/>
    <w:rsid w:val="0016188B"/>
    <w:rsid w:val="00161B3D"/>
    <w:rsid w:val="00161BD4"/>
    <w:rsid w:val="00161C85"/>
    <w:rsid w:val="00161C87"/>
    <w:rsid w:val="00162027"/>
    <w:rsid w:val="001621C0"/>
    <w:rsid w:val="00162290"/>
    <w:rsid w:val="00162444"/>
    <w:rsid w:val="001624C7"/>
    <w:rsid w:val="001626EE"/>
    <w:rsid w:val="001626F6"/>
    <w:rsid w:val="00162DF3"/>
    <w:rsid w:val="00162F58"/>
    <w:rsid w:val="001631A3"/>
    <w:rsid w:val="00163314"/>
    <w:rsid w:val="00163459"/>
    <w:rsid w:val="0016356A"/>
    <w:rsid w:val="00163740"/>
    <w:rsid w:val="001637B1"/>
    <w:rsid w:val="00163824"/>
    <w:rsid w:val="00163891"/>
    <w:rsid w:val="001638B4"/>
    <w:rsid w:val="001639FD"/>
    <w:rsid w:val="00163C34"/>
    <w:rsid w:val="00163F85"/>
    <w:rsid w:val="0016415F"/>
    <w:rsid w:val="001643BA"/>
    <w:rsid w:val="0016441D"/>
    <w:rsid w:val="001648F0"/>
    <w:rsid w:val="001649B1"/>
    <w:rsid w:val="001649C1"/>
    <w:rsid w:val="00164A22"/>
    <w:rsid w:val="00164AD0"/>
    <w:rsid w:val="00164C3E"/>
    <w:rsid w:val="00164CA5"/>
    <w:rsid w:val="00164CB0"/>
    <w:rsid w:val="00164E76"/>
    <w:rsid w:val="00164F63"/>
    <w:rsid w:val="00164F94"/>
    <w:rsid w:val="00165045"/>
    <w:rsid w:val="001650B1"/>
    <w:rsid w:val="001652AB"/>
    <w:rsid w:val="001652C6"/>
    <w:rsid w:val="00165584"/>
    <w:rsid w:val="001656C8"/>
    <w:rsid w:val="00165926"/>
    <w:rsid w:val="00165C2F"/>
    <w:rsid w:val="00165C9A"/>
    <w:rsid w:val="00165F2E"/>
    <w:rsid w:val="00165FC5"/>
    <w:rsid w:val="001660A5"/>
    <w:rsid w:val="00166273"/>
    <w:rsid w:val="001662D3"/>
    <w:rsid w:val="001664AD"/>
    <w:rsid w:val="0016656B"/>
    <w:rsid w:val="001665D0"/>
    <w:rsid w:val="0016663A"/>
    <w:rsid w:val="00166A9E"/>
    <w:rsid w:val="00166ABF"/>
    <w:rsid w:val="00166B1E"/>
    <w:rsid w:val="00166D78"/>
    <w:rsid w:val="00166DCC"/>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AC"/>
    <w:rsid w:val="00171FE8"/>
    <w:rsid w:val="001721F6"/>
    <w:rsid w:val="0017265E"/>
    <w:rsid w:val="00172705"/>
    <w:rsid w:val="0017272F"/>
    <w:rsid w:val="001727D5"/>
    <w:rsid w:val="00172960"/>
    <w:rsid w:val="00172B24"/>
    <w:rsid w:val="00172DC6"/>
    <w:rsid w:val="00172DE9"/>
    <w:rsid w:val="00172E19"/>
    <w:rsid w:val="00173129"/>
    <w:rsid w:val="001731CE"/>
    <w:rsid w:val="001733D5"/>
    <w:rsid w:val="0017383B"/>
    <w:rsid w:val="00173AC9"/>
    <w:rsid w:val="00173BC9"/>
    <w:rsid w:val="00173D37"/>
    <w:rsid w:val="00173E58"/>
    <w:rsid w:val="00173F5B"/>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3A"/>
    <w:rsid w:val="00175467"/>
    <w:rsid w:val="00175536"/>
    <w:rsid w:val="001756F0"/>
    <w:rsid w:val="001757D0"/>
    <w:rsid w:val="00175AF1"/>
    <w:rsid w:val="00175E19"/>
    <w:rsid w:val="00175FBF"/>
    <w:rsid w:val="001761D6"/>
    <w:rsid w:val="00176452"/>
    <w:rsid w:val="0017665B"/>
    <w:rsid w:val="001767CA"/>
    <w:rsid w:val="001767FE"/>
    <w:rsid w:val="00176B5D"/>
    <w:rsid w:val="00176B7E"/>
    <w:rsid w:val="00176BAF"/>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E09"/>
    <w:rsid w:val="00177E11"/>
    <w:rsid w:val="00177E31"/>
    <w:rsid w:val="001800B3"/>
    <w:rsid w:val="00180203"/>
    <w:rsid w:val="0018027C"/>
    <w:rsid w:val="00180280"/>
    <w:rsid w:val="00180349"/>
    <w:rsid w:val="00180434"/>
    <w:rsid w:val="001804AA"/>
    <w:rsid w:val="001804EA"/>
    <w:rsid w:val="00180552"/>
    <w:rsid w:val="001805ED"/>
    <w:rsid w:val="00180840"/>
    <w:rsid w:val="0018097E"/>
    <w:rsid w:val="00180D07"/>
    <w:rsid w:val="00180DA2"/>
    <w:rsid w:val="00180ED9"/>
    <w:rsid w:val="00180F48"/>
    <w:rsid w:val="00180FCE"/>
    <w:rsid w:val="0018109A"/>
    <w:rsid w:val="001810E1"/>
    <w:rsid w:val="00181277"/>
    <w:rsid w:val="001812BC"/>
    <w:rsid w:val="0018147A"/>
    <w:rsid w:val="00181554"/>
    <w:rsid w:val="0018156C"/>
    <w:rsid w:val="001816D3"/>
    <w:rsid w:val="0018176A"/>
    <w:rsid w:val="00181AAA"/>
    <w:rsid w:val="00181AE5"/>
    <w:rsid w:val="00181D0C"/>
    <w:rsid w:val="00181F20"/>
    <w:rsid w:val="00181F5B"/>
    <w:rsid w:val="00182B19"/>
    <w:rsid w:val="00182B8D"/>
    <w:rsid w:val="00183017"/>
    <w:rsid w:val="0018308E"/>
    <w:rsid w:val="001830C2"/>
    <w:rsid w:val="00183154"/>
    <w:rsid w:val="001834E9"/>
    <w:rsid w:val="00183531"/>
    <w:rsid w:val="001835CE"/>
    <w:rsid w:val="001837D3"/>
    <w:rsid w:val="00183811"/>
    <w:rsid w:val="0018386F"/>
    <w:rsid w:val="001838B7"/>
    <w:rsid w:val="00183AB7"/>
    <w:rsid w:val="00183B43"/>
    <w:rsid w:val="00183BF4"/>
    <w:rsid w:val="00183E75"/>
    <w:rsid w:val="00184000"/>
    <w:rsid w:val="00184148"/>
    <w:rsid w:val="0018414B"/>
    <w:rsid w:val="0018419F"/>
    <w:rsid w:val="00184210"/>
    <w:rsid w:val="001843A1"/>
    <w:rsid w:val="00184538"/>
    <w:rsid w:val="0018454F"/>
    <w:rsid w:val="0018483B"/>
    <w:rsid w:val="00184AC0"/>
    <w:rsid w:val="00184CE5"/>
    <w:rsid w:val="00184CFE"/>
    <w:rsid w:val="00184E03"/>
    <w:rsid w:val="00184E11"/>
    <w:rsid w:val="00184ECE"/>
    <w:rsid w:val="0018504A"/>
    <w:rsid w:val="0018519A"/>
    <w:rsid w:val="001852B6"/>
    <w:rsid w:val="00185302"/>
    <w:rsid w:val="0018536B"/>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8D5"/>
    <w:rsid w:val="001869E3"/>
    <w:rsid w:val="00186A31"/>
    <w:rsid w:val="00186B7E"/>
    <w:rsid w:val="00186C66"/>
    <w:rsid w:val="00186C9B"/>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7F3"/>
    <w:rsid w:val="0019088A"/>
    <w:rsid w:val="001908E2"/>
    <w:rsid w:val="001909A3"/>
    <w:rsid w:val="00190B7E"/>
    <w:rsid w:val="00190C4B"/>
    <w:rsid w:val="00190CF8"/>
    <w:rsid w:val="00190DFE"/>
    <w:rsid w:val="00190E56"/>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AE6"/>
    <w:rsid w:val="00194B01"/>
    <w:rsid w:val="00194BBB"/>
    <w:rsid w:val="00194EA6"/>
    <w:rsid w:val="00195029"/>
    <w:rsid w:val="00195117"/>
    <w:rsid w:val="00195278"/>
    <w:rsid w:val="001952AC"/>
    <w:rsid w:val="001954B0"/>
    <w:rsid w:val="001957BF"/>
    <w:rsid w:val="001957EB"/>
    <w:rsid w:val="001957FA"/>
    <w:rsid w:val="001958F4"/>
    <w:rsid w:val="00195909"/>
    <w:rsid w:val="00195953"/>
    <w:rsid w:val="00195A96"/>
    <w:rsid w:val="00195AB4"/>
    <w:rsid w:val="00195C11"/>
    <w:rsid w:val="00195D52"/>
    <w:rsid w:val="00195DF3"/>
    <w:rsid w:val="00195E31"/>
    <w:rsid w:val="00195F27"/>
    <w:rsid w:val="0019602B"/>
    <w:rsid w:val="0019612B"/>
    <w:rsid w:val="00196305"/>
    <w:rsid w:val="00196464"/>
    <w:rsid w:val="00196557"/>
    <w:rsid w:val="00196752"/>
    <w:rsid w:val="0019675C"/>
    <w:rsid w:val="00196B58"/>
    <w:rsid w:val="00196BF7"/>
    <w:rsid w:val="00196C52"/>
    <w:rsid w:val="00196CCF"/>
    <w:rsid w:val="001973E7"/>
    <w:rsid w:val="001974ED"/>
    <w:rsid w:val="001975B1"/>
    <w:rsid w:val="0019761D"/>
    <w:rsid w:val="0019762D"/>
    <w:rsid w:val="001977C0"/>
    <w:rsid w:val="001977E2"/>
    <w:rsid w:val="00197CAD"/>
    <w:rsid w:val="00197D81"/>
    <w:rsid w:val="00197FC7"/>
    <w:rsid w:val="001A0200"/>
    <w:rsid w:val="001A02B4"/>
    <w:rsid w:val="001A02C1"/>
    <w:rsid w:val="001A0303"/>
    <w:rsid w:val="001A040A"/>
    <w:rsid w:val="001A04A4"/>
    <w:rsid w:val="001A04E6"/>
    <w:rsid w:val="001A05BD"/>
    <w:rsid w:val="001A0833"/>
    <w:rsid w:val="001A09F5"/>
    <w:rsid w:val="001A0AA2"/>
    <w:rsid w:val="001A0B3D"/>
    <w:rsid w:val="001A1271"/>
    <w:rsid w:val="001A14AA"/>
    <w:rsid w:val="001A16CD"/>
    <w:rsid w:val="001A16F6"/>
    <w:rsid w:val="001A1712"/>
    <w:rsid w:val="001A194F"/>
    <w:rsid w:val="001A19A3"/>
    <w:rsid w:val="001A1BBF"/>
    <w:rsid w:val="001A1BF1"/>
    <w:rsid w:val="001A1D69"/>
    <w:rsid w:val="001A1E89"/>
    <w:rsid w:val="001A1EE1"/>
    <w:rsid w:val="001A1F63"/>
    <w:rsid w:val="001A1F66"/>
    <w:rsid w:val="001A1FB2"/>
    <w:rsid w:val="001A2085"/>
    <w:rsid w:val="001A208D"/>
    <w:rsid w:val="001A20EA"/>
    <w:rsid w:val="001A229F"/>
    <w:rsid w:val="001A22A7"/>
    <w:rsid w:val="001A251A"/>
    <w:rsid w:val="001A25E4"/>
    <w:rsid w:val="001A296D"/>
    <w:rsid w:val="001A2A40"/>
    <w:rsid w:val="001A2ADB"/>
    <w:rsid w:val="001A2BBB"/>
    <w:rsid w:val="001A2DB4"/>
    <w:rsid w:val="001A2DE8"/>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4FD9"/>
    <w:rsid w:val="001A50B6"/>
    <w:rsid w:val="001A576C"/>
    <w:rsid w:val="001A58A3"/>
    <w:rsid w:val="001A58EF"/>
    <w:rsid w:val="001A597D"/>
    <w:rsid w:val="001A599F"/>
    <w:rsid w:val="001A5B75"/>
    <w:rsid w:val="001A5B85"/>
    <w:rsid w:val="001A5B87"/>
    <w:rsid w:val="001A5DBD"/>
    <w:rsid w:val="001A5E70"/>
    <w:rsid w:val="001A5FD8"/>
    <w:rsid w:val="001A6223"/>
    <w:rsid w:val="001A622C"/>
    <w:rsid w:val="001A622F"/>
    <w:rsid w:val="001A6297"/>
    <w:rsid w:val="001A62F7"/>
    <w:rsid w:val="001A654F"/>
    <w:rsid w:val="001A666F"/>
    <w:rsid w:val="001A69DF"/>
    <w:rsid w:val="001A6A01"/>
    <w:rsid w:val="001A6B56"/>
    <w:rsid w:val="001A6B7F"/>
    <w:rsid w:val="001A6CB7"/>
    <w:rsid w:val="001A76A4"/>
    <w:rsid w:val="001A7894"/>
    <w:rsid w:val="001A7D13"/>
    <w:rsid w:val="001A7F8B"/>
    <w:rsid w:val="001B0738"/>
    <w:rsid w:val="001B0A55"/>
    <w:rsid w:val="001B0B2D"/>
    <w:rsid w:val="001B0B54"/>
    <w:rsid w:val="001B0D39"/>
    <w:rsid w:val="001B108D"/>
    <w:rsid w:val="001B1296"/>
    <w:rsid w:val="001B149A"/>
    <w:rsid w:val="001B14AD"/>
    <w:rsid w:val="001B155A"/>
    <w:rsid w:val="001B155F"/>
    <w:rsid w:val="001B15C0"/>
    <w:rsid w:val="001B1657"/>
    <w:rsid w:val="001B181C"/>
    <w:rsid w:val="001B197A"/>
    <w:rsid w:val="001B2028"/>
    <w:rsid w:val="001B2053"/>
    <w:rsid w:val="001B22C1"/>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B9E"/>
    <w:rsid w:val="001B4C6F"/>
    <w:rsid w:val="001B4E27"/>
    <w:rsid w:val="001B4E53"/>
    <w:rsid w:val="001B53A4"/>
    <w:rsid w:val="001B5454"/>
    <w:rsid w:val="001B54EE"/>
    <w:rsid w:val="001B5A3D"/>
    <w:rsid w:val="001B5AEC"/>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DC3"/>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8CC"/>
    <w:rsid w:val="001C290C"/>
    <w:rsid w:val="001C2976"/>
    <w:rsid w:val="001C29AC"/>
    <w:rsid w:val="001C29BE"/>
    <w:rsid w:val="001C2A89"/>
    <w:rsid w:val="001C2C66"/>
    <w:rsid w:val="001C2C99"/>
    <w:rsid w:val="001C2D8B"/>
    <w:rsid w:val="001C2E9D"/>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75E"/>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2F6"/>
    <w:rsid w:val="001C6349"/>
    <w:rsid w:val="001C6523"/>
    <w:rsid w:val="001C656A"/>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6F7"/>
    <w:rsid w:val="001D08E5"/>
    <w:rsid w:val="001D0AC5"/>
    <w:rsid w:val="001D0CB0"/>
    <w:rsid w:val="001D107C"/>
    <w:rsid w:val="001D1207"/>
    <w:rsid w:val="001D1638"/>
    <w:rsid w:val="001D173D"/>
    <w:rsid w:val="001D1845"/>
    <w:rsid w:val="001D1A15"/>
    <w:rsid w:val="001D1C47"/>
    <w:rsid w:val="001D1D31"/>
    <w:rsid w:val="001D234D"/>
    <w:rsid w:val="001D245F"/>
    <w:rsid w:val="001D2934"/>
    <w:rsid w:val="001D2CD3"/>
    <w:rsid w:val="001D2DB0"/>
    <w:rsid w:val="001D2DED"/>
    <w:rsid w:val="001D2F3A"/>
    <w:rsid w:val="001D319C"/>
    <w:rsid w:val="001D34EB"/>
    <w:rsid w:val="001D3556"/>
    <w:rsid w:val="001D3605"/>
    <w:rsid w:val="001D3764"/>
    <w:rsid w:val="001D3801"/>
    <w:rsid w:val="001D39DC"/>
    <w:rsid w:val="001D3AB1"/>
    <w:rsid w:val="001D3AE3"/>
    <w:rsid w:val="001D3B9E"/>
    <w:rsid w:val="001D3DCF"/>
    <w:rsid w:val="001D3DE1"/>
    <w:rsid w:val="001D3E6B"/>
    <w:rsid w:val="001D40DD"/>
    <w:rsid w:val="001D4133"/>
    <w:rsid w:val="001D4200"/>
    <w:rsid w:val="001D4835"/>
    <w:rsid w:val="001D4856"/>
    <w:rsid w:val="001D4A86"/>
    <w:rsid w:val="001D4AEE"/>
    <w:rsid w:val="001D4D29"/>
    <w:rsid w:val="001D4E4E"/>
    <w:rsid w:val="001D559A"/>
    <w:rsid w:val="001D5621"/>
    <w:rsid w:val="001D562E"/>
    <w:rsid w:val="001D56D8"/>
    <w:rsid w:val="001D5816"/>
    <w:rsid w:val="001D59E9"/>
    <w:rsid w:val="001D5CA0"/>
    <w:rsid w:val="001D5D5D"/>
    <w:rsid w:val="001D5D90"/>
    <w:rsid w:val="001D5DD2"/>
    <w:rsid w:val="001D5F99"/>
    <w:rsid w:val="001D6000"/>
    <w:rsid w:val="001D631B"/>
    <w:rsid w:val="001D6465"/>
    <w:rsid w:val="001D6702"/>
    <w:rsid w:val="001D69CF"/>
    <w:rsid w:val="001D6B31"/>
    <w:rsid w:val="001D6D48"/>
    <w:rsid w:val="001D6E01"/>
    <w:rsid w:val="001D6E0F"/>
    <w:rsid w:val="001D70F4"/>
    <w:rsid w:val="001D7129"/>
    <w:rsid w:val="001D73BC"/>
    <w:rsid w:val="001D73C3"/>
    <w:rsid w:val="001D74B3"/>
    <w:rsid w:val="001D76CC"/>
    <w:rsid w:val="001D77BD"/>
    <w:rsid w:val="001D7880"/>
    <w:rsid w:val="001D7896"/>
    <w:rsid w:val="001D78E7"/>
    <w:rsid w:val="001D7B01"/>
    <w:rsid w:val="001D7CE1"/>
    <w:rsid w:val="001D7E34"/>
    <w:rsid w:val="001D7F2A"/>
    <w:rsid w:val="001D7FC1"/>
    <w:rsid w:val="001E0138"/>
    <w:rsid w:val="001E06E1"/>
    <w:rsid w:val="001E06F7"/>
    <w:rsid w:val="001E0953"/>
    <w:rsid w:val="001E0A2F"/>
    <w:rsid w:val="001E0C17"/>
    <w:rsid w:val="001E0CB9"/>
    <w:rsid w:val="001E0DC0"/>
    <w:rsid w:val="001E13C3"/>
    <w:rsid w:val="001E13F3"/>
    <w:rsid w:val="001E1502"/>
    <w:rsid w:val="001E16CD"/>
    <w:rsid w:val="001E1830"/>
    <w:rsid w:val="001E1925"/>
    <w:rsid w:val="001E19C7"/>
    <w:rsid w:val="001E1A50"/>
    <w:rsid w:val="001E1E04"/>
    <w:rsid w:val="001E1EDC"/>
    <w:rsid w:val="001E20CC"/>
    <w:rsid w:val="001E29AE"/>
    <w:rsid w:val="001E2A5A"/>
    <w:rsid w:val="001E2CCB"/>
    <w:rsid w:val="001E3285"/>
    <w:rsid w:val="001E3296"/>
    <w:rsid w:val="001E331F"/>
    <w:rsid w:val="001E33A0"/>
    <w:rsid w:val="001E3442"/>
    <w:rsid w:val="001E34A2"/>
    <w:rsid w:val="001E34C8"/>
    <w:rsid w:val="001E36ED"/>
    <w:rsid w:val="001E3716"/>
    <w:rsid w:val="001E3974"/>
    <w:rsid w:val="001E3AA2"/>
    <w:rsid w:val="001E3CA4"/>
    <w:rsid w:val="001E3D91"/>
    <w:rsid w:val="001E3DCA"/>
    <w:rsid w:val="001E3E8E"/>
    <w:rsid w:val="001E46E1"/>
    <w:rsid w:val="001E4701"/>
    <w:rsid w:val="001E48C3"/>
    <w:rsid w:val="001E4940"/>
    <w:rsid w:val="001E496D"/>
    <w:rsid w:val="001E4C93"/>
    <w:rsid w:val="001E4FDD"/>
    <w:rsid w:val="001E5106"/>
    <w:rsid w:val="001E5ABA"/>
    <w:rsid w:val="001E5ABB"/>
    <w:rsid w:val="001E5B43"/>
    <w:rsid w:val="001E5CA8"/>
    <w:rsid w:val="001E5D3D"/>
    <w:rsid w:val="001E5DE2"/>
    <w:rsid w:val="001E5EB2"/>
    <w:rsid w:val="001E5F97"/>
    <w:rsid w:val="001E63C8"/>
    <w:rsid w:val="001E63D5"/>
    <w:rsid w:val="001E6444"/>
    <w:rsid w:val="001E6743"/>
    <w:rsid w:val="001E68C6"/>
    <w:rsid w:val="001E68EF"/>
    <w:rsid w:val="001E695B"/>
    <w:rsid w:val="001E69AD"/>
    <w:rsid w:val="001E69C0"/>
    <w:rsid w:val="001E6B6F"/>
    <w:rsid w:val="001E7640"/>
    <w:rsid w:val="001E77D5"/>
    <w:rsid w:val="001E7916"/>
    <w:rsid w:val="001E7972"/>
    <w:rsid w:val="001E7C7C"/>
    <w:rsid w:val="001E7F06"/>
    <w:rsid w:val="001F0011"/>
    <w:rsid w:val="001F04BD"/>
    <w:rsid w:val="001F05EC"/>
    <w:rsid w:val="001F0831"/>
    <w:rsid w:val="001F0941"/>
    <w:rsid w:val="001F0A16"/>
    <w:rsid w:val="001F0B71"/>
    <w:rsid w:val="001F0EDF"/>
    <w:rsid w:val="001F0F2A"/>
    <w:rsid w:val="001F11F1"/>
    <w:rsid w:val="001F1267"/>
    <w:rsid w:val="001F126B"/>
    <w:rsid w:val="001F131F"/>
    <w:rsid w:val="001F1494"/>
    <w:rsid w:val="001F1657"/>
    <w:rsid w:val="001F16D3"/>
    <w:rsid w:val="001F1749"/>
    <w:rsid w:val="001F1788"/>
    <w:rsid w:val="001F1C64"/>
    <w:rsid w:val="001F1D8C"/>
    <w:rsid w:val="001F2038"/>
    <w:rsid w:val="001F203A"/>
    <w:rsid w:val="001F2062"/>
    <w:rsid w:val="001F20CD"/>
    <w:rsid w:val="001F22B9"/>
    <w:rsid w:val="001F235E"/>
    <w:rsid w:val="001F23A8"/>
    <w:rsid w:val="001F2546"/>
    <w:rsid w:val="001F2750"/>
    <w:rsid w:val="001F29A3"/>
    <w:rsid w:val="001F2BF2"/>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28"/>
    <w:rsid w:val="001F5860"/>
    <w:rsid w:val="001F5961"/>
    <w:rsid w:val="001F5A97"/>
    <w:rsid w:val="001F5A9E"/>
    <w:rsid w:val="001F5C48"/>
    <w:rsid w:val="001F5DB4"/>
    <w:rsid w:val="001F5E15"/>
    <w:rsid w:val="001F5F2C"/>
    <w:rsid w:val="001F60A1"/>
    <w:rsid w:val="001F60A7"/>
    <w:rsid w:val="001F60E7"/>
    <w:rsid w:val="001F613A"/>
    <w:rsid w:val="001F6394"/>
    <w:rsid w:val="001F64A3"/>
    <w:rsid w:val="001F64BB"/>
    <w:rsid w:val="001F64BC"/>
    <w:rsid w:val="001F68A6"/>
    <w:rsid w:val="001F69FE"/>
    <w:rsid w:val="001F6A09"/>
    <w:rsid w:val="001F6C9F"/>
    <w:rsid w:val="001F7038"/>
    <w:rsid w:val="001F706E"/>
    <w:rsid w:val="001F71C8"/>
    <w:rsid w:val="001F785D"/>
    <w:rsid w:val="001F78F5"/>
    <w:rsid w:val="001F78FE"/>
    <w:rsid w:val="001F79E2"/>
    <w:rsid w:val="001F7AC6"/>
    <w:rsid w:val="001F7CA7"/>
    <w:rsid w:val="001F7CCE"/>
    <w:rsid w:val="001F7D25"/>
    <w:rsid w:val="001F7DE9"/>
    <w:rsid w:val="001F7DF1"/>
    <w:rsid w:val="00200157"/>
    <w:rsid w:val="00200158"/>
    <w:rsid w:val="002001AA"/>
    <w:rsid w:val="002003DB"/>
    <w:rsid w:val="00200574"/>
    <w:rsid w:val="00200615"/>
    <w:rsid w:val="002006DC"/>
    <w:rsid w:val="00200753"/>
    <w:rsid w:val="00200788"/>
    <w:rsid w:val="0020088E"/>
    <w:rsid w:val="0020088F"/>
    <w:rsid w:val="00200924"/>
    <w:rsid w:val="00200B08"/>
    <w:rsid w:val="00200EBC"/>
    <w:rsid w:val="00200F5A"/>
    <w:rsid w:val="00201404"/>
    <w:rsid w:val="00201430"/>
    <w:rsid w:val="002014A2"/>
    <w:rsid w:val="00201570"/>
    <w:rsid w:val="00201650"/>
    <w:rsid w:val="0020182D"/>
    <w:rsid w:val="00201BDD"/>
    <w:rsid w:val="00201CEC"/>
    <w:rsid w:val="00201D4C"/>
    <w:rsid w:val="00201EF2"/>
    <w:rsid w:val="00201F3A"/>
    <w:rsid w:val="002021D4"/>
    <w:rsid w:val="00202256"/>
    <w:rsid w:val="002022AA"/>
    <w:rsid w:val="002026D8"/>
    <w:rsid w:val="00202876"/>
    <w:rsid w:val="002029E8"/>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C15"/>
    <w:rsid w:val="00203DAE"/>
    <w:rsid w:val="00203EEB"/>
    <w:rsid w:val="0020401D"/>
    <w:rsid w:val="00204020"/>
    <w:rsid w:val="00204049"/>
    <w:rsid w:val="002040EA"/>
    <w:rsid w:val="0020417E"/>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5F7E"/>
    <w:rsid w:val="0020612B"/>
    <w:rsid w:val="00206156"/>
    <w:rsid w:val="00206649"/>
    <w:rsid w:val="00206791"/>
    <w:rsid w:val="0020680A"/>
    <w:rsid w:val="002068D4"/>
    <w:rsid w:val="00206A07"/>
    <w:rsid w:val="00206C89"/>
    <w:rsid w:val="00206E7F"/>
    <w:rsid w:val="0020741B"/>
    <w:rsid w:val="00207B23"/>
    <w:rsid w:val="00207B28"/>
    <w:rsid w:val="00207CBF"/>
    <w:rsid w:val="00207CC0"/>
    <w:rsid w:val="00207CF8"/>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A89"/>
    <w:rsid w:val="00212C6C"/>
    <w:rsid w:val="00212CFD"/>
    <w:rsid w:val="00212F27"/>
    <w:rsid w:val="00212F62"/>
    <w:rsid w:val="002132C2"/>
    <w:rsid w:val="0021343A"/>
    <w:rsid w:val="002137EB"/>
    <w:rsid w:val="002137F8"/>
    <w:rsid w:val="0021388A"/>
    <w:rsid w:val="00213A58"/>
    <w:rsid w:val="00213C72"/>
    <w:rsid w:val="00213EA7"/>
    <w:rsid w:val="00214112"/>
    <w:rsid w:val="00214153"/>
    <w:rsid w:val="00214419"/>
    <w:rsid w:val="002144DB"/>
    <w:rsid w:val="00214641"/>
    <w:rsid w:val="0021488A"/>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219"/>
    <w:rsid w:val="002164B0"/>
    <w:rsid w:val="0021657A"/>
    <w:rsid w:val="0021662C"/>
    <w:rsid w:val="00216832"/>
    <w:rsid w:val="002169D8"/>
    <w:rsid w:val="00216B67"/>
    <w:rsid w:val="00216B7D"/>
    <w:rsid w:val="00216BC9"/>
    <w:rsid w:val="00216C3A"/>
    <w:rsid w:val="00216DC2"/>
    <w:rsid w:val="00216E90"/>
    <w:rsid w:val="00216EA5"/>
    <w:rsid w:val="00216ED9"/>
    <w:rsid w:val="00217069"/>
    <w:rsid w:val="0021716C"/>
    <w:rsid w:val="002171C2"/>
    <w:rsid w:val="002174BC"/>
    <w:rsid w:val="002175AE"/>
    <w:rsid w:val="002176CC"/>
    <w:rsid w:val="00217701"/>
    <w:rsid w:val="00217995"/>
    <w:rsid w:val="00217B60"/>
    <w:rsid w:val="00217B7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5D7"/>
    <w:rsid w:val="002246B4"/>
    <w:rsid w:val="00224956"/>
    <w:rsid w:val="00224A07"/>
    <w:rsid w:val="0022525B"/>
    <w:rsid w:val="00225791"/>
    <w:rsid w:val="00225846"/>
    <w:rsid w:val="002258A8"/>
    <w:rsid w:val="002258BB"/>
    <w:rsid w:val="00225BF9"/>
    <w:rsid w:val="00225D8B"/>
    <w:rsid w:val="00225EB3"/>
    <w:rsid w:val="00225EE0"/>
    <w:rsid w:val="00225F3C"/>
    <w:rsid w:val="00225F42"/>
    <w:rsid w:val="00225F8F"/>
    <w:rsid w:val="0022607C"/>
    <w:rsid w:val="00226179"/>
    <w:rsid w:val="002262A3"/>
    <w:rsid w:val="002264DD"/>
    <w:rsid w:val="002264F7"/>
    <w:rsid w:val="00226667"/>
    <w:rsid w:val="002266BF"/>
    <w:rsid w:val="0022680C"/>
    <w:rsid w:val="00226851"/>
    <w:rsid w:val="002268FC"/>
    <w:rsid w:val="00226B8F"/>
    <w:rsid w:val="00226E66"/>
    <w:rsid w:val="00227110"/>
    <w:rsid w:val="00227385"/>
    <w:rsid w:val="00227503"/>
    <w:rsid w:val="00227525"/>
    <w:rsid w:val="002277EB"/>
    <w:rsid w:val="00227A8E"/>
    <w:rsid w:val="00227C16"/>
    <w:rsid w:val="00227C69"/>
    <w:rsid w:val="00227EF0"/>
    <w:rsid w:val="00227F58"/>
    <w:rsid w:val="00230088"/>
    <w:rsid w:val="00230277"/>
    <w:rsid w:val="002303D8"/>
    <w:rsid w:val="00230776"/>
    <w:rsid w:val="00230C6D"/>
    <w:rsid w:val="00230CC5"/>
    <w:rsid w:val="0023123D"/>
    <w:rsid w:val="00231490"/>
    <w:rsid w:val="002315CA"/>
    <w:rsid w:val="002317D6"/>
    <w:rsid w:val="00231B2D"/>
    <w:rsid w:val="00231D4F"/>
    <w:rsid w:val="00231EAF"/>
    <w:rsid w:val="00232046"/>
    <w:rsid w:val="002320DC"/>
    <w:rsid w:val="0023245A"/>
    <w:rsid w:val="00232780"/>
    <w:rsid w:val="002327B3"/>
    <w:rsid w:val="0023286E"/>
    <w:rsid w:val="00232B57"/>
    <w:rsid w:val="00232C56"/>
    <w:rsid w:val="00232C6A"/>
    <w:rsid w:val="00232F76"/>
    <w:rsid w:val="00232FB6"/>
    <w:rsid w:val="002336E6"/>
    <w:rsid w:val="002336F1"/>
    <w:rsid w:val="002338DE"/>
    <w:rsid w:val="00233A74"/>
    <w:rsid w:val="00233B42"/>
    <w:rsid w:val="00233C43"/>
    <w:rsid w:val="00233F10"/>
    <w:rsid w:val="00233FF9"/>
    <w:rsid w:val="00234472"/>
    <w:rsid w:val="002344C6"/>
    <w:rsid w:val="00234A27"/>
    <w:rsid w:val="00234AC6"/>
    <w:rsid w:val="00234B94"/>
    <w:rsid w:val="00234BBD"/>
    <w:rsid w:val="00234C3C"/>
    <w:rsid w:val="00234FC7"/>
    <w:rsid w:val="00234FEA"/>
    <w:rsid w:val="00235082"/>
    <w:rsid w:val="002350AC"/>
    <w:rsid w:val="002350C0"/>
    <w:rsid w:val="002352F7"/>
    <w:rsid w:val="002355DD"/>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11"/>
    <w:rsid w:val="002366D4"/>
    <w:rsid w:val="00236710"/>
    <w:rsid w:val="002367AD"/>
    <w:rsid w:val="002367CE"/>
    <w:rsid w:val="00236A1A"/>
    <w:rsid w:val="00236ADC"/>
    <w:rsid w:val="00236B0A"/>
    <w:rsid w:val="00236D09"/>
    <w:rsid w:val="002370A5"/>
    <w:rsid w:val="002371AD"/>
    <w:rsid w:val="0023778B"/>
    <w:rsid w:val="0023783F"/>
    <w:rsid w:val="00237875"/>
    <w:rsid w:val="00237C5F"/>
    <w:rsid w:val="00237CA0"/>
    <w:rsid w:val="00237DE6"/>
    <w:rsid w:val="00237EBC"/>
    <w:rsid w:val="00237F39"/>
    <w:rsid w:val="0024041E"/>
    <w:rsid w:val="00240490"/>
    <w:rsid w:val="00240718"/>
    <w:rsid w:val="00240750"/>
    <w:rsid w:val="00240772"/>
    <w:rsid w:val="00240876"/>
    <w:rsid w:val="002408C0"/>
    <w:rsid w:val="002409BB"/>
    <w:rsid w:val="00240BED"/>
    <w:rsid w:val="00240FEA"/>
    <w:rsid w:val="00241032"/>
    <w:rsid w:val="002410D2"/>
    <w:rsid w:val="00241159"/>
    <w:rsid w:val="00241356"/>
    <w:rsid w:val="002413A9"/>
    <w:rsid w:val="0024156B"/>
    <w:rsid w:val="002416F3"/>
    <w:rsid w:val="00241767"/>
    <w:rsid w:val="002418B3"/>
    <w:rsid w:val="00241C52"/>
    <w:rsid w:val="00241D12"/>
    <w:rsid w:val="0024258D"/>
    <w:rsid w:val="002426C8"/>
    <w:rsid w:val="0024274E"/>
    <w:rsid w:val="0024287D"/>
    <w:rsid w:val="00242CF1"/>
    <w:rsid w:val="00242F96"/>
    <w:rsid w:val="00242FC8"/>
    <w:rsid w:val="00242FE9"/>
    <w:rsid w:val="002430A4"/>
    <w:rsid w:val="00243135"/>
    <w:rsid w:val="0024319F"/>
    <w:rsid w:val="002431CC"/>
    <w:rsid w:val="002431E0"/>
    <w:rsid w:val="0024331B"/>
    <w:rsid w:val="00243433"/>
    <w:rsid w:val="00243485"/>
    <w:rsid w:val="00243620"/>
    <w:rsid w:val="0024387A"/>
    <w:rsid w:val="002438E2"/>
    <w:rsid w:val="00243A07"/>
    <w:rsid w:val="00243B9C"/>
    <w:rsid w:val="00243CF4"/>
    <w:rsid w:val="00243ED7"/>
    <w:rsid w:val="00244297"/>
    <w:rsid w:val="00244302"/>
    <w:rsid w:val="00244556"/>
    <w:rsid w:val="00244807"/>
    <w:rsid w:val="00244FF2"/>
    <w:rsid w:val="00245181"/>
    <w:rsid w:val="0024580E"/>
    <w:rsid w:val="00245899"/>
    <w:rsid w:val="00245A98"/>
    <w:rsid w:val="00245E5C"/>
    <w:rsid w:val="00245FB6"/>
    <w:rsid w:val="00246082"/>
    <w:rsid w:val="002460B7"/>
    <w:rsid w:val="0024634B"/>
    <w:rsid w:val="0024643C"/>
    <w:rsid w:val="00246552"/>
    <w:rsid w:val="00246996"/>
    <w:rsid w:val="00246B14"/>
    <w:rsid w:val="00246BD7"/>
    <w:rsid w:val="00246EFF"/>
    <w:rsid w:val="00246F0D"/>
    <w:rsid w:val="00246FD9"/>
    <w:rsid w:val="00246FED"/>
    <w:rsid w:val="0024716C"/>
    <w:rsid w:val="002471E8"/>
    <w:rsid w:val="002471FB"/>
    <w:rsid w:val="0024728A"/>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7D"/>
    <w:rsid w:val="002516D0"/>
    <w:rsid w:val="00251E88"/>
    <w:rsid w:val="00251FAA"/>
    <w:rsid w:val="00252098"/>
    <w:rsid w:val="00252507"/>
    <w:rsid w:val="002527B3"/>
    <w:rsid w:val="0025294A"/>
    <w:rsid w:val="00252B1E"/>
    <w:rsid w:val="00252CD7"/>
    <w:rsid w:val="00252D90"/>
    <w:rsid w:val="00252EBE"/>
    <w:rsid w:val="00252EC5"/>
    <w:rsid w:val="002535A6"/>
    <w:rsid w:val="00253736"/>
    <w:rsid w:val="002537A2"/>
    <w:rsid w:val="00253AC8"/>
    <w:rsid w:val="00253D50"/>
    <w:rsid w:val="00253FC2"/>
    <w:rsid w:val="00254101"/>
    <w:rsid w:val="0025413C"/>
    <w:rsid w:val="00254271"/>
    <w:rsid w:val="0025448D"/>
    <w:rsid w:val="00254661"/>
    <w:rsid w:val="00254717"/>
    <w:rsid w:val="0025477A"/>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721"/>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C37"/>
    <w:rsid w:val="00256DE0"/>
    <w:rsid w:val="00256E0F"/>
    <w:rsid w:val="00256E36"/>
    <w:rsid w:val="00256FDA"/>
    <w:rsid w:val="0025728C"/>
    <w:rsid w:val="0025737A"/>
    <w:rsid w:val="002573FC"/>
    <w:rsid w:val="00257496"/>
    <w:rsid w:val="002576CA"/>
    <w:rsid w:val="002579C2"/>
    <w:rsid w:val="00257C95"/>
    <w:rsid w:val="00257DC7"/>
    <w:rsid w:val="00257E49"/>
    <w:rsid w:val="00257E4B"/>
    <w:rsid w:val="00260059"/>
    <w:rsid w:val="00260583"/>
    <w:rsid w:val="002605D4"/>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6"/>
    <w:rsid w:val="002619E6"/>
    <w:rsid w:val="00261B01"/>
    <w:rsid w:val="00261B3B"/>
    <w:rsid w:val="00261CD2"/>
    <w:rsid w:val="00261CF4"/>
    <w:rsid w:val="00261ED2"/>
    <w:rsid w:val="00261F9A"/>
    <w:rsid w:val="0026218B"/>
    <w:rsid w:val="002621BA"/>
    <w:rsid w:val="00262220"/>
    <w:rsid w:val="00262541"/>
    <w:rsid w:val="002625CD"/>
    <w:rsid w:val="0026293B"/>
    <w:rsid w:val="00262944"/>
    <w:rsid w:val="00262BCB"/>
    <w:rsid w:val="00262C33"/>
    <w:rsid w:val="00263052"/>
    <w:rsid w:val="00263268"/>
    <w:rsid w:val="0026333D"/>
    <w:rsid w:val="00263452"/>
    <w:rsid w:val="00263541"/>
    <w:rsid w:val="002636CC"/>
    <w:rsid w:val="0026370B"/>
    <w:rsid w:val="00263974"/>
    <w:rsid w:val="00263D33"/>
    <w:rsid w:val="00263DE1"/>
    <w:rsid w:val="00263E8E"/>
    <w:rsid w:val="00264054"/>
    <w:rsid w:val="0026405A"/>
    <w:rsid w:val="002640EC"/>
    <w:rsid w:val="002640F8"/>
    <w:rsid w:val="002642FE"/>
    <w:rsid w:val="00264467"/>
    <w:rsid w:val="0026447C"/>
    <w:rsid w:val="002646EE"/>
    <w:rsid w:val="00264722"/>
    <w:rsid w:val="00264913"/>
    <w:rsid w:val="00264AA4"/>
    <w:rsid w:val="00264CB2"/>
    <w:rsid w:val="00264D99"/>
    <w:rsid w:val="00264FF4"/>
    <w:rsid w:val="002650B7"/>
    <w:rsid w:val="00265136"/>
    <w:rsid w:val="0026519A"/>
    <w:rsid w:val="002653CF"/>
    <w:rsid w:val="00265509"/>
    <w:rsid w:val="00265530"/>
    <w:rsid w:val="002656BD"/>
    <w:rsid w:val="002656D2"/>
    <w:rsid w:val="00265D48"/>
    <w:rsid w:val="00265EBC"/>
    <w:rsid w:val="0026601A"/>
    <w:rsid w:val="002661A3"/>
    <w:rsid w:val="002663FE"/>
    <w:rsid w:val="0026655B"/>
    <w:rsid w:val="00266567"/>
    <w:rsid w:val="00266A7F"/>
    <w:rsid w:val="00266AE9"/>
    <w:rsid w:val="00266BE1"/>
    <w:rsid w:val="00266D56"/>
    <w:rsid w:val="00266F69"/>
    <w:rsid w:val="002670B4"/>
    <w:rsid w:val="002670CA"/>
    <w:rsid w:val="002671D8"/>
    <w:rsid w:val="00267312"/>
    <w:rsid w:val="00267726"/>
    <w:rsid w:val="00267909"/>
    <w:rsid w:val="002679D3"/>
    <w:rsid w:val="00267DF6"/>
    <w:rsid w:val="00267F8D"/>
    <w:rsid w:val="002700AB"/>
    <w:rsid w:val="002702A2"/>
    <w:rsid w:val="0027039A"/>
    <w:rsid w:val="0027046B"/>
    <w:rsid w:val="002705FA"/>
    <w:rsid w:val="0027080E"/>
    <w:rsid w:val="002709C8"/>
    <w:rsid w:val="00270FD8"/>
    <w:rsid w:val="00271086"/>
    <w:rsid w:val="002711B5"/>
    <w:rsid w:val="00271376"/>
    <w:rsid w:val="00271521"/>
    <w:rsid w:val="00271576"/>
    <w:rsid w:val="00271681"/>
    <w:rsid w:val="002716D3"/>
    <w:rsid w:val="002716D6"/>
    <w:rsid w:val="0027197D"/>
    <w:rsid w:val="00271A51"/>
    <w:rsid w:val="00271B4D"/>
    <w:rsid w:val="00271BD5"/>
    <w:rsid w:val="00271CF9"/>
    <w:rsid w:val="00271D1A"/>
    <w:rsid w:val="00271F39"/>
    <w:rsid w:val="00272129"/>
    <w:rsid w:val="00272145"/>
    <w:rsid w:val="00272255"/>
    <w:rsid w:val="00272265"/>
    <w:rsid w:val="00272409"/>
    <w:rsid w:val="0027246A"/>
    <w:rsid w:val="0027256B"/>
    <w:rsid w:val="00272671"/>
    <w:rsid w:val="0027275A"/>
    <w:rsid w:val="00272859"/>
    <w:rsid w:val="0027294D"/>
    <w:rsid w:val="00272963"/>
    <w:rsid w:val="002729AB"/>
    <w:rsid w:val="00272A22"/>
    <w:rsid w:val="00272A31"/>
    <w:rsid w:val="00272C73"/>
    <w:rsid w:val="00272CA0"/>
    <w:rsid w:val="00273181"/>
    <w:rsid w:val="002734AE"/>
    <w:rsid w:val="00273501"/>
    <w:rsid w:val="00273753"/>
    <w:rsid w:val="0027392A"/>
    <w:rsid w:val="00273947"/>
    <w:rsid w:val="00273AA6"/>
    <w:rsid w:val="00273AA9"/>
    <w:rsid w:val="00273CBE"/>
    <w:rsid w:val="00273D55"/>
    <w:rsid w:val="00273D7A"/>
    <w:rsid w:val="00273F94"/>
    <w:rsid w:val="00273FC6"/>
    <w:rsid w:val="00273FE0"/>
    <w:rsid w:val="002741FD"/>
    <w:rsid w:val="00274328"/>
    <w:rsid w:val="00274560"/>
    <w:rsid w:val="002746FD"/>
    <w:rsid w:val="00274733"/>
    <w:rsid w:val="002749CE"/>
    <w:rsid w:val="00274B18"/>
    <w:rsid w:val="0027501B"/>
    <w:rsid w:val="00275153"/>
    <w:rsid w:val="00275286"/>
    <w:rsid w:val="002753F9"/>
    <w:rsid w:val="00275549"/>
    <w:rsid w:val="002759FE"/>
    <w:rsid w:val="00275C36"/>
    <w:rsid w:val="00275DEA"/>
    <w:rsid w:val="00275F92"/>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77F79"/>
    <w:rsid w:val="002800D2"/>
    <w:rsid w:val="00280129"/>
    <w:rsid w:val="002803C5"/>
    <w:rsid w:val="002804F7"/>
    <w:rsid w:val="00280505"/>
    <w:rsid w:val="002806E0"/>
    <w:rsid w:val="002806F4"/>
    <w:rsid w:val="0028096F"/>
    <w:rsid w:val="00280A2E"/>
    <w:rsid w:val="00280D77"/>
    <w:rsid w:val="00280DA1"/>
    <w:rsid w:val="00280E48"/>
    <w:rsid w:val="00281252"/>
    <w:rsid w:val="00281300"/>
    <w:rsid w:val="00281399"/>
    <w:rsid w:val="0028158B"/>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4A"/>
    <w:rsid w:val="002823AF"/>
    <w:rsid w:val="00282844"/>
    <w:rsid w:val="0028295D"/>
    <w:rsid w:val="00282DEC"/>
    <w:rsid w:val="00282F1F"/>
    <w:rsid w:val="0028301A"/>
    <w:rsid w:val="00283042"/>
    <w:rsid w:val="00283150"/>
    <w:rsid w:val="0028337B"/>
    <w:rsid w:val="002833B5"/>
    <w:rsid w:val="002833B8"/>
    <w:rsid w:val="00283425"/>
    <w:rsid w:val="002836C6"/>
    <w:rsid w:val="002837D0"/>
    <w:rsid w:val="00283919"/>
    <w:rsid w:val="00283978"/>
    <w:rsid w:val="00283C2A"/>
    <w:rsid w:val="00283CDF"/>
    <w:rsid w:val="00283D25"/>
    <w:rsid w:val="00283E85"/>
    <w:rsid w:val="00283F66"/>
    <w:rsid w:val="00284227"/>
    <w:rsid w:val="002843A1"/>
    <w:rsid w:val="0028454F"/>
    <w:rsid w:val="002845C0"/>
    <w:rsid w:val="00284BDC"/>
    <w:rsid w:val="00284E05"/>
    <w:rsid w:val="00284FB4"/>
    <w:rsid w:val="00284FDC"/>
    <w:rsid w:val="00285029"/>
    <w:rsid w:val="00285400"/>
    <w:rsid w:val="00285668"/>
    <w:rsid w:val="0028576C"/>
    <w:rsid w:val="002857A0"/>
    <w:rsid w:val="00285819"/>
    <w:rsid w:val="002858C1"/>
    <w:rsid w:val="002859B4"/>
    <w:rsid w:val="00285AEC"/>
    <w:rsid w:val="00285B1B"/>
    <w:rsid w:val="00285CF9"/>
    <w:rsid w:val="00285D51"/>
    <w:rsid w:val="00285D63"/>
    <w:rsid w:val="00285DFF"/>
    <w:rsid w:val="002865F9"/>
    <w:rsid w:val="002866C2"/>
    <w:rsid w:val="00286706"/>
    <w:rsid w:val="002868F6"/>
    <w:rsid w:val="0028696E"/>
    <w:rsid w:val="00286B02"/>
    <w:rsid w:val="00286C93"/>
    <w:rsid w:val="00286D69"/>
    <w:rsid w:val="00286D6A"/>
    <w:rsid w:val="00286D7C"/>
    <w:rsid w:val="00286F05"/>
    <w:rsid w:val="00286FE9"/>
    <w:rsid w:val="00287167"/>
    <w:rsid w:val="0028722F"/>
    <w:rsid w:val="0028727F"/>
    <w:rsid w:val="0028740C"/>
    <w:rsid w:val="00287509"/>
    <w:rsid w:val="002877B7"/>
    <w:rsid w:val="00287903"/>
    <w:rsid w:val="00287990"/>
    <w:rsid w:val="00287D91"/>
    <w:rsid w:val="00287EA3"/>
    <w:rsid w:val="00290030"/>
    <w:rsid w:val="0029037C"/>
    <w:rsid w:val="00290568"/>
    <w:rsid w:val="00290659"/>
    <w:rsid w:val="00290980"/>
    <w:rsid w:val="00290B82"/>
    <w:rsid w:val="00290C8A"/>
    <w:rsid w:val="00290E0A"/>
    <w:rsid w:val="00290E0F"/>
    <w:rsid w:val="00290E69"/>
    <w:rsid w:val="00290E6E"/>
    <w:rsid w:val="0029116A"/>
    <w:rsid w:val="002911DF"/>
    <w:rsid w:val="002912CC"/>
    <w:rsid w:val="00291678"/>
    <w:rsid w:val="002916A9"/>
    <w:rsid w:val="00291756"/>
    <w:rsid w:val="002917B5"/>
    <w:rsid w:val="0029181F"/>
    <w:rsid w:val="00291A5C"/>
    <w:rsid w:val="00291BBD"/>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B32"/>
    <w:rsid w:val="00293E29"/>
    <w:rsid w:val="00293E5E"/>
    <w:rsid w:val="00293F3A"/>
    <w:rsid w:val="00293F78"/>
    <w:rsid w:val="0029407C"/>
    <w:rsid w:val="00294087"/>
    <w:rsid w:val="002941CE"/>
    <w:rsid w:val="00294273"/>
    <w:rsid w:val="002942EB"/>
    <w:rsid w:val="0029471A"/>
    <w:rsid w:val="002947FA"/>
    <w:rsid w:val="002948B6"/>
    <w:rsid w:val="00294A11"/>
    <w:rsid w:val="00294AF3"/>
    <w:rsid w:val="00294C3A"/>
    <w:rsid w:val="00294E82"/>
    <w:rsid w:val="00294EEE"/>
    <w:rsid w:val="00294EFA"/>
    <w:rsid w:val="002951F3"/>
    <w:rsid w:val="0029538A"/>
    <w:rsid w:val="002953F8"/>
    <w:rsid w:val="00295416"/>
    <w:rsid w:val="0029575C"/>
    <w:rsid w:val="00295C3B"/>
    <w:rsid w:val="00295D67"/>
    <w:rsid w:val="00295DA2"/>
    <w:rsid w:val="00295DBB"/>
    <w:rsid w:val="00295DF6"/>
    <w:rsid w:val="00295E8F"/>
    <w:rsid w:val="00295F19"/>
    <w:rsid w:val="00296307"/>
    <w:rsid w:val="00296320"/>
    <w:rsid w:val="00296465"/>
    <w:rsid w:val="0029662B"/>
    <w:rsid w:val="00296634"/>
    <w:rsid w:val="0029680D"/>
    <w:rsid w:val="00296864"/>
    <w:rsid w:val="00296982"/>
    <w:rsid w:val="00296C65"/>
    <w:rsid w:val="00296C9A"/>
    <w:rsid w:val="00296CC1"/>
    <w:rsid w:val="00296E85"/>
    <w:rsid w:val="00297092"/>
    <w:rsid w:val="002970A7"/>
    <w:rsid w:val="002970B6"/>
    <w:rsid w:val="0029716F"/>
    <w:rsid w:val="00297209"/>
    <w:rsid w:val="00297264"/>
    <w:rsid w:val="00297ABC"/>
    <w:rsid w:val="00297B5E"/>
    <w:rsid w:val="00297B8F"/>
    <w:rsid w:val="00297D1F"/>
    <w:rsid w:val="00297D56"/>
    <w:rsid w:val="00297E5F"/>
    <w:rsid w:val="00297FFE"/>
    <w:rsid w:val="002A00A1"/>
    <w:rsid w:val="002A0350"/>
    <w:rsid w:val="002A0422"/>
    <w:rsid w:val="002A05AA"/>
    <w:rsid w:val="002A0AF0"/>
    <w:rsid w:val="002A0D38"/>
    <w:rsid w:val="002A13EA"/>
    <w:rsid w:val="002A1665"/>
    <w:rsid w:val="002A1AB5"/>
    <w:rsid w:val="002A1F24"/>
    <w:rsid w:val="002A1F49"/>
    <w:rsid w:val="002A1FC9"/>
    <w:rsid w:val="002A2371"/>
    <w:rsid w:val="002A2452"/>
    <w:rsid w:val="002A248C"/>
    <w:rsid w:val="002A2526"/>
    <w:rsid w:val="002A2594"/>
    <w:rsid w:val="002A264A"/>
    <w:rsid w:val="002A2812"/>
    <w:rsid w:val="002A28C4"/>
    <w:rsid w:val="002A28EA"/>
    <w:rsid w:val="002A2BD3"/>
    <w:rsid w:val="002A2E96"/>
    <w:rsid w:val="002A2FD0"/>
    <w:rsid w:val="002A2FF0"/>
    <w:rsid w:val="002A3110"/>
    <w:rsid w:val="002A3247"/>
    <w:rsid w:val="002A32B1"/>
    <w:rsid w:val="002A3404"/>
    <w:rsid w:val="002A35D0"/>
    <w:rsid w:val="002A3888"/>
    <w:rsid w:val="002A39A1"/>
    <w:rsid w:val="002A3D95"/>
    <w:rsid w:val="002A3E59"/>
    <w:rsid w:val="002A3E9A"/>
    <w:rsid w:val="002A4085"/>
    <w:rsid w:val="002A432B"/>
    <w:rsid w:val="002A438A"/>
    <w:rsid w:val="002A4A40"/>
    <w:rsid w:val="002A4A91"/>
    <w:rsid w:val="002A4B2C"/>
    <w:rsid w:val="002A4F7A"/>
    <w:rsid w:val="002A4FD5"/>
    <w:rsid w:val="002A4FE8"/>
    <w:rsid w:val="002A5317"/>
    <w:rsid w:val="002A5434"/>
    <w:rsid w:val="002A56AF"/>
    <w:rsid w:val="002A590E"/>
    <w:rsid w:val="002A593E"/>
    <w:rsid w:val="002A5A04"/>
    <w:rsid w:val="002A5AA5"/>
    <w:rsid w:val="002A5C8E"/>
    <w:rsid w:val="002A5F65"/>
    <w:rsid w:val="002A5F99"/>
    <w:rsid w:val="002A60B3"/>
    <w:rsid w:val="002A62E5"/>
    <w:rsid w:val="002A6389"/>
    <w:rsid w:val="002A6529"/>
    <w:rsid w:val="002A666A"/>
    <w:rsid w:val="002A6754"/>
    <w:rsid w:val="002A68E4"/>
    <w:rsid w:val="002A6914"/>
    <w:rsid w:val="002A6B73"/>
    <w:rsid w:val="002A6C12"/>
    <w:rsid w:val="002A6CBF"/>
    <w:rsid w:val="002A6E0F"/>
    <w:rsid w:val="002A7018"/>
    <w:rsid w:val="002A7291"/>
    <w:rsid w:val="002A73A0"/>
    <w:rsid w:val="002A73E0"/>
    <w:rsid w:val="002A755E"/>
    <w:rsid w:val="002A7645"/>
    <w:rsid w:val="002A772F"/>
    <w:rsid w:val="002A7995"/>
    <w:rsid w:val="002A7B77"/>
    <w:rsid w:val="002A7B9E"/>
    <w:rsid w:val="002A7D35"/>
    <w:rsid w:val="002A7E80"/>
    <w:rsid w:val="002A7F29"/>
    <w:rsid w:val="002A7F87"/>
    <w:rsid w:val="002B02D9"/>
    <w:rsid w:val="002B03AF"/>
    <w:rsid w:val="002B0444"/>
    <w:rsid w:val="002B0461"/>
    <w:rsid w:val="002B0692"/>
    <w:rsid w:val="002B06E9"/>
    <w:rsid w:val="002B098F"/>
    <w:rsid w:val="002B0F15"/>
    <w:rsid w:val="002B14CD"/>
    <w:rsid w:val="002B16D0"/>
    <w:rsid w:val="002B16E8"/>
    <w:rsid w:val="002B19C2"/>
    <w:rsid w:val="002B1BCE"/>
    <w:rsid w:val="002B1BD7"/>
    <w:rsid w:val="002B1C6B"/>
    <w:rsid w:val="002B1C91"/>
    <w:rsid w:val="002B1D57"/>
    <w:rsid w:val="002B1D61"/>
    <w:rsid w:val="002B1D9C"/>
    <w:rsid w:val="002B1F02"/>
    <w:rsid w:val="002B22AC"/>
    <w:rsid w:val="002B240B"/>
    <w:rsid w:val="002B242A"/>
    <w:rsid w:val="002B24A9"/>
    <w:rsid w:val="002B253F"/>
    <w:rsid w:val="002B25CC"/>
    <w:rsid w:val="002B2916"/>
    <w:rsid w:val="002B29D8"/>
    <w:rsid w:val="002B2C17"/>
    <w:rsid w:val="002B302C"/>
    <w:rsid w:val="002B343F"/>
    <w:rsid w:val="002B378D"/>
    <w:rsid w:val="002B3859"/>
    <w:rsid w:val="002B385D"/>
    <w:rsid w:val="002B3BC7"/>
    <w:rsid w:val="002B3C4B"/>
    <w:rsid w:val="002B3CC3"/>
    <w:rsid w:val="002B3D3A"/>
    <w:rsid w:val="002B3D3B"/>
    <w:rsid w:val="002B3E10"/>
    <w:rsid w:val="002B3EF8"/>
    <w:rsid w:val="002B403C"/>
    <w:rsid w:val="002B4209"/>
    <w:rsid w:val="002B45FF"/>
    <w:rsid w:val="002B468E"/>
    <w:rsid w:val="002B472B"/>
    <w:rsid w:val="002B4782"/>
    <w:rsid w:val="002B48A4"/>
    <w:rsid w:val="002B48A9"/>
    <w:rsid w:val="002B4998"/>
    <w:rsid w:val="002B49A9"/>
    <w:rsid w:val="002B4B9F"/>
    <w:rsid w:val="002B4C5E"/>
    <w:rsid w:val="002B4DF5"/>
    <w:rsid w:val="002B50CD"/>
    <w:rsid w:val="002B5150"/>
    <w:rsid w:val="002B5378"/>
    <w:rsid w:val="002B546C"/>
    <w:rsid w:val="002B548E"/>
    <w:rsid w:val="002B54D4"/>
    <w:rsid w:val="002B58DF"/>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7D4"/>
    <w:rsid w:val="002B7877"/>
    <w:rsid w:val="002B7981"/>
    <w:rsid w:val="002B7A33"/>
    <w:rsid w:val="002B7B0A"/>
    <w:rsid w:val="002B7B1B"/>
    <w:rsid w:val="002B7B50"/>
    <w:rsid w:val="002B7CF7"/>
    <w:rsid w:val="002B7F39"/>
    <w:rsid w:val="002B7FD8"/>
    <w:rsid w:val="002C0155"/>
    <w:rsid w:val="002C026D"/>
    <w:rsid w:val="002C02B5"/>
    <w:rsid w:val="002C0562"/>
    <w:rsid w:val="002C07EE"/>
    <w:rsid w:val="002C0828"/>
    <w:rsid w:val="002C0983"/>
    <w:rsid w:val="002C099F"/>
    <w:rsid w:val="002C0B12"/>
    <w:rsid w:val="002C0C32"/>
    <w:rsid w:val="002C0D3C"/>
    <w:rsid w:val="002C0EA8"/>
    <w:rsid w:val="002C1042"/>
    <w:rsid w:val="002C10F9"/>
    <w:rsid w:val="002C144C"/>
    <w:rsid w:val="002C14C2"/>
    <w:rsid w:val="002C1549"/>
    <w:rsid w:val="002C162A"/>
    <w:rsid w:val="002C1699"/>
    <w:rsid w:val="002C1871"/>
    <w:rsid w:val="002C18BB"/>
    <w:rsid w:val="002C191D"/>
    <w:rsid w:val="002C19F5"/>
    <w:rsid w:val="002C1C08"/>
    <w:rsid w:val="002C1CDF"/>
    <w:rsid w:val="002C1CE2"/>
    <w:rsid w:val="002C1DE9"/>
    <w:rsid w:val="002C1EC1"/>
    <w:rsid w:val="002C1F0B"/>
    <w:rsid w:val="002C222D"/>
    <w:rsid w:val="002C2252"/>
    <w:rsid w:val="002C2269"/>
    <w:rsid w:val="002C227A"/>
    <w:rsid w:val="002C232B"/>
    <w:rsid w:val="002C270F"/>
    <w:rsid w:val="002C276E"/>
    <w:rsid w:val="002C29D2"/>
    <w:rsid w:val="002C2AE3"/>
    <w:rsid w:val="002C2C9D"/>
    <w:rsid w:val="002C2E6E"/>
    <w:rsid w:val="002C2FF4"/>
    <w:rsid w:val="002C3006"/>
    <w:rsid w:val="002C3232"/>
    <w:rsid w:val="002C3358"/>
    <w:rsid w:val="002C341D"/>
    <w:rsid w:val="002C37BE"/>
    <w:rsid w:val="002C38D7"/>
    <w:rsid w:val="002C3A66"/>
    <w:rsid w:val="002C3B04"/>
    <w:rsid w:val="002C3B62"/>
    <w:rsid w:val="002C3C5D"/>
    <w:rsid w:val="002C3E39"/>
    <w:rsid w:val="002C408F"/>
    <w:rsid w:val="002C422E"/>
    <w:rsid w:val="002C422F"/>
    <w:rsid w:val="002C4C2E"/>
    <w:rsid w:val="002C4C70"/>
    <w:rsid w:val="002C4D8F"/>
    <w:rsid w:val="002C4E2F"/>
    <w:rsid w:val="002C4E80"/>
    <w:rsid w:val="002C4F2A"/>
    <w:rsid w:val="002C4FCA"/>
    <w:rsid w:val="002C540D"/>
    <w:rsid w:val="002C57E9"/>
    <w:rsid w:val="002C5859"/>
    <w:rsid w:val="002C5E03"/>
    <w:rsid w:val="002C5E07"/>
    <w:rsid w:val="002C5FB1"/>
    <w:rsid w:val="002C6178"/>
    <w:rsid w:val="002C63A2"/>
    <w:rsid w:val="002C65E1"/>
    <w:rsid w:val="002C67C1"/>
    <w:rsid w:val="002C6895"/>
    <w:rsid w:val="002C68A9"/>
    <w:rsid w:val="002C6951"/>
    <w:rsid w:val="002C6ACF"/>
    <w:rsid w:val="002C6D9E"/>
    <w:rsid w:val="002C705E"/>
    <w:rsid w:val="002C721E"/>
    <w:rsid w:val="002C73B9"/>
    <w:rsid w:val="002C73E1"/>
    <w:rsid w:val="002C74A6"/>
    <w:rsid w:val="002C74CA"/>
    <w:rsid w:val="002C75D6"/>
    <w:rsid w:val="002C76EC"/>
    <w:rsid w:val="002C7BCD"/>
    <w:rsid w:val="002C7C37"/>
    <w:rsid w:val="002C7DE9"/>
    <w:rsid w:val="002C7E0B"/>
    <w:rsid w:val="002C7F34"/>
    <w:rsid w:val="002C7F71"/>
    <w:rsid w:val="002C7FF2"/>
    <w:rsid w:val="002D00D8"/>
    <w:rsid w:val="002D0101"/>
    <w:rsid w:val="002D0142"/>
    <w:rsid w:val="002D03E3"/>
    <w:rsid w:val="002D04B2"/>
    <w:rsid w:val="002D0961"/>
    <w:rsid w:val="002D0A9E"/>
    <w:rsid w:val="002D1025"/>
    <w:rsid w:val="002D106C"/>
    <w:rsid w:val="002D1145"/>
    <w:rsid w:val="002D11DE"/>
    <w:rsid w:val="002D11E4"/>
    <w:rsid w:val="002D13A8"/>
    <w:rsid w:val="002D13B2"/>
    <w:rsid w:val="002D14F1"/>
    <w:rsid w:val="002D1608"/>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B24"/>
    <w:rsid w:val="002D2F20"/>
    <w:rsid w:val="002D2F45"/>
    <w:rsid w:val="002D2FD2"/>
    <w:rsid w:val="002D3165"/>
    <w:rsid w:val="002D3200"/>
    <w:rsid w:val="002D357C"/>
    <w:rsid w:val="002D35C9"/>
    <w:rsid w:val="002D3839"/>
    <w:rsid w:val="002D3890"/>
    <w:rsid w:val="002D39D1"/>
    <w:rsid w:val="002D3B52"/>
    <w:rsid w:val="002D3B9C"/>
    <w:rsid w:val="002D3C06"/>
    <w:rsid w:val="002D3CBF"/>
    <w:rsid w:val="002D3E7D"/>
    <w:rsid w:val="002D3E93"/>
    <w:rsid w:val="002D3EBF"/>
    <w:rsid w:val="002D3EDD"/>
    <w:rsid w:val="002D3F39"/>
    <w:rsid w:val="002D3F93"/>
    <w:rsid w:val="002D4572"/>
    <w:rsid w:val="002D4672"/>
    <w:rsid w:val="002D47F9"/>
    <w:rsid w:val="002D4832"/>
    <w:rsid w:val="002D48AB"/>
    <w:rsid w:val="002D4961"/>
    <w:rsid w:val="002D4AFC"/>
    <w:rsid w:val="002D4B83"/>
    <w:rsid w:val="002D4BEE"/>
    <w:rsid w:val="002D5019"/>
    <w:rsid w:val="002D507D"/>
    <w:rsid w:val="002D5168"/>
    <w:rsid w:val="002D5388"/>
    <w:rsid w:val="002D5528"/>
    <w:rsid w:val="002D5662"/>
    <w:rsid w:val="002D5847"/>
    <w:rsid w:val="002D5947"/>
    <w:rsid w:val="002D5A2E"/>
    <w:rsid w:val="002D5A7D"/>
    <w:rsid w:val="002D5C65"/>
    <w:rsid w:val="002D5C6C"/>
    <w:rsid w:val="002D5D1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002"/>
    <w:rsid w:val="002E01B2"/>
    <w:rsid w:val="002E04C9"/>
    <w:rsid w:val="002E056F"/>
    <w:rsid w:val="002E05C8"/>
    <w:rsid w:val="002E07AC"/>
    <w:rsid w:val="002E08B6"/>
    <w:rsid w:val="002E08DB"/>
    <w:rsid w:val="002E09EE"/>
    <w:rsid w:val="002E0B63"/>
    <w:rsid w:val="002E0C1A"/>
    <w:rsid w:val="002E0E52"/>
    <w:rsid w:val="002E143E"/>
    <w:rsid w:val="002E146D"/>
    <w:rsid w:val="002E1485"/>
    <w:rsid w:val="002E174F"/>
    <w:rsid w:val="002E1752"/>
    <w:rsid w:val="002E19F9"/>
    <w:rsid w:val="002E1BA7"/>
    <w:rsid w:val="002E1CD9"/>
    <w:rsid w:val="002E1D7D"/>
    <w:rsid w:val="002E1ECF"/>
    <w:rsid w:val="002E2064"/>
    <w:rsid w:val="002E2065"/>
    <w:rsid w:val="002E21F5"/>
    <w:rsid w:val="002E2225"/>
    <w:rsid w:val="002E2294"/>
    <w:rsid w:val="002E233A"/>
    <w:rsid w:val="002E281F"/>
    <w:rsid w:val="002E2949"/>
    <w:rsid w:val="002E29A0"/>
    <w:rsid w:val="002E2AF3"/>
    <w:rsid w:val="002E2CC9"/>
    <w:rsid w:val="002E2EE6"/>
    <w:rsid w:val="002E311B"/>
    <w:rsid w:val="002E311E"/>
    <w:rsid w:val="002E3379"/>
    <w:rsid w:val="002E33BA"/>
    <w:rsid w:val="002E340A"/>
    <w:rsid w:val="002E350A"/>
    <w:rsid w:val="002E3563"/>
    <w:rsid w:val="002E37A1"/>
    <w:rsid w:val="002E3884"/>
    <w:rsid w:val="002E390D"/>
    <w:rsid w:val="002E391B"/>
    <w:rsid w:val="002E3950"/>
    <w:rsid w:val="002E398D"/>
    <w:rsid w:val="002E3CFC"/>
    <w:rsid w:val="002E3E3A"/>
    <w:rsid w:val="002E3ED7"/>
    <w:rsid w:val="002E40E1"/>
    <w:rsid w:val="002E412E"/>
    <w:rsid w:val="002E4326"/>
    <w:rsid w:val="002E43FD"/>
    <w:rsid w:val="002E4985"/>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418"/>
    <w:rsid w:val="002E65D5"/>
    <w:rsid w:val="002E67B6"/>
    <w:rsid w:val="002E688B"/>
    <w:rsid w:val="002E6966"/>
    <w:rsid w:val="002E6AE3"/>
    <w:rsid w:val="002E6D26"/>
    <w:rsid w:val="002E6FB8"/>
    <w:rsid w:val="002E70D3"/>
    <w:rsid w:val="002E722D"/>
    <w:rsid w:val="002E72F0"/>
    <w:rsid w:val="002E744D"/>
    <w:rsid w:val="002E75C4"/>
    <w:rsid w:val="002E75F2"/>
    <w:rsid w:val="002E7678"/>
    <w:rsid w:val="002E774F"/>
    <w:rsid w:val="002E7922"/>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0C8"/>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2EC"/>
    <w:rsid w:val="002F3732"/>
    <w:rsid w:val="002F378B"/>
    <w:rsid w:val="002F383D"/>
    <w:rsid w:val="002F3858"/>
    <w:rsid w:val="002F387C"/>
    <w:rsid w:val="002F39E7"/>
    <w:rsid w:val="002F3A17"/>
    <w:rsid w:val="002F3AC6"/>
    <w:rsid w:val="002F3B27"/>
    <w:rsid w:val="002F3B48"/>
    <w:rsid w:val="002F3BA6"/>
    <w:rsid w:val="002F3C08"/>
    <w:rsid w:val="002F3F5E"/>
    <w:rsid w:val="002F4082"/>
    <w:rsid w:val="002F4555"/>
    <w:rsid w:val="002F4582"/>
    <w:rsid w:val="002F463E"/>
    <w:rsid w:val="002F4648"/>
    <w:rsid w:val="002F480B"/>
    <w:rsid w:val="002F4A6A"/>
    <w:rsid w:val="002F4B47"/>
    <w:rsid w:val="002F4B60"/>
    <w:rsid w:val="002F4CEA"/>
    <w:rsid w:val="002F4D38"/>
    <w:rsid w:val="002F4D71"/>
    <w:rsid w:val="002F4E40"/>
    <w:rsid w:val="002F4E5C"/>
    <w:rsid w:val="002F4E9B"/>
    <w:rsid w:val="002F5013"/>
    <w:rsid w:val="002F510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A17"/>
    <w:rsid w:val="002F7BE7"/>
    <w:rsid w:val="002F7C2A"/>
    <w:rsid w:val="002F7E09"/>
    <w:rsid w:val="0030007B"/>
    <w:rsid w:val="00300147"/>
    <w:rsid w:val="0030036A"/>
    <w:rsid w:val="003005F0"/>
    <w:rsid w:val="003008EC"/>
    <w:rsid w:val="00300AE5"/>
    <w:rsid w:val="00300C06"/>
    <w:rsid w:val="00300E89"/>
    <w:rsid w:val="00300F54"/>
    <w:rsid w:val="00301229"/>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7E8"/>
    <w:rsid w:val="003038C2"/>
    <w:rsid w:val="00303980"/>
    <w:rsid w:val="00303A3B"/>
    <w:rsid w:val="00303D38"/>
    <w:rsid w:val="00303ED0"/>
    <w:rsid w:val="00304055"/>
    <w:rsid w:val="003040E1"/>
    <w:rsid w:val="00304163"/>
    <w:rsid w:val="0030418E"/>
    <w:rsid w:val="0030435F"/>
    <w:rsid w:val="0030447D"/>
    <w:rsid w:val="003044FC"/>
    <w:rsid w:val="00304603"/>
    <w:rsid w:val="0030460D"/>
    <w:rsid w:val="003048BC"/>
    <w:rsid w:val="00304BA4"/>
    <w:rsid w:val="00304C7C"/>
    <w:rsid w:val="00304D22"/>
    <w:rsid w:val="00304E85"/>
    <w:rsid w:val="00304F0F"/>
    <w:rsid w:val="00304F55"/>
    <w:rsid w:val="003053DF"/>
    <w:rsid w:val="00305439"/>
    <w:rsid w:val="003054D4"/>
    <w:rsid w:val="00305732"/>
    <w:rsid w:val="00305901"/>
    <w:rsid w:val="00305CD5"/>
    <w:rsid w:val="00305EE3"/>
    <w:rsid w:val="00305F58"/>
    <w:rsid w:val="00305FED"/>
    <w:rsid w:val="00306072"/>
    <w:rsid w:val="003060AA"/>
    <w:rsid w:val="00306209"/>
    <w:rsid w:val="0030633B"/>
    <w:rsid w:val="0030636D"/>
    <w:rsid w:val="00306524"/>
    <w:rsid w:val="00306751"/>
    <w:rsid w:val="003068D9"/>
    <w:rsid w:val="00306954"/>
    <w:rsid w:val="00306A33"/>
    <w:rsid w:val="00306B9D"/>
    <w:rsid w:val="003070D6"/>
    <w:rsid w:val="00307169"/>
    <w:rsid w:val="00307177"/>
    <w:rsid w:val="003071E9"/>
    <w:rsid w:val="0030720B"/>
    <w:rsid w:val="00307224"/>
    <w:rsid w:val="00307532"/>
    <w:rsid w:val="0030756B"/>
    <w:rsid w:val="0030764C"/>
    <w:rsid w:val="0030778F"/>
    <w:rsid w:val="003077F1"/>
    <w:rsid w:val="00307CF4"/>
    <w:rsid w:val="003100F7"/>
    <w:rsid w:val="00310107"/>
    <w:rsid w:val="0031021A"/>
    <w:rsid w:val="00310251"/>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13C"/>
    <w:rsid w:val="00311366"/>
    <w:rsid w:val="003113EC"/>
    <w:rsid w:val="003115EB"/>
    <w:rsid w:val="00311741"/>
    <w:rsid w:val="0031174D"/>
    <w:rsid w:val="00311795"/>
    <w:rsid w:val="00311872"/>
    <w:rsid w:val="003118AA"/>
    <w:rsid w:val="00311DB9"/>
    <w:rsid w:val="00311E65"/>
    <w:rsid w:val="00311E82"/>
    <w:rsid w:val="00311EEB"/>
    <w:rsid w:val="00312103"/>
    <w:rsid w:val="003121F5"/>
    <w:rsid w:val="003122DC"/>
    <w:rsid w:val="00312353"/>
    <w:rsid w:val="003124B3"/>
    <w:rsid w:val="003126B6"/>
    <w:rsid w:val="003126F4"/>
    <w:rsid w:val="00312A7C"/>
    <w:rsid w:val="00312D49"/>
    <w:rsid w:val="00312DB4"/>
    <w:rsid w:val="00312F37"/>
    <w:rsid w:val="00313098"/>
    <w:rsid w:val="003130F0"/>
    <w:rsid w:val="003131EB"/>
    <w:rsid w:val="00313265"/>
    <w:rsid w:val="003132CE"/>
    <w:rsid w:val="0031330D"/>
    <w:rsid w:val="00313374"/>
    <w:rsid w:val="003134A1"/>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4E9C"/>
    <w:rsid w:val="003152C4"/>
    <w:rsid w:val="003153FC"/>
    <w:rsid w:val="00315505"/>
    <w:rsid w:val="00315DF1"/>
    <w:rsid w:val="00315EFC"/>
    <w:rsid w:val="003160DB"/>
    <w:rsid w:val="00316160"/>
    <w:rsid w:val="003162C8"/>
    <w:rsid w:val="003163C5"/>
    <w:rsid w:val="00316513"/>
    <w:rsid w:val="0031658F"/>
    <w:rsid w:val="00316595"/>
    <w:rsid w:val="003167ED"/>
    <w:rsid w:val="00316864"/>
    <w:rsid w:val="00316874"/>
    <w:rsid w:val="0031690D"/>
    <w:rsid w:val="00316947"/>
    <w:rsid w:val="003169D1"/>
    <w:rsid w:val="00316A08"/>
    <w:rsid w:val="00316A97"/>
    <w:rsid w:val="00316CA0"/>
    <w:rsid w:val="00316D82"/>
    <w:rsid w:val="00316D89"/>
    <w:rsid w:val="00316FF1"/>
    <w:rsid w:val="0031708F"/>
    <w:rsid w:val="003170D7"/>
    <w:rsid w:val="0031725E"/>
    <w:rsid w:val="0031728E"/>
    <w:rsid w:val="00317395"/>
    <w:rsid w:val="003173DF"/>
    <w:rsid w:val="003176E1"/>
    <w:rsid w:val="00317779"/>
    <w:rsid w:val="003179CE"/>
    <w:rsid w:val="00317ABB"/>
    <w:rsid w:val="00317AEE"/>
    <w:rsid w:val="00317BB1"/>
    <w:rsid w:val="00317DCE"/>
    <w:rsid w:val="00317DF2"/>
    <w:rsid w:val="00317E39"/>
    <w:rsid w:val="00317FC7"/>
    <w:rsid w:val="003202EE"/>
    <w:rsid w:val="0032039C"/>
    <w:rsid w:val="00320452"/>
    <w:rsid w:val="00320508"/>
    <w:rsid w:val="00320760"/>
    <w:rsid w:val="00320A6B"/>
    <w:rsid w:val="00320A8C"/>
    <w:rsid w:val="00320B4F"/>
    <w:rsid w:val="00320B61"/>
    <w:rsid w:val="00320B7B"/>
    <w:rsid w:val="00320DB5"/>
    <w:rsid w:val="00320E33"/>
    <w:rsid w:val="003215D6"/>
    <w:rsid w:val="00321803"/>
    <w:rsid w:val="003218F7"/>
    <w:rsid w:val="003219D1"/>
    <w:rsid w:val="00321B36"/>
    <w:rsid w:val="00321B73"/>
    <w:rsid w:val="00321BD0"/>
    <w:rsid w:val="00322018"/>
    <w:rsid w:val="0032222C"/>
    <w:rsid w:val="00322268"/>
    <w:rsid w:val="003222D6"/>
    <w:rsid w:val="0032230E"/>
    <w:rsid w:val="003224C2"/>
    <w:rsid w:val="00322588"/>
    <w:rsid w:val="003225CA"/>
    <w:rsid w:val="003226DA"/>
    <w:rsid w:val="00322AEE"/>
    <w:rsid w:val="00322AFB"/>
    <w:rsid w:val="00322BA6"/>
    <w:rsid w:val="00322C4A"/>
    <w:rsid w:val="00322C68"/>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A4E"/>
    <w:rsid w:val="00324D19"/>
    <w:rsid w:val="00324D4D"/>
    <w:rsid w:val="00324F29"/>
    <w:rsid w:val="003251AD"/>
    <w:rsid w:val="0032573E"/>
    <w:rsid w:val="00325822"/>
    <w:rsid w:val="0032587B"/>
    <w:rsid w:val="003259E4"/>
    <w:rsid w:val="00325C15"/>
    <w:rsid w:val="00325CCE"/>
    <w:rsid w:val="0032618C"/>
    <w:rsid w:val="00326298"/>
    <w:rsid w:val="00326476"/>
    <w:rsid w:val="00326581"/>
    <w:rsid w:val="0032666A"/>
    <w:rsid w:val="003266BF"/>
    <w:rsid w:val="00326705"/>
    <w:rsid w:val="003267AE"/>
    <w:rsid w:val="003267F2"/>
    <w:rsid w:val="003269AA"/>
    <w:rsid w:val="003273F4"/>
    <w:rsid w:val="00327607"/>
    <w:rsid w:val="00327725"/>
    <w:rsid w:val="00327916"/>
    <w:rsid w:val="0033065D"/>
    <w:rsid w:val="003306BF"/>
    <w:rsid w:val="00330AA0"/>
    <w:rsid w:val="00330CD8"/>
    <w:rsid w:val="00330D12"/>
    <w:rsid w:val="00330D26"/>
    <w:rsid w:val="00330E71"/>
    <w:rsid w:val="00330EE3"/>
    <w:rsid w:val="00331091"/>
    <w:rsid w:val="00331156"/>
    <w:rsid w:val="0033118B"/>
    <w:rsid w:val="00331301"/>
    <w:rsid w:val="003316A2"/>
    <w:rsid w:val="00331728"/>
    <w:rsid w:val="003317AC"/>
    <w:rsid w:val="00331869"/>
    <w:rsid w:val="0033191D"/>
    <w:rsid w:val="00331953"/>
    <w:rsid w:val="00331DB5"/>
    <w:rsid w:val="00331F49"/>
    <w:rsid w:val="00331F5E"/>
    <w:rsid w:val="00331FBA"/>
    <w:rsid w:val="00331FF8"/>
    <w:rsid w:val="003323ED"/>
    <w:rsid w:val="00332688"/>
    <w:rsid w:val="00332743"/>
    <w:rsid w:val="003329A7"/>
    <w:rsid w:val="00332ADC"/>
    <w:rsid w:val="00332EE6"/>
    <w:rsid w:val="00332F80"/>
    <w:rsid w:val="00333071"/>
    <w:rsid w:val="00333201"/>
    <w:rsid w:val="0033323E"/>
    <w:rsid w:val="00333244"/>
    <w:rsid w:val="00333342"/>
    <w:rsid w:val="003333AC"/>
    <w:rsid w:val="003334EF"/>
    <w:rsid w:val="003336DC"/>
    <w:rsid w:val="00333859"/>
    <w:rsid w:val="00333952"/>
    <w:rsid w:val="003339BB"/>
    <w:rsid w:val="003339C6"/>
    <w:rsid w:val="00333B64"/>
    <w:rsid w:val="00333BB3"/>
    <w:rsid w:val="00333CB2"/>
    <w:rsid w:val="00333DF8"/>
    <w:rsid w:val="00333F6A"/>
    <w:rsid w:val="0033410E"/>
    <w:rsid w:val="003342A0"/>
    <w:rsid w:val="00334306"/>
    <w:rsid w:val="003347D2"/>
    <w:rsid w:val="00334C80"/>
    <w:rsid w:val="00335377"/>
    <w:rsid w:val="00335411"/>
    <w:rsid w:val="003354C8"/>
    <w:rsid w:val="00335565"/>
    <w:rsid w:val="0033559F"/>
    <w:rsid w:val="00335639"/>
    <w:rsid w:val="003356C1"/>
    <w:rsid w:val="00335789"/>
    <w:rsid w:val="0033583D"/>
    <w:rsid w:val="003358C6"/>
    <w:rsid w:val="00335906"/>
    <w:rsid w:val="00335A4C"/>
    <w:rsid w:val="00335B99"/>
    <w:rsid w:val="00335D3D"/>
    <w:rsid w:val="00335D5E"/>
    <w:rsid w:val="00335DC5"/>
    <w:rsid w:val="003362F3"/>
    <w:rsid w:val="003363DE"/>
    <w:rsid w:val="00336591"/>
    <w:rsid w:val="00336AD9"/>
    <w:rsid w:val="00336DDD"/>
    <w:rsid w:val="00336EDA"/>
    <w:rsid w:val="00336EE1"/>
    <w:rsid w:val="0033715E"/>
    <w:rsid w:val="003371F5"/>
    <w:rsid w:val="00337241"/>
    <w:rsid w:val="00337320"/>
    <w:rsid w:val="00337439"/>
    <w:rsid w:val="0033744A"/>
    <w:rsid w:val="00337466"/>
    <w:rsid w:val="003376C5"/>
    <w:rsid w:val="00337A00"/>
    <w:rsid w:val="00337A86"/>
    <w:rsid w:val="00337C4C"/>
    <w:rsid w:val="00337CC2"/>
    <w:rsid w:val="00337E2A"/>
    <w:rsid w:val="00337F50"/>
    <w:rsid w:val="003401CB"/>
    <w:rsid w:val="0034031A"/>
    <w:rsid w:val="0034039C"/>
    <w:rsid w:val="003403AD"/>
    <w:rsid w:val="00340412"/>
    <w:rsid w:val="0034056F"/>
    <w:rsid w:val="0034070D"/>
    <w:rsid w:val="003407E9"/>
    <w:rsid w:val="00340860"/>
    <w:rsid w:val="00340AB0"/>
    <w:rsid w:val="00340AE9"/>
    <w:rsid w:val="00340B7B"/>
    <w:rsid w:val="00340BD9"/>
    <w:rsid w:val="00340E8D"/>
    <w:rsid w:val="00340E9A"/>
    <w:rsid w:val="00340F56"/>
    <w:rsid w:val="003410E0"/>
    <w:rsid w:val="003410FC"/>
    <w:rsid w:val="0034111A"/>
    <w:rsid w:val="00341295"/>
    <w:rsid w:val="003415BE"/>
    <w:rsid w:val="0034177B"/>
    <w:rsid w:val="00341782"/>
    <w:rsid w:val="00341A06"/>
    <w:rsid w:val="00341A29"/>
    <w:rsid w:val="00341A7B"/>
    <w:rsid w:val="00341A82"/>
    <w:rsid w:val="00341D9D"/>
    <w:rsid w:val="00341FCC"/>
    <w:rsid w:val="003420D1"/>
    <w:rsid w:val="003421A8"/>
    <w:rsid w:val="0034242D"/>
    <w:rsid w:val="003424A6"/>
    <w:rsid w:val="0034262F"/>
    <w:rsid w:val="00342696"/>
    <w:rsid w:val="00342828"/>
    <w:rsid w:val="00342CB3"/>
    <w:rsid w:val="00342CC2"/>
    <w:rsid w:val="00342E98"/>
    <w:rsid w:val="00342E9C"/>
    <w:rsid w:val="00342FB1"/>
    <w:rsid w:val="00343319"/>
    <w:rsid w:val="0034369C"/>
    <w:rsid w:val="0034370B"/>
    <w:rsid w:val="0034381F"/>
    <w:rsid w:val="003438E4"/>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C67"/>
    <w:rsid w:val="00345EA0"/>
    <w:rsid w:val="00345F3F"/>
    <w:rsid w:val="00345FB8"/>
    <w:rsid w:val="003462D8"/>
    <w:rsid w:val="003464BF"/>
    <w:rsid w:val="00346555"/>
    <w:rsid w:val="00346684"/>
    <w:rsid w:val="003468E2"/>
    <w:rsid w:val="00346952"/>
    <w:rsid w:val="00346AC4"/>
    <w:rsid w:val="00346B15"/>
    <w:rsid w:val="00346BD2"/>
    <w:rsid w:val="00346D6B"/>
    <w:rsid w:val="00346D93"/>
    <w:rsid w:val="00346DB9"/>
    <w:rsid w:val="00346E5A"/>
    <w:rsid w:val="00346FD3"/>
    <w:rsid w:val="00347015"/>
    <w:rsid w:val="003470E7"/>
    <w:rsid w:val="00347110"/>
    <w:rsid w:val="003471A8"/>
    <w:rsid w:val="003472BC"/>
    <w:rsid w:val="003473C3"/>
    <w:rsid w:val="00347585"/>
    <w:rsid w:val="00347678"/>
    <w:rsid w:val="003477E3"/>
    <w:rsid w:val="00347847"/>
    <w:rsid w:val="00347888"/>
    <w:rsid w:val="00347C69"/>
    <w:rsid w:val="00347F39"/>
    <w:rsid w:val="00350005"/>
    <w:rsid w:val="003500C8"/>
    <w:rsid w:val="00350176"/>
    <w:rsid w:val="003502F9"/>
    <w:rsid w:val="0035032F"/>
    <w:rsid w:val="0035054C"/>
    <w:rsid w:val="00350B05"/>
    <w:rsid w:val="00350C89"/>
    <w:rsid w:val="00350D95"/>
    <w:rsid w:val="00350DA2"/>
    <w:rsid w:val="00350E0D"/>
    <w:rsid w:val="00350F0D"/>
    <w:rsid w:val="00351117"/>
    <w:rsid w:val="003512C5"/>
    <w:rsid w:val="003512D4"/>
    <w:rsid w:val="0035144A"/>
    <w:rsid w:val="00351594"/>
    <w:rsid w:val="0035160C"/>
    <w:rsid w:val="0035172D"/>
    <w:rsid w:val="00351731"/>
    <w:rsid w:val="0035178A"/>
    <w:rsid w:val="00351A15"/>
    <w:rsid w:val="00351CB6"/>
    <w:rsid w:val="00351E78"/>
    <w:rsid w:val="00352095"/>
    <w:rsid w:val="0035230A"/>
    <w:rsid w:val="0035243B"/>
    <w:rsid w:val="003526B5"/>
    <w:rsid w:val="0035286B"/>
    <w:rsid w:val="00352E3F"/>
    <w:rsid w:val="0035306A"/>
    <w:rsid w:val="0035306D"/>
    <w:rsid w:val="003534A6"/>
    <w:rsid w:val="00353881"/>
    <w:rsid w:val="0035399D"/>
    <w:rsid w:val="00353A32"/>
    <w:rsid w:val="00353BA1"/>
    <w:rsid w:val="00353C52"/>
    <w:rsid w:val="00353DDA"/>
    <w:rsid w:val="00354078"/>
    <w:rsid w:val="003540D0"/>
    <w:rsid w:val="003540DA"/>
    <w:rsid w:val="00354212"/>
    <w:rsid w:val="003544E4"/>
    <w:rsid w:val="0035481C"/>
    <w:rsid w:val="00354B7D"/>
    <w:rsid w:val="00354C6A"/>
    <w:rsid w:val="00354D8E"/>
    <w:rsid w:val="00354DA3"/>
    <w:rsid w:val="00354ED6"/>
    <w:rsid w:val="00355180"/>
    <w:rsid w:val="003551F1"/>
    <w:rsid w:val="0035531A"/>
    <w:rsid w:val="00355383"/>
    <w:rsid w:val="0035538F"/>
    <w:rsid w:val="00355393"/>
    <w:rsid w:val="00355460"/>
    <w:rsid w:val="00355495"/>
    <w:rsid w:val="00355578"/>
    <w:rsid w:val="003556FD"/>
    <w:rsid w:val="003557D5"/>
    <w:rsid w:val="0035591B"/>
    <w:rsid w:val="003559CB"/>
    <w:rsid w:val="00355AC9"/>
    <w:rsid w:val="00355BCD"/>
    <w:rsid w:val="00355C30"/>
    <w:rsid w:val="00355F84"/>
    <w:rsid w:val="003562E2"/>
    <w:rsid w:val="0035660C"/>
    <w:rsid w:val="00356884"/>
    <w:rsid w:val="00356C25"/>
    <w:rsid w:val="00356E40"/>
    <w:rsid w:val="003570FB"/>
    <w:rsid w:val="003571C2"/>
    <w:rsid w:val="0035796F"/>
    <w:rsid w:val="00357974"/>
    <w:rsid w:val="003579E7"/>
    <w:rsid w:val="00357A9D"/>
    <w:rsid w:val="00357ADB"/>
    <w:rsid w:val="00357C81"/>
    <w:rsid w:val="00357D05"/>
    <w:rsid w:val="00357D7E"/>
    <w:rsid w:val="00357FB4"/>
    <w:rsid w:val="00360292"/>
    <w:rsid w:val="00360333"/>
    <w:rsid w:val="0036040A"/>
    <w:rsid w:val="00360522"/>
    <w:rsid w:val="00360626"/>
    <w:rsid w:val="003607BF"/>
    <w:rsid w:val="003608FB"/>
    <w:rsid w:val="00360A6C"/>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36"/>
    <w:rsid w:val="00362576"/>
    <w:rsid w:val="0036264A"/>
    <w:rsid w:val="00362988"/>
    <w:rsid w:val="00362C04"/>
    <w:rsid w:val="00362C2A"/>
    <w:rsid w:val="00362C7B"/>
    <w:rsid w:val="00362D0F"/>
    <w:rsid w:val="00362DDC"/>
    <w:rsid w:val="003630AD"/>
    <w:rsid w:val="0036320E"/>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2A5"/>
    <w:rsid w:val="003645A2"/>
    <w:rsid w:val="003645E1"/>
    <w:rsid w:val="00364903"/>
    <w:rsid w:val="00364999"/>
    <w:rsid w:val="00364D0F"/>
    <w:rsid w:val="003650BD"/>
    <w:rsid w:val="003650FC"/>
    <w:rsid w:val="00365474"/>
    <w:rsid w:val="00365476"/>
    <w:rsid w:val="003657F9"/>
    <w:rsid w:val="003658DA"/>
    <w:rsid w:val="003659E5"/>
    <w:rsid w:val="00365B75"/>
    <w:rsid w:val="00365FB4"/>
    <w:rsid w:val="0036602D"/>
    <w:rsid w:val="0036606D"/>
    <w:rsid w:val="00366202"/>
    <w:rsid w:val="00366238"/>
    <w:rsid w:val="00366369"/>
    <w:rsid w:val="003666CB"/>
    <w:rsid w:val="003668E1"/>
    <w:rsid w:val="003669CD"/>
    <w:rsid w:val="00366CF2"/>
    <w:rsid w:val="00366EF6"/>
    <w:rsid w:val="00366F11"/>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0CA"/>
    <w:rsid w:val="00370179"/>
    <w:rsid w:val="00370193"/>
    <w:rsid w:val="003701D1"/>
    <w:rsid w:val="003702B1"/>
    <w:rsid w:val="0037071E"/>
    <w:rsid w:val="00370874"/>
    <w:rsid w:val="0037098A"/>
    <w:rsid w:val="00370B63"/>
    <w:rsid w:val="00370D3E"/>
    <w:rsid w:val="00370DE5"/>
    <w:rsid w:val="00370FC7"/>
    <w:rsid w:val="00370FDF"/>
    <w:rsid w:val="00371046"/>
    <w:rsid w:val="003712C4"/>
    <w:rsid w:val="0037152B"/>
    <w:rsid w:val="00371559"/>
    <w:rsid w:val="0037173B"/>
    <w:rsid w:val="0037187E"/>
    <w:rsid w:val="00371A80"/>
    <w:rsid w:val="00371B8E"/>
    <w:rsid w:val="00371CC0"/>
    <w:rsid w:val="00371D33"/>
    <w:rsid w:val="00372170"/>
    <w:rsid w:val="00372190"/>
    <w:rsid w:val="003721E1"/>
    <w:rsid w:val="0037238E"/>
    <w:rsid w:val="003724D9"/>
    <w:rsid w:val="00372684"/>
    <w:rsid w:val="00372693"/>
    <w:rsid w:val="00372699"/>
    <w:rsid w:val="003727FD"/>
    <w:rsid w:val="0037292C"/>
    <w:rsid w:val="003729E4"/>
    <w:rsid w:val="00372E45"/>
    <w:rsid w:val="00372F95"/>
    <w:rsid w:val="00373056"/>
    <w:rsid w:val="003734B1"/>
    <w:rsid w:val="003736D6"/>
    <w:rsid w:val="00373994"/>
    <w:rsid w:val="00373A80"/>
    <w:rsid w:val="00373B3C"/>
    <w:rsid w:val="00373CBE"/>
    <w:rsid w:val="00373D51"/>
    <w:rsid w:val="00373DD3"/>
    <w:rsid w:val="00373E47"/>
    <w:rsid w:val="0037401F"/>
    <w:rsid w:val="00374140"/>
    <w:rsid w:val="00374408"/>
    <w:rsid w:val="00374569"/>
    <w:rsid w:val="00374653"/>
    <w:rsid w:val="003746EC"/>
    <w:rsid w:val="00374A7F"/>
    <w:rsid w:val="00374C0C"/>
    <w:rsid w:val="00374DCB"/>
    <w:rsid w:val="00374DFB"/>
    <w:rsid w:val="00374EDD"/>
    <w:rsid w:val="003751DA"/>
    <w:rsid w:val="0037558A"/>
    <w:rsid w:val="00375704"/>
    <w:rsid w:val="00375731"/>
    <w:rsid w:val="003757CC"/>
    <w:rsid w:val="0037587D"/>
    <w:rsid w:val="00375B17"/>
    <w:rsid w:val="00375CEC"/>
    <w:rsid w:val="00375D1B"/>
    <w:rsid w:val="00375E0A"/>
    <w:rsid w:val="00376185"/>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C55"/>
    <w:rsid w:val="00377D83"/>
    <w:rsid w:val="00377EE5"/>
    <w:rsid w:val="00377F6A"/>
    <w:rsid w:val="00380067"/>
    <w:rsid w:val="003800D5"/>
    <w:rsid w:val="003801BB"/>
    <w:rsid w:val="003801D0"/>
    <w:rsid w:val="003802AA"/>
    <w:rsid w:val="00380382"/>
    <w:rsid w:val="003805AE"/>
    <w:rsid w:val="003805DD"/>
    <w:rsid w:val="00380B4B"/>
    <w:rsid w:val="00380C75"/>
    <w:rsid w:val="00380CA1"/>
    <w:rsid w:val="00380F9B"/>
    <w:rsid w:val="00381009"/>
    <w:rsid w:val="00381020"/>
    <w:rsid w:val="00381111"/>
    <w:rsid w:val="003814F0"/>
    <w:rsid w:val="00381A59"/>
    <w:rsid w:val="0038241B"/>
    <w:rsid w:val="003824C6"/>
    <w:rsid w:val="0038258E"/>
    <w:rsid w:val="00382665"/>
    <w:rsid w:val="00382929"/>
    <w:rsid w:val="00382A69"/>
    <w:rsid w:val="00382AD0"/>
    <w:rsid w:val="00382BBC"/>
    <w:rsid w:val="00382C33"/>
    <w:rsid w:val="00382C52"/>
    <w:rsid w:val="00382E28"/>
    <w:rsid w:val="00382EF1"/>
    <w:rsid w:val="00382F17"/>
    <w:rsid w:val="00382F5A"/>
    <w:rsid w:val="00383125"/>
    <w:rsid w:val="00383148"/>
    <w:rsid w:val="00383337"/>
    <w:rsid w:val="00383523"/>
    <w:rsid w:val="003839BF"/>
    <w:rsid w:val="003839D4"/>
    <w:rsid w:val="00383ACD"/>
    <w:rsid w:val="00383C67"/>
    <w:rsid w:val="00383E12"/>
    <w:rsid w:val="00383E89"/>
    <w:rsid w:val="00383F04"/>
    <w:rsid w:val="0038403B"/>
    <w:rsid w:val="0038411A"/>
    <w:rsid w:val="00384142"/>
    <w:rsid w:val="003844C9"/>
    <w:rsid w:val="0038450B"/>
    <w:rsid w:val="00384642"/>
    <w:rsid w:val="0038474C"/>
    <w:rsid w:val="003849B5"/>
    <w:rsid w:val="00384B79"/>
    <w:rsid w:val="00384C8B"/>
    <w:rsid w:val="00384CB4"/>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A3A"/>
    <w:rsid w:val="00385C75"/>
    <w:rsid w:val="00385D03"/>
    <w:rsid w:val="00385DC1"/>
    <w:rsid w:val="00385E1D"/>
    <w:rsid w:val="00385F1D"/>
    <w:rsid w:val="003862E2"/>
    <w:rsid w:val="00386322"/>
    <w:rsid w:val="003864EE"/>
    <w:rsid w:val="003866F7"/>
    <w:rsid w:val="00386766"/>
    <w:rsid w:val="00386920"/>
    <w:rsid w:val="00386949"/>
    <w:rsid w:val="00386BDE"/>
    <w:rsid w:val="00386CC7"/>
    <w:rsid w:val="00386CE4"/>
    <w:rsid w:val="00386E94"/>
    <w:rsid w:val="00386EF7"/>
    <w:rsid w:val="00386F88"/>
    <w:rsid w:val="003872A1"/>
    <w:rsid w:val="00387317"/>
    <w:rsid w:val="00387373"/>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0BA7"/>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4DF"/>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4B"/>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97F81"/>
    <w:rsid w:val="003A01DC"/>
    <w:rsid w:val="003A03A8"/>
    <w:rsid w:val="003A03F0"/>
    <w:rsid w:val="003A0400"/>
    <w:rsid w:val="003A0501"/>
    <w:rsid w:val="003A0691"/>
    <w:rsid w:val="003A086C"/>
    <w:rsid w:val="003A08BE"/>
    <w:rsid w:val="003A094F"/>
    <w:rsid w:val="003A0D92"/>
    <w:rsid w:val="003A0FB9"/>
    <w:rsid w:val="003A120F"/>
    <w:rsid w:val="003A14F2"/>
    <w:rsid w:val="003A15E7"/>
    <w:rsid w:val="003A1684"/>
    <w:rsid w:val="003A1713"/>
    <w:rsid w:val="003A1B69"/>
    <w:rsid w:val="003A1B96"/>
    <w:rsid w:val="003A1B9F"/>
    <w:rsid w:val="003A1C9E"/>
    <w:rsid w:val="003A1FF2"/>
    <w:rsid w:val="003A20A3"/>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738"/>
    <w:rsid w:val="003A3747"/>
    <w:rsid w:val="003A37A0"/>
    <w:rsid w:val="003A3A90"/>
    <w:rsid w:val="003A3AC9"/>
    <w:rsid w:val="003A3B39"/>
    <w:rsid w:val="003A3BF5"/>
    <w:rsid w:val="003A3C63"/>
    <w:rsid w:val="003A3EC6"/>
    <w:rsid w:val="003A3FAD"/>
    <w:rsid w:val="003A41AA"/>
    <w:rsid w:val="003A42E9"/>
    <w:rsid w:val="003A4318"/>
    <w:rsid w:val="003A43A7"/>
    <w:rsid w:val="003A4426"/>
    <w:rsid w:val="003A4469"/>
    <w:rsid w:val="003A4655"/>
    <w:rsid w:val="003A491B"/>
    <w:rsid w:val="003A4A2A"/>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6A7"/>
    <w:rsid w:val="003A7788"/>
    <w:rsid w:val="003A796B"/>
    <w:rsid w:val="003A7A1D"/>
    <w:rsid w:val="003A7CA2"/>
    <w:rsid w:val="003A7EC9"/>
    <w:rsid w:val="003B016F"/>
    <w:rsid w:val="003B040E"/>
    <w:rsid w:val="003B0686"/>
    <w:rsid w:val="003B0E3F"/>
    <w:rsid w:val="003B0EA7"/>
    <w:rsid w:val="003B0F35"/>
    <w:rsid w:val="003B0FB2"/>
    <w:rsid w:val="003B118A"/>
    <w:rsid w:val="003B11DA"/>
    <w:rsid w:val="003B11F3"/>
    <w:rsid w:val="003B132C"/>
    <w:rsid w:val="003B13B2"/>
    <w:rsid w:val="003B1507"/>
    <w:rsid w:val="003B15AC"/>
    <w:rsid w:val="003B16D2"/>
    <w:rsid w:val="003B181A"/>
    <w:rsid w:val="003B1A25"/>
    <w:rsid w:val="003B1ADF"/>
    <w:rsid w:val="003B1AED"/>
    <w:rsid w:val="003B1D61"/>
    <w:rsid w:val="003B1D70"/>
    <w:rsid w:val="003B1D87"/>
    <w:rsid w:val="003B1D8B"/>
    <w:rsid w:val="003B1E05"/>
    <w:rsid w:val="003B1E13"/>
    <w:rsid w:val="003B1F1C"/>
    <w:rsid w:val="003B1FDE"/>
    <w:rsid w:val="003B22E5"/>
    <w:rsid w:val="003B26C6"/>
    <w:rsid w:val="003B26C7"/>
    <w:rsid w:val="003B2764"/>
    <w:rsid w:val="003B2766"/>
    <w:rsid w:val="003B2AAB"/>
    <w:rsid w:val="003B2D53"/>
    <w:rsid w:val="003B2E9D"/>
    <w:rsid w:val="003B2F29"/>
    <w:rsid w:val="003B2F68"/>
    <w:rsid w:val="003B3003"/>
    <w:rsid w:val="003B3214"/>
    <w:rsid w:val="003B3300"/>
    <w:rsid w:val="003B3342"/>
    <w:rsid w:val="003B334D"/>
    <w:rsid w:val="003B336C"/>
    <w:rsid w:val="003B3425"/>
    <w:rsid w:val="003B34CC"/>
    <w:rsid w:val="003B350F"/>
    <w:rsid w:val="003B371C"/>
    <w:rsid w:val="003B38E8"/>
    <w:rsid w:val="003B3918"/>
    <w:rsid w:val="003B3CF3"/>
    <w:rsid w:val="003B3E87"/>
    <w:rsid w:val="003B3F6A"/>
    <w:rsid w:val="003B4008"/>
    <w:rsid w:val="003B400E"/>
    <w:rsid w:val="003B4283"/>
    <w:rsid w:val="003B42B8"/>
    <w:rsid w:val="003B443B"/>
    <w:rsid w:val="003B4601"/>
    <w:rsid w:val="003B47A7"/>
    <w:rsid w:val="003B49BD"/>
    <w:rsid w:val="003B4A42"/>
    <w:rsid w:val="003B4A7E"/>
    <w:rsid w:val="003B4E89"/>
    <w:rsid w:val="003B4F08"/>
    <w:rsid w:val="003B50A8"/>
    <w:rsid w:val="003B5137"/>
    <w:rsid w:val="003B538A"/>
    <w:rsid w:val="003B53E0"/>
    <w:rsid w:val="003B5542"/>
    <w:rsid w:val="003B569A"/>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0D"/>
    <w:rsid w:val="003B6E1A"/>
    <w:rsid w:val="003B6E95"/>
    <w:rsid w:val="003B6F6E"/>
    <w:rsid w:val="003B6F7F"/>
    <w:rsid w:val="003B7027"/>
    <w:rsid w:val="003B7248"/>
    <w:rsid w:val="003B7467"/>
    <w:rsid w:val="003B74CE"/>
    <w:rsid w:val="003B76BD"/>
    <w:rsid w:val="003B7B3F"/>
    <w:rsid w:val="003B7DD1"/>
    <w:rsid w:val="003B7F77"/>
    <w:rsid w:val="003C020F"/>
    <w:rsid w:val="003C0261"/>
    <w:rsid w:val="003C0478"/>
    <w:rsid w:val="003C0524"/>
    <w:rsid w:val="003C08E7"/>
    <w:rsid w:val="003C0905"/>
    <w:rsid w:val="003C0BD0"/>
    <w:rsid w:val="003C0BE1"/>
    <w:rsid w:val="003C0DF9"/>
    <w:rsid w:val="003C0E03"/>
    <w:rsid w:val="003C0E50"/>
    <w:rsid w:val="003C0FC8"/>
    <w:rsid w:val="003C1081"/>
    <w:rsid w:val="003C154A"/>
    <w:rsid w:val="003C177B"/>
    <w:rsid w:val="003C1786"/>
    <w:rsid w:val="003C19BF"/>
    <w:rsid w:val="003C1CC4"/>
    <w:rsid w:val="003C1DEB"/>
    <w:rsid w:val="003C1E20"/>
    <w:rsid w:val="003C1E52"/>
    <w:rsid w:val="003C1EBD"/>
    <w:rsid w:val="003C1F37"/>
    <w:rsid w:val="003C1FC7"/>
    <w:rsid w:val="003C20BC"/>
    <w:rsid w:val="003C22F9"/>
    <w:rsid w:val="003C27B9"/>
    <w:rsid w:val="003C2910"/>
    <w:rsid w:val="003C2AF4"/>
    <w:rsid w:val="003C2B61"/>
    <w:rsid w:val="003C2BA8"/>
    <w:rsid w:val="003C2F1A"/>
    <w:rsid w:val="003C3482"/>
    <w:rsid w:val="003C3557"/>
    <w:rsid w:val="003C3682"/>
    <w:rsid w:val="003C377B"/>
    <w:rsid w:val="003C3B6E"/>
    <w:rsid w:val="003C3BA5"/>
    <w:rsid w:val="003C3C85"/>
    <w:rsid w:val="003C3CDC"/>
    <w:rsid w:val="003C3E35"/>
    <w:rsid w:val="003C3E72"/>
    <w:rsid w:val="003C41BC"/>
    <w:rsid w:val="003C4538"/>
    <w:rsid w:val="003C4767"/>
    <w:rsid w:val="003C4BAA"/>
    <w:rsid w:val="003C4E10"/>
    <w:rsid w:val="003C508A"/>
    <w:rsid w:val="003C50FD"/>
    <w:rsid w:val="003C5273"/>
    <w:rsid w:val="003C5321"/>
    <w:rsid w:val="003C53F7"/>
    <w:rsid w:val="003C5524"/>
    <w:rsid w:val="003C563E"/>
    <w:rsid w:val="003C5847"/>
    <w:rsid w:val="003C593B"/>
    <w:rsid w:val="003C5BCB"/>
    <w:rsid w:val="003C5E70"/>
    <w:rsid w:val="003C5F5F"/>
    <w:rsid w:val="003C61B3"/>
    <w:rsid w:val="003C621E"/>
    <w:rsid w:val="003C62C5"/>
    <w:rsid w:val="003C6474"/>
    <w:rsid w:val="003C64D4"/>
    <w:rsid w:val="003C6594"/>
    <w:rsid w:val="003C669F"/>
    <w:rsid w:val="003C6711"/>
    <w:rsid w:val="003C6A43"/>
    <w:rsid w:val="003C6B39"/>
    <w:rsid w:val="003C6B54"/>
    <w:rsid w:val="003C6BB2"/>
    <w:rsid w:val="003C6BC7"/>
    <w:rsid w:val="003C6C35"/>
    <w:rsid w:val="003C6E42"/>
    <w:rsid w:val="003C7122"/>
    <w:rsid w:val="003C7209"/>
    <w:rsid w:val="003C7515"/>
    <w:rsid w:val="003C76F6"/>
    <w:rsid w:val="003C7800"/>
    <w:rsid w:val="003C7B12"/>
    <w:rsid w:val="003C7FBD"/>
    <w:rsid w:val="003D0014"/>
    <w:rsid w:val="003D0140"/>
    <w:rsid w:val="003D0185"/>
    <w:rsid w:val="003D039E"/>
    <w:rsid w:val="003D075E"/>
    <w:rsid w:val="003D080A"/>
    <w:rsid w:val="003D08F2"/>
    <w:rsid w:val="003D0988"/>
    <w:rsid w:val="003D0A07"/>
    <w:rsid w:val="003D0B87"/>
    <w:rsid w:val="003D0C18"/>
    <w:rsid w:val="003D0E34"/>
    <w:rsid w:val="003D0E91"/>
    <w:rsid w:val="003D0E9F"/>
    <w:rsid w:val="003D1001"/>
    <w:rsid w:val="003D12AE"/>
    <w:rsid w:val="003D1620"/>
    <w:rsid w:val="003D1628"/>
    <w:rsid w:val="003D16A4"/>
    <w:rsid w:val="003D179B"/>
    <w:rsid w:val="003D1919"/>
    <w:rsid w:val="003D1A25"/>
    <w:rsid w:val="003D1CE6"/>
    <w:rsid w:val="003D2076"/>
    <w:rsid w:val="003D2228"/>
    <w:rsid w:val="003D23A7"/>
    <w:rsid w:val="003D263F"/>
    <w:rsid w:val="003D26AE"/>
    <w:rsid w:val="003D29D8"/>
    <w:rsid w:val="003D2C3F"/>
    <w:rsid w:val="003D2D8B"/>
    <w:rsid w:val="003D2F35"/>
    <w:rsid w:val="003D3029"/>
    <w:rsid w:val="003D314E"/>
    <w:rsid w:val="003D32C8"/>
    <w:rsid w:val="003D3405"/>
    <w:rsid w:val="003D35F3"/>
    <w:rsid w:val="003D3738"/>
    <w:rsid w:val="003D3784"/>
    <w:rsid w:val="003D3F36"/>
    <w:rsid w:val="003D418A"/>
    <w:rsid w:val="003D4299"/>
    <w:rsid w:val="003D4325"/>
    <w:rsid w:val="003D4330"/>
    <w:rsid w:val="003D441A"/>
    <w:rsid w:val="003D45EC"/>
    <w:rsid w:val="003D470D"/>
    <w:rsid w:val="003D492D"/>
    <w:rsid w:val="003D492E"/>
    <w:rsid w:val="003D4A50"/>
    <w:rsid w:val="003D4E1C"/>
    <w:rsid w:val="003D4EC0"/>
    <w:rsid w:val="003D4F35"/>
    <w:rsid w:val="003D4FBA"/>
    <w:rsid w:val="003D51C8"/>
    <w:rsid w:val="003D52FB"/>
    <w:rsid w:val="003D53DF"/>
    <w:rsid w:val="003D551D"/>
    <w:rsid w:val="003D559D"/>
    <w:rsid w:val="003D5640"/>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16"/>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819"/>
    <w:rsid w:val="003E0B86"/>
    <w:rsid w:val="003E0C0A"/>
    <w:rsid w:val="003E0EC5"/>
    <w:rsid w:val="003E1119"/>
    <w:rsid w:val="003E1266"/>
    <w:rsid w:val="003E127B"/>
    <w:rsid w:val="003E1994"/>
    <w:rsid w:val="003E19B5"/>
    <w:rsid w:val="003E1BB7"/>
    <w:rsid w:val="003E1D22"/>
    <w:rsid w:val="003E1D4D"/>
    <w:rsid w:val="003E1F6E"/>
    <w:rsid w:val="003E1FE5"/>
    <w:rsid w:val="003E2085"/>
    <w:rsid w:val="003E21C2"/>
    <w:rsid w:val="003E21CE"/>
    <w:rsid w:val="003E24E9"/>
    <w:rsid w:val="003E256F"/>
    <w:rsid w:val="003E26BA"/>
    <w:rsid w:val="003E2726"/>
    <w:rsid w:val="003E2BF4"/>
    <w:rsid w:val="003E2CA1"/>
    <w:rsid w:val="003E3004"/>
    <w:rsid w:val="003E313C"/>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EC1"/>
    <w:rsid w:val="003E4F73"/>
    <w:rsid w:val="003E537B"/>
    <w:rsid w:val="003E56C1"/>
    <w:rsid w:val="003E5C1F"/>
    <w:rsid w:val="003E5DF0"/>
    <w:rsid w:val="003E6041"/>
    <w:rsid w:val="003E62C3"/>
    <w:rsid w:val="003E645C"/>
    <w:rsid w:val="003E64E2"/>
    <w:rsid w:val="003E64FD"/>
    <w:rsid w:val="003E663E"/>
    <w:rsid w:val="003E6932"/>
    <w:rsid w:val="003E6C1B"/>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7DD"/>
    <w:rsid w:val="003F0827"/>
    <w:rsid w:val="003F0873"/>
    <w:rsid w:val="003F08D6"/>
    <w:rsid w:val="003F0A41"/>
    <w:rsid w:val="003F0ABC"/>
    <w:rsid w:val="003F0BE9"/>
    <w:rsid w:val="003F0CCC"/>
    <w:rsid w:val="003F0D36"/>
    <w:rsid w:val="003F0DA7"/>
    <w:rsid w:val="003F0F87"/>
    <w:rsid w:val="003F13F1"/>
    <w:rsid w:val="003F1600"/>
    <w:rsid w:val="003F17D5"/>
    <w:rsid w:val="003F182B"/>
    <w:rsid w:val="003F1E70"/>
    <w:rsid w:val="003F208B"/>
    <w:rsid w:val="003F22FA"/>
    <w:rsid w:val="003F23E1"/>
    <w:rsid w:val="003F2410"/>
    <w:rsid w:val="003F27A7"/>
    <w:rsid w:val="003F2DDE"/>
    <w:rsid w:val="003F2EF5"/>
    <w:rsid w:val="003F30D1"/>
    <w:rsid w:val="003F357D"/>
    <w:rsid w:val="003F36CB"/>
    <w:rsid w:val="003F36EF"/>
    <w:rsid w:val="003F3A5F"/>
    <w:rsid w:val="003F3B31"/>
    <w:rsid w:val="003F3C08"/>
    <w:rsid w:val="003F3C16"/>
    <w:rsid w:val="003F3F46"/>
    <w:rsid w:val="003F3F7E"/>
    <w:rsid w:val="003F3FC7"/>
    <w:rsid w:val="003F41C0"/>
    <w:rsid w:val="003F41C1"/>
    <w:rsid w:val="003F43EB"/>
    <w:rsid w:val="003F454D"/>
    <w:rsid w:val="003F463C"/>
    <w:rsid w:val="003F46C6"/>
    <w:rsid w:val="003F48CE"/>
    <w:rsid w:val="003F48E8"/>
    <w:rsid w:val="003F4B0E"/>
    <w:rsid w:val="003F4B47"/>
    <w:rsid w:val="003F4BD7"/>
    <w:rsid w:val="003F4BE5"/>
    <w:rsid w:val="003F4C03"/>
    <w:rsid w:val="003F4D40"/>
    <w:rsid w:val="003F4E47"/>
    <w:rsid w:val="003F4F42"/>
    <w:rsid w:val="003F5066"/>
    <w:rsid w:val="003F5497"/>
    <w:rsid w:val="003F563B"/>
    <w:rsid w:val="003F57A6"/>
    <w:rsid w:val="003F5A89"/>
    <w:rsid w:val="003F5B47"/>
    <w:rsid w:val="003F5D05"/>
    <w:rsid w:val="003F5D28"/>
    <w:rsid w:val="003F5E46"/>
    <w:rsid w:val="003F602C"/>
    <w:rsid w:val="003F6209"/>
    <w:rsid w:val="003F642E"/>
    <w:rsid w:val="003F659B"/>
    <w:rsid w:val="003F65FD"/>
    <w:rsid w:val="003F6675"/>
    <w:rsid w:val="003F677A"/>
    <w:rsid w:val="003F679C"/>
    <w:rsid w:val="003F67D4"/>
    <w:rsid w:val="003F693C"/>
    <w:rsid w:val="003F6B01"/>
    <w:rsid w:val="003F722F"/>
    <w:rsid w:val="003F7293"/>
    <w:rsid w:val="003F7412"/>
    <w:rsid w:val="003F74AE"/>
    <w:rsid w:val="003F74D4"/>
    <w:rsid w:val="003F76F8"/>
    <w:rsid w:val="003F772D"/>
    <w:rsid w:val="003F7AD1"/>
    <w:rsid w:val="003F7BFB"/>
    <w:rsid w:val="003F7E4A"/>
    <w:rsid w:val="003F7FF4"/>
    <w:rsid w:val="0040007B"/>
    <w:rsid w:val="00400080"/>
    <w:rsid w:val="004001C2"/>
    <w:rsid w:val="0040020C"/>
    <w:rsid w:val="004002CD"/>
    <w:rsid w:val="00400321"/>
    <w:rsid w:val="00400510"/>
    <w:rsid w:val="0040058B"/>
    <w:rsid w:val="00400833"/>
    <w:rsid w:val="00400863"/>
    <w:rsid w:val="00400D7E"/>
    <w:rsid w:val="00400D91"/>
    <w:rsid w:val="00400D96"/>
    <w:rsid w:val="00400E23"/>
    <w:rsid w:val="00401034"/>
    <w:rsid w:val="00401068"/>
    <w:rsid w:val="004010FB"/>
    <w:rsid w:val="0040111E"/>
    <w:rsid w:val="00401488"/>
    <w:rsid w:val="004015B1"/>
    <w:rsid w:val="0040177E"/>
    <w:rsid w:val="00401866"/>
    <w:rsid w:val="004019B9"/>
    <w:rsid w:val="004019DB"/>
    <w:rsid w:val="00401AEC"/>
    <w:rsid w:val="00401B37"/>
    <w:rsid w:val="00401B75"/>
    <w:rsid w:val="00401CFB"/>
    <w:rsid w:val="00401E88"/>
    <w:rsid w:val="00402313"/>
    <w:rsid w:val="00402396"/>
    <w:rsid w:val="00402478"/>
    <w:rsid w:val="0040248A"/>
    <w:rsid w:val="00402687"/>
    <w:rsid w:val="00402690"/>
    <w:rsid w:val="004028A6"/>
    <w:rsid w:val="004029A5"/>
    <w:rsid w:val="00402B1A"/>
    <w:rsid w:val="00402B49"/>
    <w:rsid w:val="00402C1E"/>
    <w:rsid w:val="00402C87"/>
    <w:rsid w:val="004030FF"/>
    <w:rsid w:val="00403371"/>
    <w:rsid w:val="004037BB"/>
    <w:rsid w:val="004038DD"/>
    <w:rsid w:val="0040399B"/>
    <w:rsid w:val="00403A6A"/>
    <w:rsid w:val="00403B14"/>
    <w:rsid w:val="00403CB1"/>
    <w:rsid w:val="00403EA3"/>
    <w:rsid w:val="00403F48"/>
    <w:rsid w:val="0040400B"/>
    <w:rsid w:val="00404166"/>
    <w:rsid w:val="00404320"/>
    <w:rsid w:val="00404581"/>
    <w:rsid w:val="00404637"/>
    <w:rsid w:val="00404735"/>
    <w:rsid w:val="00404745"/>
    <w:rsid w:val="004048E8"/>
    <w:rsid w:val="00404E26"/>
    <w:rsid w:val="00404F82"/>
    <w:rsid w:val="00404F83"/>
    <w:rsid w:val="00404FCD"/>
    <w:rsid w:val="0040505D"/>
    <w:rsid w:val="004052EA"/>
    <w:rsid w:val="004054D0"/>
    <w:rsid w:val="004054FD"/>
    <w:rsid w:val="004055B6"/>
    <w:rsid w:val="0040573E"/>
    <w:rsid w:val="0040595A"/>
    <w:rsid w:val="00405A3B"/>
    <w:rsid w:val="00405A3F"/>
    <w:rsid w:val="00405BE8"/>
    <w:rsid w:val="00406140"/>
    <w:rsid w:val="0040622C"/>
    <w:rsid w:val="0040646E"/>
    <w:rsid w:val="00406510"/>
    <w:rsid w:val="0040655E"/>
    <w:rsid w:val="004065CE"/>
    <w:rsid w:val="00406904"/>
    <w:rsid w:val="004069DE"/>
    <w:rsid w:val="00406A1A"/>
    <w:rsid w:val="00406D5E"/>
    <w:rsid w:val="00406E05"/>
    <w:rsid w:val="00406E74"/>
    <w:rsid w:val="00406F4F"/>
    <w:rsid w:val="00406F9F"/>
    <w:rsid w:val="00407195"/>
    <w:rsid w:val="004072A4"/>
    <w:rsid w:val="00407326"/>
    <w:rsid w:val="004074B2"/>
    <w:rsid w:val="0040758C"/>
    <w:rsid w:val="004077E0"/>
    <w:rsid w:val="004079E7"/>
    <w:rsid w:val="00407A11"/>
    <w:rsid w:val="00407AE7"/>
    <w:rsid w:val="00407C72"/>
    <w:rsid w:val="00407D87"/>
    <w:rsid w:val="0041006F"/>
    <w:rsid w:val="0041016A"/>
    <w:rsid w:val="0041039A"/>
    <w:rsid w:val="00410426"/>
    <w:rsid w:val="004104CC"/>
    <w:rsid w:val="00410723"/>
    <w:rsid w:val="0041094F"/>
    <w:rsid w:val="00410A96"/>
    <w:rsid w:val="00410B71"/>
    <w:rsid w:val="00410BC0"/>
    <w:rsid w:val="00410D1F"/>
    <w:rsid w:val="00410DB4"/>
    <w:rsid w:val="00410E6B"/>
    <w:rsid w:val="00411080"/>
    <w:rsid w:val="0041109D"/>
    <w:rsid w:val="004116A0"/>
    <w:rsid w:val="00411831"/>
    <w:rsid w:val="00411B23"/>
    <w:rsid w:val="00411BB9"/>
    <w:rsid w:val="00411C6C"/>
    <w:rsid w:val="00411E1E"/>
    <w:rsid w:val="004121E9"/>
    <w:rsid w:val="00412230"/>
    <w:rsid w:val="00412400"/>
    <w:rsid w:val="0041242E"/>
    <w:rsid w:val="0041253E"/>
    <w:rsid w:val="004125EE"/>
    <w:rsid w:val="004126C1"/>
    <w:rsid w:val="00412732"/>
    <w:rsid w:val="004127B7"/>
    <w:rsid w:val="00412866"/>
    <w:rsid w:val="00412CFB"/>
    <w:rsid w:val="00412EEC"/>
    <w:rsid w:val="00412F1F"/>
    <w:rsid w:val="00412FF8"/>
    <w:rsid w:val="00413273"/>
    <w:rsid w:val="0041328C"/>
    <w:rsid w:val="004132C6"/>
    <w:rsid w:val="00413369"/>
    <w:rsid w:val="00413526"/>
    <w:rsid w:val="00413655"/>
    <w:rsid w:val="0041375D"/>
    <w:rsid w:val="0041380C"/>
    <w:rsid w:val="004138D7"/>
    <w:rsid w:val="00413911"/>
    <w:rsid w:val="00413934"/>
    <w:rsid w:val="00413C6A"/>
    <w:rsid w:val="00413DAC"/>
    <w:rsid w:val="00413F61"/>
    <w:rsid w:val="00413F8D"/>
    <w:rsid w:val="00414010"/>
    <w:rsid w:val="0041423D"/>
    <w:rsid w:val="004143DE"/>
    <w:rsid w:val="00414453"/>
    <w:rsid w:val="00414632"/>
    <w:rsid w:val="004147A6"/>
    <w:rsid w:val="004147B2"/>
    <w:rsid w:val="00414A41"/>
    <w:rsid w:val="00414B5C"/>
    <w:rsid w:val="00414C5A"/>
    <w:rsid w:val="00414D05"/>
    <w:rsid w:val="00414EF0"/>
    <w:rsid w:val="00414FE6"/>
    <w:rsid w:val="00415175"/>
    <w:rsid w:val="004151EF"/>
    <w:rsid w:val="00415298"/>
    <w:rsid w:val="0041549D"/>
    <w:rsid w:val="0041571B"/>
    <w:rsid w:val="004157B2"/>
    <w:rsid w:val="00415817"/>
    <w:rsid w:val="00415A1E"/>
    <w:rsid w:val="00415E17"/>
    <w:rsid w:val="00416024"/>
    <w:rsid w:val="004160B2"/>
    <w:rsid w:val="0041675C"/>
    <w:rsid w:val="0041678A"/>
    <w:rsid w:val="00416983"/>
    <w:rsid w:val="00416994"/>
    <w:rsid w:val="00416A20"/>
    <w:rsid w:val="00416B8A"/>
    <w:rsid w:val="00417061"/>
    <w:rsid w:val="004170D4"/>
    <w:rsid w:val="004170E5"/>
    <w:rsid w:val="0041722B"/>
    <w:rsid w:val="00417395"/>
    <w:rsid w:val="00417573"/>
    <w:rsid w:val="00417604"/>
    <w:rsid w:val="0041769B"/>
    <w:rsid w:val="0041775A"/>
    <w:rsid w:val="00417967"/>
    <w:rsid w:val="00417985"/>
    <w:rsid w:val="0041798F"/>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2FE6"/>
    <w:rsid w:val="00423003"/>
    <w:rsid w:val="00423254"/>
    <w:rsid w:val="00423294"/>
    <w:rsid w:val="004232CE"/>
    <w:rsid w:val="0042338E"/>
    <w:rsid w:val="004233BA"/>
    <w:rsid w:val="004237A8"/>
    <w:rsid w:val="00423825"/>
    <w:rsid w:val="004238D2"/>
    <w:rsid w:val="00423970"/>
    <w:rsid w:val="00423A3D"/>
    <w:rsid w:val="00423AFD"/>
    <w:rsid w:val="00423C92"/>
    <w:rsid w:val="00423EB0"/>
    <w:rsid w:val="00423F58"/>
    <w:rsid w:val="004245B5"/>
    <w:rsid w:val="004246CB"/>
    <w:rsid w:val="0042470B"/>
    <w:rsid w:val="0042474E"/>
    <w:rsid w:val="0042490D"/>
    <w:rsid w:val="004249A3"/>
    <w:rsid w:val="004249F2"/>
    <w:rsid w:val="00424C26"/>
    <w:rsid w:val="00424E44"/>
    <w:rsid w:val="00424EA0"/>
    <w:rsid w:val="00424EAF"/>
    <w:rsid w:val="00424F69"/>
    <w:rsid w:val="00425064"/>
    <w:rsid w:val="00425073"/>
    <w:rsid w:val="00425217"/>
    <w:rsid w:val="004252F4"/>
    <w:rsid w:val="004253C2"/>
    <w:rsid w:val="0042542B"/>
    <w:rsid w:val="00425513"/>
    <w:rsid w:val="00425806"/>
    <w:rsid w:val="0042581A"/>
    <w:rsid w:val="0042597F"/>
    <w:rsid w:val="00425A25"/>
    <w:rsid w:val="00425D35"/>
    <w:rsid w:val="00425EB9"/>
    <w:rsid w:val="00425F8C"/>
    <w:rsid w:val="004261E4"/>
    <w:rsid w:val="00426221"/>
    <w:rsid w:val="00426412"/>
    <w:rsid w:val="0042646A"/>
    <w:rsid w:val="00426562"/>
    <w:rsid w:val="004265C7"/>
    <w:rsid w:val="00426607"/>
    <w:rsid w:val="0042687C"/>
    <w:rsid w:val="00426904"/>
    <w:rsid w:val="00426958"/>
    <w:rsid w:val="004269E1"/>
    <w:rsid w:val="00426C94"/>
    <w:rsid w:val="00426CA6"/>
    <w:rsid w:val="00426D83"/>
    <w:rsid w:val="00426EDA"/>
    <w:rsid w:val="00426F7E"/>
    <w:rsid w:val="00427084"/>
    <w:rsid w:val="0042714B"/>
    <w:rsid w:val="0042718C"/>
    <w:rsid w:val="004275F9"/>
    <w:rsid w:val="00427A3E"/>
    <w:rsid w:val="00427BFD"/>
    <w:rsid w:val="00427D7B"/>
    <w:rsid w:val="00427F01"/>
    <w:rsid w:val="00430057"/>
    <w:rsid w:val="004300B9"/>
    <w:rsid w:val="00430138"/>
    <w:rsid w:val="00430159"/>
    <w:rsid w:val="00430201"/>
    <w:rsid w:val="0043025A"/>
    <w:rsid w:val="00430469"/>
    <w:rsid w:val="004304B1"/>
    <w:rsid w:val="004306F7"/>
    <w:rsid w:val="004307BB"/>
    <w:rsid w:val="004309AD"/>
    <w:rsid w:val="00430A31"/>
    <w:rsid w:val="00430A73"/>
    <w:rsid w:val="00430B2C"/>
    <w:rsid w:val="00430B38"/>
    <w:rsid w:val="00430BF0"/>
    <w:rsid w:val="00430CF5"/>
    <w:rsid w:val="00430DD5"/>
    <w:rsid w:val="00430F68"/>
    <w:rsid w:val="004311DA"/>
    <w:rsid w:val="0043149B"/>
    <w:rsid w:val="004316D4"/>
    <w:rsid w:val="00431774"/>
    <w:rsid w:val="00431A70"/>
    <w:rsid w:val="00431D49"/>
    <w:rsid w:val="00431E0B"/>
    <w:rsid w:val="004321CD"/>
    <w:rsid w:val="00432544"/>
    <w:rsid w:val="0043264E"/>
    <w:rsid w:val="00432937"/>
    <w:rsid w:val="0043299D"/>
    <w:rsid w:val="00432A9B"/>
    <w:rsid w:val="00432E07"/>
    <w:rsid w:val="00432FAD"/>
    <w:rsid w:val="004332BF"/>
    <w:rsid w:val="004333D3"/>
    <w:rsid w:val="00433620"/>
    <w:rsid w:val="00433926"/>
    <w:rsid w:val="004339AE"/>
    <w:rsid w:val="004339E2"/>
    <w:rsid w:val="00433B0A"/>
    <w:rsid w:val="00433B6F"/>
    <w:rsid w:val="00433D5B"/>
    <w:rsid w:val="00433DC5"/>
    <w:rsid w:val="00434236"/>
    <w:rsid w:val="0043437A"/>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D92"/>
    <w:rsid w:val="00435EBD"/>
    <w:rsid w:val="00436066"/>
    <w:rsid w:val="00436319"/>
    <w:rsid w:val="004363B6"/>
    <w:rsid w:val="00436652"/>
    <w:rsid w:val="00436687"/>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ED7"/>
    <w:rsid w:val="00440F22"/>
    <w:rsid w:val="00440F2E"/>
    <w:rsid w:val="00440FE0"/>
    <w:rsid w:val="00441150"/>
    <w:rsid w:val="004411EF"/>
    <w:rsid w:val="004412FF"/>
    <w:rsid w:val="00441390"/>
    <w:rsid w:val="004414F5"/>
    <w:rsid w:val="004415DC"/>
    <w:rsid w:val="0044169B"/>
    <w:rsid w:val="004418BB"/>
    <w:rsid w:val="004419CA"/>
    <w:rsid w:val="00441C0D"/>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0E"/>
    <w:rsid w:val="004431AA"/>
    <w:rsid w:val="0044321F"/>
    <w:rsid w:val="0044335C"/>
    <w:rsid w:val="0044342F"/>
    <w:rsid w:val="004434A5"/>
    <w:rsid w:val="00443540"/>
    <w:rsid w:val="00443661"/>
    <w:rsid w:val="00443689"/>
    <w:rsid w:val="00443943"/>
    <w:rsid w:val="00443E13"/>
    <w:rsid w:val="00443EDF"/>
    <w:rsid w:val="00444010"/>
    <w:rsid w:val="0044434A"/>
    <w:rsid w:val="0044458F"/>
    <w:rsid w:val="00444613"/>
    <w:rsid w:val="0044463E"/>
    <w:rsid w:val="00444693"/>
    <w:rsid w:val="00444A44"/>
    <w:rsid w:val="00444A65"/>
    <w:rsid w:val="00444A9D"/>
    <w:rsid w:val="00444AB6"/>
    <w:rsid w:val="00444AEB"/>
    <w:rsid w:val="00444B79"/>
    <w:rsid w:val="00444BA3"/>
    <w:rsid w:val="004452B9"/>
    <w:rsid w:val="004455DE"/>
    <w:rsid w:val="0044564E"/>
    <w:rsid w:val="004457D6"/>
    <w:rsid w:val="004459D2"/>
    <w:rsid w:val="00445C29"/>
    <w:rsid w:val="00445DD5"/>
    <w:rsid w:val="00445FDF"/>
    <w:rsid w:val="004460D6"/>
    <w:rsid w:val="004460FD"/>
    <w:rsid w:val="00446190"/>
    <w:rsid w:val="00446291"/>
    <w:rsid w:val="0044629E"/>
    <w:rsid w:val="00446334"/>
    <w:rsid w:val="004464F7"/>
    <w:rsid w:val="00446566"/>
    <w:rsid w:val="004468B5"/>
    <w:rsid w:val="00446F3D"/>
    <w:rsid w:val="00447343"/>
    <w:rsid w:val="004473E8"/>
    <w:rsid w:val="004474AF"/>
    <w:rsid w:val="00447528"/>
    <w:rsid w:val="00447647"/>
    <w:rsid w:val="00447909"/>
    <w:rsid w:val="00447C22"/>
    <w:rsid w:val="00447C88"/>
    <w:rsid w:val="00447E87"/>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23"/>
    <w:rsid w:val="00451DA6"/>
    <w:rsid w:val="00452198"/>
    <w:rsid w:val="004521B7"/>
    <w:rsid w:val="004522E4"/>
    <w:rsid w:val="004523FE"/>
    <w:rsid w:val="00452481"/>
    <w:rsid w:val="00452887"/>
    <w:rsid w:val="00452E1D"/>
    <w:rsid w:val="00452EB6"/>
    <w:rsid w:val="00452EC6"/>
    <w:rsid w:val="004530A8"/>
    <w:rsid w:val="0045333D"/>
    <w:rsid w:val="00453341"/>
    <w:rsid w:val="004534A4"/>
    <w:rsid w:val="00453A43"/>
    <w:rsid w:val="00453AF7"/>
    <w:rsid w:val="00453B48"/>
    <w:rsid w:val="00453D1F"/>
    <w:rsid w:val="00453DBB"/>
    <w:rsid w:val="0045417A"/>
    <w:rsid w:val="0045424C"/>
    <w:rsid w:val="00454300"/>
    <w:rsid w:val="0045434E"/>
    <w:rsid w:val="0045485A"/>
    <w:rsid w:val="004548C0"/>
    <w:rsid w:val="004549AD"/>
    <w:rsid w:val="00454CDA"/>
    <w:rsid w:val="00454DDF"/>
    <w:rsid w:val="00454E0B"/>
    <w:rsid w:val="00454ED6"/>
    <w:rsid w:val="00454F2A"/>
    <w:rsid w:val="00454F53"/>
    <w:rsid w:val="00454F82"/>
    <w:rsid w:val="004553A5"/>
    <w:rsid w:val="004553BE"/>
    <w:rsid w:val="0045571D"/>
    <w:rsid w:val="004559BC"/>
    <w:rsid w:val="00455AAD"/>
    <w:rsid w:val="00455AD3"/>
    <w:rsid w:val="00455BA2"/>
    <w:rsid w:val="00455DB1"/>
    <w:rsid w:val="00455E63"/>
    <w:rsid w:val="00455EAA"/>
    <w:rsid w:val="004560C9"/>
    <w:rsid w:val="004561BC"/>
    <w:rsid w:val="0045634C"/>
    <w:rsid w:val="0045645D"/>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CCF"/>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497"/>
    <w:rsid w:val="00461507"/>
    <w:rsid w:val="0046172E"/>
    <w:rsid w:val="00461898"/>
    <w:rsid w:val="00461979"/>
    <w:rsid w:val="004619F1"/>
    <w:rsid w:val="00461E50"/>
    <w:rsid w:val="00461E94"/>
    <w:rsid w:val="004620EE"/>
    <w:rsid w:val="004625E1"/>
    <w:rsid w:val="00462691"/>
    <w:rsid w:val="00462A9C"/>
    <w:rsid w:val="00462C21"/>
    <w:rsid w:val="00462EEE"/>
    <w:rsid w:val="00462FE9"/>
    <w:rsid w:val="0046317A"/>
    <w:rsid w:val="004631C7"/>
    <w:rsid w:val="00463237"/>
    <w:rsid w:val="004633DE"/>
    <w:rsid w:val="004633EB"/>
    <w:rsid w:val="0046349B"/>
    <w:rsid w:val="00463513"/>
    <w:rsid w:val="00463855"/>
    <w:rsid w:val="00463A8D"/>
    <w:rsid w:val="00463AD0"/>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8B1"/>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443"/>
    <w:rsid w:val="0047056E"/>
    <w:rsid w:val="004706AE"/>
    <w:rsid w:val="004706E3"/>
    <w:rsid w:val="004707FD"/>
    <w:rsid w:val="004708ED"/>
    <w:rsid w:val="00470B59"/>
    <w:rsid w:val="00470D89"/>
    <w:rsid w:val="00471097"/>
    <w:rsid w:val="00471109"/>
    <w:rsid w:val="004713FC"/>
    <w:rsid w:val="0047140E"/>
    <w:rsid w:val="00471A18"/>
    <w:rsid w:val="00471C66"/>
    <w:rsid w:val="00471C74"/>
    <w:rsid w:val="00471CC6"/>
    <w:rsid w:val="00471EC7"/>
    <w:rsid w:val="00471F44"/>
    <w:rsid w:val="004721C6"/>
    <w:rsid w:val="0047221C"/>
    <w:rsid w:val="00472247"/>
    <w:rsid w:val="004725CD"/>
    <w:rsid w:val="00472662"/>
    <w:rsid w:val="004726CB"/>
    <w:rsid w:val="00472821"/>
    <w:rsid w:val="00472908"/>
    <w:rsid w:val="00472952"/>
    <w:rsid w:val="00472CD9"/>
    <w:rsid w:val="00472D56"/>
    <w:rsid w:val="0047326D"/>
    <w:rsid w:val="004732AC"/>
    <w:rsid w:val="00473348"/>
    <w:rsid w:val="0047394E"/>
    <w:rsid w:val="00473983"/>
    <w:rsid w:val="00473A3F"/>
    <w:rsid w:val="00473BC3"/>
    <w:rsid w:val="00473BE6"/>
    <w:rsid w:val="00473C23"/>
    <w:rsid w:val="00473C76"/>
    <w:rsid w:val="00473FDA"/>
    <w:rsid w:val="00474099"/>
    <w:rsid w:val="0047413E"/>
    <w:rsid w:val="004742A8"/>
    <w:rsid w:val="0047451D"/>
    <w:rsid w:val="00474537"/>
    <w:rsid w:val="00474887"/>
    <w:rsid w:val="004748E4"/>
    <w:rsid w:val="00474D85"/>
    <w:rsid w:val="00474DC6"/>
    <w:rsid w:val="00474DF8"/>
    <w:rsid w:val="00475095"/>
    <w:rsid w:val="0047512C"/>
    <w:rsid w:val="00475609"/>
    <w:rsid w:val="0047565B"/>
    <w:rsid w:val="004756A7"/>
    <w:rsid w:val="004756E8"/>
    <w:rsid w:val="00475880"/>
    <w:rsid w:val="00475959"/>
    <w:rsid w:val="00475977"/>
    <w:rsid w:val="00475A5F"/>
    <w:rsid w:val="00475AD8"/>
    <w:rsid w:val="00475C7B"/>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208"/>
    <w:rsid w:val="004806D2"/>
    <w:rsid w:val="004806E1"/>
    <w:rsid w:val="00480887"/>
    <w:rsid w:val="004808D9"/>
    <w:rsid w:val="0048095A"/>
    <w:rsid w:val="00480C42"/>
    <w:rsid w:val="00480DF7"/>
    <w:rsid w:val="00481024"/>
    <w:rsid w:val="0048107A"/>
    <w:rsid w:val="00481092"/>
    <w:rsid w:val="00481187"/>
    <w:rsid w:val="0048131C"/>
    <w:rsid w:val="004814AD"/>
    <w:rsid w:val="00481513"/>
    <w:rsid w:val="004819BA"/>
    <w:rsid w:val="00481A0F"/>
    <w:rsid w:val="00481CC6"/>
    <w:rsid w:val="00481E12"/>
    <w:rsid w:val="00482237"/>
    <w:rsid w:val="004822B3"/>
    <w:rsid w:val="004823EA"/>
    <w:rsid w:val="0048240B"/>
    <w:rsid w:val="0048294C"/>
    <w:rsid w:val="0048299E"/>
    <w:rsid w:val="00482A77"/>
    <w:rsid w:val="00482AB0"/>
    <w:rsid w:val="00482C8F"/>
    <w:rsid w:val="00482E43"/>
    <w:rsid w:val="00482EB9"/>
    <w:rsid w:val="00483049"/>
    <w:rsid w:val="004830CC"/>
    <w:rsid w:val="00483405"/>
    <w:rsid w:val="00483486"/>
    <w:rsid w:val="004835BD"/>
    <w:rsid w:val="0048363D"/>
    <w:rsid w:val="004836E4"/>
    <w:rsid w:val="00483907"/>
    <w:rsid w:val="004839F5"/>
    <w:rsid w:val="00483A60"/>
    <w:rsid w:val="00483B88"/>
    <w:rsid w:val="00483C78"/>
    <w:rsid w:val="00483D54"/>
    <w:rsid w:val="00483FB0"/>
    <w:rsid w:val="0048412C"/>
    <w:rsid w:val="004841B8"/>
    <w:rsid w:val="004842B0"/>
    <w:rsid w:val="004845A5"/>
    <w:rsid w:val="00484B0A"/>
    <w:rsid w:val="00484B14"/>
    <w:rsid w:val="00484BB8"/>
    <w:rsid w:val="00484C04"/>
    <w:rsid w:val="00484C57"/>
    <w:rsid w:val="00484C7B"/>
    <w:rsid w:val="00484E39"/>
    <w:rsid w:val="00484ED1"/>
    <w:rsid w:val="00484F81"/>
    <w:rsid w:val="00485168"/>
    <w:rsid w:val="00485332"/>
    <w:rsid w:val="004858BE"/>
    <w:rsid w:val="004859FB"/>
    <w:rsid w:val="00485B21"/>
    <w:rsid w:val="00485FBC"/>
    <w:rsid w:val="004865A5"/>
    <w:rsid w:val="004865F1"/>
    <w:rsid w:val="00486889"/>
    <w:rsid w:val="0048694A"/>
    <w:rsid w:val="00486BF4"/>
    <w:rsid w:val="00486C48"/>
    <w:rsid w:val="00486FB6"/>
    <w:rsid w:val="0048735A"/>
    <w:rsid w:val="00487493"/>
    <w:rsid w:val="004878D5"/>
    <w:rsid w:val="004879A7"/>
    <w:rsid w:val="00487D92"/>
    <w:rsid w:val="004903CA"/>
    <w:rsid w:val="00490414"/>
    <w:rsid w:val="0049072A"/>
    <w:rsid w:val="00490799"/>
    <w:rsid w:val="004907DC"/>
    <w:rsid w:val="00490988"/>
    <w:rsid w:val="00490A91"/>
    <w:rsid w:val="00490AB4"/>
    <w:rsid w:val="00490AD1"/>
    <w:rsid w:val="00490BD6"/>
    <w:rsid w:val="00491199"/>
    <w:rsid w:val="00491201"/>
    <w:rsid w:val="004914CE"/>
    <w:rsid w:val="004915E4"/>
    <w:rsid w:val="0049172C"/>
    <w:rsid w:val="004917D7"/>
    <w:rsid w:val="00491891"/>
    <w:rsid w:val="00491DC8"/>
    <w:rsid w:val="00491F03"/>
    <w:rsid w:val="00491F12"/>
    <w:rsid w:val="00492101"/>
    <w:rsid w:val="0049249C"/>
    <w:rsid w:val="004924EF"/>
    <w:rsid w:val="00492533"/>
    <w:rsid w:val="004926B6"/>
    <w:rsid w:val="00492823"/>
    <w:rsid w:val="00492B2C"/>
    <w:rsid w:val="00492C20"/>
    <w:rsid w:val="00492D69"/>
    <w:rsid w:val="00492F42"/>
    <w:rsid w:val="004930B3"/>
    <w:rsid w:val="004931C6"/>
    <w:rsid w:val="00493276"/>
    <w:rsid w:val="00493286"/>
    <w:rsid w:val="004933DE"/>
    <w:rsid w:val="004934AE"/>
    <w:rsid w:val="00493724"/>
    <w:rsid w:val="00493989"/>
    <w:rsid w:val="00493B3C"/>
    <w:rsid w:val="00493C1E"/>
    <w:rsid w:val="00493DE4"/>
    <w:rsid w:val="00493E14"/>
    <w:rsid w:val="004941D4"/>
    <w:rsid w:val="004942FC"/>
    <w:rsid w:val="00494443"/>
    <w:rsid w:val="00494446"/>
    <w:rsid w:val="00494855"/>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5E45"/>
    <w:rsid w:val="00496198"/>
    <w:rsid w:val="0049629A"/>
    <w:rsid w:val="004962FC"/>
    <w:rsid w:val="0049632D"/>
    <w:rsid w:val="00496454"/>
    <w:rsid w:val="00496696"/>
    <w:rsid w:val="004967A1"/>
    <w:rsid w:val="00496908"/>
    <w:rsid w:val="00496924"/>
    <w:rsid w:val="00496A68"/>
    <w:rsid w:val="00496B53"/>
    <w:rsid w:val="00496C65"/>
    <w:rsid w:val="00496D5C"/>
    <w:rsid w:val="00496E09"/>
    <w:rsid w:val="00497690"/>
    <w:rsid w:val="004979B3"/>
    <w:rsid w:val="00497A71"/>
    <w:rsid w:val="00497B0E"/>
    <w:rsid w:val="00497C68"/>
    <w:rsid w:val="004A023C"/>
    <w:rsid w:val="004A02E1"/>
    <w:rsid w:val="004A03D3"/>
    <w:rsid w:val="004A0402"/>
    <w:rsid w:val="004A04A8"/>
    <w:rsid w:val="004A052C"/>
    <w:rsid w:val="004A0680"/>
    <w:rsid w:val="004A08F3"/>
    <w:rsid w:val="004A0AB8"/>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185"/>
    <w:rsid w:val="004A2364"/>
    <w:rsid w:val="004A23A6"/>
    <w:rsid w:val="004A23DB"/>
    <w:rsid w:val="004A2454"/>
    <w:rsid w:val="004A255D"/>
    <w:rsid w:val="004A267A"/>
    <w:rsid w:val="004A27CC"/>
    <w:rsid w:val="004A288B"/>
    <w:rsid w:val="004A2AE2"/>
    <w:rsid w:val="004A2CB5"/>
    <w:rsid w:val="004A2D32"/>
    <w:rsid w:val="004A2D67"/>
    <w:rsid w:val="004A2EA6"/>
    <w:rsid w:val="004A2FD1"/>
    <w:rsid w:val="004A332C"/>
    <w:rsid w:val="004A34E9"/>
    <w:rsid w:val="004A37AB"/>
    <w:rsid w:val="004A3987"/>
    <w:rsid w:val="004A3B46"/>
    <w:rsid w:val="004A3BFE"/>
    <w:rsid w:val="004A3D51"/>
    <w:rsid w:val="004A3D81"/>
    <w:rsid w:val="004A4061"/>
    <w:rsid w:val="004A406C"/>
    <w:rsid w:val="004A41B3"/>
    <w:rsid w:val="004A43B6"/>
    <w:rsid w:val="004A44E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3AA"/>
    <w:rsid w:val="004A56E1"/>
    <w:rsid w:val="004A56F2"/>
    <w:rsid w:val="004A5931"/>
    <w:rsid w:val="004A5B59"/>
    <w:rsid w:val="004A5BAA"/>
    <w:rsid w:val="004A5E3D"/>
    <w:rsid w:val="004A5F0A"/>
    <w:rsid w:val="004A6020"/>
    <w:rsid w:val="004A6113"/>
    <w:rsid w:val="004A616E"/>
    <w:rsid w:val="004A621D"/>
    <w:rsid w:val="004A62A7"/>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0A"/>
    <w:rsid w:val="004A74BF"/>
    <w:rsid w:val="004A7557"/>
    <w:rsid w:val="004A7812"/>
    <w:rsid w:val="004A795B"/>
    <w:rsid w:val="004A7D32"/>
    <w:rsid w:val="004A7F47"/>
    <w:rsid w:val="004B05DC"/>
    <w:rsid w:val="004B0737"/>
    <w:rsid w:val="004B0777"/>
    <w:rsid w:val="004B096A"/>
    <w:rsid w:val="004B0ACD"/>
    <w:rsid w:val="004B0F54"/>
    <w:rsid w:val="004B111B"/>
    <w:rsid w:val="004B178C"/>
    <w:rsid w:val="004B1839"/>
    <w:rsid w:val="004B1956"/>
    <w:rsid w:val="004B1985"/>
    <w:rsid w:val="004B1A04"/>
    <w:rsid w:val="004B1A52"/>
    <w:rsid w:val="004B1C6B"/>
    <w:rsid w:val="004B1D12"/>
    <w:rsid w:val="004B1F56"/>
    <w:rsid w:val="004B209B"/>
    <w:rsid w:val="004B2137"/>
    <w:rsid w:val="004B2297"/>
    <w:rsid w:val="004B26A4"/>
    <w:rsid w:val="004B2A5F"/>
    <w:rsid w:val="004B2AE8"/>
    <w:rsid w:val="004B2FA1"/>
    <w:rsid w:val="004B31C0"/>
    <w:rsid w:val="004B3407"/>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3AC"/>
    <w:rsid w:val="004B5512"/>
    <w:rsid w:val="004B58BD"/>
    <w:rsid w:val="004B5914"/>
    <w:rsid w:val="004B59DE"/>
    <w:rsid w:val="004B5B74"/>
    <w:rsid w:val="004B5C4E"/>
    <w:rsid w:val="004B5E6A"/>
    <w:rsid w:val="004B5F26"/>
    <w:rsid w:val="004B6002"/>
    <w:rsid w:val="004B64BE"/>
    <w:rsid w:val="004B6550"/>
    <w:rsid w:val="004B6666"/>
    <w:rsid w:val="004B66BF"/>
    <w:rsid w:val="004B679F"/>
    <w:rsid w:val="004B6999"/>
    <w:rsid w:val="004B69A7"/>
    <w:rsid w:val="004B6B51"/>
    <w:rsid w:val="004B6B95"/>
    <w:rsid w:val="004B6BA1"/>
    <w:rsid w:val="004B6D76"/>
    <w:rsid w:val="004B6D8D"/>
    <w:rsid w:val="004B6F78"/>
    <w:rsid w:val="004B7049"/>
    <w:rsid w:val="004B708E"/>
    <w:rsid w:val="004B7401"/>
    <w:rsid w:val="004B7510"/>
    <w:rsid w:val="004B7568"/>
    <w:rsid w:val="004B75F0"/>
    <w:rsid w:val="004B7A46"/>
    <w:rsid w:val="004B7C3C"/>
    <w:rsid w:val="004B7CF3"/>
    <w:rsid w:val="004B7EAC"/>
    <w:rsid w:val="004C03B1"/>
    <w:rsid w:val="004C05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464"/>
    <w:rsid w:val="004C2526"/>
    <w:rsid w:val="004C2735"/>
    <w:rsid w:val="004C27C8"/>
    <w:rsid w:val="004C2FF6"/>
    <w:rsid w:val="004C308D"/>
    <w:rsid w:val="004C33DE"/>
    <w:rsid w:val="004C35D7"/>
    <w:rsid w:val="004C3634"/>
    <w:rsid w:val="004C3979"/>
    <w:rsid w:val="004C3AE6"/>
    <w:rsid w:val="004C3B1B"/>
    <w:rsid w:val="004C3CE8"/>
    <w:rsid w:val="004C3DB9"/>
    <w:rsid w:val="004C3E38"/>
    <w:rsid w:val="004C3E4C"/>
    <w:rsid w:val="004C3ED8"/>
    <w:rsid w:val="004C4232"/>
    <w:rsid w:val="004C4494"/>
    <w:rsid w:val="004C467A"/>
    <w:rsid w:val="004C46ED"/>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541"/>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22C"/>
    <w:rsid w:val="004D03B5"/>
    <w:rsid w:val="004D0505"/>
    <w:rsid w:val="004D09DC"/>
    <w:rsid w:val="004D0B28"/>
    <w:rsid w:val="004D0B3E"/>
    <w:rsid w:val="004D0C76"/>
    <w:rsid w:val="004D0E28"/>
    <w:rsid w:val="004D0E55"/>
    <w:rsid w:val="004D0F55"/>
    <w:rsid w:val="004D0FAD"/>
    <w:rsid w:val="004D10A4"/>
    <w:rsid w:val="004D1210"/>
    <w:rsid w:val="004D1285"/>
    <w:rsid w:val="004D1331"/>
    <w:rsid w:val="004D14D0"/>
    <w:rsid w:val="004D17A7"/>
    <w:rsid w:val="004D194C"/>
    <w:rsid w:val="004D1D80"/>
    <w:rsid w:val="004D21AB"/>
    <w:rsid w:val="004D240D"/>
    <w:rsid w:val="004D2464"/>
    <w:rsid w:val="004D2710"/>
    <w:rsid w:val="004D2A2E"/>
    <w:rsid w:val="004D2A67"/>
    <w:rsid w:val="004D2B94"/>
    <w:rsid w:val="004D2C48"/>
    <w:rsid w:val="004D2C89"/>
    <w:rsid w:val="004D2E4C"/>
    <w:rsid w:val="004D3016"/>
    <w:rsid w:val="004D317A"/>
    <w:rsid w:val="004D32EA"/>
    <w:rsid w:val="004D3308"/>
    <w:rsid w:val="004D335B"/>
    <w:rsid w:val="004D3477"/>
    <w:rsid w:val="004D3666"/>
    <w:rsid w:val="004D3717"/>
    <w:rsid w:val="004D3778"/>
    <w:rsid w:val="004D3A52"/>
    <w:rsid w:val="004D3DF2"/>
    <w:rsid w:val="004D410B"/>
    <w:rsid w:val="004D42CC"/>
    <w:rsid w:val="004D438D"/>
    <w:rsid w:val="004D43A3"/>
    <w:rsid w:val="004D43FF"/>
    <w:rsid w:val="004D450D"/>
    <w:rsid w:val="004D4759"/>
    <w:rsid w:val="004D49A4"/>
    <w:rsid w:val="004D4EB3"/>
    <w:rsid w:val="004D4EEC"/>
    <w:rsid w:val="004D50F0"/>
    <w:rsid w:val="004D5301"/>
    <w:rsid w:val="004D537D"/>
    <w:rsid w:val="004D53BE"/>
    <w:rsid w:val="004D54DF"/>
    <w:rsid w:val="004D54EE"/>
    <w:rsid w:val="004D5769"/>
    <w:rsid w:val="004D57C2"/>
    <w:rsid w:val="004D59C3"/>
    <w:rsid w:val="004D5A2E"/>
    <w:rsid w:val="004D5A39"/>
    <w:rsid w:val="004D61A9"/>
    <w:rsid w:val="004D6249"/>
    <w:rsid w:val="004D62A5"/>
    <w:rsid w:val="004D62EE"/>
    <w:rsid w:val="004D6309"/>
    <w:rsid w:val="004D6322"/>
    <w:rsid w:val="004D63B8"/>
    <w:rsid w:val="004D645F"/>
    <w:rsid w:val="004D694B"/>
    <w:rsid w:val="004D6AFF"/>
    <w:rsid w:val="004D6B54"/>
    <w:rsid w:val="004D6B5B"/>
    <w:rsid w:val="004D700C"/>
    <w:rsid w:val="004D7310"/>
    <w:rsid w:val="004D73C5"/>
    <w:rsid w:val="004D75C8"/>
    <w:rsid w:val="004D75CB"/>
    <w:rsid w:val="004D76C0"/>
    <w:rsid w:val="004D78CE"/>
    <w:rsid w:val="004D78FC"/>
    <w:rsid w:val="004D794F"/>
    <w:rsid w:val="004D7B60"/>
    <w:rsid w:val="004D7D76"/>
    <w:rsid w:val="004E0035"/>
    <w:rsid w:val="004E05E5"/>
    <w:rsid w:val="004E07CC"/>
    <w:rsid w:val="004E0A6E"/>
    <w:rsid w:val="004E0FA0"/>
    <w:rsid w:val="004E10FB"/>
    <w:rsid w:val="004E1284"/>
    <w:rsid w:val="004E1563"/>
    <w:rsid w:val="004E15C5"/>
    <w:rsid w:val="004E17E9"/>
    <w:rsid w:val="004E1949"/>
    <w:rsid w:val="004E1BF2"/>
    <w:rsid w:val="004E1DCC"/>
    <w:rsid w:val="004E1E3C"/>
    <w:rsid w:val="004E2144"/>
    <w:rsid w:val="004E21F7"/>
    <w:rsid w:val="004E226E"/>
    <w:rsid w:val="004E23D8"/>
    <w:rsid w:val="004E261B"/>
    <w:rsid w:val="004E2699"/>
    <w:rsid w:val="004E26C1"/>
    <w:rsid w:val="004E27FD"/>
    <w:rsid w:val="004E2D01"/>
    <w:rsid w:val="004E2D64"/>
    <w:rsid w:val="004E2D77"/>
    <w:rsid w:val="004E2E31"/>
    <w:rsid w:val="004E2F1A"/>
    <w:rsid w:val="004E2F54"/>
    <w:rsid w:val="004E32AD"/>
    <w:rsid w:val="004E33B6"/>
    <w:rsid w:val="004E3435"/>
    <w:rsid w:val="004E3442"/>
    <w:rsid w:val="004E35C6"/>
    <w:rsid w:val="004E3623"/>
    <w:rsid w:val="004E3679"/>
    <w:rsid w:val="004E373D"/>
    <w:rsid w:val="004E38C6"/>
    <w:rsid w:val="004E3A06"/>
    <w:rsid w:val="004E3B26"/>
    <w:rsid w:val="004E400B"/>
    <w:rsid w:val="004E42AD"/>
    <w:rsid w:val="004E4427"/>
    <w:rsid w:val="004E4614"/>
    <w:rsid w:val="004E485B"/>
    <w:rsid w:val="004E4871"/>
    <w:rsid w:val="004E4D07"/>
    <w:rsid w:val="004E4DBB"/>
    <w:rsid w:val="004E50A9"/>
    <w:rsid w:val="004E50B0"/>
    <w:rsid w:val="004E52FA"/>
    <w:rsid w:val="004E55CA"/>
    <w:rsid w:val="004E59A6"/>
    <w:rsid w:val="004E5A00"/>
    <w:rsid w:val="004E5CE0"/>
    <w:rsid w:val="004E5CF3"/>
    <w:rsid w:val="004E5DF1"/>
    <w:rsid w:val="004E65B6"/>
    <w:rsid w:val="004E65B9"/>
    <w:rsid w:val="004E68ED"/>
    <w:rsid w:val="004E6A84"/>
    <w:rsid w:val="004E71D3"/>
    <w:rsid w:val="004E72C2"/>
    <w:rsid w:val="004E744F"/>
    <w:rsid w:val="004E755D"/>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7"/>
    <w:rsid w:val="004F0C9A"/>
    <w:rsid w:val="004F0D45"/>
    <w:rsid w:val="004F0E2D"/>
    <w:rsid w:val="004F0E36"/>
    <w:rsid w:val="004F0ECB"/>
    <w:rsid w:val="004F162E"/>
    <w:rsid w:val="004F1723"/>
    <w:rsid w:val="004F189A"/>
    <w:rsid w:val="004F1B16"/>
    <w:rsid w:val="004F1B9F"/>
    <w:rsid w:val="004F1BB2"/>
    <w:rsid w:val="004F1CB9"/>
    <w:rsid w:val="004F1D50"/>
    <w:rsid w:val="004F20E5"/>
    <w:rsid w:val="004F222A"/>
    <w:rsid w:val="004F2466"/>
    <w:rsid w:val="004F28F8"/>
    <w:rsid w:val="004F29B2"/>
    <w:rsid w:val="004F2A3A"/>
    <w:rsid w:val="004F2B5C"/>
    <w:rsid w:val="004F2B9D"/>
    <w:rsid w:val="004F2E13"/>
    <w:rsid w:val="004F2F7A"/>
    <w:rsid w:val="004F2FBF"/>
    <w:rsid w:val="004F31BD"/>
    <w:rsid w:val="004F3376"/>
    <w:rsid w:val="004F33EE"/>
    <w:rsid w:val="004F347A"/>
    <w:rsid w:val="004F3545"/>
    <w:rsid w:val="004F35B4"/>
    <w:rsid w:val="004F36D9"/>
    <w:rsid w:val="004F3717"/>
    <w:rsid w:val="004F37EE"/>
    <w:rsid w:val="004F38CF"/>
    <w:rsid w:val="004F3AFF"/>
    <w:rsid w:val="004F3C18"/>
    <w:rsid w:val="004F3C68"/>
    <w:rsid w:val="004F3D87"/>
    <w:rsid w:val="004F3D9C"/>
    <w:rsid w:val="004F4050"/>
    <w:rsid w:val="004F40BB"/>
    <w:rsid w:val="004F452C"/>
    <w:rsid w:val="004F4877"/>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694"/>
    <w:rsid w:val="004F594B"/>
    <w:rsid w:val="004F5A13"/>
    <w:rsid w:val="004F5A85"/>
    <w:rsid w:val="004F5C1E"/>
    <w:rsid w:val="004F5C86"/>
    <w:rsid w:val="004F5CC5"/>
    <w:rsid w:val="004F5E62"/>
    <w:rsid w:val="004F5ECE"/>
    <w:rsid w:val="004F6238"/>
    <w:rsid w:val="004F62B4"/>
    <w:rsid w:val="004F676E"/>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B0F"/>
    <w:rsid w:val="00501C4C"/>
    <w:rsid w:val="00501D31"/>
    <w:rsid w:val="00501E41"/>
    <w:rsid w:val="00501F06"/>
    <w:rsid w:val="00501F32"/>
    <w:rsid w:val="00501F86"/>
    <w:rsid w:val="00502145"/>
    <w:rsid w:val="00502256"/>
    <w:rsid w:val="005022A3"/>
    <w:rsid w:val="00502339"/>
    <w:rsid w:val="0050281B"/>
    <w:rsid w:val="0050282D"/>
    <w:rsid w:val="00502A9E"/>
    <w:rsid w:val="00502E67"/>
    <w:rsid w:val="00502F98"/>
    <w:rsid w:val="00502FB6"/>
    <w:rsid w:val="0050310D"/>
    <w:rsid w:val="0050323C"/>
    <w:rsid w:val="00503274"/>
    <w:rsid w:val="0050348F"/>
    <w:rsid w:val="00503613"/>
    <w:rsid w:val="00503784"/>
    <w:rsid w:val="00503929"/>
    <w:rsid w:val="00503B6F"/>
    <w:rsid w:val="00503BA1"/>
    <w:rsid w:val="00503BBD"/>
    <w:rsid w:val="00503C78"/>
    <w:rsid w:val="00503E88"/>
    <w:rsid w:val="00503F8F"/>
    <w:rsid w:val="0050410A"/>
    <w:rsid w:val="005042B9"/>
    <w:rsid w:val="00504470"/>
    <w:rsid w:val="005045D9"/>
    <w:rsid w:val="00504667"/>
    <w:rsid w:val="005047E2"/>
    <w:rsid w:val="0050497F"/>
    <w:rsid w:val="00504C2A"/>
    <w:rsid w:val="00504EE2"/>
    <w:rsid w:val="00504F0C"/>
    <w:rsid w:val="00505038"/>
    <w:rsid w:val="00505276"/>
    <w:rsid w:val="00505315"/>
    <w:rsid w:val="005053E3"/>
    <w:rsid w:val="00505551"/>
    <w:rsid w:val="00505579"/>
    <w:rsid w:val="0050559F"/>
    <w:rsid w:val="0050592A"/>
    <w:rsid w:val="0050598E"/>
    <w:rsid w:val="00505AD0"/>
    <w:rsid w:val="005060BA"/>
    <w:rsid w:val="005063FD"/>
    <w:rsid w:val="005064E6"/>
    <w:rsid w:val="005067ED"/>
    <w:rsid w:val="0050682C"/>
    <w:rsid w:val="005068B1"/>
    <w:rsid w:val="00506A95"/>
    <w:rsid w:val="00506CD3"/>
    <w:rsid w:val="00506FC2"/>
    <w:rsid w:val="00506FFE"/>
    <w:rsid w:val="00507133"/>
    <w:rsid w:val="005072C7"/>
    <w:rsid w:val="005076A4"/>
    <w:rsid w:val="005076E4"/>
    <w:rsid w:val="0050786C"/>
    <w:rsid w:val="00507B4F"/>
    <w:rsid w:val="00507BD5"/>
    <w:rsid w:val="00507BED"/>
    <w:rsid w:val="00507CCD"/>
    <w:rsid w:val="00507F86"/>
    <w:rsid w:val="0051006C"/>
    <w:rsid w:val="005106E3"/>
    <w:rsid w:val="00510745"/>
    <w:rsid w:val="0051085D"/>
    <w:rsid w:val="00510A6D"/>
    <w:rsid w:val="00510A9B"/>
    <w:rsid w:val="00510DB2"/>
    <w:rsid w:val="00510DC8"/>
    <w:rsid w:val="00510E2D"/>
    <w:rsid w:val="00510F17"/>
    <w:rsid w:val="00510F8A"/>
    <w:rsid w:val="0051102B"/>
    <w:rsid w:val="00511388"/>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2EEF"/>
    <w:rsid w:val="0051337F"/>
    <w:rsid w:val="00513591"/>
    <w:rsid w:val="00513D25"/>
    <w:rsid w:val="00513D3D"/>
    <w:rsid w:val="00514029"/>
    <w:rsid w:val="00514084"/>
    <w:rsid w:val="0051479A"/>
    <w:rsid w:val="005147AA"/>
    <w:rsid w:val="005149B3"/>
    <w:rsid w:val="00514C73"/>
    <w:rsid w:val="00514F8B"/>
    <w:rsid w:val="00515394"/>
    <w:rsid w:val="005154AA"/>
    <w:rsid w:val="005157C6"/>
    <w:rsid w:val="00515818"/>
    <w:rsid w:val="00515AFC"/>
    <w:rsid w:val="00515B64"/>
    <w:rsid w:val="00515B85"/>
    <w:rsid w:val="00515C25"/>
    <w:rsid w:val="00515C37"/>
    <w:rsid w:val="005161C5"/>
    <w:rsid w:val="005163DA"/>
    <w:rsid w:val="005164CE"/>
    <w:rsid w:val="00516640"/>
    <w:rsid w:val="005166A0"/>
    <w:rsid w:val="00516709"/>
    <w:rsid w:val="005167FF"/>
    <w:rsid w:val="00516825"/>
    <w:rsid w:val="00516905"/>
    <w:rsid w:val="00516BAA"/>
    <w:rsid w:val="00516F2B"/>
    <w:rsid w:val="0051714C"/>
    <w:rsid w:val="005171D7"/>
    <w:rsid w:val="0051727F"/>
    <w:rsid w:val="005172DC"/>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2D44"/>
    <w:rsid w:val="00523391"/>
    <w:rsid w:val="005233C4"/>
    <w:rsid w:val="005233EF"/>
    <w:rsid w:val="0052343F"/>
    <w:rsid w:val="00523598"/>
    <w:rsid w:val="0052375E"/>
    <w:rsid w:val="00523852"/>
    <w:rsid w:val="00523A73"/>
    <w:rsid w:val="00523B40"/>
    <w:rsid w:val="00523BAB"/>
    <w:rsid w:val="00523F9D"/>
    <w:rsid w:val="005240F7"/>
    <w:rsid w:val="00524113"/>
    <w:rsid w:val="005243B9"/>
    <w:rsid w:val="00524456"/>
    <w:rsid w:val="005246FD"/>
    <w:rsid w:val="0052484B"/>
    <w:rsid w:val="00524BFB"/>
    <w:rsid w:val="00524D1F"/>
    <w:rsid w:val="00524DBA"/>
    <w:rsid w:val="00524EF5"/>
    <w:rsid w:val="00524F33"/>
    <w:rsid w:val="00525052"/>
    <w:rsid w:val="005250F0"/>
    <w:rsid w:val="005257AE"/>
    <w:rsid w:val="005258C0"/>
    <w:rsid w:val="00525941"/>
    <w:rsid w:val="00525CFC"/>
    <w:rsid w:val="00525DD8"/>
    <w:rsid w:val="0052623A"/>
    <w:rsid w:val="00526253"/>
    <w:rsid w:val="00526255"/>
    <w:rsid w:val="00526648"/>
    <w:rsid w:val="0052678D"/>
    <w:rsid w:val="005267B8"/>
    <w:rsid w:val="00526889"/>
    <w:rsid w:val="00526926"/>
    <w:rsid w:val="00526A99"/>
    <w:rsid w:val="00526C87"/>
    <w:rsid w:val="00526EB9"/>
    <w:rsid w:val="0052707E"/>
    <w:rsid w:val="00527593"/>
    <w:rsid w:val="00527737"/>
    <w:rsid w:val="00527C06"/>
    <w:rsid w:val="00527F37"/>
    <w:rsid w:val="00527F5A"/>
    <w:rsid w:val="00527F5D"/>
    <w:rsid w:val="0053002F"/>
    <w:rsid w:val="0053005C"/>
    <w:rsid w:val="00530154"/>
    <w:rsid w:val="00530238"/>
    <w:rsid w:val="0053045F"/>
    <w:rsid w:val="0053080A"/>
    <w:rsid w:val="0053086E"/>
    <w:rsid w:val="005309A0"/>
    <w:rsid w:val="00530CA7"/>
    <w:rsid w:val="00530D08"/>
    <w:rsid w:val="00530DED"/>
    <w:rsid w:val="00530E62"/>
    <w:rsid w:val="00530F4C"/>
    <w:rsid w:val="00531190"/>
    <w:rsid w:val="00531791"/>
    <w:rsid w:val="005318A0"/>
    <w:rsid w:val="00531C08"/>
    <w:rsid w:val="00531C36"/>
    <w:rsid w:val="00531C96"/>
    <w:rsid w:val="00531D91"/>
    <w:rsid w:val="00531DB3"/>
    <w:rsid w:val="00531E2C"/>
    <w:rsid w:val="00531EF2"/>
    <w:rsid w:val="0053201D"/>
    <w:rsid w:val="005321D5"/>
    <w:rsid w:val="005323AA"/>
    <w:rsid w:val="005323D1"/>
    <w:rsid w:val="005325DB"/>
    <w:rsid w:val="00532649"/>
    <w:rsid w:val="0053295C"/>
    <w:rsid w:val="00532987"/>
    <w:rsid w:val="00532D52"/>
    <w:rsid w:val="00532D9D"/>
    <w:rsid w:val="00532E68"/>
    <w:rsid w:val="00532EE8"/>
    <w:rsid w:val="0053318A"/>
    <w:rsid w:val="005332DE"/>
    <w:rsid w:val="0053374D"/>
    <w:rsid w:val="005337D3"/>
    <w:rsid w:val="00533927"/>
    <w:rsid w:val="00533CAB"/>
    <w:rsid w:val="00533E70"/>
    <w:rsid w:val="00533F3E"/>
    <w:rsid w:val="00534074"/>
    <w:rsid w:val="00534169"/>
    <w:rsid w:val="0053418A"/>
    <w:rsid w:val="00534206"/>
    <w:rsid w:val="005342A4"/>
    <w:rsid w:val="005342E3"/>
    <w:rsid w:val="0053454D"/>
    <w:rsid w:val="005347B9"/>
    <w:rsid w:val="00534898"/>
    <w:rsid w:val="005348A4"/>
    <w:rsid w:val="00534991"/>
    <w:rsid w:val="00534A60"/>
    <w:rsid w:val="00534B79"/>
    <w:rsid w:val="00534BAC"/>
    <w:rsid w:val="00534E17"/>
    <w:rsid w:val="00534E22"/>
    <w:rsid w:val="005356A3"/>
    <w:rsid w:val="005358ED"/>
    <w:rsid w:val="0053593B"/>
    <w:rsid w:val="00535A57"/>
    <w:rsid w:val="00535AF4"/>
    <w:rsid w:val="00535DF3"/>
    <w:rsid w:val="00535EB4"/>
    <w:rsid w:val="00535F19"/>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370"/>
    <w:rsid w:val="00537843"/>
    <w:rsid w:val="00537EA6"/>
    <w:rsid w:val="00540402"/>
    <w:rsid w:val="00540906"/>
    <w:rsid w:val="00540CB1"/>
    <w:rsid w:val="00540CFB"/>
    <w:rsid w:val="00540E3B"/>
    <w:rsid w:val="00540F5D"/>
    <w:rsid w:val="00540FA6"/>
    <w:rsid w:val="00541573"/>
    <w:rsid w:val="00541781"/>
    <w:rsid w:val="00541908"/>
    <w:rsid w:val="00541B90"/>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6EB"/>
    <w:rsid w:val="005437C8"/>
    <w:rsid w:val="005438AD"/>
    <w:rsid w:val="00543C4E"/>
    <w:rsid w:val="00543C55"/>
    <w:rsid w:val="00543F76"/>
    <w:rsid w:val="00544018"/>
    <w:rsid w:val="0054403C"/>
    <w:rsid w:val="005440C4"/>
    <w:rsid w:val="0054414C"/>
    <w:rsid w:val="005446B4"/>
    <w:rsid w:val="0054477A"/>
    <w:rsid w:val="005448DE"/>
    <w:rsid w:val="0054494D"/>
    <w:rsid w:val="00544CFC"/>
    <w:rsid w:val="005451FF"/>
    <w:rsid w:val="00545433"/>
    <w:rsid w:val="005454DA"/>
    <w:rsid w:val="005456D5"/>
    <w:rsid w:val="005457B9"/>
    <w:rsid w:val="005458E9"/>
    <w:rsid w:val="00545BEE"/>
    <w:rsid w:val="00545DAE"/>
    <w:rsid w:val="005461A9"/>
    <w:rsid w:val="00546209"/>
    <w:rsid w:val="00546543"/>
    <w:rsid w:val="0054659B"/>
    <w:rsid w:val="005467D2"/>
    <w:rsid w:val="00546B18"/>
    <w:rsid w:val="00546CB8"/>
    <w:rsid w:val="00546FE8"/>
    <w:rsid w:val="0054731D"/>
    <w:rsid w:val="00547482"/>
    <w:rsid w:val="005475C4"/>
    <w:rsid w:val="005475F8"/>
    <w:rsid w:val="00547942"/>
    <w:rsid w:val="005479A3"/>
    <w:rsid w:val="00547A74"/>
    <w:rsid w:val="00547D87"/>
    <w:rsid w:val="00547F8B"/>
    <w:rsid w:val="00550062"/>
    <w:rsid w:val="00550148"/>
    <w:rsid w:val="0055022C"/>
    <w:rsid w:val="00550394"/>
    <w:rsid w:val="00550967"/>
    <w:rsid w:val="00550A5D"/>
    <w:rsid w:val="00550D11"/>
    <w:rsid w:val="00550EC0"/>
    <w:rsid w:val="005510C7"/>
    <w:rsid w:val="005511DB"/>
    <w:rsid w:val="00551216"/>
    <w:rsid w:val="00551229"/>
    <w:rsid w:val="00551317"/>
    <w:rsid w:val="0055148E"/>
    <w:rsid w:val="00551543"/>
    <w:rsid w:val="005515CA"/>
    <w:rsid w:val="00551786"/>
    <w:rsid w:val="005519B6"/>
    <w:rsid w:val="00551A0C"/>
    <w:rsid w:val="00551F52"/>
    <w:rsid w:val="00551FCC"/>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96A"/>
    <w:rsid w:val="00554C94"/>
    <w:rsid w:val="00554CE4"/>
    <w:rsid w:val="00554E9A"/>
    <w:rsid w:val="00554F74"/>
    <w:rsid w:val="00555010"/>
    <w:rsid w:val="005550B2"/>
    <w:rsid w:val="0055525D"/>
    <w:rsid w:val="00555332"/>
    <w:rsid w:val="00555492"/>
    <w:rsid w:val="00555607"/>
    <w:rsid w:val="00555F17"/>
    <w:rsid w:val="00555F62"/>
    <w:rsid w:val="005560D3"/>
    <w:rsid w:val="005561F7"/>
    <w:rsid w:val="00556307"/>
    <w:rsid w:val="00556508"/>
    <w:rsid w:val="0055658B"/>
    <w:rsid w:val="00556A83"/>
    <w:rsid w:val="00556C32"/>
    <w:rsid w:val="00556CD7"/>
    <w:rsid w:val="00556E8C"/>
    <w:rsid w:val="00557272"/>
    <w:rsid w:val="0055735B"/>
    <w:rsid w:val="0055744B"/>
    <w:rsid w:val="005575B1"/>
    <w:rsid w:val="00557658"/>
    <w:rsid w:val="0055773C"/>
    <w:rsid w:val="00557969"/>
    <w:rsid w:val="00557B2F"/>
    <w:rsid w:val="00557C57"/>
    <w:rsid w:val="00557D4E"/>
    <w:rsid w:val="00557F4C"/>
    <w:rsid w:val="0056015C"/>
    <w:rsid w:val="005602D8"/>
    <w:rsid w:val="005604E3"/>
    <w:rsid w:val="005604F6"/>
    <w:rsid w:val="00560608"/>
    <w:rsid w:val="00560610"/>
    <w:rsid w:val="00560669"/>
    <w:rsid w:val="00560C16"/>
    <w:rsid w:val="00561077"/>
    <w:rsid w:val="0056138C"/>
    <w:rsid w:val="0056144A"/>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66C"/>
    <w:rsid w:val="00563859"/>
    <w:rsid w:val="005638DA"/>
    <w:rsid w:val="005638FA"/>
    <w:rsid w:val="00563A0E"/>
    <w:rsid w:val="00563AAB"/>
    <w:rsid w:val="00563D4D"/>
    <w:rsid w:val="005641BD"/>
    <w:rsid w:val="005641E5"/>
    <w:rsid w:val="005641F8"/>
    <w:rsid w:val="0056441F"/>
    <w:rsid w:val="005645B2"/>
    <w:rsid w:val="00564659"/>
    <w:rsid w:val="00564668"/>
    <w:rsid w:val="005646F6"/>
    <w:rsid w:val="005651BE"/>
    <w:rsid w:val="00565213"/>
    <w:rsid w:val="00565865"/>
    <w:rsid w:val="0056598C"/>
    <w:rsid w:val="00565A12"/>
    <w:rsid w:val="00565AC3"/>
    <w:rsid w:val="00565B30"/>
    <w:rsid w:val="00565D0F"/>
    <w:rsid w:val="00565EDB"/>
    <w:rsid w:val="0056628C"/>
    <w:rsid w:val="0056646D"/>
    <w:rsid w:val="005664D4"/>
    <w:rsid w:val="00566506"/>
    <w:rsid w:val="0056667E"/>
    <w:rsid w:val="00566710"/>
    <w:rsid w:val="005669CF"/>
    <w:rsid w:val="00566A6F"/>
    <w:rsid w:val="00566BC6"/>
    <w:rsid w:val="00566D73"/>
    <w:rsid w:val="005670B7"/>
    <w:rsid w:val="005671CF"/>
    <w:rsid w:val="005671D5"/>
    <w:rsid w:val="005671FA"/>
    <w:rsid w:val="00567301"/>
    <w:rsid w:val="0056745B"/>
    <w:rsid w:val="00567554"/>
    <w:rsid w:val="00567774"/>
    <w:rsid w:val="0056797C"/>
    <w:rsid w:val="00567B81"/>
    <w:rsid w:val="00567CDE"/>
    <w:rsid w:val="00567D3D"/>
    <w:rsid w:val="00567E8A"/>
    <w:rsid w:val="005701A1"/>
    <w:rsid w:val="005703B3"/>
    <w:rsid w:val="005703D7"/>
    <w:rsid w:val="00570592"/>
    <w:rsid w:val="00570D4B"/>
    <w:rsid w:val="00570E34"/>
    <w:rsid w:val="00571065"/>
    <w:rsid w:val="005717EC"/>
    <w:rsid w:val="00571894"/>
    <w:rsid w:val="00571BA9"/>
    <w:rsid w:val="00571D00"/>
    <w:rsid w:val="005721D3"/>
    <w:rsid w:val="0057238E"/>
    <w:rsid w:val="005724AA"/>
    <w:rsid w:val="005726BB"/>
    <w:rsid w:val="005727FF"/>
    <w:rsid w:val="005729DF"/>
    <w:rsid w:val="005729E9"/>
    <w:rsid w:val="00572A03"/>
    <w:rsid w:val="00572AA2"/>
    <w:rsid w:val="00572BCB"/>
    <w:rsid w:val="00572C20"/>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C32"/>
    <w:rsid w:val="00573D4F"/>
    <w:rsid w:val="00573D78"/>
    <w:rsid w:val="00573FD9"/>
    <w:rsid w:val="0057410B"/>
    <w:rsid w:val="00574117"/>
    <w:rsid w:val="00574274"/>
    <w:rsid w:val="005743FB"/>
    <w:rsid w:val="00574711"/>
    <w:rsid w:val="0057479F"/>
    <w:rsid w:val="0057495B"/>
    <w:rsid w:val="00574A1B"/>
    <w:rsid w:val="00574B3B"/>
    <w:rsid w:val="00574BB1"/>
    <w:rsid w:val="00574C4D"/>
    <w:rsid w:val="00574CAE"/>
    <w:rsid w:val="00574D48"/>
    <w:rsid w:val="00574DC8"/>
    <w:rsid w:val="00574E1E"/>
    <w:rsid w:val="0057500E"/>
    <w:rsid w:val="005751FB"/>
    <w:rsid w:val="0057542E"/>
    <w:rsid w:val="005755A5"/>
    <w:rsid w:val="005755AF"/>
    <w:rsid w:val="00575824"/>
    <w:rsid w:val="005758DB"/>
    <w:rsid w:val="00575916"/>
    <w:rsid w:val="00575A1F"/>
    <w:rsid w:val="00575A98"/>
    <w:rsid w:val="00575ACE"/>
    <w:rsid w:val="00575AF8"/>
    <w:rsid w:val="00575B00"/>
    <w:rsid w:val="00575B03"/>
    <w:rsid w:val="00575F8F"/>
    <w:rsid w:val="00575FFB"/>
    <w:rsid w:val="0057610A"/>
    <w:rsid w:val="0057612C"/>
    <w:rsid w:val="005763FE"/>
    <w:rsid w:val="00576419"/>
    <w:rsid w:val="00576570"/>
    <w:rsid w:val="005765A3"/>
    <w:rsid w:val="00576B4E"/>
    <w:rsid w:val="00576B61"/>
    <w:rsid w:val="00576CBC"/>
    <w:rsid w:val="00576EA1"/>
    <w:rsid w:val="00576F49"/>
    <w:rsid w:val="00576FE2"/>
    <w:rsid w:val="00577139"/>
    <w:rsid w:val="005771BB"/>
    <w:rsid w:val="005772C5"/>
    <w:rsid w:val="005772D4"/>
    <w:rsid w:val="0057752A"/>
    <w:rsid w:val="005776A1"/>
    <w:rsid w:val="00577B25"/>
    <w:rsid w:val="00577BFF"/>
    <w:rsid w:val="00577D3B"/>
    <w:rsid w:val="00577D62"/>
    <w:rsid w:val="00580194"/>
    <w:rsid w:val="0058037D"/>
    <w:rsid w:val="00580457"/>
    <w:rsid w:val="00580504"/>
    <w:rsid w:val="0058054B"/>
    <w:rsid w:val="0058078C"/>
    <w:rsid w:val="00580C07"/>
    <w:rsid w:val="00580CA3"/>
    <w:rsid w:val="00580D52"/>
    <w:rsid w:val="00580D73"/>
    <w:rsid w:val="00580D9D"/>
    <w:rsid w:val="00580E84"/>
    <w:rsid w:val="00580FAB"/>
    <w:rsid w:val="00580FD8"/>
    <w:rsid w:val="00581014"/>
    <w:rsid w:val="00581065"/>
    <w:rsid w:val="00581069"/>
    <w:rsid w:val="00581380"/>
    <w:rsid w:val="005814CF"/>
    <w:rsid w:val="005814F2"/>
    <w:rsid w:val="00581621"/>
    <w:rsid w:val="0058172E"/>
    <w:rsid w:val="005818A7"/>
    <w:rsid w:val="00581A21"/>
    <w:rsid w:val="00581BA1"/>
    <w:rsid w:val="00581C00"/>
    <w:rsid w:val="00581CA9"/>
    <w:rsid w:val="00582099"/>
    <w:rsid w:val="005822E8"/>
    <w:rsid w:val="005822FA"/>
    <w:rsid w:val="005824C6"/>
    <w:rsid w:val="0058263F"/>
    <w:rsid w:val="005826EA"/>
    <w:rsid w:val="00582718"/>
    <w:rsid w:val="005827B8"/>
    <w:rsid w:val="00582B27"/>
    <w:rsid w:val="00582CCB"/>
    <w:rsid w:val="00582D2F"/>
    <w:rsid w:val="00582ECA"/>
    <w:rsid w:val="005830AD"/>
    <w:rsid w:val="005832FF"/>
    <w:rsid w:val="0058340F"/>
    <w:rsid w:val="005834F1"/>
    <w:rsid w:val="00583954"/>
    <w:rsid w:val="005839F9"/>
    <w:rsid w:val="00583A91"/>
    <w:rsid w:val="00583C09"/>
    <w:rsid w:val="00583C48"/>
    <w:rsid w:val="00583EBD"/>
    <w:rsid w:val="00583F93"/>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456"/>
    <w:rsid w:val="0058596C"/>
    <w:rsid w:val="00585A41"/>
    <w:rsid w:val="00585C03"/>
    <w:rsid w:val="00585C0D"/>
    <w:rsid w:val="00585F24"/>
    <w:rsid w:val="0058655B"/>
    <w:rsid w:val="005866FA"/>
    <w:rsid w:val="0058681A"/>
    <w:rsid w:val="0058690B"/>
    <w:rsid w:val="00586A0A"/>
    <w:rsid w:val="00586AC1"/>
    <w:rsid w:val="00586D1A"/>
    <w:rsid w:val="00586D37"/>
    <w:rsid w:val="00586E59"/>
    <w:rsid w:val="00586ED1"/>
    <w:rsid w:val="005871C1"/>
    <w:rsid w:val="00587212"/>
    <w:rsid w:val="0058733B"/>
    <w:rsid w:val="0058746C"/>
    <w:rsid w:val="00587497"/>
    <w:rsid w:val="0058749B"/>
    <w:rsid w:val="00587684"/>
    <w:rsid w:val="0058770D"/>
    <w:rsid w:val="005877D7"/>
    <w:rsid w:val="005879D1"/>
    <w:rsid w:val="00587B75"/>
    <w:rsid w:val="00587DBC"/>
    <w:rsid w:val="00587E6E"/>
    <w:rsid w:val="0059009A"/>
    <w:rsid w:val="005900BA"/>
    <w:rsid w:val="00590175"/>
    <w:rsid w:val="00590346"/>
    <w:rsid w:val="0059053C"/>
    <w:rsid w:val="005905F1"/>
    <w:rsid w:val="0059061E"/>
    <w:rsid w:val="0059068A"/>
    <w:rsid w:val="005906B3"/>
    <w:rsid w:val="00590755"/>
    <w:rsid w:val="0059087F"/>
    <w:rsid w:val="005908E2"/>
    <w:rsid w:val="0059095F"/>
    <w:rsid w:val="00590A02"/>
    <w:rsid w:val="00590A3D"/>
    <w:rsid w:val="00590B54"/>
    <w:rsid w:val="00590B64"/>
    <w:rsid w:val="00590C7A"/>
    <w:rsid w:val="00590CB2"/>
    <w:rsid w:val="00590D3A"/>
    <w:rsid w:val="00591013"/>
    <w:rsid w:val="00591036"/>
    <w:rsid w:val="00591380"/>
    <w:rsid w:val="00591615"/>
    <w:rsid w:val="0059171A"/>
    <w:rsid w:val="0059184E"/>
    <w:rsid w:val="005918EC"/>
    <w:rsid w:val="005919F3"/>
    <w:rsid w:val="00591C30"/>
    <w:rsid w:val="00591E94"/>
    <w:rsid w:val="00591F0C"/>
    <w:rsid w:val="0059225D"/>
    <w:rsid w:val="005924D6"/>
    <w:rsid w:val="00592897"/>
    <w:rsid w:val="00592A50"/>
    <w:rsid w:val="00592B45"/>
    <w:rsid w:val="00592C7D"/>
    <w:rsid w:val="00592C85"/>
    <w:rsid w:val="00592CA2"/>
    <w:rsid w:val="00592CEE"/>
    <w:rsid w:val="00592D2C"/>
    <w:rsid w:val="00592DC2"/>
    <w:rsid w:val="00592E1B"/>
    <w:rsid w:val="00592E52"/>
    <w:rsid w:val="00592EC7"/>
    <w:rsid w:val="0059303B"/>
    <w:rsid w:val="00593097"/>
    <w:rsid w:val="005930F0"/>
    <w:rsid w:val="00593260"/>
    <w:rsid w:val="005933C6"/>
    <w:rsid w:val="00593A12"/>
    <w:rsid w:val="00593ACC"/>
    <w:rsid w:val="00593D2D"/>
    <w:rsid w:val="00593D33"/>
    <w:rsid w:val="0059407A"/>
    <w:rsid w:val="0059421F"/>
    <w:rsid w:val="00594422"/>
    <w:rsid w:val="005944D8"/>
    <w:rsid w:val="0059459E"/>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1FB"/>
    <w:rsid w:val="00596431"/>
    <w:rsid w:val="005966C9"/>
    <w:rsid w:val="005966D5"/>
    <w:rsid w:val="005969A4"/>
    <w:rsid w:val="00596A09"/>
    <w:rsid w:val="00596B51"/>
    <w:rsid w:val="00596B71"/>
    <w:rsid w:val="00596C5F"/>
    <w:rsid w:val="00596DC0"/>
    <w:rsid w:val="00596FF3"/>
    <w:rsid w:val="005973ED"/>
    <w:rsid w:val="005976DF"/>
    <w:rsid w:val="005976ED"/>
    <w:rsid w:val="005977B7"/>
    <w:rsid w:val="00597801"/>
    <w:rsid w:val="00597952"/>
    <w:rsid w:val="00597AA1"/>
    <w:rsid w:val="00597AF9"/>
    <w:rsid w:val="00597E4A"/>
    <w:rsid w:val="00597FA0"/>
    <w:rsid w:val="005A02D1"/>
    <w:rsid w:val="005A05D6"/>
    <w:rsid w:val="005A061B"/>
    <w:rsid w:val="005A061E"/>
    <w:rsid w:val="005A0E3C"/>
    <w:rsid w:val="005A0F20"/>
    <w:rsid w:val="005A12D9"/>
    <w:rsid w:val="005A12FC"/>
    <w:rsid w:val="005A130F"/>
    <w:rsid w:val="005A1577"/>
    <w:rsid w:val="005A1690"/>
    <w:rsid w:val="005A1723"/>
    <w:rsid w:val="005A1A6F"/>
    <w:rsid w:val="005A1AB5"/>
    <w:rsid w:val="005A1B5F"/>
    <w:rsid w:val="005A1D77"/>
    <w:rsid w:val="005A1FE6"/>
    <w:rsid w:val="005A2127"/>
    <w:rsid w:val="005A24B1"/>
    <w:rsid w:val="005A2634"/>
    <w:rsid w:val="005A26FD"/>
    <w:rsid w:val="005A27F4"/>
    <w:rsid w:val="005A281A"/>
    <w:rsid w:val="005A2A1B"/>
    <w:rsid w:val="005A2FCA"/>
    <w:rsid w:val="005A31D6"/>
    <w:rsid w:val="005A3296"/>
    <w:rsid w:val="005A33BF"/>
    <w:rsid w:val="005A342F"/>
    <w:rsid w:val="005A3602"/>
    <w:rsid w:val="005A375E"/>
    <w:rsid w:val="005A3805"/>
    <w:rsid w:val="005A3894"/>
    <w:rsid w:val="005A3B1F"/>
    <w:rsid w:val="005A4069"/>
    <w:rsid w:val="005A4251"/>
    <w:rsid w:val="005A437C"/>
    <w:rsid w:val="005A46BB"/>
    <w:rsid w:val="005A46CA"/>
    <w:rsid w:val="005A48C1"/>
    <w:rsid w:val="005A4A1D"/>
    <w:rsid w:val="005A4BD1"/>
    <w:rsid w:val="005A50BB"/>
    <w:rsid w:val="005A518B"/>
    <w:rsid w:val="005A5248"/>
    <w:rsid w:val="005A55B0"/>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36B"/>
    <w:rsid w:val="005A7503"/>
    <w:rsid w:val="005A7AD4"/>
    <w:rsid w:val="005A7B69"/>
    <w:rsid w:val="005A7BFC"/>
    <w:rsid w:val="005A7C84"/>
    <w:rsid w:val="005A7F35"/>
    <w:rsid w:val="005A7FDB"/>
    <w:rsid w:val="005B0203"/>
    <w:rsid w:val="005B03F1"/>
    <w:rsid w:val="005B0740"/>
    <w:rsid w:val="005B07C2"/>
    <w:rsid w:val="005B09CD"/>
    <w:rsid w:val="005B09F9"/>
    <w:rsid w:val="005B0BAB"/>
    <w:rsid w:val="005B0BB0"/>
    <w:rsid w:val="005B0F8B"/>
    <w:rsid w:val="005B1145"/>
    <w:rsid w:val="005B12EA"/>
    <w:rsid w:val="005B13CB"/>
    <w:rsid w:val="005B1437"/>
    <w:rsid w:val="005B1518"/>
    <w:rsid w:val="005B1524"/>
    <w:rsid w:val="005B1582"/>
    <w:rsid w:val="005B15D2"/>
    <w:rsid w:val="005B15E4"/>
    <w:rsid w:val="005B1655"/>
    <w:rsid w:val="005B16CE"/>
    <w:rsid w:val="005B17E8"/>
    <w:rsid w:val="005B1846"/>
    <w:rsid w:val="005B1C42"/>
    <w:rsid w:val="005B1DF6"/>
    <w:rsid w:val="005B1EF3"/>
    <w:rsid w:val="005B1FF0"/>
    <w:rsid w:val="005B219D"/>
    <w:rsid w:val="005B22F0"/>
    <w:rsid w:val="005B2322"/>
    <w:rsid w:val="005B23B0"/>
    <w:rsid w:val="005B2891"/>
    <w:rsid w:val="005B2A72"/>
    <w:rsid w:val="005B2C04"/>
    <w:rsid w:val="005B2EBF"/>
    <w:rsid w:val="005B300D"/>
    <w:rsid w:val="005B309A"/>
    <w:rsid w:val="005B316E"/>
    <w:rsid w:val="005B3192"/>
    <w:rsid w:val="005B32D1"/>
    <w:rsid w:val="005B34B6"/>
    <w:rsid w:val="005B370D"/>
    <w:rsid w:val="005B3722"/>
    <w:rsid w:val="005B38F8"/>
    <w:rsid w:val="005B3AA3"/>
    <w:rsid w:val="005B3B1D"/>
    <w:rsid w:val="005B3B4B"/>
    <w:rsid w:val="005B3DEE"/>
    <w:rsid w:val="005B3F4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1DB"/>
    <w:rsid w:val="005B5312"/>
    <w:rsid w:val="005B5418"/>
    <w:rsid w:val="005B5511"/>
    <w:rsid w:val="005B553F"/>
    <w:rsid w:val="005B5620"/>
    <w:rsid w:val="005B57E9"/>
    <w:rsid w:val="005B57FD"/>
    <w:rsid w:val="005B5842"/>
    <w:rsid w:val="005B5897"/>
    <w:rsid w:val="005B58A7"/>
    <w:rsid w:val="005B5C64"/>
    <w:rsid w:val="005B5DF5"/>
    <w:rsid w:val="005B5E1A"/>
    <w:rsid w:val="005B5F78"/>
    <w:rsid w:val="005B618F"/>
    <w:rsid w:val="005B6255"/>
    <w:rsid w:val="005B63D2"/>
    <w:rsid w:val="005B63FA"/>
    <w:rsid w:val="005B6569"/>
    <w:rsid w:val="005B6601"/>
    <w:rsid w:val="005B667F"/>
    <w:rsid w:val="005B6884"/>
    <w:rsid w:val="005B68A6"/>
    <w:rsid w:val="005B699D"/>
    <w:rsid w:val="005B6D3D"/>
    <w:rsid w:val="005B6DAD"/>
    <w:rsid w:val="005B6F08"/>
    <w:rsid w:val="005B6FF1"/>
    <w:rsid w:val="005B7111"/>
    <w:rsid w:val="005B714F"/>
    <w:rsid w:val="005B722D"/>
    <w:rsid w:val="005B72B2"/>
    <w:rsid w:val="005B7463"/>
    <w:rsid w:val="005B7468"/>
    <w:rsid w:val="005B7848"/>
    <w:rsid w:val="005B7AC3"/>
    <w:rsid w:val="005B7F24"/>
    <w:rsid w:val="005C0116"/>
    <w:rsid w:val="005C0182"/>
    <w:rsid w:val="005C02FE"/>
    <w:rsid w:val="005C050F"/>
    <w:rsid w:val="005C0542"/>
    <w:rsid w:val="005C0595"/>
    <w:rsid w:val="005C05AD"/>
    <w:rsid w:val="005C06EB"/>
    <w:rsid w:val="005C085E"/>
    <w:rsid w:val="005C0B51"/>
    <w:rsid w:val="005C0B90"/>
    <w:rsid w:val="005C0D18"/>
    <w:rsid w:val="005C0D84"/>
    <w:rsid w:val="005C0DB5"/>
    <w:rsid w:val="005C1289"/>
    <w:rsid w:val="005C12A4"/>
    <w:rsid w:val="005C1543"/>
    <w:rsid w:val="005C1668"/>
    <w:rsid w:val="005C16B6"/>
    <w:rsid w:val="005C18D4"/>
    <w:rsid w:val="005C1BB4"/>
    <w:rsid w:val="005C210B"/>
    <w:rsid w:val="005C218B"/>
    <w:rsid w:val="005C2361"/>
    <w:rsid w:val="005C23E9"/>
    <w:rsid w:val="005C2437"/>
    <w:rsid w:val="005C26A1"/>
    <w:rsid w:val="005C2861"/>
    <w:rsid w:val="005C2BF5"/>
    <w:rsid w:val="005C2D3C"/>
    <w:rsid w:val="005C2DD6"/>
    <w:rsid w:val="005C2F45"/>
    <w:rsid w:val="005C2F93"/>
    <w:rsid w:val="005C3170"/>
    <w:rsid w:val="005C3226"/>
    <w:rsid w:val="005C328C"/>
    <w:rsid w:val="005C33C0"/>
    <w:rsid w:val="005C35A2"/>
    <w:rsid w:val="005C38A5"/>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27B"/>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253"/>
    <w:rsid w:val="005C73E9"/>
    <w:rsid w:val="005C7445"/>
    <w:rsid w:val="005C7487"/>
    <w:rsid w:val="005C74C2"/>
    <w:rsid w:val="005C75DD"/>
    <w:rsid w:val="005C797E"/>
    <w:rsid w:val="005C7B80"/>
    <w:rsid w:val="005C7C2A"/>
    <w:rsid w:val="005C7CDD"/>
    <w:rsid w:val="005C7F6C"/>
    <w:rsid w:val="005D0289"/>
    <w:rsid w:val="005D0627"/>
    <w:rsid w:val="005D06C0"/>
    <w:rsid w:val="005D0891"/>
    <w:rsid w:val="005D08D9"/>
    <w:rsid w:val="005D0B6A"/>
    <w:rsid w:val="005D0BEF"/>
    <w:rsid w:val="005D0C9B"/>
    <w:rsid w:val="005D0FAE"/>
    <w:rsid w:val="005D10B8"/>
    <w:rsid w:val="005D123C"/>
    <w:rsid w:val="005D135A"/>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C5B"/>
    <w:rsid w:val="005D2F5D"/>
    <w:rsid w:val="005D3085"/>
    <w:rsid w:val="005D3143"/>
    <w:rsid w:val="005D31E8"/>
    <w:rsid w:val="005D3226"/>
    <w:rsid w:val="005D3256"/>
    <w:rsid w:val="005D335B"/>
    <w:rsid w:val="005D3603"/>
    <w:rsid w:val="005D3703"/>
    <w:rsid w:val="005D37D2"/>
    <w:rsid w:val="005D3E2F"/>
    <w:rsid w:val="005D4100"/>
    <w:rsid w:val="005D41C4"/>
    <w:rsid w:val="005D41EF"/>
    <w:rsid w:val="005D4204"/>
    <w:rsid w:val="005D425E"/>
    <w:rsid w:val="005D43C2"/>
    <w:rsid w:val="005D45E9"/>
    <w:rsid w:val="005D4720"/>
    <w:rsid w:val="005D4799"/>
    <w:rsid w:val="005D493F"/>
    <w:rsid w:val="005D4ADC"/>
    <w:rsid w:val="005D4D1F"/>
    <w:rsid w:val="005D5039"/>
    <w:rsid w:val="005D50ED"/>
    <w:rsid w:val="005D51A5"/>
    <w:rsid w:val="005D5407"/>
    <w:rsid w:val="005D547B"/>
    <w:rsid w:val="005D5585"/>
    <w:rsid w:val="005D589C"/>
    <w:rsid w:val="005D59CC"/>
    <w:rsid w:val="005D5A0F"/>
    <w:rsid w:val="005D5AE2"/>
    <w:rsid w:val="005D5B0D"/>
    <w:rsid w:val="005D5B5D"/>
    <w:rsid w:val="005D5BC4"/>
    <w:rsid w:val="005D5C01"/>
    <w:rsid w:val="005D5CCC"/>
    <w:rsid w:val="005D5D72"/>
    <w:rsid w:val="005D5DBF"/>
    <w:rsid w:val="005D5E7C"/>
    <w:rsid w:val="005D62BA"/>
    <w:rsid w:val="005D64A0"/>
    <w:rsid w:val="005D668C"/>
    <w:rsid w:val="005D6706"/>
    <w:rsid w:val="005D678E"/>
    <w:rsid w:val="005D695E"/>
    <w:rsid w:val="005D6C0A"/>
    <w:rsid w:val="005D6CD3"/>
    <w:rsid w:val="005D6DE2"/>
    <w:rsid w:val="005D6E94"/>
    <w:rsid w:val="005D703F"/>
    <w:rsid w:val="005D70C1"/>
    <w:rsid w:val="005D711D"/>
    <w:rsid w:val="005D7241"/>
    <w:rsid w:val="005D747D"/>
    <w:rsid w:val="005D7565"/>
    <w:rsid w:val="005D7AD9"/>
    <w:rsid w:val="005D7BAC"/>
    <w:rsid w:val="005D7EB3"/>
    <w:rsid w:val="005D7F85"/>
    <w:rsid w:val="005D7FA3"/>
    <w:rsid w:val="005E0011"/>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CD5"/>
    <w:rsid w:val="005E1EDC"/>
    <w:rsid w:val="005E1FEB"/>
    <w:rsid w:val="005E1FEF"/>
    <w:rsid w:val="005E2011"/>
    <w:rsid w:val="005E2071"/>
    <w:rsid w:val="005E23D0"/>
    <w:rsid w:val="005E25F0"/>
    <w:rsid w:val="005E263D"/>
    <w:rsid w:val="005E2793"/>
    <w:rsid w:val="005E282A"/>
    <w:rsid w:val="005E28EE"/>
    <w:rsid w:val="005E29F9"/>
    <w:rsid w:val="005E2C0E"/>
    <w:rsid w:val="005E2D22"/>
    <w:rsid w:val="005E2DC0"/>
    <w:rsid w:val="005E32CA"/>
    <w:rsid w:val="005E3372"/>
    <w:rsid w:val="005E3426"/>
    <w:rsid w:val="005E347E"/>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47E"/>
    <w:rsid w:val="005E558D"/>
    <w:rsid w:val="005E561B"/>
    <w:rsid w:val="005E5623"/>
    <w:rsid w:val="005E5CE8"/>
    <w:rsid w:val="005E6281"/>
    <w:rsid w:val="005E640B"/>
    <w:rsid w:val="005E643C"/>
    <w:rsid w:val="005E643D"/>
    <w:rsid w:val="005E6538"/>
    <w:rsid w:val="005E657F"/>
    <w:rsid w:val="005E658A"/>
    <w:rsid w:val="005E6CDC"/>
    <w:rsid w:val="005E6DEC"/>
    <w:rsid w:val="005E6E95"/>
    <w:rsid w:val="005E6FB6"/>
    <w:rsid w:val="005E702E"/>
    <w:rsid w:val="005E7314"/>
    <w:rsid w:val="005E7332"/>
    <w:rsid w:val="005E7444"/>
    <w:rsid w:val="005E7827"/>
    <w:rsid w:val="005E783A"/>
    <w:rsid w:val="005E7CCB"/>
    <w:rsid w:val="005E7D0E"/>
    <w:rsid w:val="005E7D82"/>
    <w:rsid w:val="005E7DC9"/>
    <w:rsid w:val="005E7DE4"/>
    <w:rsid w:val="005E7EAB"/>
    <w:rsid w:val="005F003B"/>
    <w:rsid w:val="005F01A7"/>
    <w:rsid w:val="005F021C"/>
    <w:rsid w:val="005F0303"/>
    <w:rsid w:val="005F0378"/>
    <w:rsid w:val="005F037A"/>
    <w:rsid w:val="005F03E6"/>
    <w:rsid w:val="005F0485"/>
    <w:rsid w:val="005F0599"/>
    <w:rsid w:val="005F06E7"/>
    <w:rsid w:val="005F077D"/>
    <w:rsid w:val="005F0847"/>
    <w:rsid w:val="005F09E2"/>
    <w:rsid w:val="005F0ABE"/>
    <w:rsid w:val="005F0B48"/>
    <w:rsid w:val="005F1008"/>
    <w:rsid w:val="005F1138"/>
    <w:rsid w:val="005F12D9"/>
    <w:rsid w:val="005F132D"/>
    <w:rsid w:val="005F1353"/>
    <w:rsid w:val="005F142C"/>
    <w:rsid w:val="005F14AB"/>
    <w:rsid w:val="005F1646"/>
    <w:rsid w:val="005F1AC2"/>
    <w:rsid w:val="005F1BD9"/>
    <w:rsid w:val="005F1DB1"/>
    <w:rsid w:val="005F2027"/>
    <w:rsid w:val="005F2218"/>
    <w:rsid w:val="005F2226"/>
    <w:rsid w:val="005F2455"/>
    <w:rsid w:val="005F24DE"/>
    <w:rsid w:val="005F2506"/>
    <w:rsid w:val="005F2B39"/>
    <w:rsid w:val="005F2F0C"/>
    <w:rsid w:val="005F300F"/>
    <w:rsid w:val="005F302E"/>
    <w:rsid w:val="005F35E1"/>
    <w:rsid w:val="005F3651"/>
    <w:rsid w:val="005F3984"/>
    <w:rsid w:val="005F3986"/>
    <w:rsid w:val="005F398F"/>
    <w:rsid w:val="005F3BE8"/>
    <w:rsid w:val="005F3CEF"/>
    <w:rsid w:val="005F3F6E"/>
    <w:rsid w:val="005F409E"/>
    <w:rsid w:val="005F466B"/>
    <w:rsid w:val="005F46DE"/>
    <w:rsid w:val="005F4878"/>
    <w:rsid w:val="005F4914"/>
    <w:rsid w:val="005F4C7A"/>
    <w:rsid w:val="005F4C96"/>
    <w:rsid w:val="005F4E47"/>
    <w:rsid w:val="005F502C"/>
    <w:rsid w:val="005F50B0"/>
    <w:rsid w:val="005F52B1"/>
    <w:rsid w:val="005F53B6"/>
    <w:rsid w:val="005F56F1"/>
    <w:rsid w:val="005F5749"/>
    <w:rsid w:val="005F5804"/>
    <w:rsid w:val="005F591D"/>
    <w:rsid w:val="005F5A36"/>
    <w:rsid w:val="005F5ACD"/>
    <w:rsid w:val="005F5DD5"/>
    <w:rsid w:val="005F5DED"/>
    <w:rsid w:val="005F5F76"/>
    <w:rsid w:val="005F601D"/>
    <w:rsid w:val="005F643C"/>
    <w:rsid w:val="005F669D"/>
    <w:rsid w:val="005F67A7"/>
    <w:rsid w:val="005F67D4"/>
    <w:rsid w:val="005F6945"/>
    <w:rsid w:val="005F6A51"/>
    <w:rsid w:val="005F6B20"/>
    <w:rsid w:val="005F6D0F"/>
    <w:rsid w:val="005F6DAA"/>
    <w:rsid w:val="005F6DCF"/>
    <w:rsid w:val="005F6EB0"/>
    <w:rsid w:val="005F6F1D"/>
    <w:rsid w:val="005F6FA2"/>
    <w:rsid w:val="005F70CF"/>
    <w:rsid w:val="005F7159"/>
    <w:rsid w:val="005F7B37"/>
    <w:rsid w:val="0060012C"/>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744"/>
    <w:rsid w:val="00601A16"/>
    <w:rsid w:val="00601C07"/>
    <w:rsid w:val="00602048"/>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AFF"/>
    <w:rsid w:val="00604B83"/>
    <w:rsid w:val="00604BEA"/>
    <w:rsid w:val="00604C5D"/>
    <w:rsid w:val="00604CA2"/>
    <w:rsid w:val="00604CC6"/>
    <w:rsid w:val="00604D0B"/>
    <w:rsid w:val="00604E38"/>
    <w:rsid w:val="00605060"/>
    <w:rsid w:val="0060510A"/>
    <w:rsid w:val="00605200"/>
    <w:rsid w:val="00605216"/>
    <w:rsid w:val="006054E5"/>
    <w:rsid w:val="00605559"/>
    <w:rsid w:val="00605AB6"/>
    <w:rsid w:val="00605AD8"/>
    <w:rsid w:val="00605D3B"/>
    <w:rsid w:val="00605F2C"/>
    <w:rsid w:val="00606130"/>
    <w:rsid w:val="0060650A"/>
    <w:rsid w:val="00606587"/>
    <w:rsid w:val="00606631"/>
    <w:rsid w:val="0060669A"/>
    <w:rsid w:val="006066ED"/>
    <w:rsid w:val="0060679E"/>
    <w:rsid w:val="006069E2"/>
    <w:rsid w:val="00606C77"/>
    <w:rsid w:val="00606E6E"/>
    <w:rsid w:val="00606F77"/>
    <w:rsid w:val="00606FF6"/>
    <w:rsid w:val="006070C4"/>
    <w:rsid w:val="00607210"/>
    <w:rsid w:val="006072E9"/>
    <w:rsid w:val="00607309"/>
    <w:rsid w:val="006074B7"/>
    <w:rsid w:val="006074C3"/>
    <w:rsid w:val="00607945"/>
    <w:rsid w:val="00607A4E"/>
    <w:rsid w:val="00607A79"/>
    <w:rsid w:val="00607B73"/>
    <w:rsid w:val="00607B77"/>
    <w:rsid w:val="00607D31"/>
    <w:rsid w:val="00607D4A"/>
    <w:rsid w:val="00607DD1"/>
    <w:rsid w:val="00607DEA"/>
    <w:rsid w:val="00607E46"/>
    <w:rsid w:val="00610794"/>
    <w:rsid w:val="00610B18"/>
    <w:rsid w:val="00610B92"/>
    <w:rsid w:val="00610BE4"/>
    <w:rsid w:val="00610BF9"/>
    <w:rsid w:val="00610C33"/>
    <w:rsid w:val="00610CC2"/>
    <w:rsid w:val="00610D06"/>
    <w:rsid w:val="006110E7"/>
    <w:rsid w:val="00611323"/>
    <w:rsid w:val="006114A3"/>
    <w:rsid w:val="006114ED"/>
    <w:rsid w:val="006116CE"/>
    <w:rsid w:val="00611C86"/>
    <w:rsid w:val="00611DC4"/>
    <w:rsid w:val="00611EE8"/>
    <w:rsid w:val="00611FD9"/>
    <w:rsid w:val="00612247"/>
    <w:rsid w:val="00612490"/>
    <w:rsid w:val="00612497"/>
    <w:rsid w:val="006125FE"/>
    <w:rsid w:val="00612627"/>
    <w:rsid w:val="00612BC9"/>
    <w:rsid w:val="00612C2E"/>
    <w:rsid w:val="00612CC3"/>
    <w:rsid w:val="00612D8A"/>
    <w:rsid w:val="0061304B"/>
    <w:rsid w:val="00613083"/>
    <w:rsid w:val="006132D0"/>
    <w:rsid w:val="006132DE"/>
    <w:rsid w:val="006132E1"/>
    <w:rsid w:val="006133DB"/>
    <w:rsid w:val="006135EC"/>
    <w:rsid w:val="006135FE"/>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878"/>
    <w:rsid w:val="0061496E"/>
    <w:rsid w:val="00614AA9"/>
    <w:rsid w:val="00614F47"/>
    <w:rsid w:val="00615043"/>
    <w:rsid w:val="00615084"/>
    <w:rsid w:val="006152A4"/>
    <w:rsid w:val="006154DE"/>
    <w:rsid w:val="00615664"/>
    <w:rsid w:val="006156A3"/>
    <w:rsid w:val="006156A5"/>
    <w:rsid w:val="00615D75"/>
    <w:rsid w:val="00615E1D"/>
    <w:rsid w:val="00615F63"/>
    <w:rsid w:val="00616176"/>
    <w:rsid w:val="0061653E"/>
    <w:rsid w:val="006166FA"/>
    <w:rsid w:val="00616735"/>
    <w:rsid w:val="00616825"/>
    <w:rsid w:val="00616A9B"/>
    <w:rsid w:val="00616D6B"/>
    <w:rsid w:val="00616D92"/>
    <w:rsid w:val="00616F60"/>
    <w:rsid w:val="0061715D"/>
    <w:rsid w:val="00617234"/>
    <w:rsid w:val="00617237"/>
    <w:rsid w:val="006176DB"/>
    <w:rsid w:val="006177E0"/>
    <w:rsid w:val="006178F3"/>
    <w:rsid w:val="00617978"/>
    <w:rsid w:val="00617AC7"/>
    <w:rsid w:val="00617AC8"/>
    <w:rsid w:val="00617BC0"/>
    <w:rsid w:val="00617CA9"/>
    <w:rsid w:val="00617DC3"/>
    <w:rsid w:val="00617DEC"/>
    <w:rsid w:val="00617E9C"/>
    <w:rsid w:val="00617ECC"/>
    <w:rsid w:val="006201A9"/>
    <w:rsid w:val="00620321"/>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C9E"/>
    <w:rsid w:val="00622FFD"/>
    <w:rsid w:val="0062316E"/>
    <w:rsid w:val="0062322A"/>
    <w:rsid w:val="00623378"/>
    <w:rsid w:val="0062338E"/>
    <w:rsid w:val="0062342A"/>
    <w:rsid w:val="00623516"/>
    <w:rsid w:val="00623567"/>
    <w:rsid w:val="00623669"/>
    <w:rsid w:val="006238D3"/>
    <w:rsid w:val="006238F9"/>
    <w:rsid w:val="00623938"/>
    <w:rsid w:val="00623B0C"/>
    <w:rsid w:val="00623D97"/>
    <w:rsid w:val="00623DE1"/>
    <w:rsid w:val="00623DF2"/>
    <w:rsid w:val="00623EC4"/>
    <w:rsid w:val="00623F85"/>
    <w:rsid w:val="00624111"/>
    <w:rsid w:val="00624297"/>
    <w:rsid w:val="006246CB"/>
    <w:rsid w:val="00624780"/>
    <w:rsid w:val="00624813"/>
    <w:rsid w:val="006248FA"/>
    <w:rsid w:val="00624A37"/>
    <w:rsid w:val="00624C49"/>
    <w:rsid w:val="00624E9D"/>
    <w:rsid w:val="00625297"/>
    <w:rsid w:val="0062532D"/>
    <w:rsid w:val="00625350"/>
    <w:rsid w:val="006253F7"/>
    <w:rsid w:val="006254BA"/>
    <w:rsid w:val="0062569F"/>
    <w:rsid w:val="00625786"/>
    <w:rsid w:val="0062598C"/>
    <w:rsid w:val="00625BA6"/>
    <w:rsid w:val="00625C15"/>
    <w:rsid w:val="00625D55"/>
    <w:rsid w:val="00625DD6"/>
    <w:rsid w:val="00625DEF"/>
    <w:rsid w:val="00625E20"/>
    <w:rsid w:val="00625E5D"/>
    <w:rsid w:val="00625F6C"/>
    <w:rsid w:val="006262BE"/>
    <w:rsid w:val="00626376"/>
    <w:rsid w:val="0062671F"/>
    <w:rsid w:val="006267C1"/>
    <w:rsid w:val="006268C8"/>
    <w:rsid w:val="00626A0E"/>
    <w:rsid w:val="00626FF1"/>
    <w:rsid w:val="006271C8"/>
    <w:rsid w:val="006271E4"/>
    <w:rsid w:val="00627320"/>
    <w:rsid w:val="006274CD"/>
    <w:rsid w:val="006274D0"/>
    <w:rsid w:val="00627F23"/>
    <w:rsid w:val="0063022C"/>
    <w:rsid w:val="006306AA"/>
    <w:rsid w:val="00630AFC"/>
    <w:rsid w:val="00630B68"/>
    <w:rsid w:val="00630FCF"/>
    <w:rsid w:val="0063118E"/>
    <w:rsid w:val="006312B2"/>
    <w:rsid w:val="0063143C"/>
    <w:rsid w:val="006314B2"/>
    <w:rsid w:val="0063178A"/>
    <w:rsid w:val="00631956"/>
    <w:rsid w:val="006319A6"/>
    <w:rsid w:val="00631B27"/>
    <w:rsid w:val="00631CF5"/>
    <w:rsid w:val="006323DC"/>
    <w:rsid w:val="0063246E"/>
    <w:rsid w:val="006327D0"/>
    <w:rsid w:val="00632D18"/>
    <w:rsid w:val="00632D24"/>
    <w:rsid w:val="0063326E"/>
    <w:rsid w:val="00633363"/>
    <w:rsid w:val="0063348E"/>
    <w:rsid w:val="00633537"/>
    <w:rsid w:val="0063359D"/>
    <w:rsid w:val="006338CB"/>
    <w:rsid w:val="00633A57"/>
    <w:rsid w:val="00633A6E"/>
    <w:rsid w:val="00633C6E"/>
    <w:rsid w:val="00633CA8"/>
    <w:rsid w:val="00633CC3"/>
    <w:rsid w:val="00633F86"/>
    <w:rsid w:val="00633FE8"/>
    <w:rsid w:val="006340D8"/>
    <w:rsid w:val="00634188"/>
    <w:rsid w:val="0063420D"/>
    <w:rsid w:val="00634288"/>
    <w:rsid w:val="006342F9"/>
    <w:rsid w:val="006343D0"/>
    <w:rsid w:val="00634861"/>
    <w:rsid w:val="00634862"/>
    <w:rsid w:val="006348EE"/>
    <w:rsid w:val="006349A5"/>
    <w:rsid w:val="00634A68"/>
    <w:rsid w:val="00634A72"/>
    <w:rsid w:val="00634A8E"/>
    <w:rsid w:val="00634ADE"/>
    <w:rsid w:val="00634C55"/>
    <w:rsid w:val="00634D66"/>
    <w:rsid w:val="00634D6D"/>
    <w:rsid w:val="00635070"/>
    <w:rsid w:val="006350BF"/>
    <w:rsid w:val="0063545E"/>
    <w:rsid w:val="00635818"/>
    <w:rsid w:val="006358C7"/>
    <w:rsid w:val="00635A67"/>
    <w:rsid w:val="00635B1F"/>
    <w:rsid w:val="00635B68"/>
    <w:rsid w:val="00635BA9"/>
    <w:rsid w:val="00635CB1"/>
    <w:rsid w:val="00635D4C"/>
    <w:rsid w:val="00635E77"/>
    <w:rsid w:val="00635FCE"/>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21B"/>
    <w:rsid w:val="006374C6"/>
    <w:rsid w:val="006374CD"/>
    <w:rsid w:val="0063768A"/>
    <w:rsid w:val="006379A9"/>
    <w:rsid w:val="00637CA9"/>
    <w:rsid w:val="00637D70"/>
    <w:rsid w:val="006400D1"/>
    <w:rsid w:val="00640339"/>
    <w:rsid w:val="006404CF"/>
    <w:rsid w:val="00640536"/>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442"/>
    <w:rsid w:val="006425E5"/>
    <w:rsid w:val="00642686"/>
    <w:rsid w:val="006426AB"/>
    <w:rsid w:val="006426AE"/>
    <w:rsid w:val="0064291A"/>
    <w:rsid w:val="006429AC"/>
    <w:rsid w:val="00642BA2"/>
    <w:rsid w:val="00642CF2"/>
    <w:rsid w:val="0064302C"/>
    <w:rsid w:val="006430EE"/>
    <w:rsid w:val="00643146"/>
    <w:rsid w:val="00643183"/>
    <w:rsid w:val="00643293"/>
    <w:rsid w:val="0064355F"/>
    <w:rsid w:val="00643830"/>
    <w:rsid w:val="006438A0"/>
    <w:rsid w:val="006438A9"/>
    <w:rsid w:val="00643967"/>
    <w:rsid w:val="00643A3B"/>
    <w:rsid w:val="00643AE5"/>
    <w:rsid w:val="00643BA3"/>
    <w:rsid w:val="00643BF6"/>
    <w:rsid w:val="00643CC1"/>
    <w:rsid w:val="00643F3D"/>
    <w:rsid w:val="00644019"/>
    <w:rsid w:val="00644515"/>
    <w:rsid w:val="006445C0"/>
    <w:rsid w:val="006446C9"/>
    <w:rsid w:val="00644751"/>
    <w:rsid w:val="00644CE7"/>
    <w:rsid w:val="00644E92"/>
    <w:rsid w:val="0064522F"/>
    <w:rsid w:val="006452A7"/>
    <w:rsid w:val="00645475"/>
    <w:rsid w:val="006454E6"/>
    <w:rsid w:val="00645B13"/>
    <w:rsid w:val="00645C2B"/>
    <w:rsid w:val="00645EF7"/>
    <w:rsid w:val="00645F97"/>
    <w:rsid w:val="0064614D"/>
    <w:rsid w:val="006463A4"/>
    <w:rsid w:val="00646660"/>
    <w:rsid w:val="0064687F"/>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278"/>
    <w:rsid w:val="0065034E"/>
    <w:rsid w:val="00650359"/>
    <w:rsid w:val="006504EE"/>
    <w:rsid w:val="0065066F"/>
    <w:rsid w:val="006507ED"/>
    <w:rsid w:val="00650801"/>
    <w:rsid w:val="00650BD0"/>
    <w:rsid w:val="00650D64"/>
    <w:rsid w:val="0065115F"/>
    <w:rsid w:val="006511A6"/>
    <w:rsid w:val="00651315"/>
    <w:rsid w:val="006514DF"/>
    <w:rsid w:val="00651629"/>
    <w:rsid w:val="0065177E"/>
    <w:rsid w:val="00651A8E"/>
    <w:rsid w:val="00651BAA"/>
    <w:rsid w:val="00651EEE"/>
    <w:rsid w:val="006523B9"/>
    <w:rsid w:val="00652413"/>
    <w:rsid w:val="00652503"/>
    <w:rsid w:val="0065274A"/>
    <w:rsid w:val="00652779"/>
    <w:rsid w:val="00652A5A"/>
    <w:rsid w:val="00652CB0"/>
    <w:rsid w:val="00652CC6"/>
    <w:rsid w:val="0065306D"/>
    <w:rsid w:val="00653177"/>
    <w:rsid w:val="006533C4"/>
    <w:rsid w:val="0065377B"/>
    <w:rsid w:val="006537C0"/>
    <w:rsid w:val="0065384A"/>
    <w:rsid w:val="00653A17"/>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C86"/>
    <w:rsid w:val="00654E04"/>
    <w:rsid w:val="00654F0B"/>
    <w:rsid w:val="006550A0"/>
    <w:rsid w:val="00655487"/>
    <w:rsid w:val="006558A9"/>
    <w:rsid w:val="00655919"/>
    <w:rsid w:val="00655C36"/>
    <w:rsid w:val="00655E75"/>
    <w:rsid w:val="00655F46"/>
    <w:rsid w:val="00656247"/>
    <w:rsid w:val="00656389"/>
    <w:rsid w:val="006564B7"/>
    <w:rsid w:val="006569B3"/>
    <w:rsid w:val="00656B36"/>
    <w:rsid w:val="00657000"/>
    <w:rsid w:val="006570FD"/>
    <w:rsid w:val="00657527"/>
    <w:rsid w:val="00657750"/>
    <w:rsid w:val="006577A6"/>
    <w:rsid w:val="006577E1"/>
    <w:rsid w:val="00657895"/>
    <w:rsid w:val="00657A99"/>
    <w:rsid w:val="00657B7B"/>
    <w:rsid w:val="00657C9D"/>
    <w:rsid w:val="00657E29"/>
    <w:rsid w:val="00657EB6"/>
    <w:rsid w:val="00657F17"/>
    <w:rsid w:val="00660084"/>
    <w:rsid w:val="006602AE"/>
    <w:rsid w:val="0066034B"/>
    <w:rsid w:val="0066046C"/>
    <w:rsid w:val="00660627"/>
    <w:rsid w:val="006606C1"/>
    <w:rsid w:val="0066075A"/>
    <w:rsid w:val="006608AC"/>
    <w:rsid w:val="0066093D"/>
    <w:rsid w:val="00660A5F"/>
    <w:rsid w:val="00660B57"/>
    <w:rsid w:val="00660D1C"/>
    <w:rsid w:val="00660E8E"/>
    <w:rsid w:val="00660FE5"/>
    <w:rsid w:val="0066144C"/>
    <w:rsid w:val="00661469"/>
    <w:rsid w:val="006614E0"/>
    <w:rsid w:val="00661550"/>
    <w:rsid w:val="00661625"/>
    <w:rsid w:val="0066163F"/>
    <w:rsid w:val="006617DC"/>
    <w:rsid w:val="00661A0E"/>
    <w:rsid w:val="00661B3D"/>
    <w:rsid w:val="006620D0"/>
    <w:rsid w:val="00662123"/>
    <w:rsid w:val="00662490"/>
    <w:rsid w:val="0066249F"/>
    <w:rsid w:val="006625E8"/>
    <w:rsid w:val="0066297E"/>
    <w:rsid w:val="00662ADB"/>
    <w:rsid w:val="00662C59"/>
    <w:rsid w:val="00662CF6"/>
    <w:rsid w:val="00662D65"/>
    <w:rsid w:val="00662E07"/>
    <w:rsid w:val="0066307E"/>
    <w:rsid w:val="0066323F"/>
    <w:rsid w:val="006632E6"/>
    <w:rsid w:val="0066382C"/>
    <w:rsid w:val="00663968"/>
    <w:rsid w:val="0066396F"/>
    <w:rsid w:val="00663ABB"/>
    <w:rsid w:val="00663B07"/>
    <w:rsid w:val="00663B34"/>
    <w:rsid w:val="00663B95"/>
    <w:rsid w:val="0066410F"/>
    <w:rsid w:val="00664138"/>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184"/>
    <w:rsid w:val="00666454"/>
    <w:rsid w:val="006666F3"/>
    <w:rsid w:val="00666744"/>
    <w:rsid w:val="00666A8F"/>
    <w:rsid w:val="00666AF1"/>
    <w:rsid w:val="00666D74"/>
    <w:rsid w:val="00666FDC"/>
    <w:rsid w:val="0066709E"/>
    <w:rsid w:val="0066715B"/>
    <w:rsid w:val="006672F9"/>
    <w:rsid w:val="006673EE"/>
    <w:rsid w:val="00667464"/>
    <w:rsid w:val="006675FC"/>
    <w:rsid w:val="00667775"/>
    <w:rsid w:val="006677A8"/>
    <w:rsid w:val="00667842"/>
    <w:rsid w:val="00667863"/>
    <w:rsid w:val="00667A38"/>
    <w:rsid w:val="00667B5B"/>
    <w:rsid w:val="00667BA6"/>
    <w:rsid w:val="00667BCB"/>
    <w:rsid w:val="00667C8D"/>
    <w:rsid w:val="00667CE9"/>
    <w:rsid w:val="00667D58"/>
    <w:rsid w:val="00667E97"/>
    <w:rsid w:val="006703E4"/>
    <w:rsid w:val="00670482"/>
    <w:rsid w:val="006704FF"/>
    <w:rsid w:val="00670625"/>
    <w:rsid w:val="006706EB"/>
    <w:rsid w:val="00670856"/>
    <w:rsid w:val="00670986"/>
    <w:rsid w:val="00670B94"/>
    <w:rsid w:val="00670F36"/>
    <w:rsid w:val="00671045"/>
    <w:rsid w:val="00671063"/>
    <w:rsid w:val="0067125E"/>
    <w:rsid w:val="006716E8"/>
    <w:rsid w:val="0067185A"/>
    <w:rsid w:val="006718D4"/>
    <w:rsid w:val="006718E7"/>
    <w:rsid w:val="0067192E"/>
    <w:rsid w:val="006719AE"/>
    <w:rsid w:val="00671BC5"/>
    <w:rsid w:val="00671C06"/>
    <w:rsid w:val="00671C59"/>
    <w:rsid w:val="00671C67"/>
    <w:rsid w:val="00671D18"/>
    <w:rsid w:val="00671DF0"/>
    <w:rsid w:val="00671E22"/>
    <w:rsid w:val="00671EF8"/>
    <w:rsid w:val="006722C1"/>
    <w:rsid w:val="00672346"/>
    <w:rsid w:val="00672376"/>
    <w:rsid w:val="006725C8"/>
    <w:rsid w:val="0067262A"/>
    <w:rsid w:val="006726B8"/>
    <w:rsid w:val="006726F0"/>
    <w:rsid w:val="00672721"/>
    <w:rsid w:val="00672895"/>
    <w:rsid w:val="00672987"/>
    <w:rsid w:val="006729EB"/>
    <w:rsid w:val="00672BFB"/>
    <w:rsid w:val="00672FAC"/>
    <w:rsid w:val="0067327F"/>
    <w:rsid w:val="006737D1"/>
    <w:rsid w:val="0067380F"/>
    <w:rsid w:val="00673847"/>
    <w:rsid w:val="006739A6"/>
    <w:rsid w:val="00673BCF"/>
    <w:rsid w:val="00673D04"/>
    <w:rsid w:val="00673F8A"/>
    <w:rsid w:val="006741BD"/>
    <w:rsid w:val="006744B5"/>
    <w:rsid w:val="006744F8"/>
    <w:rsid w:val="0067453B"/>
    <w:rsid w:val="0067491B"/>
    <w:rsid w:val="00674967"/>
    <w:rsid w:val="00674A19"/>
    <w:rsid w:val="00674A47"/>
    <w:rsid w:val="00674AB6"/>
    <w:rsid w:val="00674BB1"/>
    <w:rsid w:val="00674D52"/>
    <w:rsid w:val="00674FC3"/>
    <w:rsid w:val="00674FC4"/>
    <w:rsid w:val="006750E1"/>
    <w:rsid w:val="00675179"/>
    <w:rsid w:val="0067543D"/>
    <w:rsid w:val="006754A9"/>
    <w:rsid w:val="00675544"/>
    <w:rsid w:val="006756B2"/>
    <w:rsid w:val="0067597B"/>
    <w:rsid w:val="00675983"/>
    <w:rsid w:val="00675BE2"/>
    <w:rsid w:val="00675CAC"/>
    <w:rsid w:val="00675D3C"/>
    <w:rsid w:val="00675FA7"/>
    <w:rsid w:val="00676055"/>
    <w:rsid w:val="006763AE"/>
    <w:rsid w:val="006763E6"/>
    <w:rsid w:val="00676547"/>
    <w:rsid w:val="00676577"/>
    <w:rsid w:val="006766BA"/>
    <w:rsid w:val="006767AD"/>
    <w:rsid w:val="00676BB5"/>
    <w:rsid w:val="00676F2B"/>
    <w:rsid w:val="00676F33"/>
    <w:rsid w:val="00676FA1"/>
    <w:rsid w:val="006770A5"/>
    <w:rsid w:val="006771E3"/>
    <w:rsid w:val="00677272"/>
    <w:rsid w:val="0067727E"/>
    <w:rsid w:val="006772E4"/>
    <w:rsid w:val="0067737B"/>
    <w:rsid w:val="00677399"/>
    <w:rsid w:val="006774F4"/>
    <w:rsid w:val="00677817"/>
    <w:rsid w:val="00677919"/>
    <w:rsid w:val="00677986"/>
    <w:rsid w:val="006779ED"/>
    <w:rsid w:val="00677B6B"/>
    <w:rsid w:val="00677B83"/>
    <w:rsid w:val="006800CD"/>
    <w:rsid w:val="00680110"/>
    <w:rsid w:val="00680274"/>
    <w:rsid w:val="006803CA"/>
    <w:rsid w:val="00680528"/>
    <w:rsid w:val="006805BF"/>
    <w:rsid w:val="006806A7"/>
    <w:rsid w:val="006807C5"/>
    <w:rsid w:val="00680AA8"/>
    <w:rsid w:val="00680BD6"/>
    <w:rsid w:val="00680C0F"/>
    <w:rsid w:val="00680FF4"/>
    <w:rsid w:val="006810BB"/>
    <w:rsid w:val="006812EE"/>
    <w:rsid w:val="00681304"/>
    <w:rsid w:val="00681336"/>
    <w:rsid w:val="006814D8"/>
    <w:rsid w:val="00681AD0"/>
    <w:rsid w:val="00681B34"/>
    <w:rsid w:val="00681BE3"/>
    <w:rsid w:val="00681C6E"/>
    <w:rsid w:val="00681D3B"/>
    <w:rsid w:val="00681FE3"/>
    <w:rsid w:val="00682013"/>
    <w:rsid w:val="00682160"/>
    <w:rsid w:val="00682212"/>
    <w:rsid w:val="006824DB"/>
    <w:rsid w:val="0068252C"/>
    <w:rsid w:val="006825AB"/>
    <w:rsid w:val="00682627"/>
    <w:rsid w:val="0068268D"/>
    <w:rsid w:val="00682726"/>
    <w:rsid w:val="006827DC"/>
    <w:rsid w:val="006828DA"/>
    <w:rsid w:val="00682902"/>
    <w:rsid w:val="00682981"/>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335"/>
    <w:rsid w:val="006845F8"/>
    <w:rsid w:val="006847CC"/>
    <w:rsid w:val="0068491E"/>
    <w:rsid w:val="00684A62"/>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7FD"/>
    <w:rsid w:val="00686A27"/>
    <w:rsid w:val="00686B29"/>
    <w:rsid w:val="00686DA2"/>
    <w:rsid w:val="00686DC2"/>
    <w:rsid w:val="00686DF5"/>
    <w:rsid w:val="00686FE3"/>
    <w:rsid w:val="006870E6"/>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C8F"/>
    <w:rsid w:val="00690FEC"/>
    <w:rsid w:val="00691125"/>
    <w:rsid w:val="00691150"/>
    <w:rsid w:val="006914F8"/>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5EF"/>
    <w:rsid w:val="0069381B"/>
    <w:rsid w:val="0069393E"/>
    <w:rsid w:val="00693A72"/>
    <w:rsid w:val="00693B2A"/>
    <w:rsid w:val="00693BBC"/>
    <w:rsid w:val="00693CB1"/>
    <w:rsid w:val="00693D25"/>
    <w:rsid w:val="00693F25"/>
    <w:rsid w:val="00693FD4"/>
    <w:rsid w:val="0069406D"/>
    <w:rsid w:val="00694138"/>
    <w:rsid w:val="006941B5"/>
    <w:rsid w:val="00694738"/>
    <w:rsid w:val="00694892"/>
    <w:rsid w:val="00694BD0"/>
    <w:rsid w:val="00694BEE"/>
    <w:rsid w:val="00694C45"/>
    <w:rsid w:val="00694C6C"/>
    <w:rsid w:val="006952E8"/>
    <w:rsid w:val="006953CE"/>
    <w:rsid w:val="00695423"/>
    <w:rsid w:val="00695589"/>
    <w:rsid w:val="0069559E"/>
    <w:rsid w:val="006958D0"/>
    <w:rsid w:val="00695B8D"/>
    <w:rsid w:val="00695D28"/>
    <w:rsid w:val="00695E24"/>
    <w:rsid w:val="00695F8A"/>
    <w:rsid w:val="0069698D"/>
    <w:rsid w:val="006969D2"/>
    <w:rsid w:val="00696A9A"/>
    <w:rsid w:val="00696AD4"/>
    <w:rsid w:val="00696CBE"/>
    <w:rsid w:val="00696D41"/>
    <w:rsid w:val="00696D6F"/>
    <w:rsid w:val="00696DC9"/>
    <w:rsid w:val="00697046"/>
    <w:rsid w:val="00697102"/>
    <w:rsid w:val="00697121"/>
    <w:rsid w:val="006974C4"/>
    <w:rsid w:val="00697738"/>
    <w:rsid w:val="00697922"/>
    <w:rsid w:val="006979FE"/>
    <w:rsid w:val="00697A3A"/>
    <w:rsid w:val="00697B77"/>
    <w:rsid w:val="006A007E"/>
    <w:rsid w:val="006A03D1"/>
    <w:rsid w:val="006A046C"/>
    <w:rsid w:val="006A0489"/>
    <w:rsid w:val="006A0669"/>
    <w:rsid w:val="006A06E8"/>
    <w:rsid w:val="006A084A"/>
    <w:rsid w:val="006A087B"/>
    <w:rsid w:val="006A0904"/>
    <w:rsid w:val="006A0B21"/>
    <w:rsid w:val="006A0BCE"/>
    <w:rsid w:val="006A0C71"/>
    <w:rsid w:val="006A0DEF"/>
    <w:rsid w:val="006A0FAB"/>
    <w:rsid w:val="006A0FFB"/>
    <w:rsid w:val="006A119E"/>
    <w:rsid w:val="006A11D6"/>
    <w:rsid w:val="006A1339"/>
    <w:rsid w:val="006A13B7"/>
    <w:rsid w:val="006A172F"/>
    <w:rsid w:val="006A17B5"/>
    <w:rsid w:val="006A187A"/>
    <w:rsid w:val="006A1A0C"/>
    <w:rsid w:val="006A1A93"/>
    <w:rsid w:val="006A1AD4"/>
    <w:rsid w:val="006A1C7F"/>
    <w:rsid w:val="006A1E67"/>
    <w:rsid w:val="006A1E90"/>
    <w:rsid w:val="006A1EC5"/>
    <w:rsid w:val="006A1F53"/>
    <w:rsid w:val="006A2009"/>
    <w:rsid w:val="006A228A"/>
    <w:rsid w:val="006A232F"/>
    <w:rsid w:val="006A23B9"/>
    <w:rsid w:val="006A247E"/>
    <w:rsid w:val="006A2686"/>
    <w:rsid w:val="006A27FF"/>
    <w:rsid w:val="006A2D44"/>
    <w:rsid w:val="006A2D4F"/>
    <w:rsid w:val="006A305F"/>
    <w:rsid w:val="006A346F"/>
    <w:rsid w:val="006A3A07"/>
    <w:rsid w:val="006A3B1D"/>
    <w:rsid w:val="006A3B71"/>
    <w:rsid w:val="006A3BF2"/>
    <w:rsid w:val="006A3F0A"/>
    <w:rsid w:val="006A404F"/>
    <w:rsid w:val="006A4327"/>
    <w:rsid w:val="006A46AB"/>
    <w:rsid w:val="006A48FA"/>
    <w:rsid w:val="006A4B17"/>
    <w:rsid w:val="006A4D03"/>
    <w:rsid w:val="006A4D31"/>
    <w:rsid w:val="006A530A"/>
    <w:rsid w:val="006A5514"/>
    <w:rsid w:val="006A5A34"/>
    <w:rsid w:val="006A5B51"/>
    <w:rsid w:val="006A5E39"/>
    <w:rsid w:val="006A5EEF"/>
    <w:rsid w:val="006A610C"/>
    <w:rsid w:val="006A6139"/>
    <w:rsid w:val="006A61DB"/>
    <w:rsid w:val="006A6277"/>
    <w:rsid w:val="006A62D1"/>
    <w:rsid w:val="006A6578"/>
    <w:rsid w:val="006A658E"/>
    <w:rsid w:val="006A65D7"/>
    <w:rsid w:val="006A660D"/>
    <w:rsid w:val="006A6630"/>
    <w:rsid w:val="006A6812"/>
    <w:rsid w:val="006A6885"/>
    <w:rsid w:val="006A68A7"/>
    <w:rsid w:val="006A6C60"/>
    <w:rsid w:val="006A6D37"/>
    <w:rsid w:val="006A6D9B"/>
    <w:rsid w:val="006A6EFB"/>
    <w:rsid w:val="006A6FC3"/>
    <w:rsid w:val="006A7305"/>
    <w:rsid w:val="006A736F"/>
    <w:rsid w:val="006A73FA"/>
    <w:rsid w:val="006A750F"/>
    <w:rsid w:val="006A7A91"/>
    <w:rsid w:val="006A7CF9"/>
    <w:rsid w:val="006A7D74"/>
    <w:rsid w:val="006A7E11"/>
    <w:rsid w:val="006A7F86"/>
    <w:rsid w:val="006B0037"/>
    <w:rsid w:val="006B00B7"/>
    <w:rsid w:val="006B016D"/>
    <w:rsid w:val="006B02A8"/>
    <w:rsid w:val="006B03F2"/>
    <w:rsid w:val="006B057B"/>
    <w:rsid w:val="006B0721"/>
    <w:rsid w:val="006B08A7"/>
    <w:rsid w:val="006B08E4"/>
    <w:rsid w:val="006B116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44D"/>
    <w:rsid w:val="006B24FA"/>
    <w:rsid w:val="006B28F2"/>
    <w:rsid w:val="006B2950"/>
    <w:rsid w:val="006B2A5A"/>
    <w:rsid w:val="006B2A93"/>
    <w:rsid w:val="006B2B6E"/>
    <w:rsid w:val="006B2B8C"/>
    <w:rsid w:val="006B2C60"/>
    <w:rsid w:val="006B2D71"/>
    <w:rsid w:val="006B3273"/>
    <w:rsid w:val="006B3326"/>
    <w:rsid w:val="006B339E"/>
    <w:rsid w:val="006B36AD"/>
    <w:rsid w:val="006B3B23"/>
    <w:rsid w:val="006B3B6B"/>
    <w:rsid w:val="006B414E"/>
    <w:rsid w:val="006B49E9"/>
    <w:rsid w:val="006B4A1B"/>
    <w:rsid w:val="006B4BD8"/>
    <w:rsid w:val="006B4F25"/>
    <w:rsid w:val="006B5029"/>
    <w:rsid w:val="006B5158"/>
    <w:rsid w:val="006B546E"/>
    <w:rsid w:val="006B5670"/>
    <w:rsid w:val="006B5849"/>
    <w:rsid w:val="006B5892"/>
    <w:rsid w:val="006B5CBC"/>
    <w:rsid w:val="006B5D95"/>
    <w:rsid w:val="006B5E08"/>
    <w:rsid w:val="006B5E1C"/>
    <w:rsid w:val="006B5E4F"/>
    <w:rsid w:val="006B5E92"/>
    <w:rsid w:val="006B5EF6"/>
    <w:rsid w:val="006B6462"/>
    <w:rsid w:val="006B646F"/>
    <w:rsid w:val="006B653C"/>
    <w:rsid w:val="006B69EA"/>
    <w:rsid w:val="006B6A1A"/>
    <w:rsid w:val="006B6B3D"/>
    <w:rsid w:val="006B6B96"/>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62"/>
    <w:rsid w:val="006C0778"/>
    <w:rsid w:val="006C088A"/>
    <w:rsid w:val="006C091D"/>
    <w:rsid w:val="006C0A56"/>
    <w:rsid w:val="006C1243"/>
    <w:rsid w:val="006C1312"/>
    <w:rsid w:val="006C134F"/>
    <w:rsid w:val="006C173E"/>
    <w:rsid w:val="006C1831"/>
    <w:rsid w:val="006C1878"/>
    <w:rsid w:val="006C1B66"/>
    <w:rsid w:val="006C1E35"/>
    <w:rsid w:val="006C1E49"/>
    <w:rsid w:val="006C259F"/>
    <w:rsid w:val="006C25BC"/>
    <w:rsid w:val="006C25DE"/>
    <w:rsid w:val="006C2777"/>
    <w:rsid w:val="006C2D50"/>
    <w:rsid w:val="006C2D82"/>
    <w:rsid w:val="006C2E35"/>
    <w:rsid w:val="006C30D7"/>
    <w:rsid w:val="006C3165"/>
    <w:rsid w:val="006C3193"/>
    <w:rsid w:val="006C36C4"/>
    <w:rsid w:val="006C37DD"/>
    <w:rsid w:val="006C37EA"/>
    <w:rsid w:val="006C38F0"/>
    <w:rsid w:val="006C3CDB"/>
    <w:rsid w:val="006C3E1C"/>
    <w:rsid w:val="006C3E66"/>
    <w:rsid w:val="006C4313"/>
    <w:rsid w:val="006C436B"/>
    <w:rsid w:val="006C4556"/>
    <w:rsid w:val="006C45BE"/>
    <w:rsid w:val="006C4609"/>
    <w:rsid w:val="006C4630"/>
    <w:rsid w:val="006C4684"/>
    <w:rsid w:val="006C4CA4"/>
    <w:rsid w:val="006C4D11"/>
    <w:rsid w:val="006C4D3C"/>
    <w:rsid w:val="006C4EF4"/>
    <w:rsid w:val="006C4F62"/>
    <w:rsid w:val="006C4FA7"/>
    <w:rsid w:val="006C50DA"/>
    <w:rsid w:val="006C50FA"/>
    <w:rsid w:val="006C5257"/>
    <w:rsid w:val="006C537D"/>
    <w:rsid w:val="006C53CC"/>
    <w:rsid w:val="006C56CC"/>
    <w:rsid w:val="006C580F"/>
    <w:rsid w:val="006C5C80"/>
    <w:rsid w:val="006C5DEC"/>
    <w:rsid w:val="006C5E84"/>
    <w:rsid w:val="006C5EC4"/>
    <w:rsid w:val="006C6300"/>
    <w:rsid w:val="006C6301"/>
    <w:rsid w:val="006C6435"/>
    <w:rsid w:val="006C64A3"/>
    <w:rsid w:val="006C6741"/>
    <w:rsid w:val="006C6878"/>
    <w:rsid w:val="006C68C7"/>
    <w:rsid w:val="006C698D"/>
    <w:rsid w:val="006C69BF"/>
    <w:rsid w:val="006C69C9"/>
    <w:rsid w:val="006C69EC"/>
    <w:rsid w:val="006C6BD7"/>
    <w:rsid w:val="006C6EB5"/>
    <w:rsid w:val="006C6F78"/>
    <w:rsid w:val="006C6FCE"/>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C7F42"/>
    <w:rsid w:val="006D016A"/>
    <w:rsid w:val="006D03D1"/>
    <w:rsid w:val="006D0829"/>
    <w:rsid w:val="006D091E"/>
    <w:rsid w:val="006D09A8"/>
    <w:rsid w:val="006D0CE9"/>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9D"/>
    <w:rsid w:val="006D1DA0"/>
    <w:rsid w:val="006D1DC4"/>
    <w:rsid w:val="006D1E53"/>
    <w:rsid w:val="006D1F01"/>
    <w:rsid w:val="006D200B"/>
    <w:rsid w:val="006D204B"/>
    <w:rsid w:val="006D228B"/>
    <w:rsid w:val="006D23B7"/>
    <w:rsid w:val="006D263F"/>
    <w:rsid w:val="006D2647"/>
    <w:rsid w:val="006D26E9"/>
    <w:rsid w:val="006D2DF9"/>
    <w:rsid w:val="006D2E1E"/>
    <w:rsid w:val="006D2E95"/>
    <w:rsid w:val="006D30F4"/>
    <w:rsid w:val="006D318E"/>
    <w:rsid w:val="006D318F"/>
    <w:rsid w:val="006D343A"/>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7BF"/>
    <w:rsid w:val="006D4A10"/>
    <w:rsid w:val="006D4ADD"/>
    <w:rsid w:val="006D4AF6"/>
    <w:rsid w:val="006D4B57"/>
    <w:rsid w:val="006D4BE2"/>
    <w:rsid w:val="006D4F0E"/>
    <w:rsid w:val="006D5018"/>
    <w:rsid w:val="006D5205"/>
    <w:rsid w:val="006D5495"/>
    <w:rsid w:val="006D5770"/>
    <w:rsid w:val="006D57AE"/>
    <w:rsid w:val="006D5853"/>
    <w:rsid w:val="006D5D5F"/>
    <w:rsid w:val="006D5F98"/>
    <w:rsid w:val="006D61A2"/>
    <w:rsid w:val="006D624A"/>
    <w:rsid w:val="006D6408"/>
    <w:rsid w:val="006D655D"/>
    <w:rsid w:val="006D65DD"/>
    <w:rsid w:val="006D6631"/>
    <w:rsid w:val="006D670C"/>
    <w:rsid w:val="006D6A89"/>
    <w:rsid w:val="006D6B4D"/>
    <w:rsid w:val="006D6BA8"/>
    <w:rsid w:val="006D6E86"/>
    <w:rsid w:val="006D702B"/>
    <w:rsid w:val="006D70AE"/>
    <w:rsid w:val="006D7121"/>
    <w:rsid w:val="006D7357"/>
    <w:rsid w:val="006D7369"/>
    <w:rsid w:val="006D7694"/>
    <w:rsid w:val="006D78AB"/>
    <w:rsid w:val="006D79E6"/>
    <w:rsid w:val="006D7A61"/>
    <w:rsid w:val="006D7B81"/>
    <w:rsid w:val="006D7C58"/>
    <w:rsid w:val="006D7E73"/>
    <w:rsid w:val="006D7F8D"/>
    <w:rsid w:val="006E036B"/>
    <w:rsid w:val="006E0705"/>
    <w:rsid w:val="006E0740"/>
    <w:rsid w:val="006E07A7"/>
    <w:rsid w:val="006E0A56"/>
    <w:rsid w:val="006E0A6E"/>
    <w:rsid w:val="006E0BF8"/>
    <w:rsid w:val="006E0DBE"/>
    <w:rsid w:val="006E10C2"/>
    <w:rsid w:val="006E11A2"/>
    <w:rsid w:val="006E11B4"/>
    <w:rsid w:val="006E11DF"/>
    <w:rsid w:val="006E12DB"/>
    <w:rsid w:val="006E12ED"/>
    <w:rsid w:val="006E134B"/>
    <w:rsid w:val="006E16EE"/>
    <w:rsid w:val="006E198E"/>
    <w:rsid w:val="006E1BBF"/>
    <w:rsid w:val="006E1D8D"/>
    <w:rsid w:val="006E1DAC"/>
    <w:rsid w:val="006E1F3A"/>
    <w:rsid w:val="006E2059"/>
    <w:rsid w:val="006E2161"/>
    <w:rsid w:val="006E21A5"/>
    <w:rsid w:val="006E2290"/>
    <w:rsid w:val="006E23DD"/>
    <w:rsid w:val="006E24EB"/>
    <w:rsid w:val="006E2553"/>
    <w:rsid w:val="006E26BD"/>
    <w:rsid w:val="006E26C2"/>
    <w:rsid w:val="006E2854"/>
    <w:rsid w:val="006E2DA6"/>
    <w:rsid w:val="006E2F1A"/>
    <w:rsid w:val="006E2F9B"/>
    <w:rsid w:val="006E30CF"/>
    <w:rsid w:val="006E3123"/>
    <w:rsid w:val="006E3202"/>
    <w:rsid w:val="006E3420"/>
    <w:rsid w:val="006E35B4"/>
    <w:rsid w:val="006E36A6"/>
    <w:rsid w:val="006E3710"/>
    <w:rsid w:val="006E38B8"/>
    <w:rsid w:val="006E397B"/>
    <w:rsid w:val="006E3AFE"/>
    <w:rsid w:val="006E4110"/>
    <w:rsid w:val="006E4176"/>
    <w:rsid w:val="006E4473"/>
    <w:rsid w:val="006E456D"/>
    <w:rsid w:val="006E48B8"/>
    <w:rsid w:val="006E48C8"/>
    <w:rsid w:val="006E4A56"/>
    <w:rsid w:val="006E4B8F"/>
    <w:rsid w:val="006E4C41"/>
    <w:rsid w:val="006E4CC4"/>
    <w:rsid w:val="006E4CD3"/>
    <w:rsid w:val="006E4E15"/>
    <w:rsid w:val="006E507A"/>
    <w:rsid w:val="006E5506"/>
    <w:rsid w:val="006E56B7"/>
    <w:rsid w:val="006E57D1"/>
    <w:rsid w:val="006E5A3B"/>
    <w:rsid w:val="006E5A5F"/>
    <w:rsid w:val="006E5C7F"/>
    <w:rsid w:val="006E62C1"/>
    <w:rsid w:val="006E6368"/>
    <w:rsid w:val="006E63DE"/>
    <w:rsid w:val="006E64F8"/>
    <w:rsid w:val="006E660E"/>
    <w:rsid w:val="006E6618"/>
    <w:rsid w:val="006E66AE"/>
    <w:rsid w:val="006E6770"/>
    <w:rsid w:val="006E67E8"/>
    <w:rsid w:val="006E6A76"/>
    <w:rsid w:val="006E6BEE"/>
    <w:rsid w:val="006E6C6F"/>
    <w:rsid w:val="006E6DB2"/>
    <w:rsid w:val="006E6DD7"/>
    <w:rsid w:val="006E74E9"/>
    <w:rsid w:val="006E7C81"/>
    <w:rsid w:val="006E7D1A"/>
    <w:rsid w:val="006E7DD4"/>
    <w:rsid w:val="006E7DFE"/>
    <w:rsid w:val="006F013B"/>
    <w:rsid w:val="006F043D"/>
    <w:rsid w:val="006F05CC"/>
    <w:rsid w:val="006F08EC"/>
    <w:rsid w:val="006F0D75"/>
    <w:rsid w:val="006F0E42"/>
    <w:rsid w:val="006F1134"/>
    <w:rsid w:val="006F11A4"/>
    <w:rsid w:val="006F1232"/>
    <w:rsid w:val="006F128C"/>
    <w:rsid w:val="006F1360"/>
    <w:rsid w:val="006F1411"/>
    <w:rsid w:val="006F156B"/>
    <w:rsid w:val="006F19F3"/>
    <w:rsid w:val="006F1A41"/>
    <w:rsid w:val="006F1A5E"/>
    <w:rsid w:val="006F1C26"/>
    <w:rsid w:val="006F1D72"/>
    <w:rsid w:val="006F1D8E"/>
    <w:rsid w:val="006F1F2E"/>
    <w:rsid w:val="006F2033"/>
    <w:rsid w:val="006F222C"/>
    <w:rsid w:val="006F223F"/>
    <w:rsid w:val="006F241F"/>
    <w:rsid w:val="006F261E"/>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D7E"/>
    <w:rsid w:val="006F3E24"/>
    <w:rsid w:val="006F3F8D"/>
    <w:rsid w:val="006F42D6"/>
    <w:rsid w:val="006F434B"/>
    <w:rsid w:val="006F44AC"/>
    <w:rsid w:val="006F44D7"/>
    <w:rsid w:val="006F44F4"/>
    <w:rsid w:val="006F4991"/>
    <w:rsid w:val="006F4B30"/>
    <w:rsid w:val="006F4BA8"/>
    <w:rsid w:val="006F4C6B"/>
    <w:rsid w:val="006F4D47"/>
    <w:rsid w:val="006F4D9D"/>
    <w:rsid w:val="006F5047"/>
    <w:rsid w:val="006F5228"/>
    <w:rsid w:val="006F53C1"/>
    <w:rsid w:val="006F5442"/>
    <w:rsid w:val="006F556A"/>
    <w:rsid w:val="006F55E1"/>
    <w:rsid w:val="006F58A2"/>
    <w:rsid w:val="006F5968"/>
    <w:rsid w:val="006F5A9E"/>
    <w:rsid w:val="006F5E92"/>
    <w:rsid w:val="006F6124"/>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DE5"/>
    <w:rsid w:val="006F7ED6"/>
    <w:rsid w:val="0070027F"/>
    <w:rsid w:val="007002D7"/>
    <w:rsid w:val="007003DE"/>
    <w:rsid w:val="00700427"/>
    <w:rsid w:val="00700645"/>
    <w:rsid w:val="0070084C"/>
    <w:rsid w:val="00700AF1"/>
    <w:rsid w:val="00700B8D"/>
    <w:rsid w:val="00700E87"/>
    <w:rsid w:val="00700F00"/>
    <w:rsid w:val="00700F87"/>
    <w:rsid w:val="00700FB2"/>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2D91"/>
    <w:rsid w:val="007030B3"/>
    <w:rsid w:val="007031A4"/>
    <w:rsid w:val="0070323D"/>
    <w:rsid w:val="007032FB"/>
    <w:rsid w:val="00703561"/>
    <w:rsid w:val="007036EA"/>
    <w:rsid w:val="00703B1E"/>
    <w:rsid w:val="00703C7B"/>
    <w:rsid w:val="00703C86"/>
    <w:rsid w:val="00703D3A"/>
    <w:rsid w:val="00703D6B"/>
    <w:rsid w:val="00703DC1"/>
    <w:rsid w:val="0070431C"/>
    <w:rsid w:val="007043D6"/>
    <w:rsid w:val="00704622"/>
    <w:rsid w:val="007046C1"/>
    <w:rsid w:val="00704A61"/>
    <w:rsid w:val="00704B3C"/>
    <w:rsid w:val="00704CEB"/>
    <w:rsid w:val="00704E54"/>
    <w:rsid w:val="00704FFF"/>
    <w:rsid w:val="00705025"/>
    <w:rsid w:val="007051E6"/>
    <w:rsid w:val="007052AC"/>
    <w:rsid w:val="00705372"/>
    <w:rsid w:val="007055FC"/>
    <w:rsid w:val="007059B2"/>
    <w:rsid w:val="00705A5D"/>
    <w:rsid w:val="00705C8B"/>
    <w:rsid w:val="00705DE7"/>
    <w:rsid w:val="0070602A"/>
    <w:rsid w:val="00706253"/>
    <w:rsid w:val="007063BF"/>
    <w:rsid w:val="00706464"/>
    <w:rsid w:val="00706618"/>
    <w:rsid w:val="0070668A"/>
    <w:rsid w:val="00706758"/>
    <w:rsid w:val="00706781"/>
    <w:rsid w:val="007067FE"/>
    <w:rsid w:val="0070693D"/>
    <w:rsid w:val="00706967"/>
    <w:rsid w:val="00706B2F"/>
    <w:rsid w:val="00706BBD"/>
    <w:rsid w:val="00706E7B"/>
    <w:rsid w:val="00706E7D"/>
    <w:rsid w:val="00706F13"/>
    <w:rsid w:val="00707314"/>
    <w:rsid w:val="0070739E"/>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78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ACA"/>
    <w:rsid w:val="00711C7F"/>
    <w:rsid w:val="00711CF5"/>
    <w:rsid w:val="00711D60"/>
    <w:rsid w:val="00711DC2"/>
    <w:rsid w:val="0071215F"/>
    <w:rsid w:val="007121CC"/>
    <w:rsid w:val="007121F4"/>
    <w:rsid w:val="007124B0"/>
    <w:rsid w:val="00712A90"/>
    <w:rsid w:val="00712D3E"/>
    <w:rsid w:val="00712D55"/>
    <w:rsid w:val="00712D63"/>
    <w:rsid w:val="00712D68"/>
    <w:rsid w:val="00712D80"/>
    <w:rsid w:val="00713311"/>
    <w:rsid w:val="0071340B"/>
    <w:rsid w:val="007135AA"/>
    <w:rsid w:val="007136DB"/>
    <w:rsid w:val="00713778"/>
    <w:rsid w:val="00713ABD"/>
    <w:rsid w:val="00713CC9"/>
    <w:rsid w:val="00713FDB"/>
    <w:rsid w:val="007140D4"/>
    <w:rsid w:val="007140E0"/>
    <w:rsid w:val="0071423A"/>
    <w:rsid w:val="00714240"/>
    <w:rsid w:val="00714332"/>
    <w:rsid w:val="007144B1"/>
    <w:rsid w:val="007147BD"/>
    <w:rsid w:val="00714D4F"/>
    <w:rsid w:val="00714DD1"/>
    <w:rsid w:val="00714F22"/>
    <w:rsid w:val="007151E5"/>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653"/>
    <w:rsid w:val="00720704"/>
    <w:rsid w:val="0072083A"/>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E5D"/>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7CC"/>
    <w:rsid w:val="007238A4"/>
    <w:rsid w:val="007239CF"/>
    <w:rsid w:val="007239FA"/>
    <w:rsid w:val="00723A1C"/>
    <w:rsid w:val="00723AE9"/>
    <w:rsid w:val="00723B6C"/>
    <w:rsid w:val="00723C8E"/>
    <w:rsid w:val="00723DFE"/>
    <w:rsid w:val="00723E79"/>
    <w:rsid w:val="0072404B"/>
    <w:rsid w:val="007240FB"/>
    <w:rsid w:val="00724155"/>
    <w:rsid w:val="00724316"/>
    <w:rsid w:val="00724729"/>
    <w:rsid w:val="00724796"/>
    <w:rsid w:val="0072480A"/>
    <w:rsid w:val="00724916"/>
    <w:rsid w:val="00724A41"/>
    <w:rsid w:val="007251A1"/>
    <w:rsid w:val="007255B9"/>
    <w:rsid w:val="0072576D"/>
    <w:rsid w:val="00725795"/>
    <w:rsid w:val="007258F7"/>
    <w:rsid w:val="007259AA"/>
    <w:rsid w:val="00725AD2"/>
    <w:rsid w:val="00725CAF"/>
    <w:rsid w:val="007260A9"/>
    <w:rsid w:val="0072647A"/>
    <w:rsid w:val="00726633"/>
    <w:rsid w:val="007266E3"/>
    <w:rsid w:val="007266E5"/>
    <w:rsid w:val="007267BC"/>
    <w:rsid w:val="00726897"/>
    <w:rsid w:val="007268B9"/>
    <w:rsid w:val="007268F3"/>
    <w:rsid w:val="00726987"/>
    <w:rsid w:val="00726AF0"/>
    <w:rsid w:val="00726CA2"/>
    <w:rsid w:val="00726D23"/>
    <w:rsid w:val="00726FAD"/>
    <w:rsid w:val="00727120"/>
    <w:rsid w:val="00727316"/>
    <w:rsid w:val="007274F4"/>
    <w:rsid w:val="00727509"/>
    <w:rsid w:val="00727583"/>
    <w:rsid w:val="0072797E"/>
    <w:rsid w:val="00727A39"/>
    <w:rsid w:val="00727E26"/>
    <w:rsid w:val="00727E9F"/>
    <w:rsid w:val="007301E7"/>
    <w:rsid w:val="007301ED"/>
    <w:rsid w:val="007302D9"/>
    <w:rsid w:val="00730540"/>
    <w:rsid w:val="00730543"/>
    <w:rsid w:val="00730817"/>
    <w:rsid w:val="00730A15"/>
    <w:rsid w:val="00730AFC"/>
    <w:rsid w:val="00730BF0"/>
    <w:rsid w:val="00730CB8"/>
    <w:rsid w:val="00730D32"/>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67B"/>
    <w:rsid w:val="00732784"/>
    <w:rsid w:val="007327F0"/>
    <w:rsid w:val="00732AC3"/>
    <w:rsid w:val="00732AE6"/>
    <w:rsid w:val="00732AEE"/>
    <w:rsid w:val="00732CE7"/>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6A3"/>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5C5"/>
    <w:rsid w:val="00736A4F"/>
    <w:rsid w:val="00736AC8"/>
    <w:rsid w:val="00736B06"/>
    <w:rsid w:val="00736F23"/>
    <w:rsid w:val="00736FF6"/>
    <w:rsid w:val="00737014"/>
    <w:rsid w:val="00737114"/>
    <w:rsid w:val="007373DA"/>
    <w:rsid w:val="007373DC"/>
    <w:rsid w:val="007374A5"/>
    <w:rsid w:val="0073772C"/>
    <w:rsid w:val="0073786D"/>
    <w:rsid w:val="007378F6"/>
    <w:rsid w:val="00737B25"/>
    <w:rsid w:val="00737D39"/>
    <w:rsid w:val="00737D5E"/>
    <w:rsid w:val="00737DA7"/>
    <w:rsid w:val="00737EDB"/>
    <w:rsid w:val="007401FA"/>
    <w:rsid w:val="007405E1"/>
    <w:rsid w:val="00740F6A"/>
    <w:rsid w:val="0074105B"/>
    <w:rsid w:val="0074115C"/>
    <w:rsid w:val="0074124F"/>
    <w:rsid w:val="00741478"/>
    <w:rsid w:val="00741506"/>
    <w:rsid w:val="00741802"/>
    <w:rsid w:val="007418F4"/>
    <w:rsid w:val="00741D57"/>
    <w:rsid w:val="0074204B"/>
    <w:rsid w:val="007420B2"/>
    <w:rsid w:val="0074234E"/>
    <w:rsid w:val="00742584"/>
    <w:rsid w:val="007425D5"/>
    <w:rsid w:val="007425E3"/>
    <w:rsid w:val="0074266B"/>
    <w:rsid w:val="007426A8"/>
    <w:rsid w:val="0074280B"/>
    <w:rsid w:val="007428D8"/>
    <w:rsid w:val="007429B7"/>
    <w:rsid w:val="00742A43"/>
    <w:rsid w:val="00742ED5"/>
    <w:rsid w:val="00743587"/>
    <w:rsid w:val="00743642"/>
    <w:rsid w:val="0074366B"/>
    <w:rsid w:val="00743929"/>
    <w:rsid w:val="00743955"/>
    <w:rsid w:val="00743C4E"/>
    <w:rsid w:val="00743F3B"/>
    <w:rsid w:val="00743FC3"/>
    <w:rsid w:val="00744232"/>
    <w:rsid w:val="00744340"/>
    <w:rsid w:val="00744360"/>
    <w:rsid w:val="007444F5"/>
    <w:rsid w:val="007445FB"/>
    <w:rsid w:val="00744703"/>
    <w:rsid w:val="00744715"/>
    <w:rsid w:val="00744A3C"/>
    <w:rsid w:val="00744C24"/>
    <w:rsid w:val="00744C81"/>
    <w:rsid w:val="00744DB8"/>
    <w:rsid w:val="00744DEE"/>
    <w:rsid w:val="00744E43"/>
    <w:rsid w:val="00744FA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5F8"/>
    <w:rsid w:val="00746BF2"/>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70"/>
    <w:rsid w:val="00750AF7"/>
    <w:rsid w:val="00750E51"/>
    <w:rsid w:val="00750E5E"/>
    <w:rsid w:val="00750E74"/>
    <w:rsid w:val="00750ECC"/>
    <w:rsid w:val="00750ED4"/>
    <w:rsid w:val="00750FDF"/>
    <w:rsid w:val="00750FF5"/>
    <w:rsid w:val="00751047"/>
    <w:rsid w:val="007510FE"/>
    <w:rsid w:val="00751339"/>
    <w:rsid w:val="007513A1"/>
    <w:rsid w:val="007518EE"/>
    <w:rsid w:val="00751907"/>
    <w:rsid w:val="00751960"/>
    <w:rsid w:val="00751C7D"/>
    <w:rsid w:val="00751DBC"/>
    <w:rsid w:val="00751E84"/>
    <w:rsid w:val="00752062"/>
    <w:rsid w:val="007520E8"/>
    <w:rsid w:val="00752554"/>
    <w:rsid w:val="00752A3E"/>
    <w:rsid w:val="00752A44"/>
    <w:rsid w:val="00752C01"/>
    <w:rsid w:val="00752C39"/>
    <w:rsid w:val="00752CEF"/>
    <w:rsid w:val="00753168"/>
    <w:rsid w:val="0075321E"/>
    <w:rsid w:val="0075326F"/>
    <w:rsid w:val="00753294"/>
    <w:rsid w:val="00753363"/>
    <w:rsid w:val="007533D7"/>
    <w:rsid w:val="0075340D"/>
    <w:rsid w:val="007535DC"/>
    <w:rsid w:val="00753671"/>
    <w:rsid w:val="007537A1"/>
    <w:rsid w:val="0075399F"/>
    <w:rsid w:val="00753A17"/>
    <w:rsid w:val="00753A7B"/>
    <w:rsid w:val="00753B23"/>
    <w:rsid w:val="00753C58"/>
    <w:rsid w:val="00753E94"/>
    <w:rsid w:val="007540A1"/>
    <w:rsid w:val="00754794"/>
    <w:rsid w:val="0075479E"/>
    <w:rsid w:val="0075484D"/>
    <w:rsid w:val="00754912"/>
    <w:rsid w:val="00754A8F"/>
    <w:rsid w:val="00754CA1"/>
    <w:rsid w:val="00754DD1"/>
    <w:rsid w:val="00754DEF"/>
    <w:rsid w:val="00754FBA"/>
    <w:rsid w:val="00754FCE"/>
    <w:rsid w:val="00754FD4"/>
    <w:rsid w:val="00755084"/>
    <w:rsid w:val="0075515A"/>
    <w:rsid w:val="007552B8"/>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6A"/>
    <w:rsid w:val="00757082"/>
    <w:rsid w:val="00757185"/>
    <w:rsid w:val="0075725D"/>
    <w:rsid w:val="007572F4"/>
    <w:rsid w:val="0075741D"/>
    <w:rsid w:val="007574C1"/>
    <w:rsid w:val="00757772"/>
    <w:rsid w:val="0075784B"/>
    <w:rsid w:val="0075799F"/>
    <w:rsid w:val="00757B85"/>
    <w:rsid w:val="00757BD8"/>
    <w:rsid w:val="0076001F"/>
    <w:rsid w:val="007602DA"/>
    <w:rsid w:val="00760375"/>
    <w:rsid w:val="00760582"/>
    <w:rsid w:val="00760768"/>
    <w:rsid w:val="00760B76"/>
    <w:rsid w:val="00760C1A"/>
    <w:rsid w:val="00760C51"/>
    <w:rsid w:val="00760EAD"/>
    <w:rsid w:val="007610C5"/>
    <w:rsid w:val="007614B0"/>
    <w:rsid w:val="007615C7"/>
    <w:rsid w:val="0076181D"/>
    <w:rsid w:val="007618A3"/>
    <w:rsid w:val="007618E0"/>
    <w:rsid w:val="007619D2"/>
    <w:rsid w:val="00761BFC"/>
    <w:rsid w:val="007620CB"/>
    <w:rsid w:val="0076218C"/>
    <w:rsid w:val="00762224"/>
    <w:rsid w:val="00762292"/>
    <w:rsid w:val="007622AD"/>
    <w:rsid w:val="00762446"/>
    <w:rsid w:val="0076248C"/>
    <w:rsid w:val="007624C2"/>
    <w:rsid w:val="007624DE"/>
    <w:rsid w:val="00762507"/>
    <w:rsid w:val="0076270B"/>
    <w:rsid w:val="0076287C"/>
    <w:rsid w:val="0076293E"/>
    <w:rsid w:val="00762970"/>
    <w:rsid w:val="00762AE1"/>
    <w:rsid w:val="00762B8D"/>
    <w:rsid w:val="00762BBE"/>
    <w:rsid w:val="00762BEA"/>
    <w:rsid w:val="00762D8C"/>
    <w:rsid w:val="00762F82"/>
    <w:rsid w:val="0076307D"/>
    <w:rsid w:val="007631DF"/>
    <w:rsid w:val="0076339E"/>
    <w:rsid w:val="0076341A"/>
    <w:rsid w:val="007634B2"/>
    <w:rsid w:val="00763504"/>
    <w:rsid w:val="007637B7"/>
    <w:rsid w:val="00763910"/>
    <w:rsid w:val="00763AA9"/>
    <w:rsid w:val="00763B4F"/>
    <w:rsid w:val="00763B6F"/>
    <w:rsid w:val="00763BFB"/>
    <w:rsid w:val="00764092"/>
    <w:rsid w:val="007640F6"/>
    <w:rsid w:val="007641A0"/>
    <w:rsid w:val="00764289"/>
    <w:rsid w:val="007642DC"/>
    <w:rsid w:val="0076446C"/>
    <w:rsid w:val="007644B1"/>
    <w:rsid w:val="007645C5"/>
    <w:rsid w:val="00764798"/>
    <w:rsid w:val="0076483E"/>
    <w:rsid w:val="007649C5"/>
    <w:rsid w:val="00765360"/>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6B5"/>
    <w:rsid w:val="00767780"/>
    <w:rsid w:val="00767798"/>
    <w:rsid w:val="0076789A"/>
    <w:rsid w:val="007679FD"/>
    <w:rsid w:val="00767BDE"/>
    <w:rsid w:val="00767D30"/>
    <w:rsid w:val="00767E3B"/>
    <w:rsid w:val="00767E58"/>
    <w:rsid w:val="00767E65"/>
    <w:rsid w:val="00767ED4"/>
    <w:rsid w:val="00770035"/>
    <w:rsid w:val="0077007D"/>
    <w:rsid w:val="0077068C"/>
    <w:rsid w:val="007708B9"/>
    <w:rsid w:val="007708C1"/>
    <w:rsid w:val="00770AB8"/>
    <w:rsid w:val="00770B38"/>
    <w:rsid w:val="00770C08"/>
    <w:rsid w:val="00770F8D"/>
    <w:rsid w:val="00770FD3"/>
    <w:rsid w:val="007710AE"/>
    <w:rsid w:val="007710B5"/>
    <w:rsid w:val="00771153"/>
    <w:rsid w:val="0077125B"/>
    <w:rsid w:val="0077126C"/>
    <w:rsid w:val="007712E9"/>
    <w:rsid w:val="007713E3"/>
    <w:rsid w:val="007714C2"/>
    <w:rsid w:val="0077154C"/>
    <w:rsid w:val="007716E6"/>
    <w:rsid w:val="007717BF"/>
    <w:rsid w:val="00771826"/>
    <w:rsid w:val="0077196A"/>
    <w:rsid w:val="00771B71"/>
    <w:rsid w:val="00771BF5"/>
    <w:rsid w:val="00771D06"/>
    <w:rsid w:val="00771E35"/>
    <w:rsid w:val="00771EBE"/>
    <w:rsid w:val="00771F8D"/>
    <w:rsid w:val="00771FE6"/>
    <w:rsid w:val="00772136"/>
    <w:rsid w:val="0077213E"/>
    <w:rsid w:val="0077214C"/>
    <w:rsid w:val="00772189"/>
    <w:rsid w:val="007722B8"/>
    <w:rsid w:val="007722C0"/>
    <w:rsid w:val="007722F4"/>
    <w:rsid w:val="007724D5"/>
    <w:rsid w:val="0077255B"/>
    <w:rsid w:val="00772572"/>
    <w:rsid w:val="00772583"/>
    <w:rsid w:val="0077298D"/>
    <w:rsid w:val="007729D3"/>
    <w:rsid w:val="00772B22"/>
    <w:rsid w:val="00772C0D"/>
    <w:rsid w:val="00772E54"/>
    <w:rsid w:val="00772F2A"/>
    <w:rsid w:val="00773298"/>
    <w:rsid w:val="00773471"/>
    <w:rsid w:val="007734FA"/>
    <w:rsid w:val="007735C4"/>
    <w:rsid w:val="007735EA"/>
    <w:rsid w:val="0077378A"/>
    <w:rsid w:val="00773A27"/>
    <w:rsid w:val="00773BB3"/>
    <w:rsid w:val="00773DDA"/>
    <w:rsid w:val="00773F1A"/>
    <w:rsid w:val="00773F90"/>
    <w:rsid w:val="0077411A"/>
    <w:rsid w:val="007742A0"/>
    <w:rsid w:val="00774662"/>
    <w:rsid w:val="00774A91"/>
    <w:rsid w:val="00774BCE"/>
    <w:rsid w:val="00774C08"/>
    <w:rsid w:val="00774D3B"/>
    <w:rsid w:val="00774DA5"/>
    <w:rsid w:val="00774DDE"/>
    <w:rsid w:val="00774E20"/>
    <w:rsid w:val="00774F73"/>
    <w:rsid w:val="00774FF2"/>
    <w:rsid w:val="007755FE"/>
    <w:rsid w:val="00775B86"/>
    <w:rsid w:val="007760D9"/>
    <w:rsid w:val="00776157"/>
    <w:rsid w:val="007763B9"/>
    <w:rsid w:val="00776548"/>
    <w:rsid w:val="00776733"/>
    <w:rsid w:val="0077677F"/>
    <w:rsid w:val="007767D2"/>
    <w:rsid w:val="00776828"/>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10AF"/>
    <w:rsid w:val="007810B4"/>
    <w:rsid w:val="0078118D"/>
    <w:rsid w:val="00781407"/>
    <w:rsid w:val="00781416"/>
    <w:rsid w:val="0078142F"/>
    <w:rsid w:val="00781570"/>
    <w:rsid w:val="0078164E"/>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6A"/>
    <w:rsid w:val="00783980"/>
    <w:rsid w:val="00783A35"/>
    <w:rsid w:val="00783E5C"/>
    <w:rsid w:val="00783ED3"/>
    <w:rsid w:val="00783F94"/>
    <w:rsid w:val="007841A0"/>
    <w:rsid w:val="007842C8"/>
    <w:rsid w:val="007844BF"/>
    <w:rsid w:val="007846D8"/>
    <w:rsid w:val="00784869"/>
    <w:rsid w:val="00784918"/>
    <w:rsid w:val="0078497C"/>
    <w:rsid w:val="00784A3E"/>
    <w:rsid w:val="00784F7A"/>
    <w:rsid w:val="0078507E"/>
    <w:rsid w:val="0078516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6ADF"/>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6D"/>
    <w:rsid w:val="00791AB2"/>
    <w:rsid w:val="00791B48"/>
    <w:rsid w:val="00791BD7"/>
    <w:rsid w:val="00791DB8"/>
    <w:rsid w:val="00792060"/>
    <w:rsid w:val="007922DA"/>
    <w:rsid w:val="00792323"/>
    <w:rsid w:val="007923F3"/>
    <w:rsid w:val="00792465"/>
    <w:rsid w:val="007924C2"/>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D62"/>
    <w:rsid w:val="00793EDD"/>
    <w:rsid w:val="00793EE9"/>
    <w:rsid w:val="00793F14"/>
    <w:rsid w:val="007941D7"/>
    <w:rsid w:val="00794220"/>
    <w:rsid w:val="0079422D"/>
    <w:rsid w:val="0079447C"/>
    <w:rsid w:val="0079449B"/>
    <w:rsid w:val="00794755"/>
    <w:rsid w:val="00794767"/>
    <w:rsid w:val="007947DC"/>
    <w:rsid w:val="00794C9D"/>
    <w:rsid w:val="00794C9F"/>
    <w:rsid w:val="00795381"/>
    <w:rsid w:val="007955F7"/>
    <w:rsid w:val="00795637"/>
    <w:rsid w:val="0079569E"/>
    <w:rsid w:val="007956B9"/>
    <w:rsid w:val="007957D3"/>
    <w:rsid w:val="0079585B"/>
    <w:rsid w:val="00795C40"/>
    <w:rsid w:val="0079606E"/>
    <w:rsid w:val="007965C6"/>
    <w:rsid w:val="007966D0"/>
    <w:rsid w:val="007967F1"/>
    <w:rsid w:val="0079690F"/>
    <w:rsid w:val="00796BAA"/>
    <w:rsid w:val="00796C65"/>
    <w:rsid w:val="00796E2A"/>
    <w:rsid w:val="00796EB5"/>
    <w:rsid w:val="00797017"/>
    <w:rsid w:val="00797063"/>
    <w:rsid w:val="0079717E"/>
    <w:rsid w:val="007973E7"/>
    <w:rsid w:val="00797C96"/>
    <w:rsid w:val="00797CA0"/>
    <w:rsid w:val="00797D05"/>
    <w:rsid w:val="00797E7C"/>
    <w:rsid w:val="00797F40"/>
    <w:rsid w:val="00797FD3"/>
    <w:rsid w:val="007A0018"/>
    <w:rsid w:val="007A0254"/>
    <w:rsid w:val="007A0363"/>
    <w:rsid w:val="007A0414"/>
    <w:rsid w:val="007A0553"/>
    <w:rsid w:val="007A0757"/>
    <w:rsid w:val="007A0987"/>
    <w:rsid w:val="007A0A81"/>
    <w:rsid w:val="007A0C26"/>
    <w:rsid w:val="007A0E30"/>
    <w:rsid w:val="007A0F1E"/>
    <w:rsid w:val="007A0F83"/>
    <w:rsid w:val="007A107D"/>
    <w:rsid w:val="007A124D"/>
    <w:rsid w:val="007A1347"/>
    <w:rsid w:val="007A15FA"/>
    <w:rsid w:val="007A174B"/>
    <w:rsid w:val="007A190D"/>
    <w:rsid w:val="007A1A4A"/>
    <w:rsid w:val="007A1E9B"/>
    <w:rsid w:val="007A1F1C"/>
    <w:rsid w:val="007A200D"/>
    <w:rsid w:val="007A21AD"/>
    <w:rsid w:val="007A21DC"/>
    <w:rsid w:val="007A231E"/>
    <w:rsid w:val="007A24A1"/>
    <w:rsid w:val="007A2563"/>
    <w:rsid w:val="007A2C08"/>
    <w:rsid w:val="007A2E10"/>
    <w:rsid w:val="007A2E37"/>
    <w:rsid w:val="007A2F89"/>
    <w:rsid w:val="007A3142"/>
    <w:rsid w:val="007A31BD"/>
    <w:rsid w:val="007A31EA"/>
    <w:rsid w:val="007A33BA"/>
    <w:rsid w:val="007A356D"/>
    <w:rsid w:val="007A35AB"/>
    <w:rsid w:val="007A3645"/>
    <w:rsid w:val="007A3A0B"/>
    <w:rsid w:val="007A4220"/>
    <w:rsid w:val="007A4227"/>
    <w:rsid w:val="007A42EB"/>
    <w:rsid w:val="007A436C"/>
    <w:rsid w:val="007A4394"/>
    <w:rsid w:val="007A4665"/>
    <w:rsid w:val="007A46B2"/>
    <w:rsid w:val="007A47A8"/>
    <w:rsid w:val="007A4943"/>
    <w:rsid w:val="007A4C6B"/>
    <w:rsid w:val="007A4D34"/>
    <w:rsid w:val="007A4D67"/>
    <w:rsid w:val="007A4E07"/>
    <w:rsid w:val="007A500F"/>
    <w:rsid w:val="007A5153"/>
    <w:rsid w:val="007A5202"/>
    <w:rsid w:val="007A5231"/>
    <w:rsid w:val="007A52EE"/>
    <w:rsid w:val="007A54D2"/>
    <w:rsid w:val="007A565B"/>
    <w:rsid w:val="007A56A2"/>
    <w:rsid w:val="007A56E1"/>
    <w:rsid w:val="007A5878"/>
    <w:rsid w:val="007A58D4"/>
    <w:rsid w:val="007A58E9"/>
    <w:rsid w:val="007A5C33"/>
    <w:rsid w:val="007A5C5F"/>
    <w:rsid w:val="007A5CD0"/>
    <w:rsid w:val="007A5FD9"/>
    <w:rsid w:val="007A6056"/>
    <w:rsid w:val="007A61AC"/>
    <w:rsid w:val="007A6370"/>
    <w:rsid w:val="007A642A"/>
    <w:rsid w:val="007A645C"/>
    <w:rsid w:val="007A64BB"/>
    <w:rsid w:val="007A657E"/>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BEF"/>
    <w:rsid w:val="007A7F58"/>
    <w:rsid w:val="007B0172"/>
    <w:rsid w:val="007B019F"/>
    <w:rsid w:val="007B03F1"/>
    <w:rsid w:val="007B05C5"/>
    <w:rsid w:val="007B0682"/>
    <w:rsid w:val="007B07F3"/>
    <w:rsid w:val="007B0974"/>
    <w:rsid w:val="007B0A44"/>
    <w:rsid w:val="007B0B01"/>
    <w:rsid w:val="007B0B94"/>
    <w:rsid w:val="007B0F06"/>
    <w:rsid w:val="007B0F18"/>
    <w:rsid w:val="007B10DC"/>
    <w:rsid w:val="007B1185"/>
    <w:rsid w:val="007B1195"/>
    <w:rsid w:val="007B1341"/>
    <w:rsid w:val="007B1368"/>
    <w:rsid w:val="007B138C"/>
    <w:rsid w:val="007B14B8"/>
    <w:rsid w:val="007B14CE"/>
    <w:rsid w:val="007B14D8"/>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3A9"/>
    <w:rsid w:val="007B3707"/>
    <w:rsid w:val="007B37D7"/>
    <w:rsid w:val="007B38AD"/>
    <w:rsid w:val="007B38C4"/>
    <w:rsid w:val="007B3911"/>
    <w:rsid w:val="007B3A20"/>
    <w:rsid w:val="007B3BFB"/>
    <w:rsid w:val="007B3C10"/>
    <w:rsid w:val="007B3CB5"/>
    <w:rsid w:val="007B3E8D"/>
    <w:rsid w:val="007B4123"/>
    <w:rsid w:val="007B425D"/>
    <w:rsid w:val="007B428B"/>
    <w:rsid w:val="007B437C"/>
    <w:rsid w:val="007B44C1"/>
    <w:rsid w:val="007B472E"/>
    <w:rsid w:val="007B4A18"/>
    <w:rsid w:val="007B4B28"/>
    <w:rsid w:val="007B4C7A"/>
    <w:rsid w:val="007B4C8D"/>
    <w:rsid w:val="007B4CA4"/>
    <w:rsid w:val="007B4E8A"/>
    <w:rsid w:val="007B51BE"/>
    <w:rsid w:val="007B51FB"/>
    <w:rsid w:val="007B547D"/>
    <w:rsid w:val="007B54D6"/>
    <w:rsid w:val="007B55F4"/>
    <w:rsid w:val="007B5702"/>
    <w:rsid w:val="007B57A2"/>
    <w:rsid w:val="007B5888"/>
    <w:rsid w:val="007B5C3D"/>
    <w:rsid w:val="007B601E"/>
    <w:rsid w:val="007B631A"/>
    <w:rsid w:val="007B66ED"/>
    <w:rsid w:val="007B695E"/>
    <w:rsid w:val="007B6C60"/>
    <w:rsid w:val="007B6D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19"/>
    <w:rsid w:val="007C1093"/>
    <w:rsid w:val="007C1346"/>
    <w:rsid w:val="007C13D9"/>
    <w:rsid w:val="007C1425"/>
    <w:rsid w:val="007C1449"/>
    <w:rsid w:val="007C147A"/>
    <w:rsid w:val="007C1671"/>
    <w:rsid w:val="007C168C"/>
    <w:rsid w:val="007C175D"/>
    <w:rsid w:val="007C1774"/>
    <w:rsid w:val="007C183B"/>
    <w:rsid w:val="007C190F"/>
    <w:rsid w:val="007C1972"/>
    <w:rsid w:val="007C1996"/>
    <w:rsid w:val="007C1F39"/>
    <w:rsid w:val="007C2028"/>
    <w:rsid w:val="007C236A"/>
    <w:rsid w:val="007C2534"/>
    <w:rsid w:val="007C26C2"/>
    <w:rsid w:val="007C26D9"/>
    <w:rsid w:val="007C2796"/>
    <w:rsid w:val="007C281D"/>
    <w:rsid w:val="007C2A40"/>
    <w:rsid w:val="007C2CFD"/>
    <w:rsid w:val="007C2DAA"/>
    <w:rsid w:val="007C2FD5"/>
    <w:rsid w:val="007C33DC"/>
    <w:rsid w:val="007C3416"/>
    <w:rsid w:val="007C3469"/>
    <w:rsid w:val="007C3535"/>
    <w:rsid w:val="007C3666"/>
    <w:rsid w:val="007C36F4"/>
    <w:rsid w:val="007C3986"/>
    <w:rsid w:val="007C39E9"/>
    <w:rsid w:val="007C3BBF"/>
    <w:rsid w:val="007C3C84"/>
    <w:rsid w:val="007C3D8D"/>
    <w:rsid w:val="007C4097"/>
    <w:rsid w:val="007C417B"/>
    <w:rsid w:val="007C4307"/>
    <w:rsid w:val="007C4308"/>
    <w:rsid w:val="007C4487"/>
    <w:rsid w:val="007C44A1"/>
    <w:rsid w:val="007C4668"/>
    <w:rsid w:val="007C47AC"/>
    <w:rsid w:val="007C47AF"/>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C6F"/>
    <w:rsid w:val="007C5E04"/>
    <w:rsid w:val="007C6190"/>
    <w:rsid w:val="007C638B"/>
    <w:rsid w:val="007C6394"/>
    <w:rsid w:val="007C646D"/>
    <w:rsid w:val="007C64B6"/>
    <w:rsid w:val="007C65C5"/>
    <w:rsid w:val="007C6782"/>
    <w:rsid w:val="007C67C9"/>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547"/>
    <w:rsid w:val="007D06B8"/>
    <w:rsid w:val="007D0742"/>
    <w:rsid w:val="007D07B1"/>
    <w:rsid w:val="007D09AC"/>
    <w:rsid w:val="007D0A55"/>
    <w:rsid w:val="007D0B85"/>
    <w:rsid w:val="007D0C12"/>
    <w:rsid w:val="007D0C47"/>
    <w:rsid w:val="007D0E07"/>
    <w:rsid w:val="007D110B"/>
    <w:rsid w:val="007D121C"/>
    <w:rsid w:val="007D1246"/>
    <w:rsid w:val="007D1467"/>
    <w:rsid w:val="007D14CA"/>
    <w:rsid w:val="007D1504"/>
    <w:rsid w:val="007D153A"/>
    <w:rsid w:val="007D1611"/>
    <w:rsid w:val="007D166C"/>
    <w:rsid w:val="007D1821"/>
    <w:rsid w:val="007D18FD"/>
    <w:rsid w:val="007D1B0E"/>
    <w:rsid w:val="007D2008"/>
    <w:rsid w:val="007D21A2"/>
    <w:rsid w:val="007D2597"/>
    <w:rsid w:val="007D2A67"/>
    <w:rsid w:val="007D2C2B"/>
    <w:rsid w:val="007D2C33"/>
    <w:rsid w:val="007D3017"/>
    <w:rsid w:val="007D30C7"/>
    <w:rsid w:val="007D322A"/>
    <w:rsid w:val="007D33DD"/>
    <w:rsid w:val="007D345A"/>
    <w:rsid w:val="007D3468"/>
    <w:rsid w:val="007D36CA"/>
    <w:rsid w:val="007D37A1"/>
    <w:rsid w:val="007D37B0"/>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EE3"/>
    <w:rsid w:val="007D4F7C"/>
    <w:rsid w:val="007D50EC"/>
    <w:rsid w:val="007D5386"/>
    <w:rsid w:val="007D55CD"/>
    <w:rsid w:val="007D5650"/>
    <w:rsid w:val="007D56F5"/>
    <w:rsid w:val="007D57B0"/>
    <w:rsid w:val="007D58AB"/>
    <w:rsid w:val="007D5A2D"/>
    <w:rsid w:val="007D5A89"/>
    <w:rsid w:val="007D5F50"/>
    <w:rsid w:val="007D603A"/>
    <w:rsid w:val="007D6451"/>
    <w:rsid w:val="007D645A"/>
    <w:rsid w:val="007D6556"/>
    <w:rsid w:val="007D66E7"/>
    <w:rsid w:val="007D683F"/>
    <w:rsid w:val="007D6A59"/>
    <w:rsid w:val="007D6B2F"/>
    <w:rsid w:val="007D6C0A"/>
    <w:rsid w:val="007D6CBD"/>
    <w:rsid w:val="007D6E08"/>
    <w:rsid w:val="007D6E64"/>
    <w:rsid w:val="007D714A"/>
    <w:rsid w:val="007D717C"/>
    <w:rsid w:val="007D7381"/>
    <w:rsid w:val="007D751F"/>
    <w:rsid w:val="007D761B"/>
    <w:rsid w:val="007D76F2"/>
    <w:rsid w:val="007D7D29"/>
    <w:rsid w:val="007D7D99"/>
    <w:rsid w:val="007D7F1B"/>
    <w:rsid w:val="007E07CB"/>
    <w:rsid w:val="007E091A"/>
    <w:rsid w:val="007E0D4D"/>
    <w:rsid w:val="007E0FD4"/>
    <w:rsid w:val="007E13F1"/>
    <w:rsid w:val="007E16B6"/>
    <w:rsid w:val="007E1807"/>
    <w:rsid w:val="007E199C"/>
    <w:rsid w:val="007E1B28"/>
    <w:rsid w:val="007E1BE4"/>
    <w:rsid w:val="007E1E83"/>
    <w:rsid w:val="007E2257"/>
    <w:rsid w:val="007E22B8"/>
    <w:rsid w:val="007E2435"/>
    <w:rsid w:val="007E24BC"/>
    <w:rsid w:val="007E259E"/>
    <w:rsid w:val="007E27EA"/>
    <w:rsid w:val="007E27F0"/>
    <w:rsid w:val="007E2C09"/>
    <w:rsid w:val="007E2CA9"/>
    <w:rsid w:val="007E2D27"/>
    <w:rsid w:val="007E2E6D"/>
    <w:rsid w:val="007E2F4D"/>
    <w:rsid w:val="007E309A"/>
    <w:rsid w:val="007E30B2"/>
    <w:rsid w:val="007E31B1"/>
    <w:rsid w:val="007E31C8"/>
    <w:rsid w:val="007E31D4"/>
    <w:rsid w:val="007E353D"/>
    <w:rsid w:val="007E3543"/>
    <w:rsid w:val="007E368E"/>
    <w:rsid w:val="007E377B"/>
    <w:rsid w:val="007E3C1B"/>
    <w:rsid w:val="007E3CE5"/>
    <w:rsid w:val="007E3D13"/>
    <w:rsid w:val="007E3ED6"/>
    <w:rsid w:val="007E4345"/>
    <w:rsid w:val="007E4536"/>
    <w:rsid w:val="007E45E1"/>
    <w:rsid w:val="007E4639"/>
    <w:rsid w:val="007E4789"/>
    <w:rsid w:val="007E47AC"/>
    <w:rsid w:val="007E47DA"/>
    <w:rsid w:val="007E47F3"/>
    <w:rsid w:val="007E50E9"/>
    <w:rsid w:val="007E51F4"/>
    <w:rsid w:val="007E5309"/>
    <w:rsid w:val="007E54FA"/>
    <w:rsid w:val="007E5559"/>
    <w:rsid w:val="007E5750"/>
    <w:rsid w:val="007E5782"/>
    <w:rsid w:val="007E59DC"/>
    <w:rsid w:val="007E5D7F"/>
    <w:rsid w:val="007E5E74"/>
    <w:rsid w:val="007E60E7"/>
    <w:rsid w:val="007E632B"/>
    <w:rsid w:val="007E64CA"/>
    <w:rsid w:val="007E65CE"/>
    <w:rsid w:val="007E66AD"/>
    <w:rsid w:val="007E6A3C"/>
    <w:rsid w:val="007E6B10"/>
    <w:rsid w:val="007E6B84"/>
    <w:rsid w:val="007E6BCC"/>
    <w:rsid w:val="007E6CB0"/>
    <w:rsid w:val="007E7027"/>
    <w:rsid w:val="007E7445"/>
    <w:rsid w:val="007E747D"/>
    <w:rsid w:val="007E7706"/>
    <w:rsid w:val="007E7730"/>
    <w:rsid w:val="007E77C4"/>
    <w:rsid w:val="007E79E1"/>
    <w:rsid w:val="007E7BD5"/>
    <w:rsid w:val="007E7CC9"/>
    <w:rsid w:val="007E7ED8"/>
    <w:rsid w:val="007F03AD"/>
    <w:rsid w:val="007F061C"/>
    <w:rsid w:val="007F0722"/>
    <w:rsid w:val="007F081D"/>
    <w:rsid w:val="007F08ED"/>
    <w:rsid w:val="007F0A4A"/>
    <w:rsid w:val="007F0C50"/>
    <w:rsid w:val="007F0D7E"/>
    <w:rsid w:val="007F0F1E"/>
    <w:rsid w:val="007F0F2B"/>
    <w:rsid w:val="007F1179"/>
    <w:rsid w:val="007F125A"/>
    <w:rsid w:val="007F128D"/>
    <w:rsid w:val="007F141C"/>
    <w:rsid w:val="007F18DF"/>
    <w:rsid w:val="007F1EDB"/>
    <w:rsid w:val="007F2700"/>
    <w:rsid w:val="007F277E"/>
    <w:rsid w:val="007F28F1"/>
    <w:rsid w:val="007F2B8B"/>
    <w:rsid w:val="007F2CD1"/>
    <w:rsid w:val="007F2EBE"/>
    <w:rsid w:val="007F2FA2"/>
    <w:rsid w:val="007F3262"/>
    <w:rsid w:val="007F358F"/>
    <w:rsid w:val="007F3608"/>
    <w:rsid w:val="007F38B0"/>
    <w:rsid w:val="007F3A3E"/>
    <w:rsid w:val="007F3AB0"/>
    <w:rsid w:val="007F3EAC"/>
    <w:rsid w:val="007F3F68"/>
    <w:rsid w:val="007F3FC0"/>
    <w:rsid w:val="007F430B"/>
    <w:rsid w:val="007F44FB"/>
    <w:rsid w:val="007F47D3"/>
    <w:rsid w:val="007F4956"/>
    <w:rsid w:val="007F4967"/>
    <w:rsid w:val="007F49AD"/>
    <w:rsid w:val="007F49DE"/>
    <w:rsid w:val="007F4AB7"/>
    <w:rsid w:val="007F525A"/>
    <w:rsid w:val="007F52C8"/>
    <w:rsid w:val="007F5517"/>
    <w:rsid w:val="007F5614"/>
    <w:rsid w:val="007F584D"/>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3DA"/>
    <w:rsid w:val="007F7496"/>
    <w:rsid w:val="007F769E"/>
    <w:rsid w:val="007F779B"/>
    <w:rsid w:val="007F780E"/>
    <w:rsid w:val="007F78F7"/>
    <w:rsid w:val="007F7A80"/>
    <w:rsid w:val="007F7E69"/>
    <w:rsid w:val="007F7F74"/>
    <w:rsid w:val="0080012A"/>
    <w:rsid w:val="00800308"/>
    <w:rsid w:val="00800320"/>
    <w:rsid w:val="0080032E"/>
    <w:rsid w:val="00800340"/>
    <w:rsid w:val="008005EC"/>
    <w:rsid w:val="00800634"/>
    <w:rsid w:val="00800853"/>
    <w:rsid w:val="00800928"/>
    <w:rsid w:val="008009BB"/>
    <w:rsid w:val="00800AB4"/>
    <w:rsid w:val="00800E8A"/>
    <w:rsid w:val="00800EE7"/>
    <w:rsid w:val="00800F36"/>
    <w:rsid w:val="0080125A"/>
    <w:rsid w:val="008018EB"/>
    <w:rsid w:val="008019FC"/>
    <w:rsid w:val="00801CD5"/>
    <w:rsid w:val="00801D00"/>
    <w:rsid w:val="00801F94"/>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4E7"/>
    <w:rsid w:val="00803618"/>
    <w:rsid w:val="0080366B"/>
    <w:rsid w:val="008037FC"/>
    <w:rsid w:val="0080399A"/>
    <w:rsid w:val="00803B5E"/>
    <w:rsid w:val="00803EDD"/>
    <w:rsid w:val="008041C8"/>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5"/>
    <w:rsid w:val="00805589"/>
    <w:rsid w:val="008055E7"/>
    <w:rsid w:val="00805742"/>
    <w:rsid w:val="00805AE4"/>
    <w:rsid w:val="00805B75"/>
    <w:rsid w:val="00805DAF"/>
    <w:rsid w:val="00805F8B"/>
    <w:rsid w:val="0080624D"/>
    <w:rsid w:val="00806264"/>
    <w:rsid w:val="008062BF"/>
    <w:rsid w:val="00806782"/>
    <w:rsid w:val="008067FB"/>
    <w:rsid w:val="008069DD"/>
    <w:rsid w:val="008069EB"/>
    <w:rsid w:val="00806AA2"/>
    <w:rsid w:val="00806DA7"/>
    <w:rsid w:val="00806E48"/>
    <w:rsid w:val="00806E5B"/>
    <w:rsid w:val="008072D5"/>
    <w:rsid w:val="00807342"/>
    <w:rsid w:val="008074AD"/>
    <w:rsid w:val="008074C5"/>
    <w:rsid w:val="008074DF"/>
    <w:rsid w:val="008078B7"/>
    <w:rsid w:val="00807A3F"/>
    <w:rsid w:val="00807A48"/>
    <w:rsid w:val="00807AE1"/>
    <w:rsid w:val="00807DBB"/>
    <w:rsid w:val="00810195"/>
    <w:rsid w:val="00810280"/>
    <w:rsid w:val="00810323"/>
    <w:rsid w:val="008105A4"/>
    <w:rsid w:val="0081069E"/>
    <w:rsid w:val="0081079E"/>
    <w:rsid w:val="00810A43"/>
    <w:rsid w:val="00810C39"/>
    <w:rsid w:val="00810C76"/>
    <w:rsid w:val="00810FBE"/>
    <w:rsid w:val="00811053"/>
    <w:rsid w:val="00811382"/>
    <w:rsid w:val="00811383"/>
    <w:rsid w:val="008114BD"/>
    <w:rsid w:val="008114BE"/>
    <w:rsid w:val="0081174C"/>
    <w:rsid w:val="00811803"/>
    <w:rsid w:val="00811B15"/>
    <w:rsid w:val="00811CB0"/>
    <w:rsid w:val="0081221B"/>
    <w:rsid w:val="0081222D"/>
    <w:rsid w:val="008122BF"/>
    <w:rsid w:val="008122DB"/>
    <w:rsid w:val="0081231A"/>
    <w:rsid w:val="0081260B"/>
    <w:rsid w:val="0081280A"/>
    <w:rsid w:val="00812912"/>
    <w:rsid w:val="00812BDB"/>
    <w:rsid w:val="00812C3D"/>
    <w:rsid w:val="00812C85"/>
    <w:rsid w:val="00812D19"/>
    <w:rsid w:val="00812E58"/>
    <w:rsid w:val="0081322C"/>
    <w:rsid w:val="00813232"/>
    <w:rsid w:val="00813275"/>
    <w:rsid w:val="00813780"/>
    <w:rsid w:val="00813868"/>
    <w:rsid w:val="0081390C"/>
    <w:rsid w:val="0081390F"/>
    <w:rsid w:val="00813A73"/>
    <w:rsid w:val="00813AB2"/>
    <w:rsid w:val="00813DE6"/>
    <w:rsid w:val="008140A9"/>
    <w:rsid w:val="008140D4"/>
    <w:rsid w:val="008141C8"/>
    <w:rsid w:val="0081422C"/>
    <w:rsid w:val="0081429A"/>
    <w:rsid w:val="008142DD"/>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30F"/>
    <w:rsid w:val="00816516"/>
    <w:rsid w:val="0081666C"/>
    <w:rsid w:val="0081706A"/>
    <w:rsid w:val="00817173"/>
    <w:rsid w:val="00817415"/>
    <w:rsid w:val="0081741F"/>
    <w:rsid w:val="0081752D"/>
    <w:rsid w:val="008176E3"/>
    <w:rsid w:val="008177AF"/>
    <w:rsid w:val="008178E2"/>
    <w:rsid w:val="00817A11"/>
    <w:rsid w:val="00817D7D"/>
    <w:rsid w:val="00817DDE"/>
    <w:rsid w:val="00820333"/>
    <w:rsid w:val="008204E8"/>
    <w:rsid w:val="00820A5E"/>
    <w:rsid w:val="00820B27"/>
    <w:rsid w:val="00820BE1"/>
    <w:rsid w:val="00820D99"/>
    <w:rsid w:val="00821035"/>
    <w:rsid w:val="0082107A"/>
    <w:rsid w:val="00821105"/>
    <w:rsid w:val="008211C2"/>
    <w:rsid w:val="00821494"/>
    <w:rsid w:val="008216AB"/>
    <w:rsid w:val="008216C5"/>
    <w:rsid w:val="00821A55"/>
    <w:rsid w:val="00821C98"/>
    <w:rsid w:val="00821EDF"/>
    <w:rsid w:val="00822023"/>
    <w:rsid w:val="008222CC"/>
    <w:rsid w:val="00822370"/>
    <w:rsid w:val="0082267D"/>
    <w:rsid w:val="0082271D"/>
    <w:rsid w:val="00822A42"/>
    <w:rsid w:val="00822AAE"/>
    <w:rsid w:val="00822B81"/>
    <w:rsid w:val="00823225"/>
    <w:rsid w:val="008234BD"/>
    <w:rsid w:val="008235B3"/>
    <w:rsid w:val="00823706"/>
    <w:rsid w:val="00823793"/>
    <w:rsid w:val="0082388F"/>
    <w:rsid w:val="008240E2"/>
    <w:rsid w:val="008240FA"/>
    <w:rsid w:val="008241A7"/>
    <w:rsid w:val="0082430A"/>
    <w:rsid w:val="00824373"/>
    <w:rsid w:val="00824542"/>
    <w:rsid w:val="0082455B"/>
    <w:rsid w:val="008245D8"/>
    <w:rsid w:val="008245E6"/>
    <w:rsid w:val="008247F2"/>
    <w:rsid w:val="008248CE"/>
    <w:rsid w:val="008249BD"/>
    <w:rsid w:val="00824A3F"/>
    <w:rsid w:val="00824A5B"/>
    <w:rsid w:val="00824B31"/>
    <w:rsid w:val="00824C24"/>
    <w:rsid w:val="00824CD6"/>
    <w:rsid w:val="00824E2F"/>
    <w:rsid w:val="00824E80"/>
    <w:rsid w:val="00824F15"/>
    <w:rsid w:val="00825390"/>
    <w:rsid w:val="008254C2"/>
    <w:rsid w:val="0082550A"/>
    <w:rsid w:val="0082557B"/>
    <w:rsid w:val="008255C5"/>
    <w:rsid w:val="008255F4"/>
    <w:rsid w:val="0082575D"/>
    <w:rsid w:val="008257EE"/>
    <w:rsid w:val="00825969"/>
    <w:rsid w:val="0082598B"/>
    <w:rsid w:val="00825A6C"/>
    <w:rsid w:val="00825D83"/>
    <w:rsid w:val="00825DF6"/>
    <w:rsid w:val="00825FC5"/>
    <w:rsid w:val="00826061"/>
    <w:rsid w:val="0082623C"/>
    <w:rsid w:val="008262EB"/>
    <w:rsid w:val="00826547"/>
    <w:rsid w:val="00826621"/>
    <w:rsid w:val="008267A3"/>
    <w:rsid w:val="008268CD"/>
    <w:rsid w:val="00826934"/>
    <w:rsid w:val="008269FD"/>
    <w:rsid w:val="00826A5F"/>
    <w:rsid w:val="00826B40"/>
    <w:rsid w:val="00826B53"/>
    <w:rsid w:val="00826C04"/>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0B70"/>
    <w:rsid w:val="0083110F"/>
    <w:rsid w:val="0083119B"/>
    <w:rsid w:val="008312D7"/>
    <w:rsid w:val="0083143E"/>
    <w:rsid w:val="0083150B"/>
    <w:rsid w:val="00831537"/>
    <w:rsid w:val="00831705"/>
    <w:rsid w:val="008318A6"/>
    <w:rsid w:val="008319EF"/>
    <w:rsid w:val="00831A08"/>
    <w:rsid w:val="00831D68"/>
    <w:rsid w:val="00831E87"/>
    <w:rsid w:val="0083208E"/>
    <w:rsid w:val="008320CC"/>
    <w:rsid w:val="008322CE"/>
    <w:rsid w:val="00832605"/>
    <w:rsid w:val="0083285F"/>
    <w:rsid w:val="00832891"/>
    <w:rsid w:val="008329B8"/>
    <w:rsid w:val="00832D26"/>
    <w:rsid w:val="0083302E"/>
    <w:rsid w:val="00833110"/>
    <w:rsid w:val="0083331A"/>
    <w:rsid w:val="0083363A"/>
    <w:rsid w:val="00833779"/>
    <w:rsid w:val="00833A6E"/>
    <w:rsid w:val="00833B2B"/>
    <w:rsid w:val="00833C00"/>
    <w:rsid w:val="00833C86"/>
    <w:rsid w:val="00833CC9"/>
    <w:rsid w:val="00833F1D"/>
    <w:rsid w:val="008341EF"/>
    <w:rsid w:val="00834266"/>
    <w:rsid w:val="00834464"/>
    <w:rsid w:val="008344DF"/>
    <w:rsid w:val="008346CD"/>
    <w:rsid w:val="008347EF"/>
    <w:rsid w:val="00834DF9"/>
    <w:rsid w:val="00834F33"/>
    <w:rsid w:val="00835093"/>
    <w:rsid w:val="008350C8"/>
    <w:rsid w:val="0083511A"/>
    <w:rsid w:val="0083558A"/>
    <w:rsid w:val="00835725"/>
    <w:rsid w:val="00835743"/>
    <w:rsid w:val="008358C6"/>
    <w:rsid w:val="00835959"/>
    <w:rsid w:val="0083599D"/>
    <w:rsid w:val="008359E6"/>
    <w:rsid w:val="00835AEE"/>
    <w:rsid w:val="00835B37"/>
    <w:rsid w:val="00835B70"/>
    <w:rsid w:val="00835BAF"/>
    <w:rsid w:val="00835C8F"/>
    <w:rsid w:val="00835CCD"/>
    <w:rsid w:val="00835DC4"/>
    <w:rsid w:val="00835DED"/>
    <w:rsid w:val="00835F22"/>
    <w:rsid w:val="00835F65"/>
    <w:rsid w:val="0083609F"/>
    <w:rsid w:val="0083626C"/>
    <w:rsid w:val="00836464"/>
    <w:rsid w:val="008367F0"/>
    <w:rsid w:val="0083688D"/>
    <w:rsid w:val="00836D92"/>
    <w:rsid w:val="0083708F"/>
    <w:rsid w:val="008370B7"/>
    <w:rsid w:val="008371AE"/>
    <w:rsid w:val="0083740E"/>
    <w:rsid w:val="008378EA"/>
    <w:rsid w:val="00837952"/>
    <w:rsid w:val="00837AD6"/>
    <w:rsid w:val="00837B36"/>
    <w:rsid w:val="00837BCD"/>
    <w:rsid w:val="00837BFC"/>
    <w:rsid w:val="00837CA8"/>
    <w:rsid w:val="00837DDA"/>
    <w:rsid w:val="00837F28"/>
    <w:rsid w:val="00840012"/>
    <w:rsid w:val="0084023A"/>
    <w:rsid w:val="008406DB"/>
    <w:rsid w:val="00840705"/>
    <w:rsid w:val="008407F1"/>
    <w:rsid w:val="0084085C"/>
    <w:rsid w:val="00840938"/>
    <w:rsid w:val="00840A9C"/>
    <w:rsid w:val="00840AE5"/>
    <w:rsid w:val="00840C40"/>
    <w:rsid w:val="00840C6D"/>
    <w:rsid w:val="00840D3E"/>
    <w:rsid w:val="00841118"/>
    <w:rsid w:val="00841119"/>
    <w:rsid w:val="00841148"/>
    <w:rsid w:val="00841215"/>
    <w:rsid w:val="008412EF"/>
    <w:rsid w:val="0084131F"/>
    <w:rsid w:val="008414B8"/>
    <w:rsid w:val="00841636"/>
    <w:rsid w:val="0084179B"/>
    <w:rsid w:val="008417FC"/>
    <w:rsid w:val="008418F5"/>
    <w:rsid w:val="00841914"/>
    <w:rsid w:val="00841994"/>
    <w:rsid w:val="00841AAF"/>
    <w:rsid w:val="00841BB5"/>
    <w:rsid w:val="00841CC7"/>
    <w:rsid w:val="00841EAD"/>
    <w:rsid w:val="00842095"/>
    <w:rsid w:val="0084220C"/>
    <w:rsid w:val="008422CD"/>
    <w:rsid w:val="00842419"/>
    <w:rsid w:val="0084249F"/>
    <w:rsid w:val="00842573"/>
    <w:rsid w:val="0084294D"/>
    <w:rsid w:val="00842B44"/>
    <w:rsid w:val="00842B77"/>
    <w:rsid w:val="00842C86"/>
    <w:rsid w:val="00842CA9"/>
    <w:rsid w:val="00842F72"/>
    <w:rsid w:val="00843175"/>
    <w:rsid w:val="008431F6"/>
    <w:rsid w:val="00843609"/>
    <w:rsid w:val="00843747"/>
    <w:rsid w:val="0084379D"/>
    <w:rsid w:val="008437DA"/>
    <w:rsid w:val="00843AAA"/>
    <w:rsid w:val="00843E3E"/>
    <w:rsid w:val="00843E8E"/>
    <w:rsid w:val="00843EA7"/>
    <w:rsid w:val="00843ED8"/>
    <w:rsid w:val="00843F63"/>
    <w:rsid w:val="00843F6F"/>
    <w:rsid w:val="00843FBB"/>
    <w:rsid w:val="0084414C"/>
    <w:rsid w:val="008446AF"/>
    <w:rsid w:val="0084471F"/>
    <w:rsid w:val="00844B81"/>
    <w:rsid w:val="00844C79"/>
    <w:rsid w:val="00844CCF"/>
    <w:rsid w:val="00844CD2"/>
    <w:rsid w:val="00844D81"/>
    <w:rsid w:val="00844DDD"/>
    <w:rsid w:val="00844E54"/>
    <w:rsid w:val="00844ECD"/>
    <w:rsid w:val="00844F2F"/>
    <w:rsid w:val="008450D7"/>
    <w:rsid w:val="0084537E"/>
    <w:rsid w:val="008457AB"/>
    <w:rsid w:val="0084588A"/>
    <w:rsid w:val="00845A73"/>
    <w:rsid w:val="00845B5F"/>
    <w:rsid w:val="00845BA9"/>
    <w:rsid w:val="00845EF2"/>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4C"/>
    <w:rsid w:val="0084719C"/>
    <w:rsid w:val="00847556"/>
    <w:rsid w:val="00847673"/>
    <w:rsid w:val="0084768E"/>
    <w:rsid w:val="0084779A"/>
    <w:rsid w:val="00847A01"/>
    <w:rsid w:val="00847B52"/>
    <w:rsid w:val="00847BDA"/>
    <w:rsid w:val="00847C33"/>
    <w:rsid w:val="00847D95"/>
    <w:rsid w:val="0085002C"/>
    <w:rsid w:val="00850059"/>
    <w:rsid w:val="0085009F"/>
    <w:rsid w:val="008501D8"/>
    <w:rsid w:val="008505D0"/>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EE2"/>
    <w:rsid w:val="00852F24"/>
    <w:rsid w:val="00852F85"/>
    <w:rsid w:val="0085327F"/>
    <w:rsid w:val="0085337F"/>
    <w:rsid w:val="008535A7"/>
    <w:rsid w:val="008535FE"/>
    <w:rsid w:val="0085365A"/>
    <w:rsid w:val="0085367F"/>
    <w:rsid w:val="00853683"/>
    <w:rsid w:val="008538A0"/>
    <w:rsid w:val="00853971"/>
    <w:rsid w:val="00853F9C"/>
    <w:rsid w:val="008540EC"/>
    <w:rsid w:val="00854150"/>
    <w:rsid w:val="008545E3"/>
    <w:rsid w:val="00854B49"/>
    <w:rsid w:val="00854B6E"/>
    <w:rsid w:val="00854E89"/>
    <w:rsid w:val="00854F69"/>
    <w:rsid w:val="0085509D"/>
    <w:rsid w:val="00855191"/>
    <w:rsid w:val="00855193"/>
    <w:rsid w:val="008554BC"/>
    <w:rsid w:val="00855684"/>
    <w:rsid w:val="00855685"/>
    <w:rsid w:val="0085586B"/>
    <w:rsid w:val="00855973"/>
    <w:rsid w:val="00855DF5"/>
    <w:rsid w:val="00855F7E"/>
    <w:rsid w:val="008560A6"/>
    <w:rsid w:val="008561FE"/>
    <w:rsid w:val="008565A5"/>
    <w:rsid w:val="0085673C"/>
    <w:rsid w:val="00856761"/>
    <w:rsid w:val="008568A0"/>
    <w:rsid w:val="00856A6C"/>
    <w:rsid w:val="00856ABF"/>
    <w:rsid w:val="00856AC5"/>
    <w:rsid w:val="00856B17"/>
    <w:rsid w:val="00856D02"/>
    <w:rsid w:val="00856D3A"/>
    <w:rsid w:val="00856F0C"/>
    <w:rsid w:val="00856F10"/>
    <w:rsid w:val="00856F24"/>
    <w:rsid w:val="00856F98"/>
    <w:rsid w:val="00856F99"/>
    <w:rsid w:val="008570C6"/>
    <w:rsid w:val="008571EA"/>
    <w:rsid w:val="00857224"/>
    <w:rsid w:val="00857298"/>
    <w:rsid w:val="00857546"/>
    <w:rsid w:val="00857687"/>
    <w:rsid w:val="00857798"/>
    <w:rsid w:val="00857953"/>
    <w:rsid w:val="00857B47"/>
    <w:rsid w:val="00857CD8"/>
    <w:rsid w:val="00857D58"/>
    <w:rsid w:val="00857E6D"/>
    <w:rsid w:val="00857F98"/>
    <w:rsid w:val="00857FFD"/>
    <w:rsid w:val="00860023"/>
    <w:rsid w:val="00860085"/>
    <w:rsid w:val="008603EF"/>
    <w:rsid w:val="00860551"/>
    <w:rsid w:val="00860857"/>
    <w:rsid w:val="00860935"/>
    <w:rsid w:val="00860A62"/>
    <w:rsid w:val="00860B13"/>
    <w:rsid w:val="008611BC"/>
    <w:rsid w:val="008612E5"/>
    <w:rsid w:val="0086140D"/>
    <w:rsid w:val="0086146C"/>
    <w:rsid w:val="008614F7"/>
    <w:rsid w:val="008617ED"/>
    <w:rsid w:val="00861A98"/>
    <w:rsid w:val="00861E30"/>
    <w:rsid w:val="00861FA8"/>
    <w:rsid w:val="0086210F"/>
    <w:rsid w:val="008621F4"/>
    <w:rsid w:val="00862371"/>
    <w:rsid w:val="00862510"/>
    <w:rsid w:val="0086255A"/>
    <w:rsid w:val="00862926"/>
    <w:rsid w:val="00862A1D"/>
    <w:rsid w:val="00862B42"/>
    <w:rsid w:val="00862E67"/>
    <w:rsid w:val="00862EB6"/>
    <w:rsid w:val="00862EFB"/>
    <w:rsid w:val="00862F0C"/>
    <w:rsid w:val="008630CF"/>
    <w:rsid w:val="008630F0"/>
    <w:rsid w:val="00863261"/>
    <w:rsid w:val="0086337E"/>
    <w:rsid w:val="00863565"/>
    <w:rsid w:val="00863596"/>
    <w:rsid w:val="00863881"/>
    <w:rsid w:val="00863894"/>
    <w:rsid w:val="008638EC"/>
    <w:rsid w:val="0086390C"/>
    <w:rsid w:val="00863975"/>
    <w:rsid w:val="00863A63"/>
    <w:rsid w:val="00863DF2"/>
    <w:rsid w:val="0086403E"/>
    <w:rsid w:val="0086424A"/>
    <w:rsid w:val="0086427C"/>
    <w:rsid w:val="0086453D"/>
    <w:rsid w:val="008645A2"/>
    <w:rsid w:val="008646EC"/>
    <w:rsid w:val="00864706"/>
    <w:rsid w:val="00864781"/>
    <w:rsid w:val="00864858"/>
    <w:rsid w:val="0086489D"/>
    <w:rsid w:val="00864952"/>
    <w:rsid w:val="00864ABE"/>
    <w:rsid w:val="00864BE8"/>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D0"/>
    <w:rsid w:val="00866B81"/>
    <w:rsid w:val="00866F89"/>
    <w:rsid w:val="008671DD"/>
    <w:rsid w:val="0086727F"/>
    <w:rsid w:val="008674ED"/>
    <w:rsid w:val="00867706"/>
    <w:rsid w:val="00867709"/>
    <w:rsid w:val="00867809"/>
    <w:rsid w:val="00867A46"/>
    <w:rsid w:val="00867CCF"/>
    <w:rsid w:val="00867D3C"/>
    <w:rsid w:val="00867EF8"/>
    <w:rsid w:val="008700A7"/>
    <w:rsid w:val="008701DE"/>
    <w:rsid w:val="008704EC"/>
    <w:rsid w:val="00870648"/>
    <w:rsid w:val="008706B5"/>
    <w:rsid w:val="008707B9"/>
    <w:rsid w:val="008709BC"/>
    <w:rsid w:val="00870A57"/>
    <w:rsid w:val="00870C0E"/>
    <w:rsid w:val="00870F88"/>
    <w:rsid w:val="00871072"/>
    <w:rsid w:val="008710E7"/>
    <w:rsid w:val="00871173"/>
    <w:rsid w:val="008711A8"/>
    <w:rsid w:val="0087122E"/>
    <w:rsid w:val="0087133C"/>
    <w:rsid w:val="00871409"/>
    <w:rsid w:val="008716D6"/>
    <w:rsid w:val="0087176D"/>
    <w:rsid w:val="00871775"/>
    <w:rsid w:val="008717DC"/>
    <w:rsid w:val="00871838"/>
    <w:rsid w:val="00871913"/>
    <w:rsid w:val="00871BD7"/>
    <w:rsid w:val="00871D1F"/>
    <w:rsid w:val="00871D7A"/>
    <w:rsid w:val="00871F28"/>
    <w:rsid w:val="0087213A"/>
    <w:rsid w:val="008722B1"/>
    <w:rsid w:val="008724CB"/>
    <w:rsid w:val="008726AC"/>
    <w:rsid w:val="0087276B"/>
    <w:rsid w:val="008727BA"/>
    <w:rsid w:val="0087285F"/>
    <w:rsid w:val="00872C1C"/>
    <w:rsid w:val="00872CFB"/>
    <w:rsid w:val="00872D77"/>
    <w:rsid w:val="00872EE1"/>
    <w:rsid w:val="00872F13"/>
    <w:rsid w:val="008730D1"/>
    <w:rsid w:val="008731F5"/>
    <w:rsid w:val="00873276"/>
    <w:rsid w:val="008734AD"/>
    <w:rsid w:val="00873772"/>
    <w:rsid w:val="008737CD"/>
    <w:rsid w:val="00873851"/>
    <w:rsid w:val="008739D3"/>
    <w:rsid w:val="00873C88"/>
    <w:rsid w:val="00873D4D"/>
    <w:rsid w:val="00873E6F"/>
    <w:rsid w:val="0087409B"/>
    <w:rsid w:val="008742E8"/>
    <w:rsid w:val="00874403"/>
    <w:rsid w:val="0087452B"/>
    <w:rsid w:val="00874548"/>
    <w:rsid w:val="008747D1"/>
    <w:rsid w:val="00874A9C"/>
    <w:rsid w:val="00874BF4"/>
    <w:rsid w:val="00874CF1"/>
    <w:rsid w:val="00875061"/>
    <w:rsid w:val="008750DA"/>
    <w:rsid w:val="008756CD"/>
    <w:rsid w:val="008757AA"/>
    <w:rsid w:val="008757E8"/>
    <w:rsid w:val="008757EE"/>
    <w:rsid w:val="00875979"/>
    <w:rsid w:val="00875AAA"/>
    <w:rsid w:val="00875B43"/>
    <w:rsid w:val="00875BFC"/>
    <w:rsid w:val="00875CFA"/>
    <w:rsid w:val="00876065"/>
    <w:rsid w:val="0087611F"/>
    <w:rsid w:val="00876254"/>
    <w:rsid w:val="0087627F"/>
    <w:rsid w:val="00876302"/>
    <w:rsid w:val="00876460"/>
    <w:rsid w:val="00876569"/>
    <w:rsid w:val="008765C1"/>
    <w:rsid w:val="008766DB"/>
    <w:rsid w:val="0087705F"/>
    <w:rsid w:val="008770AC"/>
    <w:rsid w:val="008771FC"/>
    <w:rsid w:val="0087725B"/>
    <w:rsid w:val="008773BA"/>
    <w:rsid w:val="00877420"/>
    <w:rsid w:val="008774A6"/>
    <w:rsid w:val="00877665"/>
    <w:rsid w:val="008776B9"/>
    <w:rsid w:val="008776C7"/>
    <w:rsid w:val="00877A30"/>
    <w:rsid w:val="00877B45"/>
    <w:rsid w:val="00877C29"/>
    <w:rsid w:val="00877D09"/>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4B4"/>
    <w:rsid w:val="008817C2"/>
    <w:rsid w:val="00881939"/>
    <w:rsid w:val="00881E39"/>
    <w:rsid w:val="00881ECC"/>
    <w:rsid w:val="00881EEF"/>
    <w:rsid w:val="00882034"/>
    <w:rsid w:val="0088222B"/>
    <w:rsid w:val="008824D2"/>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053"/>
    <w:rsid w:val="00885138"/>
    <w:rsid w:val="008852A5"/>
    <w:rsid w:val="008856B5"/>
    <w:rsid w:val="0088570E"/>
    <w:rsid w:val="0088581A"/>
    <w:rsid w:val="00885A00"/>
    <w:rsid w:val="00885A22"/>
    <w:rsid w:val="00885E35"/>
    <w:rsid w:val="00885ECA"/>
    <w:rsid w:val="00885FD7"/>
    <w:rsid w:val="00886082"/>
    <w:rsid w:val="00886C00"/>
    <w:rsid w:val="00886D51"/>
    <w:rsid w:val="00886F8C"/>
    <w:rsid w:val="008874FB"/>
    <w:rsid w:val="0088750B"/>
    <w:rsid w:val="00887694"/>
    <w:rsid w:val="00887779"/>
    <w:rsid w:val="0088780B"/>
    <w:rsid w:val="00887A14"/>
    <w:rsid w:val="00887AF4"/>
    <w:rsid w:val="00887D07"/>
    <w:rsid w:val="00890481"/>
    <w:rsid w:val="008907A0"/>
    <w:rsid w:val="008907CE"/>
    <w:rsid w:val="00890B5B"/>
    <w:rsid w:val="00890BA7"/>
    <w:rsid w:val="00890C79"/>
    <w:rsid w:val="00890CE8"/>
    <w:rsid w:val="00890EB7"/>
    <w:rsid w:val="00890FFD"/>
    <w:rsid w:val="008912B4"/>
    <w:rsid w:val="008912D0"/>
    <w:rsid w:val="00891408"/>
    <w:rsid w:val="008915D9"/>
    <w:rsid w:val="00891981"/>
    <w:rsid w:val="00891C25"/>
    <w:rsid w:val="00891C26"/>
    <w:rsid w:val="00891C8A"/>
    <w:rsid w:val="00891D79"/>
    <w:rsid w:val="00891ED8"/>
    <w:rsid w:val="00891F04"/>
    <w:rsid w:val="00892044"/>
    <w:rsid w:val="00892384"/>
    <w:rsid w:val="008923E3"/>
    <w:rsid w:val="008924C2"/>
    <w:rsid w:val="008926E3"/>
    <w:rsid w:val="00892839"/>
    <w:rsid w:val="00892947"/>
    <w:rsid w:val="0089299C"/>
    <w:rsid w:val="008929A5"/>
    <w:rsid w:val="008929D3"/>
    <w:rsid w:val="00892AB1"/>
    <w:rsid w:val="00892B00"/>
    <w:rsid w:val="00892BB5"/>
    <w:rsid w:val="00892D2E"/>
    <w:rsid w:val="00892F1C"/>
    <w:rsid w:val="00892F27"/>
    <w:rsid w:val="00892F63"/>
    <w:rsid w:val="00893126"/>
    <w:rsid w:val="00893136"/>
    <w:rsid w:val="0089318D"/>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1E"/>
    <w:rsid w:val="00896553"/>
    <w:rsid w:val="00896626"/>
    <w:rsid w:val="008966CA"/>
    <w:rsid w:val="008968EF"/>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192"/>
    <w:rsid w:val="008A033C"/>
    <w:rsid w:val="008A03E5"/>
    <w:rsid w:val="008A0477"/>
    <w:rsid w:val="008A049A"/>
    <w:rsid w:val="008A05A8"/>
    <w:rsid w:val="008A069E"/>
    <w:rsid w:val="008A0D83"/>
    <w:rsid w:val="008A0E3D"/>
    <w:rsid w:val="008A0E85"/>
    <w:rsid w:val="008A107C"/>
    <w:rsid w:val="008A11F5"/>
    <w:rsid w:val="008A138F"/>
    <w:rsid w:val="008A13F7"/>
    <w:rsid w:val="008A1400"/>
    <w:rsid w:val="008A14FE"/>
    <w:rsid w:val="008A1680"/>
    <w:rsid w:val="008A18AC"/>
    <w:rsid w:val="008A19FA"/>
    <w:rsid w:val="008A24A3"/>
    <w:rsid w:val="008A24C6"/>
    <w:rsid w:val="008A266F"/>
    <w:rsid w:val="008A2685"/>
    <w:rsid w:val="008A2939"/>
    <w:rsid w:val="008A2C16"/>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23"/>
    <w:rsid w:val="008A3D98"/>
    <w:rsid w:val="008A3DC6"/>
    <w:rsid w:val="008A3E74"/>
    <w:rsid w:val="008A4011"/>
    <w:rsid w:val="008A42CB"/>
    <w:rsid w:val="008A42D4"/>
    <w:rsid w:val="008A43AC"/>
    <w:rsid w:val="008A453E"/>
    <w:rsid w:val="008A45D1"/>
    <w:rsid w:val="008A4624"/>
    <w:rsid w:val="008A4627"/>
    <w:rsid w:val="008A4644"/>
    <w:rsid w:val="008A4BAB"/>
    <w:rsid w:val="008A4D22"/>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AFA"/>
    <w:rsid w:val="008A6BAA"/>
    <w:rsid w:val="008A6DEE"/>
    <w:rsid w:val="008A7046"/>
    <w:rsid w:val="008A7073"/>
    <w:rsid w:val="008A71A0"/>
    <w:rsid w:val="008A7253"/>
    <w:rsid w:val="008A755B"/>
    <w:rsid w:val="008A7634"/>
    <w:rsid w:val="008A77FE"/>
    <w:rsid w:val="008A78A6"/>
    <w:rsid w:val="008A79AD"/>
    <w:rsid w:val="008A7A8F"/>
    <w:rsid w:val="008A7B4B"/>
    <w:rsid w:val="008A7B8E"/>
    <w:rsid w:val="008A7C33"/>
    <w:rsid w:val="008A7EC0"/>
    <w:rsid w:val="008A7F6B"/>
    <w:rsid w:val="008B06AD"/>
    <w:rsid w:val="008B0A3D"/>
    <w:rsid w:val="008B0BD1"/>
    <w:rsid w:val="008B0D58"/>
    <w:rsid w:val="008B0F51"/>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CCE"/>
    <w:rsid w:val="008B4EB6"/>
    <w:rsid w:val="008B4FF6"/>
    <w:rsid w:val="008B5046"/>
    <w:rsid w:val="008B51F7"/>
    <w:rsid w:val="008B5489"/>
    <w:rsid w:val="008B5527"/>
    <w:rsid w:val="008B573B"/>
    <w:rsid w:val="008B589A"/>
    <w:rsid w:val="008B5963"/>
    <w:rsid w:val="008B5A42"/>
    <w:rsid w:val="008B5C7F"/>
    <w:rsid w:val="008B5DC4"/>
    <w:rsid w:val="008B5E1D"/>
    <w:rsid w:val="008B5E7B"/>
    <w:rsid w:val="008B5F62"/>
    <w:rsid w:val="008B6074"/>
    <w:rsid w:val="008B60E2"/>
    <w:rsid w:val="008B60E8"/>
    <w:rsid w:val="008B6201"/>
    <w:rsid w:val="008B643C"/>
    <w:rsid w:val="008B6448"/>
    <w:rsid w:val="008B66CF"/>
    <w:rsid w:val="008B6A68"/>
    <w:rsid w:val="008B71DC"/>
    <w:rsid w:val="008B721C"/>
    <w:rsid w:val="008B728E"/>
    <w:rsid w:val="008B74E2"/>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23E"/>
    <w:rsid w:val="008C13B7"/>
    <w:rsid w:val="008C15F2"/>
    <w:rsid w:val="008C1637"/>
    <w:rsid w:val="008C1749"/>
    <w:rsid w:val="008C17F6"/>
    <w:rsid w:val="008C1A6A"/>
    <w:rsid w:val="008C1B31"/>
    <w:rsid w:val="008C1D0A"/>
    <w:rsid w:val="008C1E03"/>
    <w:rsid w:val="008C1E91"/>
    <w:rsid w:val="008C1ED6"/>
    <w:rsid w:val="008C1FEC"/>
    <w:rsid w:val="008C2113"/>
    <w:rsid w:val="008C2194"/>
    <w:rsid w:val="008C2247"/>
    <w:rsid w:val="008C2256"/>
    <w:rsid w:val="008C249C"/>
    <w:rsid w:val="008C25DE"/>
    <w:rsid w:val="008C2A32"/>
    <w:rsid w:val="008C2CC5"/>
    <w:rsid w:val="008C2D20"/>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D5"/>
    <w:rsid w:val="008C47F9"/>
    <w:rsid w:val="008C4813"/>
    <w:rsid w:val="008C4D1E"/>
    <w:rsid w:val="008C4D2F"/>
    <w:rsid w:val="008C4FA6"/>
    <w:rsid w:val="008C4FE1"/>
    <w:rsid w:val="008C50EB"/>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2CA"/>
    <w:rsid w:val="008C745B"/>
    <w:rsid w:val="008C7654"/>
    <w:rsid w:val="008C765A"/>
    <w:rsid w:val="008C77A9"/>
    <w:rsid w:val="008C7959"/>
    <w:rsid w:val="008C7970"/>
    <w:rsid w:val="008C7A37"/>
    <w:rsid w:val="008C7A63"/>
    <w:rsid w:val="008C7BCC"/>
    <w:rsid w:val="008C7BD1"/>
    <w:rsid w:val="008C7C69"/>
    <w:rsid w:val="008C7EBF"/>
    <w:rsid w:val="008C7FA3"/>
    <w:rsid w:val="008D00EB"/>
    <w:rsid w:val="008D01AA"/>
    <w:rsid w:val="008D03B0"/>
    <w:rsid w:val="008D04E6"/>
    <w:rsid w:val="008D04F7"/>
    <w:rsid w:val="008D0937"/>
    <w:rsid w:val="008D0DF1"/>
    <w:rsid w:val="008D1073"/>
    <w:rsid w:val="008D1205"/>
    <w:rsid w:val="008D131A"/>
    <w:rsid w:val="008D1435"/>
    <w:rsid w:val="008D1649"/>
    <w:rsid w:val="008D1693"/>
    <w:rsid w:val="008D175E"/>
    <w:rsid w:val="008D18C7"/>
    <w:rsid w:val="008D193D"/>
    <w:rsid w:val="008D1B2D"/>
    <w:rsid w:val="008D1C8C"/>
    <w:rsid w:val="008D1E72"/>
    <w:rsid w:val="008D1EBB"/>
    <w:rsid w:val="008D1F78"/>
    <w:rsid w:val="008D1FCB"/>
    <w:rsid w:val="008D2222"/>
    <w:rsid w:val="008D232A"/>
    <w:rsid w:val="008D238D"/>
    <w:rsid w:val="008D2452"/>
    <w:rsid w:val="008D25F8"/>
    <w:rsid w:val="008D293F"/>
    <w:rsid w:val="008D2C42"/>
    <w:rsid w:val="008D2CA6"/>
    <w:rsid w:val="008D2E75"/>
    <w:rsid w:val="008D2EF6"/>
    <w:rsid w:val="008D2F31"/>
    <w:rsid w:val="008D2FD2"/>
    <w:rsid w:val="008D3370"/>
    <w:rsid w:val="008D33D4"/>
    <w:rsid w:val="008D33FF"/>
    <w:rsid w:val="008D340F"/>
    <w:rsid w:val="008D3451"/>
    <w:rsid w:val="008D3491"/>
    <w:rsid w:val="008D3594"/>
    <w:rsid w:val="008D35BC"/>
    <w:rsid w:val="008D35D5"/>
    <w:rsid w:val="008D3696"/>
    <w:rsid w:val="008D3AFD"/>
    <w:rsid w:val="008D3C74"/>
    <w:rsid w:val="008D3CF3"/>
    <w:rsid w:val="008D3D3D"/>
    <w:rsid w:val="008D3D95"/>
    <w:rsid w:val="008D40AD"/>
    <w:rsid w:val="008D4287"/>
    <w:rsid w:val="008D440A"/>
    <w:rsid w:val="008D46C2"/>
    <w:rsid w:val="008D4B3A"/>
    <w:rsid w:val="008D4CF5"/>
    <w:rsid w:val="008D4DAC"/>
    <w:rsid w:val="008D4E78"/>
    <w:rsid w:val="008D53AA"/>
    <w:rsid w:val="008D54E8"/>
    <w:rsid w:val="008D5521"/>
    <w:rsid w:val="008D55CA"/>
    <w:rsid w:val="008D565D"/>
    <w:rsid w:val="008D5750"/>
    <w:rsid w:val="008D5828"/>
    <w:rsid w:val="008D5889"/>
    <w:rsid w:val="008D5A7E"/>
    <w:rsid w:val="008D5AD9"/>
    <w:rsid w:val="008D5B5D"/>
    <w:rsid w:val="008D5E00"/>
    <w:rsid w:val="008D5E4E"/>
    <w:rsid w:val="008D5E77"/>
    <w:rsid w:val="008D62C9"/>
    <w:rsid w:val="008D67B7"/>
    <w:rsid w:val="008D695A"/>
    <w:rsid w:val="008D6C61"/>
    <w:rsid w:val="008D6DFA"/>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881"/>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33"/>
    <w:rsid w:val="008E1B70"/>
    <w:rsid w:val="008E1F46"/>
    <w:rsid w:val="008E1FE1"/>
    <w:rsid w:val="008E2480"/>
    <w:rsid w:val="008E24F5"/>
    <w:rsid w:val="008E2630"/>
    <w:rsid w:val="008E2639"/>
    <w:rsid w:val="008E26B3"/>
    <w:rsid w:val="008E2963"/>
    <w:rsid w:val="008E2971"/>
    <w:rsid w:val="008E2ACA"/>
    <w:rsid w:val="008E2BE6"/>
    <w:rsid w:val="008E2C57"/>
    <w:rsid w:val="008E2E7D"/>
    <w:rsid w:val="008E2E9B"/>
    <w:rsid w:val="008E2EAD"/>
    <w:rsid w:val="008E2F01"/>
    <w:rsid w:val="008E2F30"/>
    <w:rsid w:val="008E2F68"/>
    <w:rsid w:val="008E2FED"/>
    <w:rsid w:val="008E3148"/>
    <w:rsid w:val="008E316A"/>
    <w:rsid w:val="008E327B"/>
    <w:rsid w:val="008E333D"/>
    <w:rsid w:val="008E33D2"/>
    <w:rsid w:val="008E381D"/>
    <w:rsid w:val="008E387B"/>
    <w:rsid w:val="008E3A47"/>
    <w:rsid w:val="008E3E86"/>
    <w:rsid w:val="008E3E9D"/>
    <w:rsid w:val="008E3EA6"/>
    <w:rsid w:val="008E3F0A"/>
    <w:rsid w:val="008E4037"/>
    <w:rsid w:val="008E4065"/>
    <w:rsid w:val="008E418E"/>
    <w:rsid w:val="008E4195"/>
    <w:rsid w:val="008E41A2"/>
    <w:rsid w:val="008E432F"/>
    <w:rsid w:val="008E453B"/>
    <w:rsid w:val="008E4684"/>
    <w:rsid w:val="008E47AA"/>
    <w:rsid w:val="008E48AD"/>
    <w:rsid w:val="008E492D"/>
    <w:rsid w:val="008E4B41"/>
    <w:rsid w:val="008E4EC0"/>
    <w:rsid w:val="008E4FA3"/>
    <w:rsid w:val="008E510D"/>
    <w:rsid w:val="008E5365"/>
    <w:rsid w:val="008E5625"/>
    <w:rsid w:val="008E5660"/>
    <w:rsid w:val="008E58F2"/>
    <w:rsid w:val="008E5A04"/>
    <w:rsid w:val="008E5A2C"/>
    <w:rsid w:val="008E5A64"/>
    <w:rsid w:val="008E5ABB"/>
    <w:rsid w:val="008E5BB7"/>
    <w:rsid w:val="008E5CD7"/>
    <w:rsid w:val="008E5D98"/>
    <w:rsid w:val="008E619A"/>
    <w:rsid w:val="008E626A"/>
    <w:rsid w:val="008E6447"/>
    <w:rsid w:val="008E6590"/>
    <w:rsid w:val="008E65E7"/>
    <w:rsid w:val="008E66DF"/>
    <w:rsid w:val="008E675D"/>
    <w:rsid w:val="008E67F5"/>
    <w:rsid w:val="008E6815"/>
    <w:rsid w:val="008E6AA1"/>
    <w:rsid w:val="008E6B7A"/>
    <w:rsid w:val="008E6F00"/>
    <w:rsid w:val="008E6F13"/>
    <w:rsid w:val="008E6F5D"/>
    <w:rsid w:val="008E6FD7"/>
    <w:rsid w:val="008E71BE"/>
    <w:rsid w:val="008E724E"/>
    <w:rsid w:val="008E72D9"/>
    <w:rsid w:val="008E733B"/>
    <w:rsid w:val="008E7914"/>
    <w:rsid w:val="008E7BB6"/>
    <w:rsid w:val="008E7C02"/>
    <w:rsid w:val="008E7CD7"/>
    <w:rsid w:val="008E7D1A"/>
    <w:rsid w:val="008E7D83"/>
    <w:rsid w:val="008F042B"/>
    <w:rsid w:val="008F048A"/>
    <w:rsid w:val="008F06D2"/>
    <w:rsid w:val="008F08FD"/>
    <w:rsid w:val="008F0A77"/>
    <w:rsid w:val="008F0F56"/>
    <w:rsid w:val="008F0FA4"/>
    <w:rsid w:val="008F1100"/>
    <w:rsid w:val="008F129B"/>
    <w:rsid w:val="008F136F"/>
    <w:rsid w:val="008F1371"/>
    <w:rsid w:val="008F13A2"/>
    <w:rsid w:val="008F14E0"/>
    <w:rsid w:val="008F156B"/>
    <w:rsid w:val="008F16B3"/>
    <w:rsid w:val="008F16F9"/>
    <w:rsid w:val="008F17B9"/>
    <w:rsid w:val="008F183A"/>
    <w:rsid w:val="008F1870"/>
    <w:rsid w:val="008F1954"/>
    <w:rsid w:val="008F19EA"/>
    <w:rsid w:val="008F1AFD"/>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756"/>
    <w:rsid w:val="008F3807"/>
    <w:rsid w:val="008F3D3D"/>
    <w:rsid w:val="008F3D76"/>
    <w:rsid w:val="008F4052"/>
    <w:rsid w:val="008F4090"/>
    <w:rsid w:val="008F4316"/>
    <w:rsid w:val="008F43C7"/>
    <w:rsid w:val="008F440D"/>
    <w:rsid w:val="008F4953"/>
    <w:rsid w:val="008F49E8"/>
    <w:rsid w:val="008F4AA3"/>
    <w:rsid w:val="008F4B29"/>
    <w:rsid w:val="008F4B76"/>
    <w:rsid w:val="008F4CA1"/>
    <w:rsid w:val="008F4DCA"/>
    <w:rsid w:val="008F52B8"/>
    <w:rsid w:val="008F55C8"/>
    <w:rsid w:val="008F5652"/>
    <w:rsid w:val="008F58CB"/>
    <w:rsid w:val="008F58D9"/>
    <w:rsid w:val="008F5902"/>
    <w:rsid w:val="008F5937"/>
    <w:rsid w:val="008F59B6"/>
    <w:rsid w:val="008F5A82"/>
    <w:rsid w:val="008F5BCB"/>
    <w:rsid w:val="008F5C59"/>
    <w:rsid w:val="008F6184"/>
    <w:rsid w:val="008F679A"/>
    <w:rsid w:val="008F6A17"/>
    <w:rsid w:val="008F6F1D"/>
    <w:rsid w:val="008F708F"/>
    <w:rsid w:val="008F730A"/>
    <w:rsid w:val="008F7364"/>
    <w:rsid w:val="008F7405"/>
    <w:rsid w:val="008F7552"/>
    <w:rsid w:val="008F7730"/>
    <w:rsid w:val="008F7919"/>
    <w:rsid w:val="008F7BE3"/>
    <w:rsid w:val="008F7D23"/>
    <w:rsid w:val="008F7F47"/>
    <w:rsid w:val="00900101"/>
    <w:rsid w:val="009001B8"/>
    <w:rsid w:val="0090030B"/>
    <w:rsid w:val="00900452"/>
    <w:rsid w:val="00900553"/>
    <w:rsid w:val="009005A7"/>
    <w:rsid w:val="009005AF"/>
    <w:rsid w:val="0090064C"/>
    <w:rsid w:val="00900975"/>
    <w:rsid w:val="0090099A"/>
    <w:rsid w:val="00900A0D"/>
    <w:rsid w:val="00900AB3"/>
    <w:rsid w:val="00900DE5"/>
    <w:rsid w:val="00900E19"/>
    <w:rsid w:val="00901116"/>
    <w:rsid w:val="00901134"/>
    <w:rsid w:val="009016A0"/>
    <w:rsid w:val="00901702"/>
    <w:rsid w:val="00901837"/>
    <w:rsid w:val="00901A89"/>
    <w:rsid w:val="00901C54"/>
    <w:rsid w:val="00901CFE"/>
    <w:rsid w:val="00901DAB"/>
    <w:rsid w:val="00901F3F"/>
    <w:rsid w:val="009022CD"/>
    <w:rsid w:val="00902474"/>
    <w:rsid w:val="0090254C"/>
    <w:rsid w:val="009025CA"/>
    <w:rsid w:val="009025CF"/>
    <w:rsid w:val="0090267E"/>
    <w:rsid w:val="00902913"/>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2C7"/>
    <w:rsid w:val="0090430E"/>
    <w:rsid w:val="009043D9"/>
    <w:rsid w:val="00904426"/>
    <w:rsid w:val="009046F9"/>
    <w:rsid w:val="00904717"/>
    <w:rsid w:val="00904830"/>
    <w:rsid w:val="00904BF1"/>
    <w:rsid w:val="00904C16"/>
    <w:rsid w:val="00904D07"/>
    <w:rsid w:val="00904E3E"/>
    <w:rsid w:val="00905058"/>
    <w:rsid w:val="0090532D"/>
    <w:rsid w:val="0090535B"/>
    <w:rsid w:val="00905475"/>
    <w:rsid w:val="00905870"/>
    <w:rsid w:val="00905DA6"/>
    <w:rsid w:val="00905E10"/>
    <w:rsid w:val="00905EA1"/>
    <w:rsid w:val="00905F7B"/>
    <w:rsid w:val="0090621C"/>
    <w:rsid w:val="009063CD"/>
    <w:rsid w:val="00906915"/>
    <w:rsid w:val="00907188"/>
    <w:rsid w:val="00907387"/>
    <w:rsid w:val="00907463"/>
    <w:rsid w:val="009075C8"/>
    <w:rsid w:val="00907D3F"/>
    <w:rsid w:val="00907D81"/>
    <w:rsid w:val="00907DE6"/>
    <w:rsid w:val="00907E1D"/>
    <w:rsid w:val="00907FE6"/>
    <w:rsid w:val="009102BA"/>
    <w:rsid w:val="0091093E"/>
    <w:rsid w:val="0091098B"/>
    <w:rsid w:val="009109E8"/>
    <w:rsid w:val="00910A68"/>
    <w:rsid w:val="00910AD8"/>
    <w:rsid w:val="00910CB8"/>
    <w:rsid w:val="00911018"/>
    <w:rsid w:val="00911387"/>
    <w:rsid w:val="00911481"/>
    <w:rsid w:val="009114B9"/>
    <w:rsid w:val="009114BA"/>
    <w:rsid w:val="00911660"/>
    <w:rsid w:val="00911692"/>
    <w:rsid w:val="009117A2"/>
    <w:rsid w:val="00911877"/>
    <w:rsid w:val="0091188E"/>
    <w:rsid w:val="00911AB3"/>
    <w:rsid w:val="00911CAE"/>
    <w:rsid w:val="00911CF1"/>
    <w:rsid w:val="00911DFC"/>
    <w:rsid w:val="00911E1E"/>
    <w:rsid w:val="00911E20"/>
    <w:rsid w:val="00912072"/>
    <w:rsid w:val="009122F5"/>
    <w:rsid w:val="00912457"/>
    <w:rsid w:val="009124BA"/>
    <w:rsid w:val="009126BE"/>
    <w:rsid w:val="00912711"/>
    <w:rsid w:val="0091274E"/>
    <w:rsid w:val="00912937"/>
    <w:rsid w:val="00912B7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3A9"/>
    <w:rsid w:val="00914496"/>
    <w:rsid w:val="0091477E"/>
    <w:rsid w:val="0091482F"/>
    <w:rsid w:val="009148A8"/>
    <w:rsid w:val="009148D1"/>
    <w:rsid w:val="00914A50"/>
    <w:rsid w:val="00914B7A"/>
    <w:rsid w:val="00914C76"/>
    <w:rsid w:val="00914DF9"/>
    <w:rsid w:val="00914E1D"/>
    <w:rsid w:val="0091508C"/>
    <w:rsid w:val="00915092"/>
    <w:rsid w:val="00915129"/>
    <w:rsid w:val="00915204"/>
    <w:rsid w:val="009152C1"/>
    <w:rsid w:val="0091560D"/>
    <w:rsid w:val="0091561A"/>
    <w:rsid w:val="009158C7"/>
    <w:rsid w:val="009159B6"/>
    <w:rsid w:val="00915B2A"/>
    <w:rsid w:val="00915BF0"/>
    <w:rsid w:val="00915D28"/>
    <w:rsid w:val="00915DAD"/>
    <w:rsid w:val="00915E38"/>
    <w:rsid w:val="00915E8A"/>
    <w:rsid w:val="00915E9A"/>
    <w:rsid w:val="00915F42"/>
    <w:rsid w:val="00915F93"/>
    <w:rsid w:val="00916040"/>
    <w:rsid w:val="00916173"/>
    <w:rsid w:val="0091656B"/>
    <w:rsid w:val="009165C2"/>
    <w:rsid w:val="009166AA"/>
    <w:rsid w:val="00916807"/>
    <w:rsid w:val="00916A7C"/>
    <w:rsid w:val="00916AAB"/>
    <w:rsid w:val="00916BF5"/>
    <w:rsid w:val="00916CCB"/>
    <w:rsid w:val="00916D9A"/>
    <w:rsid w:val="00916E44"/>
    <w:rsid w:val="00916F60"/>
    <w:rsid w:val="009171DB"/>
    <w:rsid w:val="00917650"/>
    <w:rsid w:val="009176AF"/>
    <w:rsid w:val="009176E3"/>
    <w:rsid w:val="0091774A"/>
    <w:rsid w:val="009179C6"/>
    <w:rsid w:val="00917A5D"/>
    <w:rsid w:val="00920267"/>
    <w:rsid w:val="0092059E"/>
    <w:rsid w:val="00920649"/>
    <w:rsid w:val="0092067D"/>
    <w:rsid w:val="009207C5"/>
    <w:rsid w:val="00920875"/>
    <w:rsid w:val="00920992"/>
    <w:rsid w:val="00920A79"/>
    <w:rsid w:val="00920B5A"/>
    <w:rsid w:val="00920B9C"/>
    <w:rsid w:val="00920F30"/>
    <w:rsid w:val="009214D4"/>
    <w:rsid w:val="009215F0"/>
    <w:rsid w:val="009216D9"/>
    <w:rsid w:val="00921823"/>
    <w:rsid w:val="00921C35"/>
    <w:rsid w:val="00921CE6"/>
    <w:rsid w:val="00921DE5"/>
    <w:rsid w:val="00922040"/>
    <w:rsid w:val="009223C1"/>
    <w:rsid w:val="009223EA"/>
    <w:rsid w:val="00922412"/>
    <w:rsid w:val="009224CC"/>
    <w:rsid w:val="00922533"/>
    <w:rsid w:val="009225F9"/>
    <w:rsid w:val="00922644"/>
    <w:rsid w:val="009229E9"/>
    <w:rsid w:val="00922BB0"/>
    <w:rsid w:val="00922BEE"/>
    <w:rsid w:val="00922D19"/>
    <w:rsid w:val="00923128"/>
    <w:rsid w:val="009233DF"/>
    <w:rsid w:val="00923889"/>
    <w:rsid w:val="00923A1F"/>
    <w:rsid w:val="00923C4E"/>
    <w:rsid w:val="00923E73"/>
    <w:rsid w:val="00924137"/>
    <w:rsid w:val="009244BF"/>
    <w:rsid w:val="00924561"/>
    <w:rsid w:val="009246F4"/>
    <w:rsid w:val="0092475F"/>
    <w:rsid w:val="009248FE"/>
    <w:rsid w:val="00924E1D"/>
    <w:rsid w:val="00924EE6"/>
    <w:rsid w:val="00924FB7"/>
    <w:rsid w:val="0092529A"/>
    <w:rsid w:val="0092532C"/>
    <w:rsid w:val="0092533E"/>
    <w:rsid w:val="0092557C"/>
    <w:rsid w:val="0092571F"/>
    <w:rsid w:val="0092593A"/>
    <w:rsid w:val="00925A06"/>
    <w:rsid w:val="00925B48"/>
    <w:rsid w:val="00925B49"/>
    <w:rsid w:val="00925CBB"/>
    <w:rsid w:val="00925F98"/>
    <w:rsid w:val="009261DD"/>
    <w:rsid w:val="009262A5"/>
    <w:rsid w:val="0092648B"/>
    <w:rsid w:val="0092655A"/>
    <w:rsid w:val="009268BB"/>
    <w:rsid w:val="00926A17"/>
    <w:rsid w:val="00926A20"/>
    <w:rsid w:val="00926A9D"/>
    <w:rsid w:val="00926D39"/>
    <w:rsid w:val="0092705F"/>
    <w:rsid w:val="0092717A"/>
    <w:rsid w:val="0092721D"/>
    <w:rsid w:val="009272C6"/>
    <w:rsid w:val="00927345"/>
    <w:rsid w:val="00927350"/>
    <w:rsid w:val="009276B5"/>
    <w:rsid w:val="009279D3"/>
    <w:rsid w:val="00927A17"/>
    <w:rsid w:val="00927D2E"/>
    <w:rsid w:val="00927E3F"/>
    <w:rsid w:val="00927ED3"/>
    <w:rsid w:val="00927F45"/>
    <w:rsid w:val="009300E3"/>
    <w:rsid w:val="00930454"/>
    <w:rsid w:val="00930583"/>
    <w:rsid w:val="00930825"/>
    <w:rsid w:val="00930989"/>
    <w:rsid w:val="00930A50"/>
    <w:rsid w:val="00930B9E"/>
    <w:rsid w:val="00930F7D"/>
    <w:rsid w:val="00931157"/>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C0F"/>
    <w:rsid w:val="00932D47"/>
    <w:rsid w:val="00932DD9"/>
    <w:rsid w:val="00932E00"/>
    <w:rsid w:val="00932F1B"/>
    <w:rsid w:val="00932F84"/>
    <w:rsid w:val="00933271"/>
    <w:rsid w:val="009333B8"/>
    <w:rsid w:val="00933486"/>
    <w:rsid w:val="009336FA"/>
    <w:rsid w:val="00933760"/>
    <w:rsid w:val="00933855"/>
    <w:rsid w:val="0093393C"/>
    <w:rsid w:val="00933AD1"/>
    <w:rsid w:val="00933CFE"/>
    <w:rsid w:val="00933FBE"/>
    <w:rsid w:val="009342DB"/>
    <w:rsid w:val="00934405"/>
    <w:rsid w:val="009346A8"/>
    <w:rsid w:val="009346CF"/>
    <w:rsid w:val="00934A7E"/>
    <w:rsid w:val="00934ABD"/>
    <w:rsid w:val="00934D88"/>
    <w:rsid w:val="00934DA4"/>
    <w:rsid w:val="00934FEA"/>
    <w:rsid w:val="0093500E"/>
    <w:rsid w:val="009351F0"/>
    <w:rsid w:val="009353BC"/>
    <w:rsid w:val="009353E0"/>
    <w:rsid w:val="0093571C"/>
    <w:rsid w:val="0093588E"/>
    <w:rsid w:val="0093588F"/>
    <w:rsid w:val="009359EB"/>
    <w:rsid w:val="00935C29"/>
    <w:rsid w:val="00935DD7"/>
    <w:rsid w:val="00935EDB"/>
    <w:rsid w:val="00935F25"/>
    <w:rsid w:val="00935F5E"/>
    <w:rsid w:val="0093630A"/>
    <w:rsid w:val="009363DA"/>
    <w:rsid w:val="009364EC"/>
    <w:rsid w:val="0093659A"/>
    <w:rsid w:val="009366A4"/>
    <w:rsid w:val="00936A24"/>
    <w:rsid w:val="00936A6C"/>
    <w:rsid w:val="00936A9B"/>
    <w:rsid w:val="00936B92"/>
    <w:rsid w:val="00936CE0"/>
    <w:rsid w:val="00936EB0"/>
    <w:rsid w:val="009371FB"/>
    <w:rsid w:val="00937253"/>
    <w:rsid w:val="00937274"/>
    <w:rsid w:val="00937345"/>
    <w:rsid w:val="00937346"/>
    <w:rsid w:val="009375DD"/>
    <w:rsid w:val="009376B0"/>
    <w:rsid w:val="00937E58"/>
    <w:rsid w:val="00937E6C"/>
    <w:rsid w:val="00937EDF"/>
    <w:rsid w:val="00937F82"/>
    <w:rsid w:val="009401D1"/>
    <w:rsid w:val="0094025D"/>
    <w:rsid w:val="00940299"/>
    <w:rsid w:val="0094044C"/>
    <w:rsid w:val="00940731"/>
    <w:rsid w:val="0094074C"/>
    <w:rsid w:val="00940778"/>
    <w:rsid w:val="0094093D"/>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1AA"/>
    <w:rsid w:val="0094242F"/>
    <w:rsid w:val="00942479"/>
    <w:rsid w:val="00942555"/>
    <w:rsid w:val="00942877"/>
    <w:rsid w:val="00942AB4"/>
    <w:rsid w:val="00942C4E"/>
    <w:rsid w:val="00943109"/>
    <w:rsid w:val="00943124"/>
    <w:rsid w:val="00943252"/>
    <w:rsid w:val="009432CB"/>
    <w:rsid w:val="009432CF"/>
    <w:rsid w:val="0094346D"/>
    <w:rsid w:val="009434C6"/>
    <w:rsid w:val="00943543"/>
    <w:rsid w:val="009438EA"/>
    <w:rsid w:val="00943A13"/>
    <w:rsid w:val="00943D91"/>
    <w:rsid w:val="00943E8F"/>
    <w:rsid w:val="00944066"/>
    <w:rsid w:val="00944088"/>
    <w:rsid w:val="009440D1"/>
    <w:rsid w:val="00944157"/>
    <w:rsid w:val="00944185"/>
    <w:rsid w:val="00944468"/>
    <w:rsid w:val="00944AE1"/>
    <w:rsid w:val="00944BDB"/>
    <w:rsid w:val="00944D5E"/>
    <w:rsid w:val="00945113"/>
    <w:rsid w:val="00945495"/>
    <w:rsid w:val="00945527"/>
    <w:rsid w:val="009457B9"/>
    <w:rsid w:val="009457EF"/>
    <w:rsid w:val="0094581D"/>
    <w:rsid w:val="00945862"/>
    <w:rsid w:val="009458CB"/>
    <w:rsid w:val="00945A0F"/>
    <w:rsid w:val="00945A42"/>
    <w:rsid w:val="00945B60"/>
    <w:rsid w:val="00945BCA"/>
    <w:rsid w:val="00945C84"/>
    <w:rsid w:val="00946082"/>
    <w:rsid w:val="009461D4"/>
    <w:rsid w:val="009465BC"/>
    <w:rsid w:val="009469A0"/>
    <w:rsid w:val="00946A7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B37"/>
    <w:rsid w:val="00950C2B"/>
    <w:rsid w:val="00950D04"/>
    <w:rsid w:val="00950D4B"/>
    <w:rsid w:val="009510C1"/>
    <w:rsid w:val="00951178"/>
    <w:rsid w:val="00951417"/>
    <w:rsid w:val="00951441"/>
    <w:rsid w:val="00951603"/>
    <w:rsid w:val="00951678"/>
    <w:rsid w:val="0095183D"/>
    <w:rsid w:val="00951C60"/>
    <w:rsid w:val="00952325"/>
    <w:rsid w:val="00952460"/>
    <w:rsid w:val="009527C9"/>
    <w:rsid w:val="0095291C"/>
    <w:rsid w:val="00952A61"/>
    <w:rsid w:val="00952B25"/>
    <w:rsid w:val="00952B73"/>
    <w:rsid w:val="00952C1E"/>
    <w:rsid w:val="00952D06"/>
    <w:rsid w:val="00952E54"/>
    <w:rsid w:val="0095318A"/>
    <w:rsid w:val="00953581"/>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C71"/>
    <w:rsid w:val="00954E5A"/>
    <w:rsid w:val="00954EF4"/>
    <w:rsid w:val="00954FC3"/>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6DD2"/>
    <w:rsid w:val="00956F84"/>
    <w:rsid w:val="00957090"/>
    <w:rsid w:val="009572F8"/>
    <w:rsid w:val="00957391"/>
    <w:rsid w:val="00957675"/>
    <w:rsid w:val="00957BAC"/>
    <w:rsid w:val="00957D60"/>
    <w:rsid w:val="00957DA2"/>
    <w:rsid w:val="00957E43"/>
    <w:rsid w:val="00957E51"/>
    <w:rsid w:val="00957F9D"/>
    <w:rsid w:val="009600FB"/>
    <w:rsid w:val="009601CA"/>
    <w:rsid w:val="009601EA"/>
    <w:rsid w:val="00960565"/>
    <w:rsid w:val="00960690"/>
    <w:rsid w:val="0096072A"/>
    <w:rsid w:val="0096076A"/>
    <w:rsid w:val="00960BFF"/>
    <w:rsid w:val="00960C83"/>
    <w:rsid w:val="00960D16"/>
    <w:rsid w:val="00960D81"/>
    <w:rsid w:val="00960E59"/>
    <w:rsid w:val="009611F8"/>
    <w:rsid w:val="009613E4"/>
    <w:rsid w:val="009616AC"/>
    <w:rsid w:val="009616E9"/>
    <w:rsid w:val="009617A1"/>
    <w:rsid w:val="00961AE9"/>
    <w:rsid w:val="00961C71"/>
    <w:rsid w:val="00961EEB"/>
    <w:rsid w:val="00961F02"/>
    <w:rsid w:val="00962156"/>
    <w:rsid w:val="009625BE"/>
    <w:rsid w:val="00962631"/>
    <w:rsid w:val="0096283A"/>
    <w:rsid w:val="00962863"/>
    <w:rsid w:val="0096291C"/>
    <w:rsid w:val="009629B8"/>
    <w:rsid w:val="00962A85"/>
    <w:rsid w:val="00962A99"/>
    <w:rsid w:val="00962CC4"/>
    <w:rsid w:val="00962E8B"/>
    <w:rsid w:val="009630A8"/>
    <w:rsid w:val="009630D1"/>
    <w:rsid w:val="00963104"/>
    <w:rsid w:val="0096313F"/>
    <w:rsid w:val="0096318F"/>
    <w:rsid w:val="00963199"/>
    <w:rsid w:val="0096337F"/>
    <w:rsid w:val="00963445"/>
    <w:rsid w:val="009636C8"/>
    <w:rsid w:val="00963716"/>
    <w:rsid w:val="009637DA"/>
    <w:rsid w:val="0096390A"/>
    <w:rsid w:val="00963B2A"/>
    <w:rsid w:val="00963DBD"/>
    <w:rsid w:val="00963E8E"/>
    <w:rsid w:val="00963EF1"/>
    <w:rsid w:val="009642AC"/>
    <w:rsid w:val="009642DC"/>
    <w:rsid w:val="00964560"/>
    <w:rsid w:val="00964689"/>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AEB"/>
    <w:rsid w:val="00965BF5"/>
    <w:rsid w:val="00965CA6"/>
    <w:rsid w:val="00965CE6"/>
    <w:rsid w:val="00965CE8"/>
    <w:rsid w:val="00965E80"/>
    <w:rsid w:val="00965EEA"/>
    <w:rsid w:val="00965FDC"/>
    <w:rsid w:val="0096608E"/>
    <w:rsid w:val="009662BC"/>
    <w:rsid w:val="009663F8"/>
    <w:rsid w:val="0096655E"/>
    <w:rsid w:val="00966562"/>
    <w:rsid w:val="00966646"/>
    <w:rsid w:val="009666C1"/>
    <w:rsid w:val="00966764"/>
    <w:rsid w:val="009667BA"/>
    <w:rsid w:val="009667F3"/>
    <w:rsid w:val="0096681A"/>
    <w:rsid w:val="00966C7B"/>
    <w:rsid w:val="00966D5B"/>
    <w:rsid w:val="00966EBE"/>
    <w:rsid w:val="00966ED9"/>
    <w:rsid w:val="00966FC5"/>
    <w:rsid w:val="00966FFA"/>
    <w:rsid w:val="0096709D"/>
    <w:rsid w:val="009671E2"/>
    <w:rsid w:val="00967271"/>
    <w:rsid w:val="009673DB"/>
    <w:rsid w:val="009673E5"/>
    <w:rsid w:val="00967498"/>
    <w:rsid w:val="009674AC"/>
    <w:rsid w:val="009674AE"/>
    <w:rsid w:val="00967649"/>
    <w:rsid w:val="00967854"/>
    <w:rsid w:val="0096788F"/>
    <w:rsid w:val="00967DA3"/>
    <w:rsid w:val="00967DEB"/>
    <w:rsid w:val="00967E0D"/>
    <w:rsid w:val="0097017C"/>
    <w:rsid w:val="009701D2"/>
    <w:rsid w:val="009704CE"/>
    <w:rsid w:val="00970780"/>
    <w:rsid w:val="0097087A"/>
    <w:rsid w:val="009709CD"/>
    <w:rsid w:val="009713F6"/>
    <w:rsid w:val="0097144E"/>
    <w:rsid w:val="009714C8"/>
    <w:rsid w:val="009715C8"/>
    <w:rsid w:val="009717EC"/>
    <w:rsid w:val="00971852"/>
    <w:rsid w:val="00971A02"/>
    <w:rsid w:val="0097229B"/>
    <w:rsid w:val="009722A8"/>
    <w:rsid w:val="00972477"/>
    <w:rsid w:val="00972563"/>
    <w:rsid w:val="00972734"/>
    <w:rsid w:val="009727D8"/>
    <w:rsid w:val="00972AE8"/>
    <w:rsid w:val="00972B83"/>
    <w:rsid w:val="00972BA5"/>
    <w:rsid w:val="00972C7F"/>
    <w:rsid w:val="00972DB1"/>
    <w:rsid w:val="00972E34"/>
    <w:rsid w:val="00972E7B"/>
    <w:rsid w:val="00972F81"/>
    <w:rsid w:val="00973156"/>
    <w:rsid w:val="00973174"/>
    <w:rsid w:val="009731DC"/>
    <w:rsid w:val="0097332C"/>
    <w:rsid w:val="00973605"/>
    <w:rsid w:val="00973727"/>
    <w:rsid w:val="00973743"/>
    <w:rsid w:val="00973CD8"/>
    <w:rsid w:val="00973D53"/>
    <w:rsid w:val="00973E60"/>
    <w:rsid w:val="00973E6B"/>
    <w:rsid w:val="00973F1F"/>
    <w:rsid w:val="009740A5"/>
    <w:rsid w:val="00974468"/>
    <w:rsid w:val="009745B4"/>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22B"/>
    <w:rsid w:val="009803EA"/>
    <w:rsid w:val="009804C0"/>
    <w:rsid w:val="00980758"/>
    <w:rsid w:val="0098078F"/>
    <w:rsid w:val="00980B2F"/>
    <w:rsid w:val="00980B8D"/>
    <w:rsid w:val="00980CFE"/>
    <w:rsid w:val="00980D86"/>
    <w:rsid w:val="00980DA6"/>
    <w:rsid w:val="00980FCD"/>
    <w:rsid w:val="00981138"/>
    <w:rsid w:val="00981167"/>
    <w:rsid w:val="00981201"/>
    <w:rsid w:val="00981359"/>
    <w:rsid w:val="00981425"/>
    <w:rsid w:val="0098153E"/>
    <w:rsid w:val="00981702"/>
    <w:rsid w:val="00981733"/>
    <w:rsid w:val="009817EB"/>
    <w:rsid w:val="00981832"/>
    <w:rsid w:val="00981993"/>
    <w:rsid w:val="00981A04"/>
    <w:rsid w:val="00981A10"/>
    <w:rsid w:val="00981B6F"/>
    <w:rsid w:val="00981D2B"/>
    <w:rsid w:val="00981F6F"/>
    <w:rsid w:val="00981F78"/>
    <w:rsid w:val="009820E4"/>
    <w:rsid w:val="0098230A"/>
    <w:rsid w:val="00982591"/>
    <w:rsid w:val="00982708"/>
    <w:rsid w:val="00982740"/>
    <w:rsid w:val="00982B3B"/>
    <w:rsid w:val="00982B77"/>
    <w:rsid w:val="00982EF4"/>
    <w:rsid w:val="0098306D"/>
    <w:rsid w:val="0098343D"/>
    <w:rsid w:val="0098362F"/>
    <w:rsid w:val="009839F2"/>
    <w:rsid w:val="00983BDF"/>
    <w:rsid w:val="00983D77"/>
    <w:rsid w:val="00983E69"/>
    <w:rsid w:val="009840C6"/>
    <w:rsid w:val="009843E8"/>
    <w:rsid w:val="0098442A"/>
    <w:rsid w:val="009845B6"/>
    <w:rsid w:val="0098463A"/>
    <w:rsid w:val="009846DC"/>
    <w:rsid w:val="0098495E"/>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6C3B"/>
    <w:rsid w:val="00987180"/>
    <w:rsid w:val="00987347"/>
    <w:rsid w:val="00987402"/>
    <w:rsid w:val="00987493"/>
    <w:rsid w:val="009874E9"/>
    <w:rsid w:val="009876EB"/>
    <w:rsid w:val="0098771E"/>
    <w:rsid w:val="00987C59"/>
    <w:rsid w:val="00987CB3"/>
    <w:rsid w:val="00987CC2"/>
    <w:rsid w:val="00987CC3"/>
    <w:rsid w:val="00987D10"/>
    <w:rsid w:val="00990015"/>
    <w:rsid w:val="00990105"/>
    <w:rsid w:val="00990128"/>
    <w:rsid w:val="009901DF"/>
    <w:rsid w:val="0099028C"/>
    <w:rsid w:val="009903D4"/>
    <w:rsid w:val="0099040E"/>
    <w:rsid w:val="0099045B"/>
    <w:rsid w:val="009905C8"/>
    <w:rsid w:val="009906FF"/>
    <w:rsid w:val="009908B0"/>
    <w:rsid w:val="009909E6"/>
    <w:rsid w:val="00990A76"/>
    <w:rsid w:val="00991341"/>
    <w:rsid w:val="009913F1"/>
    <w:rsid w:val="00991524"/>
    <w:rsid w:val="0099161B"/>
    <w:rsid w:val="0099176F"/>
    <w:rsid w:val="00991882"/>
    <w:rsid w:val="00991A93"/>
    <w:rsid w:val="00991E25"/>
    <w:rsid w:val="009920CF"/>
    <w:rsid w:val="009922EA"/>
    <w:rsid w:val="00992332"/>
    <w:rsid w:val="009924E0"/>
    <w:rsid w:val="009925A0"/>
    <w:rsid w:val="0099264D"/>
    <w:rsid w:val="009927EB"/>
    <w:rsid w:val="00992904"/>
    <w:rsid w:val="00992930"/>
    <w:rsid w:val="00992A7A"/>
    <w:rsid w:val="00992A9B"/>
    <w:rsid w:val="00992D20"/>
    <w:rsid w:val="00992D5C"/>
    <w:rsid w:val="00992DB1"/>
    <w:rsid w:val="00992EBD"/>
    <w:rsid w:val="00992ED6"/>
    <w:rsid w:val="00992F07"/>
    <w:rsid w:val="009930B4"/>
    <w:rsid w:val="00993502"/>
    <w:rsid w:val="00993513"/>
    <w:rsid w:val="00993706"/>
    <w:rsid w:val="00993940"/>
    <w:rsid w:val="00993A88"/>
    <w:rsid w:val="00993AF5"/>
    <w:rsid w:val="00993B25"/>
    <w:rsid w:val="00993C67"/>
    <w:rsid w:val="00993CE8"/>
    <w:rsid w:val="00993D47"/>
    <w:rsid w:val="00993D6D"/>
    <w:rsid w:val="0099405B"/>
    <w:rsid w:val="0099434F"/>
    <w:rsid w:val="009944EB"/>
    <w:rsid w:val="009946FF"/>
    <w:rsid w:val="00994810"/>
    <w:rsid w:val="0099487C"/>
    <w:rsid w:val="00994D97"/>
    <w:rsid w:val="00994DAE"/>
    <w:rsid w:val="00995345"/>
    <w:rsid w:val="0099538B"/>
    <w:rsid w:val="00995809"/>
    <w:rsid w:val="009958F7"/>
    <w:rsid w:val="00995962"/>
    <w:rsid w:val="009963C5"/>
    <w:rsid w:val="0099679B"/>
    <w:rsid w:val="0099689D"/>
    <w:rsid w:val="00996BB8"/>
    <w:rsid w:val="00996ED7"/>
    <w:rsid w:val="00996FD9"/>
    <w:rsid w:val="009974DC"/>
    <w:rsid w:val="009975FD"/>
    <w:rsid w:val="00997706"/>
    <w:rsid w:val="00997841"/>
    <w:rsid w:val="00997FF0"/>
    <w:rsid w:val="009A01E8"/>
    <w:rsid w:val="009A0364"/>
    <w:rsid w:val="009A039B"/>
    <w:rsid w:val="009A0BCA"/>
    <w:rsid w:val="009A0CCE"/>
    <w:rsid w:val="009A0E73"/>
    <w:rsid w:val="009A1159"/>
    <w:rsid w:val="009A11CD"/>
    <w:rsid w:val="009A12C6"/>
    <w:rsid w:val="009A1471"/>
    <w:rsid w:val="009A1549"/>
    <w:rsid w:val="009A1AD2"/>
    <w:rsid w:val="009A1C01"/>
    <w:rsid w:val="009A21D2"/>
    <w:rsid w:val="009A225D"/>
    <w:rsid w:val="009A2467"/>
    <w:rsid w:val="009A2650"/>
    <w:rsid w:val="009A26C4"/>
    <w:rsid w:val="009A2868"/>
    <w:rsid w:val="009A2B4D"/>
    <w:rsid w:val="009A2BA2"/>
    <w:rsid w:val="009A2C4C"/>
    <w:rsid w:val="009A2DD6"/>
    <w:rsid w:val="009A3040"/>
    <w:rsid w:val="009A3073"/>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4D47"/>
    <w:rsid w:val="009A5124"/>
    <w:rsid w:val="009A5193"/>
    <w:rsid w:val="009A53B8"/>
    <w:rsid w:val="009A541E"/>
    <w:rsid w:val="009A5664"/>
    <w:rsid w:val="009A56B1"/>
    <w:rsid w:val="009A5715"/>
    <w:rsid w:val="009A573D"/>
    <w:rsid w:val="009A57EC"/>
    <w:rsid w:val="009A58A7"/>
    <w:rsid w:val="009A5967"/>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CFE"/>
    <w:rsid w:val="009A7D0D"/>
    <w:rsid w:val="009A7FF7"/>
    <w:rsid w:val="009B03DB"/>
    <w:rsid w:val="009B050C"/>
    <w:rsid w:val="009B06C6"/>
    <w:rsid w:val="009B07FC"/>
    <w:rsid w:val="009B0ADC"/>
    <w:rsid w:val="009B0B94"/>
    <w:rsid w:val="009B0CEC"/>
    <w:rsid w:val="009B0EC3"/>
    <w:rsid w:val="009B10EF"/>
    <w:rsid w:val="009B11CE"/>
    <w:rsid w:val="009B12BA"/>
    <w:rsid w:val="009B1312"/>
    <w:rsid w:val="009B139F"/>
    <w:rsid w:val="009B17F7"/>
    <w:rsid w:val="009B1879"/>
    <w:rsid w:val="009B18DB"/>
    <w:rsid w:val="009B18F4"/>
    <w:rsid w:val="009B1A0F"/>
    <w:rsid w:val="009B1C85"/>
    <w:rsid w:val="009B1ECC"/>
    <w:rsid w:val="009B1FE0"/>
    <w:rsid w:val="009B1FE7"/>
    <w:rsid w:val="009B20CA"/>
    <w:rsid w:val="009B219F"/>
    <w:rsid w:val="009B2233"/>
    <w:rsid w:val="009B2261"/>
    <w:rsid w:val="009B22E6"/>
    <w:rsid w:val="009B2331"/>
    <w:rsid w:val="009B2655"/>
    <w:rsid w:val="009B27CD"/>
    <w:rsid w:val="009B29A8"/>
    <w:rsid w:val="009B2BF6"/>
    <w:rsid w:val="009B2E46"/>
    <w:rsid w:val="009B345A"/>
    <w:rsid w:val="009B35D3"/>
    <w:rsid w:val="009B35F9"/>
    <w:rsid w:val="009B3817"/>
    <w:rsid w:val="009B3893"/>
    <w:rsid w:val="009B3967"/>
    <w:rsid w:val="009B3E65"/>
    <w:rsid w:val="009B3F8F"/>
    <w:rsid w:val="009B3FAF"/>
    <w:rsid w:val="009B402F"/>
    <w:rsid w:val="009B4159"/>
    <w:rsid w:val="009B415A"/>
    <w:rsid w:val="009B441F"/>
    <w:rsid w:val="009B44DF"/>
    <w:rsid w:val="009B46FE"/>
    <w:rsid w:val="009B47CB"/>
    <w:rsid w:val="009B4A04"/>
    <w:rsid w:val="009B4AC0"/>
    <w:rsid w:val="009B4B75"/>
    <w:rsid w:val="009B4DC9"/>
    <w:rsid w:val="009B4E8D"/>
    <w:rsid w:val="009B5328"/>
    <w:rsid w:val="009B53BD"/>
    <w:rsid w:val="009B545F"/>
    <w:rsid w:val="009B55D2"/>
    <w:rsid w:val="009B590F"/>
    <w:rsid w:val="009B6091"/>
    <w:rsid w:val="009B663C"/>
    <w:rsid w:val="009B669D"/>
    <w:rsid w:val="009B66A2"/>
    <w:rsid w:val="009B66CC"/>
    <w:rsid w:val="009B67A8"/>
    <w:rsid w:val="009B681F"/>
    <w:rsid w:val="009B6CAE"/>
    <w:rsid w:val="009B6CCA"/>
    <w:rsid w:val="009B6D0D"/>
    <w:rsid w:val="009B6D64"/>
    <w:rsid w:val="009B7145"/>
    <w:rsid w:val="009B727E"/>
    <w:rsid w:val="009B7285"/>
    <w:rsid w:val="009B7363"/>
    <w:rsid w:val="009B7564"/>
    <w:rsid w:val="009B7627"/>
    <w:rsid w:val="009B7680"/>
    <w:rsid w:val="009B773E"/>
    <w:rsid w:val="009B788C"/>
    <w:rsid w:val="009B79A1"/>
    <w:rsid w:val="009B79BA"/>
    <w:rsid w:val="009B7CB6"/>
    <w:rsid w:val="009C06C3"/>
    <w:rsid w:val="009C07FC"/>
    <w:rsid w:val="009C0999"/>
    <w:rsid w:val="009C0A04"/>
    <w:rsid w:val="009C0DAC"/>
    <w:rsid w:val="009C0DD4"/>
    <w:rsid w:val="009C0F28"/>
    <w:rsid w:val="009C1000"/>
    <w:rsid w:val="009C113E"/>
    <w:rsid w:val="009C12FD"/>
    <w:rsid w:val="009C1345"/>
    <w:rsid w:val="009C13FC"/>
    <w:rsid w:val="009C1724"/>
    <w:rsid w:val="009C1744"/>
    <w:rsid w:val="009C1866"/>
    <w:rsid w:val="009C188E"/>
    <w:rsid w:val="009C1B44"/>
    <w:rsid w:val="009C1E05"/>
    <w:rsid w:val="009C1F71"/>
    <w:rsid w:val="009C1F8D"/>
    <w:rsid w:val="009C20CB"/>
    <w:rsid w:val="009C214A"/>
    <w:rsid w:val="009C2179"/>
    <w:rsid w:val="009C21EE"/>
    <w:rsid w:val="009C2383"/>
    <w:rsid w:val="009C241A"/>
    <w:rsid w:val="009C242F"/>
    <w:rsid w:val="009C2662"/>
    <w:rsid w:val="009C2B1F"/>
    <w:rsid w:val="009C2CC5"/>
    <w:rsid w:val="009C2D38"/>
    <w:rsid w:val="009C31E9"/>
    <w:rsid w:val="009C3244"/>
    <w:rsid w:val="009C331C"/>
    <w:rsid w:val="009C348E"/>
    <w:rsid w:val="009C3524"/>
    <w:rsid w:val="009C375B"/>
    <w:rsid w:val="009C3971"/>
    <w:rsid w:val="009C3AD7"/>
    <w:rsid w:val="009C3EF8"/>
    <w:rsid w:val="009C40B2"/>
    <w:rsid w:val="009C42B3"/>
    <w:rsid w:val="009C44A2"/>
    <w:rsid w:val="009C4721"/>
    <w:rsid w:val="009C484F"/>
    <w:rsid w:val="009C4863"/>
    <w:rsid w:val="009C48BC"/>
    <w:rsid w:val="009C4A49"/>
    <w:rsid w:val="009C4BF6"/>
    <w:rsid w:val="009C5008"/>
    <w:rsid w:val="009C514D"/>
    <w:rsid w:val="009C5159"/>
    <w:rsid w:val="009C5311"/>
    <w:rsid w:val="009C55A0"/>
    <w:rsid w:val="009C577C"/>
    <w:rsid w:val="009C577E"/>
    <w:rsid w:val="009C57CA"/>
    <w:rsid w:val="009C5810"/>
    <w:rsid w:val="009C58AE"/>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17A"/>
    <w:rsid w:val="009C72ED"/>
    <w:rsid w:val="009C72FF"/>
    <w:rsid w:val="009C73FE"/>
    <w:rsid w:val="009C7636"/>
    <w:rsid w:val="009C799F"/>
    <w:rsid w:val="009C7A56"/>
    <w:rsid w:val="009C7A9F"/>
    <w:rsid w:val="009C7BEF"/>
    <w:rsid w:val="009C7D3B"/>
    <w:rsid w:val="009C7E6B"/>
    <w:rsid w:val="009C7EAD"/>
    <w:rsid w:val="009D0069"/>
    <w:rsid w:val="009D0078"/>
    <w:rsid w:val="009D019D"/>
    <w:rsid w:val="009D054A"/>
    <w:rsid w:val="009D0584"/>
    <w:rsid w:val="009D08CE"/>
    <w:rsid w:val="009D0B98"/>
    <w:rsid w:val="009D113B"/>
    <w:rsid w:val="009D1513"/>
    <w:rsid w:val="009D1755"/>
    <w:rsid w:val="009D1809"/>
    <w:rsid w:val="009D18BF"/>
    <w:rsid w:val="009D1945"/>
    <w:rsid w:val="009D19EC"/>
    <w:rsid w:val="009D1A6A"/>
    <w:rsid w:val="009D1B6E"/>
    <w:rsid w:val="009D1EF7"/>
    <w:rsid w:val="009D1FA5"/>
    <w:rsid w:val="009D2020"/>
    <w:rsid w:val="009D211D"/>
    <w:rsid w:val="009D2183"/>
    <w:rsid w:val="009D231E"/>
    <w:rsid w:val="009D2323"/>
    <w:rsid w:val="009D2985"/>
    <w:rsid w:val="009D2A0D"/>
    <w:rsid w:val="009D2A64"/>
    <w:rsid w:val="009D2D5C"/>
    <w:rsid w:val="009D2F6F"/>
    <w:rsid w:val="009D311F"/>
    <w:rsid w:val="009D31F8"/>
    <w:rsid w:val="009D32D4"/>
    <w:rsid w:val="009D36F9"/>
    <w:rsid w:val="009D3700"/>
    <w:rsid w:val="009D3801"/>
    <w:rsid w:val="009D390C"/>
    <w:rsid w:val="009D394A"/>
    <w:rsid w:val="009D3AA2"/>
    <w:rsid w:val="009D3B3A"/>
    <w:rsid w:val="009D3CBB"/>
    <w:rsid w:val="009D3D61"/>
    <w:rsid w:val="009D3D67"/>
    <w:rsid w:val="009D3E24"/>
    <w:rsid w:val="009D408E"/>
    <w:rsid w:val="009D4387"/>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5D81"/>
    <w:rsid w:val="009D6025"/>
    <w:rsid w:val="009D62A0"/>
    <w:rsid w:val="009D62E8"/>
    <w:rsid w:val="009D63A4"/>
    <w:rsid w:val="009D641B"/>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67"/>
    <w:rsid w:val="009E02A5"/>
    <w:rsid w:val="009E0348"/>
    <w:rsid w:val="009E0386"/>
    <w:rsid w:val="009E0402"/>
    <w:rsid w:val="009E0594"/>
    <w:rsid w:val="009E0631"/>
    <w:rsid w:val="009E06F4"/>
    <w:rsid w:val="009E07A8"/>
    <w:rsid w:val="009E07D8"/>
    <w:rsid w:val="009E09CD"/>
    <w:rsid w:val="009E0F9D"/>
    <w:rsid w:val="009E1066"/>
    <w:rsid w:val="009E1088"/>
    <w:rsid w:val="009E1326"/>
    <w:rsid w:val="009E13D6"/>
    <w:rsid w:val="009E164D"/>
    <w:rsid w:val="009E167B"/>
    <w:rsid w:val="009E173E"/>
    <w:rsid w:val="009E180F"/>
    <w:rsid w:val="009E189C"/>
    <w:rsid w:val="009E18B6"/>
    <w:rsid w:val="009E18B9"/>
    <w:rsid w:val="009E19A7"/>
    <w:rsid w:val="009E1C91"/>
    <w:rsid w:val="009E2308"/>
    <w:rsid w:val="009E2393"/>
    <w:rsid w:val="009E292B"/>
    <w:rsid w:val="009E2986"/>
    <w:rsid w:val="009E2DCD"/>
    <w:rsid w:val="009E2E9C"/>
    <w:rsid w:val="009E2F38"/>
    <w:rsid w:val="009E2FBF"/>
    <w:rsid w:val="009E3080"/>
    <w:rsid w:val="009E30F2"/>
    <w:rsid w:val="009E334E"/>
    <w:rsid w:val="009E3408"/>
    <w:rsid w:val="009E35B3"/>
    <w:rsid w:val="009E38DD"/>
    <w:rsid w:val="009E391C"/>
    <w:rsid w:val="009E3B41"/>
    <w:rsid w:val="009E3BAD"/>
    <w:rsid w:val="009E3BFB"/>
    <w:rsid w:val="009E3C03"/>
    <w:rsid w:val="009E3C49"/>
    <w:rsid w:val="009E3CAC"/>
    <w:rsid w:val="009E3E16"/>
    <w:rsid w:val="009E3EAC"/>
    <w:rsid w:val="009E3ED0"/>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5FF1"/>
    <w:rsid w:val="009E606B"/>
    <w:rsid w:val="009E615F"/>
    <w:rsid w:val="009E63B0"/>
    <w:rsid w:val="009E6517"/>
    <w:rsid w:val="009E651F"/>
    <w:rsid w:val="009E6B1B"/>
    <w:rsid w:val="009E6C76"/>
    <w:rsid w:val="009E6D2D"/>
    <w:rsid w:val="009E6DA4"/>
    <w:rsid w:val="009E7226"/>
    <w:rsid w:val="009E7259"/>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84F"/>
    <w:rsid w:val="009F0B92"/>
    <w:rsid w:val="009F0CAF"/>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02A"/>
    <w:rsid w:val="009F3157"/>
    <w:rsid w:val="009F315C"/>
    <w:rsid w:val="009F31A4"/>
    <w:rsid w:val="009F31EA"/>
    <w:rsid w:val="009F321A"/>
    <w:rsid w:val="009F3246"/>
    <w:rsid w:val="009F32FE"/>
    <w:rsid w:val="009F3318"/>
    <w:rsid w:val="009F334F"/>
    <w:rsid w:val="009F38E5"/>
    <w:rsid w:val="009F395E"/>
    <w:rsid w:val="009F398A"/>
    <w:rsid w:val="009F39CF"/>
    <w:rsid w:val="009F39FD"/>
    <w:rsid w:val="009F3AA9"/>
    <w:rsid w:val="009F3BDB"/>
    <w:rsid w:val="009F3CB0"/>
    <w:rsid w:val="009F3CC0"/>
    <w:rsid w:val="009F3E2E"/>
    <w:rsid w:val="009F3F05"/>
    <w:rsid w:val="009F3FC1"/>
    <w:rsid w:val="009F43F7"/>
    <w:rsid w:val="009F44ED"/>
    <w:rsid w:val="009F456D"/>
    <w:rsid w:val="009F458B"/>
    <w:rsid w:val="009F45B4"/>
    <w:rsid w:val="009F45D3"/>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626C"/>
    <w:rsid w:val="009F6404"/>
    <w:rsid w:val="009F6463"/>
    <w:rsid w:val="009F6490"/>
    <w:rsid w:val="009F6715"/>
    <w:rsid w:val="009F6803"/>
    <w:rsid w:val="009F684B"/>
    <w:rsid w:val="009F6868"/>
    <w:rsid w:val="009F6BB1"/>
    <w:rsid w:val="009F6F8A"/>
    <w:rsid w:val="009F6FFE"/>
    <w:rsid w:val="009F703F"/>
    <w:rsid w:val="009F70E4"/>
    <w:rsid w:val="009F724F"/>
    <w:rsid w:val="009F7531"/>
    <w:rsid w:val="009F75E0"/>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1E1"/>
    <w:rsid w:val="00A01301"/>
    <w:rsid w:val="00A01333"/>
    <w:rsid w:val="00A0165A"/>
    <w:rsid w:val="00A01928"/>
    <w:rsid w:val="00A01A2B"/>
    <w:rsid w:val="00A01B59"/>
    <w:rsid w:val="00A01C7A"/>
    <w:rsid w:val="00A01D0B"/>
    <w:rsid w:val="00A01E33"/>
    <w:rsid w:val="00A01F49"/>
    <w:rsid w:val="00A020AC"/>
    <w:rsid w:val="00A02298"/>
    <w:rsid w:val="00A022AE"/>
    <w:rsid w:val="00A0241D"/>
    <w:rsid w:val="00A024C7"/>
    <w:rsid w:val="00A027A1"/>
    <w:rsid w:val="00A0290D"/>
    <w:rsid w:val="00A029BF"/>
    <w:rsid w:val="00A02A57"/>
    <w:rsid w:val="00A02C52"/>
    <w:rsid w:val="00A02C88"/>
    <w:rsid w:val="00A02D81"/>
    <w:rsid w:val="00A02DC2"/>
    <w:rsid w:val="00A02FA6"/>
    <w:rsid w:val="00A03129"/>
    <w:rsid w:val="00A0366C"/>
    <w:rsid w:val="00A036EB"/>
    <w:rsid w:val="00A03724"/>
    <w:rsid w:val="00A03738"/>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8E6"/>
    <w:rsid w:val="00A06A32"/>
    <w:rsid w:val="00A06BA0"/>
    <w:rsid w:val="00A06C75"/>
    <w:rsid w:val="00A06E29"/>
    <w:rsid w:val="00A07090"/>
    <w:rsid w:val="00A070A5"/>
    <w:rsid w:val="00A070DF"/>
    <w:rsid w:val="00A071FE"/>
    <w:rsid w:val="00A07224"/>
    <w:rsid w:val="00A0732D"/>
    <w:rsid w:val="00A07503"/>
    <w:rsid w:val="00A075EE"/>
    <w:rsid w:val="00A078EC"/>
    <w:rsid w:val="00A07925"/>
    <w:rsid w:val="00A07A2F"/>
    <w:rsid w:val="00A07AC3"/>
    <w:rsid w:val="00A07B31"/>
    <w:rsid w:val="00A07DE0"/>
    <w:rsid w:val="00A07EA4"/>
    <w:rsid w:val="00A1013C"/>
    <w:rsid w:val="00A102A4"/>
    <w:rsid w:val="00A10535"/>
    <w:rsid w:val="00A105C3"/>
    <w:rsid w:val="00A10964"/>
    <w:rsid w:val="00A10AE0"/>
    <w:rsid w:val="00A10CE0"/>
    <w:rsid w:val="00A10E45"/>
    <w:rsid w:val="00A10F2F"/>
    <w:rsid w:val="00A11038"/>
    <w:rsid w:val="00A11201"/>
    <w:rsid w:val="00A11238"/>
    <w:rsid w:val="00A113F0"/>
    <w:rsid w:val="00A114A8"/>
    <w:rsid w:val="00A116CD"/>
    <w:rsid w:val="00A116D2"/>
    <w:rsid w:val="00A11769"/>
    <w:rsid w:val="00A11980"/>
    <w:rsid w:val="00A11A27"/>
    <w:rsid w:val="00A11C1B"/>
    <w:rsid w:val="00A11DC6"/>
    <w:rsid w:val="00A11F01"/>
    <w:rsid w:val="00A123B4"/>
    <w:rsid w:val="00A123C9"/>
    <w:rsid w:val="00A12627"/>
    <w:rsid w:val="00A127E0"/>
    <w:rsid w:val="00A12A31"/>
    <w:rsid w:val="00A12A6D"/>
    <w:rsid w:val="00A12ABA"/>
    <w:rsid w:val="00A12B83"/>
    <w:rsid w:val="00A12BA7"/>
    <w:rsid w:val="00A12BFE"/>
    <w:rsid w:val="00A12C51"/>
    <w:rsid w:val="00A12EA5"/>
    <w:rsid w:val="00A12ED3"/>
    <w:rsid w:val="00A12F62"/>
    <w:rsid w:val="00A12FB5"/>
    <w:rsid w:val="00A13063"/>
    <w:rsid w:val="00A130A1"/>
    <w:rsid w:val="00A130CC"/>
    <w:rsid w:val="00A130DF"/>
    <w:rsid w:val="00A1335B"/>
    <w:rsid w:val="00A133DF"/>
    <w:rsid w:val="00A135C2"/>
    <w:rsid w:val="00A135C6"/>
    <w:rsid w:val="00A13670"/>
    <w:rsid w:val="00A136B2"/>
    <w:rsid w:val="00A13771"/>
    <w:rsid w:val="00A13AB1"/>
    <w:rsid w:val="00A13B3E"/>
    <w:rsid w:val="00A13B47"/>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A70"/>
    <w:rsid w:val="00A15C55"/>
    <w:rsid w:val="00A15F5D"/>
    <w:rsid w:val="00A1604D"/>
    <w:rsid w:val="00A16122"/>
    <w:rsid w:val="00A1638A"/>
    <w:rsid w:val="00A1638D"/>
    <w:rsid w:val="00A16433"/>
    <w:rsid w:val="00A164D5"/>
    <w:rsid w:val="00A16798"/>
    <w:rsid w:val="00A16870"/>
    <w:rsid w:val="00A168D4"/>
    <w:rsid w:val="00A16DBE"/>
    <w:rsid w:val="00A16E25"/>
    <w:rsid w:val="00A16EFE"/>
    <w:rsid w:val="00A1707B"/>
    <w:rsid w:val="00A1727C"/>
    <w:rsid w:val="00A17690"/>
    <w:rsid w:val="00A17691"/>
    <w:rsid w:val="00A176D9"/>
    <w:rsid w:val="00A1790E"/>
    <w:rsid w:val="00A1793C"/>
    <w:rsid w:val="00A179F3"/>
    <w:rsid w:val="00A17B60"/>
    <w:rsid w:val="00A17B69"/>
    <w:rsid w:val="00A17B96"/>
    <w:rsid w:val="00A17C22"/>
    <w:rsid w:val="00A17D0A"/>
    <w:rsid w:val="00A17D15"/>
    <w:rsid w:val="00A17DF8"/>
    <w:rsid w:val="00A17E5D"/>
    <w:rsid w:val="00A2001A"/>
    <w:rsid w:val="00A202A5"/>
    <w:rsid w:val="00A2031D"/>
    <w:rsid w:val="00A2050E"/>
    <w:rsid w:val="00A20608"/>
    <w:rsid w:val="00A209FE"/>
    <w:rsid w:val="00A20A33"/>
    <w:rsid w:val="00A20AC7"/>
    <w:rsid w:val="00A20AE9"/>
    <w:rsid w:val="00A20B5B"/>
    <w:rsid w:val="00A20CF1"/>
    <w:rsid w:val="00A20F0E"/>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329"/>
    <w:rsid w:val="00A225D7"/>
    <w:rsid w:val="00A225D9"/>
    <w:rsid w:val="00A229A7"/>
    <w:rsid w:val="00A22A18"/>
    <w:rsid w:val="00A22A93"/>
    <w:rsid w:val="00A22B35"/>
    <w:rsid w:val="00A22E51"/>
    <w:rsid w:val="00A22F57"/>
    <w:rsid w:val="00A23567"/>
    <w:rsid w:val="00A236AE"/>
    <w:rsid w:val="00A236BC"/>
    <w:rsid w:val="00A2401C"/>
    <w:rsid w:val="00A242A8"/>
    <w:rsid w:val="00A242C2"/>
    <w:rsid w:val="00A246C3"/>
    <w:rsid w:val="00A247F8"/>
    <w:rsid w:val="00A2481A"/>
    <w:rsid w:val="00A24C33"/>
    <w:rsid w:val="00A24CE5"/>
    <w:rsid w:val="00A24E6E"/>
    <w:rsid w:val="00A24EAF"/>
    <w:rsid w:val="00A24EFD"/>
    <w:rsid w:val="00A252B5"/>
    <w:rsid w:val="00A25403"/>
    <w:rsid w:val="00A25914"/>
    <w:rsid w:val="00A25966"/>
    <w:rsid w:val="00A25BEF"/>
    <w:rsid w:val="00A25DCD"/>
    <w:rsid w:val="00A25FEF"/>
    <w:rsid w:val="00A26211"/>
    <w:rsid w:val="00A262CA"/>
    <w:rsid w:val="00A26565"/>
    <w:rsid w:val="00A26824"/>
    <w:rsid w:val="00A269D1"/>
    <w:rsid w:val="00A26AB1"/>
    <w:rsid w:val="00A26B2D"/>
    <w:rsid w:val="00A26F06"/>
    <w:rsid w:val="00A26FF7"/>
    <w:rsid w:val="00A27064"/>
    <w:rsid w:val="00A272C6"/>
    <w:rsid w:val="00A27381"/>
    <w:rsid w:val="00A274F4"/>
    <w:rsid w:val="00A276CE"/>
    <w:rsid w:val="00A2789B"/>
    <w:rsid w:val="00A27A06"/>
    <w:rsid w:val="00A27A0D"/>
    <w:rsid w:val="00A27A6E"/>
    <w:rsid w:val="00A27B59"/>
    <w:rsid w:val="00A27BA4"/>
    <w:rsid w:val="00A300C3"/>
    <w:rsid w:val="00A302A6"/>
    <w:rsid w:val="00A3059C"/>
    <w:rsid w:val="00A307BB"/>
    <w:rsid w:val="00A3080C"/>
    <w:rsid w:val="00A3088B"/>
    <w:rsid w:val="00A308C3"/>
    <w:rsid w:val="00A30C14"/>
    <w:rsid w:val="00A30D71"/>
    <w:rsid w:val="00A30E38"/>
    <w:rsid w:val="00A30E55"/>
    <w:rsid w:val="00A30E90"/>
    <w:rsid w:val="00A30F45"/>
    <w:rsid w:val="00A30FFA"/>
    <w:rsid w:val="00A31029"/>
    <w:rsid w:val="00A311EB"/>
    <w:rsid w:val="00A31229"/>
    <w:rsid w:val="00A314D6"/>
    <w:rsid w:val="00A318C6"/>
    <w:rsid w:val="00A31970"/>
    <w:rsid w:val="00A31976"/>
    <w:rsid w:val="00A3198F"/>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08D"/>
    <w:rsid w:val="00A332F3"/>
    <w:rsid w:val="00A333BC"/>
    <w:rsid w:val="00A33896"/>
    <w:rsid w:val="00A33E7A"/>
    <w:rsid w:val="00A34112"/>
    <w:rsid w:val="00A3438A"/>
    <w:rsid w:val="00A34504"/>
    <w:rsid w:val="00A34583"/>
    <w:rsid w:val="00A34596"/>
    <w:rsid w:val="00A34664"/>
    <w:rsid w:val="00A3495A"/>
    <w:rsid w:val="00A349DE"/>
    <w:rsid w:val="00A34AEC"/>
    <w:rsid w:val="00A34DAA"/>
    <w:rsid w:val="00A34DDB"/>
    <w:rsid w:val="00A34E60"/>
    <w:rsid w:val="00A34F38"/>
    <w:rsid w:val="00A34F53"/>
    <w:rsid w:val="00A3500D"/>
    <w:rsid w:val="00A35269"/>
    <w:rsid w:val="00A352CC"/>
    <w:rsid w:val="00A35301"/>
    <w:rsid w:val="00A35302"/>
    <w:rsid w:val="00A359D9"/>
    <w:rsid w:val="00A35B35"/>
    <w:rsid w:val="00A35B97"/>
    <w:rsid w:val="00A35D49"/>
    <w:rsid w:val="00A35DA1"/>
    <w:rsid w:val="00A35EFE"/>
    <w:rsid w:val="00A35F50"/>
    <w:rsid w:val="00A3602A"/>
    <w:rsid w:val="00A3613C"/>
    <w:rsid w:val="00A361D7"/>
    <w:rsid w:val="00A362B3"/>
    <w:rsid w:val="00A3634F"/>
    <w:rsid w:val="00A36685"/>
    <w:rsid w:val="00A366D2"/>
    <w:rsid w:val="00A367C4"/>
    <w:rsid w:val="00A36821"/>
    <w:rsid w:val="00A36A06"/>
    <w:rsid w:val="00A36B82"/>
    <w:rsid w:val="00A36C63"/>
    <w:rsid w:val="00A36EAD"/>
    <w:rsid w:val="00A37530"/>
    <w:rsid w:val="00A37533"/>
    <w:rsid w:val="00A3753F"/>
    <w:rsid w:val="00A375D3"/>
    <w:rsid w:val="00A375EC"/>
    <w:rsid w:val="00A3799E"/>
    <w:rsid w:val="00A379CF"/>
    <w:rsid w:val="00A37AE5"/>
    <w:rsid w:val="00A37F71"/>
    <w:rsid w:val="00A4042B"/>
    <w:rsid w:val="00A406AF"/>
    <w:rsid w:val="00A4089B"/>
    <w:rsid w:val="00A408B0"/>
    <w:rsid w:val="00A40C68"/>
    <w:rsid w:val="00A40FCB"/>
    <w:rsid w:val="00A410EA"/>
    <w:rsid w:val="00A4133A"/>
    <w:rsid w:val="00A41575"/>
    <w:rsid w:val="00A41592"/>
    <w:rsid w:val="00A41624"/>
    <w:rsid w:val="00A41686"/>
    <w:rsid w:val="00A41707"/>
    <w:rsid w:val="00A41797"/>
    <w:rsid w:val="00A41A41"/>
    <w:rsid w:val="00A41CAC"/>
    <w:rsid w:val="00A41EDE"/>
    <w:rsid w:val="00A41F07"/>
    <w:rsid w:val="00A420CC"/>
    <w:rsid w:val="00A4237D"/>
    <w:rsid w:val="00A423AC"/>
    <w:rsid w:val="00A4295B"/>
    <w:rsid w:val="00A42A6E"/>
    <w:rsid w:val="00A42B68"/>
    <w:rsid w:val="00A42D8B"/>
    <w:rsid w:val="00A42DAD"/>
    <w:rsid w:val="00A43117"/>
    <w:rsid w:val="00A432D5"/>
    <w:rsid w:val="00A433FB"/>
    <w:rsid w:val="00A43532"/>
    <w:rsid w:val="00A43648"/>
    <w:rsid w:val="00A436C2"/>
    <w:rsid w:val="00A438F9"/>
    <w:rsid w:val="00A439FF"/>
    <w:rsid w:val="00A43DB4"/>
    <w:rsid w:val="00A446DC"/>
    <w:rsid w:val="00A44942"/>
    <w:rsid w:val="00A449FB"/>
    <w:rsid w:val="00A44B14"/>
    <w:rsid w:val="00A44BCF"/>
    <w:rsid w:val="00A44F22"/>
    <w:rsid w:val="00A4536A"/>
    <w:rsid w:val="00A45372"/>
    <w:rsid w:val="00A45498"/>
    <w:rsid w:val="00A454FC"/>
    <w:rsid w:val="00A455DB"/>
    <w:rsid w:val="00A455F8"/>
    <w:rsid w:val="00A458C9"/>
    <w:rsid w:val="00A45B57"/>
    <w:rsid w:val="00A45CA7"/>
    <w:rsid w:val="00A45D3D"/>
    <w:rsid w:val="00A45E13"/>
    <w:rsid w:val="00A45FA2"/>
    <w:rsid w:val="00A464B1"/>
    <w:rsid w:val="00A469D8"/>
    <w:rsid w:val="00A46B03"/>
    <w:rsid w:val="00A46B2B"/>
    <w:rsid w:val="00A46B60"/>
    <w:rsid w:val="00A46B89"/>
    <w:rsid w:val="00A46E68"/>
    <w:rsid w:val="00A46F4A"/>
    <w:rsid w:val="00A46FB0"/>
    <w:rsid w:val="00A471FF"/>
    <w:rsid w:val="00A47397"/>
    <w:rsid w:val="00A47A74"/>
    <w:rsid w:val="00A47B6C"/>
    <w:rsid w:val="00A47DC5"/>
    <w:rsid w:val="00A47E94"/>
    <w:rsid w:val="00A47ECE"/>
    <w:rsid w:val="00A50144"/>
    <w:rsid w:val="00A501B1"/>
    <w:rsid w:val="00A50275"/>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1FA3"/>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1D3"/>
    <w:rsid w:val="00A53311"/>
    <w:rsid w:val="00A538C6"/>
    <w:rsid w:val="00A5390E"/>
    <w:rsid w:val="00A53A1E"/>
    <w:rsid w:val="00A53B34"/>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8D"/>
    <w:rsid w:val="00A55CC0"/>
    <w:rsid w:val="00A55DEF"/>
    <w:rsid w:val="00A55E82"/>
    <w:rsid w:val="00A55EBE"/>
    <w:rsid w:val="00A55F66"/>
    <w:rsid w:val="00A566A4"/>
    <w:rsid w:val="00A566B0"/>
    <w:rsid w:val="00A5673C"/>
    <w:rsid w:val="00A569DC"/>
    <w:rsid w:val="00A56B6C"/>
    <w:rsid w:val="00A56F90"/>
    <w:rsid w:val="00A5700E"/>
    <w:rsid w:val="00A57100"/>
    <w:rsid w:val="00A5765A"/>
    <w:rsid w:val="00A5792A"/>
    <w:rsid w:val="00A579A2"/>
    <w:rsid w:val="00A579C5"/>
    <w:rsid w:val="00A57E4B"/>
    <w:rsid w:val="00A57EF7"/>
    <w:rsid w:val="00A57F68"/>
    <w:rsid w:val="00A60121"/>
    <w:rsid w:val="00A601F0"/>
    <w:rsid w:val="00A601FE"/>
    <w:rsid w:val="00A6024E"/>
    <w:rsid w:val="00A60367"/>
    <w:rsid w:val="00A6061D"/>
    <w:rsid w:val="00A606D7"/>
    <w:rsid w:val="00A609AF"/>
    <w:rsid w:val="00A60ADD"/>
    <w:rsid w:val="00A60B04"/>
    <w:rsid w:val="00A60BB9"/>
    <w:rsid w:val="00A60C55"/>
    <w:rsid w:val="00A60CC6"/>
    <w:rsid w:val="00A60D22"/>
    <w:rsid w:val="00A61135"/>
    <w:rsid w:val="00A61137"/>
    <w:rsid w:val="00A611A3"/>
    <w:rsid w:val="00A613E7"/>
    <w:rsid w:val="00A61458"/>
    <w:rsid w:val="00A6152D"/>
    <w:rsid w:val="00A615DB"/>
    <w:rsid w:val="00A618CC"/>
    <w:rsid w:val="00A6191F"/>
    <w:rsid w:val="00A619D3"/>
    <w:rsid w:val="00A61BF9"/>
    <w:rsid w:val="00A61C0A"/>
    <w:rsid w:val="00A61D11"/>
    <w:rsid w:val="00A61EB0"/>
    <w:rsid w:val="00A61EB4"/>
    <w:rsid w:val="00A62067"/>
    <w:rsid w:val="00A62164"/>
    <w:rsid w:val="00A6229C"/>
    <w:rsid w:val="00A62306"/>
    <w:rsid w:val="00A6233F"/>
    <w:rsid w:val="00A6236A"/>
    <w:rsid w:val="00A623B5"/>
    <w:rsid w:val="00A6244B"/>
    <w:rsid w:val="00A624AE"/>
    <w:rsid w:val="00A6278C"/>
    <w:rsid w:val="00A62CB6"/>
    <w:rsid w:val="00A63145"/>
    <w:rsid w:val="00A63158"/>
    <w:rsid w:val="00A63250"/>
    <w:rsid w:val="00A63311"/>
    <w:rsid w:val="00A635AB"/>
    <w:rsid w:val="00A63B82"/>
    <w:rsid w:val="00A63EBF"/>
    <w:rsid w:val="00A63EDC"/>
    <w:rsid w:val="00A63F26"/>
    <w:rsid w:val="00A64128"/>
    <w:rsid w:val="00A64191"/>
    <w:rsid w:val="00A641C6"/>
    <w:rsid w:val="00A64519"/>
    <w:rsid w:val="00A64522"/>
    <w:rsid w:val="00A64ACC"/>
    <w:rsid w:val="00A64BA0"/>
    <w:rsid w:val="00A64E21"/>
    <w:rsid w:val="00A64FBC"/>
    <w:rsid w:val="00A651FE"/>
    <w:rsid w:val="00A655CD"/>
    <w:rsid w:val="00A65683"/>
    <w:rsid w:val="00A6588A"/>
    <w:rsid w:val="00A659C0"/>
    <w:rsid w:val="00A65A29"/>
    <w:rsid w:val="00A65A69"/>
    <w:rsid w:val="00A65FA2"/>
    <w:rsid w:val="00A66185"/>
    <w:rsid w:val="00A66196"/>
    <w:rsid w:val="00A661B8"/>
    <w:rsid w:val="00A662E2"/>
    <w:rsid w:val="00A66323"/>
    <w:rsid w:val="00A66451"/>
    <w:rsid w:val="00A665FF"/>
    <w:rsid w:val="00A66709"/>
    <w:rsid w:val="00A66911"/>
    <w:rsid w:val="00A66995"/>
    <w:rsid w:val="00A66BD8"/>
    <w:rsid w:val="00A66C08"/>
    <w:rsid w:val="00A66DE9"/>
    <w:rsid w:val="00A66E27"/>
    <w:rsid w:val="00A672A1"/>
    <w:rsid w:val="00A674C0"/>
    <w:rsid w:val="00A6770C"/>
    <w:rsid w:val="00A677AA"/>
    <w:rsid w:val="00A67834"/>
    <w:rsid w:val="00A67AAF"/>
    <w:rsid w:val="00A67AF6"/>
    <w:rsid w:val="00A67B9D"/>
    <w:rsid w:val="00A67C13"/>
    <w:rsid w:val="00A67C6A"/>
    <w:rsid w:val="00A700E9"/>
    <w:rsid w:val="00A70263"/>
    <w:rsid w:val="00A70567"/>
    <w:rsid w:val="00A7057D"/>
    <w:rsid w:val="00A708AE"/>
    <w:rsid w:val="00A70A77"/>
    <w:rsid w:val="00A7119B"/>
    <w:rsid w:val="00A7120E"/>
    <w:rsid w:val="00A712A0"/>
    <w:rsid w:val="00A71431"/>
    <w:rsid w:val="00A714F4"/>
    <w:rsid w:val="00A71604"/>
    <w:rsid w:val="00A71DEB"/>
    <w:rsid w:val="00A71E1F"/>
    <w:rsid w:val="00A71E3A"/>
    <w:rsid w:val="00A71F8C"/>
    <w:rsid w:val="00A71FB3"/>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39"/>
    <w:rsid w:val="00A72BDB"/>
    <w:rsid w:val="00A72C39"/>
    <w:rsid w:val="00A72DF4"/>
    <w:rsid w:val="00A7306F"/>
    <w:rsid w:val="00A73162"/>
    <w:rsid w:val="00A73167"/>
    <w:rsid w:val="00A731A4"/>
    <w:rsid w:val="00A73234"/>
    <w:rsid w:val="00A7338A"/>
    <w:rsid w:val="00A739ED"/>
    <w:rsid w:val="00A73D48"/>
    <w:rsid w:val="00A74310"/>
    <w:rsid w:val="00A743A7"/>
    <w:rsid w:val="00A74469"/>
    <w:rsid w:val="00A7457E"/>
    <w:rsid w:val="00A74B21"/>
    <w:rsid w:val="00A74B91"/>
    <w:rsid w:val="00A74BDC"/>
    <w:rsid w:val="00A74BEF"/>
    <w:rsid w:val="00A74E00"/>
    <w:rsid w:val="00A74E3A"/>
    <w:rsid w:val="00A7504C"/>
    <w:rsid w:val="00A7530A"/>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0A"/>
    <w:rsid w:val="00A77753"/>
    <w:rsid w:val="00A7778B"/>
    <w:rsid w:val="00A77899"/>
    <w:rsid w:val="00A77961"/>
    <w:rsid w:val="00A77A84"/>
    <w:rsid w:val="00A77BFA"/>
    <w:rsid w:val="00A77E55"/>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519"/>
    <w:rsid w:val="00A81624"/>
    <w:rsid w:val="00A8167E"/>
    <w:rsid w:val="00A816AC"/>
    <w:rsid w:val="00A816AD"/>
    <w:rsid w:val="00A81728"/>
    <w:rsid w:val="00A819F7"/>
    <w:rsid w:val="00A81D25"/>
    <w:rsid w:val="00A81DEF"/>
    <w:rsid w:val="00A82164"/>
    <w:rsid w:val="00A822F8"/>
    <w:rsid w:val="00A82303"/>
    <w:rsid w:val="00A82346"/>
    <w:rsid w:val="00A825A7"/>
    <w:rsid w:val="00A827F2"/>
    <w:rsid w:val="00A82A8A"/>
    <w:rsid w:val="00A82AF9"/>
    <w:rsid w:val="00A82BB0"/>
    <w:rsid w:val="00A82BD0"/>
    <w:rsid w:val="00A82C86"/>
    <w:rsid w:val="00A82D5F"/>
    <w:rsid w:val="00A82DDD"/>
    <w:rsid w:val="00A82F71"/>
    <w:rsid w:val="00A831F4"/>
    <w:rsid w:val="00A83315"/>
    <w:rsid w:val="00A83370"/>
    <w:rsid w:val="00A833A3"/>
    <w:rsid w:val="00A834C4"/>
    <w:rsid w:val="00A83870"/>
    <w:rsid w:val="00A838BF"/>
    <w:rsid w:val="00A83A09"/>
    <w:rsid w:val="00A83A80"/>
    <w:rsid w:val="00A83A99"/>
    <w:rsid w:val="00A83C4B"/>
    <w:rsid w:val="00A841C4"/>
    <w:rsid w:val="00A842FF"/>
    <w:rsid w:val="00A8468B"/>
    <w:rsid w:val="00A84B1D"/>
    <w:rsid w:val="00A84B8E"/>
    <w:rsid w:val="00A84BE8"/>
    <w:rsid w:val="00A84D39"/>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5F03"/>
    <w:rsid w:val="00A86136"/>
    <w:rsid w:val="00A86313"/>
    <w:rsid w:val="00A86314"/>
    <w:rsid w:val="00A8649E"/>
    <w:rsid w:val="00A864A6"/>
    <w:rsid w:val="00A864DA"/>
    <w:rsid w:val="00A865EA"/>
    <w:rsid w:val="00A8669E"/>
    <w:rsid w:val="00A866EF"/>
    <w:rsid w:val="00A867AF"/>
    <w:rsid w:val="00A86997"/>
    <w:rsid w:val="00A86BAD"/>
    <w:rsid w:val="00A86C32"/>
    <w:rsid w:val="00A86CD9"/>
    <w:rsid w:val="00A86D40"/>
    <w:rsid w:val="00A86D80"/>
    <w:rsid w:val="00A870D1"/>
    <w:rsid w:val="00A870E0"/>
    <w:rsid w:val="00A8722A"/>
    <w:rsid w:val="00A872BE"/>
    <w:rsid w:val="00A87466"/>
    <w:rsid w:val="00A874D2"/>
    <w:rsid w:val="00A87575"/>
    <w:rsid w:val="00A879D8"/>
    <w:rsid w:val="00A87B08"/>
    <w:rsid w:val="00A87BD0"/>
    <w:rsid w:val="00A87C4F"/>
    <w:rsid w:val="00A87C84"/>
    <w:rsid w:val="00A87D8C"/>
    <w:rsid w:val="00A87E2F"/>
    <w:rsid w:val="00A9002C"/>
    <w:rsid w:val="00A900BB"/>
    <w:rsid w:val="00A90143"/>
    <w:rsid w:val="00A90192"/>
    <w:rsid w:val="00A90200"/>
    <w:rsid w:val="00A9048C"/>
    <w:rsid w:val="00A90597"/>
    <w:rsid w:val="00A905A7"/>
    <w:rsid w:val="00A908CF"/>
    <w:rsid w:val="00A90B04"/>
    <w:rsid w:val="00A90E7A"/>
    <w:rsid w:val="00A90EC1"/>
    <w:rsid w:val="00A90EE9"/>
    <w:rsid w:val="00A91172"/>
    <w:rsid w:val="00A91482"/>
    <w:rsid w:val="00A917C8"/>
    <w:rsid w:val="00A91EB0"/>
    <w:rsid w:val="00A92697"/>
    <w:rsid w:val="00A92789"/>
    <w:rsid w:val="00A929B3"/>
    <w:rsid w:val="00A92B7B"/>
    <w:rsid w:val="00A92BC3"/>
    <w:rsid w:val="00A92DD3"/>
    <w:rsid w:val="00A92E29"/>
    <w:rsid w:val="00A92F20"/>
    <w:rsid w:val="00A93049"/>
    <w:rsid w:val="00A93216"/>
    <w:rsid w:val="00A933EA"/>
    <w:rsid w:val="00A936F3"/>
    <w:rsid w:val="00A93989"/>
    <w:rsid w:val="00A939F7"/>
    <w:rsid w:val="00A93AEF"/>
    <w:rsid w:val="00A93F92"/>
    <w:rsid w:val="00A94091"/>
    <w:rsid w:val="00A94142"/>
    <w:rsid w:val="00A944BB"/>
    <w:rsid w:val="00A94663"/>
    <w:rsid w:val="00A947A3"/>
    <w:rsid w:val="00A947ED"/>
    <w:rsid w:val="00A94814"/>
    <w:rsid w:val="00A94B7A"/>
    <w:rsid w:val="00A94E58"/>
    <w:rsid w:val="00A94FA7"/>
    <w:rsid w:val="00A95012"/>
    <w:rsid w:val="00A951F0"/>
    <w:rsid w:val="00A9532B"/>
    <w:rsid w:val="00A9557E"/>
    <w:rsid w:val="00A95F04"/>
    <w:rsid w:val="00A9601F"/>
    <w:rsid w:val="00A96033"/>
    <w:rsid w:val="00A966E1"/>
    <w:rsid w:val="00A968A5"/>
    <w:rsid w:val="00A96B22"/>
    <w:rsid w:val="00A96C6D"/>
    <w:rsid w:val="00A96E01"/>
    <w:rsid w:val="00A96E56"/>
    <w:rsid w:val="00A96EBC"/>
    <w:rsid w:val="00A96F57"/>
    <w:rsid w:val="00A9710C"/>
    <w:rsid w:val="00A97191"/>
    <w:rsid w:val="00A97495"/>
    <w:rsid w:val="00A97559"/>
    <w:rsid w:val="00A97653"/>
    <w:rsid w:val="00A9768A"/>
    <w:rsid w:val="00A9768E"/>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768"/>
    <w:rsid w:val="00AA190E"/>
    <w:rsid w:val="00AA1966"/>
    <w:rsid w:val="00AA1A63"/>
    <w:rsid w:val="00AA214D"/>
    <w:rsid w:val="00AA24DF"/>
    <w:rsid w:val="00AA2669"/>
    <w:rsid w:val="00AA26AB"/>
    <w:rsid w:val="00AA2A28"/>
    <w:rsid w:val="00AA2B5F"/>
    <w:rsid w:val="00AA2C64"/>
    <w:rsid w:val="00AA2F4D"/>
    <w:rsid w:val="00AA2F58"/>
    <w:rsid w:val="00AA2F94"/>
    <w:rsid w:val="00AA318F"/>
    <w:rsid w:val="00AA320F"/>
    <w:rsid w:val="00AA3278"/>
    <w:rsid w:val="00AA35D4"/>
    <w:rsid w:val="00AA368F"/>
    <w:rsid w:val="00AA3837"/>
    <w:rsid w:val="00AA38AE"/>
    <w:rsid w:val="00AA38CD"/>
    <w:rsid w:val="00AA3ACA"/>
    <w:rsid w:val="00AA3AD7"/>
    <w:rsid w:val="00AA3C78"/>
    <w:rsid w:val="00AA3CA6"/>
    <w:rsid w:val="00AA3D08"/>
    <w:rsid w:val="00AA3DC9"/>
    <w:rsid w:val="00AA40CA"/>
    <w:rsid w:val="00AA4187"/>
    <w:rsid w:val="00AA425B"/>
    <w:rsid w:val="00AA4260"/>
    <w:rsid w:val="00AA4310"/>
    <w:rsid w:val="00AA4348"/>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05F"/>
    <w:rsid w:val="00AA623F"/>
    <w:rsid w:val="00AA66B8"/>
    <w:rsid w:val="00AA677F"/>
    <w:rsid w:val="00AA6850"/>
    <w:rsid w:val="00AA6B7F"/>
    <w:rsid w:val="00AA6B85"/>
    <w:rsid w:val="00AA6BC3"/>
    <w:rsid w:val="00AA6E5E"/>
    <w:rsid w:val="00AA6F40"/>
    <w:rsid w:val="00AA720D"/>
    <w:rsid w:val="00AA74C0"/>
    <w:rsid w:val="00AA7736"/>
    <w:rsid w:val="00AA77CD"/>
    <w:rsid w:val="00AA7C24"/>
    <w:rsid w:val="00AA7D04"/>
    <w:rsid w:val="00AA7DAB"/>
    <w:rsid w:val="00AB0035"/>
    <w:rsid w:val="00AB0251"/>
    <w:rsid w:val="00AB029C"/>
    <w:rsid w:val="00AB033E"/>
    <w:rsid w:val="00AB0625"/>
    <w:rsid w:val="00AB092B"/>
    <w:rsid w:val="00AB0ABE"/>
    <w:rsid w:val="00AB0B23"/>
    <w:rsid w:val="00AB0E38"/>
    <w:rsid w:val="00AB0F96"/>
    <w:rsid w:val="00AB1075"/>
    <w:rsid w:val="00AB1119"/>
    <w:rsid w:val="00AB1178"/>
    <w:rsid w:val="00AB1BD7"/>
    <w:rsid w:val="00AB23DE"/>
    <w:rsid w:val="00AB24E7"/>
    <w:rsid w:val="00AB2550"/>
    <w:rsid w:val="00AB2584"/>
    <w:rsid w:val="00AB2AD7"/>
    <w:rsid w:val="00AB2CCB"/>
    <w:rsid w:val="00AB3508"/>
    <w:rsid w:val="00AB352A"/>
    <w:rsid w:val="00AB3806"/>
    <w:rsid w:val="00AB3937"/>
    <w:rsid w:val="00AB3A5E"/>
    <w:rsid w:val="00AB3AA2"/>
    <w:rsid w:val="00AB3BA5"/>
    <w:rsid w:val="00AB3E0F"/>
    <w:rsid w:val="00AB3E42"/>
    <w:rsid w:val="00AB3F5D"/>
    <w:rsid w:val="00AB41D2"/>
    <w:rsid w:val="00AB427F"/>
    <w:rsid w:val="00AB4324"/>
    <w:rsid w:val="00AB432F"/>
    <w:rsid w:val="00AB4539"/>
    <w:rsid w:val="00AB4712"/>
    <w:rsid w:val="00AB47AF"/>
    <w:rsid w:val="00AB4BBD"/>
    <w:rsid w:val="00AB4E58"/>
    <w:rsid w:val="00AB51DA"/>
    <w:rsid w:val="00AB52D3"/>
    <w:rsid w:val="00AB53D7"/>
    <w:rsid w:val="00AB54A9"/>
    <w:rsid w:val="00AB5587"/>
    <w:rsid w:val="00AB56F5"/>
    <w:rsid w:val="00AB5A6D"/>
    <w:rsid w:val="00AB5AFD"/>
    <w:rsid w:val="00AB5B4C"/>
    <w:rsid w:val="00AB5DA9"/>
    <w:rsid w:val="00AB5F12"/>
    <w:rsid w:val="00AB5F1C"/>
    <w:rsid w:val="00AB60D9"/>
    <w:rsid w:val="00AB62B8"/>
    <w:rsid w:val="00AB64B8"/>
    <w:rsid w:val="00AB6657"/>
    <w:rsid w:val="00AB677B"/>
    <w:rsid w:val="00AB6ACF"/>
    <w:rsid w:val="00AB6B24"/>
    <w:rsid w:val="00AB6DE1"/>
    <w:rsid w:val="00AB6E4D"/>
    <w:rsid w:val="00AB6EE2"/>
    <w:rsid w:val="00AB6F6E"/>
    <w:rsid w:val="00AB719A"/>
    <w:rsid w:val="00AB76AB"/>
    <w:rsid w:val="00AB7AA7"/>
    <w:rsid w:val="00AB7B8B"/>
    <w:rsid w:val="00AB7CAC"/>
    <w:rsid w:val="00AC0102"/>
    <w:rsid w:val="00AC0263"/>
    <w:rsid w:val="00AC02E7"/>
    <w:rsid w:val="00AC0425"/>
    <w:rsid w:val="00AC0487"/>
    <w:rsid w:val="00AC049D"/>
    <w:rsid w:val="00AC062F"/>
    <w:rsid w:val="00AC07F9"/>
    <w:rsid w:val="00AC08C7"/>
    <w:rsid w:val="00AC0BC2"/>
    <w:rsid w:val="00AC0D0F"/>
    <w:rsid w:val="00AC0EC0"/>
    <w:rsid w:val="00AC11ED"/>
    <w:rsid w:val="00AC1209"/>
    <w:rsid w:val="00AC1339"/>
    <w:rsid w:val="00AC147D"/>
    <w:rsid w:val="00AC14A2"/>
    <w:rsid w:val="00AC1705"/>
    <w:rsid w:val="00AC180B"/>
    <w:rsid w:val="00AC1D07"/>
    <w:rsid w:val="00AC21E6"/>
    <w:rsid w:val="00AC257E"/>
    <w:rsid w:val="00AC25AB"/>
    <w:rsid w:val="00AC2671"/>
    <w:rsid w:val="00AC284B"/>
    <w:rsid w:val="00AC2882"/>
    <w:rsid w:val="00AC28CB"/>
    <w:rsid w:val="00AC292E"/>
    <w:rsid w:val="00AC2AC3"/>
    <w:rsid w:val="00AC2B43"/>
    <w:rsid w:val="00AC2D58"/>
    <w:rsid w:val="00AC2F29"/>
    <w:rsid w:val="00AC2F7F"/>
    <w:rsid w:val="00AC329E"/>
    <w:rsid w:val="00AC3800"/>
    <w:rsid w:val="00AC389E"/>
    <w:rsid w:val="00AC3A4F"/>
    <w:rsid w:val="00AC3C9E"/>
    <w:rsid w:val="00AC3E58"/>
    <w:rsid w:val="00AC3ED1"/>
    <w:rsid w:val="00AC4025"/>
    <w:rsid w:val="00AC420E"/>
    <w:rsid w:val="00AC431E"/>
    <w:rsid w:val="00AC4341"/>
    <w:rsid w:val="00AC4586"/>
    <w:rsid w:val="00AC4843"/>
    <w:rsid w:val="00AC4C48"/>
    <w:rsid w:val="00AC4E19"/>
    <w:rsid w:val="00AC51F2"/>
    <w:rsid w:val="00AC5352"/>
    <w:rsid w:val="00AC54D8"/>
    <w:rsid w:val="00AC5667"/>
    <w:rsid w:val="00AC569E"/>
    <w:rsid w:val="00AC57B5"/>
    <w:rsid w:val="00AC5856"/>
    <w:rsid w:val="00AC58F3"/>
    <w:rsid w:val="00AC5A06"/>
    <w:rsid w:val="00AC5C7D"/>
    <w:rsid w:val="00AC5E45"/>
    <w:rsid w:val="00AC649C"/>
    <w:rsid w:val="00AC64BC"/>
    <w:rsid w:val="00AC6959"/>
    <w:rsid w:val="00AC6A70"/>
    <w:rsid w:val="00AC6B2B"/>
    <w:rsid w:val="00AC6B36"/>
    <w:rsid w:val="00AC6C03"/>
    <w:rsid w:val="00AC6C66"/>
    <w:rsid w:val="00AC6E2C"/>
    <w:rsid w:val="00AC6FC9"/>
    <w:rsid w:val="00AC7070"/>
    <w:rsid w:val="00AC71DA"/>
    <w:rsid w:val="00AC7316"/>
    <w:rsid w:val="00AC76A9"/>
    <w:rsid w:val="00AC78BC"/>
    <w:rsid w:val="00AC78D1"/>
    <w:rsid w:val="00AC79AA"/>
    <w:rsid w:val="00AC79FC"/>
    <w:rsid w:val="00AC7A96"/>
    <w:rsid w:val="00AC7A9A"/>
    <w:rsid w:val="00AC7BDA"/>
    <w:rsid w:val="00AC7C25"/>
    <w:rsid w:val="00AC7C28"/>
    <w:rsid w:val="00AC7D2B"/>
    <w:rsid w:val="00AC7E93"/>
    <w:rsid w:val="00AC7FB6"/>
    <w:rsid w:val="00AD01DA"/>
    <w:rsid w:val="00AD0217"/>
    <w:rsid w:val="00AD02AD"/>
    <w:rsid w:val="00AD0453"/>
    <w:rsid w:val="00AD06DD"/>
    <w:rsid w:val="00AD0743"/>
    <w:rsid w:val="00AD082E"/>
    <w:rsid w:val="00AD087A"/>
    <w:rsid w:val="00AD0A46"/>
    <w:rsid w:val="00AD0E0F"/>
    <w:rsid w:val="00AD0F60"/>
    <w:rsid w:val="00AD10DB"/>
    <w:rsid w:val="00AD11BD"/>
    <w:rsid w:val="00AD1320"/>
    <w:rsid w:val="00AD134E"/>
    <w:rsid w:val="00AD186B"/>
    <w:rsid w:val="00AD1A0A"/>
    <w:rsid w:val="00AD1B0D"/>
    <w:rsid w:val="00AD1B87"/>
    <w:rsid w:val="00AD1DA4"/>
    <w:rsid w:val="00AD1EC7"/>
    <w:rsid w:val="00AD1F10"/>
    <w:rsid w:val="00AD229E"/>
    <w:rsid w:val="00AD24B8"/>
    <w:rsid w:val="00AD256D"/>
    <w:rsid w:val="00AD25DE"/>
    <w:rsid w:val="00AD2609"/>
    <w:rsid w:val="00AD27B6"/>
    <w:rsid w:val="00AD292F"/>
    <w:rsid w:val="00AD2A4A"/>
    <w:rsid w:val="00AD2A9D"/>
    <w:rsid w:val="00AD2AD3"/>
    <w:rsid w:val="00AD2C4F"/>
    <w:rsid w:val="00AD2C8D"/>
    <w:rsid w:val="00AD2EB1"/>
    <w:rsid w:val="00AD2F9C"/>
    <w:rsid w:val="00AD3287"/>
    <w:rsid w:val="00AD3398"/>
    <w:rsid w:val="00AD342D"/>
    <w:rsid w:val="00AD3510"/>
    <w:rsid w:val="00AD361D"/>
    <w:rsid w:val="00AD37D4"/>
    <w:rsid w:val="00AD3B5B"/>
    <w:rsid w:val="00AD3E1F"/>
    <w:rsid w:val="00AD3E75"/>
    <w:rsid w:val="00AD3FFC"/>
    <w:rsid w:val="00AD416B"/>
    <w:rsid w:val="00AD4232"/>
    <w:rsid w:val="00AD44D0"/>
    <w:rsid w:val="00AD48B2"/>
    <w:rsid w:val="00AD4C20"/>
    <w:rsid w:val="00AD4FCF"/>
    <w:rsid w:val="00AD50AC"/>
    <w:rsid w:val="00AD54F9"/>
    <w:rsid w:val="00AD5594"/>
    <w:rsid w:val="00AD5742"/>
    <w:rsid w:val="00AD5773"/>
    <w:rsid w:val="00AD5946"/>
    <w:rsid w:val="00AD5A16"/>
    <w:rsid w:val="00AD5B39"/>
    <w:rsid w:val="00AD5B9E"/>
    <w:rsid w:val="00AD5C8A"/>
    <w:rsid w:val="00AD5CCE"/>
    <w:rsid w:val="00AD5CE7"/>
    <w:rsid w:val="00AD5D13"/>
    <w:rsid w:val="00AD5D29"/>
    <w:rsid w:val="00AD5D3B"/>
    <w:rsid w:val="00AD60AB"/>
    <w:rsid w:val="00AD61BA"/>
    <w:rsid w:val="00AD679D"/>
    <w:rsid w:val="00AD6896"/>
    <w:rsid w:val="00AD69EB"/>
    <w:rsid w:val="00AD6C49"/>
    <w:rsid w:val="00AD6CCD"/>
    <w:rsid w:val="00AD70E2"/>
    <w:rsid w:val="00AD70E3"/>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762"/>
    <w:rsid w:val="00AE0951"/>
    <w:rsid w:val="00AE0982"/>
    <w:rsid w:val="00AE098C"/>
    <w:rsid w:val="00AE0E2F"/>
    <w:rsid w:val="00AE12EE"/>
    <w:rsid w:val="00AE1356"/>
    <w:rsid w:val="00AE1507"/>
    <w:rsid w:val="00AE152A"/>
    <w:rsid w:val="00AE1561"/>
    <w:rsid w:val="00AE1723"/>
    <w:rsid w:val="00AE1808"/>
    <w:rsid w:val="00AE1924"/>
    <w:rsid w:val="00AE199F"/>
    <w:rsid w:val="00AE1A84"/>
    <w:rsid w:val="00AE2025"/>
    <w:rsid w:val="00AE2170"/>
    <w:rsid w:val="00AE2217"/>
    <w:rsid w:val="00AE2321"/>
    <w:rsid w:val="00AE2355"/>
    <w:rsid w:val="00AE2544"/>
    <w:rsid w:val="00AE2579"/>
    <w:rsid w:val="00AE287F"/>
    <w:rsid w:val="00AE28A1"/>
    <w:rsid w:val="00AE2901"/>
    <w:rsid w:val="00AE2A96"/>
    <w:rsid w:val="00AE2B91"/>
    <w:rsid w:val="00AE2C3A"/>
    <w:rsid w:val="00AE2E5E"/>
    <w:rsid w:val="00AE3157"/>
    <w:rsid w:val="00AE3163"/>
    <w:rsid w:val="00AE33C5"/>
    <w:rsid w:val="00AE3D1D"/>
    <w:rsid w:val="00AE3EE7"/>
    <w:rsid w:val="00AE4179"/>
    <w:rsid w:val="00AE4188"/>
    <w:rsid w:val="00AE4198"/>
    <w:rsid w:val="00AE43E9"/>
    <w:rsid w:val="00AE4459"/>
    <w:rsid w:val="00AE4684"/>
    <w:rsid w:val="00AE46BF"/>
    <w:rsid w:val="00AE4736"/>
    <w:rsid w:val="00AE4739"/>
    <w:rsid w:val="00AE477D"/>
    <w:rsid w:val="00AE489F"/>
    <w:rsid w:val="00AE4A5F"/>
    <w:rsid w:val="00AE4AF5"/>
    <w:rsid w:val="00AE4BB3"/>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30D"/>
    <w:rsid w:val="00AE66A9"/>
    <w:rsid w:val="00AE68A4"/>
    <w:rsid w:val="00AE68F9"/>
    <w:rsid w:val="00AE6A55"/>
    <w:rsid w:val="00AE6C47"/>
    <w:rsid w:val="00AE6CB8"/>
    <w:rsid w:val="00AE6E3D"/>
    <w:rsid w:val="00AE7032"/>
    <w:rsid w:val="00AE7080"/>
    <w:rsid w:val="00AE71A2"/>
    <w:rsid w:val="00AE73DE"/>
    <w:rsid w:val="00AE7572"/>
    <w:rsid w:val="00AE7656"/>
    <w:rsid w:val="00AE7811"/>
    <w:rsid w:val="00AE7821"/>
    <w:rsid w:val="00AE7A35"/>
    <w:rsid w:val="00AE7BBF"/>
    <w:rsid w:val="00AE7C83"/>
    <w:rsid w:val="00AE7CA4"/>
    <w:rsid w:val="00AE7CF3"/>
    <w:rsid w:val="00AE7D72"/>
    <w:rsid w:val="00AF010F"/>
    <w:rsid w:val="00AF012E"/>
    <w:rsid w:val="00AF0246"/>
    <w:rsid w:val="00AF0252"/>
    <w:rsid w:val="00AF02B8"/>
    <w:rsid w:val="00AF043B"/>
    <w:rsid w:val="00AF04E2"/>
    <w:rsid w:val="00AF05C4"/>
    <w:rsid w:val="00AF0684"/>
    <w:rsid w:val="00AF068F"/>
    <w:rsid w:val="00AF0763"/>
    <w:rsid w:val="00AF0826"/>
    <w:rsid w:val="00AF0B40"/>
    <w:rsid w:val="00AF0CA3"/>
    <w:rsid w:val="00AF0DF9"/>
    <w:rsid w:val="00AF0FE2"/>
    <w:rsid w:val="00AF10EE"/>
    <w:rsid w:val="00AF1391"/>
    <w:rsid w:val="00AF152D"/>
    <w:rsid w:val="00AF18FC"/>
    <w:rsid w:val="00AF1C19"/>
    <w:rsid w:val="00AF22A5"/>
    <w:rsid w:val="00AF24B0"/>
    <w:rsid w:val="00AF2710"/>
    <w:rsid w:val="00AF29BE"/>
    <w:rsid w:val="00AF2A81"/>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3E57"/>
    <w:rsid w:val="00AF40A3"/>
    <w:rsid w:val="00AF40A8"/>
    <w:rsid w:val="00AF4111"/>
    <w:rsid w:val="00AF4139"/>
    <w:rsid w:val="00AF4184"/>
    <w:rsid w:val="00AF41CE"/>
    <w:rsid w:val="00AF42E0"/>
    <w:rsid w:val="00AF459A"/>
    <w:rsid w:val="00AF45C2"/>
    <w:rsid w:val="00AF45C5"/>
    <w:rsid w:val="00AF46DF"/>
    <w:rsid w:val="00AF48A7"/>
    <w:rsid w:val="00AF4F5E"/>
    <w:rsid w:val="00AF501D"/>
    <w:rsid w:val="00AF5267"/>
    <w:rsid w:val="00AF5375"/>
    <w:rsid w:val="00AF549D"/>
    <w:rsid w:val="00AF58B8"/>
    <w:rsid w:val="00AF58F9"/>
    <w:rsid w:val="00AF5948"/>
    <w:rsid w:val="00AF5A95"/>
    <w:rsid w:val="00AF5CAB"/>
    <w:rsid w:val="00AF60EF"/>
    <w:rsid w:val="00AF628F"/>
    <w:rsid w:val="00AF62CE"/>
    <w:rsid w:val="00AF6565"/>
    <w:rsid w:val="00AF65EA"/>
    <w:rsid w:val="00AF664B"/>
    <w:rsid w:val="00AF6A13"/>
    <w:rsid w:val="00AF6C8F"/>
    <w:rsid w:val="00AF6CC7"/>
    <w:rsid w:val="00AF6DF4"/>
    <w:rsid w:val="00AF6ED7"/>
    <w:rsid w:val="00AF6F7E"/>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563"/>
    <w:rsid w:val="00B0075F"/>
    <w:rsid w:val="00B007FE"/>
    <w:rsid w:val="00B008F5"/>
    <w:rsid w:val="00B009A3"/>
    <w:rsid w:val="00B00A9A"/>
    <w:rsid w:val="00B00BBE"/>
    <w:rsid w:val="00B00C37"/>
    <w:rsid w:val="00B00D2F"/>
    <w:rsid w:val="00B00E3F"/>
    <w:rsid w:val="00B00F8C"/>
    <w:rsid w:val="00B011B0"/>
    <w:rsid w:val="00B0144F"/>
    <w:rsid w:val="00B015AB"/>
    <w:rsid w:val="00B01689"/>
    <w:rsid w:val="00B01C3C"/>
    <w:rsid w:val="00B01C86"/>
    <w:rsid w:val="00B01DDA"/>
    <w:rsid w:val="00B01E4F"/>
    <w:rsid w:val="00B01F8E"/>
    <w:rsid w:val="00B02002"/>
    <w:rsid w:val="00B02122"/>
    <w:rsid w:val="00B0233F"/>
    <w:rsid w:val="00B02702"/>
    <w:rsid w:val="00B02A2E"/>
    <w:rsid w:val="00B02D6D"/>
    <w:rsid w:val="00B02E6D"/>
    <w:rsid w:val="00B032C5"/>
    <w:rsid w:val="00B03354"/>
    <w:rsid w:val="00B03475"/>
    <w:rsid w:val="00B03595"/>
    <w:rsid w:val="00B03681"/>
    <w:rsid w:val="00B039E8"/>
    <w:rsid w:val="00B03C9C"/>
    <w:rsid w:val="00B03D63"/>
    <w:rsid w:val="00B03D65"/>
    <w:rsid w:val="00B03DEA"/>
    <w:rsid w:val="00B03EC4"/>
    <w:rsid w:val="00B0435E"/>
    <w:rsid w:val="00B0437D"/>
    <w:rsid w:val="00B04415"/>
    <w:rsid w:val="00B04587"/>
    <w:rsid w:val="00B0495F"/>
    <w:rsid w:val="00B04BFE"/>
    <w:rsid w:val="00B04E84"/>
    <w:rsid w:val="00B04F21"/>
    <w:rsid w:val="00B05263"/>
    <w:rsid w:val="00B05288"/>
    <w:rsid w:val="00B05322"/>
    <w:rsid w:val="00B054F9"/>
    <w:rsid w:val="00B05781"/>
    <w:rsid w:val="00B0592B"/>
    <w:rsid w:val="00B05A0A"/>
    <w:rsid w:val="00B05B3A"/>
    <w:rsid w:val="00B05DA5"/>
    <w:rsid w:val="00B05F43"/>
    <w:rsid w:val="00B05FF9"/>
    <w:rsid w:val="00B061DD"/>
    <w:rsid w:val="00B062BA"/>
    <w:rsid w:val="00B063D6"/>
    <w:rsid w:val="00B06531"/>
    <w:rsid w:val="00B06859"/>
    <w:rsid w:val="00B068BE"/>
    <w:rsid w:val="00B06A5F"/>
    <w:rsid w:val="00B06A7E"/>
    <w:rsid w:val="00B06AEE"/>
    <w:rsid w:val="00B06B66"/>
    <w:rsid w:val="00B06C8A"/>
    <w:rsid w:val="00B06D28"/>
    <w:rsid w:val="00B06F57"/>
    <w:rsid w:val="00B07044"/>
    <w:rsid w:val="00B0726D"/>
    <w:rsid w:val="00B073C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6FD"/>
    <w:rsid w:val="00B11882"/>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AD4"/>
    <w:rsid w:val="00B13D8A"/>
    <w:rsid w:val="00B13E5F"/>
    <w:rsid w:val="00B13E7D"/>
    <w:rsid w:val="00B13EE8"/>
    <w:rsid w:val="00B13F3E"/>
    <w:rsid w:val="00B14114"/>
    <w:rsid w:val="00B142AE"/>
    <w:rsid w:val="00B14610"/>
    <w:rsid w:val="00B146CA"/>
    <w:rsid w:val="00B1480F"/>
    <w:rsid w:val="00B14833"/>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5E"/>
    <w:rsid w:val="00B16BE8"/>
    <w:rsid w:val="00B16C91"/>
    <w:rsid w:val="00B16E88"/>
    <w:rsid w:val="00B170A4"/>
    <w:rsid w:val="00B171BC"/>
    <w:rsid w:val="00B1722B"/>
    <w:rsid w:val="00B17257"/>
    <w:rsid w:val="00B17436"/>
    <w:rsid w:val="00B17E08"/>
    <w:rsid w:val="00B17EAD"/>
    <w:rsid w:val="00B17FD2"/>
    <w:rsid w:val="00B20029"/>
    <w:rsid w:val="00B20045"/>
    <w:rsid w:val="00B20121"/>
    <w:rsid w:val="00B203B0"/>
    <w:rsid w:val="00B2041C"/>
    <w:rsid w:val="00B204E7"/>
    <w:rsid w:val="00B204F2"/>
    <w:rsid w:val="00B205FD"/>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14"/>
    <w:rsid w:val="00B221BD"/>
    <w:rsid w:val="00B22234"/>
    <w:rsid w:val="00B222A2"/>
    <w:rsid w:val="00B223E5"/>
    <w:rsid w:val="00B2252B"/>
    <w:rsid w:val="00B22577"/>
    <w:rsid w:val="00B2269E"/>
    <w:rsid w:val="00B227A8"/>
    <w:rsid w:val="00B22824"/>
    <w:rsid w:val="00B22970"/>
    <w:rsid w:val="00B22A79"/>
    <w:rsid w:val="00B22B80"/>
    <w:rsid w:val="00B22C2A"/>
    <w:rsid w:val="00B22C3D"/>
    <w:rsid w:val="00B22DE6"/>
    <w:rsid w:val="00B22F1C"/>
    <w:rsid w:val="00B230C2"/>
    <w:rsid w:val="00B23434"/>
    <w:rsid w:val="00B23485"/>
    <w:rsid w:val="00B23497"/>
    <w:rsid w:val="00B234F2"/>
    <w:rsid w:val="00B23506"/>
    <w:rsid w:val="00B23507"/>
    <w:rsid w:val="00B2355A"/>
    <w:rsid w:val="00B23587"/>
    <w:rsid w:val="00B236EE"/>
    <w:rsid w:val="00B23737"/>
    <w:rsid w:val="00B23839"/>
    <w:rsid w:val="00B23932"/>
    <w:rsid w:val="00B23A46"/>
    <w:rsid w:val="00B23AF2"/>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6CE"/>
    <w:rsid w:val="00B25A0D"/>
    <w:rsid w:val="00B25BEA"/>
    <w:rsid w:val="00B25D9B"/>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CCE"/>
    <w:rsid w:val="00B27D72"/>
    <w:rsid w:val="00B27EE8"/>
    <w:rsid w:val="00B27FF1"/>
    <w:rsid w:val="00B3064F"/>
    <w:rsid w:val="00B3068C"/>
    <w:rsid w:val="00B306FA"/>
    <w:rsid w:val="00B30794"/>
    <w:rsid w:val="00B30878"/>
    <w:rsid w:val="00B30B8D"/>
    <w:rsid w:val="00B30BEC"/>
    <w:rsid w:val="00B30CF1"/>
    <w:rsid w:val="00B31203"/>
    <w:rsid w:val="00B3130F"/>
    <w:rsid w:val="00B315A7"/>
    <w:rsid w:val="00B316ED"/>
    <w:rsid w:val="00B31715"/>
    <w:rsid w:val="00B3188D"/>
    <w:rsid w:val="00B31965"/>
    <w:rsid w:val="00B319E9"/>
    <w:rsid w:val="00B31A79"/>
    <w:rsid w:val="00B31ACC"/>
    <w:rsid w:val="00B31B38"/>
    <w:rsid w:val="00B31CD3"/>
    <w:rsid w:val="00B31DA8"/>
    <w:rsid w:val="00B31EF1"/>
    <w:rsid w:val="00B320B6"/>
    <w:rsid w:val="00B3214E"/>
    <w:rsid w:val="00B324D0"/>
    <w:rsid w:val="00B32BA1"/>
    <w:rsid w:val="00B32C0A"/>
    <w:rsid w:val="00B32CD5"/>
    <w:rsid w:val="00B32E2B"/>
    <w:rsid w:val="00B330B0"/>
    <w:rsid w:val="00B3317F"/>
    <w:rsid w:val="00B33258"/>
    <w:rsid w:val="00B332E3"/>
    <w:rsid w:val="00B335B6"/>
    <w:rsid w:val="00B33C2F"/>
    <w:rsid w:val="00B33C9F"/>
    <w:rsid w:val="00B33CF6"/>
    <w:rsid w:val="00B33CF8"/>
    <w:rsid w:val="00B33E43"/>
    <w:rsid w:val="00B343CA"/>
    <w:rsid w:val="00B34498"/>
    <w:rsid w:val="00B34694"/>
    <w:rsid w:val="00B348CB"/>
    <w:rsid w:val="00B34920"/>
    <w:rsid w:val="00B34B75"/>
    <w:rsid w:val="00B34D4D"/>
    <w:rsid w:val="00B34F92"/>
    <w:rsid w:val="00B3511E"/>
    <w:rsid w:val="00B35341"/>
    <w:rsid w:val="00B3580B"/>
    <w:rsid w:val="00B35A5A"/>
    <w:rsid w:val="00B35AA2"/>
    <w:rsid w:val="00B35BE5"/>
    <w:rsid w:val="00B35D9D"/>
    <w:rsid w:val="00B35ED2"/>
    <w:rsid w:val="00B3678B"/>
    <w:rsid w:val="00B369F1"/>
    <w:rsid w:val="00B36BAA"/>
    <w:rsid w:val="00B36ECA"/>
    <w:rsid w:val="00B37063"/>
    <w:rsid w:val="00B37646"/>
    <w:rsid w:val="00B37E14"/>
    <w:rsid w:val="00B402B4"/>
    <w:rsid w:val="00B402FA"/>
    <w:rsid w:val="00B40779"/>
    <w:rsid w:val="00B40C8B"/>
    <w:rsid w:val="00B40C9F"/>
    <w:rsid w:val="00B41327"/>
    <w:rsid w:val="00B41BA3"/>
    <w:rsid w:val="00B41EFA"/>
    <w:rsid w:val="00B4205A"/>
    <w:rsid w:val="00B422C4"/>
    <w:rsid w:val="00B4244A"/>
    <w:rsid w:val="00B42523"/>
    <w:rsid w:val="00B42997"/>
    <w:rsid w:val="00B42B68"/>
    <w:rsid w:val="00B42E60"/>
    <w:rsid w:val="00B42FE0"/>
    <w:rsid w:val="00B43115"/>
    <w:rsid w:val="00B4319C"/>
    <w:rsid w:val="00B436BC"/>
    <w:rsid w:val="00B43777"/>
    <w:rsid w:val="00B43858"/>
    <w:rsid w:val="00B4392B"/>
    <w:rsid w:val="00B43B93"/>
    <w:rsid w:val="00B43D98"/>
    <w:rsid w:val="00B43FE2"/>
    <w:rsid w:val="00B442D0"/>
    <w:rsid w:val="00B44319"/>
    <w:rsid w:val="00B44507"/>
    <w:rsid w:val="00B44691"/>
    <w:rsid w:val="00B4474C"/>
    <w:rsid w:val="00B44B18"/>
    <w:rsid w:val="00B44DDB"/>
    <w:rsid w:val="00B44EF8"/>
    <w:rsid w:val="00B44F81"/>
    <w:rsid w:val="00B44FA3"/>
    <w:rsid w:val="00B4517D"/>
    <w:rsid w:val="00B4593D"/>
    <w:rsid w:val="00B459BE"/>
    <w:rsid w:val="00B45B3D"/>
    <w:rsid w:val="00B45B9A"/>
    <w:rsid w:val="00B45F03"/>
    <w:rsid w:val="00B46026"/>
    <w:rsid w:val="00B4606A"/>
    <w:rsid w:val="00B46084"/>
    <w:rsid w:val="00B4608D"/>
    <w:rsid w:val="00B461C6"/>
    <w:rsid w:val="00B46245"/>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7EF"/>
    <w:rsid w:val="00B50AFD"/>
    <w:rsid w:val="00B50D82"/>
    <w:rsid w:val="00B510AB"/>
    <w:rsid w:val="00B5117A"/>
    <w:rsid w:val="00B51380"/>
    <w:rsid w:val="00B51434"/>
    <w:rsid w:val="00B51473"/>
    <w:rsid w:val="00B5152A"/>
    <w:rsid w:val="00B515E1"/>
    <w:rsid w:val="00B51749"/>
    <w:rsid w:val="00B51757"/>
    <w:rsid w:val="00B51857"/>
    <w:rsid w:val="00B51951"/>
    <w:rsid w:val="00B519E5"/>
    <w:rsid w:val="00B51F95"/>
    <w:rsid w:val="00B5227A"/>
    <w:rsid w:val="00B525C3"/>
    <w:rsid w:val="00B525E6"/>
    <w:rsid w:val="00B52935"/>
    <w:rsid w:val="00B529BD"/>
    <w:rsid w:val="00B52AED"/>
    <w:rsid w:val="00B52B9C"/>
    <w:rsid w:val="00B52E35"/>
    <w:rsid w:val="00B52EC9"/>
    <w:rsid w:val="00B52F83"/>
    <w:rsid w:val="00B53104"/>
    <w:rsid w:val="00B53244"/>
    <w:rsid w:val="00B537CC"/>
    <w:rsid w:val="00B538E5"/>
    <w:rsid w:val="00B53A2E"/>
    <w:rsid w:val="00B53A3F"/>
    <w:rsid w:val="00B53DAD"/>
    <w:rsid w:val="00B53FCE"/>
    <w:rsid w:val="00B54036"/>
    <w:rsid w:val="00B54298"/>
    <w:rsid w:val="00B54A87"/>
    <w:rsid w:val="00B54BD0"/>
    <w:rsid w:val="00B54D19"/>
    <w:rsid w:val="00B54D54"/>
    <w:rsid w:val="00B550C3"/>
    <w:rsid w:val="00B550F4"/>
    <w:rsid w:val="00B553AB"/>
    <w:rsid w:val="00B554B1"/>
    <w:rsid w:val="00B5556A"/>
    <w:rsid w:val="00B5565B"/>
    <w:rsid w:val="00B5572B"/>
    <w:rsid w:val="00B558C9"/>
    <w:rsid w:val="00B5592C"/>
    <w:rsid w:val="00B559B2"/>
    <w:rsid w:val="00B55ABF"/>
    <w:rsid w:val="00B55BE2"/>
    <w:rsid w:val="00B55CCF"/>
    <w:rsid w:val="00B56055"/>
    <w:rsid w:val="00B56076"/>
    <w:rsid w:val="00B56300"/>
    <w:rsid w:val="00B56427"/>
    <w:rsid w:val="00B56704"/>
    <w:rsid w:val="00B5686C"/>
    <w:rsid w:val="00B56DB0"/>
    <w:rsid w:val="00B56E05"/>
    <w:rsid w:val="00B56E4A"/>
    <w:rsid w:val="00B56E53"/>
    <w:rsid w:val="00B56EB8"/>
    <w:rsid w:val="00B56EC1"/>
    <w:rsid w:val="00B5721B"/>
    <w:rsid w:val="00B5730C"/>
    <w:rsid w:val="00B573AB"/>
    <w:rsid w:val="00B57556"/>
    <w:rsid w:val="00B57779"/>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CD7"/>
    <w:rsid w:val="00B61DB7"/>
    <w:rsid w:val="00B61EF8"/>
    <w:rsid w:val="00B61F6C"/>
    <w:rsid w:val="00B61FD9"/>
    <w:rsid w:val="00B623B9"/>
    <w:rsid w:val="00B623DB"/>
    <w:rsid w:val="00B625A7"/>
    <w:rsid w:val="00B625B2"/>
    <w:rsid w:val="00B62846"/>
    <w:rsid w:val="00B62A85"/>
    <w:rsid w:val="00B62EEA"/>
    <w:rsid w:val="00B635FF"/>
    <w:rsid w:val="00B63780"/>
    <w:rsid w:val="00B637F1"/>
    <w:rsid w:val="00B63824"/>
    <w:rsid w:val="00B638AE"/>
    <w:rsid w:val="00B639AB"/>
    <w:rsid w:val="00B63ADE"/>
    <w:rsid w:val="00B63B6A"/>
    <w:rsid w:val="00B63C88"/>
    <w:rsid w:val="00B63EF7"/>
    <w:rsid w:val="00B64000"/>
    <w:rsid w:val="00B640E5"/>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14"/>
    <w:rsid w:val="00B662A0"/>
    <w:rsid w:val="00B662C8"/>
    <w:rsid w:val="00B662F8"/>
    <w:rsid w:val="00B66558"/>
    <w:rsid w:val="00B6655F"/>
    <w:rsid w:val="00B6691C"/>
    <w:rsid w:val="00B669A3"/>
    <w:rsid w:val="00B674C2"/>
    <w:rsid w:val="00B6766D"/>
    <w:rsid w:val="00B6789F"/>
    <w:rsid w:val="00B679E6"/>
    <w:rsid w:val="00B679FA"/>
    <w:rsid w:val="00B67BFC"/>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C24"/>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2AB"/>
    <w:rsid w:val="00B735A0"/>
    <w:rsid w:val="00B73810"/>
    <w:rsid w:val="00B739EE"/>
    <w:rsid w:val="00B73BBC"/>
    <w:rsid w:val="00B73C16"/>
    <w:rsid w:val="00B73CE6"/>
    <w:rsid w:val="00B73EA9"/>
    <w:rsid w:val="00B73F2A"/>
    <w:rsid w:val="00B7425A"/>
    <w:rsid w:val="00B7433B"/>
    <w:rsid w:val="00B7437C"/>
    <w:rsid w:val="00B7444A"/>
    <w:rsid w:val="00B746DD"/>
    <w:rsid w:val="00B746EC"/>
    <w:rsid w:val="00B7478A"/>
    <w:rsid w:val="00B748BE"/>
    <w:rsid w:val="00B749D0"/>
    <w:rsid w:val="00B74E7D"/>
    <w:rsid w:val="00B74EEA"/>
    <w:rsid w:val="00B74F19"/>
    <w:rsid w:val="00B74FFE"/>
    <w:rsid w:val="00B751DE"/>
    <w:rsid w:val="00B753F4"/>
    <w:rsid w:val="00B754EF"/>
    <w:rsid w:val="00B7555A"/>
    <w:rsid w:val="00B75774"/>
    <w:rsid w:val="00B757E8"/>
    <w:rsid w:val="00B75898"/>
    <w:rsid w:val="00B7589B"/>
    <w:rsid w:val="00B75924"/>
    <w:rsid w:val="00B75A31"/>
    <w:rsid w:val="00B75B7A"/>
    <w:rsid w:val="00B75C51"/>
    <w:rsid w:val="00B75CCE"/>
    <w:rsid w:val="00B75EB2"/>
    <w:rsid w:val="00B76071"/>
    <w:rsid w:val="00B7608D"/>
    <w:rsid w:val="00B76433"/>
    <w:rsid w:val="00B76519"/>
    <w:rsid w:val="00B76623"/>
    <w:rsid w:val="00B76837"/>
    <w:rsid w:val="00B76843"/>
    <w:rsid w:val="00B768F0"/>
    <w:rsid w:val="00B76D7C"/>
    <w:rsid w:val="00B76D81"/>
    <w:rsid w:val="00B76DA8"/>
    <w:rsid w:val="00B76DAE"/>
    <w:rsid w:val="00B76F7A"/>
    <w:rsid w:val="00B77176"/>
    <w:rsid w:val="00B771E1"/>
    <w:rsid w:val="00B7726F"/>
    <w:rsid w:val="00B772EA"/>
    <w:rsid w:val="00B773AC"/>
    <w:rsid w:val="00B77628"/>
    <w:rsid w:val="00B776E6"/>
    <w:rsid w:val="00B7792D"/>
    <w:rsid w:val="00B77C15"/>
    <w:rsid w:val="00B77FA9"/>
    <w:rsid w:val="00B8001A"/>
    <w:rsid w:val="00B800F9"/>
    <w:rsid w:val="00B8066C"/>
    <w:rsid w:val="00B80865"/>
    <w:rsid w:val="00B808E0"/>
    <w:rsid w:val="00B808F8"/>
    <w:rsid w:val="00B80CF5"/>
    <w:rsid w:val="00B80D6C"/>
    <w:rsid w:val="00B80E9B"/>
    <w:rsid w:val="00B80EF0"/>
    <w:rsid w:val="00B80F25"/>
    <w:rsid w:val="00B80F58"/>
    <w:rsid w:val="00B80FF6"/>
    <w:rsid w:val="00B81135"/>
    <w:rsid w:val="00B8141F"/>
    <w:rsid w:val="00B8156B"/>
    <w:rsid w:val="00B817F2"/>
    <w:rsid w:val="00B8185F"/>
    <w:rsid w:val="00B81924"/>
    <w:rsid w:val="00B81957"/>
    <w:rsid w:val="00B81D85"/>
    <w:rsid w:val="00B81EB6"/>
    <w:rsid w:val="00B820C4"/>
    <w:rsid w:val="00B822F7"/>
    <w:rsid w:val="00B826CA"/>
    <w:rsid w:val="00B82729"/>
    <w:rsid w:val="00B827A0"/>
    <w:rsid w:val="00B82856"/>
    <w:rsid w:val="00B8292A"/>
    <w:rsid w:val="00B82A40"/>
    <w:rsid w:val="00B82A50"/>
    <w:rsid w:val="00B82B83"/>
    <w:rsid w:val="00B82C5E"/>
    <w:rsid w:val="00B82C8D"/>
    <w:rsid w:val="00B82F9A"/>
    <w:rsid w:val="00B830D7"/>
    <w:rsid w:val="00B831C3"/>
    <w:rsid w:val="00B83368"/>
    <w:rsid w:val="00B834F9"/>
    <w:rsid w:val="00B83627"/>
    <w:rsid w:val="00B83686"/>
    <w:rsid w:val="00B837FF"/>
    <w:rsid w:val="00B838A6"/>
    <w:rsid w:val="00B83B14"/>
    <w:rsid w:val="00B83F52"/>
    <w:rsid w:val="00B83FB3"/>
    <w:rsid w:val="00B840AE"/>
    <w:rsid w:val="00B842C9"/>
    <w:rsid w:val="00B84383"/>
    <w:rsid w:val="00B84452"/>
    <w:rsid w:val="00B844AB"/>
    <w:rsid w:val="00B84655"/>
    <w:rsid w:val="00B84A42"/>
    <w:rsid w:val="00B84AEA"/>
    <w:rsid w:val="00B84B1D"/>
    <w:rsid w:val="00B84DA2"/>
    <w:rsid w:val="00B84DC6"/>
    <w:rsid w:val="00B84F0B"/>
    <w:rsid w:val="00B84F34"/>
    <w:rsid w:val="00B850C0"/>
    <w:rsid w:val="00B853CB"/>
    <w:rsid w:val="00B85532"/>
    <w:rsid w:val="00B855FB"/>
    <w:rsid w:val="00B85626"/>
    <w:rsid w:val="00B85731"/>
    <w:rsid w:val="00B8582A"/>
    <w:rsid w:val="00B858DC"/>
    <w:rsid w:val="00B85A3A"/>
    <w:rsid w:val="00B85BAD"/>
    <w:rsid w:val="00B85D32"/>
    <w:rsid w:val="00B85F84"/>
    <w:rsid w:val="00B85FEF"/>
    <w:rsid w:val="00B86014"/>
    <w:rsid w:val="00B861F1"/>
    <w:rsid w:val="00B86388"/>
    <w:rsid w:val="00B864E9"/>
    <w:rsid w:val="00B86540"/>
    <w:rsid w:val="00B86A07"/>
    <w:rsid w:val="00B86A64"/>
    <w:rsid w:val="00B86CEA"/>
    <w:rsid w:val="00B86DE8"/>
    <w:rsid w:val="00B86F65"/>
    <w:rsid w:val="00B8703C"/>
    <w:rsid w:val="00B87323"/>
    <w:rsid w:val="00B8733B"/>
    <w:rsid w:val="00B87373"/>
    <w:rsid w:val="00B87392"/>
    <w:rsid w:val="00B874B0"/>
    <w:rsid w:val="00B87631"/>
    <w:rsid w:val="00B87706"/>
    <w:rsid w:val="00B87724"/>
    <w:rsid w:val="00B878E0"/>
    <w:rsid w:val="00B87AB8"/>
    <w:rsid w:val="00B87B4F"/>
    <w:rsid w:val="00B87CD2"/>
    <w:rsid w:val="00B87D1A"/>
    <w:rsid w:val="00B87E9C"/>
    <w:rsid w:val="00B87F31"/>
    <w:rsid w:val="00B9024B"/>
    <w:rsid w:val="00B903BA"/>
    <w:rsid w:val="00B90704"/>
    <w:rsid w:val="00B90718"/>
    <w:rsid w:val="00B907BC"/>
    <w:rsid w:val="00B907C0"/>
    <w:rsid w:val="00B90876"/>
    <w:rsid w:val="00B9089D"/>
    <w:rsid w:val="00B9097C"/>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0C8"/>
    <w:rsid w:val="00B92155"/>
    <w:rsid w:val="00B921FB"/>
    <w:rsid w:val="00B924C7"/>
    <w:rsid w:val="00B92707"/>
    <w:rsid w:val="00B928EF"/>
    <w:rsid w:val="00B92A3D"/>
    <w:rsid w:val="00B92A43"/>
    <w:rsid w:val="00B92F4F"/>
    <w:rsid w:val="00B931C2"/>
    <w:rsid w:val="00B9336F"/>
    <w:rsid w:val="00B934A9"/>
    <w:rsid w:val="00B93514"/>
    <w:rsid w:val="00B93549"/>
    <w:rsid w:val="00B93674"/>
    <w:rsid w:val="00B93688"/>
    <w:rsid w:val="00B9369E"/>
    <w:rsid w:val="00B939B5"/>
    <w:rsid w:val="00B93CB8"/>
    <w:rsid w:val="00B94213"/>
    <w:rsid w:val="00B94250"/>
    <w:rsid w:val="00B9437E"/>
    <w:rsid w:val="00B94397"/>
    <w:rsid w:val="00B94633"/>
    <w:rsid w:val="00B946BC"/>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377"/>
    <w:rsid w:val="00B954FD"/>
    <w:rsid w:val="00B955C2"/>
    <w:rsid w:val="00B95664"/>
    <w:rsid w:val="00B9571A"/>
    <w:rsid w:val="00B95729"/>
    <w:rsid w:val="00B95888"/>
    <w:rsid w:val="00B959EA"/>
    <w:rsid w:val="00B95A17"/>
    <w:rsid w:val="00B95CC8"/>
    <w:rsid w:val="00B95EAB"/>
    <w:rsid w:val="00B95EC4"/>
    <w:rsid w:val="00B95FCE"/>
    <w:rsid w:val="00B96165"/>
    <w:rsid w:val="00B9639B"/>
    <w:rsid w:val="00B96466"/>
    <w:rsid w:val="00B9648D"/>
    <w:rsid w:val="00B966D8"/>
    <w:rsid w:val="00B96765"/>
    <w:rsid w:val="00B969D9"/>
    <w:rsid w:val="00B96A44"/>
    <w:rsid w:val="00B96AFB"/>
    <w:rsid w:val="00B96B59"/>
    <w:rsid w:val="00B96B9C"/>
    <w:rsid w:val="00B96BAE"/>
    <w:rsid w:val="00B96E27"/>
    <w:rsid w:val="00B96F9E"/>
    <w:rsid w:val="00B970F1"/>
    <w:rsid w:val="00B97192"/>
    <w:rsid w:val="00B971C0"/>
    <w:rsid w:val="00B9736C"/>
    <w:rsid w:val="00B973D1"/>
    <w:rsid w:val="00B97706"/>
    <w:rsid w:val="00B97F45"/>
    <w:rsid w:val="00BA0059"/>
    <w:rsid w:val="00BA0072"/>
    <w:rsid w:val="00BA0272"/>
    <w:rsid w:val="00BA08FA"/>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484"/>
    <w:rsid w:val="00BA29DD"/>
    <w:rsid w:val="00BA2AB0"/>
    <w:rsid w:val="00BA2B78"/>
    <w:rsid w:val="00BA2C25"/>
    <w:rsid w:val="00BA2C96"/>
    <w:rsid w:val="00BA2E4E"/>
    <w:rsid w:val="00BA30A9"/>
    <w:rsid w:val="00BA3154"/>
    <w:rsid w:val="00BA31DF"/>
    <w:rsid w:val="00BA35A3"/>
    <w:rsid w:val="00BA362D"/>
    <w:rsid w:val="00BA36C3"/>
    <w:rsid w:val="00BA3914"/>
    <w:rsid w:val="00BA3938"/>
    <w:rsid w:val="00BA3B73"/>
    <w:rsid w:val="00BA3D5F"/>
    <w:rsid w:val="00BA3DC0"/>
    <w:rsid w:val="00BA3DF6"/>
    <w:rsid w:val="00BA3F73"/>
    <w:rsid w:val="00BA444D"/>
    <w:rsid w:val="00BA4492"/>
    <w:rsid w:val="00BA44AF"/>
    <w:rsid w:val="00BA44B4"/>
    <w:rsid w:val="00BA44BA"/>
    <w:rsid w:val="00BA44D6"/>
    <w:rsid w:val="00BA44FB"/>
    <w:rsid w:val="00BA4583"/>
    <w:rsid w:val="00BA472F"/>
    <w:rsid w:val="00BA477C"/>
    <w:rsid w:val="00BA4839"/>
    <w:rsid w:val="00BA483F"/>
    <w:rsid w:val="00BA4A75"/>
    <w:rsid w:val="00BA4B2D"/>
    <w:rsid w:val="00BA4E1B"/>
    <w:rsid w:val="00BA4EBE"/>
    <w:rsid w:val="00BA503C"/>
    <w:rsid w:val="00BA5274"/>
    <w:rsid w:val="00BA52D2"/>
    <w:rsid w:val="00BA52EC"/>
    <w:rsid w:val="00BA54AA"/>
    <w:rsid w:val="00BA56A0"/>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6E52"/>
    <w:rsid w:val="00BA6EC3"/>
    <w:rsid w:val="00BA743C"/>
    <w:rsid w:val="00BA757F"/>
    <w:rsid w:val="00BA7623"/>
    <w:rsid w:val="00BA76E6"/>
    <w:rsid w:val="00BA77BD"/>
    <w:rsid w:val="00BA79AB"/>
    <w:rsid w:val="00BA7A7F"/>
    <w:rsid w:val="00BA7C9D"/>
    <w:rsid w:val="00BA7CC9"/>
    <w:rsid w:val="00BA7D4A"/>
    <w:rsid w:val="00BA7DA3"/>
    <w:rsid w:val="00BA7DE1"/>
    <w:rsid w:val="00BA7EA1"/>
    <w:rsid w:val="00BB0060"/>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1F76"/>
    <w:rsid w:val="00BB207A"/>
    <w:rsid w:val="00BB21DD"/>
    <w:rsid w:val="00BB2241"/>
    <w:rsid w:val="00BB239B"/>
    <w:rsid w:val="00BB2524"/>
    <w:rsid w:val="00BB2931"/>
    <w:rsid w:val="00BB2BD3"/>
    <w:rsid w:val="00BB2D39"/>
    <w:rsid w:val="00BB2DF8"/>
    <w:rsid w:val="00BB2F68"/>
    <w:rsid w:val="00BB305E"/>
    <w:rsid w:val="00BB32BB"/>
    <w:rsid w:val="00BB3445"/>
    <w:rsid w:val="00BB347E"/>
    <w:rsid w:val="00BB374F"/>
    <w:rsid w:val="00BB37C1"/>
    <w:rsid w:val="00BB3896"/>
    <w:rsid w:val="00BB38CF"/>
    <w:rsid w:val="00BB3996"/>
    <w:rsid w:val="00BB3ADA"/>
    <w:rsid w:val="00BB3D9A"/>
    <w:rsid w:val="00BB401D"/>
    <w:rsid w:val="00BB412B"/>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0"/>
    <w:rsid w:val="00BB5523"/>
    <w:rsid w:val="00BB556B"/>
    <w:rsid w:val="00BB5753"/>
    <w:rsid w:val="00BB5999"/>
    <w:rsid w:val="00BB599D"/>
    <w:rsid w:val="00BB5AE2"/>
    <w:rsid w:val="00BB5B85"/>
    <w:rsid w:val="00BB5CA7"/>
    <w:rsid w:val="00BB6046"/>
    <w:rsid w:val="00BB609C"/>
    <w:rsid w:val="00BB60EA"/>
    <w:rsid w:val="00BB6174"/>
    <w:rsid w:val="00BB61FA"/>
    <w:rsid w:val="00BB62EE"/>
    <w:rsid w:val="00BB65F6"/>
    <w:rsid w:val="00BB6614"/>
    <w:rsid w:val="00BB667B"/>
    <w:rsid w:val="00BB674B"/>
    <w:rsid w:val="00BB689E"/>
    <w:rsid w:val="00BB69FC"/>
    <w:rsid w:val="00BB6A74"/>
    <w:rsid w:val="00BB6BE4"/>
    <w:rsid w:val="00BB6D4A"/>
    <w:rsid w:val="00BB6DA8"/>
    <w:rsid w:val="00BB6E2A"/>
    <w:rsid w:val="00BB6E2C"/>
    <w:rsid w:val="00BB6EDC"/>
    <w:rsid w:val="00BB6FD9"/>
    <w:rsid w:val="00BB7061"/>
    <w:rsid w:val="00BB720A"/>
    <w:rsid w:val="00BB7885"/>
    <w:rsid w:val="00BB79BB"/>
    <w:rsid w:val="00BB7B3C"/>
    <w:rsid w:val="00BB7BDC"/>
    <w:rsid w:val="00BC0094"/>
    <w:rsid w:val="00BC0232"/>
    <w:rsid w:val="00BC03A8"/>
    <w:rsid w:val="00BC0401"/>
    <w:rsid w:val="00BC0403"/>
    <w:rsid w:val="00BC0557"/>
    <w:rsid w:val="00BC05E8"/>
    <w:rsid w:val="00BC0679"/>
    <w:rsid w:val="00BC0710"/>
    <w:rsid w:val="00BC0B2F"/>
    <w:rsid w:val="00BC0C3F"/>
    <w:rsid w:val="00BC0E96"/>
    <w:rsid w:val="00BC0EF7"/>
    <w:rsid w:val="00BC14CE"/>
    <w:rsid w:val="00BC1790"/>
    <w:rsid w:val="00BC1C54"/>
    <w:rsid w:val="00BC1C7C"/>
    <w:rsid w:val="00BC1F5C"/>
    <w:rsid w:val="00BC22C3"/>
    <w:rsid w:val="00BC23A8"/>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7A0"/>
    <w:rsid w:val="00BC5816"/>
    <w:rsid w:val="00BC5819"/>
    <w:rsid w:val="00BC58B7"/>
    <w:rsid w:val="00BC596C"/>
    <w:rsid w:val="00BC5ABF"/>
    <w:rsid w:val="00BC5BA2"/>
    <w:rsid w:val="00BC63F8"/>
    <w:rsid w:val="00BC66D3"/>
    <w:rsid w:val="00BC6811"/>
    <w:rsid w:val="00BC68F9"/>
    <w:rsid w:val="00BC6A93"/>
    <w:rsid w:val="00BC6C90"/>
    <w:rsid w:val="00BC6C93"/>
    <w:rsid w:val="00BC6CBC"/>
    <w:rsid w:val="00BC6DAB"/>
    <w:rsid w:val="00BC6E0D"/>
    <w:rsid w:val="00BC70AD"/>
    <w:rsid w:val="00BC731F"/>
    <w:rsid w:val="00BC73B8"/>
    <w:rsid w:val="00BC7430"/>
    <w:rsid w:val="00BC75A8"/>
    <w:rsid w:val="00BC77C3"/>
    <w:rsid w:val="00BC77C8"/>
    <w:rsid w:val="00BC79A3"/>
    <w:rsid w:val="00BC7CB6"/>
    <w:rsid w:val="00BD03A2"/>
    <w:rsid w:val="00BD03B1"/>
    <w:rsid w:val="00BD040E"/>
    <w:rsid w:val="00BD05A1"/>
    <w:rsid w:val="00BD06CB"/>
    <w:rsid w:val="00BD08D3"/>
    <w:rsid w:val="00BD08E7"/>
    <w:rsid w:val="00BD0B23"/>
    <w:rsid w:val="00BD0B55"/>
    <w:rsid w:val="00BD0DF0"/>
    <w:rsid w:val="00BD0F2F"/>
    <w:rsid w:val="00BD1078"/>
    <w:rsid w:val="00BD1262"/>
    <w:rsid w:val="00BD14AA"/>
    <w:rsid w:val="00BD16D5"/>
    <w:rsid w:val="00BD1722"/>
    <w:rsid w:val="00BD173E"/>
    <w:rsid w:val="00BD1759"/>
    <w:rsid w:val="00BD17BF"/>
    <w:rsid w:val="00BD193E"/>
    <w:rsid w:val="00BD1967"/>
    <w:rsid w:val="00BD1A6A"/>
    <w:rsid w:val="00BD1AE4"/>
    <w:rsid w:val="00BD1B92"/>
    <w:rsid w:val="00BD1C5C"/>
    <w:rsid w:val="00BD1CB0"/>
    <w:rsid w:val="00BD1D67"/>
    <w:rsid w:val="00BD2028"/>
    <w:rsid w:val="00BD22D6"/>
    <w:rsid w:val="00BD2651"/>
    <w:rsid w:val="00BD281F"/>
    <w:rsid w:val="00BD2904"/>
    <w:rsid w:val="00BD29C7"/>
    <w:rsid w:val="00BD2F62"/>
    <w:rsid w:val="00BD2FAB"/>
    <w:rsid w:val="00BD301D"/>
    <w:rsid w:val="00BD3093"/>
    <w:rsid w:val="00BD31ED"/>
    <w:rsid w:val="00BD33E6"/>
    <w:rsid w:val="00BD33FF"/>
    <w:rsid w:val="00BD3419"/>
    <w:rsid w:val="00BD36A5"/>
    <w:rsid w:val="00BD390E"/>
    <w:rsid w:val="00BD3AB2"/>
    <w:rsid w:val="00BD3AD9"/>
    <w:rsid w:val="00BD3CCA"/>
    <w:rsid w:val="00BD3D66"/>
    <w:rsid w:val="00BD3E2A"/>
    <w:rsid w:val="00BD3EBE"/>
    <w:rsid w:val="00BD3EEA"/>
    <w:rsid w:val="00BD4162"/>
    <w:rsid w:val="00BD423C"/>
    <w:rsid w:val="00BD42B8"/>
    <w:rsid w:val="00BD4513"/>
    <w:rsid w:val="00BD47A7"/>
    <w:rsid w:val="00BD47B8"/>
    <w:rsid w:val="00BD4833"/>
    <w:rsid w:val="00BD4C1D"/>
    <w:rsid w:val="00BD4CA7"/>
    <w:rsid w:val="00BD4F38"/>
    <w:rsid w:val="00BD4F40"/>
    <w:rsid w:val="00BD524A"/>
    <w:rsid w:val="00BD52C4"/>
    <w:rsid w:val="00BD5337"/>
    <w:rsid w:val="00BD5422"/>
    <w:rsid w:val="00BD5673"/>
    <w:rsid w:val="00BD58B7"/>
    <w:rsid w:val="00BD5AD9"/>
    <w:rsid w:val="00BD5B89"/>
    <w:rsid w:val="00BD5D55"/>
    <w:rsid w:val="00BD5DAA"/>
    <w:rsid w:val="00BD5F2A"/>
    <w:rsid w:val="00BD615B"/>
    <w:rsid w:val="00BD6176"/>
    <w:rsid w:val="00BD6428"/>
    <w:rsid w:val="00BD66C7"/>
    <w:rsid w:val="00BD679F"/>
    <w:rsid w:val="00BD6E71"/>
    <w:rsid w:val="00BD6EA2"/>
    <w:rsid w:val="00BD6F1D"/>
    <w:rsid w:val="00BD6FF9"/>
    <w:rsid w:val="00BD7112"/>
    <w:rsid w:val="00BD7130"/>
    <w:rsid w:val="00BD7185"/>
    <w:rsid w:val="00BD791A"/>
    <w:rsid w:val="00BD7A67"/>
    <w:rsid w:val="00BD7C54"/>
    <w:rsid w:val="00BD7C58"/>
    <w:rsid w:val="00BD7D6F"/>
    <w:rsid w:val="00BD7EC4"/>
    <w:rsid w:val="00BD7ECA"/>
    <w:rsid w:val="00BE02D0"/>
    <w:rsid w:val="00BE02D9"/>
    <w:rsid w:val="00BE03B2"/>
    <w:rsid w:val="00BE03F9"/>
    <w:rsid w:val="00BE068F"/>
    <w:rsid w:val="00BE0D33"/>
    <w:rsid w:val="00BE0D35"/>
    <w:rsid w:val="00BE0D5C"/>
    <w:rsid w:val="00BE0E73"/>
    <w:rsid w:val="00BE0FAE"/>
    <w:rsid w:val="00BE1062"/>
    <w:rsid w:val="00BE1190"/>
    <w:rsid w:val="00BE11BE"/>
    <w:rsid w:val="00BE12B0"/>
    <w:rsid w:val="00BE12DB"/>
    <w:rsid w:val="00BE132D"/>
    <w:rsid w:val="00BE141C"/>
    <w:rsid w:val="00BE153D"/>
    <w:rsid w:val="00BE16CE"/>
    <w:rsid w:val="00BE1717"/>
    <w:rsid w:val="00BE18EA"/>
    <w:rsid w:val="00BE1989"/>
    <w:rsid w:val="00BE1AF6"/>
    <w:rsid w:val="00BE1C5C"/>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EAC"/>
    <w:rsid w:val="00BE2F55"/>
    <w:rsid w:val="00BE30C9"/>
    <w:rsid w:val="00BE3132"/>
    <w:rsid w:val="00BE32DF"/>
    <w:rsid w:val="00BE335B"/>
    <w:rsid w:val="00BE3543"/>
    <w:rsid w:val="00BE371F"/>
    <w:rsid w:val="00BE3733"/>
    <w:rsid w:val="00BE37B2"/>
    <w:rsid w:val="00BE3981"/>
    <w:rsid w:val="00BE39AC"/>
    <w:rsid w:val="00BE3AB7"/>
    <w:rsid w:val="00BE3C26"/>
    <w:rsid w:val="00BE3CF4"/>
    <w:rsid w:val="00BE446A"/>
    <w:rsid w:val="00BE46C8"/>
    <w:rsid w:val="00BE4AD9"/>
    <w:rsid w:val="00BE4B04"/>
    <w:rsid w:val="00BE4BAC"/>
    <w:rsid w:val="00BE4BC8"/>
    <w:rsid w:val="00BE528B"/>
    <w:rsid w:val="00BE5450"/>
    <w:rsid w:val="00BE54E6"/>
    <w:rsid w:val="00BE550F"/>
    <w:rsid w:val="00BE568D"/>
    <w:rsid w:val="00BE57AD"/>
    <w:rsid w:val="00BE57E2"/>
    <w:rsid w:val="00BE5883"/>
    <w:rsid w:val="00BE5AC2"/>
    <w:rsid w:val="00BE5BBD"/>
    <w:rsid w:val="00BE5BF6"/>
    <w:rsid w:val="00BE5D1E"/>
    <w:rsid w:val="00BE5FD0"/>
    <w:rsid w:val="00BE602F"/>
    <w:rsid w:val="00BE61C1"/>
    <w:rsid w:val="00BE641B"/>
    <w:rsid w:val="00BE65F6"/>
    <w:rsid w:val="00BE6886"/>
    <w:rsid w:val="00BE6C2C"/>
    <w:rsid w:val="00BE6C2F"/>
    <w:rsid w:val="00BE6CE8"/>
    <w:rsid w:val="00BE6D08"/>
    <w:rsid w:val="00BE7182"/>
    <w:rsid w:val="00BE71EA"/>
    <w:rsid w:val="00BE7206"/>
    <w:rsid w:val="00BE7297"/>
    <w:rsid w:val="00BE7390"/>
    <w:rsid w:val="00BE73CB"/>
    <w:rsid w:val="00BE76E4"/>
    <w:rsid w:val="00BE7702"/>
    <w:rsid w:val="00BE7816"/>
    <w:rsid w:val="00BE7817"/>
    <w:rsid w:val="00BE7D79"/>
    <w:rsid w:val="00BF015F"/>
    <w:rsid w:val="00BF03EA"/>
    <w:rsid w:val="00BF05E7"/>
    <w:rsid w:val="00BF0668"/>
    <w:rsid w:val="00BF0676"/>
    <w:rsid w:val="00BF09CD"/>
    <w:rsid w:val="00BF0AC1"/>
    <w:rsid w:val="00BF0B21"/>
    <w:rsid w:val="00BF0B5A"/>
    <w:rsid w:val="00BF0D00"/>
    <w:rsid w:val="00BF0D94"/>
    <w:rsid w:val="00BF0DA3"/>
    <w:rsid w:val="00BF0E86"/>
    <w:rsid w:val="00BF1046"/>
    <w:rsid w:val="00BF17AD"/>
    <w:rsid w:val="00BF195E"/>
    <w:rsid w:val="00BF1E0B"/>
    <w:rsid w:val="00BF1EF8"/>
    <w:rsid w:val="00BF1FEB"/>
    <w:rsid w:val="00BF213E"/>
    <w:rsid w:val="00BF21C5"/>
    <w:rsid w:val="00BF22BE"/>
    <w:rsid w:val="00BF2342"/>
    <w:rsid w:val="00BF2427"/>
    <w:rsid w:val="00BF243F"/>
    <w:rsid w:val="00BF27E0"/>
    <w:rsid w:val="00BF29B6"/>
    <w:rsid w:val="00BF2A56"/>
    <w:rsid w:val="00BF2CB5"/>
    <w:rsid w:val="00BF2CD2"/>
    <w:rsid w:val="00BF2D0B"/>
    <w:rsid w:val="00BF2DB3"/>
    <w:rsid w:val="00BF2F2F"/>
    <w:rsid w:val="00BF37C6"/>
    <w:rsid w:val="00BF3A66"/>
    <w:rsid w:val="00BF3D48"/>
    <w:rsid w:val="00BF3DFD"/>
    <w:rsid w:val="00BF3F44"/>
    <w:rsid w:val="00BF4061"/>
    <w:rsid w:val="00BF418C"/>
    <w:rsid w:val="00BF4257"/>
    <w:rsid w:val="00BF44C5"/>
    <w:rsid w:val="00BF4537"/>
    <w:rsid w:val="00BF4585"/>
    <w:rsid w:val="00BF4854"/>
    <w:rsid w:val="00BF4857"/>
    <w:rsid w:val="00BF48DC"/>
    <w:rsid w:val="00BF4924"/>
    <w:rsid w:val="00BF4DBE"/>
    <w:rsid w:val="00BF4F97"/>
    <w:rsid w:val="00BF518B"/>
    <w:rsid w:val="00BF51C3"/>
    <w:rsid w:val="00BF5242"/>
    <w:rsid w:val="00BF52BC"/>
    <w:rsid w:val="00BF56D6"/>
    <w:rsid w:val="00BF59FC"/>
    <w:rsid w:val="00BF5CD8"/>
    <w:rsid w:val="00BF5D22"/>
    <w:rsid w:val="00BF5DD6"/>
    <w:rsid w:val="00BF5DE3"/>
    <w:rsid w:val="00BF5EBE"/>
    <w:rsid w:val="00BF5EF5"/>
    <w:rsid w:val="00BF5F9E"/>
    <w:rsid w:val="00BF606F"/>
    <w:rsid w:val="00BF6326"/>
    <w:rsid w:val="00BF65C8"/>
    <w:rsid w:val="00BF67B3"/>
    <w:rsid w:val="00BF69F5"/>
    <w:rsid w:val="00BF6C10"/>
    <w:rsid w:val="00BF72DF"/>
    <w:rsid w:val="00BF749B"/>
    <w:rsid w:val="00BF74CE"/>
    <w:rsid w:val="00BF74F8"/>
    <w:rsid w:val="00BF7580"/>
    <w:rsid w:val="00BF7892"/>
    <w:rsid w:val="00BF7A0E"/>
    <w:rsid w:val="00BF7AD0"/>
    <w:rsid w:val="00BF7AFF"/>
    <w:rsid w:val="00BF7B75"/>
    <w:rsid w:val="00BF7B83"/>
    <w:rsid w:val="00BF7E1A"/>
    <w:rsid w:val="00BF7EA7"/>
    <w:rsid w:val="00BF7EDC"/>
    <w:rsid w:val="00BF7EEC"/>
    <w:rsid w:val="00C000BA"/>
    <w:rsid w:val="00C00193"/>
    <w:rsid w:val="00C0036C"/>
    <w:rsid w:val="00C00445"/>
    <w:rsid w:val="00C009B1"/>
    <w:rsid w:val="00C00AA1"/>
    <w:rsid w:val="00C01119"/>
    <w:rsid w:val="00C016A3"/>
    <w:rsid w:val="00C018F5"/>
    <w:rsid w:val="00C0198B"/>
    <w:rsid w:val="00C01B18"/>
    <w:rsid w:val="00C01B27"/>
    <w:rsid w:val="00C01DD9"/>
    <w:rsid w:val="00C01F85"/>
    <w:rsid w:val="00C0209B"/>
    <w:rsid w:val="00C020E4"/>
    <w:rsid w:val="00C021AA"/>
    <w:rsid w:val="00C0220C"/>
    <w:rsid w:val="00C02294"/>
    <w:rsid w:val="00C022D1"/>
    <w:rsid w:val="00C0253D"/>
    <w:rsid w:val="00C02607"/>
    <w:rsid w:val="00C0270C"/>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0B"/>
    <w:rsid w:val="00C03E39"/>
    <w:rsid w:val="00C03E55"/>
    <w:rsid w:val="00C03F2D"/>
    <w:rsid w:val="00C04151"/>
    <w:rsid w:val="00C0417E"/>
    <w:rsid w:val="00C041E2"/>
    <w:rsid w:val="00C042D9"/>
    <w:rsid w:val="00C04384"/>
    <w:rsid w:val="00C0478A"/>
    <w:rsid w:val="00C04A44"/>
    <w:rsid w:val="00C04BEF"/>
    <w:rsid w:val="00C04D47"/>
    <w:rsid w:val="00C0515F"/>
    <w:rsid w:val="00C05272"/>
    <w:rsid w:val="00C052D9"/>
    <w:rsid w:val="00C0530E"/>
    <w:rsid w:val="00C05377"/>
    <w:rsid w:val="00C05414"/>
    <w:rsid w:val="00C05421"/>
    <w:rsid w:val="00C054AF"/>
    <w:rsid w:val="00C057CF"/>
    <w:rsid w:val="00C059BD"/>
    <w:rsid w:val="00C05B59"/>
    <w:rsid w:val="00C05BCA"/>
    <w:rsid w:val="00C05C3F"/>
    <w:rsid w:val="00C05D12"/>
    <w:rsid w:val="00C06017"/>
    <w:rsid w:val="00C06155"/>
    <w:rsid w:val="00C06267"/>
    <w:rsid w:val="00C06642"/>
    <w:rsid w:val="00C0669E"/>
    <w:rsid w:val="00C0687E"/>
    <w:rsid w:val="00C06B1E"/>
    <w:rsid w:val="00C07176"/>
    <w:rsid w:val="00C071D8"/>
    <w:rsid w:val="00C071E9"/>
    <w:rsid w:val="00C07219"/>
    <w:rsid w:val="00C07313"/>
    <w:rsid w:val="00C07692"/>
    <w:rsid w:val="00C07F18"/>
    <w:rsid w:val="00C07F66"/>
    <w:rsid w:val="00C07F69"/>
    <w:rsid w:val="00C07F6E"/>
    <w:rsid w:val="00C1033D"/>
    <w:rsid w:val="00C10596"/>
    <w:rsid w:val="00C1097D"/>
    <w:rsid w:val="00C10A18"/>
    <w:rsid w:val="00C10A64"/>
    <w:rsid w:val="00C10B2D"/>
    <w:rsid w:val="00C10BB4"/>
    <w:rsid w:val="00C10BE9"/>
    <w:rsid w:val="00C10D1E"/>
    <w:rsid w:val="00C10E44"/>
    <w:rsid w:val="00C10F3A"/>
    <w:rsid w:val="00C10F45"/>
    <w:rsid w:val="00C11013"/>
    <w:rsid w:val="00C111E9"/>
    <w:rsid w:val="00C111FA"/>
    <w:rsid w:val="00C1129B"/>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2EEA"/>
    <w:rsid w:val="00C131B3"/>
    <w:rsid w:val="00C131CB"/>
    <w:rsid w:val="00C13493"/>
    <w:rsid w:val="00C1386F"/>
    <w:rsid w:val="00C1389F"/>
    <w:rsid w:val="00C1391E"/>
    <w:rsid w:val="00C139A9"/>
    <w:rsid w:val="00C13DA8"/>
    <w:rsid w:val="00C13E03"/>
    <w:rsid w:val="00C13E73"/>
    <w:rsid w:val="00C13EC6"/>
    <w:rsid w:val="00C13F34"/>
    <w:rsid w:val="00C13F95"/>
    <w:rsid w:val="00C143B0"/>
    <w:rsid w:val="00C14557"/>
    <w:rsid w:val="00C146EB"/>
    <w:rsid w:val="00C1477E"/>
    <w:rsid w:val="00C14C0E"/>
    <w:rsid w:val="00C14E97"/>
    <w:rsid w:val="00C14EBC"/>
    <w:rsid w:val="00C14F57"/>
    <w:rsid w:val="00C150A0"/>
    <w:rsid w:val="00C1516E"/>
    <w:rsid w:val="00C1517D"/>
    <w:rsid w:val="00C152D4"/>
    <w:rsid w:val="00C1547F"/>
    <w:rsid w:val="00C154C5"/>
    <w:rsid w:val="00C15535"/>
    <w:rsid w:val="00C15623"/>
    <w:rsid w:val="00C15676"/>
    <w:rsid w:val="00C15829"/>
    <w:rsid w:val="00C1584A"/>
    <w:rsid w:val="00C158C2"/>
    <w:rsid w:val="00C158DA"/>
    <w:rsid w:val="00C158F0"/>
    <w:rsid w:val="00C15A25"/>
    <w:rsid w:val="00C15AC3"/>
    <w:rsid w:val="00C15B2F"/>
    <w:rsid w:val="00C15D48"/>
    <w:rsid w:val="00C15ECF"/>
    <w:rsid w:val="00C15F85"/>
    <w:rsid w:val="00C16117"/>
    <w:rsid w:val="00C1615A"/>
    <w:rsid w:val="00C161EE"/>
    <w:rsid w:val="00C162D8"/>
    <w:rsid w:val="00C16327"/>
    <w:rsid w:val="00C1632C"/>
    <w:rsid w:val="00C164D4"/>
    <w:rsid w:val="00C164F0"/>
    <w:rsid w:val="00C16658"/>
    <w:rsid w:val="00C1674C"/>
    <w:rsid w:val="00C16767"/>
    <w:rsid w:val="00C16AC7"/>
    <w:rsid w:val="00C16B0A"/>
    <w:rsid w:val="00C16BA7"/>
    <w:rsid w:val="00C16C32"/>
    <w:rsid w:val="00C16C6A"/>
    <w:rsid w:val="00C170D2"/>
    <w:rsid w:val="00C1714B"/>
    <w:rsid w:val="00C174C0"/>
    <w:rsid w:val="00C17544"/>
    <w:rsid w:val="00C1756A"/>
    <w:rsid w:val="00C1759F"/>
    <w:rsid w:val="00C176BC"/>
    <w:rsid w:val="00C17A8F"/>
    <w:rsid w:val="00C17AF2"/>
    <w:rsid w:val="00C17B3C"/>
    <w:rsid w:val="00C17B9C"/>
    <w:rsid w:val="00C17CAB"/>
    <w:rsid w:val="00C17D60"/>
    <w:rsid w:val="00C17E75"/>
    <w:rsid w:val="00C17E7F"/>
    <w:rsid w:val="00C200C8"/>
    <w:rsid w:val="00C2028A"/>
    <w:rsid w:val="00C202F3"/>
    <w:rsid w:val="00C205B8"/>
    <w:rsid w:val="00C2072C"/>
    <w:rsid w:val="00C2072F"/>
    <w:rsid w:val="00C2078D"/>
    <w:rsid w:val="00C20984"/>
    <w:rsid w:val="00C20CC4"/>
    <w:rsid w:val="00C20D03"/>
    <w:rsid w:val="00C20E9C"/>
    <w:rsid w:val="00C20F1B"/>
    <w:rsid w:val="00C20F38"/>
    <w:rsid w:val="00C20F5B"/>
    <w:rsid w:val="00C20FAA"/>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7A3"/>
    <w:rsid w:val="00C249C4"/>
    <w:rsid w:val="00C24A79"/>
    <w:rsid w:val="00C24AD4"/>
    <w:rsid w:val="00C24ADC"/>
    <w:rsid w:val="00C24CB7"/>
    <w:rsid w:val="00C25038"/>
    <w:rsid w:val="00C2505F"/>
    <w:rsid w:val="00C25257"/>
    <w:rsid w:val="00C25272"/>
    <w:rsid w:val="00C25323"/>
    <w:rsid w:val="00C255F9"/>
    <w:rsid w:val="00C2591C"/>
    <w:rsid w:val="00C25A62"/>
    <w:rsid w:val="00C25C2A"/>
    <w:rsid w:val="00C25D5B"/>
    <w:rsid w:val="00C25DF0"/>
    <w:rsid w:val="00C26240"/>
    <w:rsid w:val="00C267B4"/>
    <w:rsid w:val="00C26870"/>
    <w:rsid w:val="00C26911"/>
    <w:rsid w:val="00C26923"/>
    <w:rsid w:val="00C26AB5"/>
    <w:rsid w:val="00C26C96"/>
    <w:rsid w:val="00C26C97"/>
    <w:rsid w:val="00C26C9C"/>
    <w:rsid w:val="00C26D97"/>
    <w:rsid w:val="00C270A4"/>
    <w:rsid w:val="00C270DA"/>
    <w:rsid w:val="00C2716A"/>
    <w:rsid w:val="00C27335"/>
    <w:rsid w:val="00C274EF"/>
    <w:rsid w:val="00C27588"/>
    <w:rsid w:val="00C276BF"/>
    <w:rsid w:val="00C2783F"/>
    <w:rsid w:val="00C278E8"/>
    <w:rsid w:val="00C27A61"/>
    <w:rsid w:val="00C27D6E"/>
    <w:rsid w:val="00C30352"/>
    <w:rsid w:val="00C303B0"/>
    <w:rsid w:val="00C3043C"/>
    <w:rsid w:val="00C304FB"/>
    <w:rsid w:val="00C305A3"/>
    <w:rsid w:val="00C30725"/>
    <w:rsid w:val="00C309E6"/>
    <w:rsid w:val="00C309FE"/>
    <w:rsid w:val="00C30CBC"/>
    <w:rsid w:val="00C30D74"/>
    <w:rsid w:val="00C311DD"/>
    <w:rsid w:val="00C31245"/>
    <w:rsid w:val="00C3132B"/>
    <w:rsid w:val="00C3158A"/>
    <w:rsid w:val="00C317EE"/>
    <w:rsid w:val="00C31814"/>
    <w:rsid w:val="00C3186B"/>
    <w:rsid w:val="00C31B68"/>
    <w:rsid w:val="00C31BAE"/>
    <w:rsid w:val="00C31C95"/>
    <w:rsid w:val="00C31F4F"/>
    <w:rsid w:val="00C31FCF"/>
    <w:rsid w:val="00C3209C"/>
    <w:rsid w:val="00C3219F"/>
    <w:rsid w:val="00C321F6"/>
    <w:rsid w:val="00C322DA"/>
    <w:rsid w:val="00C32351"/>
    <w:rsid w:val="00C328FC"/>
    <w:rsid w:val="00C32904"/>
    <w:rsid w:val="00C32925"/>
    <w:rsid w:val="00C32E09"/>
    <w:rsid w:val="00C32E67"/>
    <w:rsid w:val="00C32F5D"/>
    <w:rsid w:val="00C33108"/>
    <w:rsid w:val="00C33397"/>
    <w:rsid w:val="00C33496"/>
    <w:rsid w:val="00C335DA"/>
    <w:rsid w:val="00C337CD"/>
    <w:rsid w:val="00C33A81"/>
    <w:rsid w:val="00C33B89"/>
    <w:rsid w:val="00C33BAB"/>
    <w:rsid w:val="00C33D61"/>
    <w:rsid w:val="00C33E1A"/>
    <w:rsid w:val="00C34091"/>
    <w:rsid w:val="00C34276"/>
    <w:rsid w:val="00C342BE"/>
    <w:rsid w:val="00C343D9"/>
    <w:rsid w:val="00C34579"/>
    <w:rsid w:val="00C3464F"/>
    <w:rsid w:val="00C34707"/>
    <w:rsid w:val="00C34780"/>
    <w:rsid w:val="00C3483D"/>
    <w:rsid w:val="00C34BAF"/>
    <w:rsid w:val="00C34E28"/>
    <w:rsid w:val="00C34F22"/>
    <w:rsid w:val="00C35357"/>
    <w:rsid w:val="00C3540F"/>
    <w:rsid w:val="00C354CB"/>
    <w:rsid w:val="00C354DE"/>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BA"/>
    <w:rsid w:val="00C37DC6"/>
    <w:rsid w:val="00C40034"/>
    <w:rsid w:val="00C4005D"/>
    <w:rsid w:val="00C40440"/>
    <w:rsid w:val="00C40553"/>
    <w:rsid w:val="00C4079F"/>
    <w:rsid w:val="00C40921"/>
    <w:rsid w:val="00C40A08"/>
    <w:rsid w:val="00C40AE3"/>
    <w:rsid w:val="00C40BDF"/>
    <w:rsid w:val="00C40CC8"/>
    <w:rsid w:val="00C410CB"/>
    <w:rsid w:val="00C41369"/>
    <w:rsid w:val="00C4142F"/>
    <w:rsid w:val="00C41451"/>
    <w:rsid w:val="00C4149F"/>
    <w:rsid w:val="00C41597"/>
    <w:rsid w:val="00C415EC"/>
    <w:rsid w:val="00C418D2"/>
    <w:rsid w:val="00C41BB3"/>
    <w:rsid w:val="00C41CE6"/>
    <w:rsid w:val="00C41DFC"/>
    <w:rsid w:val="00C41E48"/>
    <w:rsid w:val="00C41EE5"/>
    <w:rsid w:val="00C41FDC"/>
    <w:rsid w:val="00C42065"/>
    <w:rsid w:val="00C424C5"/>
    <w:rsid w:val="00C424C9"/>
    <w:rsid w:val="00C425A9"/>
    <w:rsid w:val="00C426B4"/>
    <w:rsid w:val="00C42710"/>
    <w:rsid w:val="00C4282D"/>
    <w:rsid w:val="00C42851"/>
    <w:rsid w:val="00C428D8"/>
    <w:rsid w:val="00C42A60"/>
    <w:rsid w:val="00C42B8A"/>
    <w:rsid w:val="00C42D40"/>
    <w:rsid w:val="00C42E84"/>
    <w:rsid w:val="00C42FD2"/>
    <w:rsid w:val="00C431FD"/>
    <w:rsid w:val="00C432AA"/>
    <w:rsid w:val="00C4340B"/>
    <w:rsid w:val="00C434B6"/>
    <w:rsid w:val="00C435EA"/>
    <w:rsid w:val="00C4361D"/>
    <w:rsid w:val="00C4365F"/>
    <w:rsid w:val="00C43990"/>
    <w:rsid w:val="00C43B8D"/>
    <w:rsid w:val="00C43C8A"/>
    <w:rsid w:val="00C43F03"/>
    <w:rsid w:val="00C44006"/>
    <w:rsid w:val="00C44057"/>
    <w:rsid w:val="00C441D3"/>
    <w:rsid w:val="00C4423E"/>
    <w:rsid w:val="00C44243"/>
    <w:rsid w:val="00C44290"/>
    <w:rsid w:val="00C44404"/>
    <w:rsid w:val="00C444CD"/>
    <w:rsid w:val="00C445FE"/>
    <w:rsid w:val="00C44776"/>
    <w:rsid w:val="00C45049"/>
    <w:rsid w:val="00C45076"/>
    <w:rsid w:val="00C450BF"/>
    <w:rsid w:val="00C45786"/>
    <w:rsid w:val="00C45B1E"/>
    <w:rsid w:val="00C45B47"/>
    <w:rsid w:val="00C45D83"/>
    <w:rsid w:val="00C45DC2"/>
    <w:rsid w:val="00C45E87"/>
    <w:rsid w:val="00C45FEC"/>
    <w:rsid w:val="00C462E1"/>
    <w:rsid w:val="00C462FA"/>
    <w:rsid w:val="00C4665C"/>
    <w:rsid w:val="00C46660"/>
    <w:rsid w:val="00C46B18"/>
    <w:rsid w:val="00C46C9C"/>
    <w:rsid w:val="00C46EA8"/>
    <w:rsid w:val="00C46F0B"/>
    <w:rsid w:val="00C470CD"/>
    <w:rsid w:val="00C473D0"/>
    <w:rsid w:val="00C47512"/>
    <w:rsid w:val="00C4770F"/>
    <w:rsid w:val="00C47778"/>
    <w:rsid w:val="00C47865"/>
    <w:rsid w:val="00C4791D"/>
    <w:rsid w:val="00C47948"/>
    <w:rsid w:val="00C47A31"/>
    <w:rsid w:val="00C47A7A"/>
    <w:rsid w:val="00C47C0A"/>
    <w:rsid w:val="00C47C9C"/>
    <w:rsid w:val="00C47EB9"/>
    <w:rsid w:val="00C50046"/>
    <w:rsid w:val="00C504D4"/>
    <w:rsid w:val="00C506AF"/>
    <w:rsid w:val="00C509E4"/>
    <w:rsid w:val="00C50A7E"/>
    <w:rsid w:val="00C50AA4"/>
    <w:rsid w:val="00C50C03"/>
    <w:rsid w:val="00C50E5D"/>
    <w:rsid w:val="00C50EA8"/>
    <w:rsid w:val="00C50ECB"/>
    <w:rsid w:val="00C50EEC"/>
    <w:rsid w:val="00C51095"/>
    <w:rsid w:val="00C513BB"/>
    <w:rsid w:val="00C514F6"/>
    <w:rsid w:val="00C516E6"/>
    <w:rsid w:val="00C51B1B"/>
    <w:rsid w:val="00C51B78"/>
    <w:rsid w:val="00C51BA1"/>
    <w:rsid w:val="00C51C3F"/>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4B"/>
    <w:rsid w:val="00C5357B"/>
    <w:rsid w:val="00C53645"/>
    <w:rsid w:val="00C537D7"/>
    <w:rsid w:val="00C53878"/>
    <w:rsid w:val="00C53924"/>
    <w:rsid w:val="00C53950"/>
    <w:rsid w:val="00C53A41"/>
    <w:rsid w:val="00C53B26"/>
    <w:rsid w:val="00C53CED"/>
    <w:rsid w:val="00C53D3B"/>
    <w:rsid w:val="00C53E97"/>
    <w:rsid w:val="00C53EB5"/>
    <w:rsid w:val="00C53FDE"/>
    <w:rsid w:val="00C54244"/>
    <w:rsid w:val="00C54492"/>
    <w:rsid w:val="00C54502"/>
    <w:rsid w:val="00C54607"/>
    <w:rsid w:val="00C54717"/>
    <w:rsid w:val="00C548EC"/>
    <w:rsid w:val="00C549E4"/>
    <w:rsid w:val="00C549F2"/>
    <w:rsid w:val="00C54BBC"/>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7C"/>
    <w:rsid w:val="00C55EAE"/>
    <w:rsid w:val="00C560AA"/>
    <w:rsid w:val="00C560C2"/>
    <w:rsid w:val="00C5621A"/>
    <w:rsid w:val="00C5621F"/>
    <w:rsid w:val="00C5623D"/>
    <w:rsid w:val="00C56505"/>
    <w:rsid w:val="00C56561"/>
    <w:rsid w:val="00C565EC"/>
    <w:rsid w:val="00C56726"/>
    <w:rsid w:val="00C56733"/>
    <w:rsid w:val="00C56952"/>
    <w:rsid w:val="00C5696C"/>
    <w:rsid w:val="00C56A53"/>
    <w:rsid w:val="00C56C63"/>
    <w:rsid w:val="00C56D4E"/>
    <w:rsid w:val="00C56F5B"/>
    <w:rsid w:val="00C5702B"/>
    <w:rsid w:val="00C5735C"/>
    <w:rsid w:val="00C5756E"/>
    <w:rsid w:val="00C5761B"/>
    <w:rsid w:val="00C57682"/>
    <w:rsid w:val="00C579E2"/>
    <w:rsid w:val="00C57D8A"/>
    <w:rsid w:val="00C57FEE"/>
    <w:rsid w:val="00C6012D"/>
    <w:rsid w:val="00C60351"/>
    <w:rsid w:val="00C60382"/>
    <w:rsid w:val="00C606D0"/>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D9"/>
    <w:rsid w:val="00C61CE6"/>
    <w:rsid w:val="00C61D07"/>
    <w:rsid w:val="00C61ECF"/>
    <w:rsid w:val="00C61F21"/>
    <w:rsid w:val="00C622BE"/>
    <w:rsid w:val="00C623E0"/>
    <w:rsid w:val="00C6258E"/>
    <w:rsid w:val="00C62793"/>
    <w:rsid w:val="00C628EE"/>
    <w:rsid w:val="00C62AB9"/>
    <w:rsid w:val="00C62AD7"/>
    <w:rsid w:val="00C63160"/>
    <w:rsid w:val="00C6322E"/>
    <w:rsid w:val="00C63272"/>
    <w:rsid w:val="00C63349"/>
    <w:rsid w:val="00C6354A"/>
    <w:rsid w:val="00C635C4"/>
    <w:rsid w:val="00C63713"/>
    <w:rsid w:val="00C63891"/>
    <w:rsid w:val="00C63AFE"/>
    <w:rsid w:val="00C6411D"/>
    <w:rsid w:val="00C64227"/>
    <w:rsid w:val="00C644D5"/>
    <w:rsid w:val="00C64543"/>
    <w:rsid w:val="00C64B57"/>
    <w:rsid w:val="00C64BBB"/>
    <w:rsid w:val="00C64F5A"/>
    <w:rsid w:val="00C64F5D"/>
    <w:rsid w:val="00C650AE"/>
    <w:rsid w:val="00C6518B"/>
    <w:rsid w:val="00C65244"/>
    <w:rsid w:val="00C6536A"/>
    <w:rsid w:val="00C653E9"/>
    <w:rsid w:val="00C6541D"/>
    <w:rsid w:val="00C6559F"/>
    <w:rsid w:val="00C65681"/>
    <w:rsid w:val="00C6577A"/>
    <w:rsid w:val="00C65826"/>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6E3B"/>
    <w:rsid w:val="00C670D4"/>
    <w:rsid w:val="00C670E7"/>
    <w:rsid w:val="00C671B6"/>
    <w:rsid w:val="00C67700"/>
    <w:rsid w:val="00C67825"/>
    <w:rsid w:val="00C67B4F"/>
    <w:rsid w:val="00C67CB4"/>
    <w:rsid w:val="00C67CD5"/>
    <w:rsid w:val="00C67CE8"/>
    <w:rsid w:val="00C67D10"/>
    <w:rsid w:val="00C67F1B"/>
    <w:rsid w:val="00C67F6B"/>
    <w:rsid w:val="00C7017A"/>
    <w:rsid w:val="00C701A0"/>
    <w:rsid w:val="00C70258"/>
    <w:rsid w:val="00C706DD"/>
    <w:rsid w:val="00C70932"/>
    <w:rsid w:val="00C709CF"/>
    <w:rsid w:val="00C70AD6"/>
    <w:rsid w:val="00C70BBC"/>
    <w:rsid w:val="00C7109B"/>
    <w:rsid w:val="00C71397"/>
    <w:rsid w:val="00C7173A"/>
    <w:rsid w:val="00C7180D"/>
    <w:rsid w:val="00C7190A"/>
    <w:rsid w:val="00C71954"/>
    <w:rsid w:val="00C719B6"/>
    <w:rsid w:val="00C71A20"/>
    <w:rsid w:val="00C71A68"/>
    <w:rsid w:val="00C71BCE"/>
    <w:rsid w:val="00C71C33"/>
    <w:rsid w:val="00C71C55"/>
    <w:rsid w:val="00C71D2A"/>
    <w:rsid w:val="00C71E3E"/>
    <w:rsid w:val="00C7213D"/>
    <w:rsid w:val="00C7262F"/>
    <w:rsid w:val="00C72631"/>
    <w:rsid w:val="00C72750"/>
    <w:rsid w:val="00C727D9"/>
    <w:rsid w:val="00C72864"/>
    <w:rsid w:val="00C728FA"/>
    <w:rsid w:val="00C73060"/>
    <w:rsid w:val="00C734C7"/>
    <w:rsid w:val="00C735C2"/>
    <w:rsid w:val="00C73BCD"/>
    <w:rsid w:val="00C740ED"/>
    <w:rsid w:val="00C7418F"/>
    <w:rsid w:val="00C7479B"/>
    <w:rsid w:val="00C7495F"/>
    <w:rsid w:val="00C74AE2"/>
    <w:rsid w:val="00C74D7A"/>
    <w:rsid w:val="00C74EBE"/>
    <w:rsid w:val="00C7511F"/>
    <w:rsid w:val="00C75307"/>
    <w:rsid w:val="00C753AF"/>
    <w:rsid w:val="00C7556B"/>
    <w:rsid w:val="00C75918"/>
    <w:rsid w:val="00C75920"/>
    <w:rsid w:val="00C75940"/>
    <w:rsid w:val="00C75AFC"/>
    <w:rsid w:val="00C75B5F"/>
    <w:rsid w:val="00C75D2B"/>
    <w:rsid w:val="00C75D3C"/>
    <w:rsid w:val="00C75DCF"/>
    <w:rsid w:val="00C75E5D"/>
    <w:rsid w:val="00C75F3B"/>
    <w:rsid w:val="00C75F5E"/>
    <w:rsid w:val="00C75FDF"/>
    <w:rsid w:val="00C7604A"/>
    <w:rsid w:val="00C7605D"/>
    <w:rsid w:val="00C761DF"/>
    <w:rsid w:val="00C7623B"/>
    <w:rsid w:val="00C7623D"/>
    <w:rsid w:val="00C762B7"/>
    <w:rsid w:val="00C762E5"/>
    <w:rsid w:val="00C768FF"/>
    <w:rsid w:val="00C76C65"/>
    <w:rsid w:val="00C76CCB"/>
    <w:rsid w:val="00C77233"/>
    <w:rsid w:val="00C77684"/>
    <w:rsid w:val="00C7779E"/>
    <w:rsid w:val="00C777D9"/>
    <w:rsid w:val="00C7792C"/>
    <w:rsid w:val="00C77BCF"/>
    <w:rsid w:val="00C77BF1"/>
    <w:rsid w:val="00C77C55"/>
    <w:rsid w:val="00C77D1A"/>
    <w:rsid w:val="00C80076"/>
    <w:rsid w:val="00C8008D"/>
    <w:rsid w:val="00C80146"/>
    <w:rsid w:val="00C802B9"/>
    <w:rsid w:val="00C80480"/>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1F6"/>
    <w:rsid w:val="00C82336"/>
    <w:rsid w:val="00C82371"/>
    <w:rsid w:val="00C82526"/>
    <w:rsid w:val="00C825B5"/>
    <w:rsid w:val="00C828B9"/>
    <w:rsid w:val="00C8292D"/>
    <w:rsid w:val="00C82939"/>
    <w:rsid w:val="00C829EC"/>
    <w:rsid w:val="00C82A08"/>
    <w:rsid w:val="00C82AE9"/>
    <w:rsid w:val="00C82E4F"/>
    <w:rsid w:val="00C82FAC"/>
    <w:rsid w:val="00C83139"/>
    <w:rsid w:val="00C831C6"/>
    <w:rsid w:val="00C83365"/>
    <w:rsid w:val="00C833C1"/>
    <w:rsid w:val="00C83514"/>
    <w:rsid w:val="00C8353A"/>
    <w:rsid w:val="00C8353C"/>
    <w:rsid w:val="00C838B6"/>
    <w:rsid w:val="00C8394B"/>
    <w:rsid w:val="00C83C7E"/>
    <w:rsid w:val="00C83CF6"/>
    <w:rsid w:val="00C842ED"/>
    <w:rsid w:val="00C84378"/>
    <w:rsid w:val="00C84384"/>
    <w:rsid w:val="00C84533"/>
    <w:rsid w:val="00C845E1"/>
    <w:rsid w:val="00C8471B"/>
    <w:rsid w:val="00C84B73"/>
    <w:rsid w:val="00C84F5D"/>
    <w:rsid w:val="00C84F62"/>
    <w:rsid w:val="00C85037"/>
    <w:rsid w:val="00C8516F"/>
    <w:rsid w:val="00C85221"/>
    <w:rsid w:val="00C854B1"/>
    <w:rsid w:val="00C854D4"/>
    <w:rsid w:val="00C858EE"/>
    <w:rsid w:val="00C85D7F"/>
    <w:rsid w:val="00C85F29"/>
    <w:rsid w:val="00C86161"/>
    <w:rsid w:val="00C861BD"/>
    <w:rsid w:val="00C862AE"/>
    <w:rsid w:val="00C86368"/>
    <w:rsid w:val="00C86529"/>
    <w:rsid w:val="00C866DA"/>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50"/>
    <w:rsid w:val="00C87DCB"/>
    <w:rsid w:val="00C87DE7"/>
    <w:rsid w:val="00C87F3C"/>
    <w:rsid w:val="00C9008D"/>
    <w:rsid w:val="00C90215"/>
    <w:rsid w:val="00C9024C"/>
    <w:rsid w:val="00C902E6"/>
    <w:rsid w:val="00C90310"/>
    <w:rsid w:val="00C90385"/>
    <w:rsid w:val="00C903A5"/>
    <w:rsid w:val="00C905EC"/>
    <w:rsid w:val="00C9065F"/>
    <w:rsid w:val="00C90736"/>
    <w:rsid w:val="00C90857"/>
    <w:rsid w:val="00C90ACA"/>
    <w:rsid w:val="00C90CEC"/>
    <w:rsid w:val="00C90F4B"/>
    <w:rsid w:val="00C91043"/>
    <w:rsid w:val="00C91348"/>
    <w:rsid w:val="00C914E9"/>
    <w:rsid w:val="00C91565"/>
    <w:rsid w:val="00C916B9"/>
    <w:rsid w:val="00C9192C"/>
    <w:rsid w:val="00C9199D"/>
    <w:rsid w:val="00C91E30"/>
    <w:rsid w:val="00C91ED4"/>
    <w:rsid w:val="00C91FC4"/>
    <w:rsid w:val="00C91FE2"/>
    <w:rsid w:val="00C92085"/>
    <w:rsid w:val="00C920D7"/>
    <w:rsid w:val="00C921BA"/>
    <w:rsid w:val="00C922A6"/>
    <w:rsid w:val="00C9234D"/>
    <w:rsid w:val="00C92C08"/>
    <w:rsid w:val="00C92D5E"/>
    <w:rsid w:val="00C92E3B"/>
    <w:rsid w:val="00C92F7E"/>
    <w:rsid w:val="00C9315B"/>
    <w:rsid w:val="00C9358B"/>
    <w:rsid w:val="00C935C3"/>
    <w:rsid w:val="00C93968"/>
    <w:rsid w:val="00C93D30"/>
    <w:rsid w:val="00C93D52"/>
    <w:rsid w:val="00C93E7F"/>
    <w:rsid w:val="00C93E96"/>
    <w:rsid w:val="00C93F6A"/>
    <w:rsid w:val="00C94104"/>
    <w:rsid w:val="00C946E3"/>
    <w:rsid w:val="00C95008"/>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25B"/>
    <w:rsid w:val="00C9637F"/>
    <w:rsid w:val="00C963D8"/>
    <w:rsid w:val="00C964E2"/>
    <w:rsid w:val="00C965A9"/>
    <w:rsid w:val="00C9677E"/>
    <w:rsid w:val="00C96839"/>
    <w:rsid w:val="00C96A5E"/>
    <w:rsid w:val="00C96A8B"/>
    <w:rsid w:val="00C96ABF"/>
    <w:rsid w:val="00C96B0A"/>
    <w:rsid w:val="00C96C9E"/>
    <w:rsid w:val="00C96CB0"/>
    <w:rsid w:val="00C96CF7"/>
    <w:rsid w:val="00C96D4F"/>
    <w:rsid w:val="00C96D88"/>
    <w:rsid w:val="00C96EB2"/>
    <w:rsid w:val="00C9723F"/>
    <w:rsid w:val="00C972F4"/>
    <w:rsid w:val="00C973A7"/>
    <w:rsid w:val="00C9761E"/>
    <w:rsid w:val="00C97660"/>
    <w:rsid w:val="00C9787A"/>
    <w:rsid w:val="00C978F6"/>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9C2"/>
    <w:rsid w:val="00CA1A72"/>
    <w:rsid w:val="00CA1CD7"/>
    <w:rsid w:val="00CA1D73"/>
    <w:rsid w:val="00CA2004"/>
    <w:rsid w:val="00CA2030"/>
    <w:rsid w:val="00CA2127"/>
    <w:rsid w:val="00CA237D"/>
    <w:rsid w:val="00CA2501"/>
    <w:rsid w:val="00CA2689"/>
    <w:rsid w:val="00CA26E0"/>
    <w:rsid w:val="00CA2751"/>
    <w:rsid w:val="00CA28E0"/>
    <w:rsid w:val="00CA2A25"/>
    <w:rsid w:val="00CA2ACD"/>
    <w:rsid w:val="00CA2C54"/>
    <w:rsid w:val="00CA2C62"/>
    <w:rsid w:val="00CA2C72"/>
    <w:rsid w:val="00CA3013"/>
    <w:rsid w:val="00CA306A"/>
    <w:rsid w:val="00CA3137"/>
    <w:rsid w:val="00CA31ED"/>
    <w:rsid w:val="00CA345D"/>
    <w:rsid w:val="00CA3569"/>
    <w:rsid w:val="00CA36BC"/>
    <w:rsid w:val="00CA37FC"/>
    <w:rsid w:val="00CA3876"/>
    <w:rsid w:val="00CA3A8F"/>
    <w:rsid w:val="00CA3ADA"/>
    <w:rsid w:val="00CA3AF6"/>
    <w:rsid w:val="00CA3BF3"/>
    <w:rsid w:val="00CA3DCD"/>
    <w:rsid w:val="00CA3F61"/>
    <w:rsid w:val="00CA3F84"/>
    <w:rsid w:val="00CA3FA0"/>
    <w:rsid w:val="00CA4043"/>
    <w:rsid w:val="00CA40B6"/>
    <w:rsid w:val="00CA4116"/>
    <w:rsid w:val="00CA4191"/>
    <w:rsid w:val="00CA4459"/>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3A"/>
    <w:rsid w:val="00CA63C4"/>
    <w:rsid w:val="00CA6481"/>
    <w:rsid w:val="00CA6850"/>
    <w:rsid w:val="00CA6861"/>
    <w:rsid w:val="00CA69B0"/>
    <w:rsid w:val="00CA6A0D"/>
    <w:rsid w:val="00CA6A13"/>
    <w:rsid w:val="00CA6AB9"/>
    <w:rsid w:val="00CA6C15"/>
    <w:rsid w:val="00CA6D4F"/>
    <w:rsid w:val="00CA6D61"/>
    <w:rsid w:val="00CA6E64"/>
    <w:rsid w:val="00CA7411"/>
    <w:rsid w:val="00CA7541"/>
    <w:rsid w:val="00CA776E"/>
    <w:rsid w:val="00CA79A5"/>
    <w:rsid w:val="00CA7A19"/>
    <w:rsid w:val="00CA7ACA"/>
    <w:rsid w:val="00CA7B5D"/>
    <w:rsid w:val="00CA7BE7"/>
    <w:rsid w:val="00CA7EA7"/>
    <w:rsid w:val="00CA7FD2"/>
    <w:rsid w:val="00CB0187"/>
    <w:rsid w:val="00CB01E0"/>
    <w:rsid w:val="00CB02BA"/>
    <w:rsid w:val="00CB0399"/>
    <w:rsid w:val="00CB0550"/>
    <w:rsid w:val="00CB07B6"/>
    <w:rsid w:val="00CB080B"/>
    <w:rsid w:val="00CB08AC"/>
    <w:rsid w:val="00CB08F3"/>
    <w:rsid w:val="00CB09DB"/>
    <w:rsid w:val="00CB0A57"/>
    <w:rsid w:val="00CB0AD6"/>
    <w:rsid w:val="00CB0BBC"/>
    <w:rsid w:val="00CB0C70"/>
    <w:rsid w:val="00CB0F62"/>
    <w:rsid w:val="00CB0FB5"/>
    <w:rsid w:val="00CB0FD8"/>
    <w:rsid w:val="00CB0FFD"/>
    <w:rsid w:val="00CB100D"/>
    <w:rsid w:val="00CB10BF"/>
    <w:rsid w:val="00CB12D1"/>
    <w:rsid w:val="00CB18CC"/>
    <w:rsid w:val="00CB1A02"/>
    <w:rsid w:val="00CB1A4C"/>
    <w:rsid w:val="00CB1AC6"/>
    <w:rsid w:val="00CB1C04"/>
    <w:rsid w:val="00CB1CAF"/>
    <w:rsid w:val="00CB1ED6"/>
    <w:rsid w:val="00CB1F11"/>
    <w:rsid w:val="00CB202A"/>
    <w:rsid w:val="00CB2066"/>
    <w:rsid w:val="00CB214D"/>
    <w:rsid w:val="00CB2173"/>
    <w:rsid w:val="00CB2303"/>
    <w:rsid w:val="00CB25B9"/>
    <w:rsid w:val="00CB2622"/>
    <w:rsid w:val="00CB26D7"/>
    <w:rsid w:val="00CB2A40"/>
    <w:rsid w:val="00CB2B3E"/>
    <w:rsid w:val="00CB2DAE"/>
    <w:rsid w:val="00CB2EE5"/>
    <w:rsid w:val="00CB306E"/>
    <w:rsid w:val="00CB33BB"/>
    <w:rsid w:val="00CB3616"/>
    <w:rsid w:val="00CB3839"/>
    <w:rsid w:val="00CB3868"/>
    <w:rsid w:val="00CB3898"/>
    <w:rsid w:val="00CB394F"/>
    <w:rsid w:val="00CB3A2B"/>
    <w:rsid w:val="00CB3A3C"/>
    <w:rsid w:val="00CB3CA6"/>
    <w:rsid w:val="00CB3CCD"/>
    <w:rsid w:val="00CB3D00"/>
    <w:rsid w:val="00CB3D72"/>
    <w:rsid w:val="00CB3D7B"/>
    <w:rsid w:val="00CB41B7"/>
    <w:rsid w:val="00CB424E"/>
    <w:rsid w:val="00CB42A7"/>
    <w:rsid w:val="00CB432A"/>
    <w:rsid w:val="00CB4A4B"/>
    <w:rsid w:val="00CB4A55"/>
    <w:rsid w:val="00CB4D58"/>
    <w:rsid w:val="00CB4F5A"/>
    <w:rsid w:val="00CB50AE"/>
    <w:rsid w:val="00CB50B8"/>
    <w:rsid w:val="00CB522C"/>
    <w:rsid w:val="00CB53FF"/>
    <w:rsid w:val="00CB5449"/>
    <w:rsid w:val="00CB5528"/>
    <w:rsid w:val="00CB5564"/>
    <w:rsid w:val="00CB55B9"/>
    <w:rsid w:val="00CB57EA"/>
    <w:rsid w:val="00CB581F"/>
    <w:rsid w:val="00CB5866"/>
    <w:rsid w:val="00CB5B56"/>
    <w:rsid w:val="00CB5BBD"/>
    <w:rsid w:val="00CB5C79"/>
    <w:rsid w:val="00CB5E44"/>
    <w:rsid w:val="00CB5FFC"/>
    <w:rsid w:val="00CB6005"/>
    <w:rsid w:val="00CB6183"/>
    <w:rsid w:val="00CB61DC"/>
    <w:rsid w:val="00CB6518"/>
    <w:rsid w:val="00CB65AF"/>
    <w:rsid w:val="00CB67B8"/>
    <w:rsid w:val="00CB67F7"/>
    <w:rsid w:val="00CB68F0"/>
    <w:rsid w:val="00CB69D2"/>
    <w:rsid w:val="00CB6A09"/>
    <w:rsid w:val="00CB6BF8"/>
    <w:rsid w:val="00CB6C2D"/>
    <w:rsid w:val="00CB7400"/>
    <w:rsid w:val="00CB751B"/>
    <w:rsid w:val="00CB7909"/>
    <w:rsid w:val="00CB79C0"/>
    <w:rsid w:val="00CB7B4A"/>
    <w:rsid w:val="00CB7FF3"/>
    <w:rsid w:val="00CC00A0"/>
    <w:rsid w:val="00CC01A9"/>
    <w:rsid w:val="00CC0301"/>
    <w:rsid w:val="00CC03E4"/>
    <w:rsid w:val="00CC0613"/>
    <w:rsid w:val="00CC06A0"/>
    <w:rsid w:val="00CC0774"/>
    <w:rsid w:val="00CC07AB"/>
    <w:rsid w:val="00CC07B1"/>
    <w:rsid w:val="00CC07D6"/>
    <w:rsid w:val="00CC082D"/>
    <w:rsid w:val="00CC08D6"/>
    <w:rsid w:val="00CC08DD"/>
    <w:rsid w:val="00CC09F3"/>
    <w:rsid w:val="00CC0B39"/>
    <w:rsid w:val="00CC0BF4"/>
    <w:rsid w:val="00CC0CDD"/>
    <w:rsid w:val="00CC0F71"/>
    <w:rsid w:val="00CC1089"/>
    <w:rsid w:val="00CC1244"/>
    <w:rsid w:val="00CC1534"/>
    <w:rsid w:val="00CC1659"/>
    <w:rsid w:val="00CC1692"/>
    <w:rsid w:val="00CC1939"/>
    <w:rsid w:val="00CC1ACD"/>
    <w:rsid w:val="00CC1C50"/>
    <w:rsid w:val="00CC1D90"/>
    <w:rsid w:val="00CC1FE0"/>
    <w:rsid w:val="00CC209F"/>
    <w:rsid w:val="00CC2127"/>
    <w:rsid w:val="00CC246F"/>
    <w:rsid w:val="00CC2746"/>
    <w:rsid w:val="00CC279B"/>
    <w:rsid w:val="00CC2873"/>
    <w:rsid w:val="00CC2894"/>
    <w:rsid w:val="00CC2A8D"/>
    <w:rsid w:val="00CC2AC3"/>
    <w:rsid w:val="00CC2AE3"/>
    <w:rsid w:val="00CC2D37"/>
    <w:rsid w:val="00CC2FBD"/>
    <w:rsid w:val="00CC2FD7"/>
    <w:rsid w:val="00CC313A"/>
    <w:rsid w:val="00CC31D7"/>
    <w:rsid w:val="00CC33F2"/>
    <w:rsid w:val="00CC3519"/>
    <w:rsid w:val="00CC3551"/>
    <w:rsid w:val="00CC35BB"/>
    <w:rsid w:val="00CC3783"/>
    <w:rsid w:val="00CC3889"/>
    <w:rsid w:val="00CC3AC7"/>
    <w:rsid w:val="00CC3ADF"/>
    <w:rsid w:val="00CC3C92"/>
    <w:rsid w:val="00CC4095"/>
    <w:rsid w:val="00CC40F4"/>
    <w:rsid w:val="00CC429F"/>
    <w:rsid w:val="00CC43AF"/>
    <w:rsid w:val="00CC4726"/>
    <w:rsid w:val="00CC476D"/>
    <w:rsid w:val="00CC484C"/>
    <w:rsid w:val="00CC484D"/>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05"/>
    <w:rsid w:val="00CC572F"/>
    <w:rsid w:val="00CC5829"/>
    <w:rsid w:val="00CC596C"/>
    <w:rsid w:val="00CC5A04"/>
    <w:rsid w:val="00CC5B97"/>
    <w:rsid w:val="00CC5E83"/>
    <w:rsid w:val="00CC5F36"/>
    <w:rsid w:val="00CC5F50"/>
    <w:rsid w:val="00CC61CA"/>
    <w:rsid w:val="00CC6291"/>
    <w:rsid w:val="00CC6552"/>
    <w:rsid w:val="00CC6673"/>
    <w:rsid w:val="00CC667C"/>
    <w:rsid w:val="00CC66BE"/>
    <w:rsid w:val="00CC66DD"/>
    <w:rsid w:val="00CC6760"/>
    <w:rsid w:val="00CC69F2"/>
    <w:rsid w:val="00CC6A5E"/>
    <w:rsid w:val="00CC6A67"/>
    <w:rsid w:val="00CC6C73"/>
    <w:rsid w:val="00CC6EB6"/>
    <w:rsid w:val="00CC6ED7"/>
    <w:rsid w:val="00CC6F48"/>
    <w:rsid w:val="00CC72CD"/>
    <w:rsid w:val="00CC78D1"/>
    <w:rsid w:val="00CC7931"/>
    <w:rsid w:val="00CC7AB9"/>
    <w:rsid w:val="00CC7AE3"/>
    <w:rsid w:val="00CD01C0"/>
    <w:rsid w:val="00CD02A6"/>
    <w:rsid w:val="00CD0353"/>
    <w:rsid w:val="00CD03D5"/>
    <w:rsid w:val="00CD047E"/>
    <w:rsid w:val="00CD066D"/>
    <w:rsid w:val="00CD0860"/>
    <w:rsid w:val="00CD086B"/>
    <w:rsid w:val="00CD08BE"/>
    <w:rsid w:val="00CD092E"/>
    <w:rsid w:val="00CD09C8"/>
    <w:rsid w:val="00CD0AB3"/>
    <w:rsid w:val="00CD0C6B"/>
    <w:rsid w:val="00CD0D80"/>
    <w:rsid w:val="00CD0D9F"/>
    <w:rsid w:val="00CD0DAA"/>
    <w:rsid w:val="00CD0DBD"/>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04A"/>
    <w:rsid w:val="00CD410A"/>
    <w:rsid w:val="00CD41B2"/>
    <w:rsid w:val="00CD423E"/>
    <w:rsid w:val="00CD4397"/>
    <w:rsid w:val="00CD45B8"/>
    <w:rsid w:val="00CD472D"/>
    <w:rsid w:val="00CD4847"/>
    <w:rsid w:val="00CD4874"/>
    <w:rsid w:val="00CD4912"/>
    <w:rsid w:val="00CD4943"/>
    <w:rsid w:val="00CD4A4A"/>
    <w:rsid w:val="00CD4A95"/>
    <w:rsid w:val="00CD4B85"/>
    <w:rsid w:val="00CD4BFF"/>
    <w:rsid w:val="00CD4C60"/>
    <w:rsid w:val="00CD4CDB"/>
    <w:rsid w:val="00CD52BF"/>
    <w:rsid w:val="00CD534E"/>
    <w:rsid w:val="00CD53BA"/>
    <w:rsid w:val="00CD5468"/>
    <w:rsid w:val="00CD5511"/>
    <w:rsid w:val="00CD5A69"/>
    <w:rsid w:val="00CD5B79"/>
    <w:rsid w:val="00CD5CAF"/>
    <w:rsid w:val="00CD5CB0"/>
    <w:rsid w:val="00CD61AD"/>
    <w:rsid w:val="00CD6558"/>
    <w:rsid w:val="00CD663E"/>
    <w:rsid w:val="00CD67AC"/>
    <w:rsid w:val="00CD67B8"/>
    <w:rsid w:val="00CD6862"/>
    <w:rsid w:val="00CD6959"/>
    <w:rsid w:val="00CD6A3E"/>
    <w:rsid w:val="00CD6B25"/>
    <w:rsid w:val="00CD6EBC"/>
    <w:rsid w:val="00CD6EC5"/>
    <w:rsid w:val="00CD6EFE"/>
    <w:rsid w:val="00CD6F5B"/>
    <w:rsid w:val="00CD726E"/>
    <w:rsid w:val="00CD7303"/>
    <w:rsid w:val="00CD758C"/>
    <w:rsid w:val="00CD78CB"/>
    <w:rsid w:val="00CD7D67"/>
    <w:rsid w:val="00CD7F56"/>
    <w:rsid w:val="00CD7FC5"/>
    <w:rsid w:val="00CE014F"/>
    <w:rsid w:val="00CE01C1"/>
    <w:rsid w:val="00CE06E7"/>
    <w:rsid w:val="00CE082F"/>
    <w:rsid w:val="00CE0D53"/>
    <w:rsid w:val="00CE0FDD"/>
    <w:rsid w:val="00CE1049"/>
    <w:rsid w:val="00CE10F6"/>
    <w:rsid w:val="00CE1106"/>
    <w:rsid w:val="00CE1277"/>
    <w:rsid w:val="00CE12BF"/>
    <w:rsid w:val="00CE18BF"/>
    <w:rsid w:val="00CE1A54"/>
    <w:rsid w:val="00CE1B19"/>
    <w:rsid w:val="00CE1C62"/>
    <w:rsid w:val="00CE1CA2"/>
    <w:rsid w:val="00CE1DBB"/>
    <w:rsid w:val="00CE1EAB"/>
    <w:rsid w:val="00CE1ED8"/>
    <w:rsid w:val="00CE21FF"/>
    <w:rsid w:val="00CE2280"/>
    <w:rsid w:val="00CE22AD"/>
    <w:rsid w:val="00CE23C1"/>
    <w:rsid w:val="00CE265C"/>
    <w:rsid w:val="00CE2753"/>
    <w:rsid w:val="00CE28F3"/>
    <w:rsid w:val="00CE2915"/>
    <w:rsid w:val="00CE2918"/>
    <w:rsid w:val="00CE2B94"/>
    <w:rsid w:val="00CE2CA1"/>
    <w:rsid w:val="00CE2D6E"/>
    <w:rsid w:val="00CE2E05"/>
    <w:rsid w:val="00CE2E40"/>
    <w:rsid w:val="00CE2F28"/>
    <w:rsid w:val="00CE311D"/>
    <w:rsid w:val="00CE32EA"/>
    <w:rsid w:val="00CE333A"/>
    <w:rsid w:val="00CE338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E1B"/>
    <w:rsid w:val="00CE4E8F"/>
    <w:rsid w:val="00CE4E96"/>
    <w:rsid w:val="00CE4EC2"/>
    <w:rsid w:val="00CE4F20"/>
    <w:rsid w:val="00CE5027"/>
    <w:rsid w:val="00CE5038"/>
    <w:rsid w:val="00CE5091"/>
    <w:rsid w:val="00CE5230"/>
    <w:rsid w:val="00CE555B"/>
    <w:rsid w:val="00CE55B1"/>
    <w:rsid w:val="00CE57A9"/>
    <w:rsid w:val="00CE5ADB"/>
    <w:rsid w:val="00CE5BA4"/>
    <w:rsid w:val="00CE5E90"/>
    <w:rsid w:val="00CE5F01"/>
    <w:rsid w:val="00CE6023"/>
    <w:rsid w:val="00CE60FA"/>
    <w:rsid w:val="00CE63B5"/>
    <w:rsid w:val="00CE6709"/>
    <w:rsid w:val="00CE67AA"/>
    <w:rsid w:val="00CE6849"/>
    <w:rsid w:val="00CE691B"/>
    <w:rsid w:val="00CE6956"/>
    <w:rsid w:val="00CE6B3E"/>
    <w:rsid w:val="00CE6DBA"/>
    <w:rsid w:val="00CE6DD0"/>
    <w:rsid w:val="00CE6EF1"/>
    <w:rsid w:val="00CE71B3"/>
    <w:rsid w:val="00CE73C5"/>
    <w:rsid w:val="00CE74D2"/>
    <w:rsid w:val="00CE7A36"/>
    <w:rsid w:val="00CE7F1D"/>
    <w:rsid w:val="00CF02BE"/>
    <w:rsid w:val="00CF037B"/>
    <w:rsid w:val="00CF04B4"/>
    <w:rsid w:val="00CF052A"/>
    <w:rsid w:val="00CF061E"/>
    <w:rsid w:val="00CF0753"/>
    <w:rsid w:val="00CF08AE"/>
    <w:rsid w:val="00CF0DD4"/>
    <w:rsid w:val="00CF0DE4"/>
    <w:rsid w:val="00CF0EC2"/>
    <w:rsid w:val="00CF112A"/>
    <w:rsid w:val="00CF1245"/>
    <w:rsid w:val="00CF1290"/>
    <w:rsid w:val="00CF192F"/>
    <w:rsid w:val="00CF1952"/>
    <w:rsid w:val="00CF19B2"/>
    <w:rsid w:val="00CF1E46"/>
    <w:rsid w:val="00CF1E54"/>
    <w:rsid w:val="00CF2150"/>
    <w:rsid w:val="00CF2160"/>
    <w:rsid w:val="00CF21EA"/>
    <w:rsid w:val="00CF242A"/>
    <w:rsid w:val="00CF252C"/>
    <w:rsid w:val="00CF2551"/>
    <w:rsid w:val="00CF272B"/>
    <w:rsid w:val="00CF30D0"/>
    <w:rsid w:val="00CF312E"/>
    <w:rsid w:val="00CF322D"/>
    <w:rsid w:val="00CF3609"/>
    <w:rsid w:val="00CF3716"/>
    <w:rsid w:val="00CF37C7"/>
    <w:rsid w:val="00CF3850"/>
    <w:rsid w:val="00CF388A"/>
    <w:rsid w:val="00CF3C98"/>
    <w:rsid w:val="00CF3DCA"/>
    <w:rsid w:val="00CF4288"/>
    <w:rsid w:val="00CF43A2"/>
    <w:rsid w:val="00CF46CB"/>
    <w:rsid w:val="00CF4880"/>
    <w:rsid w:val="00CF4BE0"/>
    <w:rsid w:val="00CF4C0B"/>
    <w:rsid w:val="00CF4D8E"/>
    <w:rsid w:val="00CF4DF7"/>
    <w:rsid w:val="00CF4EC1"/>
    <w:rsid w:val="00CF4FA6"/>
    <w:rsid w:val="00CF5017"/>
    <w:rsid w:val="00CF509A"/>
    <w:rsid w:val="00CF5990"/>
    <w:rsid w:val="00CF5B53"/>
    <w:rsid w:val="00CF5C58"/>
    <w:rsid w:val="00CF5C6D"/>
    <w:rsid w:val="00CF5DE1"/>
    <w:rsid w:val="00CF6163"/>
    <w:rsid w:val="00CF6387"/>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9A1"/>
    <w:rsid w:val="00CF7B43"/>
    <w:rsid w:val="00CF7D5E"/>
    <w:rsid w:val="00CF7E0E"/>
    <w:rsid w:val="00CF7F64"/>
    <w:rsid w:val="00CF7FBD"/>
    <w:rsid w:val="00D0004D"/>
    <w:rsid w:val="00D0020D"/>
    <w:rsid w:val="00D0038B"/>
    <w:rsid w:val="00D0045C"/>
    <w:rsid w:val="00D004D1"/>
    <w:rsid w:val="00D005BA"/>
    <w:rsid w:val="00D00BC0"/>
    <w:rsid w:val="00D00BD9"/>
    <w:rsid w:val="00D00E93"/>
    <w:rsid w:val="00D00F05"/>
    <w:rsid w:val="00D01049"/>
    <w:rsid w:val="00D0110B"/>
    <w:rsid w:val="00D01544"/>
    <w:rsid w:val="00D01556"/>
    <w:rsid w:val="00D01842"/>
    <w:rsid w:val="00D0195F"/>
    <w:rsid w:val="00D019F5"/>
    <w:rsid w:val="00D01BD6"/>
    <w:rsid w:val="00D01BF4"/>
    <w:rsid w:val="00D01BF5"/>
    <w:rsid w:val="00D01CB8"/>
    <w:rsid w:val="00D01D39"/>
    <w:rsid w:val="00D01D7D"/>
    <w:rsid w:val="00D01E0D"/>
    <w:rsid w:val="00D01F03"/>
    <w:rsid w:val="00D01F24"/>
    <w:rsid w:val="00D01F42"/>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5C1"/>
    <w:rsid w:val="00D04712"/>
    <w:rsid w:val="00D04DE4"/>
    <w:rsid w:val="00D04FC7"/>
    <w:rsid w:val="00D0520A"/>
    <w:rsid w:val="00D05351"/>
    <w:rsid w:val="00D05395"/>
    <w:rsid w:val="00D057C7"/>
    <w:rsid w:val="00D05A71"/>
    <w:rsid w:val="00D05B24"/>
    <w:rsid w:val="00D05E66"/>
    <w:rsid w:val="00D05EB5"/>
    <w:rsid w:val="00D06265"/>
    <w:rsid w:val="00D06534"/>
    <w:rsid w:val="00D066BC"/>
    <w:rsid w:val="00D06707"/>
    <w:rsid w:val="00D067A0"/>
    <w:rsid w:val="00D06806"/>
    <w:rsid w:val="00D068B3"/>
    <w:rsid w:val="00D069A8"/>
    <w:rsid w:val="00D069F2"/>
    <w:rsid w:val="00D06A53"/>
    <w:rsid w:val="00D06A74"/>
    <w:rsid w:val="00D06D00"/>
    <w:rsid w:val="00D06D12"/>
    <w:rsid w:val="00D06E81"/>
    <w:rsid w:val="00D06F47"/>
    <w:rsid w:val="00D07172"/>
    <w:rsid w:val="00D07359"/>
    <w:rsid w:val="00D0744C"/>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2B"/>
    <w:rsid w:val="00D112BA"/>
    <w:rsid w:val="00D117B0"/>
    <w:rsid w:val="00D11910"/>
    <w:rsid w:val="00D11920"/>
    <w:rsid w:val="00D11AC1"/>
    <w:rsid w:val="00D11C0A"/>
    <w:rsid w:val="00D11D33"/>
    <w:rsid w:val="00D1213B"/>
    <w:rsid w:val="00D121D0"/>
    <w:rsid w:val="00D12263"/>
    <w:rsid w:val="00D122E7"/>
    <w:rsid w:val="00D1230D"/>
    <w:rsid w:val="00D124F2"/>
    <w:rsid w:val="00D12516"/>
    <w:rsid w:val="00D125C9"/>
    <w:rsid w:val="00D12B8B"/>
    <w:rsid w:val="00D12C55"/>
    <w:rsid w:val="00D12E43"/>
    <w:rsid w:val="00D12FD5"/>
    <w:rsid w:val="00D131B3"/>
    <w:rsid w:val="00D1326A"/>
    <w:rsid w:val="00D1331F"/>
    <w:rsid w:val="00D13362"/>
    <w:rsid w:val="00D13509"/>
    <w:rsid w:val="00D135AD"/>
    <w:rsid w:val="00D135B9"/>
    <w:rsid w:val="00D13846"/>
    <w:rsid w:val="00D138B7"/>
    <w:rsid w:val="00D1396C"/>
    <w:rsid w:val="00D139CB"/>
    <w:rsid w:val="00D13E1B"/>
    <w:rsid w:val="00D13E27"/>
    <w:rsid w:val="00D1409A"/>
    <w:rsid w:val="00D144E8"/>
    <w:rsid w:val="00D144F6"/>
    <w:rsid w:val="00D14537"/>
    <w:rsid w:val="00D14847"/>
    <w:rsid w:val="00D1484B"/>
    <w:rsid w:val="00D14A77"/>
    <w:rsid w:val="00D14A8C"/>
    <w:rsid w:val="00D14B05"/>
    <w:rsid w:val="00D14B80"/>
    <w:rsid w:val="00D14DDE"/>
    <w:rsid w:val="00D15101"/>
    <w:rsid w:val="00D15427"/>
    <w:rsid w:val="00D155F5"/>
    <w:rsid w:val="00D158D2"/>
    <w:rsid w:val="00D158E0"/>
    <w:rsid w:val="00D15A37"/>
    <w:rsid w:val="00D15C24"/>
    <w:rsid w:val="00D15EF3"/>
    <w:rsid w:val="00D15F0A"/>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4FF"/>
    <w:rsid w:val="00D20546"/>
    <w:rsid w:val="00D20603"/>
    <w:rsid w:val="00D2072D"/>
    <w:rsid w:val="00D207A1"/>
    <w:rsid w:val="00D208D3"/>
    <w:rsid w:val="00D2094A"/>
    <w:rsid w:val="00D20A76"/>
    <w:rsid w:val="00D20A8F"/>
    <w:rsid w:val="00D20CC1"/>
    <w:rsid w:val="00D20D38"/>
    <w:rsid w:val="00D20D43"/>
    <w:rsid w:val="00D20FB3"/>
    <w:rsid w:val="00D210D0"/>
    <w:rsid w:val="00D212E8"/>
    <w:rsid w:val="00D214DC"/>
    <w:rsid w:val="00D214EE"/>
    <w:rsid w:val="00D2162B"/>
    <w:rsid w:val="00D216AA"/>
    <w:rsid w:val="00D216DC"/>
    <w:rsid w:val="00D2171C"/>
    <w:rsid w:val="00D217D4"/>
    <w:rsid w:val="00D2180A"/>
    <w:rsid w:val="00D21879"/>
    <w:rsid w:val="00D21AB6"/>
    <w:rsid w:val="00D21ACF"/>
    <w:rsid w:val="00D21E29"/>
    <w:rsid w:val="00D21E4A"/>
    <w:rsid w:val="00D21E88"/>
    <w:rsid w:val="00D21EA4"/>
    <w:rsid w:val="00D21F4F"/>
    <w:rsid w:val="00D220C6"/>
    <w:rsid w:val="00D220FB"/>
    <w:rsid w:val="00D22534"/>
    <w:rsid w:val="00D226EA"/>
    <w:rsid w:val="00D22802"/>
    <w:rsid w:val="00D22AC3"/>
    <w:rsid w:val="00D22C6E"/>
    <w:rsid w:val="00D23019"/>
    <w:rsid w:val="00D2324B"/>
    <w:rsid w:val="00D23293"/>
    <w:rsid w:val="00D23363"/>
    <w:rsid w:val="00D2337C"/>
    <w:rsid w:val="00D23501"/>
    <w:rsid w:val="00D237D5"/>
    <w:rsid w:val="00D2387D"/>
    <w:rsid w:val="00D23919"/>
    <w:rsid w:val="00D23ADC"/>
    <w:rsid w:val="00D23DFA"/>
    <w:rsid w:val="00D23E53"/>
    <w:rsid w:val="00D23F72"/>
    <w:rsid w:val="00D24071"/>
    <w:rsid w:val="00D241A2"/>
    <w:rsid w:val="00D241E9"/>
    <w:rsid w:val="00D243CA"/>
    <w:rsid w:val="00D246ED"/>
    <w:rsid w:val="00D24A6D"/>
    <w:rsid w:val="00D24BE7"/>
    <w:rsid w:val="00D24EF9"/>
    <w:rsid w:val="00D254EC"/>
    <w:rsid w:val="00D255D1"/>
    <w:rsid w:val="00D25605"/>
    <w:rsid w:val="00D25F63"/>
    <w:rsid w:val="00D25F6D"/>
    <w:rsid w:val="00D262EE"/>
    <w:rsid w:val="00D2634B"/>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7B"/>
    <w:rsid w:val="00D27BC1"/>
    <w:rsid w:val="00D27CD3"/>
    <w:rsid w:val="00D27D8F"/>
    <w:rsid w:val="00D27E42"/>
    <w:rsid w:val="00D27FBB"/>
    <w:rsid w:val="00D27FD8"/>
    <w:rsid w:val="00D3007A"/>
    <w:rsid w:val="00D3021D"/>
    <w:rsid w:val="00D3023B"/>
    <w:rsid w:val="00D3038A"/>
    <w:rsid w:val="00D3040D"/>
    <w:rsid w:val="00D30532"/>
    <w:rsid w:val="00D3054F"/>
    <w:rsid w:val="00D305FB"/>
    <w:rsid w:val="00D3061A"/>
    <w:rsid w:val="00D30823"/>
    <w:rsid w:val="00D3087A"/>
    <w:rsid w:val="00D308C9"/>
    <w:rsid w:val="00D30912"/>
    <w:rsid w:val="00D30B7D"/>
    <w:rsid w:val="00D30C17"/>
    <w:rsid w:val="00D30CC8"/>
    <w:rsid w:val="00D30D51"/>
    <w:rsid w:val="00D30FF2"/>
    <w:rsid w:val="00D311DD"/>
    <w:rsid w:val="00D31283"/>
    <w:rsid w:val="00D31360"/>
    <w:rsid w:val="00D31389"/>
    <w:rsid w:val="00D316A1"/>
    <w:rsid w:val="00D31B82"/>
    <w:rsid w:val="00D323B7"/>
    <w:rsid w:val="00D328AD"/>
    <w:rsid w:val="00D3297D"/>
    <w:rsid w:val="00D32E76"/>
    <w:rsid w:val="00D32EAF"/>
    <w:rsid w:val="00D32F95"/>
    <w:rsid w:val="00D32FE4"/>
    <w:rsid w:val="00D33126"/>
    <w:rsid w:val="00D331B7"/>
    <w:rsid w:val="00D33878"/>
    <w:rsid w:val="00D338CB"/>
    <w:rsid w:val="00D338E8"/>
    <w:rsid w:val="00D33D80"/>
    <w:rsid w:val="00D33F56"/>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7D5"/>
    <w:rsid w:val="00D35A0D"/>
    <w:rsid w:val="00D35A27"/>
    <w:rsid w:val="00D35CE7"/>
    <w:rsid w:val="00D360BE"/>
    <w:rsid w:val="00D361BE"/>
    <w:rsid w:val="00D363F2"/>
    <w:rsid w:val="00D3644C"/>
    <w:rsid w:val="00D36475"/>
    <w:rsid w:val="00D36491"/>
    <w:rsid w:val="00D365B0"/>
    <w:rsid w:val="00D365C9"/>
    <w:rsid w:val="00D3672B"/>
    <w:rsid w:val="00D36A28"/>
    <w:rsid w:val="00D36A5E"/>
    <w:rsid w:val="00D36D68"/>
    <w:rsid w:val="00D36E83"/>
    <w:rsid w:val="00D36EFE"/>
    <w:rsid w:val="00D37619"/>
    <w:rsid w:val="00D377A8"/>
    <w:rsid w:val="00D3780D"/>
    <w:rsid w:val="00D37B0D"/>
    <w:rsid w:val="00D37D91"/>
    <w:rsid w:val="00D37E1E"/>
    <w:rsid w:val="00D401A1"/>
    <w:rsid w:val="00D40430"/>
    <w:rsid w:val="00D4043D"/>
    <w:rsid w:val="00D4051E"/>
    <w:rsid w:val="00D40737"/>
    <w:rsid w:val="00D407DC"/>
    <w:rsid w:val="00D408B6"/>
    <w:rsid w:val="00D40926"/>
    <w:rsid w:val="00D4096D"/>
    <w:rsid w:val="00D40B95"/>
    <w:rsid w:val="00D40DE3"/>
    <w:rsid w:val="00D41080"/>
    <w:rsid w:val="00D411FC"/>
    <w:rsid w:val="00D413C4"/>
    <w:rsid w:val="00D41567"/>
    <w:rsid w:val="00D4158A"/>
    <w:rsid w:val="00D4170F"/>
    <w:rsid w:val="00D41778"/>
    <w:rsid w:val="00D41CB0"/>
    <w:rsid w:val="00D41E76"/>
    <w:rsid w:val="00D41F04"/>
    <w:rsid w:val="00D42228"/>
    <w:rsid w:val="00D422C1"/>
    <w:rsid w:val="00D4255F"/>
    <w:rsid w:val="00D42670"/>
    <w:rsid w:val="00D4290C"/>
    <w:rsid w:val="00D42959"/>
    <w:rsid w:val="00D42968"/>
    <w:rsid w:val="00D42EBA"/>
    <w:rsid w:val="00D42F18"/>
    <w:rsid w:val="00D430F2"/>
    <w:rsid w:val="00D43455"/>
    <w:rsid w:val="00D434CA"/>
    <w:rsid w:val="00D434CD"/>
    <w:rsid w:val="00D43789"/>
    <w:rsid w:val="00D43F04"/>
    <w:rsid w:val="00D4430F"/>
    <w:rsid w:val="00D443E6"/>
    <w:rsid w:val="00D44728"/>
    <w:rsid w:val="00D448C1"/>
    <w:rsid w:val="00D44CF4"/>
    <w:rsid w:val="00D44F22"/>
    <w:rsid w:val="00D45021"/>
    <w:rsid w:val="00D454D2"/>
    <w:rsid w:val="00D45615"/>
    <w:rsid w:val="00D45640"/>
    <w:rsid w:val="00D456BD"/>
    <w:rsid w:val="00D45AF4"/>
    <w:rsid w:val="00D45B66"/>
    <w:rsid w:val="00D45C81"/>
    <w:rsid w:val="00D45D41"/>
    <w:rsid w:val="00D45ECA"/>
    <w:rsid w:val="00D45FB7"/>
    <w:rsid w:val="00D45FFE"/>
    <w:rsid w:val="00D460E7"/>
    <w:rsid w:val="00D46230"/>
    <w:rsid w:val="00D462DB"/>
    <w:rsid w:val="00D462DC"/>
    <w:rsid w:val="00D46791"/>
    <w:rsid w:val="00D46884"/>
    <w:rsid w:val="00D469B8"/>
    <w:rsid w:val="00D46A59"/>
    <w:rsid w:val="00D46ADE"/>
    <w:rsid w:val="00D46DA0"/>
    <w:rsid w:val="00D46FC3"/>
    <w:rsid w:val="00D473EB"/>
    <w:rsid w:val="00D475B4"/>
    <w:rsid w:val="00D4775C"/>
    <w:rsid w:val="00D4779A"/>
    <w:rsid w:val="00D47B3E"/>
    <w:rsid w:val="00D50310"/>
    <w:rsid w:val="00D5041B"/>
    <w:rsid w:val="00D5067C"/>
    <w:rsid w:val="00D507C6"/>
    <w:rsid w:val="00D50967"/>
    <w:rsid w:val="00D50DB6"/>
    <w:rsid w:val="00D50FCD"/>
    <w:rsid w:val="00D510EA"/>
    <w:rsid w:val="00D51364"/>
    <w:rsid w:val="00D513F7"/>
    <w:rsid w:val="00D51880"/>
    <w:rsid w:val="00D51C68"/>
    <w:rsid w:val="00D51CF9"/>
    <w:rsid w:val="00D51DF7"/>
    <w:rsid w:val="00D51E79"/>
    <w:rsid w:val="00D51F00"/>
    <w:rsid w:val="00D5202B"/>
    <w:rsid w:val="00D52077"/>
    <w:rsid w:val="00D5218C"/>
    <w:rsid w:val="00D525F7"/>
    <w:rsid w:val="00D52645"/>
    <w:rsid w:val="00D52738"/>
    <w:rsid w:val="00D528EA"/>
    <w:rsid w:val="00D5291C"/>
    <w:rsid w:val="00D52A74"/>
    <w:rsid w:val="00D52B95"/>
    <w:rsid w:val="00D52BC6"/>
    <w:rsid w:val="00D52D9A"/>
    <w:rsid w:val="00D52DB5"/>
    <w:rsid w:val="00D52DEA"/>
    <w:rsid w:val="00D52EC6"/>
    <w:rsid w:val="00D52EF5"/>
    <w:rsid w:val="00D530C2"/>
    <w:rsid w:val="00D5351A"/>
    <w:rsid w:val="00D5353B"/>
    <w:rsid w:val="00D53555"/>
    <w:rsid w:val="00D53839"/>
    <w:rsid w:val="00D53C9D"/>
    <w:rsid w:val="00D53D33"/>
    <w:rsid w:val="00D53F01"/>
    <w:rsid w:val="00D54057"/>
    <w:rsid w:val="00D5426C"/>
    <w:rsid w:val="00D54458"/>
    <w:rsid w:val="00D54667"/>
    <w:rsid w:val="00D5487A"/>
    <w:rsid w:val="00D54B1F"/>
    <w:rsid w:val="00D54E46"/>
    <w:rsid w:val="00D5511F"/>
    <w:rsid w:val="00D55250"/>
    <w:rsid w:val="00D553A0"/>
    <w:rsid w:val="00D553E2"/>
    <w:rsid w:val="00D556DE"/>
    <w:rsid w:val="00D556FA"/>
    <w:rsid w:val="00D5586E"/>
    <w:rsid w:val="00D55B6D"/>
    <w:rsid w:val="00D55E69"/>
    <w:rsid w:val="00D55EC4"/>
    <w:rsid w:val="00D56080"/>
    <w:rsid w:val="00D56737"/>
    <w:rsid w:val="00D567DE"/>
    <w:rsid w:val="00D5699E"/>
    <w:rsid w:val="00D56D48"/>
    <w:rsid w:val="00D56D6E"/>
    <w:rsid w:val="00D56FB2"/>
    <w:rsid w:val="00D5728D"/>
    <w:rsid w:val="00D576F2"/>
    <w:rsid w:val="00D578E1"/>
    <w:rsid w:val="00D5793B"/>
    <w:rsid w:val="00D5793E"/>
    <w:rsid w:val="00D579C4"/>
    <w:rsid w:val="00D579E3"/>
    <w:rsid w:val="00D57AB0"/>
    <w:rsid w:val="00D57AF5"/>
    <w:rsid w:val="00D57B5E"/>
    <w:rsid w:val="00D57DFE"/>
    <w:rsid w:val="00D57E2E"/>
    <w:rsid w:val="00D57E3D"/>
    <w:rsid w:val="00D60222"/>
    <w:rsid w:val="00D6035D"/>
    <w:rsid w:val="00D60538"/>
    <w:rsid w:val="00D60554"/>
    <w:rsid w:val="00D605C5"/>
    <w:rsid w:val="00D6060C"/>
    <w:rsid w:val="00D6062D"/>
    <w:rsid w:val="00D60651"/>
    <w:rsid w:val="00D60823"/>
    <w:rsid w:val="00D6091C"/>
    <w:rsid w:val="00D60929"/>
    <w:rsid w:val="00D609AF"/>
    <w:rsid w:val="00D60A04"/>
    <w:rsid w:val="00D60D0F"/>
    <w:rsid w:val="00D60E1D"/>
    <w:rsid w:val="00D60F07"/>
    <w:rsid w:val="00D610D1"/>
    <w:rsid w:val="00D6114D"/>
    <w:rsid w:val="00D6133D"/>
    <w:rsid w:val="00D61354"/>
    <w:rsid w:val="00D61578"/>
    <w:rsid w:val="00D61C9E"/>
    <w:rsid w:val="00D61EB1"/>
    <w:rsid w:val="00D61EBB"/>
    <w:rsid w:val="00D61ED5"/>
    <w:rsid w:val="00D61F51"/>
    <w:rsid w:val="00D6209D"/>
    <w:rsid w:val="00D62743"/>
    <w:rsid w:val="00D6282C"/>
    <w:rsid w:val="00D62ABB"/>
    <w:rsid w:val="00D62C9A"/>
    <w:rsid w:val="00D62D20"/>
    <w:rsid w:val="00D62EAB"/>
    <w:rsid w:val="00D63456"/>
    <w:rsid w:val="00D6349C"/>
    <w:rsid w:val="00D634C2"/>
    <w:rsid w:val="00D63710"/>
    <w:rsid w:val="00D63769"/>
    <w:rsid w:val="00D63A62"/>
    <w:rsid w:val="00D63AE7"/>
    <w:rsid w:val="00D63C85"/>
    <w:rsid w:val="00D64090"/>
    <w:rsid w:val="00D6415A"/>
    <w:rsid w:val="00D644E9"/>
    <w:rsid w:val="00D64999"/>
    <w:rsid w:val="00D64A37"/>
    <w:rsid w:val="00D64C6C"/>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5E6B"/>
    <w:rsid w:val="00D65F28"/>
    <w:rsid w:val="00D660D7"/>
    <w:rsid w:val="00D6615A"/>
    <w:rsid w:val="00D662AB"/>
    <w:rsid w:val="00D6642E"/>
    <w:rsid w:val="00D66448"/>
    <w:rsid w:val="00D66594"/>
    <w:rsid w:val="00D66666"/>
    <w:rsid w:val="00D666BE"/>
    <w:rsid w:val="00D6678A"/>
    <w:rsid w:val="00D66872"/>
    <w:rsid w:val="00D66939"/>
    <w:rsid w:val="00D66BBA"/>
    <w:rsid w:val="00D67037"/>
    <w:rsid w:val="00D67125"/>
    <w:rsid w:val="00D67311"/>
    <w:rsid w:val="00D67684"/>
    <w:rsid w:val="00D67826"/>
    <w:rsid w:val="00D67861"/>
    <w:rsid w:val="00D67879"/>
    <w:rsid w:val="00D678FE"/>
    <w:rsid w:val="00D67A33"/>
    <w:rsid w:val="00D67AE8"/>
    <w:rsid w:val="00D67B3F"/>
    <w:rsid w:val="00D67C6C"/>
    <w:rsid w:val="00D67E60"/>
    <w:rsid w:val="00D702E8"/>
    <w:rsid w:val="00D70609"/>
    <w:rsid w:val="00D7076A"/>
    <w:rsid w:val="00D708B2"/>
    <w:rsid w:val="00D70D75"/>
    <w:rsid w:val="00D70DE3"/>
    <w:rsid w:val="00D71081"/>
    <w:rsid w:val="00D712AE"/>
    <w:rsid w:val="00D712D3"/>
    <w:rsid w:val="00D715D6"/>
    <w:rsid w:val="00D716C5"/>
    <w:rsid w:val="00D716D9"/>
    <w:rsid w:val="00D71D52"/>
    <w:rsid w:val="00D71E47"/>
    <w:rsid w:val="00D71EF1"/>
    <w:rsid w:val="00D721EB"/>
    <w:rsid w:val="00D7236F"/>
    <w:rsid w:val="00D72535"/>
    <w:rsid w:val="00D726D1"/>
    <w:rsid w:val="00D7290D"/>
    <w:rsid w:val="00D72B59"/>
    <w:rsid w:val="00D72CDA"/>
    <w:rsid w:val="00D72F12"/>
    <w:rsid w:val="00D72FCE"/>
    <w:rsid w:val="00D7306B"/>
    <w:rsid w:val="00D73072"/>
    <w:rsid w:val="00D7325D"/>
    <w:rsid w:val="00D73300"/>
    <w:rsid w:val="00D7330F"/>
    <w:rsid w:val="00D7333C"/>
    <w:rsid w:val="00D7347F"/>
    <w:rsid w:val="00D735BE"/>
    <w:rsid w:val="00D73709"/>
    <w:rsid w:val="00D738F4"/>
    <w:rsid w:val="00D7397E"/>
    <w:rsid w:val="00D73A06"/>
    <w:rsid w:val="00D73A9F"/>
    <w:rsid w:val="00D73D3C"/>
    <w:rsid w:val="00D73E30"/>
    <w:rsid w:val="00D742E8"/>
    <w:rsid w:val="00D7469F"/>
    <w:rsid w:val="00D748E2"/>
    <w:rsid w:val="00D7494A"/>
    <w:rsid w:val="00D74B71"/>
    <w:rsid w:val="00D74D07"/>
    <w:rsid w:val="00D74DFF"/>
    <w:rsid w:val="00D75178"/>
    <w:rsid w:val="00D75256"/>
    <w:rsid w:val="00D752ED"/>
    <w:rsid w:val="00D755E0"/>
    <w:rsid w:val="00D757AA"/>
    <w:rsid w:val="00D758AD"/>
    <w:rsid w:val="00D75BEC"/>
    <w:rsid w:val="00D760F2"/>
    <w:rsid w:val="00D761B4"/>
    <w:rsid w:val="00D76241"/>
    <w:rsid w:val="00D7636E"/>
    <w:rsid w:val="00D76466"/>
    <w:rsid w:val="00D764E3"/>
    <w:rsid w:val="00D7651C"/>
    <w:rsid w:val="00D765BD"/>
    <w:rsid w:val="00D76849"/>
    <w:rsid w:val="00D7688C"/>
    <w:rsid w:val="00D769F1"/>
    <w:rsid w:val="00D76A5B"/>
    <w:rsid w:val="00D76AAC"/>
    <w:rsid w:val="00D77264"/>
    <w:rsid w:val="00D77317"/>
    <w:rsid w:val="00D77420"/>
    <w:rsid w:val="00D77AC1"/>
    <w:rsid w:val="00D77C51"/>
    <w:rsid w:val="00D77E21"/>
    <w:rsid w:val="00D77F68"/>
    <w:rsid w:val="00D80267"/>
    <w:rsid w:val="00D80CEB"/>
    <w:rsid w:val="00D80F34"/>
    <w:rsid w:val="00D80FB6"/>
    <w:rsid w:val="00D81127"/>
    <w:rsid w:val="00D8112E"/>
    <w:rsid w:val="00D813F7"/>
    <w:rsid w:val="00D81532"/>
    <w:rsid w:val="00D815E0"/>
    <w:rsid w:val="00D81845"/>
    <w:rsid w:val="00D81B4C"/>
    <w:rsid w:val="00D81D21"/>
    <w:rsid w:val="00D81D2E"/>
    <w:rsid w:val="00D81DE6"/>
    <w:rsid w:val="00D81F0F"/>
    <w:rsid w:val="00D81FDF"/>
    <w:rsid w:val="00D81FF3"/>
    <w:rsid w:val="00D82071"/>
    <w:rsid w:val="00D820BD"/>
    <w:rsid w:val="00D82207"/>
    <w:rsid w:val="00D82216"/>
    <w:rsid w:val="00D8237B"/>
    <w:rsid w:val="00D82591"/>
    <w:rsid w:val="00D826D9"/>
    <w:rsid w:val="00D828C8"/>
    <w:rsid w:val="00D82A43"/>
    <w:rsid w:val="00D82A9C"/>
    <w:rsid w:val="00D82B05"/>
    <w:rsid w:val="00D82CBE"/>
    <w:rsid w:val="00D82ECC"/>
    <w:rsid w:val="00D831CA"/>
    <w:rsid w:val="00D8328B"/>
    <w:rsid w:val="00D836D9"/>
    <w:rsid w:val="00D83839"/>
    <w:rsid w:val="00D83925"/>
    <w:rsid w:val="00D83999"/>
    <w:rsid w:val="00D83B4B"/>
    <w:rsid w:val="00D83C1D"/>
    <w:rsid w:val="00D83E2F"/>
    <w:rsid w:val="00D84157"/>
    <w:rsid w:val="00D84546"/>
    <w:rsid w:val="00D8456B"/>
    <w:rsid w:val="00D8466B"/>
    <w:rsid w:val="00D84764"/>
    <w:rsid w:val="00D8481A"/>
    <w:rsid w:val="00D8485D"/>
    <w:rsid w:val="00D848CF"/>
    <w:rsid w:val="00D84B19"/>
    <w:rsid w:val="00D84B69"/>
    <w:rsid w:val="00D84B75"/>
    <w:rsid w:val="00D84C4B"/>
    <w:rsid w:val="00D84D8A"/>
    <w:rsid w:val="00D84F96"/>
    <w:rsid w:val="00D84FA8"/>
    <w:rsid w:val="00D85087"/>
    <w:rsid w:val="00D8509E"/>
    <w:rsid w:val="00D8511B"/>
    <w:rsid w:val="00D85289"/>
    <w:rsid w:val="00D8530F"/>
    <w:rsid w:val="00D85482"/>
    <w:rsid w:val="00D857B9"/>
    <w:rsid w:val="00D85938"/>
    <w:rsid w:val="00D8595F"/>
    <w:rsid w:val="00D85B8D"/>
    <w:rsid w:val="00D85BB1"/>
    <w:rsid w:val="00D85BE1"/>
    <w:rsid w:val="00D85C54"/>
    <w:rsid w:val="00D85F02"/>
    <w:rsid w:val="00D85F85"/>
    <w:rsid w:val="00D8615D"/>
    <w:rsid w:val="00D864C3"/>
    <w:rsid w:val="00D86549"/>
    <w:rsid w:val="00D866A9"/>
    <w:rsid w:val="00D867BD"/>
    <w:rsid w:val="00D869D9"/>
    <w:rsid w:val="00D86A6D"/>
    <w:rsid w:val="00D86D8A"/>
    <w:rsid w:val="00D86DC5"/>
    <w:rsid w:val="00D86E79"/>
    <w:rsid w:val="00D86E8E"/>
    <w:rsid w:val="00D870CA"/>
    <w:rsid w:val="00D8761D"/>
    <w:rsid w:val="00D87626"/>
    <w:rsid w:val="00D87678"/>
    <w:rsid w:val="00D87873"/>
    <w:rsid w:val="00D8792F"/>
    <w:rsid w:val="00D87FEC"/>
    <w:rsid w:val="00D9021F"/>
    <w:rsid w:val="00D904DB"/>
    <w:rsid w:val="00D90552"/>
    <w:rsid w:val="00D90647"/>
    <w:rsid w:val="00D907B7"/>
    <w:rsid w:val="00D90CF8"/>
    <w:rsid w:val="00D90F10"/>
    <w:rsid w:val="00D90F42"/>
    <w:rsid w:val="00D90FEB"/>
    <w:rsid w:val="00D9108D"/>
    <w:rsid w:val="00D911CF"/>
    <w:rsid w:val="00D91242"/>
    <w:rsid w:val="00D913FF"/>
    <w:rsid w:val="00D915EC"/>
    <w:rsid w:val="00D91862"/>
    <w:rsid w:val="00D91BBE"/>
    <w:rsid w:val="00D91BE4"/>
    <w:rsid w:val="00D91D1D"/>
    <w:rsid w:val="00D91F28"/>
    <w:rsid w:val="00D9210A"/>
    <w:rsid w:val="00D9223A"/>
    <w:rsid w:val="00D92436"/>
    <w:rsid w:val="00D924B8"/>
    <w:rsid w:val="00D924FD"/>
    <w:rsid w:val="00D9252D"/>
    <w:rsid w:val="00D92550"/>
    <w:rsid w:val="00D9275C"/>
    <w:rsid w:val="00D92776"/>
    <w:rsid w:val="00D927A6"/>
    <w:rsid w:val="00D9286A"/>
    <w:rsid w:val="00D92982"/>
    <w:rsid w:val="00D92AF2"/>
    <w:rsid w:val="00D92C1D"/>
    <w:rsid w:val="00D92E8B"/>
    <w:rsid w:val="00D9316A"/>
    <w:rsid w:val="00D931F9"/>
    <w:rsid w:val="00D93333"/>
    <w:rsid w:val="00D93391"/>
    <w:rsid w:val="00D93548"/>
    <w:rsid w:val="00D937DD"/>
    <w:rsid w:val="00D93916"/>
    <w:rsid w:val="00D93918"/>
    <w:rsid w:val="00D93C21"/>
    <w:rsid w:val="00D93DCB"/>
    <w:rsid w:val="00D93E7B"/>
    <w:rsid w:val="00D93E84"/>
    <w:rsid w:val="00D93E88"/>
    <w:rsid w:val="00D93EF6"/>
    <w:rsid w:val="00D93F2F"/>
    <w:rsid w:val="00D940B9"/>
    <w:rsid w:val="00D940BA"/>
    <w:rsid w:val="00D942E7"/>
    <w:rsid w:val="00D94333"/>
    <w:rsid w:val="00D94433"/>
    <w:rsid w:val="00D944AF"/>
    <w:rsid w:val="00D9467C"/>
    <w:rsid w:val="00D9497C"/>
    <w:rsid w:val="00D94AAB"/>
    <w:rsid w:val="00D94C0D"/>
    <w:rsid w:val="00D94CB4"/>
    <w:rsid w:val="00D94D87"/>
    <w:rsid w:val="00D94DAB"/>
    <w:rsid w:val="00D950D0"/>
    <w:rsid w:val="00D95216"/>
    <w:rsid w:val="00D9528D"/>
    <w:rsid w:val="00D954B8"/>
    <w:rsid w:val="00D95805"/>
    <w:rsid w:val="00D95893"/>
    <w:rsid w:val="00D958EA"/>
    <w:rsid w:val="00D958FF"/>
    <w:rsid w:val="00D95CF1"/>
    <w:rsid w:val="00D95EC5"/>
    <w:rsid w:val="00D960CF"/>
    <w:rsid w:val="00D9660B"/>
    <w:rsid w:val="00D96811"/>
    <w:rsid w:val="00D96CB2"/>
    <w:rsid w:val="00D96DFA"/>
    <w:rsid w:val="00D96FD8"/>
    <w:rsid w:val="00D96FDD"/>
    <w:rsid w:val="00D9708C"/>
    <w:rsid w:val="00D970DE"/>
    <w:rsid w:val="00D971B6"/>
    <w:rsid w:val="00D973BA"/>
    <w:rsid w:val="00D9759C"/>
    <w:rsid w:val="00D977F4"/>
    <w:rsid w:val="00D9797E"/>
    <w:rsid w:val="00D97A16"/>
    <w:rsid w:val="00D97D9F"/>
    <w:rsid w:val="00D97F38"/>
    <w:rsid w:val="00DA0028"/>
    <w:rsid w:val="00DA0379"/>
    <w:rsid w:val="00DA04BF"/>
    <w:rsid w:val="00DA0620"/>
    <w:rsid w:val="00DA0701"/>
    <w:rsid w:val="00DA0A93"/>
    <w:rsid w:val="00DA0C93"/>
    <w:rsid w:val="00DA0F4E"/>
    <w:rsid w:val="00DA11BB"/>
    <w:rsid w:val="00DA127C"/>
    <w:rsid w:val="00DA15B3"/>
    <w:rsid w:val="00DA16BE"/>
    <w:rsid w:val="00DA190B"/>
    <w:rsid w:val="00DA19CC"/>
    <w:rsid w:val="00DA1A8B"/>
    <w:rsid w:val="00DA1F81"/>
    <w:rsid w:val="00DA1FDA"/>
    <w:rsid w:val="00DA205D"/>
    <w:rsid w:val="00DA217E"/>
    <w:rsid w:val="00DA22AA"/>
    <w:rsid w:val="00DA22E7"/>
    <w:rsid w:val="00DA2A40"/>
    <w:rsid w:val="00DA2C8E"/>
    <w:rsid w:val="00DA2F7A"/>
    <w:rsid w:val="00DA2FD9"/>
    <w:rsid w:val="00DA3029"/>
    <w:rsid w:val="00DA3170"/>
    <w:rsid w:val="00DA32C4"/>
    <w:rsid w:val="00DA33A5"/>
    <w:rsid w:val="00DA3795"/>
    <w:rsid w:val="00DA3836"/>
    <w:rsid w:val="00DA39C9"/>
    <w:rsid w:val="00DA3ADD"/>
    <w:rsid w:val="00DA3C60"/>
    <w:rsid w:val="00DA3E4F"/>
    <w:rsid w:val="00DA3E5D"/>
    <w:rsid w:val="00DA4251"/>
    <w:rsid w:val="00DA434A"/>
    <w:rsid w:val="00DA44B4"/>
    <w:rsid w:val="00DA45CB"/>
    <w:rsid w:val="00DA4684"/>
    <w:rsid w:val="00DA47CC"/>
    <w:rsid w:val="00DA49AE"/>
    <w:rsid w:val="00DA49B5"/>
    <w:rsid w:val="00DA4C64"/>
    <w:rsid w:val="00DA4D3C"/>
    <w:rsid w:val="00DA4DF6"/>
    <w:rsid w:val="00DA4F1E"/>
    <w:rsid w:val="00DA4F62"/>
    <w:rsid w:val="00DA4FC1"/>
    <w:rsid w:val="00DA50B3"/>
    <w:rsid w:val="00DA5167"/>
    <w:rsid w:val="00DA520B"/>
    <w:rsid w:val="00DA52CC"/>
    <w:rsid w:val="00DA547A"/>
    <w:rsid w:val="00DA5585"/>
    <w:rsid w:val="00DA572C"/>
    <w:rsid w:val="00DA58A4"/>
    <w:rsid w:val="00DA58D2"/>
    <w:rsid w:val="00DA5968"/>
    <w:rsid w:val="00DA5AD0"/>
    <w:rsid w:val="00DA5B47"/>
    <w:rsid w:val="00DA5BD4"/>
    <w:rsid w:val="00DA5DE1"/>
    <w:rsid w:val="00DA5EB1"/>
    <w:rsid w:val="00DA6093"/>
    <w:rsid w:val="00DA612E"/>
    <w:rsid w:val="00DA641E"/>
    <w:rsid w:val="00DA6571"/>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1A7"/>
    <w:rsid w:val="00DB1238"/>
    <w:rsid w:val="00DB14E2"/>
    <w:rsid w:val="00DB187A"/>
    <w:rsid w:val="00DB19CD"/>
    <w:rsid w:val="00DB1BC5"/>
    <w:rsid w:val="00DB1CEB"/>
    <w:rsid w:val="00DB20D3"/>
    <w:rsid w:val="00DB21DF"/>
    <w:rsid w:val="00DB221A"/>
    <w:rsid w:val="00DB2337"/>
    <w:rsid w:val="00DB236F"/>
    <w:rsid w:val="00DB26BF"/>
    <w:rsid w:val="00DB2C59"/>
    <w:rsid w:val="00DB2CA0"/>
    <w:rsid w:val="00DB3151"/>
    <w:rsid w:val="00DB3199"/>
    <w:rsid w:val="00DB32F7"/>
    <w:rsid w:val="00DB35F0"/>
    <w:rsid w:val="00DB35FC"/>
    <w:rsid w:val="00DB3722"/>
    <w:rsid w:val="00DB393D"/>
    <w:rsid w:val="00DB3A44"/>
    <w:rsid w:val="00DB3AAB"/>
    <w:rsid w:val="00DB3BA8"/>
    <w:rsid w:val="00DB3BDC"/>
    <w:rsid w:val="00DB415D"/>
    <w:rsid w:val="00DB42A9"/>
    <w:rsid w:val="00DB450D"/>
    <w:rsid w:val="00DB4527"/>
    <w:rsid w:val="00DB4534"/>
    <w:rsid w:val="00DB4773"/>
    <w:rsid w:val="00DB48DA"/>
    <w:rsid w:val="00DB4AC1"/>
    <w:rsid w:val="00DB4AD8"/>
    <w:rsid w:val="00DB4AE6"/>
    <w:rsid w:val="00DB4B6E"/>
    <w:rsid w:val="00DB4C5A"/>
    <w:rsid w:val="00DB4E41"/>
    <w:rsid w:val="00DB4E92"/>
    <w:rsid w:val="00DB50D2"/>
    <w:rsid w:val="00DB518F"/>
    <w:rsid w:val="00DB5193"/>
    <w:rsid w:val="00DB5444"/>
    <w:rsid w:val="00DB5445"/>
    <w:rsid w:val="00DB5464"/>
    <w:rsid w:val="00DB556B"/>
    <w:rsid w:val="00DB587D"/>
    <w:rsid w:val="00DB5D79"/>
    <w:rsid w:val="00DB5E16"/>
    <w:rsid w:val="00DB5E2C"/>
    <w:rsid w:val="00DB5E82"/>
    <w:rsid w:val="00DB6116"/>
    <w:rsid w:val="00DB6142"/>
    <w:rsid w:val="00DB62B2"/>
    <w:rsid w:val="00DB63D5"/>
    <w:rsid w:val="00DB6490"/>
    <w:rsid w:val="00DB64B9"/>
    <w:rsid w:val="00DB65F1"/>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682"/>
    <w:rsid w:val="00DC0B33"/>
    <w:rsid w:val="00DC0C03"/>
    <w:rsid w:val="00DC0CE0"/>
    <w:rsid w:val="00DC0D2D"/>
    <w:rsid w:val="00DC0EC4"/>
    <w:rsid w:val="00DC0F87"/>
    <w:rsid w:val="00DC108C"/>
    <w:rsid w:val="00DC1437"/>
    <w:rsid w:val="00DC168F"/>
    <w:rsid w:val="00DC193A"/>
    <w:rsid w:val="00DC1B34"/>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06"/>
    <w:rsid w:val="00DC394A"/>
    <w:rsid w:val="00DC3A5A"/>
    <w:rsid w:val="00DC3C32"/>
    <w:rsid w:val="00DC43BF"/>
    <w:rsid w:val="00DC4591"/>
    <w:rsid w:val="00DC4614"/>
    <w:rsid w:val="00DC4687"/>
    <w:rsid w:val="00DC46BB"/>
    <w:rsid w:val="00DC4862"/>
    <w:rsid w:val="00DC48F0"/>
    <w:rsid w:val="00DC4904"/>
    <w:rsid w:val="00DC4C27"/>
    <w:rsid w:val="00DC4E27"/>
    <w:rsid w:val="00DC5203"/>
    <w:rsid w:val="00DC53D0"/>
    <w:rsid w:val="00DC54CD"/>
    <w:rsid w:val="00DC579A"/>
    <w:rsid w:val="00DC59EC"/>
    <w:rsid w:val="00DC5AF1"/>
    <w:rsid w:val="00DC5C11"/>
    <w:rsid w:val="00DC5C52"/>
    <w:rsid w:val="00DC5CBC"/>
    <w:rsid w:val="00DC5E3D"/>
    <w:rsid w:val="00DC5EA2"/>
    <w:rsid w:val="00DC5EA8"/>
    <w:rsid w:val="00DC5FA0"/>
    <w:rsid w:val="00DC6142"/>
    <w:rsid w:val="00DC6934"/>
    <w:rsid w:val="00DC6949"/>
    <w:rsid w:val="00DC6BD8"/>
    <w:rsid w:val="00DC6D41"/>
    <w:rsid w:val="00DC6E2C"/>
    <w:rsid w:val="00DC6E6F"/>
    <w:rsid w:val="00DC72E2"/>
    <w:rsid w:val="00DC7594"/>
    <w:rsid w:val="00DC7724"/>
    <w:rsid w:val="00DC7837"/>
    <w:rsid w:val="00DC79AE"/>
    <w:rsid w:val="00DC79F9"/>
    <w:rsid w:val="00DC7BC2"/>
    <w:rsid w:val="00DC7E69"/>
    <w:rsid w:val="00DC7E6A"/>
    <w:rsid w:val="00DC7E97"/>
    <w:rsid w:val="00DC7FE8"/>
    <w:rsid w:val="00DD00C2"/>
    <w:rsid w:val="00DD0136"/>
    <w:rsid w:val="00DD01EC"/>
    <w:rsid w:val="00DD0450"/>
    <w:rsid w:val="00DD052C"/>
    <w:rsid w:val="00DD0621"/>
    <w:rsid w:val="00DD0658"/>
    <w:rsid w:val="00DD077E"/>
    <w:rsid w:val="00DD0814"/>
    <w:rsid w:val="00DD0A4D"/>
    <w:rsid w:val="00DD0C64"/>
    <w:rsid w:val="00DD0C99"/>
    <w:rsid w:val="00DD0D81"/>
    <w:rsid w:val="00DD0F69"/>
    <w:rsid w:val="00DD118D"/>
    <w:rsid w:val="00DD1253"/>
    <w:rsid w:val="00DD12A0"/>
    <w:rsid w:val="00DD1301"/>
    <w:rsid w:val="00DD1366"/>
    <w:rsid w:val="00DD147E"/>
    <w:rsid w:val="00DD16D8"/>
    <w:rsid w:val="00DD16EB"/>
    <w:rsid w:val="00DD186B"/>
    <w:rsid w:val="00DD187A"/>
    <w:rsid w:val="00DD189D"/>
    <w:rsid w:val="00DD1BED"/>
    <w:rsid w:val="00DD1EED"/>
    <w:rsid w:val="00DD1FA5"/>
    <w:rsid w:val="00DD1FD7"/>
    <w:rsid w:val="00DD1FFD"/>
    <w:rsid w:val="00DD2263"/>
    <w:rsid w:val="00DD2542"/>
    <w:rsid w:val="00DD2838"/>
    <w:rsid w:val="00DD2A74"/>
    <w:rsid w:val="00DD2C98"/>
    <w:rsid w:val="00DD2D79"/>
    <w:rsid w:val="00DD2E7A"/>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1FF"/>
    <w:rsid w:val="00DD4223"/>
    <w:rsid w:val="00DD435C"/>
    <w:rsid w:val="00DD45BF"/>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071"/>
    <w:rsid w:val="00DD70A5"/>
    <w:rsid w:val="00DD7368"/>
    <w:rsid w:val="00DD752B"/>
    <w:rsid w:val="00DD7655"/>
    <w:rsid w:val="00DD76BD"/>
    <w:rsid w:val="00DD7852"/>
    <w:rsid w:val="00DD785F"/>
    <w:rsid w:val="00DD78AC"/>
    <w:rsid w:val="00DD78DE"/>
    <w:rsid w:val="00DD7BF7"/>
    <w:rsid w:val="00DD7E41"/>
    <w:rsid w:val="00DD7E4A"/>
    <w:rsid w:val="00DE0027"/>
    <w:rsid w:val="00DE05A4"/>
    <w:rsid w:val="00DE0602"/>
    <w:rsid w:val="00DE093C"/>
    <w:rsid w:val="00DE0A09"/>
    <w:rsid w:val="00DE0C1F"/>
    <w:rsid w:val="00DE0E54"/>
    <w:rsid w:val="00DE12D1"/>
    <w:rsid w:val="00DE13A5"/>
    <w:rsid w:val="00DE14B5"/>
    <w:rsid w:val="00DE14F5"/>
    <w:rsid w:val="00DE1594"/>
    <w:rsid w:val="00DE169E"/>
    <w:rsid w:val="00DE1745"/>
    <w:rsid w:val="00DE191D"/>
    <w:rsid w:val="00DE1986"/>
    <w:rsid w:val="00DE1D15"/>
    <w:rsid w:val="00DE1D7C"/>
    <w:rsid w:val="00DE1DFB"/>
    <w:rsid w:val="00DE1E16"/>
    <w:rsid w:val="00DE1FB4"/>
    <w:rsid w:val="00DE2161"/>
    <w:rsid w:val="00DE21CA"/>
    <w:rsid w:val="00DE2220"/>
    <w:rsid w:val="00DE23CD"/>
    <w:rsid w:val="00DE2614"/>
    <w:rsid w:val="00DE2634"/>
    <w:rsid w:val="00DE265C"/>
    <w:rsid w:val="00DE28B5"/>
    <w:rsid w:val="00DE28B9"/>
    <w:rsid w:val="00DE29DA"/>
    <w:rsid w:val="00DE2BA6"/>
    <w:rsid w:val="00DE2E88"/>
    <w:rsid w:val="00DE2FE3"/>
    <w:rsid w:val="00DE31C9"/>
    <w:rsid w:val="00DE3277"/>
    <w:rsid w:val="00DE330B"/>
    <w:rsid w:val="00DE3531"/>
    <w:rsid w:val="00DE3644"/>
    <w:rsid w:val="00DE38E0"/>
    <w:rsid w:val="00DE3952"/>
    <w:rsid w:val="00DE3B82"/>
    <w:rsid w:val="00DE3D23"/>
    <w:rsid w:val="00DE3E00"/>
    <w:rsid w:val="00DE3E78"/>
    <w:rsid w:val="00DE3EB3"/>
    <w:rsid w:val="00DE3F82"/>
    <w:rsid w:val="00DE42B0"/>
    <w:rsid w:val="00DE49F8"/>
    <w:rsid w:val="00DE4AFD"/>
    <w:rsid w:val="00DE4D19"/>
    <w:rsid w:val="00DE4E1E"/>
    <w:rsid w:val="00DE4ECC"/>
    <w:rsid w:val="00DE4F40"/>
    <w:rsid w:val="00DE5265"/>
    <w:rsid w:val="00DE52EE"/>
    <w:rsid w:val="00DE5323"/>
    <w:rsid w:val="00DE5465"/>
    <w:rsid w:val="00DE5771"/>
    <w:rsid w:val="00DE5AC8"/>
    <w:rsid w:val="00DE5ADB"/>
    <w:rsid w:val="00DE5FCF"/>
    <w:rsid w:val="00DE6006"/>
    <w:rsid w:val="00DE600A"/>
    <w:rsid w:val="00DE65A4"/>
    <w:rsid w:val="00DE6711"/>
    <w:rsid w:val="00DE67CB"/>
    <w:rsid w:val="00DE69E0"/>
    <w:rsid w:val="00DE6A35"/>
    <w:rsid w:val="00DE6A3A"/>
    <w:rsid w:val="00DE6BB3"/>
    <w:rsid w:val="00DE6BDC"/>
    <w:rsid w:val="00DE6CC4"/>
    <w:rsid w:val="00DE6DBD"/>
    <w:rsid w:val="00DE6F7C"/>
    <w:rsid w:val="00DE6FB7"/>
    <w:rsid w:val="00DE704B"/>
    <w:rsid w:val="00DE70D9"/>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36"/>
    <w:rsid w:val="00DF06B4"/>
    <w:rsid w:val="00DF074B"/>
    <w:rsid w:val="00DF0750"/>
    <w:rsid w:val="00DF07BE"/>
    <w:rsid w:val="00DF081E"/>
    <w:rsid w:val="00DF086A"/>
    <w:rsid w:val="00DF09DA"/>
    <w:rsid w:val="00DF0A27"/>
    <w:rsid w:val="00DF0A47"/>
    <w:rsid w:val="00DF0F28"/>
    <w:rsid w:val="00DF0F2D"/>
    <w:rsid w:val="00DF0FFD"/>
    <w:rsid w:val="00DF1278"/>
    <w:rsid w:val="00DF12C2"/>
    <w:rsid w:val="00DF13A4"/>
    <w:rsid w:val="00DF13EF"/>
    <w:rsid w:val="00DF14CB"/>
    <w:rsid w:val="00DF150E"/>
    <w:rsid w:val="00DF15EB"/>
    <w:rsid w:val="00DF1964"/>
    <w:rsid w:val="00DF1DA5"/>
    <w:rsid w:val="00DF2761"/>
    <w:rsid w:val="00DF28C2"/>
    <w:rsid w:val="00DF2A29"/>
    <w:rsid w:val="00DF2AAA"/>
    <w:rsid w:val="00DF2D53"/>
    <w:rsid w:val="00DF2E4E"/>
    <w:rsid w:val="00DF2E76"/>
    <w:rsid w:val="00DF3249"/>
    <w:rsid w:val="00DF32A0"/>
    <w:rsid w:val="00DF3321"/>
    <w:rsid w:val="00DF39DF"/>
    <w:rsid w:val="00DF39E0"/>
    <w:rsid w:val="00DF3B59"/>
    <w:rsid w:val="00DF3E60"/>
    <w:rsid w:val="00DF3F7D"/>
    <w:rsid w:val="00DF4234"/>
    <w:rsid w:val="00DF4380"/>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AAE"/>
    <w:rsid w:val="00DF5AE1"/>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6EFA"/>
    <w:rsid w:val="00DF7156"/>
    <w:rsid w:val="00DF720B"/>
    <w:rsid w:val="00DF72B1"/>
    <w:rsid w:val="00DF72D8"/>
    <w:rsid w:val="00DF736A"/>
    <w:rsid w:val="00DF74CC"/>
    <w:rsid w:val="00DF760F"/>
    <w:rsid w:val="00DF76E9"/>
    <w:rsid w:val="00DF7897"/>
    <w:rsid w:val="00DF7973"/>
    <w:rsid w:val="00DF7A6E"/>
    <w:rsid w:val="00DF7CC5"/>
    <w:rsid w:val="00DF7EE5"/>
    <w:rsid w:val="00DF7F94"/>
    <w:rsid w:val="00E00014"/>
    <w:rsid w:val="00E000B5"/>
    <w:rsid w:val="00E0010A"/>
    <w:rsid w:val="00E00263"/>
    <w:rsid w:val="00E0032E"/>
    <w:rsid w:val="00E005AA"/>
    <w:rsid w:val="00E00700"/>
    <w:rsid w:val="00E0071D"/>
    <w:rsid w:val="00E008A2"/>
    <w:rsid w:val="00E00AC1"/>
    <w:rsid w:val="00E00BDA"/>
    <w:rsid w:val="00E00C23"/>
    <w:rsid w:val="00E00C60"/>
    <w:rsid w:val="00E00CB6"/>
    <w:rsid w:val="00E00E37"/>
    <w:rsid w:val="00E00EA5"/>
    <w:rsid w:val="00E01331"/>
    <w:rsid w:val="00E01370"/>
    <w:rsid w:val="00E016CD"/>
    <w:rsid w:val="00E016DC"/>
    <w:rsid w:val="00E01711"/>
    <w:rsid w:val="00E019EE"/>
    <w:rsid w:val="00E01AE2"/>
    <w:rsid w:val="00E01C28"/>
    <w:rsid w:val="00E01D8C"/>
    <w:rsid w:val="00E01E12"/>
    <w:rsid w:val="00E01ED1"/>
    <w:rsid w:val="00E01FF4"/>
    <w:rsid w:val="00E02048"/>
    <w:rsid w:val="00E0204C"/>
    <w:rsid w:val="00E0213C"/>
    <w:rsid w:val="00E022E5"/>
    <w:rsid w:val="00E02439"/>
    <w:rsid w:val="00E02599"/>
    <w:rsid w:val="00E0273B"/>
    <w:rsid w:val="00E02A07"/>
    <w:rsid w:val="00E02AC3"/>
    <w:rsid w:val="00E02FDD"/>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9DC"/>
    <w:rsid w:val="00E04A3B"/>
    <w:rsid w:val="00E04B4C"/>
    <w:rsid w:val="00E04C7D"/>
    <w:rsid w:val="00E04E81"/>
    <w:rsid w:val="00E05086"/>
    <w:rsid w:val="00E05208"/>
    <w:rsid w:val="00E052D0"/>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87B"/>
    <w:rsid w:val="00E06AD0"/>
    <w:rsid w:val="00E06C37"/>
    <w:rsid w:val="00E071F1"/>
    <w:rsid w:val="00E07226"/>
    <w:rsid w:val="00E074C3"/>
    <w:rsid w:val="00E07590"/>
    <w:rsid w:val="00E07BBF"/>
    <w:rsid w:val="00E10090"/>
    <w:rsid w:val="00E101E0"/>
    <w:rsid w:val="00E10208"/>
    <w:rsid w:val="00E10230"/>
    <w:rsid w:val="00E103AC"/>
    <w:rsid w:val="00E103FB"/>
    <w:rsid w:val="00E10417"/>
    <w:rsid w:val="00E10450"/>
    <w:rsid w:val="00E1047A"/>
    <w:rsid w:val="00E10761"/>
    <w:rsid w:val="00E10EED"/>
    <w:rsid w:val="00E110A1"/>
    <w:rsid w:val="00E111A3"/>
    <w:rsid w:val="00E114C2"/>
    <w:rsid w:val="00E114CD"/>
    <w:rsid w:val="00E11743"/>
    <w:rsid w:val="00E1176B"/>
    <w:rsid w:val="00E119EA"/>
    <w:rsid w:val="00E11BD3"/>
    <w:rsid w:val="00E11D30"/>
    <w:rsid w:val="00E11D7F"/>
    <w:rsid w:val="00E123AE"/>
    <w:rsid w:val="00E124D9"/>
    <w:rsid w:val="00E12C32"/>
    <w:rsid w:val="00E13212"/>
    <w:rsid w:val="00E135EA"/>
    <w:rsid w:val="00E1383F"/>
    <w:rsid w:val="00E13846"/>
    <w:rsid w:val="00E1391D"/>
    <w:rsid w:val="00E1393C"/>
    <w:rsid w:val="00E13A1A"/>
    <w:rsid w:val="00E13A41"/>
    <w:rsid w:val="00E13B38"/>
    <w:rsid w:val="00E13CE4"/>
    <w:rsid w:val="00E13CE6"/>
    <w:rsid w:val="00E13E06"/>
    <w:rsid w:val="00E13ED1"/>
    <w:rsid w:val="00E13FB6"/>
    <w:rsid w:val="00E14084"/>
    <w:rsid w:val="00E141C3"/>
    <w:rsid w:val="00E14382"/>
    <w:rsid w:val="00E14588"/>
    <w:rsid w:val="00E145C6"/>
    <w:rsid w:val="00E14C09"/>
    <w:rsid w:val="00E14C48"/>
    <w:rsid w:val="00E14F1C"/>
    <w:rsid w:val="00E151A0"/>
    <w:rsid w:val="00E15982"/>
    <w:rsid w:val="00E15A1A"/>
    <w:rsid w:val="00E15A94"/>
    <w:rsid w:val="00E15DE7"/>
    <w:rsid w:val="00E16069"/>
    <w:rsid w:val="00E1608C"/>
    <w:rsid w:val="00E16195"/>
    <w:rsid w:val="00E16312"/>
    <w:rsid w:val="00E163E0"/>
    <w:rsid w:val="00E1673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3CD"/>
    <w:rsid w:val="00E20414"/>
    <w:rsid w:val="00E20658"/>
    <w:rsid w:val="00E20807"/>
    <w:rsid w:val="00E20900"/>
    <w:rsid w:val="00E20A0F"/>
    <w:rsid w:val="00E20A12"/>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4A1"/>
    <w:rsid w:val="00E22624"/>
    <w:rsid w:val="00E2285F"/>
    <w:rsid w:val="00E22B24"/>
    <w:rsid w:val="00E22D66"/>
    <w:rsid w:val="00E22D91"/>
    <w:rsid w:val="00E22E5E"/>
    <w:rsid w:val="00E22F66"/>
    <w:rsid w:val="00E2311C"/>
    <w:rsid w:val="00E2350B"/>
    <w:rsid w:val="00E23B79"/>
    <w:rsid w:val="00E23D2F"/>
    <w:rsid w:val="00E23E5D"/>
    <w:rsid w:val="00E23EF5"/>
    <w:rsid w:val="00E23F73"/>
    <w:rsid w:val="00E23F82"/>
    <w:rsid w:val="00E240AF"/>
    <w:rsid w:val="00E240C5"/>
    <w:rsid w:val="00E246AC"/>
    <w:rsid w:val="00E24904"/>
    <w:rsid w:val="00E24A8B"/>
    <w:rsid w:val="00E24D8D"/>
    <w:rsid w:val="00E24EEE"/>
    <w:rsid w:val="00E2511F"/>
    <w:rsid w:val="00E2522A"/>
    <w:rsid w:val="00E2529C"/>
    <w:rsid w:val="00E2529E"/>
    <w:rsid w:val="00E25327"/>
    <w:rsid w:val="00E2538B"/>
    <w:rsid w:val="00E255B2"/>
    <w:rsid w:val="00E259BD"/>
    <w:rsid w:val="00E25A32"/>
    <w:rsid w:val="00E25E88"/>
    <w:rsid w:val="00E2603D"/>
    <w:rsid w:val="00E26150"/>
    <w:rsid w:val="00E26273"/>
    <w:rsid w:val="00E26504"/>
    <w:rsid w:val="00E2665E"/>
    <w:rsid w:val="00E26893"/>
    <w:rsid w:val="00E2693A"/>
    <w:rsid w:val="00E26A0A"/>
    <w:rsid w:val="00E26CD9"/>
    <w:rsid w:val="00E26E5C"/>
    <w:rsid w:val="00E26F71"/>
    <w:rsid w:val="00E27604"/>
    <w:rsid w:val="00E277A0"/>
    <w:rsid w:val="00E27889"/>
    <w:rsid w:val="00E27B93"/>
    <w:rsid w:val="00E27CED"/>
    <w:rsid w:val="00E30059"/>
    <w:rsid w:val="00E3015C"/>
    <w:rsid w:val="00E305A1"/>
    <w:rsid w:val="00E30714"/>
    <w:rsid w:val="00E30A4B"/>
    <w:rsid w:val="00E30B4C"/>
    <w:rsid w:val="00E30C65"/>
    <w:rsid w:val="00E30EE1"/>
    <w:rsid w:val="00E30F2A"/>
    <w:rsid w:val="00E30F8C"/>
    <w:rsid w:val="00E317CE"/>
    <w:rsid w:val="00E31868"/>
    <w:rsid w:val="00E3188C"/>
    <w:rsid w:val="00E31A44"/>
    <w:rsid w:val="00E31F75"/>
    <w:rsid w:val="00E325BE"/>
    <w:rsid w:val="00E32739"/>
    <w:rsid w:val="00E3277A"/>
    <w:rsid w:val="00E328AB"/>
    <w:rsid w:val="00E329DE"/>
    <w:rsid w:val="00E32A50"/>
    <w:rsid w:val="00E32A53"/>
    <w:rsid w:val="00E32B69"/>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9B7"/>
    <w:rsid w:val="00E34AE8"/>
    <w:rsid w:val="00E34E58"/>
    <w:rsid w:val="00E35297"/>
    <w:rsid w:val="00E352AC"/>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71"/>
    <w:rsid w:val="00E36785"/>
    <w:rsid w:val="00E368FA"/>
    <w:rsid w:val="00E36B69"/>
    <w:rsid w:val="00E36D05"/>
    <w:rsid w:val="00E36EFB"/>
    <w:rsid w:val="00E37100"/>
    <w:rsid w:val="00E374D5"/>
    <w:rsid w:val="00E37771"/>
    <w:rsid w:val="00E37983"/>
    <w:rsid w:val="00E379CD"/>
    <w:rsid w:val="00E37A7F"/>
    <w:rsid w:val="00E37AD1"/>
    <w:rsid w:val="00E37AD9"/>
    <w:rsid w:val="00E37B94"/>
    <w:rsid w:val="00E37DBE"/>
    <w:rsid w:val="00E37E33"/>
    <w:rsid w:val="00E402E1"/>
    <w:rsid w:val="00E402FB"/>
    <w:rsid w:val="00E403C3"/>
    <w:rsid w:val="00E40535"/>
    <w:rsid w:val="00E40548"/>
    <w:rsid w:val="00E40566"/>
    <w:rsid w:val="00E4073A"/>
    <w:rsid w:val="00E40894"/>
    <w:rsid w:val="00E408E4"/>
    <w:rsid w:val="00E409D8"/>
    <w:rsid w:val="00E40BE3"/>
    <w:rsid w:val="00E40D36"/>
    <w:rsid w:val="00E40D87"/>
    <w:rsid w:val="00E40E29"/>
    <w:rsid w:val="00E40E6B"/>
    <w:rsid w:val="00E40FD7"/>
    <w:rsid w:val="00E4112B"/>
    <w:rsid w:val="00E4121F"/>
    <w:rsid w:val="00E412B7"/>
    <w:rsid w:val="00E41371"/>
    <w:rsid w:val="00E413D0"/>
    <w:rsid w:val="00E41A4E"/>
    <w:rsid w:val="00E41AB6"/>
    <w:rsid w:val="00E41B63"/>
    <w:rsid w:val="00E41B7C"/>
    <w:rsid w:val="00E41DF8"/>
    <w:rsid w:val="00E41EA4"/>
    <w:rsid w:val="00E421FA"/>
    <w:rsid w:val="00E42317"/>
    <w:rsid w:val="00E4247F"/>
    <w:rsid w:val="00E42643"/>
    <w:rsid w:val="00E426C1"/>
    <w:rsid w:val="00E426C7"/>
    <w:rsid w:val="00E42A7F"/>
    <w:rsid w:val="00E42D25"/>
    <w:rsid w:val="00E43330"/>
    <w:rsid w:val="00E434C1"/>
    <w:rsid w:val="00E435F2"/>
    <w:rsid w:val="00E43768"/>
    <w:rsid w:val="00E43779"/>
    <w:rsid w:val="00E43C1E"/>
    <w:rsid w:val="00E43DB7"/>
    <w:rsid w:val="00E43E37"/>
    <w:rsid w:val="00E44253"/>
    <w:rsid w:val="00E445F9"/>
    <w:rsid w:val="00E44817"/>
    <w:rsid w:val="00E44B05"/>
    <w:rsid w:val="00E44E1A"/>
    <w:rsid w:val="00E44EA8"/>
    <w:rsid w:val="00E4507A"/>
    <w:rsid w:val="00E450E9"/>
    <w:rsid w:val="00E451CB"/>
    <w:rsid w:val="00E4535B"/>
    <w:rsid w:val="00E454F5"/>
    <w:rsid w:val="00E45581"/>
    <w:rsid w:val="00E4569D"/>
    <w:rsid w:val="00E4571C"/>
    <w:rsid w:val="00E45779"/>
    <w:rsid w:val="00E45787"/>
    <w:rsid w:val="00E45A80"/>
    <w:rsid w:val="00E45B12"/>
    <w:rsid w:val="00E45B1C"/>
    <w:rsid w:val="00E45C4F"/>
    <w:rsid w:val="00E45C75"/>
    <w:rsid w:val="00E45CD2"/>
    <w:rsid w:val="00E45E03"/>
    <w:rsid w:val="00E45E85"/>
    <w:rsid w:val="00E45F99"/>
    <w:rsid w:val="00E46073"/>
    <w:rsid w:val="00E462D3"/>
    <w:rsid w:val="00E46386"/>
    <w:rsid w:val="00E4640F"/>
    <w:rsid w:val="00E464B3"/>
    <w:rsid w:val="00E46616"/>
    <w:rsid w:val="00E46711"/>
    <w:rsid w:val="00E4678B"/>
    <w:rsid w:val="00E46F65"/>
    <w:rsid w:val="00E46F6A"/>
    <w:rsid w:val="00E4711F"/>
    <w:rsid w:val="00E4720E"/>
    <w:rsid w:val="00E47410"/>
    <w:rsid w:val="00E4742E"/>
    <w:rsid w:val="00E47563"/>
    <w:rsid w:val="00E47596"/>
    <w:rsid w:val="00E478F0"/>
    <w:rsid w:val="00E47964"/>
    <w:rsid w:val="00E502DA"/>
    <w:rsid w:val="00E503CA"/>
    <w:rsid w:val="00E5044B"/>
    <w:rsid w:val="00E507C8"/>
    <w:rsid w:val="00E50997"/>
    <w:rsid w:val="00E509A5"/>
    <w:rsid w:val="00E50A3E"/>
    <w:rsid w:val="00E512AB"/>
    <w:rsid w:val="00E51415"/>
    <w:rsid w:val="00E51752"/>
    <w:rsid w:val="00E517A5"/>
    <w:rsid w:val="00E51BB1"/>
    <w:rsid w:val="00E51C17"/>
    <w:rsid w:val="00E51C3E"/>
    <w:rsid w:val="00E51C54"/>
    <w:rsid w:val="00E51E78"/>
    <w:rsid w:val="00E52291"/>
    <w:rsid w:val="00E52532"/>
    <w:rsid w:val="00E5258F"/>
    <w:rsid w:val="00E5269C"/>
    <w:rsid w:val="00E52836"/>
    <w:rsid w:val="00E528FE"/>
    <w:rsid w:val="00E52A2E"/>
    <w:rsid w:val="00E52A73"/>
    <w:rsid w:val="00E52C06"/>
    <w:rsid w:val="00E52C37"/>
    <w:rsid w:val="00E52ED2"/>
    <w:rsid w:val="00E531A4"/>
    <w:rsid w:val="00E532C3"/>
    <w:rsid w:val="00E532E1"/>
    <w:rsid w:val="00E5347A"/>
    <w:rsid w:val="00E5364D"/>
    <w:rsid w:val="00E536B3"/>
    <w:rsid w:val="00E536CF"/>
    <w:rsid w:val="00E5395E"/>
    <w:rsid w:val="00E53D5A"/>
    <w:rsid w:val="00E53E4A"/>
    <w:rsid w:val="00E54196"/>
    <w:rsid w:val="00E542BE"/>
    <w:rsid w:val="00E543B5"/>
    <w:rsid w:val="00E54793"/>
    <w:rsid w:val="00E54AF8"/>
    <w:rsid w:val="00E54DBB"/>
    <w:rsid w:val="00E54DE8"/>
    <w:rsid w:val="00E54E24"/>
    <w:rsid w:val="00E55174"/>
    <w:rsid w:val="00E55198"/>
    <w:rsid w:val="00E551AD"/>
    <w:rsid w:val="00E55233"/>
    <w:rsid w:val="00E55392"/>
    <w:rsid w:val="00E553E5"/>
    <w:rsid w:val="00E55486"/>
    <w:rsid w:val="00E55612"/>
    <w:rsid w:val="00E55702"/>
    <w:rsid w:val="00E557D0"/>
    <w:rsid w:val="00E558B0"/>
    <w:rsid w:val="00E55984"/>
    <w:rsid w:val="00E55E5B"/>
    <w:rsid w:val="00E560CC"/>
    <w:rsid w:val="00E560DB"/>
    <w:rsid w:val="00E56311"/>
    <w:rsid w:val="00E5636A"/>
    <w:rsid w:val="00E56456"/>
    <w:rsid w:val="00E5647B"/>
    <w:rsid w:val="00E56513"/>
    <w:rsid w:val="00E565BB"/>
    <w:rsid w:val="00E56673"/>
    <w:rsid w:val="00E566E2"/>
    <w:rsid w:val="00E567C0"/>
    <w:rsid w:val="00E56839"/>
    <w:rsid w:val="00E5686F"/>
    <w:rsid w:val="00E569BD"/>
    <w:rsid w:val="00E56DFF"/>
    <w:rsid w:val="00E570E4"/>
    <w:rsid w:val="00E57546"/>
    <w:rsid w:val="00E5765F"/>
    <w:rsid w:val="00E576B4"/>
    <w:rsid w:val="00E57919"/>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B8"/>
    <w:rsid w:val="00E616DD"/>
    <w:rsid w:val="00E61847"/>
    <w:rsid w:val="00E61864"/>
    <w:rsid w:val="00E61969"/>
    <w:rsid w:val="00E619CE"/>
    <w:rsid w:val="00E61AD7"/>
    <w:rsid w:val="00E61CE8"/>
    <w:rsid w:val="00E61CEF"/>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702"/>
    <w:rsid w:val="00E638B0"/>
    <w:rsid w:val="00E63905"/>
    <w:rsid w:val="00E63965"/>
    <w:rsid w:val="00E63B28"/>
    <w:rsid w:val="00E63D01"/>
    <w:rsid w:val="00E63DC7"/>
    <w:rsid w:val="00E63DD7"/>
    <w:rsid w:val="00E63F4A"/>
    <w:rsid w:val="00E64512"/>
    <w:rsid w:val="00E6451D"/>
    <w:rsid w:val="00E64574"/>
    <w:rsid w:val="00E6468D"/>
    <w:rsid w:val="00E646EF"/>
    <w:rsid w:val="00E647E4"/>
    <w:rsid w:val="00E64A2A"/>
    <w:rsid w:val="00E64A82"/>
    <w:rsid w:val="00E64BC8"/>
    <w:rsid w:val="00E64E10"/>
    <w:rsid w:val="00E651C5"/>
    <w:rsid w:val="00E65286"/>
    <w:rsid w:val="00E65432"/>
    <w:rsid w:val="00E65670"/>
    <w:rsid w:val="00E6568F"/>
    <w:rsid w:val="00E656FC"/>
    <w:rsid w:val="00E6584C"/>
    <w:rsid w:val="00E6585C"/>
    <w:rsid w:val="00E65927"/>
    <w:rsid w:val="00E659FD"/>
    <w:rsid w:val="00E65B29"/>
    <w:rsid w:val="00E65CEB"/>
    <w:rsid w:val="00E65DF0"/>
    <w:rsid w:val="00E661C5"/>
    <w:rsid w:val="00E66275"/>
    <w:rsid w:val="00E6641C"/>
    <w:rsid w:val="00E6684F"/>
    <w:rsid w:val="00E668C7"/>
    <w:rsid w:val="00E669D6"/>
    <w:rsid w:val="00E66B26"/>
    <w:rsid w:val="00E66B29"/>
    <w:rsid w:val="00E66B89"/>
    <w:rsid w:val="00E66BFA"/>
    <w:rsid w:val="00E66E66"/>
    <w:rsid w:val="00E66F50"/>
    <w:rsid w:val="00E670B2"/>
    <w:rsid w:val="00E6712C"/>
    <w:rsid w:val="00E6722A"/>
    <w:rsid w:val="00E672FA"/>
    <w:rsid w:val="00E67359"/>
    <w:rsid w:val="00E6745A"/>
    <w:rsid w:val="00E67483"/>
    <w:rsid w:val="00E67A08"/>
    <w:rsid w:val="00E67CBF"/>
    <w:rsid w:val="00E67D88"/>
    <w:rsid w:val="00E67EBE"/>
    <w:rsid w:val="00E700A3"/>
    <w:rsid w:val="00E7018D"/>
    <w:rsid w:val="00E703B6"/>
    <w:rsid w:val="00E7047F"/>
    <w:rsid w:val="00E707AA"/>
    <w:rsid w:val="00E70963"/>
    <w:rsid w:val="00E70F9E"/>
    <w:rsid w:val="00E70FC9"/>
    <w:rsid w:val="00E70FE5"/>
    <w:rsid w:val="00E712D5"/>
    <w:rsid w:val="00E7133F"/>
    <w:rsid w:val="00E71590"/>
    <w:rsid w:val="00E715D6"/>
    <w:rsid w:val="00E71664"/>
    <w:rsid w:val="00E717E0"/>
    <w:rsid w:val="00E7188A"/>
    <w:rsid w:val="00E71980"/>
    <w:rsid w:val="00E71A6B"/>
    <w:rsid w:val="00E71A81"/>
    <w:rsid w:val="00E71B1E"/>
    <w:rsid w:val="00E71CEC"/>
    <w:rsid w:val="00E71D88"/>
    <w:rsid w:val="00E71DDE"/>
    <w:rsid w:val="00E72369"/>
    <w:rsid w:val="00E723CA"/>
    <w:rsid w:val="00E723D6"/>
    <w:rsid w:val="00E72611"/>
    <w:rsid w:val="00E726E2"/>
    <w:rsid w:val="00E7277D"/>
    <w:rsid w:val="00E72984"/>
    <w:rsid w:val="00E72A22"/>
    <w:rsid w:val="00E72CAA"/>
    <w:rsid w:val="00E72D87"/>
    <w:rsid w:val="00E72FFB"/>
    <w:rsid w:val="00E73154"/>
    <w:rsid w:val="00E7317C"/>
    <w:rsid w:val="00E73193"/>
    <w:rsid w:val="00E73270"/>
    <w:rsid w:val="00E7327E"/>
    <w:rsid w:val="00E73834"/>
    <w:rsid w:val="00E73A2E"/>
    <w:rsid w:val="00E73A31"/>
    <w:rsid w:val="00E73ADC"/>
    <w:rsid w:val="00E73C87"/>
    <w:rsid w:val="00E73E3B"/>
    <w:rsid w:val="00E73F92"/>
    <w:rsid w:val="00E74158"/>
    <w:rsid w:val="00E74236"/>
    <w:rsid w:val="00E74555"/>
    <w:rsid w:val="00E745DA"/>
    <w:rsid w:val="00E74623"/>
    <w:rsid w:val="00E74650"/>
    <w:rsid w:val="00E74C99"/>
    <w:rsid w:val="00E74CE7"/>
    <w:rsid w:val="00E74D55"/>
    <w:rsid w:val="00E74E3E"/>
    <w:rsid w:val="00E74E99"/>
    <w:rsid w:val="00E74EA4"/>
    <w:rsid w:val="00E74F55"/>
    <w:rsid w:val="00E750B0"/>
    <w:rsid w:val="00E7514D"/>
    <w:rsid w:val="00E7515A"/>
    <w:rsid w:val="00E75248"/>
    <w:rsid w:val="00E75276"/>
    <w:rsid w:val="00E752FE"/>
    <w:rsid w:val="00E755BC"/>
    <w:rsid w:val="00E757D6"/>
    <w:rsid w:val="00E75A4F"/>
    <w:rsid w:val="00E75C17"/>
    <w:rsid w:val="00E75C7C"/>
    <w:rsid w:val="00E75CC7"/>
    <w:rsid w:val="00E76211"/>
    <w:rsid w:val="00E76320"/>
    <w:rsid w:val="00E7635A"/>
    <w:rsid w:val="00E764E4"/>
    <w:rsid w:val="00E76749"/>
    <w:rsid w:val="00E768D6"/>
    <w:rsid w:val="00E76C50"/>
    <w:rsid w:val="00E76C9F"/>
    <w:rsid w:val="00E76F1A"/>
    <w:rsid w:val="00E770FA"/>
    <w:rsid w:val="00E7710C"/>
    <w:rsid w:val="00E77120"/>
    <w:rsid w:val="00E772BF"/>
    <w:rsid w:val="00E775BE"/>
    <w:rsid w:val="00E775E6"/>
    <w:rsid w:val="00E7769A"/>
    <w:rsid w:val="00E77989"/>
    <w:rsid w:val="00E77A69"/>
    <w:rsid w:val="00E77CA9"/>
    <w:rsid w:val="00E77DC5"/>
    <w:rsid w:val="00E77EBA"/>
    <w:rsid w:val="00E77FC9"/>
    <w:rsid w:val="00E8000B"/>
    <w:rsid w:val="00E80114"/>
    <w:rsid w:val="00E80225"/>
    <w:rsid w:val="00E8027C"/>
    <w:rsid w:val="00E802E5"/>
    <w:rsid w:val="00E8049A"/>
    <w:rsid w:val="00E80509"/>
    <w:rsid w:val="00E807EF"/>
    <w:rsid w:val="00E80AD3"/>
    <w:rsid w:val="00E80F39"/>
    <w:rsid w:val="00E8108B"/>
    <w:rsid w:val="00E810CD"/>
    <w:rsid w:val="00E81136"/>
    <w:rsid w:val="00E811F6"/>
    <w:rsid w:val="00E813A1"/>
    <w:rsid w:val="00E81465"/>
    <w:rsid w:val="00E81A5E"/>
    <w:rsid w:val="00E81A8E"/>
    <w:rsid w:val="00E81E5C"/>
    <w:rsid w:val="00E81EA0"/>
    <w:rsid w:val="00E820FE"/>
    <w:rsid w:val="00E82561"/>
    <w:rsid w:val="00E827C2"/>
    <w:rsid w:val="00E82909"/>
    <w:rsid w:val="00E82E33"/>
    <w:rsid w:val="00E82E93"/>
    <w:rsid w:val="00E83344"/>
    <w:rsid w:val="00E836A4"/>
    <w:rsid w:val="00E836F6"/>
    <w:rsid w:val="00E83740"/>
    <w:rsid w:val="00E83975"/>
    <w:rsid w:val="00E83A9A"/>
    <w:rsid w:val="00E83B7E"/>
    <w:rsid w:val="00E83CA1"/>
    <w:rsid w:val="00E840D5"/>
    <w:rsid w:val="00E841DD"/>
    <w:rsid w:val="00E84587"/>
    <w:rsid w:val="00E845A9"/>
    <w:rsid w:val="00E84698"/>
    <w:rsid w:val="00E84706"/>
    <w:rsid w:val="00E8485C"/>
    <w:rsid w:val="00E84B7D"/>
    <w:rsid w:val="00E84DB1"/>
    <w:rsid w:val="00E84F87"/>
    <w:rsid w:val="00E85128"/>
    <w:rsid w:val="00E85141"/>
    <w:rsid w:val="00E8529D"/>
    <w:rsid w:val="00E85395"/>
    <w:rsid w:val="00E854B4"/>
    <w:rsid w:val="00E85566"/>
    <w:rsid w:val="00E85AED"/>
    <w:rsid w:val="00E85B56"/>
    <w:rsid w:val="00E85D9A"/>
    <w:rsid w:val="00E85E5E"/>
    <w:rsid w:val="00E85F66"/>
    <w:rsid w:val="00E860FA"/>
    <w:rsid w:val="00E8635D"/>
    <w:rsid w:val="00E86677"/>
    <w:rsid w:val="00E866D1"/>
    <w:rsid w:val="00E86760"/>
    <w:rsid w:val="00E86A8F"/>
    <w:rsid w:val="00E86BDD"/>
    <w:rsid w:val="00E86C7C"/>
    <w:rsid w:val="00E86DD1"/>
    <w:rsid w:val="00E86E5F"/>
    <w:rsid w:val="00E87000"/>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0FAA"/>
    <w:rsid w:val="00E91124"/>
    <w:rsid w:val="00E91152"/>
    <w:rsid w:val="00E91297"/>
    <w:rsid w:val="00E91644"/>
    <w:rsid w:val="00E91C7C"/>
    <w:rsid w:val="00E91CB8"/>
    <w:rsid w:val="00E9210B"/>
    <w:rsid w:val="00E922B8"/>
    <w:rsid w:val="00E9247F"/>
    <w:rsid w:val="00E92620"/>
    <w:rsid w:val="00E927F5"/>
    <w:rsid w:val="00E92882"/>
    <w:rsid w:val="00E92940"/>
    <w:rsid w:val="00E9296E"/>
    <w:rsid w:val="00E929BC"/>
    <w:rsid w:val="00E92ACD"/>
    <w:rsid w:val="00E92E32"/>
    <w:rsid w:val="00E92E58"/>
    <w:rsid w:val="00E93247"/>
    <w:rsid w:val="00E9328B"/>
    <w:rsid w:val="00E9342B"/>
    <w:rsid w:val="00E93662"/>
    <w:rsid w:val="00E936C7"/>
    <w:rsid w:val="00E937B4"/>
    <w:rsid w:val="00E93B0E"/>
    <w:rsid w:val="00E93BD5"/>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11B"/>
    <w:rsid w:val="00E951E9"/>
    <w:rsid w:val="00E9526E"/>
    <w:rsid w:val="00E957DE"/>
    <w:rsid w:val="00E9582E"/>
    <w:rsid w:val="00E959BB"/>
    <w:rsid w:val="00E95AC2"/>
    <w:rsid w:val="00E95AC5"/>
    <w:rsid w:val="00E95AFB"/>
    <w:rsid w:val="00E95DA6"/>
    <w:rsid w:val="00E95F3D"/>
    <w:rsid w:val="00E95FB0"/>
    <w:rsid w:val="00E96017"/>
    <w:rsid w:val="00E96061"/>
    <w:rsid w:val="00E960DC"/>
    <w:rsid w:val="00E9651F"/>
    <w:rsid w:val="00E9662B"/>
    <w:rsid w:val="00E9681A"/>
    <w:rsid w:val="00E969F3"/>
    <w:rsid w:val="00E96A97"/>
    <w:rsid w:val="00E970CE"/>
    <w:rsid w:val="00E9719A"/>
    <w:rsid w:val="00E972A9"/>
    <w:rsid w:val="00E974C2"/>
    <w:rsid w:val="00E97562"/>
    <w:rsid w:val="00E977A1"/>
    <w:rsid w:val="00E97827"/>
    <w:rsid w:val="00E97862"/>
    <w:rsid w:val="00E978BB"/>
    <w:rsid w:val="00E97902"/>
    <w:rsid w:val="00E979A5"/>
    <w:rsid w:val="00E97A45"/>
    <w:rsid w:val="00E97B59"/>
    <w:rsid w:val="00E97E74"/>
    <w:rsid w:val="00EA0718"/>
    <w:rsid w:val="00EA086D"/>
    <w:rsid w:val="00EA0AC9"/>
    <w:rsid w:val="00EA0C56"/>
    <w:rsid w:val="00EA0E68"/>
    <w:rsid w:val="00EA0E70"/>
    <w:rsid w:val="00EA0F7D"/>
    <w:rsid w:val="00EA1037"/>
    <w:rsid w:val="00EA10B3"/>
    <w:rsid w:val="00EA116D"/>
    <w:rsid w:val="00EA141D"/>
    <w:rsid w:val="00EA1600"/>
    <w:rsid w:val="00EA16BD"/>
    <w:rsid w:val="00EA1A84"/>
    <w:rsid w:val="00EA1AFC"/>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B84"/>
    <w:rsid w:val="00EA4ECA"/>
    <w:rsid w:val="00EA535D"/>
    <w:rsid w:val="00EA5756"/>
    <w:rsid w:val="00EA5877"/>
    <w:rsid w:val="00EA5A07"/>
    <w:rsid w:val="00EA5A16"/>
    <w:rsid w:val="00EA5AB9"/>
    <w:rsid w:val="00EA5BA0"/>
    <w:rsid w:val="00EA5CFC"/>
    <w:rsid w:val="00EA5D2A"/>
    <w:rsid w:val="00EA5F9E"/>
    <w:rsid w:val="00EA611B"/>
    <w:rsid w:val="00EA6178"/>
    <w:rsid w:val="00EA61EE"/>
    <w:rsid w:val="00EA62E1"/>
    <w:rsid w:val="00EA630D"/>
    <w:rsid w:val="00EA6517"/>
    <w:rsid w:val="00EA65E4"/>
    <w:rsid w:val="00EA664C"/>
    <w:rsid w:val="00EA68C2"/>
    <w:rsid w:val="00EA6AA4"/>
    <w:rsid w:val="00EA6B8A"/>
    <w:rsid w:val="00EA6E27"/>
    <w:rsid w:val="00EA7053"/>
    <w:rsid w:val="00EA707A"/>
    <w:rsid w:val="00EA7193"/>
    <w:rsid w:val="00EA72C9"/>
    <w:rsid w:val="00EA72D4"/>
    <w:rsid w:val="00EA744E"/>
    <w:rsid w:val="00EA7701"/>
    <w:rsid w:val="00EA782C"/>
    <w:rsid w:val="00EA7A12"/>
    <w:rsid w:val="00EA7C2E"/>
    <w:rsid w:val="00EB0051"/>
    <w:rsid w:val="00EB00D5"/>
    <w:rsid w:val="00EB0421"/>
    <w:rsid w:val="00EB06A2"/>
    <w:rsid w:val="00EB0721"/>
    <w:rsid w:val="00EB0784"/>
    <w:rsid w:val="00EB084D"/>
    <w:rsid w:val="00EB091A"/>
    <w:rsid w:val="00EB09C9"/>
    <w:rsid w:val="00EB0A27"/>
    <w:rsid w:val="00EB0AAA"/>
    <w:rsid w:val="00EB0AE4"/>
    <w:rsid w:val="00EB0CB5"/>
    <w:rsid w:val="00EB0D83"/>
    <w:rsid w:val="00EB0E87"/>
    <w:rsid w:val="00EB0F82"/>
    <w:rsid w:val="00EB1395"/>
    <w:rsid w:val="00EB1739"/>
    <w:rsid w:val="00EB177D"/>
    <w:rsid w:val="00EB17B1"/>
    <w:rsid w:val="00EB1827"/>
    <w:rsid w:val="00EB1913"/>
    <w:rsid w:val="00EB1A0A"/>
    <w:rsid w:val="00EB1CEA"/>
    <w:rsid w:val="00EB1DF4"/>
    <w:rsid w:val="00EB2148"/>
    <w:rsid w:val="00EB2273"/>
    <w:rsid w:val="00EB2461"/>
    <w:rsid w:val="00EB26A8"/>
    <w:rsid w:val="00EB2988"/>
    <w:rsid w:val="00EB2A2C"/>
    <w:rsid w:val="00EB30B2"/>
    <w:rsid w:val="00EB3108"/>
    <w:rsid w:val="00EB326D"/>
    <w:rsid w:val="00EB33AA"/>
    <w:rsid w:val="00EB352D"/>
    <w:rsid w:val="00EB35B2"/>
    <w:rsid w:val="00EB3826"/>
    <w:rsid w:val="00EB3871"/>
    <w:rsid w:val="00EB3886"/>
    <w:rsid w:val="00EB3993"/>
    <w:rsid w:val="00EB3A7C"/>
    <w:rsid w:val="00EB3B4F"/>
    <w:rsid w:val="00EB3D14"/>
    <w:rsid w:val="00EB3EAA"/>
    <w:rsid w:val="00EB3FAD"/>
    <w:rsid w:val="00EB425E"/>
    <w:rsid w:val="00EB4289"/>
    <w:rsid w:val="00EB457D"/>
    <w:rsid w:val="00EB45C4"/>
    <w:rsid w:val="00EB485E"/>
    <w:rsid w:val="00EB49F2"/>
    <w:rsid w:val="00EB4AE8"/>
    <w:rsid w:val="00EB4C0A"/>
    <w:rsid w:val="00EB4C8C"/>
    <w:rsid w:val="00EB4D15"/>
    <w:rsid w:val="00EB4D66"/>
    <w:rsid w:val="00EB50B6"/>
    <w:rsid w:val="00EB513C"/>
    <w:rsid w:val="00EB5148"/>
    <w:rsid w:val="00EB5475"/>
    <w:rsid w:val="00EB5693"/>
    <w:rsid w:val="00EB58CC"/>
    <w:rsid w:val="00EB5943"/>
    <w:rsid w:val="00EB5A2E"/>
    <w:rsid w:val="00EB5DC7"/>
    <w:rsid w:val="00EB5E0F"/>
    <w:rsid w:val="00EB5EEA"/>
    <w:rsid w:val="00EB6227"/>
    <w:rsid w:val="00EB62AD"/>
    <w:rsid w:val="00EB62F3"/>
    <w:rsid w:val="00EB635E"/>
    <w:rsid w:val="00EB63F8"/>
    <w:rsid w:val="00EB6461"/>
    <w:rsid w:val="00EB670C"/>
    <w:rsid w:val="00EB68AE"/>
    <w:rsid w:val="00EB6BC5"/>
    <w:rsid w:val="00EB6DE5"/>
    <w:rsid w:val="00EB7010"/>
    <w:rsid w:val="00EB7199"/>
    <w:rsid w:val="00EB7206"/>
    <w:rsid w:val="00EB7219"/>
    <w:rsid w:val="00EB7399"/>
    <w:rsid w:val="00EB769D"/>
    <w:rsid w:val="00EB7886"/>
    <w:rsid w:val="00EB789D"/>
    <w:rsid w:val="00EB7942"/>
    <w:rsid w:val="00EB7A8F"/>
    <w:rsid w:val="00EB7AFB"/>
    <w:rsid w:val="00EB7B58"/>
    <w:rsid w:val="00EB7BB9"/>
    <w:rsid w:val="00EB7C13"/>
    <w:rsid w:val="00EB7D60"/>
    <w:rsid w:val="00EB7E53"/>
    <w:rsid w:val="00EB7EFA"/>
    <w:rsid w:val="00EC00AC"/>
    <w:rsid w:val="00EC01D5"/>
    <w:rsid w:val="00EC02A2"/>
    <w:rsid w:val="00EC02F9"/>
    <w:rsid w:val="00EC08AD"/>
    <w:rsid w:val="00EC0954"/>
    <w:rsid w:val="00EC0996"/>
    <w:rsid w:val="00EC099C"/>
    <w:rsid w:val="00EC09ED"/>
    <w:rsid w:val="00EC0D03"/>
    <w:rsid w:val="00EC0E7A"/>
    <w:rsid w:val="00EC0F96"/>
    <w:rsid w:val="00EC1119"/>
    <w:rsid w:val="00EC1497"/>
    <w:rsid w:val="00EC1540"/>
    <w:rsid w:val="00EC1550"/>
    <w:rsid w:val="00EC1655"/>
    <w:rsid w:val="00EC1780"/>
    <w:rsid w:val="00EC17A5"/>
    <w:rsid w:val="00EC19C5"/>
    <w:rsid w:val="00EC19CE"/>
    <w:rsid w:val="00EC1B22"/>
    <w:rsid w:val="00EC1C49"/>
    <w:rsid w:val="00EC219B"/>
    <w:rsid w:val="00EC23BD"/>
    <w:rsid w:val="00EC2C4E"/>
    <w:rsid w:val="00EC2CEF"/>
    <w:rsid w:val="00EC2D8F"/>
    <w:rsid w:val="00EC2DAC"/>
    <w:rsid w:val="00EC2EB6"/>
    <w:rsid w:val="00EC2F85"/>
    <w:rsid w:val="00EC3069"/>
    <w:rsid w:val="00EC30F3"/>
    <w:rsid w:val="00EC313C"/>
    <w:rsid w:val="00EC3346"/>
    <w:rsid w:val="00EC3354"/>
    <w:rsid w:val="00EC3B60"/>
    <w:rsid w:val="00EC3BEE"/>
    <w:rsid w:val="00EC3D5E"/>
    <w:rsid w:val="00EC4548"/>
    <w:rsid w:val="00EC4986"/>
    <w:rsid w:val="00EC49BA"/>
    <w:rsid w:val="00EC4A64"/>
    <w:rsid w:val="00EC51C3"/>
    <w:rsid w:val="00EC541B"/>
    <w:rsid w:val="00EC5527"/>
    <w:rsid w:val="00EC56CF"/>
    <w:rsid w:val="00EC592F"/>
    <w:rsid w:val="00EC59D3"/>
    <w:rsid w:val="00EC5B10"/>
    <w:rsid w:val="00EC5F29"/>
    <w:rsid w:val="00EC6183"/>
    <w:rsid w:val="00EC6311"/>
    <w:rsid w:val="00EC6333"/>
    <w:rsid w:val="00EC6510"/>
    <w:rsid w:val="00EC6749"/>
    <w:rsid w:val="00EC68AD"/>
    <w:rsid w:val="00EC68D3"/>
    <w:rsid w:val="00EC6B25"/>
    <w:rsid w:val="00EC6B52"/>
    <w:rsid w:val="00EC70EE"/>
    <w:rsid w:val="00EC727F"/>
    <w:rsid w:val="00EC7362"/>
    <w:rsid w:val="00EC73BB"/>
    <w:rsid w:val="00EC73F2"/>
    <w:rsid w:val="00EC75EC"/>
    <w:rsid w:val="00EC786F"/>
    <w:rsid w:val="00EC7A33"/>
    <w:rsid w:val="00EC7A3D"/>
    <w:rsid w:val="00EC7AE9"/>
    <w:rsid w:val="00ED00B2"/>
    <w:rsid w:val="00ED0305"/>
    <w:rsid w:val="00ED0586"/>
    <w:rsid w:val="00ED05ED"/>
    <w:rsid w:val="00ED09A0"/>
    <w:rsid w:val="00ED09FC"/>
    <w:rsid w:val="00ED0A75"/>
    <w:rsid w:val="00ED1095"/>
    <w:rsid w:val="00ED11E7"/>
    <w:rsid w:val="00ED1262"/>
    <w:rsid w:val="00ED1499"/>
    <w:rsid w:val="00ED150C"/>
    <w:rsid w:val="00ED1771"/>
    <w:rsid w:val="00ED1889"/>
    <w:rsid w:val="00ED1923"/>
    <w:rsid w:val="00ED194A"/>
    <w:rsid w:val="00ED19CC"/>
    <w:rsid w:val="00ED1AD4"/>
    <w:rsid w:val="00ED1B7A"/>
    <w:rsid w:val="00ED1CA7"/>
    <w:rsid w:val="00ED1F96"/>
    <w:rsid w:val="00ED223A"/>
    <w:rsid w:val="00ED2337"/>
    <w:rsid w:val="00ED233D"/>
    <w:rsid w:val="00ED2442"/>
    <w:rsid w:val="00ED2707"/>
    <w:rsid w:val="00ED281C"/>
    <w:rsid w:val="00ED2839"/>
    <w:rsid w:val="00ED2843"/>
    <w:rsid w:val="00ED289B"/>
    <w:rsid w:val="00ED2D11"/>
    <w:rsid w:val="00ED2ECD"/>
    <w:rsid w:val="00ED300C"/>
    <w:rsid w:val="00ED304E"/>
    <w:rsid w:val="00ED32B7"/>
    <w:rsid w:val="00ED32E4"/>
    <w:rsid w:val="00ED33B6"/>
    <w:rsid w:val="00ED34F8"/>
    <w:rsid w:val="00ED358D"/>
    <w:rsid w:val="00ED385A"/>
    <w:rsid w:val="00ED3B77"/>
    <w:rsid w:val="00ED3D73"/>
    <w:rsid w:val="00ED3D8B"/>
    <w:rsid w:val="00ED3E77"/>
    <w:rsid w:val="00ED3F31"/>
    <w:rsid w:val="00ED402C"/>
    <w:rsid w:val="00ED4193"/>
    <w:rsid w:val="00ED43EC"/>
    <w:rsid w:val="00ED4410"/>
    <w:rsid w:val="00ED47D7"/>
    <w:rsid w:val="00ED47DA"/>
    <w:rsid w:val="00ED4843"/>
    <w:rsid w:val="00ED4AA4"/>
    <w:rsid w:val="00ED4B8A"/>
    <w:rsid w:val="00ED4D49"/>
    <w:rsid w:val="00ED4E2C"/>
    <w:rsid w:val="00ED500E"/>
    <w:rsid w:val="00ED50FA"/>
    <w:rsid w:val="00ED5206"/>
    <w:rsid w:val="00ED5270"/>
    <w:rsid w:val="00ED541D"/>
    <w:rsid w:val="00ED57BA"/>
    <w:rsid w:val="00ED57EE"/>
    <w:rsid w:val="00ED58C9"/>
    <w:rsid w:val="00ED5A25"/>
    <w:rsid w:val="00ED5C9A"/>
    <w:rsid w:val="00ED5DB2"/>
    <w:rsid w:val="00ED5ECA"/>
    <w:rsid w:val="00ED600E"/>
    <w:rsid w:val="00ED627B"/>
    <w:rsid w:val="00ED6335"/>
    <w:rsid w:val="00ED65FA"/>
    <w:rsid w:val="00ED66D1"/>
    <w:rsid w:val="00ED6720"/>
    <w:rsid w:val="00ED67A1"/>
    <w:rsid w:val="00ED67AB"/>
    <w:rsid w:val="00ED697C"/>
    <w:rsid w:val="00ED6AF2"/>
    <w:rsid w:val="00ED6B64"/>
    <w:rsid w:val="00ED6D3D"/>
    <w:rsid w:val="00ED6EAE"/>
    <w:rsid w:val="00ED72DC"/>
    <w:rsid w:val="00ED731A"/>
    <w:rsid w:val="00ED774F"/>
    <w:rsid w:val="00ED779E"/>
    <w:rsid w:val="00ED79FA"/>
    <w:rsid w:val="00ED7A20"/>
    <w:rsid w:val="00ED7EBC"/>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524"/>
    <w:rsid w:val="00EE168F"/>
    <w:rsid w:val="00EE16A6"/>
    <w:rsid w:val="00EE18BC"/>
    <w:rsid w:val="00EE19A6"/>
    <w:rsid w:val="00EE1E66"/>
    <w:rsid w:val="00EE208F"/>
    <w:rsid w:val="00EE217F"/>
    <w:rsid w:val="00EE22BF"/>
    <w:rsid w:val="00EE246C"/>
    <w:rsid w:val="00EE25E3"/>
    <w:rsid w:val="00EE2654"/>
    <w:rsid w:val="00EE2756"/>
    <w:rsid w:val="00EE29DB"/>
    <w:rsid w:val="00EE2AB2"/>
    <w:rsid w:val="00EE2AD4"/>
    <w:rsid w:val="00EE2B78"/>
    <w:rsid w:val="00EE2C16"/>
    <w:rsid w:val="00EE2D87"/>
    <w:rsid w:val="00EE2F91"/>
    <w:rsid w:val="00EE3178"/>
    <w:rsid w:val="00EE3187"/>
    <w:rsid w:val="00EE31F5"/>
    <w:rsid w:val="00EE3221"/>
    <w:rsid w:val="00EE3626"/>
    <w:rsid w:val="00EE3683"/>
    <w:rsid w:val="00EE382A"/>
    <w:rsid w:val="00EE398E"/>
    <w:rsid w:val="00EE3C9F"/>
    <w:rsid w:val="00EE4076"/>
    <w:rsid w:val="00EE4085"/>
    <w:rsid w:val="00EE40DD"/>
    <w:rsid w:val="00EE4113"/>
    <w:rsid w:val="00EE41A1"/>
    <w:rsid w:val="00EE42B9"/>
    <w:rsid w:val="00EE42D5"/>
    <w:rsid w:val="00EE4525"/>
    <w:rsid w:val="00EE45A4"/>
    <w:rsid w:val="00EE4693"/>
    <w:rsid w:val="00EE4850"/>
    <w:rsid w:val="00EE4B2B"/>
    <w:rsid w:val="00EE4B42"/>
    <w:rsid w:val="00EE4C2B"/>
    <w:rsid w:val="00EE4C3F"/>
    <w:rsid w:val="00EE4D71"/>
    <w:rsid w:val="00EE50D0"/>
    <w:rsid w:val="00EE524A"/>
    <w:rsid w:val="00EE5312"/>
    <w:rsid w:val="00EE5395"/>
    <w:rsid w:val="00EE580D"/>
    <w:rsid w:val="00EE596F"/>
    <w:rsid w:val="00EE59EF"/>
    <w:rsid w:val="00EE5AA4"/>
    <w:rsid w:val="00EE5B78"/>
    <w:rsid w:val="00EE5BA8"/>
    <w:rsid w:val="00EE5C9F"/>
    <w:rsid w:val="00EE5D9F"/>
    <w:rsid w:val="00EE5E97"/>
    <w:rsid w:val="00EE5FA7"/>
    <w:rsid w:val="00EE644C"/>
    <w:rsid w:val="00EE6548"/>
    <w:rsid w:val="00EE662B"/>
    <w:rsid w:val="00EE68D5"/>
    <w:rsid w:val="00EE6B9A"/>
    <w:rsid w:val="00EE6CD0"/>
    <w:rsid w:val="00EE6E48"/>
    <w:rsid w:val="00EE6F69"/>
    <w:rsid w:val="00EE6FAC"/>
    <w:rsid w:val="00EE70CA"/>
    <w:rsid w:val="00EE712D"/>
    <w:rsid w:val="00EE73DF"/>
    <w:rsid w:val="00EE7544"/>
    <w:rsid w:val="00EE79E9"/>
    <w:rsid w:val="00EE7E09"/>
    <w:rsid w:val="00EE7E82"/>
    <w:rsid w:val="00EE7F2E"/>
    <w:rsid w:val="00EF0041"/>
    <w:rsid w:val="00EF060C"/>
    <w:rsid w:val="00EF0853"/>
    <w:rsid w:val="00EF0A6C"/>
    <w:rsid w:val="00EF0C08"/>
    <w:rsid w:val="00EF0EBB"/>
    <w:rsid w:val="00EF102B"/>
    <w:rsid w:val="00EF107F"/>
    <w:rsid w:val="00EF12FA"/>
    <w:rsid w:val="00EF14B3"/>
    <w:rsid w:val="00EF1629"/>
    <w:rsid w:val="00EF1637"/>
    <w:rsid w:val="00EF1645"/>
    <w:rsid w:val="00EF191B"/>
    <w:rsid w:val="00EF1C35"/>
    <w:rsid w:val="00EF1DE9"/>
    <w:rsid w:val="00EF1E28"/>
    <w:rsid w:val="00EF1ED0"/>
    <w:rsid w:val="00EF1F2B"/>
    <w:rsid w:val="00EF1F2C"/>
    <w:rsid w:val="00EF1F3C"/>
    <w:rsid w:val="00EF1F47"/>
    <w:rsid w:val="00EF2089"/>
    <w:rsid w:val="00EF2176"/>
    <w:rsid w:val="00EF21FF"/>
    <w:rsid w:val="00EF2393"/>
    <w:rsid w:val="00EF239D"/>
    <w:rsid w:val="00EF2408"/>
    <w:rsid w:val="00EF268B"/>
    <w:rsid w:val="00EF270D"/>
    <w:rsid w:val="00EF2724"/>
    <w:rsid w:val="00EF2C2A"/>
    <w:rsid w:val="00EF304B"/>
    <w:rsid w:val="00EF3138"/>
    <w:rsid w:val="00EF3446"/>
    <w:rsid w:val="00EF35C0"/>
    <w:rsid w:val="00EF3647"/>
    <w:rsid w:val="00EF36C2"/>
    <w:rsid w:val="00EF37AB"/>
    <w:rsid w:val="00EF38C0"/>
    <w:rsid w:val="00EF3979"/>
    <w:rsid w:val="00EF3A63"/>
    <w:rsid w:val="00EF3C31"/>
    <w:rsid w:val="00EF3C46"/>
    <w:rsid w:val="00EF3D11"/>
    <w:rsid w:val="00EF3E5C"/>
    <w:rsid w:val="00EF44A9"/>
    <w:rsid w:val="00EF4869"/>
    <w:rsid w:val="00EF48C8"/>
    <w:rsid w:val="00EF4AC6"/>
    <w:rsid w:val="00EF4C76"/>
    <w:rsid w:val="00EF4E13"/>
    <w:rsid w:val="00EF501E"/>
    <w:rsid w:val="00EF519B"/>
    <w:rsid w:val="00EF519C"/>
    <w:rsid w:val="00EF5637"/>
    <w:rsid w:val="00EF58CC"/>
    <w:rsid w:val="00EF5BF7"/>
    <w:rsid w:val="00EF5CB7"/>
    <w:rsid w:val="00EF5D36"/>
    <w:rsid w:val="00EF5E76"/>
    <w:rsid w:val="00EF5EF4"/>
    <w:rsid w:val="00EF603F"/>
    <w:rsid w:val="00EF6130"/>
    <w:rsid w:val="00EF61C7"/>
    <w:rsid w:val="00EF636C"/>
    <w:rsid w:val="00EF6646"/>
    <w:rsid w:val="00EF67F8"/>
    <w:rsid w:val="00EF6980"/>
    <w:rsid w:val="00EF69FC"/>
    <w:rsid w:val="00EF6A6F"/>
    <w:rsid w:val="00EF6C79"/>
    <w:rsid w:val="00EF6CCE"/>
    <w:rsid w:val="00EF6DFC"/>
    <w:rsid w:val="00EF6F30"/>
    <w:rsid w:val="00EF6FB4"/>
    <w:rsid w:val="00EF703E"/>
    <w:rsid w:val="00EF7128"/>
    <w:rsid w:val="00EF71D0"/>
    <w:rsid w:val="00EF741E"/>
    <w:rsid w:val="00EF75C1"/>
    <w:rsid w:val="00EF76D8"/>
    <w:rsid w:val="00EF7C19"/>
    <w:rsid w:val="00EF7F51"/>
    <w:rsid w:val="00EF7FE2"/>
    <w:rsid w:val="00F000A0"/>
    <w:rsid w:val="00F00132"/>
    <w:rsid w:val="00F004BC"/>
    <w:rsid w:val="00F00586"/>
    <w:rsid w:val="00F005CB"/>
    <w:rsid w:val="00F005DE"/>
    <w:rsid w:val="00F00693"/>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7CB"/>
    <w:rsid w:val="00F03C2C"/>
    <w:rsid w:val="00F03C68"/>
    <w:rsid w:val="00F04171"/>
    <w:rsid w:val="00F041C6"/>
    <w:rsid w:val="00F0421E"/>
    <w:rsid w:val="00F043AA"/>
    <w:rsid w:val="00F043B5"/>
    <w:rsid w:val="00F045C3"/>
    <w:rsid w:val="00F04E71"/>
    <w:rsid w:val="00F05415"/>
    <w:rsid w:val="00F05532"/>
    <w:rsid w:val="00F05540"/>
    <w:rsid w:val="00F05593"/>
    <w:rsid w:val="00F055F3"/>
    <w:rsid w:val="00F05889"/>
    <w:rsid w:val="00F05ACF"/>
    <w:rsid w:val="00F05B25"/>
    <w:rsid w:val="00F05D1F"/>
    <w:rsid w:val="00F05FC2"/>
    <w:rsid w:val="00F06107"/>
    <w:rsid w:val="00F0624D"/>
    <w:rsid w:val="00F0633E"/>
    <w:rsid w:val="00F0636A"/>
    <w:rsid w:val="00F063B8"/>
    <w:rsid w:val="00F06563"/>
    <w:rsid w:val="00F065F5"/>
    <w:rsid w:val="00F066F1"/>
    <w:rsid w:val="00F068E6"/>
    <w:rsid w:val="00F06903"/>
    <w:rsid w:val="00F06957"/>
    <w:rsid w:val="00F06A4D"/>
    <w:rsid w:val="00F06F23"/>
    <w:rsid w:val="00F06FCD"/>
    <w:rsid w:val="00F071D9"/>
    <w:rsid w:val="00F07402"/>
    <w:rsid w:val="00F075BD"/>
    <w:rsid w:val="00F077BA"/>
    <w:rsid w:val="00F07811"/>
    <w:rsid w:val="00F079C2"/>
    <w:rsid w:val="00F07C8D"/>
    <w:rsid w:val="00F07CB5"/>
    <w:rsid w:val="00F07E07"/>
    <w:rsid w:val="00F07E18"/>
    <w:rsid w:val="00F100BD"/>
    <w:rsid w:val="00F1010E"/>
    <w:rsid w:val="00F10367"/>
    <w:rsid w:val="00F10971"/>
    <w:rsid w:val="00F109DC"/>
    <w:rsid w:val="00F10A97"/>
    <w:rsid w:val="00F10BF8"/>
    <w:rsid w:val="00F115B0"/>
    <w:rsid w:val="00F11620"/>
    <w:rsid w:val="00F1191A"/>
    <w:rsid w:val="00F11A00"/>
    <w:rsid w:val="00F11BEA"/>
    <w:rsid w:val="00F11CF1"/>
    <w:rsid w:val="00F11EF2"/>
    <w:rsid w:val="00F12000"/>
    <w:rsid w:val="00F1220A"/>
    <w:rsid w:val="00F1223D"/>
    <w:rsid w:val="00F125C3"/>
    <w:rsid w:val="00F12A3A"/>
    <w:rsid w:val="00F12C9A"/>
    <w:rsid w:val="00F12E84"/>
    <w:rsid w:val="00F12FC2"/>
    <w:rsid w:val="00F13095"/>
    <w:rsid w:val="00F130D9"/>
    <w:rsid w:val="00F1318D"/>
    <w:rsid w:val="00F131AB"/>
    <w:rsid w:val="00F13234"/>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7D"/>
    <w:rsid w:val="00F14FCD"/>
    <w:rsid w:val="00F14FE5"/>
    <w:rsid w:val="00F1508E"/>
    <w:rsid w:val="00F150C7"/>
    <w:rsid w:val="00F150CA"/>
    <w:rsid w:val="00F150F0"/>
    <w:rsid w:val="00F153CC"/>
    <w:rsid w:val="00F1543F"/>
    <w:rsid w:val="00F155B7"/>
    <w:rsid w:val="00F15D47"/>
    <w:rsid w:val="00F15EAC"/>
    <w:rsid w:val="00F1604A"/>
    <w:rsid w:val="00F161A3"/>
    <w:rsid w:val="00F163A2"/>
    <w:rsid w:val="00F1643F"/>
    <w:rsid w:val="00F16566"/>
    <w:rsid w:val="00F167E4"/>
    <w:rsid w:val="00F1695A"/>
    <w:rsid w:val="00F169B2"/>
    <w:rsid w:val="00F16B26"/>
    <w:rsid w:val="00F16C59"/>
    <w:rsid w:val="00F16DEC"/>
    <w:rsid w:val="00F16E3D"/>
    <w:rsid w:val="00F16E86"/>
    <w:rsid w:val="00F16F86"/>
    <w:rsid w:val="00F16FA9"/>
    <w:rsid w:val="00F170EF"/>
    <w:rsid w:val="00F17146"/>
    <w:rsid w:val="00F17187"/>
    <w:rsid w:val="00F17197"/>
    <w:rsid w:val="00F171CE"/>
    <w:rsid w:val="00F171D0"/>
    <w:rsid w:val="00F17436"/>
    <w:rsid w:val="00F17460"/>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552"/>
    <w:rsid w:val="00F208F4"/>
    <w:rsid w:val="00F20905"/>
    <w:rsid w:val="00F2094E"/>
    <w:rsid w:val="00F20964"/>
    <w:rsid w:val="00F209C3"/>
    <w:rsid w:val="00F20BD1"/>
    <w:rsid w:val="00F20CA2"/>
    <w:rsid w:val="00F20DB7"/>
    <w:rsid w:val="00F20E70"/>
    <w:rsid w:val="00F21062"/>
    <w:rsid w:val="00F2133A"/>
    <w:rsid w:val="00F213B7"/>
    <w:rsid w:val="00F215A8"/>
    <w:rsid w:val="00F2174E"/>
    <w:rsid w:val="00F21834"/>
    <w:rsid w:val="00F2188F"/>
    <w:rsid w:val="00F2194E"/>
    <w:rsid w:val="00F21CB7"/>
    <w:rsid w:val="00F21DF6"/>
    <w:rsid w:val="00F21F1B"/>
    <w:rsid w:val="00F22039"/>
    <w:rsid w:val="00F22362"/>
    <w:rsid w:val="00F2242C"/>
    <w:rsid w:val="00F22751"/>
    <w:rsid w:val="00F228D5"/>
    <w:rsid w:val="00F2293F"/>
    <w:rsid w:val="00F22950"/>
    <w:rsid w:val="00F229C7"/>
    <w:rsid w:val="00F22B8D"/>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AEE"/>
    <w:rsid w:val="00F25DF8"/>
    <w:rsid w:val="00F25F65"/>
    <w:rsid w:val="00F25F75"/>
    <w:rsid w:val="00F261A4"/>
    <w:rsid w:val="00F2639F"/>
    <w:rsid w:val="00F263AA"/>
    <w:rsid w:val="00F2644C"/>
    <w:rsid w:val="00F264C4"/>
    <w:rsid w:val="00F264D7"/>
    <w:rsid w:val="00F26526"/>
    <w:rsid w:val="00F2661E"/>
    <w:rsid w:val="00F2667B"/>
    <w:rsid w:val="00F266D6"/>
    <w:rsid w:val="00F26837"/>
    <w:rsid w:val="00F26854"/>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9BD"/>
    <w:rsid w:val="00F30AA9"/>
    <w:rsid w:val="00F30AB3"/>
    <w:rsid w:val="00F30EB6"/>
    <w:rsid w:val="00F312E3"/>
    <w:rsid w:val="00F3136F"/>
    <w:rsid w:val="00F3157D"/>
    <w:rsid w:val="00F315A6"/>
    <w:rsid w:val="00F315DA"/>
    <w:rsid w:val="00F31C57"/>
    <w:rsid w:val="00F31E5D"/>
    <w:rsid w:val="00F32346"/>
    <w:rsid w:val="00F324B8"/>
    <w:rsid w:val="00F325CE"/>
    <w:rsid w:val="00F328D9"/>
    <w:rsid w:val="00F329CB"/>
    <w:rsid w:val="00F32ECC"/>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008"/>
    <w:rsid w:val="00F35105"/>
    <w:rsid w:val="00F351C8"/>
    <w:rsid w:val="00F3530E"/>
    <w:rsid w:val="00F35329"/>
    <w:rsid w:val="00F35632"/>
    <w:rsid w:val="00F3569B"/>
    <w:rsid w:val="00F356A9"/>
    <w:rsid w:val="00F356AA"/>
    <w:rsid w:val="00F357A2"/>
    <w:rsid w:val="00F357D4"/>
    <w:rsid w:val="00F35B11"/>
    <w:rsid w:val="00F35E4B"/>
    <w:rsid w:val="00F3606B"/>
    <w:rsid w:val="00F362B2"/>
    <w:rsid w:val="00F364AD"/>
    <w:rsid w:val="00F364B1"/>
    <w:rsid w:val="00F36535"/>
    <w:rsid w:val="00F36555"/>
    <w:rsid w:val="00F36C69"/>
    <w:rsid w:val="00F36D53"/>
    <w:rsid w:val="00F36FA8"/>
    <w:rsid w:val="00F370B7"/>
    <w:rsid w:val="00F3717D"/>
    <w:rsid w:val="00F37399"/>
    <w:rsid w:val="00F373CC"/>
    <w:rsid w:val="00F375C0"/>
    <w:rsid w:val="00F377FF"/>
    <w:rsid w:val="00F37AFD"/>
    <w:rsid w:val="00F37B1E"/>
    <w:rsid w:val="00F37B7E"/>
    <w:rsid w:val="00F37BEC"/>
    <w:rsid w:val="00F37C26"/>
    <w:rsid w:val="00F37CC0"/>
    <w:rsid w:val="00F37D4B"/>
    <w:rsid w:val="00F37EE9"/>
    <w:rsid w:val="00F4001C"/>
    <w:rsid w:val="00F400FE"/>
    <w:rsid w:val="00F4025D"/>
    <w:rsid w:val="00F4062D"/>
    <w:rsid w:val="00F4070B"/>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403"/>
    <w:rsid w:val="00F42736"/>
    <w:rsid w:val="00F429C5"/>
    <w:rsid w:val="00F42A3C"/>
    <w:rsid w:val="00F42B0E"/>
    <w:rsid w:val="00F42BF3"/>
    <w:rsid w:val="00F42CDC"/>
    <w:rsid w:val="00F42E31"/>
    <w:rsid w:val="00F42E4C"/>
    <w:rsid w:val="00F42F0A"/>
    <w:rsid w:val="00F42F97"/>
    <w:rsid w:val="00F42FE6"/>
    <w:rsid w:val="00F4313B"/>
    <w:rsid w:val="00F43142"/>
    <w:rsid w:val="00F431AA"/>
    <w:rsid w:val="00F431FF"/>
    <w:rsid w:val="00F43334"/>
    <w:rsid w:val="00F436EE"/>
    <w:rsid w:val="00F43721"/>
    <w:rsid w:val="00F4377E"/>
    <w:rsid w:val="00F437D4"/>
    <w:rsid w:val="00F438BB"/>
    <w:rsid w:val="00F43971"/>
    <w:rsid w:val="00F439CD"/>
    <w:rsid w:val="00F43AB6"/>
    <w:rsid w:val="00F43B16"/>
    <w:rsid w:val="00F43CCB"/>
    <w:rsid w:val="00F43EF2"/>
    <w:rsid w:val="00F43F38"/>
    <w:rsid w:val="00F44038"/>
    <w:rsid w:val="00F440CD"/>
    <w:rsid w:val="00F441E4"/>
    <w:rsid w:val="00F442A3"/>
    <w:rsid w:val="00F442CF"/>
    <w:rsid w:val="00F44315"/>
    <w:rsid w:val="00F443DB"/>
    <w:rsid w:val="00F4446A"/>
    <w:rsid w:val="00F446EC"/>
    <w:rsid w:val="00F44760"/>
    <w:rsid w:val="00F44DB6"/>
    <w:rsid w:val="00F45054"/>
    <w:rsid w:val="00F45264"/>
    <w:rsid w:val="00F45267"/>
    <w:rsid w:val="00F452F5"/>
    <w:rsid w:val="00F45313"/>
    <w:rsid w:val="00F455AA"/>
    <w:rsid w:val="00F455E5"/>
    <w:rsid w:val="00F456BF"/>
    <w:rsid w:val="00F45739"/>
    <w:rsid w:val="00F45A25"/>
    <w:rsid w:val="00F45AA9"/>
    <w:rsid w:val="00F45B9C"/>
    <w:rsid w:val="00F45D57"/>
    <w:rsid w:val="00F45D5C"/>
    <w:rsid w:val="00F4619C"/>
    <w:rsid w:val="00F461D5"/>
    <w:rsid w:val="00F462EF"/>
    <w:rsid w:val="00F465E0"/>
    <w:rsid w:val="00F46610"/>
    <w:rsid w:val="00F467A5"/>
    <w:rsid w:val="00F467C0"/>
    <w:rsid w:val="00F468B7"/>
    <w:rsid w:val="00F46964"/>
    <w:rsid w:val="00F469EC"/>
    <w:rsid w:val="00F46A49"/>
    <w:rsid w:val="00F46B33"/>
    <w:rsid w:val="00F46F8A"/>
    <w:rsid w:val="00F47072"/>
    <w:rsid w:val="00F470B8"/>
    <w:rsid w:val="00F475CB"/>
    <w:rsid w:val="00F4785D"/>
    <w:rsid w:val="00F478A7"/>
    <w:rsid w:val="00F47B03"/>
    <w:rsid w:val="00F47D6E"/>
    <w:rsid w:val="00F47E57"/>
    <w:rsid w:val="00F500DA"/>
    <w:rsid w:val="00F501A6"/>
    <w:rsid w:val="00F5023A"/>
    <w:rsid w:val="00F50345"/>
    <w:rsid w:val="00F50546"/>
    <w:rsid w:val="00F50780"/>
    <w:rsid w:val="00F50809"/>
    <w:rsid w:val="00F50A4D"/>
    <w:rsid w:val="00F50C4D"/>
    <w:rsid w:val="00F50D8B"/>
    <w:rsid w:val="00F510C9"/>
    <w:rsid w:val="00F51376"/>
    <w:rsid w:val="00F51607"/>
    <w:rsid w:val="00F5171B"/>
    <w:rsid w:val="00F51926"/>
    <w:rsid w:val="00F51943"/>
    <w:rsid w:val="00F51AF4"/>
    <w:rsid w:val="00F51B6A"/>
    <w:rsid w:val="00F51E55"/>
    <w:rsid w:val="00F522CD"/>
    <w:rsid w:val="00F525B4"/>
    <w:rsid w:val="00F52653"/>
    <w:rsid w:val="00F52664"/>
    <w:rsid w:val="00F526D7"/>
    <w:rsid w:val="00F52866"/>
    <w:rsid w:val="00F5289B"/>
    <w:rsid w:val="00F52A9D"/>
    <w:rsid w:val="00F52ACC"/>
    <w:rsid w:val="00F52B1E"/>
    <w:rsid w:val="00F52C3B"/>
    <w:rsid w:val="00F52CFA"/>
    <w:rsid w:val="00F52F19"/>
    <w:rsid w:val="00F53101"/>
    <w:rsid w:val="00F5311D"/>
    <w:rsid w:val="00F532A1"/>
    <w:rsid w:val="00F533CB"/>
    <w:rsid w:val="00F533D4"/>
    <w:rsid w:val="00F5352C"/>
    <w:rsid w:val="00F53652"/>
    <w:rsid w:val="00F537DF"/>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424"/>
    <w:rsid w:val="00F5551A"/>
    <w:rsid w:val="00F55767"/>
    <w:rsid w:val="00F559A2"/>
    <w:rsid w:val="00F55CBE"/>
    <w:rsid w:val="00F55E70"/>
    <w:rsid w:val="00F5627B"/>
    <w:rsid w:val="00F56361"/>
    <w:rsid w:val="00F5667B"/>
    <w:rsid w:val="00F56877"/>
    <w:rsid w:val="00F568DE"/>
    <w:rsid w:val="00F56A16"/>
    <w:rsid w:val="00F56B97"/>
    <w:rsid w:val="00F56BED"/>
    <w:rsid w:val="00F56C13"/>
    <w:rsid w:val="00F56C27"/>
    <w:rsid w:val="00F56C52"/>
    <w:rsid w:val="00F56C60"/>
    <w:rsid w:val="00F56FA5"/>
    <w:rsid w:val="00F57051"/>
    <w:rsid w:val="00F57251"/>
    <w:rsid w:val="00F57606"/>
    <w:rsid w:val="00F57835"/>
    <w:rsid w:val="00F57A6A"/>
    <w:rsid w:val="00F57ABD"/>
    <w:rsid w:val="00F57ACE"/>
    <w:rsid w:val="00F57BFD"/>
    <w:rsid w:val="00F57C6A"/>
    <w:rsid w:val="00F57CB0"/>
    <w:rsid w:val="00F57CE5"/>
    <w:rsid w:val="00F57EBF"/>
    <w:rsid w:val="00F57F50"/>
    <w:rsid w:val="00F6002C"/>
    <w:rsid w:val="00F600A4"/>
    <w:rsid w:val="00F600B1"/>
    <w:rsid w:val="00F600BB"/>
    <w:rsid w:val="00F601BD"/>
    <w:rsid w:val="00F6037C"/>
    <w:rsid w:val="00F60400"/>
    <w:rsid w:val="00F60413"/>
    <w:rsid w:val="00F6044E"/>
    <w:rsid w:val="00F6054E"/>
    <w:rsid w:val="00F60569"/>
    <w:rsid w:val="00F60702"/>
    <w:rsid w:val="00F60A0E"/>
    <w:rsid w:val="00F60A1C"/>
    <w:rsid w:val="00F60C28"/>
    <w:rsid w:val="00F60D4F"/>
    <w:rsid w:val="00F60E11"/>
    <w:rsid w:val="00F60F8E"/>
    <w:rsid w:val="00F60FC4"/>
    <w:rsid w:val="00F61099"/>
    <w:rsid w:val="00F610EE"/>
    <w:rsid w:val="00F61179"/>
    <w:rsid w:val="00F611FC"/>
    <w:rsid w:val="00F61333"/>
    <w:rsid w:val="00F613FC"/>
    <w:rsid w:val="00F6162D"/>
    <w:rsid w:val="00F61646"/>
    <w:rsid w:val="00F61661"/>
    <w:rsid w:val="00F61675"/>
    <w:rsid w:val="00F61695"/>
    <w:rsid w:val="00F616BD"/>
    <w:rsid w:val="00F616DB"/>
    <w:rsid w:val="00F6180E"/>
    <w:rsid w:val="00F61B3A"/>
    <w:rsid w:val="00F61E89"/>
    <w:rsid w:val="00F62068"/>
    <w:rsid w:val="00F62185"/>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CC3"/>
    <w:rsid w:val="00F63D90"/>
    <w:rsid w:val="00F63DA6"/>
    <w:rsid w:val="00F6437C"/>
    <w:rsid w:val="00F6447F"/>
    <w:rsid w:val="00F645DC"/>
    <w:rsid w:val="00F64778"/>
    <w:rsid w:val="00F6490B"/>
    <w:rsid w:val="00F649B7"/>
    <w:rsid w:val="00F64CD9"/>
    <w:rsid w:val="00F64CF9"/>
    <w:rsid w:val="00F64D02"/>
    <w:rsid w:val="00F64F73"/>
    <w:rsid w:val="00F64F7B"/>
    <w:rsid w:val="00F650DC"/>
    <w:rsid w:val="00F656A3"/>
    <w:rsid w:val="00F656B1"/>
    <w:rsid w:val="00F657BF"/>
    <w:rsid w:val="00F65CED"/>
    <w:rsid w:val="00F65D70"/>
    <w:rsid w:val="00F660B2"/>
    <w:rsid w:val="00F660BD"/>
    <w:rsid w:val="00F66391"/>
    <w:rsid w:val="00F66442"/>
    <w:rsid w:val="00F66942"/>
    <w:rsid w:val="00F66A85"/>
    <w:rsid w:val="00F66AFB"/>
    <w:rsid w:val="00F66D46"/>
    <w:rsid w:val="00F66E2E"/>
    <w:rsid w:val="00F66F34"/>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7A1"/>
    <w:rsid w:val="00F70896"/>
    <w:rsid w:val="00F70A03"/>
    <w:rsid w:val="00F70AE9"/>
    <w:rsid w:val="00F70C1E"/>
    <w:rsid w:val="00F70CF2"/>
    <w:rsid w:val="00F70DFF"/>
    <w:rsid w:val="00F70F67"/>
    <w:rsid w:val="00F710AB"/>
    <w:rsid w:val="00F7141B"/>
    <w:rsid w:val="00F714F5"/>
    <w:rsid w:val="00F716C6"/>
    <w:rsid w:val="00F71854"/>
    <w:rsid w:val="00F71B98"/>
    <w:rsid w:val="00F71BDB"/>
    <w:rsid w:val="00F71C2A"/>
    <w:rsid w:val="00F71D3B"/>
    <w:rsid w:val="00F71D54"/>
    <w:rsid w:val="00F71E56"/>
    <w:rsid w:val="00F71FD4"/>
    <w:rsid w:val="00F71FF7"/>
    <w:rsid w:val="00F7224F"/>
    <w:rsid w:val="00F72456"/>
    <w:rsid w:val="00F72612"/>
    <w:rsid w:val="00F72622"/>
    <w:rsid w:val="00F72B43"/>
    <w:rsid w:val="00F72D6B"/>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16B"/>
    <w:rsid w:val="00F75253"/>
    <w:rsid w:val="00F75324"/>
    <w:rsid w:val="00F75326"/>
    <w:rsid w:val="00F757F0"/>
    <w:rsid w:val="00F75882"/>
    <w:rsid w:val="00F759B1"/>
    <w:rsid w:val="00F75D79"/>
    <w:rsid w:val="00F75E30"/>
    <w:rsid w:val="00F75E75"/>
    <w:rsid w:val="00F76061"/>
    <w:rsid w:val="00F765D4"/>
    <w:rsid w:val="00F76B30"/>
    <w:rsid w:val="00F76C6A"/>
    <w:rsid w:val="00F76FB1"/>
    <w:rsid w:val="00F770F0"/>
    <w:rsid w:val="00F77147"/>
    <w:rsid w:val="00F7736F"/>
    <w:rsid w:val="00F773FB"/>
    <w:rsid w:val="00F773FF"/>
    <w:rsid w:val="00F77665"/>
    <w:rsid w:val="00F779B4"/>
    <w:rsid w:val="00F77B15"/>
    <w:rsid w:val="00F77B9F"/>
    <w:rsid w:val="00F77D5D"/>
    <w:rsid w:val="00F77DA9"/>
    <w:rsid w:val="00F77F8A"/>
    <w:rsid w:val="00F77FC0"/>
    <w:rsid w:val="00F802B6"/>
    <w:rsid w:val="00F802C7"/>
    <w:rsid w:val="00F805A1"/>
    <w:rsid w:val="00F80622"/>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ABD"/>
    <w:rsid w:val="00F81C33"/>
    <w:rsid w:val="00F81C51"/>
    <w:rsid w:val="00F81C78"/>
    <w:rsid w:val="00F81E6F"/>
    <w:rsid w:val="00F82040"/>
    <w:rsid w:val="00F82166"/>
    <w:rsid w:val="00F82443"/>
    <w:rsid w:val="00F829DD"/>
    <w:rsid w:val="00F82B62"/>
    <w:rsid w:val="00F82BB5"/>
    <w:rsid w:val="00F82F5A"/>
    <w:rsid w:val="00F832F6"/>
    <w:rsid w:val="00F833F5"/>
    <w:rsid w:val="00F83BBD"/>
    <w:rsid w:val="00F83DC3"/>
    <w:rsid w:val="00F83ED7"/>
    <w:rsid w:val="00F83F61"/>
    <w:rsid w:val="00F841E6"/>
    <w:rsid w:val="00F843D2"/>
    <w:rsid w:val="00F8452F"/>
    <w:rsid w:val="00F845EA"/>
    <w:rsid w:val="00F84767"/>
    <w:rsid w:val="00F8495F"/>
    <w:rsid w:val="00F84A9B"/>
    <w:rsid w:val="00F84CDD"/>
    <w:rsid w:val="00F84D1F"/>
    <w:rsid w:val="00F84EEF"/>
    <w:rsid w:val="00F84EF2"/>
    <w:rsid w:val="00F84FB5"/>
    <w:rsid w:val="00F84FBB"/>
    <w:rsid w:val="00F853A2"/>
    <w:rsid w:val="00F85435"/>
    <w:rsid w:val="00F85561"/>
    <w:rsid w:val="00F85AF3"/>
    <w:rsid w:val="00F85B29"/>
    <w:rsid w:val="00F85C58"/>
    <w:rsid w:val="00F85DA2"/>
    <w:rsid w:val="00F85ED5"/>
    <w:rsid w:val="00F85F99"/>
    <w:rsid w:val="00F860BD"/>
    <w:rsid w:val="00F86114"/>
    <w:rsid w:val="00F8623B"/>
    <w:rsid w:val="00F863C1"/>
    <w:rsid w:val="00F867DC"/>
    <w:rsid w:val="00F86A07"/>
    <w:rsid w:val="00F86CB5"/>
    <w:rsid w:val="00F86DBF"/>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5F5"/>
    <w:rsid w:val="00F90636"/>
    <w:rsid w:val="00F90731"/>
    <w:rsid w:val="00F90975"/>
    <w:rsid w:val="00F90B97"/>
    <w:rsid w:val="00F90D5C"/>
    <w:rsid w:val="00F90DE8"/>
    <w:rsid w:val="00F90E60"/>
    <w:rsid w:val="00F90F9B"/>
    <w:rsid w:val="00F90FAA"/>
    <w:rsid w:val="00F91125"/>
    <w:rsid w:val="00F911AB"/>
    <w:rsid w:val="00F91439"/>
    <w:rsid w:val="00F91990"/>
    <w:rsid w:val="00F91AD1"/>
    <w:rsid w:val="00F91B5E"/>
    <w:rsid w:val="00F91BDD"/>
    <w:rsid w:val="00F91C7F"/>
    <w:rsid w:val="00F91D8C"/>
    <w:rsid w:val="00F91DBB"/>
    <w:rsid w:val="00F91F4C"/>
    <w:rsid w:val="00F91F58"/>
    <w:rsid w:val="00F91FD8"/>
    <w:rsid w:val="00F920BC"/>
    <w:rsid w:val="00F920F7"/>
    <w:rsid w:val="00F92C39"/>
    <w:rsid w:val="00F92CEF"/>
    <w:rsid w:val="00F92D2F"/>
    <w:rsid w:val="00F930A4"/>
    <w:rsid w:val="00F930CD"/>
    <w:rsid w:val="00F93152"/>
    <w:rsid w:val="00F9317B"/>
    <w:rsid w:val="00F9325D"/>
    <w:rsid w:val="00F93456"/>
    <w:rsid w:val="00F934C4"/>
    <w:rsid w:val="00F935D6"/>
    <w:rsid w:val="00F935D8"/>
    <w:rsid w:val="00F93841"/>
    <w:rsid w:val="00F93A7F"/>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05D"/>
    <w:rsid w:val="00F95336"/>
    <w:rsid w:val="00F95361"/>
    <w:rsid w:val="00F955DD"/>
    <w:rsid w:val="00F9574D"/>
    <w:rsid w:val="00F95AA2"/>
    <w:rsid w:val="00F95B2F"/>
    <w:rsid w:val="00F95BD9"/>
    <w:rsid w:val="00F95D8B"/>
    <w:rsid w:val="00F95E78"/>
    <w:rsid w:val="00F95F5A"/>
    <w:rsid w:val="00F95FEE"/>
    <w:rsid w:val="00F9606C"/>
    <w:rsid w:val="00F9616E"/>
    <w:rsid w:val="00F96520"/>
    <w:rsid w:val="00F96673"/>
    <w:rsid w:val="00F96D26"/>
    <w:rsid w:val="00F96DB8"/>
    <w:rsid w:val="00F96ECE"/>
    <w:rsid w:val="00F96F2A"/>
    <w:rsid w:val="00F97214"/>
    <w:rsid w:val="00F9790C"/>
    <w:rsid w:val="00F9796D"/>
    <w:rsid w:val="00F97B62"/>
    <w:rsid w:val="00F97BF9"/>
    <w:rsid w:val="00F97C47"/>
    <w:rsid w:val="00FA0086"/>
    <w:rsid w:val="00FA02E2"/>
    <w:rsid w:val="00FA0518"/>
    <w:rsid w:val="00FA064E"/>
    <w:rsid w:val="00FA075C"/>
    <w:rsid w:val="00FA081E"/>
    <w:rsid w:val="00FA08AA"/>
    <w:rsid w:val="00FA0973"/>
    <w:rsid w:val="00FA099C"/>
    <w:rsid w:val="00FA09F8"/>
    <w:rsid w:val="00FA0D7A"/>
    <w:rsid w:val="00FA10CF"/>
    <w:rsid w:val="00FA11B2"/>
    <w:rsid w:val="00FA11C6"/>
    <w:rsid w:val="00FA120F"/>
    <w:rsid w:val="00FA1388"/>
    <w:rsid w:val="00FA19C2"/>
    <w:rsid w:val="00FA1BD3"/>
    <w:rsid w:val="00FA20EA"/>
    <w:rsid w:val="00FA219F"/>
    <w:rsid w:val="00FA237F"/>
    <w:rsid w:val="00FA2543"/>
    <w:rsid w:val="00FA273C"/>
    <w:rsid w:val="00FA27F3"/>
    <w:rsid w:val="00FA2823"/>
    <w:rsid w:val="00FA2939"/>
    <w:rsid w:val="00FA2954"/>
    <w:rsid w:val="00FA2B1D"/>
    <w:rsid w:val="00FA2CBC"/>
    <w:rsid w:val="00FA2E7C"/>
    <w:rsid w:val="00FA333A"/>
    <w:rsid w:val="00FA338F"/>
    <w:rsid w:val="00FA3509"/>
    <w:rsid w:val="00FA3911"/>
    <w:rsid w:val="00FA39B2"/>
    <w:rsid w:val="00FA3B2F"/>
    <w:rsid w:val="00FA3B87"/>
    <w:rsid w:val="00FA3C92"/>
    <w:rsid w:val="00FA3DC7"/>
    <w:rsid w:val="00FA3DF5"/>
    <w:rsid w:val="00FA3EC7"/>
    <w:rsid w:val="00FA40D2"/>
    <w:rsid w:val="00FA42C8"/>
    <w:rsid w:val="00FA449A"/>
    <w:rsid w:val="00FA4502"/>
    <w:rsid w:val="00FA450F"/>
    <w:rsid w:val="00FA4577"/>
    <w:rsid w:val="00FA469A"/>
    <w:rsid w:val="00FA489A"/>
    <w:rsid w:val="00FA496B"/>
    <w:rsid w:val="00FA4B38"/>
    <w:rsid w:val="00FA4CD3"/>
    <w:rsid w:val="00FA4D2F"/>
    <w:rsid w:val="00FA4EF2"/>
    <w:rsid w:val="00FA4F36"/>
    <w:rsid w:val="00FA50E9"/>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CE"/>
    <w:rsid w:val="00FA72D9"/>
    <w:rsid w:val="00FA73A7"/>
    <w:rsid w:val="00FA74D0"/>
    <w:rsid w:val="00FA75A8"/>
    <w:rsid w:val="00FA76E5"/>
    <w:rsid w:val="00FA7712"/>
    <w:rsid w:val="00FA7718"/>
    <w:rsid w:val="00FA781C"/>
    <w:rsid w:val="00FA787D"/>
    <w:rsid w:val="00FA79A5"/>
    <w:rsid w:val="00FA7A2E"/>
    <w:rsid w:val="00FA7B30"/>
    <w:rsid w:val="00FB00C8"/>
    <w:rsid w:val="00FB0533"/>
    <w:rsid w:val="00FB06C8"/>
    <w:rsid w:val="00FB095A"/>
    <w:rsid w:val="00FB0A44"/>
    <w:rsid w:val="00FB0DE4"/>
    <w:rsid w:val="00FB0E2A"/>
    <w:rsid w:val="00FB1028"/>
    <w:rsid w:val="00FB106A"/>
    <w:rsid w:val="00FB1123"/>
    <w:rsid w:val="00FB14D0"/>
    <w:rsid w:val="00FB1677"/>
    <w:rsid w:val="00FB1F49"/>
    <w:rsid w:val="00FB1FBC"/>
    <w:rsid w:val="00FB205D"/>
    <w:rsid w:val="00FB20CC"/>
    <w:rsid w:val="00FB2120"/>
    <w:rsid w:val="00FB21AE"/>
    <w:rsid w:val="00FB2362"/>
    <w:rsid w:val="00FB252C"/>
    <w:rsid w:val="00FB27C9"/>
    <w:rsid w:val="00FB2B65"/>
    <w:rsid w:val="00FB2D58"/>
    <w:rsid w:val="00FB2D6F"/>
    <w:rsid w:val="00FB2F2E"/>
    <w:rsid w:val="00FB3017"/>
    <w:rsid w:val="00FB3084"/>
    <w:rsid w:val="00FB3299"/>
    <w:rsid w:val="00FB3474"/>
    <w:rsid w:val="00FB356F"/>
    <w:rsid w:val="00FB386C"/>
    <w:rsid w:val="00FB38BA"/>
    <w:rsid w:val="00FB396B"/>
    <w:rsid w:val="00FB39A9"/>
    <w:rsid w:val="00FB3B1C"/>
    <w:rsid w:val="00FB3C4E"/>
    <w:rsid w:val="00FB3D17"/>
    <w:rsid w:val="00FB3D2E"/>
    <w:rsid w:val="00FB3DD8"/>
    <w:rsid w:val="00FB3F60"/>
    <w:rsid w:val="00FB410A"/>
    <w:rsid w:val="00FB4362"/>
    <w:rsid w:val="00FB4389"/>
    <w:rsid w:val="00FB4797"/>
    <w:rsid w:val="00FB4817"/>
    <w:rsid w:val="00FB49BC"/>
    <w:rsid w:val="00FB4CAC"/>
    <w:rsid w:val="00FB4DF3"/>
    <w:rsid w:val="00FB4EDA"/>
    <w:rsid w:val="00FB5058"/>
    <w:rsid w:val="00FB5235"/>
    <w:rsid w:val="00FB53A6"/>
    <w:rsid w:val="00FB541B"/>
    <w:rsid w:val="00FB571A"/>
    <w:rsid w:val="00FB59D6"/>
    <w:rsid w:val="00FB5B50"/>
    <w:rsid w:val="00FB5BD1"/>
    <w:rsid w:val="00FB5CD9"/>
    <w:rsid w:val="00FB5E0F"/>
    <w:rsid w:val="00FB5FBB"/>
    <w:rsid w:val="00FB6120"/>
    <w:rsid w:val="00FB6192"/>
    <w:rsid w:val="00FB62D9"/>
    <w:rsid w:val="00FB6452"/>
    <w:rsid w:val="00FB6A7E"/>
    <w:rsid w:val="00FB6B2B"/>
    <w:rsid w:val="00FB6EE2"/>
    <w:rsid w:val="00FB714B"/>
    <w:rsid w:val="00FB73FA"/>
    <w:rsid w:val="00FB74FA"/>
    <w:rsid w:val="00FB7630"/>
    <w:rsid w:val="00FB76AD"/>
    <w:rsid w:val="00FB773A"/>
    <w:rsid w:val="00FB775C"/>
    <w:rsid w:val="00FB7877"/>
    <w:rsid w:val="00FB799F"/>
    <w:rsid w:val="00FB79A1"/>
    <w:rsid w:val="00FB7AE7"/>
    <w:rsid w:val="00FB7E9C"/>
    <w:rsid w:val="00FB7EF0"/>
    <w:rsid w:val="00FC01A7"/>
    <w:rsid w:val="00FC033E"/>
    <w:rsid w:val="00FC0352"/>
    <w:rsid w:val="00FC04E6"/>
    <w:rsid w:val="00FC06FA"/>
    <w:rsid w:val="00FC0A75"/>
    <w:rsid w:val="00FC0B75"/>
    <w:rsid w:val="00FC0B79"/>
    <w:rsid w:val="00FC0EF5"/>
    <w:rsid w:val="00FC1031"/>
    <w:rsid w:val="00FC1084"/>
    <w:rsid w:val="00FC11B7"/>
    <w:rsid w:val="00FC11FF"/>
    <w:rsid w:val="00FC182A"/>
    <w:rsid w:val="00FC18FC"/>
    <w:rsid w:val="00FC192A"/>
    <w:rsid w:val="00FC1A69"/>
    <w:rsid w:val="00FC1C39"/>
    <w:rsid w:val="00FC1CC2"/>
    <w:rsid w:val="00FC1E49"/>
    <w:rsid w:val="00FC1EE1"/>
    <w:rsid w:val="00FC200E"/>
    <w:rsid w:val="00FC2417"/>
    <w:rsid w:val="00FC2421"/>
    <w:rsid w:val="00FC27DF"/>
    <w:rsid w:val="00FC281D"/>
    <w:rsid w:val="00FC2A76"/>
    <w:rsid w:val="00FC2D22"/>
    <w:rsid w:val="00FC2D41"/>
    <w:rsid w:val="00FC2EBB"/>
    <w:rsid w:val="00FC31A3"/>
    <w:rsid w:val="00FC3440"/>
    <w:rsid w:val="00FC3493"/>
    <w:rsid w:val="00FC35BF"/>
    <w:rsid w:val="00FC35EA"/>
    <w:rsid w:val="00FC3727"/>
    <w:rsid w:val="00FC37C5"/>
    <w:rsid w:val="00FC37E7"/>
    <w:rsid w:val="00FC382E"/>
    <w:rsid w:val="00FC392C"/>
    <w:rsid w:val="00FC3953"/>
    <w:rsid w:val="00FC3C78"/>
    <w:rsid w:val="00FC3F20"/>
    <w:rsid w:val="00FC41B6"/>
    <w:rsid w:val="00FC421B"/>
    <w:rsid w:val="00FC42FD"/>
    <w:rsid w:val="00FC4834"/>
    <w:rsid w:val="00FC4840"/>
    <w:rsid w:val="00FC4B14"/>
    <w:rsid w:val="00FC4C9D"/>
    <w:rsid w:val="00FC4D7C"/>
    <w:rsid w:val="00FC4FDF"/>
    <w:rsid w:val="00FC517B"/>
    <w:rsid w:val="00FC51D7"/>
    <w:rsid w:val="00FC522B"/>
    <w:rsid w:val="00FC5290"/>
    <w:rsid w:val="00FC538B"/>
    <w:rsid w:val="00FC5484"/>
    <w:rsid w:val="00FC5970"/>
    <w:rsid w:val="00FC59D8"/>
    <w:rsid w:val="00FC5B81"/>
    <w:rsid w:val="00FC5B93"/>
    <w:rsid w:val="00FC5D4D"/>
    <w:rsid w:val="00FC5D70"/>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5D1"/>
    <w:rsid w:val="00FC766A"/>
    <w:rsid w:val="00FC7747"/>
    <w:rsid w:val="00FC798A"/>
    <w:rsid w:val="00FC799D"/>
    <w:rsid w:val="00FC7CBD"/>
    <w:rsid w:val="00FD00AA"/>
    <w:rsid w:val="00FD038E"/>
    <w:rsid w:val="00FD06AE"/>
    <w:rsid w:val="00FD06C3"/>
    <w:rsid w:val="00FD0830"/>
    <w:rsid w:val="00FD0843"/>
    <w:rsid w:val="00FD08B5"/>
    <w:rsid w:val="00FD0A11"/>
    <w:rsid w:val="00FD0A24"/>
    <w:rsid w:val="00FD0C20"/>
    <w:rsid w:val="00FD0DA6"/>
    <w:rsid w:val="00FD1129"/>
    <w:rsid w:val="00FD11AE"/>
    <w:rsid w:val="00FD11ED"/>
    <w:rsid w:val="00FD1327"/>
    <w:rsid w:val="00FD13DE"/>
    <w:rsid w:val="00FD1405"/>
    <w:rsid w:val="00FD171A"/>
    <w:rsid w:val="00FD1DD3"/>
    <w:rsid w:val="00FD1DDF"/>
    <w:rsid w:val="00FD2026"/>
    <w:rsid w:val="00FD2035"/>
    <w:rsid w:val="00FD20AC"/>
    <w:rsid w:val="00FD24BC"/>
    <w:rsid w:val="00FD2AD1"/>
    <w:rsid w:val="00FD2B53"/>
    <w:rsid w:val="00FD3081"/>
    <w:rsid w:val="00FD30B1"/>
    <w:rsid w:val="00FD32A8"/>
    <w:rsid w:val="00FD3338"/>
    <w:rsid w:val="00FD3399"/>
    <w:rsid w:val="00FD34E7"/>
    <w:rsid w:val="00FD3DBB"/>
    <w:rsid w:val="00FD3F4C"/>
    <w:rsid w:val="00FD3FBE"/>
    <w:rsid w:val="00FD4009"/>
    <w:rsid w:val="00FD4241"/>
    <w:rsid w:val="00FD43D0"/>
    <w:rsid w:val="00FD4499"/>
    <w:rsid w:val="00FD47B9"/>
    <w:rsid w:val="00FD4880"/>
    <w:rsid w:val="00FD4921"/>
    <w:rsid w:val="00FD494D"/>
    <w:rsid w:val="00FD4998"/>
    <w:rsid w:val="00FD4E01"/>
    <w:rsid w:val="00FD4E40"/>
    <w:rsid w:val="00FD50A9"/>
    <w:rsid w:val="00FD5190"/>
    <w:rsid w:val="00FD52E4"/>
    <w:rsid w:val="00FD562D"/>
    <w:rsid w:val="00FD5666"/>
    <w:rsid w:val="00FD5982"/>
    <w:rsid w:val="00FD5ADC"/>
    <w:rsid w:val="00FD5B63"/>
    <w:rsid w:val="00FD5DF5"/>
    <w:rsid w:val="00FD5E4F"/>
    <w:rsid w:val="00FD61A3"/>
    <w:rsid w:val="00FD62EB"/>
    <w:rsid w:val="00FD6332"/>
    <w:rsid w:val="00FD63DC"/>
    <w:rsid w:val="00FD65D7"/>
    <w:rsid w:val="00FD65EF"/>
    <w:rsid w:val="00FD6755"/>
    <w:rsid w:val="00FD69D5"/>
    <w:rsid w:val="00FD6A44"/>
    <w:rsid w:val="00FD6B4C"/>
    <w:rsid w:val="00FD6B8F"/>
    <w:rsid w:val="00FD6F1F"/>
    <w:rsid w:val="00FD6F6E"/>
    <w:rsid w:val="00FD7006"/>
    <w:rsid w:val="00FD7011"/>
    <w:rsid w:val="00FD7128"/>
    <w:rsid w:val="00FD7198"/>
    <w:rsid w:val="00FD72F8"/>
    <w:rsid w:val="00FD7489"/>
    <w:rsid w:val="00FD74B7"/>
    <w:rsid w:val="00FD766A"/>
    <w:rsid w:val="00FD7787"/>
    <w:rsid w:val="00FD7866"/>
    <w:rsid w:val="00FD7B79"/>
    <w:rsid w:val="00FD7BF4"/>
    <w:rsid w:val="00FD7C1C"/>
    <w:rsid w:val="00FD7E1A"/>
    <w:rsid w:val="00FD7E8C"/>
    <w:rsid w:val="00FD7F08"/>
    <w:rsid w:val="00FE0049"/>
    <w:rsid w:val="00FE0110"/>
    <w:rsid w:val="00FE0212"/>
    <w:rsid w:val="00FE07D6"/>
    <w:rsid w:val="00FE089F"/>
    <w:rsid w:val="00FE0971"/>
    <w:rsid w:val="00FE0C65"/>
    <w:rsid w:val="00FE0DE5"/>
    <w:rsid w:val="00FE0E03"/>
    <w:rsid w:val="00FE0EAA"/>
    <w:rsid w:val="00FE0F44"/>
    <w:rsid w:val="00FE0F5E"/>
    <w:rsid w:val="00FE116A"/>
    <w:rsid w:val="00FE139F"/>
    <w:rsid w:val="00FE13F5"/>
    <w:rsid w:val="00FE1576"/>
    <w:rsid w:val="00FE1A07"/>
    <w:rsid w:val="00FE1B6A"/>
    <w:rsid w:val="00FE1B7E"/>
    <w:rsid w:val="00FE1C1D"/>
    <w:rsid w:val="00FE1EBF"/>
    <w:rsid w:val="00FE2033"/>
    <w:rsid w:val="00FE2259"/>
    <w:rsid w:val="00FE22DE"/>
    <w:rsid w:val="00FE236F"/>
    <w:rsid w:val="00FE245B"/>
    <w:rsid w:val="00FE257A"/>
    <w:rsid w:val="00FE265D"/>
    <w:rsid w:val="00FE29AD"/>
    <w:rsid w:val="00FE312A"/>
    <w:rsid w:val="00FE32C6"/>
    <w:rsid w:val="00FE3373"/>
    <w:rsid w:val="00FE34C8"/>
    <w:rsid w:val="00FE356C"/>
    <w:rsid w:val="00FE3706"/>
    <w:rsid w:val="00FE38A2"/>
    <w:rsid w:val="00FE3930"/>
    <w:rsid w:val="00FE3946"/>
    <w:rsid w:val="00FE3B62"/>
    <w:rsid w:val="00FE3BA1"/>
    <w:rsid w:val="00FE3BF0"/>
    <w:rsid w:val="00FE3F77"/>
    <w:rsid w:val="00FE4060"/>
    <w:rsid w:val="00FE42EB"/>
    <w:rsid w:val="00FE4341"/>
    <w:rsid w:val="00FE443A"/>
    <w:rsid w:val="00FE44E0"/>
    <w:rsid w:val="00FE4597"/>
    <w:rsid w:val="00FE471F"/>
    <w:rsid w:val="00FE47ED"/>
    <w:rsid w:val="00FE47F4"/>
    <w:rsid w:val="00FE4852"/>
    <w:rsid w:val="00FE49D6"/>
    <w:rsid w:val="00FE4A26"/>
    <w:rsid w:val="00FE4E6D"/>
    <w:rsid w:val="00FE50D5"/>
    <w:rsid w:val="00FE55A2"/>
    <w:rsid w:val="00FE5709"/>
    <w:rsid w:val="00FE58AF"/>
    <w:rsid w:val="00FE58F7"/>
    <w:rsid w:val="00FE5B3C"/>
    <w:rsid w:val="00FE5CCD"/>
    <w:rsid w:val="00FE5E80"/>
    <w:rsid w:val="00FE5EF1"/>
    <w:rsid w:val="00FE6054"/>
    <w:rsid w:val="00FE613F"/>
    <w:rsid w:val="00FE6222"/>
    <w:rsid w:val="00FE6306"/>
    <w:rsid w:val="00FE669F"/>
    <w:rsid w:val="00FE66BE"/>
    <w:rsid w:val="00FE684B"/>
    <w:rsid w:val="00FE685F"/>
    <w:rsid w:val="00FE6AE4"/>
    <w:rsid w:val="00FE6B1D"/>
    <w:rsid w:val="00FE6E36"/>
    <w:rsid w:val="00FE6EAD"/>
    <w:rsid w:val="00FE70C0"/>
    <w:rsid w:val="00FE73BE"/>
    <w:rsid w:val="00FE7549"/>
    <w:rsid w:val="00FE7557"/>
    <w:rsid w:val="00FE7597"/>
    <w:rsid w:val="00FE7846"/>
    <w:rsid w:val="00FE7981"/>
    <w:rsid w:val="00FE79EF"/>
    <w:rsid w:val="00FE7A9E"/>
    <w:rsid w:val="00FE7BAA"/>
    <w:rsid w:val="00FE7DF7"/>
    <w:rsid w:val="00FE7EEF"/>
    <w:rsid w:val="00FF0257"/>
    <w:rsid w:val="00FF0732"/>
    <w:rsid w:val="00FF088C"/>
    <w:rsid w:val="00FF08F4"/>
    <w:rsid w:val="00FF0B65"/>
    <w:rsid w:val="00FF10A1"/>
    <w:rsid w:val="00FF167C"/>
    <w:rsid w:val="00FF174C"/>
    <w:rsid w:val="00FF1781"/>
    <w:rsid w:val="00FF1B65"/>
    <w:rsid w:val="00FF1F2B"/>
    <w:rsid w:val="00FF2012"/>
    <w:rsid w:val="00FF26E0"/>
    <w:rsid w:val="00FF2A77"/>
    <w:rsid w:val="00FF2C7D"/>
    <w:rsid w:val="00FF2E24"/>
    <w:rsid w:val="00FF2E40"/>
    <w:rsid w:val="00FF2E74"/>
    <w:rsid w:val="00FF3122"/>
    <w:rsid w:val="00FF3303"/>
    <w:rsid w:val="00FF337D"/>
    <w:rsid w:val="00FF379B"/>
    <w:rsid w:val="00FF39C8"/>
    <w:rsid w:val="00FF3B43"/>
    <w:rsid w:val="00FF3CC2"/>
    <w:rsid w:val="00FF3CE3"/>
    <w:rsid w:val="00FF40B9"/>
    <w:rsid w:val="00FF42E4"/>
    <w:rsid w:val="00FF4544"/>
    <w:rsid w:val="00FF4774"/>
    <w:rsid w:val="00FF47F4"/>
    <w:rsid w:val="00FF493F"/>
    <w:rsid w:val="00FF4CF9"/>
    <w:rsid w:val="00FF506A"/>
    <w:rsid w:val="00FF51D1"/>
    <w:rsid w:val="00FF51D8"/>
    <w:rsid w:val="00FF5211"/>
    <w:rsid w:val="00FF542C"/>
    <w:rsid w:val="00FF55BD"/>
    <w:rsid w:val="00FF5BFA"/>
    <w:rsid w:val="00FF5D09"/>
    <w:rsid w:val="00FF5E8B"/>
    <w:rsid w:val="00FF6110"/>
    <w:rsid w:val="00FF62FA"/>
    <w:rsid w:val="00FF630F"/>
    <w:rsid w:val="00FF6310"/>
    <w:rsid w:val="00FF66EA"/>
    <w:rsid w:val="00FF6734"/>
    <w:rsid w:val="00FF68E6"/>
    <w:rsid w:val="00FF698F"/>
    <w:rsid w:val="00FF6ABC"/>
    <w:rsid w:val="00FF6C2F"/>
    <w:rsid w:val="00FF71A1"/>
    <w:rsid w:val="00FF758E"/>
    <w:rsid w:val="00FF75E2"/>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79BC1AB-1B9E-6247-B7A9-5525BE05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0C4"/>
    <w:pPr>
      <w:spacing w:after="0" w:line="240" w:lineRule="auto"/>
      <w:jc w:val="left"/>
    </w:pPr>
    <w:rPr>
      <w:rFonts w:ascii="Times New Roman" w:hAnsi="Times New Roman" w:cs="Times New Roman"/>
      <w:sz w:val="24"/>
      <w:szCs w:val="24"/>
      <w:lang w:val="en-SE"/>
    </w:rPr>
  </w:style>
  <w:style w:type="paragraph" w:styleId="Heading1">
    <w:name w:val="heading 1"/>
    <w:basedOn w:val="Normal"/>
    <w:next w:val="Normal"/>
    <w:link w:val="Heading1Char"/>
    <w:autoRedefine/>
    <w:uiPriority w:val="9"/>
    <w:qFormat/>
    <w:rsid w:val="001F7D25"/>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F7D25"/>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1F7D25"/>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5440C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40C4"/>
  </w:style>
  <w:style w:type="character" w:customStyle="1" w:styleId="Heading1Char">
    <w:name w:val="Heading 1 Char"/>
    <w:basedOn w:val="DefaultParagraphFont"/>
    <w:link w:val="Heading1"/>
    <w:uiPriority w:val="9"/>
    <w:rsid w:val="001F7D25"/>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1F7D25"/>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1F7D25"/>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rPr>
  </w:style>
  <w:style w:type="character" w:customStyle="1" w:styleId="UnresolvedMention4">
    <w:name w:val="Unresolved Mention4"/>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585578987">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540220">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1174859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EF4F2F2C-2873-4770-9378-59CC0330A08D}">
  <ds:schemaRefs>
    <ds:schemaRef ds:uri="http://schemas.openxmlformats.org/officeDocument/2006/bibliography"/>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26208C63-3BA0-4E10-999A-5A1631CE23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33</Pages>
  <Words>51437</Words>
  <Characters>293197</Characters>
  <Application>Microsoft Office Word</Application>
  <DocSecurity>0</DocSecurity>
  <Lines>2443</Lines>
  <Paragraphs>687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343947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3378</cp:revision>
  <cp:lastPrinted>2020-09-14T08:03:00Z</cp:lastPrinted>
  <dcterms:created xsi:type="dcterms:W3CDTF">2020-09-21T08:50:00Z</dcterms:created>
  <dcterms:modified xsi:type="dcterms:W3CDTF">2020-11-07T13:33:00Z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id="2xkclOEl"/&gt;&lt;style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