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Kommentarsreferens"/>
        </w:rPr>
        <w:commentReference w:id="0"/>
      </w:r>
      <w:commentRangeEnd w:id="1"/>
      <w:r w:rsidR="002555FD">
        <w:rPr>
          <w:rStyle w:val="Kommentarsreferens"/>
        </w:rPr>
        <w:commentReference w:id="1"/>
      </w:r>
      <w:commentRangeEnd w:id="2"/>
      <w:r w:rsidR="002D70E2">
        <w:rPr>
          <w:rStyle w:val="Kommentarsreferens"/>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Skolgatan 6, Öregrund 742 42, Sweden, Tel.: +46(0)104784137, email: </w:t>
      </w:r>
      <w:r w:rsidR="00457D7E">
        <w:fldChar w:fldCharType="begin"/>
      </w:r>
      <w:r w:rsidR="00457D7E" w:rsidRPr="00457D7E">
        <w:rPr>
          <w:lang w:val="en-GB"/>
          <w:rPrChange w:id="3" w:author="Anna Gårdmark" w:date="2020-02-07T07:21:00Z">
            <w:rPr/>
          </w:rPrChange>
        </w:rPr>
        <w:instrText xml:space="preserve"> HYPERLINK "mailto:max.lindmark@slu.se" </w:instrText>
      </w:r>
      <w:r w:rsidR="00457D7E">
        <w:fldChar w:fldCharType="separate"/>
      </w:r>
      <w:r w:rsidRPr="00972C7F">
        <w:rPr>
          <w:rStyle w:val="Hyperlnk"/>
          <w:rFonts w:cstheme="minorHAnsi"/>
          <w:lang w:val="en-GB"/>
        </w:rPr>
        <w:t>max.lindmark@slu.se</w:t>
      </w:r>
      <w:r w:rsidR="00457D7E">
        <w:rPr>
          <w:rStyle w:val="Hyperlnk"/>
          <w:rFonts w:cstheme="minorHAnsi"/>
          <w:lang w:val="en-GB"/>
        </w:rPr>
        <w:fldChar w:fldCharType="end"/>
      </w:r>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7D7E" w:rsidRDefault="009E7C95" w:rsidP="002E3379">
      <w:pPr>
        <w:spacing w:line="480" w:lineRule="auto"/>
        <w:contextualSpacing/>
        <w:jc w:val="both"/>
        <w:rPr>
          <w:rFonts w:cstheme="minorHAnsi"/>
          <w:b/>
          <w:lang w:val="en-GB"/>
          <w:rPrChange w:id="4" w:author="Anna Gårdmark" w:date="2020-02-07T07:21:00Z">
            <w:rPr>
              <w:rFonts w:cstheme="minorHAnsi"/>
              <w:b/>
            </w:rPr>
          </w:rPrChange>
        </w:rPr>
      </w:pPr>
      <w:r w:rsidRPr="00457D7E">
        <w:rPr>
          <w:rFonts w:cstheme="minorHAnsi"/>
          <w:b/>
          <w:lang w:val="en-GB"/>
          <w:rPrChange w:id="5" w:author="Anna Gårdmark" w:date="2020-02-07T07:21:00Z">
            <w:rPr>
              <w:rFonts w:cstheme="minorHAnsi"/>
              <w:b/>
            </w:rPr>
          </w:rPrChange>
        </w:rPr>
        <w:t>Abstract</w:t>
      </w:r>
    </w:p>
    <w:p w14:paraId="7E99AF2C" w14:textId="1C7E55EA" w:rsidR="00B73BBC" w:rsidRPr="00C34579" w:rsidRDefault="007560DE">
      <w:pPr>
        <w:pStyle w:val="Liststycke"/>
        <w:spacing w:line="480" w:lineRule="auto"/>
        <w:ind w:left="0"/>
        <w:jc w:val="both"/>
        <w:rPr>
          <w:rFonts w:cstheme="minorHAnsi"/>
          <w:lang w:val="en-GB"/>
        </w:rPr>
        <w:pPrChange w:id="6" w:author="Jan Ohlberger" w:date="2020-02-06T10:22:00Z">
          <w:pPr>
            <w:pStyle w:val="Liststycke"/>
            <w:numPr>
              <w:numId w:val="28"/>
            </w:numPr>
            <w:spacing w:line="480" w:lineRule="auto"/>
            <w:ind w:left="360" w:hanging="360"/>
            <w:jc w:val="both"/>
          </w:pPr>
        </w:pPrChange>
      </w:pPr>
      <w:r w:rsidRPr="00C34579">
        <w:rPr>
          <w:rFonts w:cstheme="minorHAnsi"/>
          <w:lang w:val="en-GB"/>
        </w:rPr>
        <w:lastRenderedPageBreak/>
        <w:t xml:space="preserve">Warming of aquatic </w:t>
      </w:r>
      <w:del w:id="7" w:author="Jan Ohlberger" w:date="2020-02-06T10:21:00Z">
        <w:r w:rsidRPr="00C34579" w:rsidDel="002E6261">
          <w:rPr>
            <w:rFonts w:cstheme="minorHAnsi"/>
            <w:lang w:val="en-GB"/>
          </w:rPr>
          <w:delText xml:space="preserve">communities </w:delText>
        </w:r>
      </w:del>
      <w:ins w:id="8" w:author="Jan Ohlberger" w:date="2020-02-06T10:21:00Z">
        <w:r w:rsidR="002E6261">
          <w:rPr>
            <w:rFonts w:cstheme="minorHAnsi"/>
            <w:lang w:val="en-GB"/>
          </w:rPr>
          <w:t>ecosystems</w:t>
        </w:r>
        <w:r w:rsidR="002E6261" w:rsidRPr="00C34579">
          <w:rPr>
            <w:rFonts w:cstheme="minorHAnsi"/>
            <w:lang w:val="en-GB"/>
          </w:rPr>
          <w:t xml:space="preserve"> </w:t>
        </w:r>
      </w:ins>
      <w:r w:rsidRPr="00C34579">
        <w:rPr>
          <w:rFonts w:cstheme="minorHAnsi"/>
          <w:lang w:val="en-GB"/>
        </w:rPr>
        <w:t xml:space="preserve">is </w:t>
      </w:r>
      <w:r w:rsidR="008C04A6" w:rsidRPr="00C34579">
        <w:rPr>
          <w:rFonts w:cstheme="minorHAnsi"/>
          <w:lang w:val="en-GB"/>
        </w:rPr>
        <w:t xml:space="preserve">generally </w:t>
      </w:r>
      <w:r w:rsidRPr="00C34579">
        <w:rPr>
          <w:rFonts w:cstheme="minorHAnsi"/>
          <w:lang w:val="en-GB"/>
        </w:rPr>
        <w:t xml:space="preserve">predicted to </w:t>
      </w:r>
      <w:r w:rsidR="0040595A" w:rsidRPr="00C34579">
        <w:rPr>
          <w:rFonts w:cstheme="minorHAnsi"/>
          <w:lang w:val="en-GB"/>
        </w:rPr>
        <w:t xml:space="preserve">increase </w:t>
      </w:r>
      <w:r w:rsidR="006F4D47" w:rsidRPr="00457D7E">
        <w:rPr>
          <w:rFonts w:cstheme="minorHAnsi"/>
          <w:lang w:val="en-GB"/>
          <w:rPrChange w:id="9" w:author="Anna Gårdmark" w:date="2020-02-07T07:21:00Z">
            <w:rPr>
              <w:rFonts w:cstheme="minorHAnsi"/>
            </w:rPr>
          </w:rPrChange>
        </w:rPr>
        <w:t>individual</w:t>
      </w:r>
      <w:r w:rsidR="002951F3" w:rsidRPr="00C34579">
        <w:rPr>
          <w:rFonts w:cstheme="minorHAnsi"/>
          <w:lang w:val="en-GB"/>
        </w:rPr>
        <w:t xml:space="preserve"> </w:t>
      </w:r>
      <w:r w:rsidR="00C4149F" w:rsidRPr="00C34579">
        <w:rPr>
          <w:rFonts w:cstheme="minorHAnsi"/>
          <w:lang w:val="en-GB"/>
        </w:rPr>
        <w:t xml:space="preserve">growth rates and </w:t>
      </w:r>
      <w:r w:rsidR="005A6B09" w:rsidRPr="00C34579">
        <w:rPr>
          <w:rFonts w:cstheme="minorHAnsi"/>
          <w:lang w:val="en-GB"/>
        </w:rPr>
        <w:t>reduce</w:t>
      </w:r>
      <w:r w:rsidR="00C4149F" w:rsidRPr="00C34579">
        <w:rPr>
          <w:rFonts w:cstheme="minorHAnsi"/>
          <w:lang w:val="en-GB"/>
        </w:rPr>
        <w:t xml:space="preserve"> </w:t>
      </w:r>
      <w:r w:rsidRPr="00C34579">
        <w:rPr>
          <w:rFonts w:cstheme="minorHAnsi"/>
          <w:lang w:val="en-GB"/>
        </w:rPr>
        <w:t>asymptotic body</w:t>
      </w:r>
      <w:r w:rsidR="00221E16" w:rsidRPr="00C34579">
        <w:rPr>
          <w:rFonts w:cstheme="minorHAnsi"/>
          <w:lang w:val="en-GB"/>
        </w:rPr>
        <w:t xml:space="preserve"> sizes</w:t>
      </w:r>
      <w:r w:rsidR="004B2A5F" w:rsidRPr="00C34579">
        <w:rPr>
          <w:rFonts w:cstheme="minorHAnsi"/>
          <w:lang w:val="en-GB"/>
        </w:rPr>
        <w:t xml:space="preserve"> of ectotherms</w:t>
      </w:r>
      <w:r w:rsidR="00C4149F" w:rsidRPr="00C34579">
        <w:rPr>
          <w:rFonts w:cstheme="minorHAnsi"/>
          <w:lang w:val="en-GB"/>
        </w:rPr>
        <w:t xml:space="preserve">. </w:t>
      </w:r>
      <w:r w:rsidR="00C4149F" w:rsidRPr="00F802C7">
        <w:rPr>
          <w:rFonts w:cstheme="minorHAnsi"/>
          <w:highlight w:val="yellow"/>
          <w:lang w:val="en-GB"/>
        </w:rPr>
        <w:t xml:space="preserve">However, </w:t>
      </w:r>
      <w:r w:rsidR="009E3FEF" w:rsidRPr="00F802C7">
        <w:rPr>
          <w:rFonts w:cstheme="minorHAnsi"/>
          <w:highlight w:val="yellow"/>
          <w:lang w:val="en-GB"/>
        </w:rPr>
        <w:t xml:space="preserve">we lack a comprehensive </w:t>
      </w:r>
      <w:commentRangeStart w:id="10"/>
      <w:del w:id="11" w:author="Anna Gårdmark" w:date="2020-02-07T07:23:00Z">
        <w:r w:rsidR="009E3FEF" w:rsidRPr="00F802C7" w:rsidDel="00457D7E">
          <w:rPr>
            <w:rFonts w:cstheme="minorHAnsi"/>
            <w:highlight w:val="yellow"/>
            <w:lang w:val="en-GB"/>
          </w:rPr>
          <w:delText xml:space="preserve">overview </w:delText>
        </w:r>
      </w:del>
      <w:commentRangeEnd w:id="10"/>
      <w:ins w:id="12" w:author="Anna Gårdmark" w:date="2020-02-07T07:23:00Z">
        <w:r w:rsidR="00457D7E">
          <w:rPr>
            <w:rFonts w:cstheme="minorHAnsi"/>
            <w:highlight w:val="yellow"/>
            <w:lang w:val="en-GB"/>
          </w:rPr>
          <w:t>understanding</w:t>
        </w:r>
        <w:r w:rsidR="00457D7E" w:rsidRPr="00F802C7">
          <w:rPr>
            <w:rFonts w:cstheme="minorHAnsi"/>
            <w:highlight w:val="yellow"/>
            <w:lang w:val="en-GB"/>
          </w:rPr>
          <w:t xml:space="preserve"> </w:t>
        </w:r>
      </w:ins>
      <w:r w:rsidR="000B444E">
        <w:rPr>
          <w:rStyle w:val="Kommentarsreferens"/>
        </w:rPr>
        <w:commentReference w:id="10"/>
      </w:r>
      <w:r w:rsidR="009E3FEF" w:rsidRPr="00F802C7">
        <w:rPr>
          <w:rFonts w:cstheme="minorHAnsi"/>
          <w:highlight w:val="yellow"/>
          <w:lang w:val="en-GB"/>
        </w:rPr>
        <w:t>of average intraspecific scaling of growth</w:t>
      </w:r>
      <w:r w:rsidR="009D408E" w:rsidRPr="00F802C7">
        <w:rPr>
          <w:rFonts w:cstheme="minorHAnsi"/>
          <w:highlight w:val="yellow"/>
          <w:lang w:val="en-GB"/>
        </w:rPr>
        <w:t xml:space="preserve"> and </w:t>
      </w:r>
      <w:r w:rsidR="006478C8" w:rsidRPr="00F802C7">
        <w:rPr>
          <w:rFonts w:cstheme="minorHAnsi"/>
          <w:highlight w:val="yellow"/>
          <w:lang w:val="en-GB"/>
        </w:rPr>
        <w:t xml:space="preserve">the key processes affecting it </w:t>
      </w:r>
      <w:r w:rsidR="006478C8" w:rsidRPr="00F802C7">
        <w:rPr>
          <w:highlight w:val="yellow"/>
          <w:lang w:val="en-GB"/>
        </w:rPr>
        <w:t xml:space="preserve">(e.g., metabolism and consumption) </w:t>
      </w:r>
      <w:r w:rsidR="009E3FEF" w:rsidRPr="00F802C7">
        <w:rPr>
          <w:rFonts w:cstheme="minorHAnsi"/>
          <w:highlight w:val="yellow"/>
          <w:lang w:val="en-GB"/>
        </w:rPr>
        <w:t xml:space="preserve">with body mass and </w:t>
      </w:r>
      <w:r w:rsidR="00F568DE" w:rsidRPr="00F802C7">
        <w:rPr>
          <w:rFonts w:cstheme="minorHAnsi"/>
          <w:highlight w:val="yellow"/>
          <w:lang w:val="en-GB"/>
        </w:rPr>
        <w:t>temperature</w:t>
      </w:r>
      <w:r w:rsidR="00E37100" w:rsidRPr="00F802C7">
        <w:rPr>
          <w:rFonts w:cstheme="minorHAnsi"/>
          <w:highlight w:val="yellow"/>
          <w:lang w:val="en-GB"/>
        </w:rPr>
        <w:t xml:space="preserve"> </w:t>
      </w:r>
      <w:commentRangeStart w:id="13"/>
      <w:del w:id="14" w:author="Anna Gårdmark" w:date="2020-02-07T07:23:00Z">
        <w:r w:rsidR="00E37100" w:rsidRPr="00F802C7" w:rsidDel="00457D7E">
          <w:rPr>
            <w:rFonts w:cstheme="minorHAnsi"/>
            <w:highlight w:val="yellow"/>
            <w:lang w:val="en-GB"/>
          </w:rPr>
          <w:delText>from controlled experiments</w:delText>
        </w:r>
      </w:del>
      <w:commentRangeEnd w:id="13"/>
      <w:r w:rsidR="008737CD">
        <w:rPr>
          <w:rStyle w:val="Kommentarsreferens"/>
        </w:rPr>
        <w:commentReference w:id="13"/>
      </w:r>
      <w:r w:rsidR="000C765B" w:rsidRPr="00F802C7">
        <w:rPr>
          <w:rFonts w:cstheme="minorHAnsi"/>
          <w:highlight w:val="yellow"/>
          <w:lang w:val="en-GB"/>
        </w:rPr>
        <w:t xml:space="preserve">. </w:t>
      </w:r>
      <w:r w:rsidR="003B5AC8" w:rsidRPr="00F802C7">
        <w:rPr>
          <w:rFonts w:cstheme="minorHAnsi"/>
          <w:highlight w:val="yellow"/>
          <w:lang w:val="en-GB"/>
        </w:rPr>
        <w:t xml:space="preserve">This limits our ability </w:t>
      </w:r>
      <w:r w:rsidR="000F1CA5" w:rsidRPr="00F802C7">
        <w:rPr>
          <w:rFonts w:cstheme="minorHAnsi"/>
          <w:highlight w:val="yellow"/>
          <w:lang w:val="en-GB"/>
        </w:rPr>
        <w:t>to</w:t>
      </w:r>
      <w:r w:rsidR="00F44315" w:rsidRPr="00F802C7">
        <w:rPr>
          <w:rFonts w:cstheme="minorHAnsi"/>
          <w:highlight w:val="yellow"/>
          <w:lang w:val="en-GB"/>
        </w:rPr>
        <w:t xml:space="preserve"> inform </w:t>
      </w:r>
      <w:r w:rsidR="009D2A0D" w:rsidRPr="00F802C7">
        <w:rPr>
          <w:rFonts w:cstheme="minorHAnsi"/>
          <w:highlight w:val="yellow"/>
          <w:lang w:val="en-GB"/>
        </w:rPr>
        <w:t xml:space="preserve">mechanistic growth models </w:t>
      </w:r>
      <w:commentRangeStart w:id="15"/>
      <w:del w:id="16" w:author="Anna Gårdmark" w:date="2020-02-07T07:23:00Z">
        <w:r w:rsidR="009D2A0D" w:rsidRPr="00F802C7" w:rsidDel="00457D7E">
          <w:rPr>
            <w:rFonts w:cstheme="minorHAnsi"/>
            <w:highlight w:val="yellow"/>
            <w:lang w:val="en-GB"/>
          </w:rPr>
          <w:delText xml:space="preserve">with intraspecific </w:delText>
        </w:r>
        <w:r w:rsidR="00105BC5" w:rsidRPr="00F802C7" w:rsidDel="00457D7E">
          <w:rPr>
            <w:rFonts w:cstheme="minorHAnsi"/>
            <w:highlight w:val="yellow"/>
            <w:lang w:val="en-GB"/>
          </w:rPr>
          <w:delText xml:space="preserve">scaling </w:delText>
        </w:r>
        <w:r w:rsidR="00713311" w:rsidRPr="00F802C7" w:rsidDel="00457D7E">
          <w:rPr>
            <w:rFonts w:cstheme="minorHAnsi"/>
            <w:highlight w:val="yellow"/>
            <w:lang w:val="en-GB"/>
          </w:rPr>
          <w:delText>relationships</w:delText>
        </w:r>
      </w:del>
      <w:commentRangeEnd w:id="15"/>
      <w:r w:rsidR="008737CD">
        <w:rPr>
          <w:rStyle w:val="Kommentarsreferens"/>
        </w:rPr>
        <w:commentReference w:id="15"/>
      </w:r>
      <w:ins w:id="17" w:author="Jan Ohlberger" w:date="2020-02-06T10:24:00Z">
        <w:r w:rsidR="00A06E29">
          <w:rPr>
            <w:rFonts w:cstheme="minorHAnsi"/>
            <w:highlight w:val="yellow"/>
            <w:lang w:val="en-GB"/>
          </w:rPr>
          <w:t>,</w:t>
        </w:r>
      </w:ins>
      <w:r w:rsidR="000F1CA5" w:rsidRPr="00F802C7">
        <w:rPr>
          <w:rFonts w:cstheme="minorHAnsi"/>
          <w:highlight w:val="yellow"/>
          <w:lang w:val="en-GB"/>
        </w:rPr>
        <w:t xml:space="preserve"> </w:t>
      </w:r>
      <w:ins w:id="18" w:author="Anna Gårdmark" w:date="2020-02-07T07:23:00Z">
        <w:r w:rsidR="00457D7E">
          <w:rPr>
            <w:rFonts w:cstheme="minorHAnsi"/>
            <w:highlight w:val="yellow"/>
            <w:lang w:val="en-GB"/>
          </w:rPr>
          <w:t xml:space="preserve">to </w:t>
        </w:r>
      </w:ins>
      <w:r w:rsidR="00A10964" w:rsidRPr="00F802C7">
        <w:rPr>
          <w:rFonts w:cstheme="minorHAnsi"/>
          <w:highlight w:val="yellow"/>
          <w:lang w:val="en-GB"/>
        </w:rPr>
        <w:t xml:space="preserve">link experimental data to </w:t>
      </w:r>
      <w:r w:rsidR="006F4D47" w:rsidRPr="00457D7E">
        <w:rPr>
          <w:rFonts w:cstheme="minorHAnsi"/>
          <w:highlight w:val="yellow"/>
          <w:lang w:val="en-GB"/>
          <w:rPrChange w:id="19" w:author="Anna Gårdmark" w:date="2020-02-07T07:21:00Z">
            <w:rPr>
              <w:rFonts w:cstheme="minorHAnsi"/>
              <w:highlight w:val="yellow"/>
            </w:rPr>
          </w:rPrChange>
        </w:rPr>
        <w:t>observed</w:t>
      </w:r>
      <w:r w:rsidR="00A10964" w:rsidRPr="00F802C7">
        <w:rPr>
          <w:rFonts w:cstheme="minorHAnsi"/>
          <w:highlight w:val="yellow"/>
          <w:lang w:val="en-GB"/>
        </w:rPr>
        <w:t xml:space="preserve"> patterns of growth</w:t>
      </w:r>
      <w:ins w:id="20" w:author="Jan Ohlberger" w:date="2020-02-06T10:24:00Z">
        <w:r w:rsidR="00A06E29">
          <w:rPr>
            <w:rFonts w:cstheme="minorHAnsi"/>
            <w:highlight w:val="yellow"/>
            <w:lang w:val="en-GB"/>
          </w:rPr>
          <w:t>,</w:t>
        </w:r>
      </w:ins>
      <w:r w:rsidR="00713311" w:rsidRPr="00F802C7">
        <w:rPr>
          <w:rFonts w:cstheme="minorHAnsi"/>
          <w:highlight w:val="yellow"/>
          <w:lang w:val="en-GB"/>
        </w:rPr>
        <w:t xml:space="preserve"> and to advance mechanistic food web models</w:t>
      </w:r>
      <w:commentRangeStart w:id="21"/>
      <w:r w:rsidR="0035144A" w:rsidRPr="00F802C7">
        <w:rPr>
          <w:rFonts w:cstheme="minorHAnsi"/>
          <w:highlight w:val="yellow"/>
          <w:lang w:val="en-GB"/>
        </w:rPr>
        <w:t>.</w:t>
      </w:r>
      <w:commentRangeEnd w:id="21"/>
      <w:r w:rsidR="00A06E29">
        <w:rPr>
          <w:rStyle w:val="Kommentarsreferens"/>
        </w:rPr>
        <w:commentReference w:id="21"/>
      </w:r>
      <w:r w:rsidR="002F2D81" w:rsidRPr="00C34579">
        <w:rPr>
          <w:rFonts w:cstheme="minorHAnsi"/>
          <w:lang w:val="en-GB"/>
        </w:rPr>
        <w:t xml:space="preserve"> </w:t>
      </w:r>
      <w:r w:rsidR="003A2ED2" w:rsidRPr="00C34579">
        <w:rPr>
          <w:rFonts w:cstheme="minorHAnsi"/>
          <w:lang w:val="en-GB"/>
        </w:rPr>
        <w:t xml:space="preserve">To </w:t>
      </w:r>
      <w:r w:rsidR="009C5D5C" w:rsidRPr="00C34579">
        <w:rPr>
          <w:rFonts w:cstheme="minorHAnsi"/>
          <w:lang w:val="en-GB"/>
        </w:rPr>
        <w:t>estimate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7D7E">
        <w:rPr>
          <w:rFonts w:cstheme="minorHAnsi"/>
          <w:lang w:val="en-GB"/>
          <w:rPrChange w:id="22" w:author="Anna Gårdmark" w:date="2020-02-07T07:21:00Z">
            <w:rPr>
              <w:rFonts w:cstheme="minorHAnsi"/>
            </w:rPr>
          </w:rPrChange>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commentRangeStart w:id="23"/>
      <w:commentRangeStart w:id="24"/>
      <w:commentRangeStart w:id="25"/>
      <w:r w:rsidR="00C205B8" w:rsidRPr="00457D7E">
        <w:rPr>
          <w:rFonts w:cstheme="minorHAnsi"/>
          <w:lang w:val="en-GB"/>
          <w:rPrChange w:id="26" w:author="Anna Gårdmark" w:date="2020-02-07T07:21:00Z">
            <w:rPr>
              <w:rFonts w:cstheme="minorHAnsi"/>
            </w:rPr>
          </w:rPrChange>
        </w:rPr>
        <w:t>combining</w:t>
      </w:r>
      <w:r w:rsidR="000256B7" w:rsidRPr="00457D7E">
        <w:rPr>
          <w:rFonts w:cstheme="minorHAnsi"/>
          <w:lang w:val="en-GB"/>
          <w:rPrChange w:id="27" w:author="Anna Gårdmark" w:date="2020-02-07T07:21:00Z">
            <w:rPr>
              <w:rFonts w:cstheme="minorHAnsi"/>
            </w:rPr>
          </w:rPrChange>
        </w:rPr>
        <w:t xml:space="preserve"> </w:t>
      </w:r>
      <w:commentRangeEnd w:id="23"/>
      <w:r w:rsidR="00C205B8">
        <w:rPr>
          <w:rStyle w:val="Kommentarsreferens"/>
        </w:rPr>
        <w:commentReference w:id="23"/>
      </w:r>
      <w:commentRangeEnd w:id="24"/>
      <w:r w:rsidR="00414010">
        <w:rPr>
          <w:rStyle w:val="Kommentarsreferens"/>
        </w:rPr>
        <w:commentReference w:id="24"/>
      </w:r>
      <w:commentRangeEnd w:id="25"/>
      <w:r w:rsidR="00457D7E">
        <w:rPr>
          <w:rStyle w:val="Kommentarsreferens"/>
        </w:rPr>
        <w:commentReference w:id="25"/>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ins w:id="28" w:author="Anna Gårdmark" w:date="2020-02-07T07:24:00Z">
        <w:r w:rsidR="00457D7E">
          <w:rPr>
            <w:rFonts w:cstheme="minorHAnsi"/>
            <w:lang w:val="en-GB"/>
          </w:rPr>
          <w:t xml:space="preserve"> (in a factorial set-up)</w:t>
        </w:r>
      </w:ins>
      <w:r w:rsidR="002F1479" w:rsidRPr="00457D7E">
        <w:rPr>
          <w:rFonts w:cstheme="minorHAnsi"/>
          <w:lang w:val="en-GB"/>
          <w:rPrChange w:id="29" w:author="Anna Gårdmark" w:date="2020-02-07T07:21:00Z">
            <w:rPr>
              <w:rFonts w:cstheme="minorHAnsi"/>
            </w:rPr>
          </w:rPrChange>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7D7E">
        <w:rPr>
          <w:lang w:val="en-GB"/>
          <w:rPrChange w:id="30" w:author="Anna Gårdmark" w:date="2020-02-07T07:21:00Z">
            <w:rPr/>
          </w:rPrChange>
        </w:rPr>
        <w:t>M</w:t>
      </w:r>
      <w:r w:rsidR="00844D81" w:rsidRPr="00C34579">
        <w:rPr>
          <w:lang w:val="en-GB"/>
        </w:rPr>
        <w:t>ass</w:t>
      </w:r>
      <w:r w:rsidR="00B00225" w:rsidRPr="00457D7E">
        <w:rPr>
          <w:lang w:val="en-GB"/>
          <w:rPrChange w:id="31" w:author="Anna Gårdmark" w:date="2020-02-07T07:21:00Z">
            <w:rPr/>
          </w:rPrChange>
        </w:rPr>
        <w:t>-</w:t>
      </w:r>
      <w:r w:rsidR="00844D81" w:rsidRPr="00C34579">
        <w:rPr>
          <w:lang w:val="en-GB"/>
        </w:rPr>
        <w:t xml:space="preserve">scaling </w:t>
      </w:r>
      <w:r w:rsidR="004B5E6A" w:rsidRPr="00457D7E">
        <w:rPr>
          <w:lang w:val="en-GB"/>
          <w:rPrChange w:id="32" w:author="Anna Gårdmark" w:date="2020-02-07T07:21:00Z">
            <w:rPr/>
          </w:rPrChange>
        </w:rPr>
        <w:t xml:space="preserve">exponents </w:t>
      </w:r>
      <w:r w:rsidR="00126EF2" w:rsidRPr="00457D7E">
        <w:rPr>
          <w:lang w:val="en-GB"/>
          <w:rPrChange w:id="33" w:author="Anna Gårdmark" w:date="2020-02-07T07:21:00Z">
            <w:rPr/>
          </w:rPrChange>
        </w:rPr>
        <w:t xml:space="preserve">of maximum consumption are </w:t>
      </w:r>
      <w:r w:rsidR="005E7332" w:rsidRPr="00457D7E">
        <w:rPr>
          <w:lang w:val="en-GB"/>
          <w:rPrChange w:id="34" w:author="Anna Gårdmark" w:date="2020-02-07T07:21:00Z">
            <w:rPr/>
          </w:rPrChange>
        </w:rPr>
        <w:t>small</w:t>
      </w:r>
      <w:r w:rsidR="008716D6" w:rsidRPr="00457D7E">
        <w:rPr>
          <w:lang w:val="en-GB"/>
          <w:rPrChange w:id="35" w:author="Anna Gårdmark" w:date="2020-02-07T07:21:00Z">
            <w:rPr/>
          </w:rPrChange>
        </w:rPr>
        <w:t>er</w:t>
      </w:r>
      <w:r w:rsidR="00126EF2" w:rsidRPr="00457D7E">
        <w:rPr>
          <w:lang w:val="en-GB"/>
          <w:rPrChange w:id="36" w:author="Anna Gårdmark" w:date="2020-02-07T07:21:00Z">
            <w:rPr/>
          </w:rPrChange>
        </w:rPr>
        <w:t xml:space="preserve"> than</w:t>
      </w:r>
      <w:r w:rsidR="0005505B" w:rsidRPr="00457D7E">
        <w:rPr>
          <w:lang w:val="en-GB"/>
          <w:rPrChange w:id="37" w:author="Anna Gårdmark" w:date="2020-02-07T07:21:00Z">
            <w:rPr/>
          </w:rPrChange>
        </w:rPr>
        <w:t xml:space="preserve"> </w:t>
      </w:r>
      <w:r w:rsidR="003F722F" w:rsidRPr="00457D7E">
        <w:rPr>
          <w:lang w:val="en-GB"/>
          <w:rPrChange w:id="38" w:author="Anna Gårdmark" w:date="2020-02-07T07:21:00Z">
            <w:rPr/>
          </w:rPrChange>
        </w:rPr>
        <w:t xml:space="preserve">both </w:t>
      </w:r>
      <w:r w:rsidR="00EB5475" w:rsidRPr="00457D7E">
        <w:rPr>
          <w:lang w:val="en-GB"/>
          <w:rPrChange w:id="39" w:author="Anna Gårdmark" w:date="2020-02-07T07:21:00Z">
            <w:rPr/>
          </w:rPrChange>
        </w:rPr>
        <w:t xml:space="preserve">the predicted </w:t>
      </w:r>
      <w:r w:rsidR="00953FE9" w:rsidRPr="00457D7E">
        <w:rPr>
          <w:lang w:val="en-GB"/>
          <w:rPrChange w:id="40" w:author="Anna Gårdmark" w:date="2020-02-07T07:21:00Z">
            <w:rPr/>
          </w:rPrChange>
        </w:rPr>
        <w:t>¾</w:t>
      </w:r>
      <w:r w:rsidR="00953FE9" w:rsidRPr="00457D7E">
        <w:rPr>
          <w:rFonts w:cstheme="minorHAnsi"/>
          <w:lang w:val="en-GB"/>
          <w:rPrChange w:id="41" w:author="Anna Gårdmark" w:date="2020-02-07T07:21:00Z">
            <w:rPr>
              <w:rFonts w:cstheme="minorHAnsi"/>
            </w:rPr>
          </w:rPrChange>
        </w:rPr>
        <w:t xml:space="preserve"> </w:t>
      </w:r>
      <w:r w:rsidR="00236710" w:rsidRPr="00457D7E">
        <w:rPr>
          <w:rFonts w:cstheme="minorHAnsi"/>
          <w:lang w:val="en-GB"/>
          <w:rPrChange w:id="42" w:author="Anna Gårdmark" w:date="2020-02-07T07:21:00Z">
            <w:rPr>
              <w:rFonts w:cstheme="minorHAnsi"/>
            </w:rPr>
          </w:rPrChange>
        </w:rPr>
        <w:t>and metabolism-</w:t>
      </w:r>
      <w:r w:rsidR="00355BCD" w:rsidRPr="00457D7E">
        <w:rPr>
          <w:rFonts w:cstheme="minorHAnsi"/>
          <w:lang w:val="en-GB"/>
          <w:rPrChange w:id="43" w:author="Anna Gårdmark" w:date="2020-02-07T07:21:00Z">
            <w:rPr>
              <w:rFonts w:cstheme="minorHAnsi"/>
            </w:rPr>
          </w:rPrChange>
        </w:rPr>
        <w:t>exponents and</w:t>
      </w:r>
      <w:r w:rsidR="00885FD7" w:rsidRPr="00457D7E">
        <w:rPr>
          <w:rFonts w:cstheme="minorHAnsi"/>
          <w:lang w:val="en-GB"/>
          <w:rPrChange w:id="44" w:author="Anna Gårdmark" w:date="2020-02-07T07:21:00Z">
            <w:rPr>
              <w:rFonts w:cstheme="minorHAnsi"/>
            </w:rPr>
          </w:rPrChange>
        </w:rPr>
        <w:t xml:space="preserve"> are unimodal over the full temperature range. </w:t>
      </w:r>
      <w:r w:rsidR="00896FCB" w:rsidRPr="00457D7E">
        <w:rPr>
          <w:rFonts w:cstheme="minorHAnsi"/>
          <w:lang w:val="en-GB"/>
          <w:rPrChange w:id="45" w:author="Anna Gårdmark" w:date="2020-02-07T07:21:00Z">
            <w:rPr>
              <w:rFonts w:cstheme="minorHAnsi"/>
            </w:rPr>
          </w:rPrChange>
        </w:rPr>
        <w:t xml:space="preserve">This contributes to unimodal </w:t>
      </w:r>
      <w:r w:rsidR="00003C71" w:rsidRPr="00457D7E">
        <w:rPr>
          <w:rFonts w:cstheme="minorHAnsi"/>
          <w:lang w:val="en-GB"/>
          <w:rPrChange w:id="46" w:author="Anna Gårdmark" w:date="2020-02-07T07:21:00Z">
            <w:rPr>
              <w:rFonts w:cstheme="minorHAnsi"/>
            </w:rPr>
          </w:rPrChange>
        </w:rPr>
        <w:t>thermal responses of growth</w:t>
      </w:r>
      <w:r w:rsidR="00B44F81" w:rsidRPr="00457D7E">
        <w:rPr>
          <w:rFonts w:cstheme="minorHAnsi"/>
          <w:lang w:val="en-GB"/>
          <w:rPrChange w:id="47" w:author="Anna Gårdmark" w:date="2020-02-07T07:21:00Z">
            <w:rPr>
              <w:rFonts w:cstheme="minorHAnsi"/>
            </w:rPr>
          </w:rPrChange>
        </w:rPr>
        <w:t>. These a</w:t>
      </w:r>
      <w:r w:rsidR="00805F8B" w:rsidRPr="00457D7E">
        <w:rPr>
          <w:rFonts w:cstheme="minorHAnsi"/>
          <w:lang w:val="en-GB"/>
          <w:rPrChange w:id="48" w:author="Anna Gårdmark" w:date="2020-02-07T07:21:00Z">
            <w:rPr>
              <w:rFonts w:cstheme="minorHAnsi"/>
            </w:rPr>
          </w:rPrChange>
        </w:rPr>
        <w:t xml:space="preserve">re characterized by declining </w:t>
      </w:r>
      <w:r w:rsidR="00FA3B2F" w:rsidRPr="00457D7E">
        <w:rPr>
          <w:rFonts w:cstheme="minorHAnsi"/>
          <w:lang w:val="en-GB"/>
          <w:rPrChange w:id="49" w:author="Anna Gårdmark" w:date="2020-02-07T07:21:00Z">
            <w:rPr>
              <w:rFonts w:cstheme="minorHAnsi"/>
            </w:rPr>
          </w:rPrChange>
        </w:rPr>
        <w:t xml:space="preserve">optimum </w:t>
      </w:r>
      <w:r w:rsidR="00805F8B" w:rsidRPr="00457D7E">
        <w:rPr>
          <w:rFonts w:cstheme="minorHAnsi"/>
          <w:lang w:val="en-GB"/>
          <w:rPrChange w:id="50" w:author="Anna Gårdmark" w:date="2020-02-07T07:21:00Z">
            <w:rPr>
              <w:rFonts w:cstheme="minorHAnsi"/>
            </w:rPr>
          </w:rPrChange>
        </w:rPr>
        <w:t xml:space="preserve">temperatures for </w:t>
      </w:r>
      <w:r w:rsidR="0024287D" w:rsidRPr="00457D7E">
        <w:rPr>
          <w:rFonts w:cstheme="minorHAnsi"/>
          <w:lang w:val="en-GB"/>
          <w:rPrChange w:id="51" w:author="Anna Gårdmark" w:date="2020-02-07T07:21:00Z">
            <w:rPr>
              <w:rFonts w:cstheme="minorHAnsi"/>
            </w:rPr>
          </w:rPrChange>
        </w:rPr>
        <w:t xml:space="preserve">body </w:t>
      </w:r>
      <w:r w:rsidR="00805F8B" w:rsidRPr="00457D7E">
        <w:rPr>
          <w:rFonts w:cstheme="minorHAnsi"/>
          <w:lang w:val="en-GB"/>
          <w:rPrChange w:id="52" w:author="Anna Gårdmark" w:date="2020-02-07T07:21:00Z">
            <w:rPr>
              <w:rFonts w:cstheme="minorHAnsi"/>
            </w:rPr>
          </w:rPrChange>
        </w:rPr>
        <w:t>growth</w:t>
      </w:r>
      <w:r w:rsidR="00801CD5" w:rsidRPr="00457D7E">
        <w:rPr>
          <w:rFonts w:cstheme="minorHAnsi"/>
          <w:lang w:val="en-GB"/>
          <w:rPrChange w:id="53" w:author="Anna Gårdmark" w:date="2020-02-07T07:21:00Z">
            <w:rPr>
              <w:rFonts w:cstheme="minorHAnsi"/>
            </w:rPr>
          </w:rPrChange>
        </w:rPr>
        <w:t xml:space="preserve"> to temperature</w:t>
      </w:r>
      <w:r w:rsidR="00A1521F" w:rsidRPr="00457D7E">
        <w:rPr>
          <w:rFonts w:cstheme="minorHAnsi"/>
          <w:lang w:val="en-GB"/>
          <w:rPrChange w:id="54" w:author="Anna Gårdmark" w:date="2020-02-07T07:21:00Z">
            <w:rPr>
              <w:rFonts w:cstheme="minorHAnsi"/>
            </w:rPr>
          </w:rPrChange>
        </w:rPr>
        <w:t>. Accordingly, our analysis of growth data demonstrates that optimum growth temperatures declines as a function of body size within species</w:t>
      </w:r>
      <w:r w:rsidR="0007215D" w:rsidRPr="00457D7E">
        <w:rPr>
          <w:rFonts w:cstheme="minorHAnsi"/>
          <w:lang w:val="en-GB"/>
          <w:rPrChange w:id="55" w:author="Anna Gårdmark" w:date="2020-02-07T07:21:00Z">
            <w:rPr>
              <w:rFonts w:cstheme="minorHAnsi"/>
            </w:rPr>
          </w:rPrChange>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7D7E">
        <w:rPr>
          <w:rFonts w:cstheme="minorHAnsi"/>
          <w:lang w:val="en-GB"/>
          <w:rPrChange w:id="56" w:author="Anna Gårdmark" w:date="2020-02-07T07:21:00Z">
            <w:rPr>
              <w:rFonts w:cstheme="minorHAnsi"/>
            </w:rPr>
          </w:rPrChange>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7D7E">
        <w:rPr>
          <w:rFonts w:eastAsiaTheme="minorEastAsia" w:cstheme="minorHAnsi"/>
          <w:lang w:val="en-GB"/>
          <w:rPrChange w:id="57" w:author="Anna Gårdmark" w:date="2020-02-07T07:21:00Z">
            <w:rPr>
              <w:rFonts w:eastAsiaTheme="minorEastAsia" w:cstheme="minorHAnsi"/>
            </w:rPr>
          </w:rPrChange>
        </w:rPr>
        <w:t xml:space="preserve">the </w:t>
      </w:r>
      <w:r w:rsidR="00B73BBC" w:rsidRPr="00C34579">
        <w:rPr>
          <w:rFonts w:eastAsiaTheme="minorEastAsia" w:cstheme="minorHAnsi"/>
          <w:lang w:val="en-GB"/>
        </w:rPr>
        <w:t>specie</w:t>
      </w:r>
      <w:r w:rsidR="00B73BBC" w:rsidRPr="00457D7E">
        <w:rPr>
          <w:rFonts w:eastAsiaTheme="minorEastAsia" w:cstheme="minorHAnsi"/>
          <w:lang w:val="en-GB"/>
          <w:rPrChange w:id="58" w:author="Anna Gårdmark" w:date="2020-02-07T07:21:00Z">
            <w:rPr>
              <w:rFonts w:eastAsiaTheme="minorEastAsia" w:cstheme="minorHAnsi"/>
            </w:rPr>
          </w:rPrChange>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stycke"/>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314762E8"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7D7E">
        <w:rPr>
          <w:rFonts w:eastAsiaTheme="minorEastAsia" w:cstheme="minorHAnsi"/>
          <w:lang w:val="en-GB"/>
          <w:rPrChange w:id="59" w:author="Anna Gårdmark" w:date="2020-02-07T07:21:00Z">
            <w:rPr>
              <w:rFonts w:eastAsiaTheme="minorEastAsia" w:cstheme="minorHAnsi"/>
            </w:rPr>
          </w:rPrChange>
        </w:rPr>
        <w:t xml:space="preserve"> </w:t>
      </w:r>
      <w:r w:rsidR="000272BA" w:rsidRPr="00457D7E">
        <w:rPr>
          <w:rFonts w:eastAsiaTheme="minorEastAsia" w:cstheme="minorHAnsi"/>
          <w:lang w:val="en-GB"/>
          <w:rPrChange w:id="60" w:author="Anna Gårdmark" w:date="2020-02-07T07:21:00Z">
            <w:rPr>
              <w:rFonts w:eastAsiaTheme="minorEastAsia" w:cstheme="minorHAnsi"/>
            </w:rPr>
          </w:rPrChange>
        </w:rPr>
        <w:t>powered by metabolism</w:t>
      </w:r>
      <w:r w:rsidR="00151647" w:rsidRPr="00457D7E">
        <w:rPr>
          <w:rFonts w:eastAsiaTheme="minorEastAsia" w:cstheme="minorHAnsi"/>
          <w:lang w:val="en-GB"/>
          <w:rPrChange w:id="61" w:author="Anna Gårdmark" w:date="2020-02-07T07:21:00Z">
            <w:rPr>
              <w:rFonts w:eastAsiaTheme="minorEastAsia" w:cstheme="minorHAnsi"/>
            </w:rPr>
          </w:rPrChange>
        </w:rPr>
        <w:t xml:space="preserve">, </w:t>
      </w:r>
      <w:r w:rsidR="0063359D" w:rsidRPr="00457D7E">
        <w:rPr>
          <w:rFonts w:eastAsiaTheme="minorEastAsia" w:cstheme="minorHAnsi"/>
          <w:lang w:val="en-GB"/>
          <w:rPrChange w:id="62" w:author="Anna Gårdmark" w:date="2020-02-07T07:21:00Z">
            <w:rPr>
              <w:rFonts w:eastAsiaTheme="minorEastAsia" w:cstheme="minorHAnsi"/>
            </w:rPr>
          </w:rPrChange>
        </w:rPr>
        <w:t>and thus depends on</w:t>
      </w:r>
      <w:r w:rsidR="009B7285" w:rsidRPr="00457D7E">
        <w:rPr>
          <w:rFonts w:eastAsiaTheme="minorEastAsia" w:cstheme="minorHAnsi"/>
          <w:lang w:val="en-GB"/>
          <w:rPrChange w:id="63" w:author="Anna Gårdmark" w:date="2020-02-07T07:21:00Z">
            <w:rPr>
              <w:rFonts w:eastAsiaTheme="minorEastAsia" w:cstheme="minorHAnsi"/>
            </w:rPr>
          </w:rPrChange>
        </w:rPr>
        <w:t xml:space="preserve"> </w:t>
      </w:r>
      <w:r w:rsidR="0063359D" w:rsidRPr="00457D7E">
        <w:rPr>
          <w:rFonts w:eastAsiaTheme="minorEastAsia" w:cstheme="minorHAnsi"/>
          <w:lang w:val="en-GB"/>
          <w:rPrChange w:id="64" w:author="Anna Gårdmark" w:date="2020-02-07T07:21:00Z">
            <w:rPr>
              <w:rFonts w:eastAsiaTheme="minorEastAsia" w:cstheme="minorHAnsi"/>
            </w:rPr>
          </w:rPrChange>
        </w:rPr>
        <w:t>body size and temperature</w:t>
      </w:r>
      <w:r w:rsidR="00F802C7" w:rsidRPr="00457D7E">
        <w:rPr>
          <w:rFonts w:eastAsiaTheme="minorEastAsia" w:cstheme="minorHAnsi"/>
          <w:lang w:val="en-GB"/>
          <w:rPrChange w:id="65" w:author="Anna Gårdmark" w:date="2020-02-07T07:21:00Z">
            <w:rPr>
              <w:rFonts w:eastAsiaTheme="minorEastAsia" w:cstheme="minorHAnsi"/>
            </w:rPr>
          </w:rPrChange>
        </w:rPr>
        <w:t xml:space="preserve"> </w:t>
      </w:r>
      <w:r w:rsidR="00F802C7">
        <w:rPr>
          <w:rFonts w:eastAsiaTheme="minorEastAsia" w:cstheme="minorHAnsi"/>
        </w:rPr>
        <w:fldChar w:fldCharType="begin"/>
      </w:r>
      <w:r w:rsidR="009C66FD" w:rsidRPr="00457D7E">
        <w:rPr>
          <w:rFonts w:eastAsiaTheme="minorEastAsia" w:cstheme="minorHAnsi"/>
          <w:lang w:val="en-GB"/>
          <w:rPrChange w:id="66" w:author="Anna Gårdmark" w:date="2020-02-07T07:21:00Z">
            <w:rPr>
              <w:rFonts w:eastAsiaTheme="minorEastAsia" w:cstheme="minorHAnsi"/>
            </w:rPr>
          </w:rPrChange>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7D7E">
        <w:rPr>
          <w:rFonts w:eastAsiaTheme="minorEastAsia" w:cstheme="minorHAnsi"/>
          <w:lang w:val="en-GB"/>
          <w:rPrChange w:id="67" w:author="Anna Gårdmark" w:date="2020-02-07T07:21:00Z">
            <w:rPr>
              <w:rFonts w:eastAsiaTheme="minorEastAsia" w:cstheme="minorHAnsi"/>
            </w:rPr>
          </w:rPrChange>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7D7E">
        <w:rPr>
          <w:rFonts w:eastAsiaTheme="minorEastAsia" w:cstheme="minorHAnsi"/>
          <w:lang w:val="en-GB"/>
          <w:rPrChange w:id="68" w:author="Anna Gårdmark" w:date="2020-02-07T07:21:00Z">
            <w:rPr>
              <w:rFonts w:eastAsiaTheme="minorEastAsia" w:cstheme="minorHAnsi"/>
            </w:rPr>
          </w:rPrChange>
        </w:rPr>
        <w:t>.</w:t>
      </w:r>
      <w:r w:rsidR="007051E6" w:rsidRPr="00972C7F">
        <w:rPr>
          <w:rFonts w:eastAsiaTheme="minorEastAsia" w:cstheme="minorHAnsi"/>
          <w:lang w:val="en-GB"/>
        </w:rPr>
        <w:t xml:space="preserve"> </w:t>
      </w:r>
      <w:r w:rsidR="00DB4B6E" w:rsidRPr="00457D7E">
        <w:rPr>
          <w:rFonts w:eastAsiaTheme="minorEastAsia" w:cstheme="minorHAnsi"/>
          <w:lang w:val="en-GB"/>
          <w:rPrChange w:id="69" w:author="Anna Gårdmark" w:date="2020-02-07T07:21:00Z">
            <w:rPr>
              <w:rFonts w:eastAsiaTheme="minorEastAsia" w:cstheme="minorHAnsi"/>
            </w:rPr>
          </w:rPrChange>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9D6C25">
        <w:rPr>
          <w:rFonts w:eastAsiaTheme="minorEastAsia" w:cstheme="minorHAnsi"/>
          <w:lang w:val="en-GB"/>
        </w:rPr>
        <w:instrText xml:space="preserve"> ADDIN ZOTERO_ITEM CSL_CITATION {"citationID":"hNb1pqTJ","properties":{"formattedCitation":"(Savage {\\i{}et al.} 2004)","plainCitation":"(Savage et al. 2004)","noteIndex":0},"citationItems":[{"id":"JtKt9yLW/549q9n64","uris":["http://zotero.org/users/local/FTg3Qpza/items/5EKRHGLR"],"uri":["http://zotero.org/users/local/FTg3Qpza/items/5EKRHGLR"],"itemData":{"id":914,"type":"article-journal","title":"Effects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9D6C25">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JtKt9yLW/TwKmvrAP","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7D7E">
        <w:rPr>
          <w:rFonts w:eastAsiaTheme="minorEastAsia" w:cstheme="minorHAnsi"/>
          <w:lang w:val="en-GB"/>
          <w:rPrChange w:id="70" w:author="Anna Gårdmark" w:date="2020-02-07T07:21:00Z">
            <w:rPr>
              <w:rFonts w:eastAsiaTheme="minorEastAsia" w:cstheme="minorHAnsi"/>
            </w:rPr>
          </w:rPrChange>
        </w:rPr>
        <w:t xml:space="preserve">Therefore, </w:t>
      </w:r>
      <w:r w:rsidR="00FA72C9" w:rsidRPr="00457D7E">
        <w:rPr>
          <w:rFonts w:eastAsiaTheme="minorEastAsia" w:cstheme="minorHAnsi"/>
          <w:lang w:val="en-GB"/>
          <w:rPrChange w:id="71" w:author="Anna Gårdmark" w:date="2020-02-07T07:21:00Z">
            <w:rPr>
              <w:rFonts w:eastAsiaTheme="minorEastAsia" w:cstheme="minorHAnsi"/>
            </w:rPr>
          </w:rPrChange>
        </w:rPr>
        <w:t>u</w:t>
      </w:r>
      <w:r w:rsidR="00062810" w:rsidRPr="00972C7F">
        <w:rPr>
          <w:rFonts w:eastAsiaTheme="minorEastAsia" w:cstheme="minorHAnsi"/>
          <w:lang w:val="en-GB"/>
        </w:rPr>
        <w:t>understanding</w:t>
      </w:r>
      <w:r w:rsidR="0012082A" w:rsidRPr="00972C7F">
        <w:rPr>
          <w:rFonts w:eastAsiaTheme="minorEastAsia" w:cstheme="minorHAnsi"/>
          <w:lang w:val="en-GB"/>
        </w:rPr>
        <w:t xml:space="preserve"> how </w:t>
      </w:r>
      <w:r w:rsidR="00E616DD" w:rsidRPr="00457D7E">
        <w:rPr>
          <w:rFonts w:eastAsiaTheme="minorEastAsia" w:cstheme="minorHAnsi"/>
          <w:lang w:val="en-GB"/>
          <w:rPrChange w:id="72" w:author="Anna Gårdmark" w:date="2020-02-07T07:21:00Z">
            <w:rPr>
              <w:rFonts w:eastAsiaTheme="minorEastAsia" w:cstheme="minorHAnsi"/>
            </w:rPr>
          </w:rPrChange>
        </w:rPr>
        <w:t xml:space="preserve">it </w:t>
      </w:r>
      <w:r w:rsidR="0012082A" w:rsidRPr="00972C7F">
        <w:rPr>
          <w:rFonts w:eastAsiaTheme="minorEastAsia" w:cstheme="minorHAnsi"/>
          <w:lang w:val="en-GB"/>
        </w:rPr>
        <w:t>scales with body size and temperature</w:t>
      </w:r>
      <w:r w:rsidR="00274560" w:rsidRPr="00457D7E">
        <w:rPr>
          <w:rFonts w:eastAsiaTheme="minorEastAsia" w:cstheme="minorHAnsi"/>
          <w:lang w:val="en-GB"/>
          <w:rPrChange w:id="73" w:author="Anna Gårdmark" w:date="2020-02-07T07:21:00Z">
            <w:rPr>
              <w:rFonts w:eastAsiaTheme="minorEastAsia" w:cstheme="minorHAnsi"/>
            </w:rPr>
          </w:rPrChange>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26653641" w:rsidR="00B11CDE"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7D7E">
        <w:rPr>
          <w:rFonts w:eastAsiaTheme="minorEastAsia" w:cstheme="minorHAnsi"/>
          <w:lang w:val="en-GB"/>
          <w:rPrChange w:id="74" w:author="Anna Gårdmark" w:date="2020-02-07T07:21:00Z">
            <w:rPr>
              <w:rFonts w:eastAsiaTheme="minorEastAsia" w:cstheme="minorHAnsi"/>
            </w:rPr>
          </w:rPrChange>
        </w:rPr>
        <w:t xml:space="preserve"> </w:t>
      </w:r>
      <w:r w:rsidR="00BC70AD">
        <w:rPr>
          <w:rFonts w:eastAsiaTheme="minorEastAsia" w:cstheme="minorHAnsi"/>
        </w:rPr>
        <w:fldChar w:fldCharType="begin"/>
      </w:r>
      <w:r w:rsidR="00E10450" w:rsidRPr="00457D7E">
        <w:rPr>
          <w:rFonts w:eastAsiaTheme="minorEastAsia" w:cstheme="minorHAnsi"/>
          <w:lang w:val="en-GB"/>
          <w:rPrChange w:id="75" w:author="Anna Gårdmark" w:date="2020-02-07T07:21:00Z">
            <w:rPr>
              <w:rFonts w:eastAsiaTheme="minorEastAsia" w:cstheme="minorHAnsi"/>
            </w:rPr>
          </w:rPrChange>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7D7E">
        <w:rPr>
          <w:rFonts w:eastAsiaTheme="minorEastAsia" w:cstheme="minorHAnsi"/>
          <w:lang w:val="en-GB"/>
          <w:rPrChange w:id="76" w:author="Anna Gårdmark" w:date="2020-02-07T07:21:00Z">
            <w:rPr>
              <w:rFonts w:eastAsiaTheme="minorEastAsia" w:cstheme="minorHAnsi"/>
            </w:rPr>
          </w:rPrChange>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7D7E">
        <w:rPr>
          <w:rFonts w:eastAsiaTheme="minorEastAsia" w:cstheme="minorHAnsi"/>
          <w:lang w:val="en-GB"/>
          <w:rPrChange w:id="77" w:author="Anna Gårdmark" w:date="2020-02-07T07:21:00Z">
            <w:rPr>
              <w:rFonts w:eastAsiaTheme="minorEastAsia" w:cstheme="minorHAnsi"/>
            </w:rPr>
          </w:rPrChange>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7D7E">
        <w:rPr>
          <w:rFonts w:eastAsiaTheme="minorEastAsia"/>
          <w:lang w:val="en-GB"/>
          <w:rPrChange w:id="78" w:author="Anna Gårdmark" w:date="2020-02-07T07:21:00Z">
            <w:rPr>
              <w:rFonts w:eastAsiaTheme="minorEastAsia"/>
            </w:rPr>
          </w:rPrChange>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7D7E">
        <w:rPr>
          <w:rFonts w:eastAsiaTheme="minorEastAsia"/>
          <w:lang w:val="en-GB"/>
          <w:rPrChange w:id="79" w:author="Anna Gårdmark" w:date="2020-02-07T07:21:00Z">
            <w:rPr>
              <w:rFonts w:eastAsiaTheme="minorEastAsia"/>
            </w:rPr>
          </w:rPrChange>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7D7E">
        <w:rPr>
          <w:rFonts w:eastAsiaTheme="minorEastAsia"/>
          <w:lang w:val="en-GB"/>
          <w:rPrChange w:id="80" w:author="Anna Gårdmark" w:date="2020-02-07T07:21:00Z">
            <w:rPr>
              <w:rFonts w:eastAsiaTheme="minorEastAsia"/>
            </w:rPr>
          </w:rPrChange>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7D7E">
        <w:rPr>
          <w:rFonts w:eastAsiaTheme="minorEastAsia"/>
          <w:lang w:val="en-GB"/>
          <w:rPrChange w:id="81" w:author="Anna Gårdmark" w:date="2020-02-07T07:21:00Z">
            <w:rPr>
              <w:rFonts w:eastAsiaTheme="minorEastAsia"/>
            </w:rPr>
          </w:rPrChange>
        </w:rPr>
        <w:t xml:space="preserve">. </w:t>
      </w:r>
      <w:r w:rsidR="005F6B20" w:rsidRPr="00457D7E">
        <w:rPr>
          <w:rFonts w:eastAsiaTheme="minorEastAsia"/>
          <w:lang w:val="en-GB"/>
          <w:rPrChange w:id="82" w:author="Anna Gårdmark" w:date="2020-02-07T07:21:00Z">
            <w:rPr>
              <w:rFonts w:eastAsiaTheme="minorEastAsia"/>
            </w:rPr>
          </w:rPrChange>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9D6C25">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T"}],"issued":{"date-parts":[["2014"]]}}},{"id":"JtKt9yLW/Rm8sr6r2","uris":["http://zotero.org/users/6116610/items/3XTZM82V"],"uri":["http://zotero.org/users/6116610/items/3XTZM82V"],"itemData":{"id":607,"type":"article-journal","abstract":"A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9D6C25" w:rsidRPr="009D6C25">
        <w:rPr>
          <w:rFonts w:eastAsiaTheme="minorEastAsia" w:cstheme="minorHAnsi"/>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7D7E">
        <w:rPr>
          <w:rFonts w:eastAsiaTheme="minorEastAsia" w:cstheme="minorHAnsi"/>
          <w:lang w:val="en-GB"/>
          <w:rPrChange w:id="83" w:author="Anna Gårdmark" w:date="2020-02-07T07:21:00Z">
            <w:rPr>
              <w:rFonts w:eastAsiaTheme="minorEastAsia" w:cstheme="minorHAnsi"/>
            </w:rPr>
          </w:rPrChange>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7D7E">
        <w:rPr>
          <w:lang w:val="en-GB"/>
          <w:rPrChange w:id="84" w:author="Anna Gårdmark" w:date="2020-02-07T07:21:00Z">
            <w:rPr/>
          </w:rPrChange>
        </w:rPr>
        <w:t>S</w:t>
      </w:r>
      <w:r w:rsidR="00E10450" w:rsidRPr="00972C7F">
        <w:rPr>
          <w:lang w:val="en-GB"/>
        </w:rPr>
        <w:t>ome studies have found negative correlations</w:t>
      </w:r>
      <w:r w:rsidR="00F303C9" w:rsidRPr="00457D7E">
        <w:rPr>
          <w:lang w:val="en-GB"/>
          <w:rPrChange w:id="85" w:author="Anna Gårdmark" w:date="2020-02-07T07:21:00Z">
            <w:rPr/>
          </w:rPrChange>
        </w:rPr>
        <w:t xml:space="preserve"> between maximum or asymptotic body size and temperatures</w:t>
      </w:r>
      <w:r w:rsidR="00DA3836" w:rsidRPr="00457D7E">
        <w:rPr>
          <w:lang w:val="en-GB"/>
          <w:rPrChange w:id="86" w:author="Anna Gårdmark" w:date="2020-02-07T07:21:00Z">
            <w:rPr/>
          </w:rPrChange>
        </w:rPr>
        <w:t xml:space="preserve"> in commercially exploited fish species</w:t>
      </w:r>
      <w:r w:rsidR="00896A69" w:rsidRPr="00457D7E">
        <w:rPr>
          <w:lang w:val="en-GB"/>
          <w:rPrChange w:id="87" w:author="Anna Gårdmark" w:date="2020-02-07T07:21:00Z">
            <w:rPr/>
          </w:rPrChange>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457D7E">
        <w:rPr>
          <w:lang w:val="en-GB"/>
          <w:rPrChange w:id="88" w:author="Anna Gårdmark" w:date="2020-02-07T07:21:00Z">
            <w:rPr/>
          </w:rPrChange>
        </w:rPr>
        <w:t xml:space="preserve">large scale </w:t>
      </w:r>
      <w:r w:rsidR="00E10450" w:rsidRPr="002D70E2">
        <w:rPr>
          <w:lang w:val="en-GB"/>
        </w:rPr>
        <w:t>experiments</w:t>
      </w:r>
      <w:r w:rsidR="006F53C1" w:rsidRPr="00457D7E">
        <w:rPr>
          <w:lang w:val="en-GB"/>
          <w:rPrChange w:id="89" w:author="Anna Gårdmark" w:date="2020-02-07T07:21:00Z">
            <w:rPr/>
          </w:rPrChange>
        </w:rPr>
        <w:t xml:space="preserve">, </w:t>
      </w:r>
      <w:r w:rsidR="001D73C3" w:rsidRPr="00457D7E">
        <w:rPr>
          <w:lang w:val="en-GB"/>
          <w:rPrChange w:id="90" w:author="Anna Gårdmark" w:date="2020-02-07T07:21:00Z">
            <w:rPr/>
          </w:rPrChange>
        </w:rPr>
        <w:t>controlled</w:t>
      </w:r>
      <w:r w:rsidR="006F53C1" w:rsidRPr="00457D7E">
        <w:rPr>
          <w:lang w:val="en-GB"/>
          <w:rPrChange w:id="91" w:author="Anna Gårdmark" w:date="2020-02-07T07:21:00Z">
            <w:rPr/>
          </w:rPrChange>
        </w:rPr>
        <w:t xml:space="preserve"> experiments and </w:t>
      </w:r>
      <w:r w:rsidR="001D73C3" w:rsidRPr="00457D7E">
        <w:rPr>
          <w:lang w:val="en-GB"/>
          <w:rPrChange w:id="92" w:author="Anna Gårdmark" w:date="2020-02-07T07:21:00Z">
            <w:rPr/>
          </w:rPrChange>
        </w:rPr>
        <w:t>latitudinal</w:t>
      </w:r>
      <w:r w:rsidR="006F53C1" w:rsidRPr="00457D7E">
        <w:rPr>
          <w:lang w:val="en-GB"/>
          <w:rPrChange w:id="93" w:author="Anna Gårdmark" w:date="2020-02-07T07:21:00Z">
            <w:rPr/>
          </w:rPrChange>
        </w:rPr>
        <w:t xml:space="preserve"> studies</w:t>
      </w:r>
      <w:r w:rsidR="00E10450" w:rsidRPr="002D70E2">
        <w:rPr>
          <w:lang w:val="en-GB"/>
        </w:rPr>
        <w:t xml:space="preserve">, have failed to find </w:t>
      </w:r>
      <w:r w:rsidR="00563D4D" w:rsidRPr="00457D7E">
        <w:rPr>
          <w:lang w:val="en-GB"/>
          <w:rPrChange w:id="94" w:author="Anna Gårdmark" w:date="2020-02-07T07:21:00Z">
            <w:rPr/>
          </w:rPrChange>
        </w:rPr>
        <w:t xml:space="preserve">this </w:t>
      </w:r>
      <w:r w:rsidR="00E10450" w:rsidRPr="002D70E2">
        <w:rPr>
          <w:lang w:val="en-GB"/>
        </w:rPr>
        <w:t>relationship between maximum size</w:t>
      </w:r>
      <w:r w:rsidR="006F53C1" w:rsidRPr="00457D7E">
        <w:rPr>
          <w:lang w:val="en-GB"/>
          <w:rPrChange w:id="95" w:author="Anna Gårdmark" w:date="2020-02-07T07:21:00Z">
            <w:rPr/>
          </w:rPrChange>
        </w:rPr>
        <w:t xml:space="preserve"> </w:t>
      </w:r>
      <w:r w:rsidR="00F802C7" w:rsidRPr="00457D7E">
        <w:rPr>
          <w:lang w:val="en-GB"/>
          <w:rPrChange w:id="96" w:author="Anna Gårdmark" w:date="2020-02-07T07:21:00Z">
            <w:rPr/>
          </w:rPrChange>
        </w:rPr>
        <w:t xml:space="preserve">and temperature </w:t>
      </w:r>
      <w:r w:rsidR="003354C8">
        <w:fldChar w:fldCharType="begin"/>
      </w:r>
      <w:r w:rsidR="009D6C25" w:rsidRPr="00457D7E">
        <w:rPr>
          <w:lang w:val="en-GB"/>
          <w:rPrChange w:id="97" w:author="Anna Gårdmark" w:date="2020-02-07T07:21:00Z">
            <w:rPr/>
          </w:rPrChange>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JtKt9yLW/Rm8sr6r2","uris":["http://zotero.org/users/6116610/items/3XTZM82V"],"uri":["http://zotero.org/users/6116610/items/3XTZM82V"],"itemData":{"id":"Am0Ezlm3/XQTJDnKR","type":"article-journal","abstract":"A challenge facing ecologists trying to predict responses to climate c</w:instrText>
      </w:r>
      <w:r w:rsidR="009D6C25">
        <w:instrText>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9D6C25" w:rsidRPr="009D6C25">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7D7E">
        <w:rPr>
          <w:rFonts w:eastAsiaTheme="minorEastAsia" w:cstheme="minorHAnsi"/>
          <w:lang w:val="en-GB"/>
          <w:rPrChange w:id="98" w:author="Anna Gårdmark" w:date="2020-02-07T07:21:00Z">
            <w:rPr>
              <w:rFonts w:eastAsiaTheme="minorEastAsia" w:cstheme="minorHAnsi"/>
            </w:rPr>
          </w:rPrChange>
        </w:rPr>
        <w:t xml:space="preserve">, and declines in optimum temperature for growth, </w:t>
      </w:r>
      <w:r w:rsidR="001D234D" w:rsidRPr="00972C7F">
        <w:rPr>
          <w:rFonts w:eastAsiaTheme="minorEastAsia" w:cstheme="minorHAnsi"/>
          <w:lang w:val="en-GB"/>
        </w:rPr>
        <w:t xml:space="preserve">have also been made </w:t>
      </w:r>
      <w:r w:rsidR="00C07692" w:rsidRPr="00972C7F">
        <w:rPr>
          <w:rFonts w:eastAsiaTheme="minorEastAsia" w:cstheme="minorHAnsi"/>
          <w:lang w:val="en-GB"/>
        </w:rPr>
        <w:t>from theoretical growth models</w:t>
      </w:r>
      <w:r w:rsidR="006A6277">
        <w:rPr>
          <w:rFonts w:eastAsiaTheme="minorEastAsia" w:cstheme="minorHAnsi"/>
          <w:lang w:val="en-GB"/>
        </w:rPr>
        <w:t>, such as the von Bertalanffy growth model</w:t>
      </w:r>
      <w:r w:rsidR="00A70567">
        <w:rPr>
          <w:rFonts w:eastAsiaTheme="minorEastAsia" w:cstheme="minorHAnsi"/>
          <w:lang w:val="en-GB"/>
        </w:rPr>
        <w:t xml:space="preserve"> </w:t>
      </w:r>
      <w:r w:rsidR="00EB177D">
        <w:rPr>
          <w:rFonts w:eastAsiaTheme="minorEastAsia" w:cstheme="minorHAnsi"/>
          <w:lang w:val="en-GB"/>
        </w:rPr>
        <w:t xml:space="preserve">(VBGM) </w:t>
      </w:r>
      <w:r w:rsidR="00A70567">
        <w:rPr>
          <w:rFonts w:eastAsiaTheme="minorEastAsia" w:cstheme="minorHAnsi"/>
          <w:lang w:val="en-GB"/>
        </w:rPr>
        <w:t>which is a special case of a Pütter model</w:t>
      </w:r>
      <w:r w:rsidR="00105DE9" w:rsidRPr="00972C7F">
        <w:rPr>
          <w:rFonts w:eastAsiaTheme="minorEastAsia" w:cstheme="minorHAnsi"/>
          <w:lang w:val="en-GB"/>
        </w:rPr>
        <w:t xml:space="preserve"> </w:t>
      </w:r>
      <w:r w:rsidR="00105DE9" w:rsidRPr="00AC257E">
        <w:rPr>
          <w:rFonts w:eastAsiaTheme="minorEastAsia" w:cstheme="minorHAnsi"/>
          <w:highlight w:val="yellow"/>
        </w:rPr>
        <w:fldChar w:fldCharType="begin"/>
      </w:r>
      <w:r w:rsidR="009D6C25">
        <w:rPr>
          <w:rFonts w:eastAsiaTheme="minorEastAsia" w:cstheme="minorHAnsi"/>
          <w:highlight w:val="yellow"/>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AC257E">
        <w:rPr>
          <w:rFonts w:eastAsiaTheme="minorEastAsia" w:cstheme="minorHAnsi"/>
          <w:highlight w:val="yellow"/>
        </w:rPr>
        <w:fldChar w:fldCharType="separate"/>
      </w:r>
      <w:r w:rsidR="009D6C25" w:rsidRPr="009D6C25">
        <w:rPr>
          <w:rFonts w:ascii="Times New Roman" w:cs="Times New Roman"/>
          <w:lang w:val="en-GB"/>
        </w:rPr>
        <w:t xml:space="preserve">(Pütter 1920; von Bertalanffy 1938; Morita </w:t>
      </w:r>
      <w:r w:rsidR="009D6C25" w:rsidRPr="009D6C25">
        <w:rPr>
          <w:rFonts w:ascii="Times New Roman" w:cs="Times New Roman"/>
          <w:i/>
          <w:iCs/>
          <w:lang w:val="en-GB"/>
        </w:rPr>
        <w:t>et al.</w:t>
      </w:r>
      <w:r w:rsidR="009D6C25" w:rsidRPr="009D6C25">
        <w:rPr>
          <w:rFonts w:ascii="Times New Roman" w:cs="Times New Roman"/>
          <w:lang w:val="en-GB"/>
        </w:rPr>
        <w:t xml:space="preserve"> 2010; Pauly &amp; Cheung 2018b)</w:t>
      </w:r>
      <w:r w:rsidR="00105DE9" w:rsidRPr="00AC257E">
        <w:rPr>
          <w:rFonts w:eastAsiaTheme="minorEastAsia" w:cstheme="minorHAnsi"/>
          <w:highlight w:val="yellow"/>
        </w:rPr>
        <w:fldChar w:fldCharType="end"/>
      </w:r>
      <w:r w:rsidR="002928E4" w:rsidRPr="00457D7E">
        <w:rPr>
          <w:rFonts w:eastAsiaTheme="minorEastAsia" w:cstheme="minorHAnsi"/>
          <w:highlight w:val="yellow"/>
          <w:lang w:val="en-GB"/>
          <w:rPrChange w:id="99" w:author="Anna Gårdmark" w:date="2020-02-07T07:21:00Z">
            <w:rPr>
              <w:rFonts w:eastAsiaTheme="minorEastAsia" w:cstheme="minorHAnsi"/>
              <w:highlight w:val="yellow"/>
            </w:rPr>
          </w:rPrChange>
        </w:rPr>
        <w:t xml:space="preserve">. In this model, </w:t>
      </w:r>
      <w:r w:rsidR="00FE3F77" w:rsidRPr="00457D7E">
        <w:rPr>
          <w:rFonts w:eastAsiaTheme="minorEastAsia" w:cstheme="minorHAnsi"/>
          <w:highlight w:val="yellow"/>
          <w:lang w:val="en-GB"/>
          <w:rPrChange w:id="100" w:author="Anna Gårdmark" w:date="2020-02-07T07:21:00Z">
            <w:rPr>
              <w:rFonts w:eastAsiaTheme="minorEastAsia" w:cstheme="minorHAnsi"/>
              <w:highlight w:val="yellow"/>
            </w:rPr>
          </w:rPrChange>
        </w:rPr>
        <w:t>growth is the result of two antagonistic processes</w:t>
      </w:r>
      <w:r w:rsidR="002928E4" w:rsidRPr="00457D7E">
        <w:rPr>
          <w:rFonts w:eastAsiaTheme="minorEastAsia" w:cstheme="minorHAnsi"/>
          <w:highlight w:val="yellow"/>
          <w:lang w:val="en-GB"/>
          <w:rPrChange w:id="101" w:author="Anna Gårdmark" w:date="2020-02-07T07:21:00Z">
            <w:rPr>
              <w:rFonts w:eastAsiaTheme="minorEastAsia" w:cstheme="minorHAnsi"/>
              <w:highlight w:val="yellow"/>
            </w:rPr>
          </w:rPrChange>
        </w:rPr>
        <w:t>, the build</w:t>
      </w:r>
      <w:ins w:id="102" w:author="Jan Ohlberger" w:date="2020-02-06T12:10:00Z">
        <w:r w:rsidR="00207CBF" w:rsidRPr="00457D7E">
          <w:rPr>
            <w:rFonts w:eastAsiaTheme="minorEastAsia" w:cstheme="minorHAnsi"/>
            <w:highlight w:val="yellow"/>
            <w:lang w:val="en-GB"/>
            <w:rPrChange w:id="103" w:author="Anna Gårdmark" w:date="2020-02-07T07:21:00Z">
              <w:rPr>
                <w:rFonts w:eastAsiaTheme="minorEastAsia" w:cstheme="minorHAnsi"/>
                <w:highlight w:val="yellow"/>
              </w:rPr>
            </w:rPrChange>
          </w:rPr>
          <w:t>-</w:t>
        </w:r>
      </w:ins>
      <w:del w:id="104" w:author="Jan Ohlberger" w:date="2020-02-06T12:10:00Z">
        <w:r w:rsidR="002928E4" w:rsidRPr="00457D7E" w:rsidDel="00207CBF">
          <w:rPr>
            <w:rFonts w:eastAsiaTheme="minorEastAsia" w:cstheme="minorHAnsi"/>
            <w:highlight w:val="yellow"/>
            <w:lang w:val="en-GB"/>
            <w:rPrChange w:id="105" w:author="Anna Gårdmark" w:date="2020-02-07T07:21:00Z">
              <w:rPr>
                <w:rFonts w:eastAsiaTheme="minorEastAsia" w:cstheme="minorHAnsi"/>
                <w:highlight w:val="yellow"/>
              </w:rPr>
            </w:rPrChange>
          </w:rPr>
          <w:delText xml:space="preserve"> </w:delText>
        </w:r>
      </w:del>
      <w:ins w:id="106" w:author="Jan Ohlberger" w:date="2020-02-06T12:10:00Z">
        <w:r w:rsidR="00207CBF" w:rsidRPr="00457D7E">
          <w:rPr>
            <w:rFonts w:eastAsiaTheme="minorEastAsia" w:cstheme="minorHAnsi"/>
            <w:highlight w:val="yellow"/>
            <w:lang w:val="en-GB"/>
            <w:rPrChange w:id="107" w:author="Anna Gårdmark" w:date="2020-02-07T07:21:00Z">
              <w:rPr>
                <w:rFonts w:eastAsiaTheme="minorEastAsia" w:cstheme="minorHAnsi"/>
                <w:highlight w:val="yellow"/>
              </w:rPr>
            </w:rPrChange>
          </w:rPr>
          <w:t xml:space="preserve">up </w:t>
        </w:r>
      </w:ins>
      <w:r w:rsidR="002928E4" w:rsidRPr="00457D7E">
        <w:rPr>
          <w:rFonts w:eastAsiaTheme="minorEastAsia" w:cstheme="minorHAnsi"/>
          <w:highlight w:val="yellow"/>
          <w:lang w:val="en-GB"/>
          <w:rPrChange w:id="108" w:author="Anna Gårdmark" w:date="2020-02-07T07:21:00Z">
            <w:rPr>
              <w:rFonts w:eastAsiaTheme="minorEastAsia" w:cstheme="minorHAnsi"/>
              <w:highlight w:val="yellow"/>
            </w:rPr>
          </w:rPrChange>
        </w:rPr>
        <w:t xml:space="preserve">and breakdown </w:t>
      </w:r>
      <w:commentRangeStart w:id="109"/>
      <w:commentRangeStart w:id="110"/>
      <w:r w:rsidR="002928E4" w:rsidRPr="00457D7E">
        <w:rPr>
          <w:rFonts w:eastAsiaTheme="minorEastAsia" w:cstheme="minorHAnsi"/>
          <w:highlight w:val="yellow"/>
          <w:lang w:val="en-GB"/>
          <w:rPrChange w:id="111" w:author="Anna Gårdmark" w:date="2020-02-07T07:21:00Z">
            <w:rPr>
              <w:rFonts w:eastAsiaTheme="minorEastAsia" w:cstheme="minorHAnsi"/>
              <w:highlight w:val="yellow"/>
            </w:rPr>
          </w:rPrChange>
        </w:rPr>
        <w:t xml:space="preserve">of body </w:t>
      </w:r>
      <w:commentRangeStart w:id="112"/>
      <w:del w:id="113" w:author="Anna Gårdmark" w:date="2020-02-07T07:25:00Z">
        <w:r w:rsidR="002928E4" w:rsidRPr="00457D7E" w:rsidDel="00457D7E">
          <w:rPr>
            <w:rFonts w:eastAsiaTheme="minorEastAsia" w:cstheme="minorHAnsi"/>
            <w:highlight w:val="yellow"/>
            <w:lang w:val="en-GB"/>
            <w:rPrChange w:id="114" w:author="Anna Gårdmark" w:date="2020-02-07T07:21:00Z">
              <w:rPr>
                <w:rFonts w:eastAsiaTheme="minorEastAsia" w:cstheme="minorHAnsi"/>
                <w:highlight w:val="yellow"/>
              </w:rPr>
            </w:rPrChange>
          </w:rPr>
          <w:delText>materials</w:delText>
        </w:r>
        <w:commentRangeEnd w:id="112"/>
        <w:r w:rsidR="00207CBF" w:rsidDel="00457D7E">
          <w:rPr>
            <w:rStyle w:val="Kommentarsreferens"/>
          </w:rPr>
          <w:commentReference w:id="112"/>
        </w:r>
      </w:del>
      <w:commentRangeEnd w:id="109"/>
      <w:commentRangeEnd w:id="110"/>
      <w:ins w:id="115" w:author="Anna Gårdmark" w:date="2020-02-07T07:25:00Z">
        <w:r w:rsidR="00457D7E">
          <w:rPr>
            <w:rFonts w:eastAsiaTheme="minorEastAsia" w:cstheme="minorHAnsi"/>
            <w:lang w:val="en-GB"/>
          </w:rPr>
          <w:t>tissues</w:t>
        </w:r>
      </w:ins>
      <w:r w:rsidR="00207CBF">
        <w:rPr>
          <w:rStyle w:val="Kommentarsreferens"/>
        </w:rPr>
        <w:commentReference w:id="109"/>
      </w:r>
      <w:r w:rsidR="00455E63">
        <w:rPr>
          <w:rStyle w:val="Kommentarsreferens"/>
        </w:rPr>
        <w:commentReference w:id="110"/>
      </w:r>
      <w:r w:rsidR="00C07692" w:rsidRPr="00AC257E">
        <w:rPr>
          <w:rFonts w:eastAsiaTheme="minorEastAsia" w:cstheme="minorHAnsi"/>
          <w:highlight w:val="yellow"/>
          <w:lang w:val="en-GB"/>
        </w:rPr>
        <w:t xml:space="preserve">. However, </w:t>
      </w:r>
      <w:ins w:id="116" w:author="Anna Gårdmark" w:date="2020-02-07T07:33:00Z">
        <w:r w:rsidR="00B773AC" w:rsidRPr="00457D7E">
          <w:rPr>
            <w:lang w:val="en-GB"/>
          </w:rPr>
          <w:t>the physiological basis of these models has been questioned for multiple reasons (Marshall &amp; White 2019a</w:t>
        </w:r>
        <w:r w:rsidR="00B773AC">
          <w:rPr>
            <w:lang w:val="en-GB"/>
          </w:rPr>
          <w:t>,b</w:t>
        </w:r>
        <w:r w:rsidR="00B773AC" w:rsidRPr="00457D7E">
          <w:rPr>
            <w:lang w:val="en-GB"/>
          </w:rPr>
          <w:t xml:space="preserve">; </w:t>
        </w:r>
        <w:r w:rsidR="00B773AC">
          <w:rPr>
            <w:lang w:val="en-GB"/>
          </w:rPr>
          <w:t>Lefevre et al. 2017).</w:t>
        </w:r>
      </w:ins>
      <w:del w:id="117" w:author="Anna Gårdmark" w:date="2020-02-07T07:33:00Z">
        <w:r w:rsidR="00C07692" w:rsidRPr="00AC257E" w:rsidDel="00B773AC">
          <w:rPr>
            <w:rFonts w:eastAsiaTheme="minorEastAsia" w:cstheme="minorHAnsi"/>
            <w:highlight w:val="yellow"/>
            <w:lang w:val="en-GB"/>
          </w:rPr>
          <w:delText>the</w:delText>
        </w:r>
        <w:r w:rsidR="002928E4" w:rsidDel="00B773AC">
          <w:rPr>
            <w:rFonts w:eastAsiaTheme="minorEastAsia" w:cstheme="minorHAnsi"/>
            <w:highlight w:val="yellow"/>
            <w:lang w:val="en-GB"/>
          </w:rPr>
          <w:delText xml:space="preserve">se models are often </w:delText>
        </w:r>
      </w:del>
      <w:commentRangeStart w:id="118"/>
      <w:del w:id="119" w:author="Anna Gårdmark" w:date="2020-02-07T07:26:00Z">
        <w:r w:rsidR="002928E4" w:rsidDel="00457D7E">
          <w:rPr>
            <w:rFonts w:eastAsiaTheme="minorEastAsia" w:cstheme="minorHAnsi"/>
            <w:highlight w:val="yellow"/>
            <w:lang w:val="en-GB"/>
          </w:rPr>
          <w:delText>critiqued</w:delText>
        </w:r>
        <w:commentRangeEnd w:id="118"/>
        <w:r w:rsidR="00095A7D" w:rsidDel="00457D7E">
          <w:rPr>
            <w:rStyle w:val="Kommentarsreferens"/>
          </w:rPr>
          <w:commentReference w:id="118"/>
        </w:r>
      </w:del>
      <w:r w:rsidR="00D176FD" w:rsidRPr="00AC257E">
        <w:rPr>
          <w:rFonts w:eastAsiaTheme="minorEastAsia"/>
          <w:highlight w:val="yellow"/>
          <w:lang w:val="en-GB"/>
        </w:rPr>
        <w:t xml:space="preserve">. </w:t>
      </w:r>
      <w:commentRangeStart w:id="120"/>
      <w:r w:rsidR="00D176FD" w:rsidRPr="00AC257E">
        <w:rPr>
          <w:rFonts w:eastAsiaTheme="minorEastAsia"/>
          <w:highlight w:val="yellow"/>
          <w:lang w:val="en-GB"/>
        </w:rPr>
        <w:t xml:space="preserve">For instance, </w:t>
      </w:r>
      <w:ins w:id="121" w:author="Anna Gårdmark" w:date="2020-02-07T07:27:00Z">
        <w:r w:rsidR="00457D7E">
          <w:rPr>
            <w:rFonts w:eastAsiaTheme="minorEastAsia"/>
            <w:highlight w:val="yellow"/>
            <w:lang w:val="en-GB"/>
          </w:rPr>
          <w:t xml:space="preserve">it has been suggested </w:t>
        </w:r>
      </w:ins>
      <w:r w:rsidR="00004AFC" w:rsidRPr="00AC257E">
        <w:rPr>
          <w:rFonts w:eastAsiaTheme="minorEastAsia"/>
          <w:highlight w:val="yellow"/>
          <w:lang w:val="en-GB"/>
        </w:rPr>
        <w:t>that</w:t>
      </w:r>
      <w:r w:rsidR="00D176FD" w:rsidRPr="00AC257E">
        <w:rPr>
          <w:rFonts w:eastAsiaTheme="minorEastAsia"/>
          <w:highlight w:val="yellow"/>
          <w:lang w:val="en-GB"/>
        </w:rPr>
        <w:t xml:space="preserve"> </w:t>
      </w:r>
      <w:commentRangeEnd w:id="120"/>
      <w:r w:rsidR="00095A7D">
        <w:rPr>
          <w:rStyle w:val="Kommentarsreferens"/>
        </w:rPr>
        <w:commentReference w:id="120"/>
      </w:r>
      <w:r w:rsidR="00D176FD" w:rsidRPr="00AC257E">
        <w:rPr>
          <w:rFonts w:eastAsiaTheme="minorEastAsia"/>
          <w:highlight w:val="yellow"/>
          <w:lang w:val="en-GB"/>
        </w:rPr>
        <w:t xml:space="preserve">asymptotic growth curves </w:t>
      </w:r>
      <w:r w:rsidR="00044B73" w:rsidRPr="00AC257E">
        <w:rPr>
          <w:rFonts w:eastAsiaTheme="minorEastAsia"/>
          <w:highlight w:val="yellow"/>
          <w:lang w:val="en-GB"/>
        </w:rPr>
        <w:t xml:space="preserve">are imposed by </w:t>
      </w:r>
      <w:r w:rsidR="00F95D8B" w:rsidRPr="00AC257E">
        <w:rPr>
          <w:rFonts w:eastAsiaTheme="minorEastAsia"/>
          <w:highlight w:val="yellow"/>
          <w:lang w:val="en-GB"/>
        </w:rPr>
        <w:t xml:space="preserve">progressively </w:t>
      </w:r>
      <w:r w:rsidR="007339FB" w:rsidRPr="00AC257E">
        <w:rPr>
          <w:rFonts w:eastAsiaTheme="minorEastAsia"/>
          <w:highlight w:val="yellow"/>
          <w:lang w:val="en-GB"/>
        </w:rPr>
        <w:t>increasing resource limitation</w:t>
      </w:r>
      <w:r w:rsidR="0022607C" w:rsidRPr="00AC257E">
        <w:rPr>
          <w:rFonts w:eastAsiaTheme="minorEastAsia"/>
          <w:highlight w:val="yellow"/>
          <w:lang w:val="en-GB"/>
        </w:rPr>
        <w:t xml:space="preserve"> </w:t>
      </w:r>
      <w:r w:rsidR="00A21B7D" w:rsidRPr="00AC257E">
        <w:rPr>
          <w:rFonts w:eastAsiaTheme="minorEastAsia"/>
          <w:highlight w:val="yellow"/>
          <w:lang w:val="en-GB"/>
        </w:rPr>
        <w:t>(</w:t>
      </w:r>
      <w:r w:rsidR="00A21B7D" w:rsidRPr="00457D7E">
        <w:rPr>
          <w:rFonts w:eastAsiaTheme="minorEastAsia"/>
          <w:highlight w:val="yellow"/>
          <w:lang w:val="en-GB"/>
          <w:rPrChange w:id="122" w:author="Anna Gårdmark" w:date="2020-02-07T07:21:00Z">
            <w:rPr>
              <w:rFonts w:eastAsiaTheme="minorEastAsia"/>
              <w:highlight w:val="yellow"/>
            </w:rPr>
          </w:rPrChange>
        </w:rPr>
        <w:t>oxygen or energy)</w:t>
      </w:r>
      <w:r w:rsidR="00D176FD" w:rsidRPr="00AC257E">
        <w:rPr>
          <w:rFonts w:eastAsiaTheme="minorEastAsia"/>
          <w:highlight w:val="yellow"/>
          <w:lang w:val="en-GB"/>
        </w:rPr>
        <w:t xml:space="preserve">, </w:t>
      </w:r>
      <w:r w:rsidR="0022607C" w:rsidRPr="00AC257E">
        <w:rPr>
          <w:rFonts w:eastAsiaTheme="minorEastAsia"/>
          <w:highlight w:val="yellow"/>
          <w:lang w:val="en-GB"/>
        </w:rPr>
        <w:t xml:space="preserve">due to differences in allometry of net energy acquisition and costs, </w:t>
      </w:r>
      <w:r w:rsidR="00D176FD" w:rsidRPr="00AC257E">
        <w:rPr>
          <w:rFonts w:eastAsiaTheme="minorEastAsia"/>
          <w:highlight w:val="yellow"/>
          <w:lang w:val="en-GB"/>
        </w:rPr>
        <w:t xml:space="preserve">rather than </w:t>
      </w:r>
      <w:r w:rsidR="007103A2" w:rsidRPr="00AC257E">
        <w:rPr>
          <w:rFonts w:eastAsiaTheme="minorEastAsia"/>
          <w:highlight w:val="yellow"/>
          <w:lang w:val="en-GB"/>
        </w:rPr>
        <w:t>being shaped by evolutionary adaptation</w:t>
      </w:r>
      <w:r w:rsidR="0092475F" w:rsidRPr="00AC257E">
        <w:rPr>
          <w:rFonts w:eastAsiaTheme="minorEastAsia"/>
          <w:highlight w:val="yellow"/>
          <w:lang w:val="en-GB"/>
        </w:rPr>
        <w:t xml:space="preserve"> </w:t>
      </w:r>
      <w:r w:rsidR="0092475F" w:rsidRPr="00AC257E">
        <w:rPr>
          <w:rFonts w:eastAsiaTheme="minorEastAsia"/>
          <w:highlight w:val="yellow"/>
          <w:lang w:val="en-GB"/>
        </w:rPr>
        <w:fldChar w:fldCharType="begin"/>
      </w:r>
      <w:r w:rsidR="009D6C25">
        <w:rPr>
          <w:rFonts w:eastAsiaTheme="minorEastAsia"/>
          <w:highlight w:val="yellow"/>
          <w:lang w:val="en-GB"/>
        </w:rPr>
        <w:instrText xml:space="preserve"> ADDIN ZOTERO_ITEM CSL_CITATION {"citationID":"akmm5791jp","properties":{"formattedCitation":"(Kozlowski 1996; Marshall &amp; White 2019a)","plainCitation":"(Kozlowski 1996; Marshall &amp; White 2019a)","noteIndex":0},"citationItems":[{"id":1937,"uris":["http://zotero.org/users/6116610/items/B6S7Q5KV"],"uri":["http://zotero.org/users/6116610/items/B6S7Q5KV"],"itemData":{"id":1937,"type":"article-journal","abstract":"In a previous paper it was suggested that interspecific allometries of physiological (respiration, assimilation and production rates) as well as life-history (age and size at maturity, life expectancy) parameters are by-products of body-size optimization in animals with determinate growth. Here the analysis is extended to animals with indeterminate growth, such as fish or reptiles. In a seasonal environment it is optimal to grow after maturation, and increasingly more resources should be devoted to reproduction year after year. This leads to growth curves that closely resemble Bertalanffy's curves characterized by growth constant k and asymptotic length l(∞). Sets of parameters describing mortality and productivity were generated with a random number generator. Then the schedule of growth was calculated for each 'species' obtained, under the assumption of optimal allocation of resources. Interspecific comparisons in a set of such species resemble the empirical patterns discovered by Beverton and Holt and discussed extensively by Charnov: mortality rate and growth constant k are positively related, length at maturity and asymptotic length l(∞) are positively correlated, and k and l(∞) are negatively correlated. Data for fish and reptiles match these predictions.","archive":"Scopus","container-title":"Proceedings of the Royal Society B: Biological Sciences","DOI":"10.1098/rspb.1996.0084","issue":"1370","page":"559-566","source":"Scopus","title":"Optimal allocation of resources explains interspecific life-history patterns in animals with indeterminate growth","volume":"263","author":[{"family":"Kozlowski","given":"J."}],"issued":{"date-parts":[["1996"]]}}},{"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92475F" w:rsidRPr="00AC257E">
        <w:rPr>
          <w:rFonts w:eastAsiaTheme="minorEastAsia"/>
          <w:highlight w:val="yellow"/>
          <w:lang w:val="en-GB"/>
        </w:rPr>
        <w:fldChar w:fldCharType="separate"/>
      </w:r>
      <w:r w:rsidR="009D6C25" w:rsidRPr="009D6C25">
        <w:rPr>
          <w:rFonts w:ascii="Times New Roman" w:cs="Times New Roman"/>
          <w:lang w:val="en-GB"/>
        </w:rPr>
        <w:t>(Kozlowski 1996; Marshall &amp; White 2019a)</w:t>
      </w:r>
      <w:r w:rsidR="0092475F" w:rsidRPr="00AC257E">
        <w:rPr>
          <w:rFonts w:eastAsiaTheme="minorEastAsia"/>
          <w:highlight w:val="yellow"/>
          <w:lang w:val="en-GB"/>
        </w:rPr>
        <w:fldChar w:fldCharType="end"/>
      </w:r>
      <w:r w:rsidR="001D5CA0" w:rsidRPr="00AC257E">
        <w:rPr>
          <w:rFonts w:eastAsiaTheme="minorEastAsia"/>
          <w:highlight w:val="yellow"/>
          <w:lang w:val="en-GB"/>
        </w:rPr>
        <w:t xml:space="preserve"> or</w:t>
      </w:r>
      <w:r w:rsidR="007103A2" w:rsidRPr="00AC257E">
        <w:rPr>
          <w:rFonts w:eastAsiaTheme="minorEastAsia"/>
          <w:highlight w:val="yellow"/>
          <w:lang w:val="en-GB"/>
        </w:rPr>
        <w:t xml:space="preserve"> </w:t>
      </w:r>
      <w:ins w:id="123" w:author="Anna Gårdmark" w:date="2020-02-07T07:27:00Z">
        <w:r w:rsidR="00457D7E">
          <w:rPr>
            <w:rFonts w:eastAsiaTheme="minorEastAsia"/>
            <w:highlight w:val="yellow"/>
            <w:lang w:val="en-GB"/>
          </w:rPr>
          <w:t xml:space="preserve">by </w:t>
        </w:r>
      </w:ins>
      <w:r w:rsidR="00D176FD" w:rsidRPr="00AC257E">
        <w:rPr>
          <w:rFonts w:eastAsiaTheme="minorEastAsia"/>
          <w:highlight w:val="yellow"/>
          <w:lang w:val="en-GB"/>
        </w:rPr>
        <w:t>allocation to reproduction</w:t>
      </w:r>
      <w:r w:rsidR="00A001B5" w:rsidRPr="00AC257E">
        <w:rPr>
          <w:rFonts w:eastAsiaTheme="minorEastAsia"/>
          <w:highlight w:val="yellow"/>
          <w:lang w:val="en-GB"/>
        </w:rPr>
        <w:t xml:space="preserve"> </w:t>
      </w:r>
      <w:r w:rsidR="00A001B5" w:rsidRPr="00AC257E">
        <w:rPr>
          <w:rFonts w:eastAsiaTheme="minorEastAsia"/>
          <w:highlight w:val="yellow"/>
          <w:lang w:val="en-GB"/>
        </w:rPr>
        <w:fldChar w:fldCharType="begin"/>
      </w:r>
      <w:r w:rsidR="009C66FD">
        <w:rPr>
          <w:rFonts w:eastAsiaTheme="minorEastAsia"/>
          <w:highlight w:val="yellow"/>
          <w:lang w:val="en-GB"/>
        </w:rPr>
        <w:instrText xml:space="preserve"> ADDIN ZOTERO_ITEM CSL_CITATION {"citationID":"ahqilqcebe","properties":{"formattedCitation":"(von Bertalanffy 1957; Essington {\\i{}et al.} 2001; Quince {\\i{}et al.} 2008; Boukal {\\i{}et al.} 2014; Marshall &amp; White 2019b)","plainCitation":"(von Bertalanffy 1957; Essington et al. 2001; Quince et al. 2008; Boukal et al. 2014; Marshall &amp; White 2019b)","noteIndex":0},"citationItems":[{"id":508,"uris":["http://zotero.org/users/6116610/items/95Y5YZXG"],"uri":["http://zotero.org/users/6116610/items/95Y5YZXG"],"itemData":{"id":508,"type":"article-journal","container-title":"The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J."}],"issued":{"date-parts":[["2001"]]}}},{"id":1940,"uris":["http://zotero.org/users/6116610/items/9ND6KZNF"],"uri":["http://zotero.org/users/6116610/items/9ND6KZNF"],"itemData":{"id":1940,"type":"article-journal","abstract":"We develop the theory of biphasic somatic growth in fish using models based on the distinction between pre- and post-maturation growth and an explicit description of energy allocation within a growing season. We define a ‘generic biphasic’ (GB) model that assumes post-maturation growth has a von Bertalanffy (vB) form. For this model we derive an explicit expression for the gonad weight/somatic weight ratio (g) which may either remain fixed or vary with size. Optimal biphasic models are then developed with reproductive strategies that maximise lifetime reproductive output. We consider two optimal growth models. In the first (fixed g optimal), gonad weight is constrained to be proportional to somatic weight. In the second (variable g optimal) model, allocation to reproduction is unconstrained and g increases with size. For the first of these two models, adult growth in a scaled measure of length has the exact vB form. When there are no constraints on allocation, growth is vB to a very good approximation. In both models, pre-maturation growth is linear. In a companion paper we use growth data from lake trout (Salvelinus namaycush) to test the bioenergetics assumptions used to develop these models, and demonstrate that they have advantages over the vB model, both in quality of fit, and in the information contained in the fitted parameters.","container-title":"Journal of Theoretical Biology","DOI":"10.1016/j.jtbi.2008.05.029","ISSN":"0022-5193","issue":"2","journalAbbreviation":"Journal of Theoretical Biology","language":"en","page":"197-206","source":"ScienceDirect","title":"Biphasic growth in fish I: Theoretical foundations","title-short":"Biphasic growth in fish I","volume":"254","author":[{"family":"Quince","given":"Christopher"},{"family":"Abrams","given":"Peter A."},{"family":"Shuter","given":"Brian J."},{"family":"Lester","given":"Nigel P."}],"issued":{"date-parts":[["2008",9,21]]}}},{"id":716,"uris":["http://zotero.org/users/6116610/items/YF375SBE"],"uri":["http://zotero.org/users/6116610/items/YF375SBE"],"itemData":{"id":716,"type":"article-journal","abstract":"Several phenomenological descriptions, such as the von Bertalanffy growth model, have been widely used to describe size-at-age and individual growth across a diverse range of organisms. However, for modelling life histories, as opposed to just growth, biologically and mechanistically meaningful growth models, based on allocation decisions, have become increasingly important. This is because ﬁtness is determined by survival and reproduction, which are not addressed directly in phenomenological growth models. To elucidate these considerations, we take as a starting point the biphasic growth model by Quince et al. (2008a, J. Theor. Biol. 254:197) which has the advantage that the underlying allometric scaling of net energy intake can be freely chosen. First, we reformulate this model such that individual size is given in meaningful units of length and weight, facilitating the model's interpretation and application. Second, we show that even though different allometric scaling relationships can produce practically identical growth trajectories, the accompanying reproductive investments are highly dependent on the chosen allometric exponent. Third, we demonstrate how this dependence has dramatic consequences for evolutionary predictions, in particular with regard to the age and size at maturation. These ﬁndings have considerable practical relevance, because empirically observed allometric exponents are often uncertain and systematically differ from those assumed in current standard growth models.","container-title":"Journal of Theoretical Biology","DOI":"10.1016/j.jtbi.2014.05.022","ISSN":"00225193","language":"en","page":"199-207","source":"Crossref","title":"Life-history implications of the allometric scaling of growth","volume":"359","author":[{"family":"Boukal","given":"David S."},{"family":"Dieckmann","given":"Ulf"},{"family":"Enberg","given":"Katja"},{"family":"Heino","given":"Mikko"},{"family":"Jørgensen","given":"Christian"}],"issued":{"date-parts":[["2014",10]]}}},{"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001B5" w:rsidRPr="00AC257E">
        <w:rPr>
          <w:rFonts w:eastAsiaTheme="minorEastAsia"/>
          <w:highlight w:val="yellow"/>
          <w:lang w:val="en-GB"/>
        </w:rPr>
        <w:fldChar w:fldCharType="separate"/>
      </w:r>
      <w:r w:rsidR="009C66FD" w:rsidRPr="009C66FD">
        <w:rPr>
          <w:rFonts w:ascii="Times New Roman" w:cs="Times New Roman"/>
          <w:lang w:val="en-GB"/>
        </w:rPr>
        <w:t xml:space="preserve">(von Bertalanffy 1957; Essington </w:t>
      </w:r>
      <w:r w:rsidR="009C66FD" w:rsidRPr="009C66FD">
        <w:rPr>
          <w:rFonts w:ascii="Times New Roman" w:cs="Times New Roman"/>
          <w:i/>
          <w:iCs/>
          <w:lang w:val="en-GB"/>
        </w:rPr>
        <w:t>et al.</w:t>
      </w:r>
      <w:r w:rsidR="009C66FD" w:rsidRPr="009C66FD">
        <w:rPr>
          <w:rFonts w:ascii="Times New Roman" w:cs="Times New Roman"/>
          <w:lang w:val="en-GB"/>
        </w:rPr>
        <w:t xml:space="preserve"> 2001; Quince </w:t>
      </w:r>
      <w:r w:rsidR="009C66FD" w:rsidRPr="009C66FD">
        <w:rPr>
          <w:rFonts w:ascii="Times New Roman" w:cs="Times New Roman"/>
          <w:i/>
          <w:iCs/>
          <w:lang w:val="en-GB"/>
        </w:rPr>
        <w:t>et al.</w:t>
      </w:r>
      <w:r w:rsidR="009C66FD" w:rsidRPr="009C66FD">
        <w:rPr>
          <w:rFonts w:ascii="Times New Roman" w:cs="Times New Roman"/>
          <w:lang w:val="en-GB"/>
        </w:rPr>
        <w:t xml:space="preserve"> 2008; Boukal </w:t>
      </w:r>
      <w:r w:rsidR="009C66FD" w:rsidRPr="009C66FD">
        <w:rPr>
          <w:rFonts w:ascii="Times New Roman" w:cs="Times New Roman"/>
          <w:i/>
          <w:iCs/>
          <w:lang w:val="en-GB"/>
        </w:rPr>
        <w:t>et al.</w:t>
      </w:r>
      <w:r w:rsidR="009C66FD" w:rsidRPr="009C66FD">
        <w:rPr>
          <w:rFonts w:ascii="Times New Roman" w:cs="Times New Roman"/>
          <w:lang w:val="en-GB"/>
        </w:rPr>
        <w:t xml:space="preserve"> 2014; Marshall &amp; White 2019b)</w:t>
      </w:r>
      <w:r w:rsidR="00A001B5" w:rsidRPr="00AC257E">
        <w:rPr>
          <w:rFonts w:eastAsiaTheme="minorEastAsia"/>
          <w:highlight w:val="yellow"/>
          <w:lang w:val="en-GB"/>
        </w:rPr>
        <w:fldChar w:fldCharType="end"/>
      </w:r>
      <w:r w:rsidR="00A87575" w:rsidRPr="00AC257E">
        <w:rPr>
          <w:rFonts w:eastAsiaTheme="minorEastAsia"/>
          <w:highlight w:val="yellow"/>
          <w:lang w:val="en-GB"/>
        </w:rPr>
        <w:t>.</w:t>
      </w:r>
      <w:r w:rsidR="00B60ED4" w:rsidRPr="00AC257E">
        <w:rPr>
          <w:rFonts w:eastAsiaTheme="minorEastAsia"/>
          <w:highlight w:val="yellow"/>
          <w:lang w:val="en-GB"/>
        </w:rPr>
        <w:t xml:space="preserve"> </w:t>
      </w:r>
      <w:del w:id="124" w:author="Jan Ohlberger" w:date="2020-02-06T12:15:00Z">
        <w:r w:rsidR="00B157AF" w:rsidRPr="00AC257E" w:rsidDel="00095A7D">
          <w:rPr>
            <w:rFonts w:eastAsiaTheme="minorEastAsia"/>
            <w:highlight w:val="yellow"/>
            <w:lang w:val="en-GB"/>
          </w:rPr>
          <w:delText xml:space="preserve">The </w:delText>
        </w:r>
      </w:del>
      <w:ins w:id="125" w:author="Anna Gårdmark" w:date="2020-02-07T07:29:00Z">
        <w:r w:rsidR="00B773AC">
          <w:rPr>
            <w:rFonts w:eastAsiaTheme="minorEastAsia"/>
            <w:highlight w:val="yellow"/>
            <w:lang w:val="en-GB"/>
          </w:rPr>
          <w:t>Another challenge for the Pütter-type growth models is that l</w:t>
        </w:r>
      </w:ins>
      <w:ins w:id="126" w:author="Jan Ohlberger" w:date="2020-02-06T12:15:00Z">
        <w:del w:id="127" w:author="Anna Gårdmark" w:date="2020-02-07T07:30:00Z">
          <w:r w:rsidR="00095A7D" w:rsidDel="00B773AC">
            <w:rPr>
              <w:rFonts w:eastAsiaTheme="minorEastAsia"/>
              <w:highlight w:val="yellow"/>
              <w:lang w:val="en-GB"/>
            </w:rPr>
            <w:delText>L</w:delText>
          </w:r>
        </w:del>
      </w:ins>
      <w:del w:id="128" w:author="Jan Ohlberger" w:date="2020-02-06T12:15:00Z">
        <w:r w:rsidR="00E64512" w:rsidRPr="00AC257E" w:rsidDel="00095A7D">
          <w:rPr>
            <w:rFonts w:eastAsiaTheme="minorEastAsia"/>
            <w:highlight w:val="yellow"/>
            <w:lang w:val="en-GB"/>
          </w:rPr>
          <w:delText>l</w:delText>
        </w:r>
      </w:del>
      <w:r w:rsidR="00E64512" w:rsidRPr="00AC257E">
        <w:rPr>
          <w:rFonts w:eastAsiaTheme="minorEastAsia"/>
          <w:highlight w:val="yellow"/>
          <w:lang w:val="en-GB"/>
        </w:rPr>
        <w:t>arge differences in allometry</w:t>
      </w:r>
      <w:ins w:id="129" w:author="Anna Gårdmark" w:date="2020-02-07T07:28:00Z">
        <w:r w:rsidR="00457D7E">
          <w:rPr>
            <w:rFonts w:eastAsiaTheme="minorEastAsia"/>
            <w:highlight w:val="yellow"/>
            <w:lang w:val="en-GB"/>
          </w:rPr>
          <w:t xml:space="preserve"> of energy intake and -expenditure</w:t>
        </w:r>
      </w:ins>
      <w:commentRangeStart w:id="130"/>
      <w:r w:rsidR="00E64512" w:rsidRPr="00AC257E">
        <w:rPr>
          <w:rFonts w:eastAsiaTheme="minorEastAsia"/>
          <w:highlight w:val="yellow"/>
          <w:lang w:val="en-GB"/>
        </w:rPr>
        <w:t xml:space="preserve"> </w:t>
      </w:r>
      <w:commentRangeEnd w:id="130"/>
      <w:r w:rsidR="00095A7D">
        <w:rPr>
          <w:rStyle w:val="Kommentarsreferens"/>
        </w:rPr>
        <w:commentReference w:id="130"/>
      </w:r>
      <w:r w:rsidR="00E64512" w:rsidRPr="00AC257E">
        <w:rPr>
          <w:rFonts w:eastAsiaTheme="minorEastAsia"/>
          <w:highlight w:val="yellow"/>
          <w:lang w:val="en-GB"/>
        </w:rPr>
        <w:t xml:space="preserve">are </w:t>
      </w:r>
      <w:del w:id="131" w:author="Anna Gårdmark" w:date="2020-02-07T07:30:00Z">
        <w:r w:rsidR="00E64512" w:rsidRPr="00AC257E" w:rsidDel="00B773AC">
          <w:rPr>
            <w:rFonts w:eastAsiaTheme="minorEastAsia"/>
            <w:highlight w:val="yellow"/>
            <w:lang w:val="en-GB"/>
          </w:rPr>
          <w:delText xml:space="preserve">in addition </w:delText>
        </w:r>
      </w:del>
      <w:r w:rsidR="00E64512" w:rsidRPr="00AC257E">
        <w:rPr>
          <w:rFonts w:eastAsiaTheme="minorEastAsia"/>
          <w:highlight w:val="yellow"/>
          <w:lang w:val="en-GB"/>
        </w:rPr>
        <w:t>not supported by data</w:t>
      </w:r>
      <w:r w:rsidR="00213A58" w:rsidRPr="00AC257E">
        <w:rPr>
          <w:rFonts w:eastAsiaTheme="minorEastAsia"/>
          <w:highlight w:val="yellow"/>
          <w:lang w:val="en-GB"/>
        </w:rPr>
        <w:t xml:space="preserve"> </w:t>
      </w:r>
      <w:r w:rsidR="00213A58" w:rsidRPr="00AC257E">
        <w:rPr>
          <w:rFonts w:eastAsiaTheme="minorEastAsia"/>
          <w:highlight w:val="yellow"/>
          <w:lang w:val="en-GB"/>
        </w:rPr>
        <w:fldChar w:fldCharType="begin"/>
      </w:r>
      <w:r w:rsidR="009D6C25">
        <w:rPr>
          <w:rFonts w:eastAsiaTheme="minorEastAsia"/>
          <w:highlight w:val="yellow"/>
          <w:lang w:val="en-GB"/>
        </w:rPr>
        <w:instrText xml:space="preserve"> ADDIN ZOTERO_ITEM CSL_CITATION {"citationID":"a209t0k5cgd","properties":{"formattedCitation":"(Quince {\\i{}et al.} 2008; Boukal {\\i{}et al.} 2014; Marshall &amp; White 2019b)","plainCitation":"(Quince et al. 2008; Boukal et al. 2014; Marshall &amp; White 2019b)","noteIndex":0},"citationItems":[{"id":1940,"uris":["http://zotero.org/users/6116610/items/9ND6KZNF"],"uri":["http://zotero.org/users/6116610/items/9ND6KZNF"],"itemData":{"id":1940,"type":"article-journal","abstract":"We develop the theory of biphasic somatic growth in fish using models based on the distinction between pre- and post-maturation growth and an explicit description of energy allocation within a growing season. We define a ‘generic biphasic’ (GB) model that assumes post-maturation growth has a von Bertalanffy (vB) form. For this model we derive an explicit expression for the gonad weight/somatic weight ratio (g) which may either remain fixed or vary with size. Optimal biphasic models are then developed with reproductive strategies that maximise lifetime reproductive output. We consider two optimal growth models. In the first (fixed g optimal), gonad weight is constrained to be proportional to somatic weight. In the second (variable g optimal) model, allocation to reproduction is unconstrained and g increases with size. For the first of these two models, adult growth in a scaled measure of length has the exact vB form. When there are no constraints on allocation, growth is vB to a very good approximation. In both models, pre-maturation growth is linear. In a companion paper we use growth data from lake trout (Salvelinus namaycush) to test the bioenergetics assumptions used to develop these models, and demonstrate that they have advantages over the vB model, both in quality of fit, and in the information contained in the fitted parameters.","container-title":"Journal of Theoretical Biology","DOI":"10.1016/j.jtbi.2008.05.029","ISSN":"0022-5193","issue":"2","journalAbbreviation":"Journal of Theoretical Biology","language":"en","page":"197-206","source":"ScienceDirect","title":"Biphasic growth in fish I: Theoretical foundations","title-short":"Biphasic growth in fish I","volume":"254","author":[{"family":"Quince","given":"Christopher"},{"family":"Abrams","given":"Peter A."},{"family":"Shuter","given":"Brian J."},{"family":"Lester","given":"Nigel P."}],"issued":{"date-parts":[["2008",9,21]]}}},{"id":716,"uris":["http://zotero.org/users/6116610/items/YF375SBE"],"uri":["http://zotero.org/users/6116610/items/YF375SBE"],"itemData":{"id":716,"type":"article-journal","abstract":"Several phenomenological descriptions, such as the von Bertalanffy growth model, have been widely used to describe size-at-age and individual growth across a diverse range of organisms. However, for modelling life histories, as opposed to just growth, biologically and mechanistically meaningful growth models, based on allocation decisions, have become increasingly important. This is because ﬁtness is determined by survival and reproduction, which are not addressed directly in phenomenological growth models. To elucidate these considerations, we take as a starting point the biphasic growth model by Quince et al. (2008a, J. Theor. Biol. 254:197) which has the advantage that the underlying allometric scaling of net energy intake can be freely chosen. First, we reformulate this model such that individual size is given in meaningful units of length and weight, facilitating the model's interpretation and application. Second, we show that even though different allometric scaling relationships can produce practically identical growth trajectories, the accompanying reproductive investments are highly dependent on the chosen allometric exponent. Third, we demonstrate how this dependence has dramatic consequences for evolutionary predictions, in particular with regard to the age and size at maturation. These ﬁndings have considerable practical relevance, because empirically observed allometric exponents are often uncertain and systematically differ from those assumed in current standard growth models.","container-title":"Journal of Theoretical Biology","DOI":"10.1016/j.jtbi.2014.05.022","ISSN":"00225193","language":"en","page":"199-207","source":"Crossref","title":"Life-history implications of the allometric scaling of growth","volume":"359","author":[{"family":"Boukal","given":"David S."},{"family":"Dieckmann","given":"Ulf"},{"family":"Enberg","given":"Katja"},{"family":"Heino","given":"Mikko"},{"family":"Jørgensen","given":"Christian"}],"issued":{"date-parts":[["2014",10]]}}},{"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213A58" w:rsidRPr="00AC257E">
        <w:rPr>
          <w:rFonts w:eastAsiaTheme="minorEastAsia"/>
          <w:highlight w:val="yellow"/>
          <w:lang w:val="en-GB"/>
        </w:rPr>
        <w:fldChar w:fldCharType="separate"/>
      </w:r>
      <w:r w:rsidR="009D6C25" w:rsidRPr="009D6C25">
        <w:rPr>
          <w:rFonts w:ascii="Times New Roman" w:cs="Times New Roman"/>
          <w:lang w:val="en-GB"/>
        </w:rPr>
        <w:t xml:space="preserve">(Quince </w:t>
      </w:r>
      <w:r w:rsidR="009D6C25" w:rsidRPr="009D6C25">
        <w:rPr>
          <w:rFonts w:ascii="Times New Roman" w:cs="Times New Roman"/>
          <w:i/>
          <w:iCs/>
          <w:lang w:val="en-GB"/>
        </w:rPr>
        <w:t>et al.</w:t>
      </w:r>
      <w:r w:rsidR="009D6C25" w:rsidRPr="009D6C25">
        <w:rPr>
          <w:rFonts w:ascii="Times New Roman" w:cs="Times New Roman"/>
          <w:lang w:val="en-GB"/>
        </w:rPr>
        <w:t xml:space="preserve"> 2008; Boukal </w:t>
      </w:r>
      <w:r w:rsidR="009D6C25" w:rsidRPr="009D6C25">
        <w:rPr>
          <w:rFonts w:ascii="Times New Roman" w:cs="Times New Roman"/>
          <w:i/>
          <w:iCs/>
          <w:lang w:val="en-GB"/>
        </w:rPr>
        <w:t>et al.</w:t>
      </w:r>
      <w:r w:rsidR="009D6C25" w:rsidRPr="009D6C25">
        <w:rPr>
          <w:rFonts w:ascii="Times New Roman" w:cs="Times New Roman"/>
          <w:lang w:val="en-GB"/>
        </w:rPr>
        <w:t xml:space="preserve"> 2014; Marshall &amp; White 2019b)</w:t>
      </w:r>
      <w:r w:rsidR="00213A58" w:rsidRPr="00AC257E">
        <w:rPr>
          <w:rFonts w:eastAsiaTheme="minorEastAsia"/>
          <w:highlight w:val="yellow"/>
          <w:lang w:val="en-GB"/>
        </w:rPr>
        <w:fldChar w:fldCharType="end"/>
      </w:r>
      <w:r w:rsidR="00E64512" w:rsidRPr="00AC257E">
        <w:rPr>
          <w:rFonts w:eastAsiaTheme="minorEastAsia"/>
          <w:highlight w:val="yellow"/>
          <w:lang w:val="en-GB"/>
        </w:rPr>
        <w:t xml:space="preserve">, </w:t>
      </w:r>
      <w:del w:id="132" w:author="Anna Gårdmark" w:date="2020-02-07T07:30:00Z">
        <w:r w:rsidR="00E64512" w:rsidRPr="00AC257E" w:rsidDel="00B773AC">
          <w:rPr>
            <w:rFonts w:eastAsiaTheme="minorEastAsia"/>
            <w:highlight w:val="yellow"/>
            <w:lang w:val="en-GB"/>
          </w:rPr>
          <w:delText xml:space="preserve">and </w:delText>
        </w:r>
      </w:del>
      <w:ins w:id="133" w:author="Anna Gårdmark" w:date="2020-02-07T07:30:00Z">
        <w:r w:rsidR="00B773AC">
          <w:rPr>
            <w:rFonts w:eastAsiaTheme="minorEastAsia"/>
            <w:highlight w:val="yellow"/>
            <w:lang w:val="en-GB"/>
          </w:rPr>
          <w:t>but</w:t>
        </w:r>
        <w:r w:rsidR="00B773AC" w:rsidRPr="00AC257E">
          <w:rPr>
            <w:rFonts w:eastAsiaTheme="minorEastAsia"/>
            <w:highlight w:val="yellow"/>
            <w:lang w:val="en-GB"/>
          </w:rPr>
          <w:t xml:space="preserve"> </w:t>
        </w:r>
      </w:ins>
      <w:commentRangeStart w:id="134"/>
      <w:r w:rsidR="00E64512" w:rsidRPr="00AC257E">
        <w:rPr>
          <w:rFonts w:eastAsiaTheme="minorEastAsia"/>
          <w:highlight w:val="yellow"/>
          <w:lang w:val="en-GB"/>
        </w:rPr>
        <w:t>if the</w:t>
      </w:r>
      <w:ins w:id="135" w:author="Anna Gårdmark" w:date="2020-02-07T07:28:00Z">
        <w:r w:rsidR="00457D7E">
          <w:rPr>
            <w:rFonts w:eastAsiaTheme="minorEastAsia"/>
            <w:highlight w:val="yellow"/>
            <w:lang w:val="en-GB"/>
          </w:rPr>
          <w:t>ir mass-scaling is</w:t>
        </w:r>
      </w:ins>
      <w:del w:id="136" w:author="Anna Gårdmark" w:date="2020-02-07T07:28:00Z">
        <w:r w:rsidR="00E64512" w:rsidRPr="00AC257E" w:rsidDel="00457D7E">
          <w:rPr>
            <w:rFonts w:eastAsiaTheme="minorEastAsia"/>
            <w:highlight w:val="yellow"/>
            <w:lang w:val="en-GB"/>
          </w:rPr>
          <w:delText>y are</w:delText>
        </w:r>
      </w:del>
      <w:r w:rsidR="00E64512" w:rsidRPr="00AC257E">
        <w:rPr>
          <w:rFonts w:eastAsiaTheme="minorEastAsia"/>
          <w:highlight w:val="yellow"/>
          <w:lang w:val="en-GB"/>
        </w:rPr>
        <w:t xml:space="preserve"> </w:t>
      </w:r>
      <w:r w:rsidR="007F430B" w:rsidRPr="00AC257E">
        <w:rPr>
          <w:rFonts w:eastAsiaTheme="minorEastAsia"/>
          <w:highlight w:val="yellow"/>
          <w:lang w:val="en-GB"/>
        </w:rPr>
        <w:t>similar</w:t>
      </w:r>
      <w:commentRangeEnd w:id="134"/>
      <w:r w:rsidR="00237875">
        <w:rPr>
          <w:rStyle w:val="Kommentarsreferens"/>
        </w:rPr>
        <w:commentReference w:id="134"/>
      </w:r>
      <w:r w:rsidR="002B19C2" w:rsidRPr="00AC257E">
        <w:rPr>
          <w:rFonts w:eastAsiaTheme="minorEastAsia"/>
          <w:highlight w:val="yellow"/>
          <w:lang w:val="en-GB"/>
        </w:rPr>
        <w:t>,</w:t>
      </w:r>
      <w:r w:rsidR="00503929" w:rsidRPr="00AC257E">
        <w:rPr>
          <w:rFonts w:eastAsiaTheme="minorEastAsia"/>
          <w:highlight w:val="yellow"/>
          <w:lang w:val="en-GB"/>
        </w:rPr>
        <w:t xml:space="preserve"> </w:t>
      </w:r>
      <w:del w:id="137" w:author="Anna Gårdmark" w:date="2020-02-07T07:34:00Z">
        <w:r w:rsidR="00503929" w:rsidRPr="00AC257E" w:rsidDel="00B773AC">
          <w:rPr>
            <w:rFonts w:eastAsiaTheme="minorEastAsia"/>
            <w:highlight w:val="yellow"/>
            <w:lang w:val="en-GB"/>
          </w:rPr>
          <w:delText>growth</w:delText>
        </w:r>
      </w:del>
      <w:ins w:id="138" w:author="Anna Gårdmark" w:date="2020-02-07T07:30:00Z">
        <w:r w:rsidR="00B773AC">
          <w:rPr>
            <w:rFonts w:eastAsiaTheme="minorEastAsia"/>
            <w:highlight w:val="yellow"/>
            <w:lang w:val="en-GB"/>
          </w:rPr>
          <w:t>P</w:t>
        </w:r>
      </w:ins>
      <w:ins w:id="139" w:author="Anna Gårdmark" w:date="2020-02-07T07:31:00Z">
        <w:r w:rsidR="00B773AC">
          <w:rPr>
            <w:rFonts w:eastAsiaTheme="minorEastAsia"/>
            <w:highlight w:val="yellow"/>
            <w:lang w:val="en-GB"/>
          </w:rPr>
          <w:t>ütter-type models</w:t>
        </w:r>
      </w:ins>
      <w:r w:rsidR="00503929" w:rsidRPr="00AC257E">
        <w:rPr>
          <w:rFonts w:eastAsiaTheme="minorEastAsia"/>
          <w:highlight w:val="yellow"/>
          <w:lang w:val="en-GB"/>
        </w:rPr>
        <w:t xml:space="preserve"> </w:t>
      </w:r>
      <w:ins w:id="140" w:author="Anna Gårdmark" w:date="2020-02-07T07:34:00Z">
        <w:r w:rsidR="00B773AC">
          <w:rPr>
            <w:rFonts w:eastAsiaTheme="minorEastAsia"/>
            <w:highlight w:val="yellow"/>
            <w:lang w:val="en-GB"/>
          </w:rPr>
          <w:t xml:space="preserve">cannot explain why growth </w:t>
        </w:r>
      </w:ins>
      <w:r w:rsidR="00503929" w:rsidRPr="00AC257E">
        <w:rPr>
          <w:rFonts w:eastAsiaTheme="minorEastAsia"/>
          <w:highlight w:val="yellow"/>
          <w:lang w:val="en-GB"/>
        </w:rPr>
        <w:t xml:space="preserve">is </w:t>
      </w:r>
      <w:del w:id="141" w:author="Anna Gårdmark" w:date="2020-02-07T07:34:00Z">
        <w:r w:rsidR="00503929" w:rsidRPr="00AC257E" w:rsidDel="00B773AC">
          <w:rPr>
            <w:rFonts w:eastAsiaTheme="minorEastAsia"/>
            <w:highlight w:val="yellow"/>
            <w:lang w:val="en-GB"/>
          </w:rPr>
          <w:delText xml:space="preserve">not </w:delText>
        </w:r>
      </w:del>
      <w:ins w:id="142" w:author="Anna Gårdmark" w:date="2020-02-07T07:34:00Z">
        <w:r w:rsidR="00B773AC">
          <w:rPr>
            <w:rFonts w:eastAsiaTheme="minorEastAsia"/>
            <w:highlight w:val="yellow"/>
            <w:lang w:val="en-GB"/>
          </w:rPr>
          <w:t>observed to be</w:t>
        </w:r>
        <w:r w:rsidR="00B773AC" w:rsidRPr="00AC257E">
          <w:rPr>
            <w:rFonts w:eastAsiaTheme="minorEastAsia"/>
            <w:highlight w:val="yellow"/>
            <w:lang w:val="en-GB"/>
          </w:rPr>
          <w:t xml:space="preserve"> </w:t>
        </w:r>
      </w:ins>
      <w:r w:rsidR="00503929" w:rsidRPr="00AC257E">
        <w:rPr>
          <w:rFonts w:eastAsiaTheme="minorEastAsia"/>
          <w:highlight w:val="yellow"/>
          <w:lang w:val="en-GB"/>
        </w:rPr>
        <w:t>asymptotic</w:t>
      </w:r>
      <w:ins w:id="143" w:author="Anna Gårdmark" w:date="2020-02-07T07:31:00Z">
        <w:r w:rsidR="00B773AC">
          <w:rPr>
            <w:rFonts w:eastAsiaTheme="minorEastAsia"/>
            <w:highlight w:val="yellow"/>
            <w:lang w:val="en-GB"/>
          </w:rPr>
          <w:t>. Moreover,</w:t>
        </w:r>
      </w:ins>
      <w:del w:id="144" w:author="Anna Gårdmark" w:date="2020-02-07T07:31:00Z">
        <w:r w:rsidR="00503929" w:rsidRPr="00AC257E" w:rsidDel="00B773AC">
          <w:rPr>
            <w:rFonts w:eastAsiaTheme="minorEastAsia"/>
            <w:highlight w:val="yellow"/>
            <w:lang w:val="en-GB"/>
          </w:rPr>
          <w:delText xml:space="preserve"> and</w:delText>
        </w:r>
      </w:del>
      <w:r w:rsidR="00503929" w:rsidRPr="00AC257E">
        <w:rPr>
          <w:rFonts w:eastAsiaTheme="minorEastAsia"/>
          <w:highlight w:val="yellow"/>
          <w:lang w:val="en-GB"/>
        </w:rPr>
        <w:t xml:space="preserve"> temperature </w:t>
      </w:r>
      <w:ins w:id="145" w:author="Anna Gårdmark" w:date="2020-02-07T07:31:00Z">
        <w:r w:rsidR="00B773AC">
          <w:rPr>
            <w:rFonts w:eastAsiaTheme="minorEastAsia"/>
            <w:highlight w:val="yellow"/>
            <w:lang w:val="en-GB"/>
          </w:rPr>
          <w:t xml:space="preserve">then </w:t>
        </w:r>
      </w:ins>
      <w:r w:rsidR="007A0363" w:rsidRPr="00AC257E">
        <w:rPr>
          <w:rFonts w:eastAsiaTheme="minorEastAsia"/>
          <w:highlight w:val="yellow"/>
          <w:lang w:val="en-GB"/>
        </w:rPr>
        <w:t>has</w:t>
      </w:r>
      <w:r w:rsidR="00AB6657" w:rsidRPr="00AC257E">
        <w:rPr>
          <w:rFonts w:eastAsiaTheme="minorEastAsia"/>
          <w:highlight w:val="yellow"/>
          <w:lang w:val="en-GB"/>
        </w:rPr>
        <w:t xml:space="preserve"> unrealistic</w:t>
      </w:r>
      <w:r w:rsidR="007A0363" w:rsidRPr="00AC257E">
        <w:rPr>
          <w:rFonts w:eastAsiaTheme="minorEastAsia"/>
          <w:highlight w:val="yellow"/>
          <w:lang w:val="en-GB"/>
        </w:rPr>
        <w:t>ally</w:t>
      </w:r>
      <w:r w:rsidR="00AB6657" w:rsidRPr="00AC257E">
        <w:rPr>
          <w:rFonts w:eastAsiaTheme="minorEastAsia"/>
          <w:highlight w:val="yellow"/>
          <w:lang w:val="en-GB"/>
        </w:rPr>
        <w:t xml:space="preserve"> </w:t>
      </w:r>
      <w:r w:rsidR="00223B0D" w:rsidRPr="00AC257E">
        <w:rPr>
          <w:rFonts w:eastAsiaTheme="minorEastAsia"/>
          <w:highlight w:val="yellow"/>
          <w:lang w:val="en-GB"/>
        </w:rPr>
        <w:t>large effects on asymptotic size</w:t>
      </w:r>
      <w:commentRangeStart w:id="146"/>
      <w:commentRangeStart w:id="147"/>
      <w:commentRangeStart w:id="148"/>
      <w:commentRangeStart w:id="149"/>
      <w:commentRangeStart w:id="150"/>
      <w:commentRangeStart w:id="151"/>
      <w:commentRangeEnd w:id="146"/>
      <w:r w:rsidR="000A6647" w:rsidRPr="00AC257E">
        <w:rPr>
          <w:rStyle w:val="Kommentarsreferens"/>
          <w:highlight w:val="yellow"/>
        </w:rPr>
        <w:commentReference w:id="146"/>
      </w:r>
      <w:commentRangeEnd w:id="147"/>
      <w:r w:rsidR="004A4675" w:rsidRPr="00AC257E">
        <w:rPr>
          <w:rStyle w:val="Kommentarsreferens"/>
          <w:highlight w:val="yellow"/>
        </w:rPr>
        <w:commentReference w:id="147"/>
      </w:r>
      <w:commentRangeEnd w:id="148"/>
      <w:r w:rsidR="007C71CD" w:rsidRPr="00AC257E">
        <w:rPr>
          <w:rStyle w:val="Kommentarsreferens"/>
          <w:highlight w:val="yellow"/>
        </w:rPr>
        <w:commentReference w:id="148"/>
      </w:r>
      <w:commentRangeEnd w:id="149"/>
      <w:r w:rsidR="002A438A" w:rsidRPr="00AC257E">
        <w:rPr>
          <w:rStyle w:val="Kommentarsreferens"/>
          <w:highlight w:val="yellow"/>
        </w:rPr>
        <w:commentReference w:id="149"/>
      </w:r>
      <w:commentRangeEnd w:id="150"/>
      <w:r w:rsidR="00095A7D">
        <w:rPr>
          <w:rStyle w:val="Kommentarsreferens"/>
        </w:rPr>
        <w:commentReference w:id="150"/>
      </w:r>
      <w:commentRangeEnd w:id="151"/>
      <w:r w:rsidR="00455E63">
        <w:rPr>
          <w:rStyle w:val="Kommentarsreferens"/>
        </w:rPr>
        <w:commentReference w:id="151"/>
      </w:r>
      <w:r w:rsidR="001F05EC" w:rsidRPr="00AC257E">
        <w:rPr>
          <w:rFonts w:eastAsiaTheme="minorEastAsia"/>
          <w:highlight w:val="yellow"/>
          <w:lang w:val="en-GB"/>
        </w:rPr>
        <w:t xml:space="preserve"> </w:t>
      </w:r>
      <w:ins w:id="152" w:author="Anna Gårdmark" w:date="2020-02-07T07:35:00Z">
        <w:r w:rsidR="00B773AC">
          <w:rPr>
            <w:rFonts w:eastAsiaTheme="minorEastAsia"/>
            <w:highlight w:val="yellow"/>
            <w:lang w:val="en-GB"/>
          </w:rPr>
          <w:t xml:space="preserve"> in such models </w:t>
        </w:r>
      </w:ins>
      <w:r w:rsidR="001169B8" w:rsidRPr="00AC257E">
        <w:rPr>
          <w:rFonts w:eastAsiaTheme="minorEastAsia"/>
          <w:highlight w:val="yellow"/>
        </w:rPr>
        <w:fldChar w:fldCharType="begin"/>
      </w:r>
      <w:r w:rsidR="001169B8" w:rsidRPr="00AC257E">
        <w:rPr>
          <w:rFonts w:eastAsiaTheme="minorEastAsia"/>
          <w:highlight w:val="yellow"/>
          <w:lang w:val="en-GB"/>
        </w:rPr>
        <w:instrText xml:space="preserve"> ADDIN ZOTERO_ITEM CSL_CITATION {"citationID":"Lo92sLoM","properties":{"formattedCitation":"(Lefevre {\\i{}et al.} 2017)","plainCitation":"(Lefevre et al. 2017)","noteIndex":0},"citationItems":[{"id":581,"uris":["http://zotero.org/users/6116610/items/ZL6K8JKB"],"uri":["http://zotero.org/users/6116610/it</w:instrText>
      </w:r>
      <w:r w:rsidR="001169B8" w:rsidRPr="00457D7E">
        <w:rPr>
          <w:rFonts w:eastAsiaTheme="minorEastAsia"/>
          <w:highlight w:val="yellow"/>
          <w:lang w:val="en-GB"/>
          <w:rPrChange w:id="153" w:author="Anna Gårdmark" w:date="2020-02-07T07:21:00Z">
            <w:rPr>
              <w:rFonts w:eastAsiaTheme="minorEastAsia"/>
              <w:highlight w:val="yellow"/>
            </w:rPr>
          </w:rPrChange>
        </w:rPr>
        <w:instrText xml:space="preserve">ems/ZL6K8JKB"],"itemData":{"id":581,"type":"article-journal","abstract":"Some recent modelling papers projecting smaller </w:instrText>
      </w:r>
      <w:r w:rsidR="001169B8" w:rsidRPr="00AC257E">
        <w:rPr>
          <w:rFonts w:eastAsiaTheme="minorEastAsia"/>
          <w:highlight w:val="yellow"/>
        </w:rPr>
        <w:instrText>ﬁ</w:instrText>
      </w:r>
      <w:r w:rsidR="001169B8" w:rsidRPr="00457D7E">
        <w:rPr>
          <w:rFonts w:eastAsiaTheme="minorEastAsia"/>
          <w:highlight w:val="yellow"/>
          <w:lang w:val="en-GB"/>
          <w:rPrChange w:id="154" w:author="Anna Gårdmark" w:date="2020-02-07T07:21:00Z">
            <w:rPr>
              <w:rFonts w:eastAsiaTheme="minorEastAsia"/>
              <w:highlight w:val="yellow"/>
            </w:rPr>
          </w:rPrChange>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1169B8" w:rsidRPr="00AC257E">
        <w:rPr>
          <w:rFonts w:eastAsiaTheme="minorEastAsia"/>
          <w:highlight w:val="yellow"/>
        </w:rPr>
        <w:instrText>ﬁ</w:instrText>
      </w:r>
      <w:r w:rsidR="001169B8" w:rsidRPr="00457D7E">
        <w:rPr>
          <w:rFonts w:eastAsiaTheme="minorEastAsia"/>
          <w:highlight w:val="yellow"/>
          <w:lang w:val="en-GB"/>
          <w:rPrChange w:id="155" w:author="Anna Gårdmark" w:date="2020-02-07T07:21:00Z">
            <w:rPr>
              <w:rFonts w:eastAsiaTheme="minorEastAsia"/>
              <w:highlight w:val="yellow"/>
            </w:rPr>
          </w:rPrChange>
        </w:rPr>
        <w:instrText>shes have relatively lower mass-speci</w:instrText>
      </w:r>
      <w:r w:rsidR="001169B8" w:rsidRPr="00AC257E">
        <w:rPr>
          <w:rFonts w:eastAsiaTheme="minorEastAsia"/>
          <w:highlight w:val="yellow"/>
        </w:rPr>
        <w:instrText>ﬁ</w:instrText>
      </w:r>
      <w:r w:rsidR="001169B8" w:rsidRPr="00457D7E">
        <w:rPr>
          <w:rFonts w:eastAsiaTheme="minorEastAsia"/>
          <w:highlight w:val="yellow"/>
          <w:lang w:val="en-GB"/>
          <w:rPrChange w:id="156" w:author="Anna Gårdmark" w:date="2020-02-07T07:21:00Z">
            <w:rPr>
              <w:rFonts w:eastAsiaTheme="minorEastAsia"/>
              <w:highlight w:val="yellow"/>
            </w:rPr>
          </w:rPrChange>
        </w:rPr>
        <w:instrText xml:space="preserve">c metabolic rates. Assumption (ii) concludes that when </w:instrText>
      </w:r>
      <w:r w:rsidR="001169B8" w:rsidRPr="00AC257E">
        <w:rPr>
          <w:rFonts w:eastAsiaTheme="minorEastAsia"/>
          <w:highlight w:val="yellow"/>
        </w:rPr>
        <w:instrText>ﬁ</w:instrText>
      </w:r>
      <w:r w:rsidR="001169B8" w:rsidRPr="00457D7E">
        <w:rPr>
          <w:rFonts w:eastAsiaTheme="minorEastAsia"/>
          <w:highlight w:val="yellow"/>
          <w:lang w:val="en-GB"/>
          <w:rPrChange w:id="157" w:author="Anna Gårdmark" w:date="2020-02-07T07:21:00Z">
            <w:rPr>
              <w:rFonts w:eastAsiaTheme="minorEastAsia"/>
              <w:highlight w:val="yellow"/>
            </w:rPr>
          </w:rPrChange>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w:instrText>
      </w:r>
      <w:r w:rsidR="001169B8" w:rsidRPr="00457D7E">
        <w:rPr>
          <w:rFonts w:eastAsiaTheme="minorEastAsia"/>
          <w:highlight w:val="yellow"/>
          <w:lang w:val="en-GB"/>
          <w:rPrChange w:id="158" w:author="Anna Gårdmark" w:date="2020-02-07T07:28:00Z">
            <w:rPr>
              <w:rFonts w:eastAsiaTheme="minorEastAsia"/>
              <w:highlight w:val="yellow"/>
            </w:rPr>
          </w:rPrChange>
        </w:rPr>
        <w:instrText xml:space="preserve">ace area can, in </w:instrText>
      </w:r>
      <w:r w:rsidR="001169B8" w:rsidRPr="00B773AC">
        <w:rPr>
          <w:rFonts w:eastAsiaTheme="minorEastAsia"/>
          <w:highlight w:val="yellow"/>
          <w:lang w:val="en-GB"/>
          <w:rPrChange w:id="159" w:author="Anna Gårdmark" w:date="2020-02-07T07:31:00Z">
            <w:rPr>
              <w:rFonts w:eastAsiaTheme="minorEastAsia"/>
              <w:highlight w:val="yellow"/>
            </w:rPr>
          </w:rPrChange>
        </w:rPr>
        <w:instrText>fact, increase linearly in proportion to gill volume and body mass. We cite the large body of eviden</w:instrText>
      </w:r>
      <w:r w:rsidR="001169B8" w:rsidRPr="00AC257E">
        <w:rPr>
          <w:rFonts w:eastAsiaTheme="minorEastAsia"/>
          <w:highlight w:val="yellow"/>
        </w:rPr>
        <w:instrText>ce de</w:instrText>
      </w:r>
      <w:r w:rsidR="001169B8" w:rsidRPr="00457D7E">
        <w:rPr>
          <w:rFonts w:eastAsiaTheme="minorEastAsia"/>
          <w:highlight w:val="yellow"/>
          <w:lang w:val="en-GB"/>
          <w:rPrChange w:id="160" w:author="Anna Gårdmark" w:date="2020-02-07T07:21:00Z">
            <w:rPr>
              <w:rFonts w:eastAsiaTheme="minorEastAsia"/>
              <w:highlight w:val="yellow"/>
            </w:rPr>
          </w:rPrChange>
        </w:rPr>
        <w:instrText xml:space="preserve">monstrating that respiratory surface areas in </w:instrText>
      </w:r>
      <w:r w:rsidR="001169B8" w:rsidRPr="00AC257E">
        <w:rPr>
          <w:rFonts w:eastAsiaTheme="minorEastAsia"/>
          <w:highlight w:val="yellow"/>
        </w:rPr>
        <w:instrText>ﬁ</w:instrText>
      </w:r>
      <w:r w:rsidR="001169B8" w:rsidRPr="00457D7E">
        <w:rPr>
          <w:rFonts w:eastAsiaTheme="minorEastAsia"/>
          <w:highlight w:val="yellow"/>
          <w:lang w:val="en-GB"/>
          <w:rPrChange w:id="161" w:author="Anna Gårdmark" w:date="2020-02-07T07:21:00Z">
            <w:rPr>
              <w:rFonts w:eastAsiaTheme="minorEastAsia"/>
              <w:highlight w:val="yellow"/>
            </w:rPr>
          </w:rPrChange>
        </w:rPr>
        <w:instrText>shes re</w:instrText>
      </w:r>
      <w:r w:rsidR="001169B8" w:rsidRPr="00AC257E">
        <w:rPr>
          <w:rFonts w:eastAsiaTheme="minorEastAsia"/>
          <w:highlight w:val="yellow"/>
        </w:rPr>
        <w:instrText>ﬂ</w:instrText>
      </w:r>
      <w:r w:rsidR="001169B8" w:rsidRPr="00457D7E">
        <w:rPr>
          <w:rFonts w:eastAsiaTheme="minorEastAsia"/>
          <w:highlight w:val="yellow"/>
          <w:lang w:val="en-GB"/>
          <w:rPrChange w:id="162" w:author="Anna Gårdmark" w:date="2020-02-07T07:21:00Z">
            <w:rPr>
              <w:rFonts w:eastAsiaTheme="minorEastAsia"/>
              <w:highlight w:val="yellow"/>
            </w:rPr>
          </w:rPrChange>
        </w:rPr>
        <w:instrText>ect metabolic needs, not vice versa, which explains the large interspeci</w:instrText>
      </w:r>
      <w:r w:rsidR="001169B8" w:rsidRPr="00AC257E">
        <w:rPr>
          <w:rFonts w:eastAsiaTheme="minorEastAsia"/>
          <w:highlight w:val="yellow"/>
        </w:rPr>
        <w:instrText>ﬁ</w:instrText>
      </w:r>
      <w:r w:rsidR="001169B8" w:rsidRPr="00457D7E">
        <w:rPr>
          <w:rFonts w:eastAsiaTheme="minorEastAsia"/>
          <w:highlight w:val="yellow"/>
          <w:lang w:val="en-GB"/>
          <w:rPrChange w:id="163" w:author="Anna Gårdmark" w:date="2020-02-07T07:21:00Z">
            <w:rPr>
              <w:rFonts w:eastAsiaTheme="minorEastAsia"/>
              <w:highlight w:val="yellow"/>
            </w:rPr>
          </w:rPrChange>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1169B8" w:rsidRPr="00AC257E">
        <w:rPr>
          <w:rFonts w:eastAsiaTheme="minorEastAsia"/>
          <w:highlight w:val="yellow"/>
        </w:rPr>
        <w:instrText>ﬁ</w:instrText>
      </w:r>
      <w:r w:rsidR="001169B8" w:rsidRPr="00457D7E">
        <w:rPr>
          <w:rFonts w:eastAsiaTheme="minorEastAsia"/>
          <w:highlight w:val="yellow"/>
          <w:lang w:val="en-GB"/>
          <w:rPrChange w:id="164" w:author="Anna Gårdmark" w:date="2020-02-07T07:21:00Z">
            <w:rPr>
              <w:rFonts w:eastAsiaTheme="minorEastAsia"/>
              <w:highlight w:val="yellow"/>
            </w:rPr>
          </w:rPrChange>
        </w:rPr>
        <w:instrText xml:space="preserve">c variation in scaling and temperature effects. It is possible that some </w:instrText>
      </w:r>
      <w:r w:rsidR="001169B8" w:rsidRPr="00AC257E">
        <w:rPr>
          <w:rFonts w:eastAsiaTheme="minorEastAsia"/>
          <w:highlight w:val="yellow"/>
        </w:rPr>
        <w:instrText>ﬁ</w:instrText>
      </w:r>
      <w:r w:rsidR="001169B8" w:rsidRPr="00457D7E">
        <w:rPr>
          <w:rFonts w:eastAsiaTheme="minorEastAsia"/>
          <w:highlight w:val="yellow"/>
          <w:lang w:val="en-GB"/>
          <w:rPrChange w:id="165" w:author="Anna Gårdmark" w:date="2020-02-07T07:21:00Z">
            <w:rPr>
              <w:rFonts w:eastAsiaTheme="minorEastAsia"/>
              <w:highlight w:val="yellow"/>
            </w:rPr>
          </w:rPrChange>
        </w:rPr>
        <w:instrText>shes will become smaller in the future, but to make reliable predictions the underlying mechanisms need to be identi</w:instrText>
      </w:r>
      <w:r w:rsidR="001169B8" w:rsidRPr="00AC257E">
        <w:rPr>
          <w:rFonts w:eastAsiaTheme="minorEastAsia"/>
          <w:highlight w:val="yellow"/>
        </w:rPr>
        <w:instrText>ﬁ</w:instrText>
      </w:r>
      <w:r w:rsidR="001169B8" w:rsidRPr="00457D7E">
        <w:rPr>
          <w:rFonts w:eastAsiaTheme="minorEastAsia"/>
          <w:highlight w:val="yellow"/>
          <w:lang w:val="en-GB"/>
          <w:rPrChange w:id="166" w:author="Anna Gårdmark" w:date="2020-02-07T07:21:00Z">
            <w:rPr>
              <w:rFonts w:eastAsiaTheme="minorEastAsia"/>
              <w:highlight w:val="yellow"/>
            </w:rPr>
          </w:rPrChange>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1169B8" w:rsidRPr="00AC257E">
        <w:rPr>
          <w:rFonts w:eastAsiaTheme="minorEastAsia"/>
          <w:highlight w:val="yellow"/>
        </w:rPr>
        <w:instrText>ﬁ</w:instrText>
      </w:r>
      <w:r w:rsidR="001169B8" w:rsidRPr="00457D7E">
        <w:rPr>
          <w:rFonts w:eastAsiaTheme="minorEastAsia"/>
          <w:highlight w:val="yellow"/>
          <w:lang w:val="en-GB"/>
          <w:rPrChange w:id="167" w:author="Anna Gårdmark" w:date="2020-02-07T07:21:00Z">
            <w:rPr>
              <w:rFonts w:eastAsiaTheme="minorEastAsia"/>
              <w:highlight w:val="yellow"/>
            </w:rPr>
          </w:rPrChange>
        </w:rPr>
        <w:instrText xml:space="preserve">sh physiologists and </w:instrText>
      </w:r>
      <w:r w:rsidR="001169B8" w:rsidRPr="00AC257E">
        <w:rPr>
          <w:rFonts w:eastAsiaTheme="minorEastAsia"/>
          <w:highlight w:val="yellow"/>
        </w:rPr>
        <w:instrText>ﬁ</w:instrText>
      </w:r>
      <w:r w:rsidR="001169B8" w:rsidRPr="00457D7E">
        <w:rPr>
          <w:rFonts w:eastAsiaTheme="minorEastAsia"/>
          <w:highlight w:val="yellow"/>
          <w:lang w:val="en-GB"/>
          <w:rPrChange w:id="168" w:author="Anna Gårdmark" w:date="2020-02-07T07:21:00Z">
            <w:rPr>
              <w:rFonts w:eastAsiaTheme="minorEastAsia"/>
              <w:highlight w:val="yellow"/>
            </w:rPr>
          </w:rPrChange>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sidRPr="00AC257E">
        <w:rPr>
          <w:rFonts w:eastAsiaTheme="minorEastAsia"/>
          <w:highlight w:val="yellow"/>
        </w:rPr>
        <w:fldChar w:fldCharType="separate"/>
      </w:r>
      <w:r w:rsidR="0044238B" w:rsidRPr="00AC257E">
        <w:rPr>
          <w:highlight w:val="yellow"/>
          <w:lang w:val="en-GB"/>
        </w:rPr>
        <w:t xml:space="preserve">(Lefevre </w:t>
      </w:r>
      <w:r w:rsidR="0044238B" w:rsidRPr="00AC257E">
        <w:rPr>
          <w:i/>
          <w:iCs/>
          <w:highlight w:val="yellow"/>
          <w:lang w:val="en-GB"/>
        </w:rPr>
        <w:t>et al.</w:t>
      </w:r>
      <w:r w:rsidR="0044238B" w:rsidRPr="00AC257E">
        <w:rPr>
          <w:highlight w:val="yellow"/>
          <w:lang w:val="en-GB"/>
        </w:rPr>
        <w:t xml:space="preserve"> 2017)</w:t>
      </w:r>
      <w:r w:rsidR="001169B8" w:rsidRPr="00AC257E">
        <w:rPr>
          <w:rFonts w:eastAsiaTheme="minorEastAsia"/>
          <w:highlight w:val="yellow"/>
        </w:rPr>
        <w:fldChar w:fldCharType="end"/>
      </w:r>
      <w:r w:rsidR="00931C82" w:rsidRPr="00457D7E">
        <w:rPr>
          <w:rFonts w:eastAsiaTheme="minorEastAsia"/>
          <w:highlight w:val="yellow"/>
          <w:lang w:val="en-GB"/>
          <w:rPrChange w:id="169" w:author="Anna Gårdmark" w:date="2020-02-07T07:21:00Z">
            <w:rPr>
              <w:rFonts w:eastAsiaTheme="minorEastAsia"/>
              <w:highlight w:val="yellow"/>
            </w:rPr>
          </w:rPrChange>
        </w:rPr>
        <w:t>.</w:t>
      </w:r>
      <w:r w:rsidR="0083110F" w:rsidRPr="00457D7E">
        <w:rPr>
          <w:rFonts w:eastAsiaTheme="minorEastAsia"/>
          <w:highlight w:val="yellow"/>
          <w:lang w:val="en-GB"/>
          <w:rPrChange w:id="170" w:author="Anna Gårdmark" w:date="2020-02-07T07:21:00Z">
            <w:rPr>
              <w:rFonts w:eastAsiaTheme="minorEastAsia"/>
              <w:highlight w:val="yellow"/>
            </w:rPr>
          </w:rPrChange>
        </w:rPr>
        <w:t xml:space="preserve"> </w:t>
      </w:r>
      <w:r w:rsidR="0017062E" w:rsidRPr="00AC257E">
        <w:rPr>
          <w:rFonts w:eastAsiaTheme="minorEastAsia"/>
          <w:highlight w:val="yellow"/>
          <w:lang w:val="en-GB"/>
        </w:rPr>
        <w:t xml:space="preserve">As </w:t>
      </w:r>
      <w:r w:rsidR="00293233" w:rsidRPr="00AC257E">
        <w:rPr>
          <w:rFonts w:eastAsiaTheme="minorEastAsia"/>
          <w:highlight w:val="yellow"/>
          <w:lang w:val="en-GB"/>
        </w:rPr>
        <w:t xml:space="preserve">empirical findings </w:t>
      </w:r>
      <w:r w:rsidR="004507B0" w:rsidRPr="00AC257E">
        <w:rPr>
          <w:rFonts w:eastAsiaTheme="minorEastAsia"/>
          <w:highlight w:val="yellow"/>
          <w:lang w:val="en-GB"/>
        </w:rPr>
        <w:t>vary</w:t>
      </w:r>
      <w:r w:rsidR="00293233" w:rsidRPr="00AC257E">
        <w:rPr>
          <w:rFonts w:eastAsiaTheme="minorEastAsia"/>
          <w:highlight w:val="yellow"/>
          <w:lang w:val="en-GB"/>
        </w:rPr>
        <w:t xml:space="preserve"> and theoretical predictions</w:t>
      </w:r>
      <w:r w:rsidR="00A0241D" w:rsidRPr="00AC257E">
        <w:rPr>
          <w:rFonts w:eastAsiaTheme="minorEastAsia"/>
          <w:highlight w:val="yellow"/>
          <w:lang w:val="en-GB"/>
        </w:rPr>
        <w:t xml:space="preserve"> </w:t>
      </w:r>
      <w:r w:rsidR="00854E89" w:rsidRPr="00AC257E">
        <w:rPr>
          <w:rFonts w:eastAsiaTheme="minorEastAsia"/>
          <w:highlight w:val="yellow"/>
          <w:lang w:val="en-GB"/>
        </w:rPr>
        <w:t xml:space="preserve">are questioned, </w:t>
      </w:r>
      <w:r w:rsidR="00ED3B77" w:rsidRPr="00AC257E">
        <w:rPr>
          <w:rFonts w:eastAsiaTheme="minorEastAsia"/>
          <w:highlight w:val="yellow"/>
          <w:lang w:val="en-GB"/>
        </w:rPr>
        <w:t xml:space="preserve">it </w:t>
      </w:r>
      <w:r w:rsidR="00854E89" w:rsidRPr="00AC257E">
        <w:rPr>
          <w:rFonts w:eastAsiaTheme="minorEastAsia"/>
          <w:highlight w:val="yellow"/>
          <w:lang w:val="en-GB"/>
        </w:rPr>
        <w:t xml:space="preserve">remains unclear to which extent the growth of large fish within </w:t>
      </w:r>
      <w:r w:rsidR="00322AFB" w:rsidRPr="00AC257E">
        <w:rPr>
          <w:rFonts w:eastAsiaTheme="minorEastAsia"/>
          <w:highlight w:val="yellow"/>
          <w:lang w:val="en-GB"/>
        </w:rPr>
        <w:t>population</w:t>
      </w:r>
      <w:r w:rsidR="000A6647" w:rsidRPr="00AC257E">
        <w:rPr>
          <w:rFonts w:eastAsiaTheme="minorEastAsia"/>
          <w:highlight w:val="yellow"/>
          <w:lang w:val="en-GB"/>
        </w:rPr>
        <w:t>s</w:t>
      </w:r>
      <w:r w:rsidR="00854E89" w:rsidRPr="00AC257E">
        <w:rPr>
          <w:rFonts w:eastAsiaTheme="minorEastAsia"/>
          <w:highlight w:val="yellow"/>
          <w:lang w:val="en-GB"/>
        </w:rPr>
        <w:t xml:space="preserve"> is limited by </w:t>
      </w:r>
      <w:r w:rsidR="002F5EAC" w:rsidRPr="00457D7E">
        <w:rPr>
          <w:rFonts w:eastAsiaTheme="minorEastAsia"/>
          <w:highlight w:val="yellow"/>
          <w:lang w:val="en-GB"/>
          <w:rPrChange w:id="171" w:author="Anna Gårdmark" w:date="2020-02-07T07:21:00Z">
            <w:rPr>
              <w:rFonts w:eastAsiaTheme="minorEastAsia"/>
              <w:highlight w:val="yellow"/>
            </w:rPr>
          </w:rPrChange>
        </w:rPr>
        <w:t>temperature</w:t>
      </w:r>
      <w:r w:rsidR="00C56C63" w:rsidRPr="00AC257E">
        <w:rPr>
          <w:rFonts w:eastAsiaTheme="minorEastAsia"/>
          <w:highlight w:val="yellow"/>
          <w:lang w:val="en-GB"/>
        </w:rPr>
        <w:t>.</w:t>
      </w:r>
      <w:r w:rsidR="00C56C63" w:rsidRPr="00972C7F">
        <w:rPr>
          <w:rFonts w:eastAsiaTheme="minorEastAsia"/>
          <w:lang w:val="en-GB"/>
        </w:rPr>
        <w:t xml:space="preserve"> </w:t>
      </w:r>
    </w:p>
    <w:p w14:paraId="4DEBBDBB" w14:textId="20F208E5" w:rsidR="00F261A4" w:rsidRPr="00972C7F" w:rsidRDefault="00967649" w:rsidP="002E3379">
      <w:pPr>
        <w:spacing w:line="480" w:lineRule="auto"/>
        <w:ind w:firstLine="284"/>
        <w:contextualSpacing/>
        <w:jc w:val="both"/>
        <w:rPr>
          <w:rFonts w:eastAsiaTheme="minorEastAsia"/>
          <w:lang w:val="en-GB"/>
        </w:rPr>
      </w:pPr>
      <w:r w:rsidRPr="00972C7F">
        <w:rPr>
          <w:rFonts w:eastAsiaTheme="minorEastAsia"/>
          <w:lang w:val="en-GB"/>
        </w:rPr>
        <w:t>T</w:t>
      </w:r>
      <w:r w:rsidR="00FF088C" w:rsidRPr="00972C7F">
        <w:rPr>
          <w:rFonts w:eastAsiaTheme="minorEastAsia"/>
          <w:lang w:val="en-GB"/>
        </w:rPr>
        <w:t xml:space="preserve">he specific </w:t>
      </w:r>
      <w:r w:rsidR="00DF5EF8" w:rsidRPr="00457D7E">
        <w:rPr>
          <w:rFonts w:eastAsiaTheme="minorEastAsia"/>
          <w:lang w:val="en-GB"/>
          <w:rPrChange w:id="172" w:author="Anna Gårdmark" w:date="2020-02-07T07:21:00Z">
            <w:rPr>
              <w:rFonts w:eastAsiaTheme="minorEastAsia"/>
            </w:rPr>
          </w:rPrChange>
        </w:rPr>
        <w:t xml:space="preserve">somatic </w:t>
      </w:r>
      <w:r w:rsidR="00FF088C" w:rsidRPr="00972C7F">
        <w:rPr>
          <w:rFonts w:eastAsiaTheme="minorEastAsia"/>
          <w:lang w:val="en-GB"/>
        </w:rPr>
        <w:t xml:space="preserve">growth rate </w:t>
      </w:r>
      <w:r w:rsidR="00B27638" w:rsidRPr="00457D7E">
        <w:rPr>
          <w:rFonts w:eastAsiaTheme="minorEastAsia"/>
          <w:lang w:val="en-GB"/>
          <w:rPrChange w:id="173" w:author="Anna Gårdmark" w:date="2020-02-07T07:21:00Z">
            <w:rPr>
              <w:rFonts w:eastAsiaTheme="minorEastAsia"/>
            </w:rPr>
          </w:rPrChange>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Pr="00972C7F">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7D7E">
        <w:rPr>
          <w:rFonts w:eastAsiaTheme="minorEastAsia"/>
          <w:lang w:val="en-GB"/>
          <w:rPrChange w:id="174" w:author="Anna Gårdmark" w:date="2020-02-07T07:21:00Z">
            <w:rPr>
              <w:rFonts w:eastAsiaTheme="minorEastAsia"/>
            </w:rPr>
          </w:rPrChange>
        </w:rPr>
        <w:t xml:space="preserve">. </w:t>
      </w:r>
      <w:r w:rsidR="00915E9A" w:rsidRPr="00457D7E">
        <w:rPr>
          <w:rFonts w:eastAsiaTheme="minorEastAsia"/>
          <w:lang w:val="en-GB"/>
          <w:rPrChange w:id="175" w:author="Anna Gårdmark" w:date="2020-02-07T07:21:00Z">
            <w:rPr>
              <w:rFonts w:eastAsiaTheme="minorEastAsia"/>
            </w:rPr>
          </w:rPrChange>
        </w:rPr>
        <w:t>In mature individuals</w:t>
      </w:r>
      <w:r w:rsidR="005A1690" w:rsidRPr="00457D7E">
        <w:rPr>
          <w:rFonts w:eastAsiaTheme="minorEastAsia"/>
          <w:lang w:val="en-GB"/>
          <w:rPrChange w:id="176" w:author="Anna Gårdmark" w:date="2020-02-07T07:21:00Z">
            <w:rPr>
              <w:rFonts w:eastAsiaTheme="minorEastAsia"/>
            </w:rPr>
          </w:rPrChange>
        </w:rPr>
        <w:t xml:space="preserve">, </w:t>
      </w:r>
      <w:r w:rsidR="009930B4" w:rsidRPr="00457D7E">
        <w:rPr>
          <w:rFonts w:eastAsiaTheme="minorEastAsia"/>
          <w:lang w:val="en-GB"/>
          <w:rPrChange w:id="177" w:author="Anna Gårdmark" w:date="2020-02-07T07:21:00Z">
            <w:rPr>
              <w:rFonts w:eastAsiaTheme="minorEastAsia"/>
            </w:rPr>
          </w:rPrChange>
        </w:rPr>
        <w:t xml:space="preserve">the remaining excess energy is partitioned between somatic growth and </w:t>
      </w:r>
      <w:r w:rsidR="00711D60" w:rsidRPr="00457D7E">
        <w:rPr>
          <w:rFonts w:eastAsiaTheme="minorEastAsia"/>
          <w:lang w:val="en-GB"/>
          <w:rPrChange w:id="178" w:author="Anna Gårdmark" w:date="2020-02-07T07:21:00Z">
            <w:rPr>
              <w:rFonts w:eastAsiaTheme="minorEastAsia"/>
            </w:rPr>
          </w:rPrChange>
        </w:rPr>
        <w:t>gonads</w:t>
      </w:r>
      <w:r w:rsidR="003A69D1" w:rsidRPr="00457D7E">
        <w:rPr>
          <w:rFonts w:eastAsiaTheme="minorEastAsia"/>
          <w:lang w:val="en-GB"/>
          <w:rPrChange w:id="179" w:author="Anna Gårdmark" w:date="2020-02-07T07:21:00Z">
            <w:rPr>
              <w:rFonts w:eastAsiaTheme="minorEastAsia"/>
            </w:rPr>
          </w:rPrChange>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r w:rsidR="002E398D" w:rsidRPr="00972C7F">
        <w:rPr>
          <w:rFonts w:eastAsiaTheme="minorEastAsia"/>
          <w:lang w:val="en-GB"/>
        </w:rPr>
        <w:t xml:space="preserve">Pütter-type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Bertalanffy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8D3594" w:rsidRPr="00972C7F">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w:instrText>
      </w:r>
      <w:r w:rsidR="008D3594" w:rsidRPr="00457D7E">
        <w:rPr>
          <w:rFonts w:eastAsiaTheme="minorEastAsia"/>
          <w:lang w:val="en-GB"/>
          <w:rPrChange w:id="180" w:author="Anna Gårdmark" w:date="2020-02-07T07:21:00Z">
            <w:rPr>
              <w:rFonts w:eastAsiaTheme="minorEastAsia"/>
            </w:rPr>
          </w:rPrChange>
        </w:rPr>
        <w:instrText>Bertalanf</w:instrText>
      </w:r>
      <w:r w:rsidR="008D3594" w:rsidRPr="008D3594">
        <w:rPr>
          <w:rFonts w:eastAsiaTheme="minorEastAsia"/>
        </w:rPr>
        <w:instrText xml:space="preserve">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w:instrText>
      </w:r>
      <w:r w:rsidR="008D3594" w:rsidRPr="002D70E2">
        <w:rPr>
          <w:rFonts w:eastAsiaTheme="minorEastAsia"/>
          <w:lang w:val="en-GB"/>
        </w:rPr>
        <w:instrText xml:space="preserve">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7D7E">
        <w:rPr>
          <w:rFonts w:eastAsiaTheme="minorEastAsia"/>
          <w:lang w:val="en-GB"/>
          <w:rPrChange w:id="181" w:author="Anna Gårdmark" w:date="2020-02-07T07:21:00Z">
            <w:rPr>
              <w:rFonts w:eastAsiaTheme="minorEastAsia"/>
            </w:rPr>
          </w:rPrChange>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7D7E">
        <w:rPr>
          <w:rFonts w:eastAsiaTheme="minorEastAsia"/>
          <w:lang w:val="en-GB"/>
          <w:rPrChange w:id="182" w:author="Anna Gårdmark" w:date="2020-02-07T07:21:00Z">
            <w:rPr>
              <w:rFonts w:eastAsiaTheme="minorEastAsia"/>
            </w:rPr>
          </w:rPrChange>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457D7E">
        <w:rPr>
          <w:rFonts w:eastAsiaTheme="minorEastAsia"/>
          <w:lang w:val="en-GB"/>
          <w:rPrChange w:id="183" w:author="Anna Gårdmark" w:date="2020-02-07T07:21:00Z">
            <w:rPr>
              <w:rFonts w:eastAsiaTheme="minorEastAsia"/>
            </w:rPr>
          </w:rPrChange>
        </w:rPr>
        <w:t xml:space="preserve"> </w:t>
      </w:r>
      <w:r w:rsidR="000F5D28">
        <w:rPr>
          <w:rFonts w:eastAsiaTheme="minorEastAsia"/>
        </w:rPr>
        <w:fldChar w:fldCharType="begin"/>
      </w:r>
      <w:r w:rsidR="009D6C25" w:rsidRPr="00457D7E">
        <w:rPr>
          <w:rFonts w:eastAsiaTheme="minorEastAsia"/>
          <w:lang w:val="en-GB"/>
          <w:rPrChange w:id="184" w:author="Anna Gårdmark" w:date="2020-02-07T07:21:00Z">
            <w:rPr>
              <w:rFonts w:eastAsiaTheme="minorEastAsia"/>
            </w:rPr>
          </w:rPrChange>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7D7E">
        <w:rPr>
          <w:rFonts w:eastAsiaTheme="minorEastAsia"/>
          <w:lang w:val="en-GB"/>
          <w:rPrChange w:id="185" w:author="Anna Gårdmark" w:date="2020-02-07T07:21:00Z">
            <w:rPr>
              <w:rFonts w:eastAsiaTheme="minorEastAsia"/>
            </w:rPr>
          </w:rPrChange>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7D7E">
        <w:rPr>
          <w:rFonts w:eastAsiaTheme="minorEastAsia"/>
          <w:lang w:val="en-GB"/>
          <w:rPrChange w:id="186" w:author="Anna Gårdmark" w:date="2020-02-07T07:21:00Z">
            <w:rPr>
              <w:rFonts w:eastAsiaTheme="minorEastAsia"/>
            </w:rPr>
          </w:rPrChange>
        </w:rPr>
        <w:instrText>cient of 0.89 with a SIC interval spanning 0.82 to 0.99, implying that mechanistically derived coef</w:instrText>
      </w:r>
      <w:r w:rsidR="009D6C25">
        <w:rPr>
          <w:rFonts w:eastAsiaTheme="minorEastAsia"/>
        </w:rPr>
        <w:instrText>ﬁ</w:instrText>
      </w:r>
      <w:r w:rsidR="009D6C25" w:rsidRPr="00457D7E">
        <w:rPr>
          <w:rFonts w:eastAsiaTheme="minorEastAsia"/>
          <w:lang w:val="en-GB"/>
          <w:rPrChange w:id="187" w:author="Anna Gårdmark" w:date="2020-02-07T07:21:00Z">
            <w:rPr>
              <w:rFonts w:eastAsiaTheme="minorEastAsia"/>
            </w:rPr>
          </w:rPrChange>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7D7E">
        <w:rPr>
          <w:rFonts w:eastAsiaTheme="minorEastAsia"/>
          <w:lang w:val="en-GB"/>
          <w:rPrChange w:id="188" w:author="Anna Gårdmark" w:date="2020-02-07T07:21:00Z">
            <w:rPr>
              <w:rFonts w:eastAsiaTheme="minorEastAsia"/>
            </w:rPr>
          </w:rPrChange>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7D7E">
        <w:rPr>
          <w:rFonts w:eastAsiaTheme="minorEastAsia"/>
          <w:lang w:val="en-GB"/>
          <w:rPrChange w:id="189" w:author="Anna Gårdmark" w:date="2020-02-07T07:21:00Z">
            <w:rPr>
              <w:rFonts w:eastAsiaTheme="minorEastAsia"/>
            </w:rPr>
          </w:rPrChange>
        </w:rPr>
        <w:t>.</w:t>
      </w:r>
      <w:r w:rsidR="00EE0226" w:rsidRPr="00457D7E">
        <w:rPr>
          <w:rFonts w:eastAsiaTheme="minorEastAsia"/>
          <w:lang w:val="en-GB"/>
          <w:rPrChange w:id="190" w:author="Anna Gårdmark" w:date="2020-02-07T07:21:00Z">
            <w:rPr>
              <w:rFonts w:eastAsiaTheme="minorEastAsia"/>
            </w:rPr>
          </w:rPrChange>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D14B05">
        <w:rPr>
          <w:rFonts w:cstheme="minorHAnsi"/>
          <w:lang w:val="en-GB"/>
          <w:rPrChange w:id="191" w:author="Anna Gårdmark" w:date="2020-02-07T09:16:00Z">
            <w:rPr>
              <w:rFonts w:cstheme="minorHAnsi"/>
            </w:rPr>
          </w:rPrChange>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D14B05">
        <w:rPr>
          <w:rFonts w:cstheme="minorHAnsi"/>
          <w:lang w:val="en-GB"/>
          <w:rPrChange w:id="192" w:author="Anna Gårdmark" w:date="2020-02-07T09:16:00Z">
            <w:rPr>
              <w:rFonts w:cstheme="minorHAnsi"/>
            </w:rPr>
          </w:rPrChange>
        </w:rPr>
        <w:instrText>cient of 0.89 with a SIC interval spanning 0.82 to 0.99, implying that mechanistically derived coef</w:instrText>
      </w:r>
      <w:r w:rsidR="009D6C25">
        <w:rPr>
          <w:rFonts w:cstheme="minorHAnsi"/>
        </w:rPr>
        <w:instrText>ﬁ</w:instrText>
      </w:r>
      <w:r w:rsidR="009D6C25" w:rsidRPr="00D14B05">
        <w:rPr>
          <w:rFonts w:cstheme="minorHAnsi"/>
          <w:lang w:val="en-GB"/>
          <w:rPrChange w:id="193" w:author="Anna Gårdmark" w:date="2020-02-07T09:16:00Z">
            <w:rPr>
              <w:rFonts w:cstheme="minorHAnsi"/>
            </w:rPr>
          </w:rPrChange>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D14B05">
        <w:rPr>
          <w:rFonts w:cstheme="minorHAnsi"/>
          <w:lang w:val="en-GB"/>
          <w:rPrChange w:id="194" w:author="Anna Gårdmark" w:date="2020-02-07T09:16:00Z">
            <w:rPr>
              <w:rFonts w:cstheme="minorHAnsi"/>
            </w:rPr>
          </w:rPrChange>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D14B05">
        <w:rPr>
          <w:rFonts w:ascii="Times New Roman" w:cs="Times New Roman"/>
          <w:lang w:val="en-GB"/>
          <w:rPrChange w:id="195" w:author="Anna Gårdmark" w:date="2020-02-07T09:16:00Z">
            <w:rPr>
              <w:rFonts w:ascii="Times New Roman" w:cs="Times New Roman"/>
            </w:rPr>
          </w:rPrChange>
        </w:rPr>
        <w:t>(2019)</w:t>
      </w:r>
      <w:r w:rsidR="009223C1">
        <w:rPr>
          <w:rFonts w:cstheme="minorHAnsi"/>
        </w:rPr>
        <w:fldChar w:fldCharType="end"/>
      </w:r>
      <w:r w:rsidR="009223C1" w:rsidRPr="00D14B05">
        <w:rPr>
          <w:rFonts w:cstheme="minorHAnsi"/>
          <w:lang w:val="en-GB"/>
          <w:rPrChange w:id="196" w:author="Anna Gårdmark" w:date="2020-02-07T09:16:00Z">
            <w:rPr>
              <w:rFonts w:cstheme="minorHAnsi"/>
            </w:rPr>
          </w:rPrChange>
        </w:rPr>
        <w:t>)</w:t>
      </w:r>
      <w:r w:rsidR="00EB7199" w:rsidRPr="00D14B05">
        <w:rPr>
          <w:rFonts w:cstheme="minorHAnsi"/>
          <w:lang w:val="en-GB"/>
          <w:rPrChange w:id="197" w:author="Anna Gårdmark" w:date="2020-02-07T09:16:00Z">
            <w:rPr>
              <w:rFonts w:cstheme="minorHAnsi"/>
            </w:rPr>
          </w:rPrChange>
        </w:rPr>
        <w:t>.</w:t>
      </w:r>
      <w:r w:rsidR="00FA11B2" w:rsidRPr="00D14B05">
        <w:rPr>
          <w:rFonts w:cstheme="minorHAnsi"/>
          <w:lang w:val="en-GB"/>
          <w:rPrChange w:id="198" w:author="Anna Gårdmark" w:date="2020-02-07T09:16:00Z">
            <w:rPr>
              <w:rFonts w:cstheme="minorHAnsi"/>
            </w:rPr>
          </w:rPrChange>
        </w:rPr>
        <w:t xml:space="preserve"> </w:t>
      </w:r>
      <w:r w:rsidR="00636995" w:rsidRPr="00D14B05">
        <w:rPr>
          <w:rFonts w:cstheme="minorHAnsi"/>
          <w:lang w:val="en-GB"/>
          <w:rPrChange w:id="199" w:author="Anna Gårdmark" w:date="2020-02-07T09:16:00Z">
            <w:rPr>
              <w:rFonts w:cstheme="minorHAnsi"/>
            </w:rPr>
          </w:rPrChange>
        </w:rPr>
        <w:t xml:space="preserve">Moreover, while </w:t>
      </w:r>
      <w:r w:rsidR="00636995" w:rsidRPr="00D14B05">
        <w:rPr>
          <w:rFonts w:eastAsiaTheme="minorEastAsia"/>
          <w:lang w:val="en-GB"/>
          <w:rPrChange w:id="200" w:author="Anna Gårdmark" w:date="2020-02-07T09:16:00Z">
            <w:rPr>
              <w:rFonts w:eastAsiaTheme="minorEastAsia"/>
            </w:rPr>
          </w:rPrChange>
        </w:rPr>
        <w:t>the AFS tend</w:t>
      </w:r>
      <w:r w:rsidR="005C1289" w:rsidRPr="00D14B05">
        <w:rPr>
          <w:rFonts w:eastAsiaTheme="minorEastAsia"/>
          <w:lang w:val="en-GB"/>
          <w:rPrChange w:id="201" w:author="Anna Gårdmark" w:date="2020-02-07T09:16:00Z">
            <w:rPr>
              <w:rFonts w:eastAsiaTheme="minorEastAsia"/>
            </w:rPr>
          </w:rPrChange>
        </w:rPr>
        <w:t>s</w:t>
      </w:r>
      <w:r w:rsidR="00636995" w:rsidRPr="00D14B05">
        <w:rPr>
          <w:rFonts w:eastAsiaTheme="minorEastAsia"/>
          <w:lang w:val="en-GB"/>
          <w:rPrChange w:id="202" w:author="Anna Gårdmark" w:date="2020-02-07T09:16:00Z">
            <w:rPr>
              <w:rFonts w:eastAsiaTheme="minorEastAsia"/>
            </w:rPr>
          </w:rPrChange>
        </w:rPr>
        <w:t xml:space="preserve"> to </w:t>
      </w:r>
      <w:r w:rsidR="003D4E1C" w:rsidRPr="00D14B05">
        <w:rPr>
          <w:rFonts w:eastAsiaTheme="minorEastAsia"/>
          <w:lang w:val="en-GB"/>
          <w:rPrChange w:id="203" w:author="Anna Gårdmark" w:date="2020-02-07T09:16:00Z">
            <w:rPr>
              <w:rFonts w:eastAsiaTheme="minorEastAsia"/>
            </w:rPr>
          </w:rPrChange>
        </w:rPr>
        <w:t>provide good statistical fits to</w:t>
      </w:r>
      <w:r w:rsidR="00636995" w:rsidRPr="00D14B05">
        <w:rPr>
          <w:rFonts w:eastAsiaTheme="minorEastAsia"/>
          <w:lang w:val="en-GB"/>
          <w:rPrChange w:id="204" w:author="Anna Gårdmark" w:date="2020-02-07T09:16:00Z">
            <w:rPr>
              <w:rFonts w:eastAsiaTheme="minorEastAsia"/>
            </w:rPr>
          </w:rPrChange>
        </w:rPr>
        <w:t xml:space="preserve"> interspecific data </w:t>
      </w:r>
      <w:r w:rsidR="00D454D2">
        <w:rPr>
          <w:rFonts w:eastAsiaTheme="minorEastAsia"/>
        </w:rPr>
        <w:fldChar w:fldCharType="begin"/>
      </w:r>
      <w:r w:rsidR="00D454D2" w:rsidRPr="00D14B05">
        <w:rPr>
          <w:rFonts w:eastAsiaTheme="minorEastAsia"/>
          <w:lang w:val="en-GB"/>
          <w:rPrChange w:id="205" w:author="Anna Gårdmark" w:date="2020-02-07T09:16:00Z">
            <w:rPr>
              <w:rFonts w:eastAsiaTheme="minorEastAsia"/>
            </w:rPr>
          </w:rPrChange>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D14B05">
        <w:rPr>
          <w:rFonts w:eastAsiaTheme="minorEastAsia"/>
          <w:noProof/>
          <w:lang w:val="en-GB"/>
          <w:rPrChange w:id="206" w:author="Anna Gårdmark" w:date="2020-02-07T09:16:00Z">
            <w:rPr>
              <w:rFonts w:eastAsiaTheme="minorEastAsia"/>
              <w:noProof/>
            </w:rPr>
          </w:rPrChange>
        </w:rPr>
        <w:t>(Clarke 2004)</w:t>
      </w:r>
      <w:r w:rsidR="00D454D2">
        <w:rPr>
          <w:rFonts w:eastAsiaTheme="minorEastAsia"/>
        </w:rPr>
        <w:fldChar w:fldCharType="end"/>
      </w:r>
      <w:r w:rsidR="00933FBE" w:rsidRPr="00D14B05">
        <w:rPr>
          <w:rFonts w:eastAsiaTheme="minorEastAsia"/>
          <w:lang w:val="en-GB"/>
          <w:rPrChange w:id="207" w:author="Anna Gårdmark" w:date="2020-02-07T09:16:00Z">
            <w:rPr>
              <w:rFonts w:eastAsiaTheme="minorEastAsia"/>
            </w:rPr>
          </w:rPrChange>
        </w:rPr>
        <w:t xml:space="preserve">, </w:t>
      </w:r>
      <w:r w:rsidR="00636995" w:rsidRPr="00D14B05">
        <w:rPr>
          <w:rFonts w:eastAsiaTheme="minorEastAsia"/>
          <w:lang w:val="en-GB"/>
          <w:rPrChange w:id="208" w:author="Anna Gårdmark" w:date="2020-02-07T09:16:00Z">
            <w:rPr>
              <w:rFonts w:eastAsiaTheme="minorEastAsia"/>
            </w:rPr>
          </w:rPrChange>
        </w:rPr>
        <w:t xml:space="preserve">and intraspecific data </w:t>
      </w:r>
      <w:r w:rsidR="00D657AD" w:rsidRPr="00D14B05">
        <w:rPr>
          <w:rFonts w:eastAsiaTheme="minorEastAsia"/>
          <w:lang w:val="en-GB"/>
          <w:rPrChange w:id="209" w:author="Anna Gårdmark" w:date="2020-02-07T09:16:00Z">
            <w:rPr>
              <w:rFonts w:eastAsiaTheme="minorEastAsia"/>
            </w:rPr>
          </w:rPrChange>
        </w:rPr>
        <w:t xml:space="preserve">with a restricted </w:t>
      </w:r>
      <w:r w:rsidR="00636995" w:rsidRPr="00D14B05">
        <w:rPr>
          <w:rFonts w:eastAsiaTheme="minorEastAsia"/>
          <w:lang w:val="en-GB"/>
          <w:rPrChange w:id="210" w:author="Anna Gårdmark" w:date="2020-02-07T09:16:00Z">
            <w:rPr>
              <w:rFonts w:eastAsiaTheme="minorEastAsia"/>
            </w:rPr>
          </w:rPrChange>
        </w:rPr>
        <w:t xml:space="preserve">temperature range </w:t>
      </w:r>
      <w:r w:rsidR="00636995">
        <w:rPr>
          <w:rFonts w:eastAsiaTheme="minorEastAsia"/>
        </w:rPr>
        <w:fldChar w:fldCharType="begin"/>
      </w:r>
      <w:r w:rsidR="009D6C25" w:rsidRPr="00D14B05">
        <w:rPr>
          <w:rFonts w:eastAsiaTheme="minorEastAsia"/>
          <w:lang w:val="en-GB"/>
          <w:rPrChange w:id="211" w:author="Anna Gårdmark" w:date="2020-02-07T09:16:00Z">
            <w:rPr>
              <w:rFonts w:eastAsiaTheme="minorEastAsia"/>
            </w:rPr>
          </w:rPrChange>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D14B05">
        <w:rPr>
          <w:rFonts w:eastAsiaTheme="minorEastAsia"/>
          <w:lang w:val="en-GB"/>
          <w:rPrChange w:id="212" w:author="Anna Gårdmark" w:date="2020-02-07T09:16:00Z">
            <w:rPr>
              <w:rFonts w:eastAsiaTheme="minorEastAsia"/>
            </w:rPr>
          </w:rPrChange>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7D7E">
        <w:rPr>
          <w:rFonts w:eastAsiaTheme="minorEastAsia"/>
          <w:lang w:val="en-GB"/>
          <w:rPrChange w:id="213" w:author="Anna Gårdmark" w:date="2020-02-07T07:21:00Z">
            <w:rPr>
              <w:rFonts w:eastAsiaTheme="minorEastAsia"/>
            </w:rPr>
          </w:rPrChange>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7D7E">
        <w:rPr>
          <w:rFonts w:cstheme="minorHAnsi"/>
          <w:lang w:val="en-GB"/>
          <w:rPrChange w:id="214" w:author="Anna Gårdmark" w:date="2020-02-07T07:21:00Z">
            <w:rPr>
              <w:rFonts w:cstheme="minorHAnsi"/>
            </w:rPr>
          </w:rPrChange>
        </w:rPr>
        <w:t xml:space="preserve"> </w:t>
      </w:r>
      <w:r w:rsidR="001409CE">
        <w:rPr>
          <w:rFonts w:cstheme="minorHAnsi"/>
        </w:rPr>
        <w:fldChar w:fldCharType="begin"/>
      </w:r>
      <w:r w:rsidR="008F2D15" w:rsidRPr="00457D7E">
        <w:rPr>
          <w:rFonts w:cstheme="minorHAnsi"/>
          <w:lang w:val="en-GB"/>
          <w:rPrChange w:id="215" w:author="Anna Gårdmark" w:date="2020-02-07T07:21:00Z">
            <w:rPr>
              <w:rFonts w:cstheme="minorHAnsi"/>
            </w:rPr>
          </w:rPrChange>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7D7E">
        <w:rPr>
          <w:rFonts w:cstheme="minorHAnsi"/>
          <w:lang w:val="en-GB"/>
          <w:rPrChange w:id="216" w:author="Anna Gårdmark" w:date="2020-02-07T07:21:00Z">
            <w:rPr>
              <w:rFonts w:cstheme="minorHAnsi"/>
            </w:rPr>
          </w:rPrChange>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217"/>
      <w:commentRangeStart w:id="218"/>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217"/>
      <w:r w:rsidR="000772A5">
        <w:rPr>
          <w:rStyle w:val="Kommentarsreferens"/>
        </w:rPr>
        <w:commentReference w:id="217"/>
      </w:r>
      <w:commentRangeEnd w:id="218"/>
      <w:r w:rsidR="00400E23">
        <w:rPr>
          <w:rFonts w:cstheme="minorHAnsi"/>
          <w:lang w:val="en-GB"/>
        </w:rPr>
        <w:t>rates</w:t>
      </w:r>
      <w:r w:rsidR="007D4038">
        <w:rPr>
          <w:rFonts w:cstheme="minorHAnsi"/>
          <w:lang w:val="en-GB"/>
        </w:rPr>
        <w:t xml:space="preserve"> </w:t>
      </w:r>
      <w:r w:rsidR="000905CB">
        <w:rPr>
          <w:rStyle w:val="Kommentarsreferens"/>
        </w:rPr>
        <w:commentReference w:id="218"/>
      </w:r>
      <w:r w:rsidR="00EE009B" w:rsidRPr="002D70E2">
        <w:rPr>
          <w:rFonts w:cstheme="minorHAnsi"/>
          <w:lang w:val="en-GB"/>
        </w:rPr>
        <w:t>according to the AFS</w:t>
      </w:r>
      <w:r w:rsidR="001409CE" w:rsidRPr="00457D7E">
        <w:rPr>
          <w:rFonts w:cstheme="minorHAnsi"/>
          <w:lang w:val="en-GB"/>
          <w:rPrChange w:id="219" w:author="Anna Gårdmark" w:date="2020-02-07T07:21:00Z">
            <w:rPr>
              <w:rFonts w:cstheme="minorHAnsi"/>
            </w:rPr>
          </w:rPrChange>
        </w:rPr>
        <w:t xml:space="preserve"> </w:t>
      </w:r>
      <w:r w:rsidR="001409CE">
        <w:rPr>
          <w:rFonts w:cstheme="minorHAnsi"/>
        </w:rPr>
        <w:fldChar w:fldCharType="begin"/>
      </w:r>
      <w:r w:rsidR="008F2D15" w:rsidRPr="00457D7E">
        <w:rPr>
          <w:rFonts w:cstheme="minorHAnsi"/>
          <w:lang w:val="en-GB"/>
          <w:rPrChange w:id="220" w:author="Anna Gårdmark" w:date="2020-02-07T07:21:00Z">
            <w:rPr>
              <w:rFonts w:cstheme="minorHAnsi"/>
            </w:rPr>
          </w:rPrChange>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7D7E">
        <w:rPr>
          <w:rFonts w:cstheme="minorHAnsi"/>
          <w:lang w:val="en-GB"/>
          <w:rPrChange w:id="221" w:author="Anna Gårdmark" w:date="2020-02-07T07:21:00Z">
            <w:rPr>
              <w:rFonts w:cstheme="minorHAnsi"/>
            </w:rPr>
          </w:rPrChange>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7D7E">
        <w:rPr>
          <w:rFonts w:cstheme="minorHAnsi"/>
          <w:lang w:val="en-GB"/>
          <w:rPrChange w:id="222" w:author="Anna Gårdmark" w:date="2020-02-07T07:21:00Z">
            <w:rPr>
              <w:rFonts w:cstheme="minorHAnsi"/>
            </w:rPr>
          </w:rPrChange>
        </w:rPr>
        <w:t xml:space="preserve">as well as </w:t>
      </w:r>
      <w:r w:rsidR="001409CE" w:rsidRPr="00457D7E">
        <w:rPr>
          <w:rFonts w:cstheme="minorHAnsi"/>
          <w:lang w:val="en-GB"/>
          <w:rPrChange w:id="223" w:author="Anna Gårdmark" w:date="2020-02-07T07:21:00Z">
            <w:rPr>
              <w:rFonts w:cstheme="minorHAnsi"/>
            </w:rPr>
          </w:rPrChange>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7D7E">
        <w:rPr>
          <w:rFonts w:cstheme="minorHAnsi"/>
          <w:lang w:val="en-GB"/>
          <w:rPrChange w:id="224" w:author="Anna Gårdmark" w:date="2020-02-07T07:21:00Z">
            <w:rPr>
              <w:rFonts w:cstheme="minorHAnsi"/>
            </w:rPr>
          </w:rPrChange>
        </w:rPr>
        <w:t xml:space="preserve">de-activation of biological </w:t>
      </w:r>
      <w:r w:rsidR="00F703F2" w:rsidRPr="002D70E2">
        <w:rPr>
          <w:rFonts w:cstheme="minorHAnsi"/>
          <w:lang w:val="en-GB"/>
        </w:rPr>
        <w:t>rate</w:t>
      </w:r>
      <w:r w:rsidR="0078762B" w:rsidRPr="00457D7E">
        <w:rPr>
          <w:rFonts w:cstheme="minorHAnsi"/>
          <w:lang w:val="en-GB"/>
          <w:rPrChange w:id="225" w:author="Anna Gårdmark" w:date="2020-02-07T07:21:00Z">
            <w:rPr>
              <w:rFonts w:cstheme="minorHAnsi"/>
            </w:rPr>
          </w:rPrChange>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7D7E">
        <w:rPr>
          <w:rFonts w:eastAsiaTheme="minorEastAsia"/>
          <w:lang w:val="en-GB"/>
          <w:rPrChange w:id="226" w:author="Anna Gårdmark" w:date="2020-02-07T07:21:00Z">
            <w:rPr>
              <w:rFonts w:eastAsiaTheme="minorEastAsia"/>
            </w:rPr>
          </w:rPrChange>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7D7E">
        <w:rPr>
          <w:rFonts w:eastAsiaTheme="minorEastAsia"/>
          <w:lang w:val="en-GB"/>
          <w:rPrChange w:id="227" w:author="Anna Gårdmark" w:date="2020-02-07T07:21:00Z">
            <w:rPr>
              <w:rFonts w:eastAsiaTheme="minorEastAsia"/>
            </w:rPr>
          </w:rPrChange>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7D7E">
        <w:rPr>
          <w:rFonts w:eastAsiaTheme="minorEastAsia"/>
          <w:lang w:val="en-GB"/>
          <w:rPrChange w:id="228" w:author="Anna Gårdmark" w:date="2020-02-07T07:21:00Z">
            <w:rPr>
              <w:rFonts w:eastAsiaTheme="minorEastAsia"/>
            </w:rPr>
          </w:rPrChange>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7D7E">
        <w:rPr>
          <w:rFonts w:eastAsiaTheme="minorEastAsia"/>
          <w:lang w:val="en-GB"/>
          <w:rPrChange w:id="229" w:author="Anna Gårdmark" w:date="2020-02-07T07:21:00Z">
            <w:rPr>
              <w:rFonts w:eastAsiaTheme="minorEastAsia"/>
            </w:rPr>
          </w:rPrChange>
        </w:rPr>
        <w:t xml:space="preserve"> </w:t>
      </w:r>
      <w:r w:rsidR="00B84A42" w:rsidRPr="00457D7E">
        <w:rPr>
          <w:rFonts w:eastAsiaTheme="minorEastAsia"/>
          <w:lang w:val="en-GB"/>
          <w:rPrChange w:id="230" w:author="Anna Gårdmark" w:date="2020-02-07T07:21:00Z">
            <w:rPr>
              <w:rFonts w:eastAsiaTheme="minorEastAsia"/>
            </w:rPr>
          </w:rPrChange>
        </w:rPr>
        <w:t>However, it is important to understand both general tendencies and variability of intraspecific body mass</w:t>
      </w:r>
      <w:r w:rsidR="000772A5" w:rsidRPr="00457D7E">
        <w:rPr>
          <w:rFonts w:eastAsiaTheme="minorEastAsia"/>
          <w:lang w:val="en-GB"/>
          <w:rPrChange w:id="231" w:author="Anna Gårdmark" w:date="2020-02-07T07:21:00Z">
            <w:rPr>
              <w:rFonts w:eastAsiaTheme="minorEastAsia"/>
            </w:rPr>
          </w:rPrChange>
        </w:rPr>
        <w:t>-</w:t>
      </w:r>
      <w:r w:rsidR="00B84A42" w:rsidRPr="00457D7E">
        <w:rPr>
          <w:rFonts w:eastAsiaTheme="minorEastAsia"/>
          <w:lang w:val="en-GB"/>
          <w:rPrChange w:id="232" w:author="Anna Gårdmark" w:date="2020-02-07T07:21:00Z">
            <w:rPr>
              <w:rFonts w:eastAsiaTheme="minorEastAsia"/>
            </w:rPr>
          </w:rPrChange>
        </w:rPr>
        <w:t xml:space="preserve"> and temperature-scaling</w:t>
      </w:r>
      <w:r w:rsidR="000772A5" w:rsidRPr="00457D7E">
        <w:rPr>
          <w:rFonts w:eastAsiaTheme="minorEastAsia"/>
          <w:lang w:val="en-GB"/>
          <w:rPrChange w:id="233" w:author="Anna Gårdmark" w:date="2020-02-07T07:21:00Z">
            <w:rPr>
              <w:rFonts w:eastAsiaTheme="minorEastAsia"/>
            </w:rPr>
          </w:rPrChange>
        </w:rPr>
        <w:t xml:space="preserve"> across species</w:t>
      </w:r>
      <w:r w:rsidR="0058454E" w:rsidRPr="00457D7E">
        <w:rPr>
          <w:rFonts w:eastAsiaTheme="minorEastAsia"/>
          <w:lang w:val="en-GB"/>
          <w:rPrChange w:id="234" w:author="Anna Gårdmark" w:date="2020-02-07T07:21:00Z">
            <w:rPr>
              <w:rFonts w:eastAsiaTheme="minorEastAsia"/>
            </w:rPr>
          </w:rPrChange>
        </w:rPr>
        <w:t xml:space="preserve">, </w:t>
      </w:r>
      <w:r w:rsidR="00494E32" w:rsidRPr="00457D7E">
        <w:rPr>
          <w:rFonts w:eastAsiaTheme="minorEastAsia"/>
          <w:lang w:val="en-GB"/>
          <w:rPrChange w:id="235" w:author="Anna Gårdmark" w:date="2020-02-07T07:21:00Z">
            <w:rPr>
              <w:rFonts w:eastAsiaTheme="minorEastAsia"/>
            </w:rPr>
          </w:rPrChange>
        </w:rPr>
        <w:t>giv</w:t>
      </w:r>
      <w:r w:rsidR="00262541" w:rsidRPr="00457D7E">
        <w:rPr>
          <w:rFonts w:eastAsiaTheme="minorEastAsia"/>
          <w:lang w:val="en-GB"/>
          <w:rPrChange w:id="236" w:author="Anna Gårdmark" w:date="2020-02-07T07:21:00Z">
            <w:rPr>
              <w:rFonts w:eastAsiaTheme="minorEastAsia"/>
            </w:rPr>
          </w:rPrChange>
        </w:rPr>
        <w:t>en</w:t>
      </w:r>
      <w:r w:rsidR="0058454E" w:rsidRPr="00457D7E">
        <w:rPr>
          <w:rFonts w:eastAsiaTheme="minorEastAsia"/>
          <w:lang w:val="en-GB"/>
          <w:rPrChange w:id="237" w:author="Anna Gårdmark" w:date="2020-02-07T07:21:00Z">
            <w:rPr>
              <w:rFonts w:eastAsiaTheme="minorEastAsia"/>
            </w:rPr>
          </w:rPrChange>
        </w:rPr>
        <w:t xml:space="preserve"> the importance of intraspecific trait variation as a driver of ecological dynamics</w:t>
      </w:r>
      <w:r w:rsidR="001774CB" w:rsidRPr="00457D7E">
        <w:rPr>
          <w:rFonts w:eastAsiaTheme="minorEastAsia"/>
          <w:lang w:val="en-GB"/>
          <w:rPrChange w:id="238" w:author="Anna Gårdmark" w:date="2020-02-07T07:21:00Z">
            <w:rPr>
              <w:rFonts w:eastAsiaTheme="minorEastAsia"/>
            </w:rPr>
          </w:rPrChange>
        </w:rPr>
        <w:t>, and that body size is as much a trait of an individual as it a</w:t>
      </w:r>
      <w:r w:rsidR="000772A5" w:rsidRPr="00457D7E">
        <w:rPr>
          <w:rFonts w:eastAsiaTheme="minorEastAsia"/>
          <w:lang w:val="en-GB"/>
          <w:rPrChange w:id="239" w:author="Anna Gårdmark" w:date="2020-02-07T07:21:00Z">
            <w:rPr>
              <w:rFonts w:eastAsiaTheme="minorEastAsia"/>
            </w:rPr>
          </w:rPrChange>
        </w:rPr>
        <w:t xml:space="preserve"> characteristic of</w:t>
      </w:r>
      <w:r w:rsidR="001774CB" w:rsidRPr="00457D7E">
        <w:rPr>
          <w:rFonts w:eastAsiaTheme="minorEastAsia"/>
          <w:lang w:val="en-GB"/>
          <w:rPrChange w:id="240" w:author="Anna Gårdmark" w:date="2020-02-07T07:21:00Z">
            <w:rPr>
              <w:rFonts w:eastAsiaTheme="minorEastAsia"/>
            </w:rPr>
          </w:rPrChange>
        </w:rPr>
        <w:t xml:space="preserve"> species</w:t>
      </w:r>
      <w:r w:rsidR="0058454E" w:rsidRPr="00457D7E">
        <w:rPr>
          <w:rFonts w:eastAsiaTheme="minorEastAsia"/>
          <w:lang w:val="en-GB"/>
          <w:rPrChange w:id="241" w:author="Anna Gårdmark" w:date="2020-02-07T07:21:00Z">
            <w:rPr>
              <w:rFonts w:eastAsiaTheme="minorEastAsia"/>
            </w:rPr>
          </w:rPrChange>
        </w:rPr>
        <w:t xml:space="preserve"> </w:t>
      </w:r>
      <w:r w:rsidR="0058454E">
        <w:rPr>
          <w:rFonts w:eastAsiaTheme="minorEastAsia"/>
        </w:rPr>
        <w:fldChar w:fldCharType="begin"/>
      </w:r>
      <w:r w:rsidR="00EB6461" w:rsidRPr="00457D7E">
        <w:rPr>
          <w:rFonts w:eastAsiaTheme="minorEastAsia"/>
          <w:lang w:val="en-GB"/>
          <w:rPrChange w:id="242" w:author="Anna Gårdmark" w:date="2020-02-07T07:21:00Z">
            <w:rPr>
              <w:rFonts w:eastAsiaTheme="minorEastAsia"/>
            </w:rPr>
          </w:rPrChange>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7D7E">
        <w:rPr>
          <w:rFonts w:eastAsiaTheme="minorEastAsia"/>
          <w:lang w:val="en-GB"/>
          <w:rPrChange w:id="243" w:author="Anna Gårdmark" w:date="2020-02-07T07:21:00Z">
            <w:rPr>
              <w:rFonts w:eastAsiaTheme="minorEastAsia"/>
            </w:rPr>
          </w:rPrChange>
        </w:rPr>
        <w:t>T</w:t>
      </w:r>
      <w:r w:rsidR="0048240B" w:rsidRPr="00972C7F">
        <w:rPr>
          <w:rFonts w:eastAsiaTheme="minorEastAsia"/>
          <w:lang w:val="en-GB"/>
        </w:rPr>
        <w:t xml:space="preserve">herefore, overcoming the knowledge gap about intraspecific scaling </w:t>
      </w:r>
      <w:r w:rsidR="00BE7297">
        <w:rPr>
          <w:rFonts w:eastAsiaTheme="minorEastAsia"/>
          <w:lang w:val="en-GB"/>
        </w:rPr>
        <w:t xml:space="preserve">with mass and temperature </w:t>
      </w:r>
      <w:r w:rsidR="00092F61" w:rsidRPr="00457D7E">
        <w:rPr>
          <w:rFonts w:eastAsiaTheme="minorEastAsia"/>
          <w:lang w:val="en-GB"/>
          <w:rPrChange w:id="244" w:author="Anna Gårdmark" w:date="2020-02-07T07:21:00Z">
            <w:rPr>
              <w:rFonts w:eastAsiaTheme="minorEastAsia"/>
            </w:rPr>
          </w:rPrChange>
        </w:rPr>
        <w:t xml:space="preserve">is important </w:t>
      </w:r>
      <w:r w:rsidR="00D84B69" w:rsidRPr="00457D7E">
        <w:rPr>
          <w:rFonts w:eastAsiaTheme="minorEastAsia"/>
          <w:lang w:val="en-GB"/>
          <w:rPrChange w:id="245" w:author="Anna Gårdmark" w:date="2020-02-07T07:21:00Z">
            <w:rPr>
              <w:rFonts w:eastAsiaTheme="minorEastAsia"/>
            </w:rPr>
          </w:rPrChange>
        </w:rPr>
        <w:t>for advancing trait-based approaches to ecology</w:t>
      </w:r>
      <w:r w:rsidR="006F1F2E" w:rsidRPr="00457D7E">
        <w:rPr>
          <w:rFonts w:eastAsiaTheme="minorEastAsia"/>
          <w:lang w:val="en-GB"/>
          <w:rPrChange w:id="246" w:author="Anna Gårdmark" w:date="2020-02-07T07:21:00Z">
            <w:rPr>
              <w:rFonts w:eastAsiaTheme="minorEastAsia"/>
            </w:rPr>
          </w:rPrChange>
        </w:rPr>
        <w:t xml:space="preserve"> </w:t>
      </w:r>
      <w:r w:rsidR="006F1F2E" w:rsidRPr="000772A5">
        <w:rPr>
          <w:lang w:val="en-GB"/>
        </w:rPr>
        <w:t>as well as for food web responses to warming</w:t>
      </w:r>
      <w:r w:rsidR="009C5D01" w:rsidRPr="00457D7E">
        <w:rPr>
          <w:rFonts w:eastAsiaTheme="minorEastAsia"/>
          <w:lang w:val="en-GB"/>
          <w:rPrChange w:id="247" w:author="Anna Gårdmark" w:date="2020-02-07T07:21:00Z">
            <w:rPr>
              <w:rFonts w:eastAsiaTheme="minorEastAsia"/>
            </w:rPr>
          </w:rPrChange>
        </w:rPr>
        <w:t>.</w:t>
      </w:r>
    </w:p>
    <w:p w14:paraId="7ABDF969" w14:textId="4EF54C26" w:rsidR="00D00BD9" w:rsidRPr="00457D7E" w:rsidRDefault="003854DB" w:rsidP="002E3379">
      <w:pPr>
        <w:spacing w:line="480" w:lineRule="auto"/>
        <w:ind w:firstLine="284"/>
        <w:contextualSpacing/>
        <w:jc w:val="both"/>
        <w:rPr>
          <w:rFonts w:eastAsiaTheme="minorEastAsia"/>
          <w:lang w:val="en-GB"/>
          <w:rPrChange w:id="248" w:author="Anna Gårdmark" w:date="2020-02-07T07:21:00Z">
            <w:rPr>
              <w:rFonts w:eastAsiaTheme="minorEastAsia"/>
            </w:rPr>
          </w:rPrChange>
        </w:rPr>
      </w:pPr>
      <w:commentRangeStart w:id="249"/>
      <w:r w:rsidRPr="00972C7F">
        <w:rPr>
          <w:rFonts w:cstheme="minorHAnsi"/>
          <w:bCs/>
          <w:lang w:val="en-GB"/>
        </w:rPr>
        <w:t>In this</w:t>
      </w:r>
      <w:r w:rsidRPr="00972C7F">
        <w:rPr>
          <w:rFonts w:cstheme="minorHAnsi"/>
          <w:lang w:val="en-GB"/>
        </w:rPr>
        <w:t xml:space="preserve"> study,</w:t>
      </w:r>
      <w:ins w:id="250" w:author="Anna Gårdmark" w:date="2020-02-07T07:55:00Z">
        <w:r w:rsidR="00BD3CCA">
          <w:rPr>
            <w:rFonts w:cstheme="minorHAnsi"/>
            <w:lang w:val="en-GB"/>
          </w:rPr>
          <w:t xml:space="preserve"> we </w:t>
        </w:r>
      </w:ins>
      <w:ins w:id="251" w:author="Anna Gårdmark" w:date="2020-02-07T07:58:00Z">
        <w:r w:rsidR="00BD3CCA">
          <w:rPr>
            <w:rFonts w:cstheme="minorHAnsi"/>
            <w:lang w:val="en-GB"/>
          </w:rPr>
          <w:t>analyze</w:t>
        </w:r>
      </w:ins>
      <w:ins w:id="252" w:author="Anna Gårdmark" w:date="2020-02-07T07:55:00Z">
        <w:r w:rsidR="00BD3CCA">
          <w:rPr>
            <w:rFonts w:cstheme="minorHAnsi"/>
            <w:lang w:val="en-GB"/>
          </w:rPr>
          <w:t xml:space="preserve"> how consumption, metabolism and body growth </w:t>
        </w:r>
      </w:ins>
      <w:ins w:id="253" w:author="Anna Gårdmark" w:date="2020-02-07T07:57:00Z">
        <w:r w:rsidR="00BD3CCA">
          <w:rPr>
            <w:rFonts w:cstheme="minorHAnsi"/>
            <w:lang w:val="en-GB"/>
          </w:rPr>
          <w:t>in general</w:t>
        </w:r>
      </w:ins>
      <w:ins w:id="254" w:author="Anna Gårdmark" w:date="2020-02-07T07:59:00Z">
        <w:r w:rsidR="00BD3CCA">
          <w:rPr>
            <w:rFonts w:cstheme="minorHAnsi"/>
            <w:lang w:val="en-GB"/>
          </w:rPr>
          <w:t xml:space="preserve"> in fish species</w:t>
        </w:r>
      </w:ins>
      <w:ins w:id="255" w:author="Anna Gårdmark" w:date="2020-02-07T07:57:00Z">
        <w:r w:rsidR="00BD3CCA">
          <w:rPr>
            <w:rFonts w:cstheme="minorHAnsi"/>
            <w:lang w:val="en-GB"/>
          </w:rPr>
          <w:t xml:space="preserve"> </w:t>
        </w:r>
      </w:ins>
      <w:ins w:id="256" w:author="Anna Gårdmark" w:date="2020-02-07T07:55:00Z">
        <w:r w:rsidR="00BD3CCA">
          <w:rPr>
            <w:rFonts w:cstheme="minorHAnsi"/>
            <w:lang w:val="en-GB"/>
          </w:rPr>
          <w:t xml:space="preserve">scales </w:t>
        </w:r>
      </w:ins>
      <w:ins w:id="257" w:author="Anna Gårdmark" w:date="2020-02-07T07:57:00Z">
        <w:r w:rsidR="00BD3CCA">
          <w:rPr>
            <w:rFonts w:cstheme="minorHAnsi"/>
            <w:lang w:val="en-GB"/>
          </w:rPr>
          <w:t xml:space="preserve">intra-specifically </w:t>
        </w:r>
      </w:ins>
      <w:ins w:id="258" w:author="Anna Gårdmark" w:date="2020-02-07T07:55:00Z">
        <w:r w:rsidR="00BD3CCA">
          <w:rPr>
            <w:rFonts w:cstheme="minorHAnsi"/>
            <w:lang w:val="en-GB"/>
          </w:rPr>
          <w:t>with mass and temperature.</w:t>
        </w:r>
      </w:ins>
      <w:r w:rsidRPr="00972C7F">
        <w:rPr>
          <w:rFonts w:cstheme="minorHAnsi"/>
          <w:lang w:val="en-GB"/>
        </w:rPr>
        <w:t xml:space="preserve"> </w:t>
      </w:r>
      <w:commentRangeEnd w:id="249"/>
      <w:r w:rsidR="00BD3CCA">
        <w:rPr>
          <w:rStyle w:val="Kommentarsreferens"/>
        </w:rPr>
        <w:commentReference w:id="249"/>
      </w:r>
      <w:ins w:id="259" w:author="Anna Gårdmark" w:date="2020-02-07T07:54:00Z">
        <w:r w:rsidR="00BD3CCA">
          <w:rPr>
            <w:rFonts w:cstheme="minorHAnsi"/>
            <w:lang w:val="en-GB"/>
          </w:rPr>
          <w:t xml:space="preserve">To this end, </w:t>
        </w:r>
      </w:ins>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7D7E">
        <w:rPr>
          <w:rFonts w:eastAsiaTheme="minorEastAsia"/>
          <w:lang w:val="en-GB"/>
          <w:rPrChange w:id="260" w:author="Anna Gårdmark" w:date="2020-02-07T07:21:00Z">
            <w:rPr>
              <w:rFonts w:eastAsiaTheme="minorEastAsia"/>
            </w:rPr>
          </w:rPrChange>
        </w:rPr>
        <w:t xml:space="preserve">scaling </w:t>
      </w:r>
      <w:r w:rsidR="00C9538E" w:rsidRPr="00972C7F">
        <w:rPr>
          <w:rFonts w:eastAsiaTheme="minorEastAsia"/>
          <w:lang w:val="en-GB"/>
        </w:rPr>
        <w:t>predictions</w:t>
      </w:r>
      <w:r w:rsidR="003D71AF" w:rsidRPr="00457D7E">
        <w:rPr>
          <w:rFonts w:eastAsiaTheme="minorEastAsia"/>
          <w:lang w:val="en-GB"/>
          <w:rPrChange w:id="261" w:author="Anna Gårdmark" w:date="2020-02-07T07:21:00Z">
            <w:rPr>
              <w:rFonts w:eastAsiaTheme="minorEastAsia"/>
            </w:rPr>
          </w:rPrChange>
        </w:rPr>
        <w:t xml:space="preserve"> </w:t>
      </w:r>
      <w:r w:rsidR="00126103" w:rsidRPr="00457D7E">
        <w:rPr>
          <w:rFonts w:eastAsiaTheme="minorEastAsia"/>
          <w:lang w:val="en-GB"/>
          <w:rPrChange w:id="262" w:author="Anna Gårdmark" w:date="2020-02-07T07:21:00Z">
            <w:rPr>
              <w:rFonts w:eastAsiaTheme="minorEastAsia"/>
            </w:rPr>
          </w:rPrChange>
        </w:rPr>
        <w:t xml:space="preserve">while </w:t>
      </w:r>
      <w:r w:rsidR="00572FC7" w:rsidRPr="00457D7E">
        <w:rPr>
          <w:rFonts w:eastAsiaTheme="minorEastAsia"/>
          <w:lang w:val="en-GB"/>
          <w:rPrChange w:id="263" w:author="Anna Gårdmark" w:date="2020-02-07T07:21:00Z">
            <w:rPr>
              <w:rFonts w:eastAsiaTheme="minorEastAsia"/>
            </w:rPr>
          </w:rPrChange>
        </w:rPr>
        <w:t xml:space="preserve">also </w:t>
      </w:r>
      <w:r w:rsidR="00126103" w:rsidRPr="00972C7F">
        <w:rPr>
          <w:rFonts w:eastAsiaTheme="minorEastAsia"/>
          <w:lang w:val="en-GB"/>
        </w:rPr>
        <w:t>account</w:t>
      </w:r>
      <w:r w:rsidR="00126103" w:rsidRPr="00457D7E">
        <w:rPr>
          <w:rFonts w:eastAsiaTheme="minorEastAsia"/>
          <w:lang w:val="en-GB"/>
          <w:rPrChange w:id="264" w:author="Anna Gårdmark" w:date="2020-02-07T07:21:00Z">
            <w:rPr>
              <w:rFonts w:eastAsiaTheme="minorEastAsia"/>
            </w:rPr>
          </w:rPrChange>
        </w:rPr>
        <w:t>ing</w:t>
      </w:r>
      <w:r w:rsidR="00126103" w:rsidRPr="00972C7F">
        <w:rPr>
          <w:rFonts w:eastAsiaTheme="minorEastAsia"/>
          <w:lang w:val="en-GB"/>
        </w:rPr>
        <w:t xml:space="preserve"> for variation between species</w:t>
      </w:r>
      <w:r w:rsidR="002F0271" w:rsidRPr="00457D7E">
        <w:rPr>
          <w:rFonts w:eastAsiaTheme="minorEastAsia"/>
          <w:lang w:val="en-GB"/>
          <w:rPrChange w:id="265" w:author="Anna Gårdmark" w:date="2020-02-07T07:21:00Z">
            <w:rPr>
              <w:rFonts w:eastAsiaTheme="minorEastAsia"/>
            </w:rPr>
          </w:rPrChange>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7D7E">
        <w:rPr>
          <w:rFonts w:eastAsiaTheme="minorEastAsia"/>
          <w:lang w:val="en-GB"/>
          <w:rPrChange w:id="266" w:author="Anna Gårdmark" w:date="2020-02-07T07:21:00Z">
            <w:rPr>
              <w:rFonts w:eastAsiaTheme="minorEastAsia"/>
            </w:rPr>
          </w:rPrChange>
        </w:rPr>
        <w:t xml:space="preserve">that </w:t>
      </w:r>
      <w:r w:rsidR="009946FF" w:rsidRPr="00457D7E">
        <w:rPr>
          <w:rFonts w:eastAsiaTheme="minorEastAsia"/>
          <w:lang w:val="en-GB"/>
          <w:rPrChange w:id="267" w:author="Anna Gårdmark" w:date="2020-02-07T07:21:00Z">
            <w:rPr>
              <w:rFonts w:eastAsiaTheme="minorEastAsia"/>
            </w:rPr>
          </w:rPrChange>
        </w:rPr>
        <w:t xml:space="preserve">the </w:t>
      </w:r>
      <w:r w:rsidR="007F141C" w:rsidRPr="00972C7F">
        <w:rPr>
          <w:rFonts w:eastAsiaTheme="minorEastAsia"/>
          <w:lang w:val="en-GB"/>
        </w:rPr>
        <w:t xml:space="preserve">temperature-dependence of </w:t>
      </w:r>
      <w:r w:rsidR="004A4061" w:rsidRPr="00457D7E">
        <w:rPr>
          <w:rFonts w:eastAsiaTheme="minorEastAsia"/>
          <w:lang w:val="en-GB"/>
          <w:rPrChange w:id="268" w:author="Anna Gårdmark" w:date="2020-02-07T07:21:00Z">
            <w:rPr>
              <w:rFonts w:eastAsiaTheme="minorEastAsia"/>
            </w:rPr>
          </w:rPrChange>
        </w:rPr>
        <w:t xml:space="preserve">growth, consumption and metabolism </w:t>
      </w:r>
      <w:r w:rsidR="00722A05" w:rsidRPr="00457D7E">
        <w:rPr>
          <w:rFonts w:eastAsiaTheme="minorEastAsia"/>
          <w:lang w:val="en-GB"/>
          <w:rPrChange w:id="269" w:author="Anna Gårdmark" w:date="2020-02-07T07:21:00Z">
            <w:rPr>
              <w:rFonts w:eastAsiaTheme="minorEastAsia"/>
            </w:rPr>
          </w:rPrChange>
        </w:rPr>
        <w:t xml:space="preserve">at below-peak temperatures </w:t>
      </w:r>
      <w:r w:rsidR="00272963" w:rsidRPr="00457D7E">
        <w:rPr>
          <w:rFonts w:eastAsiaTheme="minorEastAsia"/>
          <w:lang w:val="en-GB"/>
          <w:rPrChange w:id="270" w:author="Anna Gårdmark" w:date="2020-02-07T07:21:00Z">
            <w:rPr>
              <w:rFonts w:eastAsiaTheme="minorEastAsia"/>
            </w:rPr>
          </w:rPrChange>
        </w:rPr>
        <w:t xml:space="preserve">is </w:t>
      </w:r>
      <w:r w:rsidR="004A4061" w:rsidRPr="00457D7E">
        <w:rPr>
          <w:rFonts w:eastAsiaTheme="minorEastAsia"/>
          <w:lang w:val="en-GB"/>
          <w:rPrChange w:id="271" w:author="Anna Gårdmark" w:date="2020-02-07T07:21:00Z">
            <w:rPr>
              <w:rFonts w:eastAsiaTheme="minorEastAsia"/>
            </w:rPr>
          </w:rPrChange>
        </w:rPr>
        <w:t>close to average intraspecific predictions (activation energies approximately 0.6</w:t>
      </w:r>
      <w:r w:rsidR="007622AD" w:rsidRPr="00457D7E">
        <w:rPr>
          <w:rFonts w:eastAsiaTheme="minorEastAsia"/>
          <w:lang w:val="en-GB"/>
          <w:rPrChange w:id="272" w:author="Anna Gårdmark" w:date="2020-02-07T07:21:00Z">
            <w:rPr>
              <w:rFonts w:eastAsiaTheme="minorEastAsia"/>
            </w:rPr>
          </w:rPrChange>
        </w:rPr>
        <w:t>5</w:t>
      </w:r>
      <w:r w:rsidR="004A4061" w:rsidRPr="00457D7E">
        <w:rPr>
          <w:rFonts w:eastAsiaTheme="minorEastAsia"/>
          <w:lang w:val="en-GB"/>
          <w:rPrChange w:id="273" w:author="Anna Gårdmark" w:date="2020-02-07T07:21:00Z">
            <w:rPr>
              <w:rFonts w:eastAsiaTheme="minorEastAsia"/>
            </w:rPr>
          </w:rPrChange>
        </w:rPr>
        <w:t xml:space="preserve"> </w:t>
      </w:r>
      <m:oMath>
        <m:r>
          <m:rPr>
            <m:sty m:val="p"/>
          </m:rPr>
          <w:rPr>
            <w:rFonts w:ascii="Cambria Math" w:eastAsiaTheme="minorEastAsia" w:hAnsi="Cambria Math"/>
            <w:lang w:val="en-GB"/>
            <w:rPrChange w:id="274" w:author="Anna Gårdmark" w:date="2020-02-07T07:21:00Z">
              <w:rPr>
                <w:rFonts w:ascii="Cambria Math" w:eastAsiaTheme="minorEastAsia" w:hAnsi="Cambria Math"/>
              </w:rPr>
            </w:rPrChange>
          </w:rPr>
          <m:t>eV</m:t>
        </m:r>
      </m:oMath>
      <w:r w:rsidR="004A4061" w:rsidRPr="00457D7E">
        <w:rPr>
          <w:rFonts w:eastAsiaTheme="minorEastAsia"/>
          <w:lang w:val="en-GB"/>
          <w:rPrChange w:id="275" w:author="Anna Gårdmark" w:date="2020-02-07T07:21:00Z">
            <w:rPr>
              <w:rFonts w:eastAsiaTheme="minorEastAsia"/>
            </w:rPr>
          </w:rPrChange>
        </w:rPr>
        <w:t>)</w:t>
      </w:r>
      <w:r w:rsidR="00093FB5" w:rsidRPr="00457D7E">
        <w:rPr>
          <w:rFonts w:eastAsiaTheme="minorEastAsia"/>
          <w:lang w:val="en-GB"/>
          <w:rPrChange w:id="276" w:author="Anna Gårdmark" w:date="2020-02-07T07:21:00Z">
            <w:rPr>
              <w:rFonts w:eastAsiaTheme="minorEastAsia"/>
            </w:rPr>
          </w:rPrChange>
        </w:rPr>
        <w:t xml:space="preserve">, whereas </w:t>
      </w:r>
      <w:r w:rsidR="006C25DE" w:rsidRPr="00457D7E">
        <w:rPr>
          <w:rFonts w:eastAsiaTheme="minorEastAsia"/>
          <w:lang w:val="en-GB"/>
          <w:rPrChange w:id="277" w:author="Anna Gårdmark" w:date="2020-02-07T07:21:00Z">
            <w:rPr>
              <w:rFonts w:eastAsiaTheme="minorEastAsia"/>
            </w:rPr>
          </w:rPrChange>
        </w:rPr>
        <w:t xml:space="preserve">the </w:t>
      </w:r>
      <w:r w:rsidR="00093FB5" w:rsidRPr="00457D7E">
        <w:rPr>
          <w:rFonts w:eastAsiaTheme="minorEastAsia"/>
          <w:lang w:val="en-GB"/>
          <w:rPrChange w:id="278" w:author="Anna Gårdmark" w:date="2020-02-07T07:21:00Z">
            <w:rPr>
              <w:rFonts w:eastAsiaTheme="minorEastAsia"/>
            </w:rPr>
          </w:rPrChange>
        </w:rPr>
        <w:t>mass</w:t>
      </w:r>
      <w:r w:rsidR="00435490" w:rsidRPr="00457D7E">
        <w:rPr>
          <w:rFonts w:eastAsiaTheme="minorEastAsia"/>
          <w:lang w:val="en-GB"/>
          <w:rPrChange w:id="279" w:author="Anna Gårdmark" w:date="2020-02-07T07:21:00Z">
            <w:rPr>
              <w:rFonts w:eastAsiaTheme="minorEastAsia"/>
            </w:rPr>
          </w:rPrChange>
        </w:rPr>
        <w:t>-exponent</w:t>
      </w:r>
      <w:r w:rsidR="003F463C" w:rsidRPr="00457D7E">
        <w:rPr>
          <w:rFonts w:eastAsiaTheme="minorEastAsia"/>
          <w:lang w:val="en-GB"/>
          <w:rPrChange w:id="280" w:author="Anna Gårdmark" w:date="2020-02-07T07:21:00Z">
            <w:rPr>
              <w:rFonts w:eastAsiaTheme="minorEastAsia"/>
            </w:rPr>
          </w:rPrChange>
        </w:rPr>
        <w:t xml:space="preserve"> of maximum consumption is </w:t>
      </w:r>
      <w:r w:rsidR="002A6C12" w:rsidRPr="00457D7E">
        <w:rPr>
          <w:rFonts w:eastAsiaTheme="minorEastAsia"/>
          <w:lang w:val="en-GB"/>
          <w:rPrChange w:id="281" w:author="Anna Gårdmark" w:date="2020-02-07T07:21:00Z">
            <w:rPr>
              <w:rFonts w:eastAsiaTheme="minorEastAsia"/>
            </w:rPr>
          </w:rPrChange>
        </w:rPr>
        <w:t xml:space="preserve">smaller </w:t>
      </w:r>
      <w:r w:rsidR="003F463C" w:rsidRPr="00457D7E">
        <w:rPr>
          <w:rFonts w:eastAsiaTheme="minorEastAsia"/>
          <w:lang w:val="en-GB"/>
          <w:rPrChange w:id="282" w:author="Anna Gårdmark" w:date="2020-02-07T07:21:00Z">
            <w:rPr>
              <w:rFonts w:eastAsiaTheme="minorEastAsia"/>
            </w:rPr>
          </w:rPrChange>
        </w:rPr>
        <w:t xml:space="preserve">than </w:t>
      </w:r>
      <w:r w:rsidR="00435490" w:rsidRPr="00457D7E">
        <w:rPr>
          <w:rFonts w:eastAsiaTheme="minorEastAsia"/>
          <w:lang w:val="en-GB"/>
          <w:rPrChange w:id="283" w:author="Anna Gårdmark" w:date="2020-02-07T07:21:00Z">
            <w:rPr>
              <w:rFonts w:eastAsiaTheme="minorEastAsia"/>
            </w:rPr>
          </w:rPrChange>
        </w:rPr>
        <w:t xml:space="preserve">the predicted </w:t>
      </w:r>
      <w:r w:rsidR="00272265" w:rsidRPr="00457D7E">
        <w:rPr>
          <w:rFonts w:eastAsiaTheme="minorEastAsia"/>
          <w:lang w:val="en-GB"/>
          <w:rPrChange w:id="284" w:author="Anna Gårdmark" w:date="2020-02-07T07:21:00Z">
            <w:rPr>
              <w:rFonts w:eastAsiaTheme="minorEastAsia"/>
            </w:rPr>
          </w:rPrChange>
        </w:rPr>
        <w:t>3/4</w:t>
      </w:r>
      <w:r w:rsidR="00435490" w:rsidRPr="00457D7E">
        <w:rPr>
          <w:rFonts w:eastAsiaTheme="minorEastAsia"/>
          <w:lang w:val="en-GB"/>
          <w:rPrChange w:id="285" w:author="Anna Gårdmark" w:date="2020-02-07T07:21:00Z">
            <w:rPr>
              <w:rFonts w:eastAsiaTheme="minorEastAsia"/>
            </w:rPr>
          </w:rPrChange>
        </w:rPr>
        <w:t>.</w:t>
      </w:r>
      <w:r w:rsidR="005A5A64" w:rsidRPr="00457D7E">
        <w:rPr>
          <w:rFonts w:eastAsiaTheme="minorEastAsia"/>
          <w:lang w:val="en-GB"/>
          <w:rPrChange w:id="286" w:author="Anna Gårdmark" w:date="2020-02-07T07:21:00Z">
            <w:rPr>
              <w:rFonts w:eastAsiaTheme="minorEastAsia"/>
            </w:rPr>
          </w:rPrChange>
        </w:rPr>
        <w:t xml:space="preserve"> </w:t>
      </w:r>
      <w:r w:rsidR="007D5386" w:rsidRPr="00457D7E">
        <w:rPr>
          <w:rFonts w:eastAsiaTheme="minorEastAsia"/>
          <w:lang w:val="en-GB"/>
          <w:rPrChange w:id="287" w:author="Anna Gårdmark" w:date="2020-02-07T07:21:00Z">
            <w:rPr>
              <w:rFonts w:eastAsiaTheme="minorEastAsia"/>
            </w:rPr>
          </w:rPrChange>
        </w:rPr>
        <w:t xml:space="preserve">Over the full temperature range, consumption rates are unimodal, suggesting declines in optimum growth </w:t>
      </w:r>
      <w:r w:rsidR="004F222A" w:rsidRPr="00457D7E">
        <w:rPr>
          <w:rFonts w:eastAsiaTheme="minorEastAsia"/>
          <w:lang w:val="en-GB"/>
          <w:rPrChange w:id="288" w:author="Anna Gårdmark" w:date="2020-02-07T07:21:00Z">
            <w:rPr>
              <w:rFonts w:eastAsiaTheme="minorEastAsia"/>
            </w:rPr>
          </w:rPrChange>
        </w:rPr>
        <w:t>temperatures</w:t>
      </w:r>
      <w:r w:rsidR="007D5386" w:rsidRPr="00457D7E">
        <w:rPr>
          <w:rFonts w:eastAsiaTheme="minorEastAsia"/>
          <w:lang w:val="en-GB"/>
          <w:rPrChange w:id="289" w:author="Anna Gårdmark" w:date="2020-02-07T07:21:00Z">
            <w:rPr>
              <w:rFonts w:eastAsiaTheme="minorEastAsia"/>
            </w:rPr>
          </w:rPrChange>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7D7E">
        <w:rPr>
          <w:rFonts w:cstheme="minorHAnsi"/>
          <w:lang w:val="en-GB"/>
          <w:rPrChange w:id="290" w:author="Anna Gårdmark" w:date="2020-02-07T07:21:00Z">
            <w:rPr>
              <w:rFonts w:cstheme="minorHAnsi"/>
            </w:rPr>
          </w:rPrChange>
        </w:rPr>
        <w:instrText xml:space="preserve">ion.json"} </w:instrText>
      </w:r>
      <w:r w:rsidR="003D314E">
        <w:rPr>
          <w:rFonts w:cstheme="minorHAnsi"/>
        </w:rPr>
        <w:fldChar w:fldCharType="separate"/>
      </w:r>
      <w:r w:rsidR="0044238B" w:rsidRPr="00457D7E">
        <w:rPr>
          <w:rFonts w:cstheme="minorHAnsi"/>
          <w:noProof/>
          <w:lang w:val="en-GB"/>
          <w:rPrChange w:id="291" w:author="Anna Gårdmark" w:date="2020-02-07T07:21:00Z">
            <w:rPr>
              <w:rFonts w:cstheme="minorHAnsi"/>
              <w:noProof/>
            </w:rPr>
          </w:rPrChange>
        </w:rPr>
        <w:t>(Nelson 2016)</w:t>
      </w:r>
      <w:r w:rsidR="003D314E">
        <w:rPr>
          <w:rFonts w:cstheme="minorHAnsi"/>
        </w:rPr>
        <w:fldChar w:fldCharType="end"/>
      </w:r>
      <w:r w:rsidR="00550D11" w:rsidRPr="00457D7E">
        <w:rPr>
          <w:rFonts w:eastAsiaTheme="minorEastAsia" w:cstheme="minorHAnsi"/>
          <w:lang w:val="en-GB"/>
          <w:rPrChange w:id="292" w:author="Anna Gårdmark" w:date="2020-02-07T07:21:00Z">
            <w:rPr>
              <w:rFonts w:eastAsiaTheme="minorEastAsia" w:cstheme="minorHAnsi"/>
            </w:rPr>
          </w:rPrChange>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7D7E">
        <w:rPr>
          <w:rFonts w:cstheme="minorHAnsi"/>
          <w:lang w:val="en-GB"/>
          <w:rPrChange w:id="293" w:author="Anna Gårdmark" w:date="2020-02-07T07:21:00Z">
            <w:rPr>
              <w:rFonts w:cstheme="minorHAnsi"/>
            </w:rPr>
          </w:rPrChange>
        </w:rPr>
        <w:t xml:space="preserve">For growth rate, we used the following topic terms: </w:t>
      </w:r>
      <w:r w:rsidR="0010402F" w:rsidRPr="00457D7E">
        <w:rPr>
          <w:rFonts w:cstheme="minorHAnsi"/>
          <w:lang w:val="en-GB"/>
          <w:rPrChange w:id="294" w:author="Anna Gårdmark" w:date="2020-02-07T07:21:00Z">
            <w:rPr>
              <w:rFonts w:cstheme="minorHAnsi"/>
            </w:rPr>
          </w:rPrChange>
        </w:rPr>
        <w:t>(growth) AND (mass OR weight OR size) AND (temperature*) AND (optimum)</w:t>
      </w:r>
      <w:r w:rsidR="00637D70" w:rsidRPr="00457D7E">
        <w:rPr>
          <w:rFonts w:cstheme="minorHAnsi"/>
          <w:lang w:val="en-GB"/>
          <w:rPrChange w:id="295" w:author="Anna Gårdmark" w:date="2020-02-07T07:21:00Z">
            <w:rPr>
              <w:rFonts w:cstheme="minorHAnsi"/>
            </w:rPr>
          </w:rPrChange>
        </w:rPr>
        <w:t xml:space="preserve">, as well as: </w:t>
      </w:r>
      <w:r w:rsidR="00835DC4" w:rsidRPr="00457D7E">
        <w:rPr>
          <w:rFonts w:cstheme="minorHAnsi"/>
          <w:lang w:val="en-GB"/>
          <w:rPrChange w:id="296" w:author="Anna Gårdmark" w:date="2020-02-07T07:21:00Z">
            <w:rPr>
              <w:rFonts w:cstheme="minorHAnsi"/>
            </w:rPr>
          </w:rPrChange>
        </w:rPr>
        <w:t>(growth) AND (mass OR weight OR size) AND (temperature*) AND (optim*)</w:t>
      </w:r>
      <w:r w:rsidR="00515C37" w:rsidRPr="00457D7E">
        <w:rPr>
          <w:rFonts w:cstheme="minorHAnsi"/>
          <w:lang w:val="en-GB"/>
          <w:rPrChange w:id="297" w:author="Anna Gårdmark" w:date="2020-02-07T07:21:00Z">
            <w:rPr>
              <w:rFonts w:cstheme="minorHAnsi"/>
            </w:rPr>
          </w:rPrChange>
        </w:rPr>
        <w:t>. F</w:t>
      </w:r>
      <w:r w:rsidR="00155EDF" w:rsidRPr="00457D7E">
        <w:rPr>
          <w:rFonts w:cstheme="minorHAnsi"/>
          <w:lang w:val="en-GB"/>
          <w:rPrChange w:id="298" w:author="Anna Gårdmark" w:date="2020-02-07T07:21:00Z">
            <w:rPr>
              <w:rFonts w:cstheme="minorHAnsi"/>
            </w:rPr>
          </w:rPrChange>
        </w:rPr>
        <w:t>or metabolic rate we used:</w:t>
      </w:r>
      <w:r w:rsidR="00515C37" w:rsidRPr="00457D7E">
        <w:rPr>
          <w:rFonts w:cstheme="minorHAnsi"/>
          <w:lang w:val="en-GB"/>
          <w:rPrChange w:id="299" w:author="Anna Gårdmark" w:date="2020-02-07T07:21:00Z">
            <w:rPr>
              <w:rFonts w:cstheme="minorHAnsi"/>
            </w:rPr>
          </w:rPrChange>
        </w:rPr>
        <w:t xml:space="preserve"> </w:t>
      </w:r>
      <w:r w:rsidR="00155EDF" w:rsidRPr="00457D7E">
        <w:rPr>
          <w:rFonts w:cstheme="minorHAnsi"/>
          <w:lang w:val="en-GB"/>
          <w:rPrChange w:id="300" w:author="Anna Gårdmark" w:date="2020-02-07T07:21:00Z">
            <w:rPr>
              <w:rFonts w:cstheme="minorHAnsi"/>
            </w:rPr>
          </w:rPrChange>
        </w:rPr>
        <w:t>(metabolism OR "oxygen-consumption" OR "oxygen consumption") AND (mass OR weight OR size) AND (temperature*)</w:t>
      </w:r>
      <w:r w:rsidR="005834F1" w:rsidRPr="00457D7E">
        <w:rPr>
          <w:rFonts w:cstheme="minorHAnsi"/>
          <w:lang w:val="en-GB"/>
          <w:rPrChange w:id="301" w:author="Anna Gårdmark" w:date="2020-02-07T07:21:00Z">
            <w:rPr>
              <w:rFonts w:cstheme="minorHAnsi"/>
            </w:rPr>
          </w:rPrChange>
        </w:rPr>
        <w:t>. F</w:t>
      </w:r>
      <w:r w:rsidR="006B6462" w:rsidRPr="00457D7E">
        <w:rPr>
          <w:rFonts w:cstheme="minorHAnsi"/>
          <w:lang w:val="en-GB"/>
          <w:rPrChange w:id="302" w:author="Anna Gårdmark" w:date="2020-02-07T07:21:00Z">
            <w:rPr>
              <w:rFonts w:cstheme="minorHAnsi"/>
            </w:rPr>
          </w:rPrChange>
        </w:rPr>
        <w:t>or maximum consumption we used:</w:t>
      </w:r>
      <w:r w:rsidR="00887694" w:rsidRPr="00457D7E">
        <w:rPr>
          <w:rFonts w:cstheme="minorHAnsi"/>
          <w:lang w:val="en-GB"/>
          <w:rPrChange w:id="303" w:author="Anna Gårdmark" w:date="2020-02-07T07:21:00Z">
            <w:rPr>
              <w:rFonts w:cstheme="minorHAnsi"/>
            </w:rPr>
          </w:rPrChange>
        </w:rPr>
        <w:t xml:space="preserve"> (consumption or feeding$rate or food$intake or bio$energ* or ingestion or food-intake) AND (mass or weight or size) AND (temperature*)</w:t>
      </w:r>
      <w:r w:rsidR="00A51164" w:rsidRPr="00457D7E">
        <w:rPr>
          <w:rFonts w:cstheme="minorHAnsi"/>
          <w:lang w:val="en-GB"/>
          <w:rPrChange w:id="304" w:author="Anna Gårdmark" w:date="2020-02-07T07:21:00Z">
            <w:rPr>
              <w:rFonts w:cstheme="minorHAnsi"/>
            </w:rPr>
          </w:rPrChange>
        </w:rPr>
        <w:t xml:space="preserve">, as well as: </w:t>
      </w:r>
      <w:r w:rsidR="00171FE8" w:rsidRPr="00457D7E">
        <w:rPr>
          <w:rFonts w:cstheme="minorHAnsi"/>
          <w:lang w:val="en-GB"/>
          <w:rPrChange w:id="305" w:author="Anna Gårdmark" w:date="2020-02-07T07:21:00Z">
            <w:rPr>
              <w:rFonts w:cstheme="minorHAnsi"/>
            </w:rPr>
          </w:rPrChange>
        </w:rPr>
        <w:t>(feeding-rate or bio-energ*) AND</w:t>
      </w:r>
      <w:r w:rsidR="004A1511" w:rsidRPr="00457D7E">
        <w:rPr>
          <w:rFonts w:cstheme="minorHAnsi"/>
          <w:lang w:val="en-GB"/>
          <w:rPrChange w:id="306" w:author="Anna Gårdmark" w:date="2020-02-07T07:21:00Z">
            <w:rPr>
              <w:rFonts w:cstheme="minorHAnsi"/>
            </w:rPr>
          </w:rPrChange>
        </w:rPr>
        <w:t xml:space="preserve"> </w:t>
      </w:r>
      <w:r w:rsidR="00171FE8" w:rsidRPr="00457D7E">
        <w:rPr>
          <w:rFonts w:cstheme="minorHAnsi"/>
          <w:lang w:val="en-GB"/>
          <w:rPrChange w:id="307" w:author="Anna Gårdmark" w:date="2020-02-07T07:21:00Z">
            <w:rPr>
              <w:rFonts w:cstheme="minorHAnsi"/>
            </w:rPr>
          </w:rPrChange>
        </w:rPr>
        <w:t>(mass or weight or size) AND</w:t>
      </w:r>
      <w:r w:rsidR="00CE311D" w:rsidRPr="00457D7E">
        <w:rPr>
          <w:rFonts w:cstheme="minorHAnsi"/>
          <w:lang w:val="en-GB"/>
          <w:rPrChange w:id="308" w:author="Anna Gårdmark" w:date="2020-02-07T07:21:00Z">
            <w:rPr>
              <w:rFonts w:cstheme="minorHAnsi"/>
            </w:rPr>
          </w:rPrChange>
        </w:rPr>
        <w:t xml:space="preserve"> </w:t>
      </w:r>
      <w:r w:rsidR="00171FE8" w:rsidRPr="00457D7E">
        <w:rPr>
          <w:rFonts w:cstheme="minorHAnsi"/>
          <w:lang w:val="en-GB"/>
          <w:rPrChange w:id="309" w:author="Anna Gårdmark" w:date="2020-02-07T07:21:00Z">
            <w:rPr>
              <w:rFonts w:cstheme="minorHAnsi"/>
            </w:rPr>
          </w:rPrChange>
        </w:rPr>
        <w:t>(temperature*)</w:t>
      </w:r>
      <w:r w:rsidR="00887694" w:rsidRPr="00457D7E">
        <w:rPr>
          <w:rFonts w:cstheme="minorHAnsi"/>
          <w:lang w:val="en-GB"/>
          <w:rPrChange w:id="310" w:author="Anna Gårdmark" w:date="2020-02-07T07:21:00Z">
            <w:rPr>
              <w:rFonts w:cstheme="minorHAnsi"/>
            </w:rPr>
          </w:rPrChange>
        </w:rPr>
        <w:t>.</w:t>
      </w:r>
      <w:r w:rsidR="00893FB8" w:rsidRPr="00457D7E">
        <w:rPr>
          <w:rFonts w:cstheme="minorHAnsi"/>
          <w:lang w:val="en-GB"/>
          <w:rPrChange w:id="311" w:author="Anna Gårdmark" w:date="2020-02-07T07:21:00Z">
            <w:rPr>
              <w:rFonts w:cstheme="minorHAnsi"/>
            </w:rPr>
          </w:rPrChange>
        </w:rPr>
        <w:t xml:space="preserve"> </w:t>
      </w:r>
      <w:r w:rsidR="00F46964" w:rsidRPr="00A261CD">
        <w:rPr>
          <w:rFonts w:cstheme="minorHAnsi"/>
          <w:lang w:val="en-GB"/>
        </w:rPr>
        <w:t>We also applied additional filters on subject</w:t>
      </w:r>
      <w:r w:rsidR="00F46964" w:rsidRPr="00457D7E">
        <w:rPr>
          <w:rFonts w:cstheme="minorHAnsi"/>
          <w:lang w:val="en-GB"/>
          <w:rPrChange w:id="312" w:author="Anna Gårdmark" w:date="2020-02-07T07:21:00Z">
            <w:rPr>
              <w:rFonts w:cstheme="minorHAnsi"/>
            </w:rPr>
          </w:rPrChange>
        </w:rPr>
        <w:t>: ‘marine freshwater biology’, ‘fisheries’, ‘ecology’, ‘zoology’, ‘biology’, ‘physiology</w:t>
      </w:r>
      <w:r w:rsidR="00EC56CF" w:rsidRPr="00457D7E">
        <w:rPr>
          <w:rFonts w:cstheme="minorHAnsi"/>
          <w:lang w:val="en-GB"/>
          <w:rPrChange w:id="313" w:author="Anna Gårdmark" w:date="2020-02-07T07:21:00Z">
            <w:rPr>
              <w:rFonts w:cstheme="minorHAnsi"/>
            </w:rPr>
          </w:rPrChange>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1CDC4117" w:rsidR="000F1792" w:rsidRPr="00972C7F" w:rsidRDefault="006C7AAB" w:rsidP="002E3379">
      <w:pPr>
        <w:tabs>
          <w:tab w:val="center" w:pos="4513"/>
        </w:tabs>
        <w:spacing w:line="480" w:lineRule="auto"/>
        <w:ind w:firstLine="284"/>
        <w:contextualSpacing/>
        <w:jc w:val="both"/>
        <w:rPr>
          <w:rFonts w:cstheme="minorHAnsi"/>
          <w:lang w:val="en-GB"/>
        </w:rPr>
      </w:pPr>
      <w:r w:rsidRPr="00457D7E">
        <w:rPr>
          <w:rFonts w:cstheme="minorHAnsi"/>
          <w:lang w:val="en-GB"/>
          <w:rPrChange w:id="314" w:author="Anna Gårdmark" w:date="2020-02-07T07:21:00Z">
            <w:rPr>
              <w:rFonts w:cstheme="minorHAnsi"/>
            </w:rPr>
          </w:rPrChange>
        </w:rPr>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7D7E">
        <w:rPr>
          <w:rFonts w:cstheme="minorHAnsi"/>
          <w:lang w:val="en-GB"/>
          <w:rPrChange w:id="315" w:author="Anna Gårdmark" w:date="2020-02-07T07:21:00Z">
            <w:rPr>
              <w:rFonts w:cstheme="minorHAnsi"/>
            </w:rPr>
          </w:rPrChange>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7D7E">
        <w:rPr>
          <w:rFonts w:eastAsiaTheme="minorEastAsia" w:cstheme="minorHAnsi"/>
          <w:lang w:val="en-GB"/>
          <w:rPrChange w:id="316" w:author="Anna Gårdmark" w:date="2020-02-07T07:21:00Z">
            <w:rPr>
              <w:rFonts w:eastAsiaTheme="minorEastAsia" w:cstheme="minorHAnsi"/>
            </w:rPr>
          </w:rPrChange>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r w:rsidR="003D470D" w:rsidRPr="00972C7F">
        <w:rPr>
          <w:rFonts w:eastAsiaTheme="minorEastAsia" w:cstheme="minorHAnsi"/>
          <w:lang w:val="en-GB"/>
        </w:rPr>
        <w:t>i</w:t>
      </w:r>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7D7E">
        <w:rPr>
          <w:rFonts w:eastAsiaTheme="minorEastAsia" w:cstheme="minorHAnsi"/>
          <w:lang w:val="en-GB"/>
          <w:rPrChange w:id="317" w:author="Anna Gårdmark" w:date="2020-02-07T07:21:00Z">
            <w:rPr>
              <w:rFonts w:eastAsiaTheme="minorEastAsia" w:cstheme="minorHAnsi"/>
            </w:rPr>
          </w:rPrChange>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318"/>
      <w:commentRangeStart w:id="319"/>
      <w:commentRangeStart w:id="320"/>
      <w:commentRangeStart w:id="321"/>
      <w:r w:rsidR="000F1792" w:rsidRPr="00972C7F">
        <w:rPr>
          <w:rFonts w:eastAsiaTheme="minorEastAsia" w:cstheme="minorHAnsi"/>
          <w:lang w:val="en-GB"/>
        </w:rPr>
        <w:t xml:space="preserve">We used only one </w:t>
      </w:r>
      <w:commentRangeStart w:id="322"/>
      <w:r w:rsidR="00967271">
        <w:rPr>
          <w:rFonts w:eastAsiaTheme="minorEastAsia" w:cstheme="minorHAnsi"/>
          <w:lang w:val="en-GB"/>
        </w:rPr>
        <w:t>article</w:t>
      </w:r>
      <w:r w:rsidR="000F1792" w:rsidRPr="00972C7F">
        <w:rPr>
          <w:rFonts w:eastAsiaTheme="minorEastAsia" w:cstheme="minorHAnsi"/>
          <w:lang w:val="en-GB"/>
        </w:rPr>
        <w:t xml:space="preserve"> </w:t>
      </w:r>
      <w:commentRangeEnd w:id="322"/>
      <w:r w:rsidR="00B931C2">
        <w:rPr>
          <w:rStyle w:val="Kommentarsreferens"/>
        </w:rPr>
        <w:commentReference w:id="322"/>
      </w:r>
      <w:r w:rsidR="000F1792" w:rsidRPr="00972C7F">
        <w:rPr>
          <w:rFonts w:eastAsiaTheme="minorEastAsia" w:cstheme="minorHAnsi"/>
          <w:lang w:val="en-GB"/>
        </w:rPr>
        <w:t>per species</w:t>
      </w:r>
      <w:commentRangeEnd w:id="318"/>
      <w:r w:rsidR="00A06A32">
        <w:rPr>
          <w:rStyle w:val="Kommentarsreferens"/>
        </w:rPr>
        <w:commentReference w:id="318"/>
      </w:r>
      <w:commentRangeEnd w:id="319"/>
      <w:r w:rsidR="00296320">
        <w:rPr>
          <w:rStyle w:val="Kommentarsreferens"/>
        </w:rPr>
        <w:commentReference w:id="319"/>
      </w:r>
      <w:commentRangeEnd w:id="320"/>
      <w:r w:rsidR="0026073A">
        <w:rPr>
          <w:rStyle w:val="Kommentarsreferens"/>
        </w:rPr>
        <w:commentReference w:id="320"/>
      </w:r>
      <w:commentRangeEnd w:id="321"/>
      <w:r w:rsidR="0026073A">
        <w:rPr>
          <w:rStyle w:val="Kommentarsreferens"/>
        </w:rPr>
        <w:commentReference w:id="321"/>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7D7E">
        <w:rPr>
          <w:rFonts w:cstheme="minorHAnsi"/>
          <w:lang w:val="en-GB"/>
          <w:rPrChange w:id="323" w:author="Anna Gårdmark" w:date="2020-02-07T07:21:00Z">
            <w:rPr>
              <w:rFonts w:cstheme="minorHAnsi"/>
            </w:rPr>
          </w:rPrChange>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sidRPr="00457D7E">
        <w:rPr>
          <w:rFonts w:cstheme="minorHAnsi"/>
          <w:lang w:val="en-GB"/>
          <w:rPrChange w:id="324" w:author="Anna Gårdmark" w:date="2020-02-07T07:21:00Z">
            <w:rPr>
              <w:rFonts w:cstheme="minorHAnsi"/>
            </w:rPr>
          </w:rPrChange>
        </w:rPr>
        <w:t xml:space="preserve">We compiled four datasets: growth, </w:t>
      </w:r>
      <w:commentRangeStart w:id="325"/>
      <w:r w:rsidR="00861FA8" w:rsidRPr="00457D7E">
        <w:rPr>
          <w:rFonts w:cstheme="minorHAnsi"/>
          <w:lang w:val="en-GB"/>
          <w:rPrChange w:id="326" w:author="Anna Gårdmark" w:date="2020-02-07T07:21:00Z">
            <w:rPr>
              <w:rFonts w:cstheme="minorHAnsi"/>
            </w:rPr>
          </w:rPrChange>
        </w:rPr>
        <w:t>metabolic</w:t>
      </w:r>
      <w:commentRangeEnd w:id="325"/>
      <w:r w:rsidR="005D2554">
        <w:rPr>
          <w:rStyle w:val="Kommentarsreferens"/>
        </w:rPr>
        <w:commentReference w:id="325"/>
      </w:r>
      <w:r w:rsidR="003A4655" w:rsidRPr="00457D7E">
        <w:rPr>
          <w:rFonts w:cstheme="minorHAnsi"/>
          <w:lang w:val="en-GB"/>
          <w:rPrChange w:id="327" w:author="Anna Gårdmark" w:date="2020-02-07T07:21:00Z">
            <w:rPr>
              <w:rFonts w:cstheme="minorHAnsi"/>
            </w:rPr>
          </w:rPrChange>
        </w:rPr>
        <w:t>,</w:t>
      </w:r>
      <w:r w:rsidR="0049249C" w:rsidRPr="00457D7E">
        <w:rPr>
          <w:rFonts w:cstheme="minorHAnsi"/>
          <w:lang w:val="en-GB"/>
          <w:rPrChange w:id="328" w:author="Anna Gårdmark" w:date="2020-02-07T07:21:00Z">
            <w:rPr>
              <w:rFonts w:cstheme="minorHAnsi"/>
            </w:rPr>
          </w:rPrChange>
        </w:rPr>
        <w:t xml:space="preserve"> </w:t>
      </w:r>
      <w:r w:rsidRPr="00457D7E">
        <w:rPr>
          <w:rFonts w:cstheme="minorHAnsi"/>
          <w:lang w:val="en-GB"/>
          <w:rPrChange w:id="329" w:author="Anna Gårdmark" w:date="2020-02-07T07:21:00Z">
            <w:rPr>
              <w:rFonts w:cstheme="minorHAnsi"/>
            </w:rPr>
          </w:rPrChange>
        </w:rPr>
        <w:t xml:space="preserve">and </w:t>
      </w:r>
      <w:r w:rsidR="00B604C4" w:rsidRPr="00457D7E">
        <w:rPr>
          <w:rFonts w:cstheme="minorHAnsi"/>
          <w:lang w:val="en-GB"/>
          <w:rPrChange w:id="330" w:author="Anna Gårdmark" w:date="2020-02-07T07:21:00Z">
            <w:rPr>
              <w:rFonts w:cstheme="minorHAnsi"/>
            </w:rPr>
          </w:rPrChange>
        </w:rPr>
        <w:t xml:space="preserve">maximum </w:t>
      </w:r>
      <w:r w:rsidRPr="00457D7E">
        <w:rPr>
          <w:rFonts w:cstheme="minorHAnsi"/>
          <w:lang w:val="en-GB"/>
          <w:rPrChange w:id="331" w:author="Anna Gårdmark" w:date="2020-02-07T07:21:00Z">
            <w:rPr>
              <w:rFonts w:cstheme="minorHAnsi"/>
            </w:rPr>
          </w:rPrChange>
        </w:rPr>
        <w:t>consumption</w:t>
      </w:r>
      <w:r w:rsidR="00556CD7" w:rsidRPr="00457D7E">
        <w:rPr>
          <w:rFonts w:cstheme="minorHAnsi"/>
          <w:lang w:val="en-GB"/>
          <w:rPrChange w:id="332" w:author="Anna Gårdmark" w:date="2020-02-07T07:21:00Z">
            <w:rPr>
              <w:rFonts w:cstheme="minorHAnsi"/>
            </w:rPr>
          </w:rPrChange>
        </w:rPr>
        <w:t xml:space="preserve"> </w:t>
      </w:r>
      <w:r w:rsidRPr="00457D7E">
        <w:rPr>
          <w:rFonts w:cstheme="minorHAnsi"/>
          <w:lang w:val="en-GB"/>
          <w:rPrChange w:id="333" w:author="Anna Gårdmark" w:date="2020-02-07T07:21:00Z">
            <w:rPr>
              <w:rFonts w:cstheme="minorHAnsi"/>
            </w:rPr>
          </w:rPrChange>
        </w:rPr>
        <w:t xml:space="preserve">rate, and </w:t>
      </w:r>
      <w:r w:rsidR="00AC08C7" w:rsidRPr="00457D7E">
        <w:rPr>
          <w:rFonts w:cstheme="minorHAnsi"/>
          <w:lang w:val="en-GB"/>
          <w:rPrChange w:id="334" w:author="Anna Gårdmark" w:date="2020-02-07T07:21:00Z">
            <w:rPr>
              <w:rFonts w:cstheme="minorHAnsi"/>
            </w:rPr>
          </w:rPrChange>
        </w:rPr>
        <w:t xml:space="preserve">the </w:t>
      </w:r>
      <w:r w:rsidR="001F203A" w:rsidRPr="00972C7F">
        <w:rPr>
          <w:rFonts w:cstheme="minorHAnsi"/>
          <w:lang w:val="en-GB"/>
        </w:rPr>
        <w:t>optimum growth rate temperature for each combination of body mass group and species.</w:t>
      </w:r>
      <w:r w:rsidR="001F203A" w:rsidRPr="00457D7E">
        <w:rPr>
          <w:rFonts w:cstheme="minorHAnsi"/>
          <w:lang w:val="en-GB"/>
          <w:rPrChange w:id="335" w:author="Anna Gårdmark" w:date="2020-02-07T07:21:00Z">
            <w:rPr>
              <w:rFonts w:cstheme="minorHAnsi"/>
            </w:rPr>
          </w:rPrChange>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57D7E">
        <w:rPr>
          <w:rFonts w:cstheme="minorHAnsi"/>
          <w:lang w:val="en-GB"/>
          <w:rPrChange w:id="336" w:author="Anna Gårdmark" w:date="2020-02-07T07:21:00Z">
            <w:rPr>
              <w:rFonts w:cstheme="minorHAnsi"/>
            </w:rPr>
          </w:rPrChange>
        </w:rPr>
        <w:t xml:space="preserve"> for each rate</w:t>
      </w:r>
      <w:r w:rsidR="00EB6461" w:rsidRPr="00457D7E">
        <w:rPr>
          <w:rFonts w:cstheme="minorHAnsi"/>
          <w:lang w:val="en-GB"/>
          <w:rPrChange w:id="337" w:author="Anna Gårdmark" w:date="2020-02-07T07:21:00Z">
            <w:rPr>
              <w:rFonts w:cstheme="minorHAnsi"/>
            </w:rPr>
          </w:rPrChange>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457D7E" w:rsidRDefault="00BD2FAB" w:rsidP="002E3379">
      <w:pPr>
        <w:tabs>
          <w:tab w:val="center" w:pos="4513"/>
        </w:tabs>
        <w:spacing w:line="480" w:lineRule="auto"/>
        <w:ind w:firstLine="284"/>
        <w:contextualSpacing/>
        <w:jc w:val="both"/>
        <w:rPr>
          <w:rFonts w:cstheme="minorHAnsi"/>
          <w:b/>
          <w:lang w:val="en-GB"/>
          <w:rPrChange w:id="338" w:author="Anna Gårdmark" w:date="2020-02-07T07:21:00Z">
            <w:rPr>
              <w:rFonts w:cstheme="minorHAnsi"/>
              <w:b/>
            </w:rPr>
          </w:rPrChange>
        </w:rPr>
      </w:pPr>
      <w:r w:rsidRPr="00457D7E">
        <w:rPr>
          <w:rFonts w:eastAsiaTheme="minorEastAsia" w:cstheme="minorHAnsi"/>
          <w:bCs/>
          <w:iCs/>
          <w:lang w:val="en-GB"/>
          <w:rPrChange w:id="339" w:author="Anna Gårdmark" w:date="2020-02-07T07:21:00Z">
            <w:rPr>
              <w:rFonts w:eastAsiaTheme="minorEastAsia" w:cstheme="minorHAnsi"/>
              <w:bCs/>
              <w:iCs/>
            </w:rPr>
          </w:rPrChange>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457D7E">
        <w:rPr>
          <w:rFonts w:eastAsiaTheme="minorEastAsia" w:cstheme="minorHAnsi"/>
          <w:bCs/>
          <w:iCs/>
          <w:lang w:val="en-GB"/>
          <w:rPrChange w:id="340" w:author="Anna Gårdmark" w:date="2020-02-07T07:21:00Z">
            <w:rPr>
              <w:rFonts w:eastAsiaTheme="minorEastAsia" w:cstheme="minorHAnsi"/>
              <w:bCs/>
              <w:iCs/>
            </w:rPr>
          </w:rPrChange>
        </w:rPr>
        <w:t xml:space="preserve">. Experimental temperatures also varied in relation to the species </w:t>
      </w:r>
      <w:r w:rsidR="00784A3E" w:rsidRPr="00457D7E">
        <w:rPr>
          <w:rFonts w:eastAsiaTheme="minorEastAsia" w:cstheme="minorHAnsi"/>
          <w:bCs/>
          <w:iCs/>
          <w:lang w:val="en-GB"/>
          <w:rPrChange w:id="341" w:author="Anna Gårdmark" w:date="2020-02-07T07:21:00Z">
            <w:rPr>
              <w:rFonts w:eastAsiaTheme="minorEastAsia" w:cstheme="minorHAnsi"/>
              <w:bCs/>
              <w:iCs/>
            </w:rPr>
          </w:rPrChange>
        </w:rPr>
        <w:t>normal temperature-range</w:t>
      </w:r>
      <w:r w:rsidR="00833C86" w:rsidRPr="00457D7E">
        <w:rPr>
          <w:rFonts w:eastAsiaTheme="minorEastAsia" w:cstheme="minorHAnsi"/>
          <w:bCs/>
          <w:iCs/>
          <w:lang w:val="en-GB"/>
          <w:rPrChange w:id="342" w:author="Anna Gårdmark" w:date="2020-02-07T07:21:00Z">
            <w:rPr>
              <w:rFonts w:eastAsiaTheme="minorEastAsia" w:cstheme="minorHAnsi"/>
              <w:bCs/>
              <w:iCs/>
            </w:rPr>
          </w:rPrChange>
        </w:rPr>
        <w:t xml:space="preserve"> </w:t>
      </w:r>
      <w:r w:rsidR="009D3B3A" w:rsidRPr="00457D7E">
        <w:rPr>
          <w:rFonts w:eastAsiaTheme="minorEastAsia" w:cstheme="minorHAnsi"/>
          <w:bCs/>
          <w:iCs/>
          <w:lang w:val="en-GB"/>
          <w:rPrChange w:id="343" w:author="Anna Gårdmark" w:date="2020-02-07T07:21:00Z">
            <w:rPr>
              <w:rFonts w:eastAsiaTheme="minorEastAsia" w:cstheme="minorHAnsi"/>
              <w:bCs/>
              <w:iCs/>
            </w:rPr>
          </w:rPrChange>
        </w:rPr>
        <w:t>between studies</w:t>
      </w:r>
      <w:r w:rsidR="00CE265C" w:rsidRPr="00457D7E">
        <w:rPr>
          <w:rFonts w:eastAsiaTheme="minorEastAsia" w:cstheme="minorHAnsi"/>
          <w:bCs/>
          <w:iCs/>
          <w:lang w:val="en-GB"/>
          <w:rPrChange w:id="344" w:author="Anna Gårdmark" w:date="2020-02-07T07:21:00Z">
            <w:rPr>
              <w:rFonts w:eastAsiaTheme="minorEastAsia" w:cstheme="minorHAnsi"/>
              <w:bCs/>
              <w:iCs/>
            </w:rPr>
          </w:rPrChange>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7D7E">
        <w:rPr>
          <w:rFonts w:eastAsiaTheme="minorEastAsia" w:cstheme="minorHAnsi"/>
          <w:bCs/>
          <w:iCs/>
          <w:lang w:val="en-GB"/>
          <w:rPrChange w:id="345" w:author="Anna Gårdmark" w:date="2020-02-07T07:21:00Z">
            <w:rPr>
              <w:rFonts w:eastAsiaTheme="minorEastAsia" w:cstheme="minorHAnsi"/>
              <w:bCs/>
              <w:iCs/>
            </w:rPr>
          </w:rPrChange>
        </w:rPr>
        <w:t>For the analysis of optimum growth temperature, we therefore</w:t>
      </w:r>
      <w:r w:rsidR="001800B3" w:rsidRPr="00972C7F">
        <w:rPr>
          <w:rFonts w:eastAsiaTheme="minorEastAsia" w:cstheme="minorHAnsi"/>
          <w:bCs/>
          <w:iCs/>
          <w:lang w:val="en-GB"/>
        </w:rPr>
        <w:t xml:space="preserve"> </w:t>
      </w:r>
      <w:r w:rsidR="00B96B59" w:rsidRPr="00457D7E">
        <w:rPr>
          <w:rFonts w:eastAsiaTheme="minorEastAsia" w:cstheme="minorHAnsi"/>
          <w:bCs/>
          <w:iCs/>
          <w:lang w:val="en-GB"/>
          <w:rPrChange w:id="346" w:author="Anna Gårdmark" w:date="2020-02-07T07:21:00Z">
            <w:rPr>
              <w:rFonts w:eastAsiaTheme="minorEastAsia" w:cstheme="minorHAnsi"/>
              <w:bCs/>
              <w:iCs/>
            </w:rPr>
          </w:rPrChange>
        </w:rPr>
        <w:t xml:space="preserve">rescaled </w:t>
      </w:r>
      <w:r w:rsidR="00974468" w:rsidRPr="00457D7E">
        <w:rPr>
          <w:rFonts w:eastAsiaTheme="minorEastAsia" w:cstheme="minorHAnsi"/>
          <w:bCs/>
          <w:iCs/>
          <w:lang w:val="en-GB"/>
          <w:rPrChange w:id="347" w:author="Anna Gårdmark" w:date="2020-02-07T07:21:00Z">
            <w:rPr>
              <w:rFonts w:eastAsiaTheme="minorEastAsia" w:cstheme="minorHAnsi"/>
              <w:bCs/>
              <w:iCs/>
            </w:rPr>
          </w:rPrChange>
        </w:rPr>
        <w:t xml:space="preserve">body mass and temperature to relative </w:t>
      </w:r>
      <w:r w:rsidR="00655919" w:rsidRPr="00972C7F">
        <w:rPr>
          <w:rFonts w:eastAsiaTheme="minorEastAsia" w:cstheme="minorHAnsi"/>
          <w:bCs/>
          <w:iCs/>
          <w:lang w:val="en-GB"/>
        </w:rPr>
        <w:t>variables</w:t>
      </w:r>
      <w:r w:rsidR="00974468" w:rsidRPr="00457D7E">
        <w:rPr>
          <w:rFonts w:eastAsiaTheme="minorEastAsia" w:cstheme="minorHAnsi"/>
          <w:bCs/>
          <w:iCs/>
          <w:lang w:val="en-GB"/>
          <w:rPrChange w:id="348" w:author="Anna Gårdmark" w:date="2020-02-07T07:21:00Z">
            <w:rPr>
              <w:rFonts w:eastAsiaTheme="minorEastAsia" w:cstheme="minorHAnsi"/>
              <w:bCs/>
              <w:iCs/>
            </w:rPr>
          </w:rPrChange>
        </w:rPr>
        <w:t xml:space="preserve">, </w:t>
      </w:r>
      <w:r w:rsidR="00946F03" w:rsidRPr="00457D7E">
        <w:rPr>
          <w:rFonts w:eastAsiaTheme="minorEastAsia" w:cstheme="minorHAnsi"/>
          <w:bCs/>
          <w:iCs/>
          <w:lang w:val="en-GB"/>
          <w:rPrChange w:id="349" w:author="Anna Gårdmark" w:date="2020-02-07T07:21:00Z">
            <w:rPr>
              <w:rFonts w:eastAsiaTheme="minorEastAsia" w:cstheme="minorHAnsi"/>
              <w:bCs/>
              <w:iCs/>
            </w:rPr>
          </w:rPrChange>
        </w:rPr>
        <w:t>by species</w:t>
      </w:r>
      <w:r w:rsidR="00BA1466" w:rsidRPr="00972C7F">
        <w:rPr>
          <w:rFonts w:eastAsiaTheme="minorEastAsia" w:cstheme="minorHAnsi"/>
          <w:bCs/>
          <w:iCs/>
          <w:lang w:val="en-GB"/>
        </w:rPr>
        <w:t>.</w:t>
      </w:r>
      <w:r w:rsidR="00946F03" w:rsidRPr="00457D7E">
        <w:rPr>
          <w:rFonts w:eastAsiaTheme="minorEastAsia" w:cstheme="minorHAnsi"/>
          <w:bCs/>
          <w:iCs/>
          <w:lang w:val="en-GB"/>
          <w:rPrChange w:id="350" w:author="Anna Gårdmark" w:date="2020-02-07T07:21:00Z">
            <w:rPr>
              <w:rFonts w:eastAsiaTheme="minorEastAsia" w:cstheme="minorHAnsi"/>
              <w:bCs/>
              <w:iCs/>
            </w:rPr>
          </w:rPrChange>
        </w:rPr>
        <w:t xml:space="preserve"> Relative </w:t>
      </w:r>
      <w:r w:rsidR="000D3D07" w:rsidRPr="00457D7E">
        <w:rPr>
          <w:rFonts w:eastAsiaTheme="minorEastAsia" w:cstheme="minorHAnsi"/>
          <w:bCs/>
          <w:iCs/>
          <w:lang w:val="en-GB"/>
          <w:rPrChange w:id="351" w:author="Anna Gårdmark" w:date="2020-02-07T07:21:00Z">
            <w:rPr>
              <w:rFonts w:eastAsiaTheme="minorEastAsia" w:cstheme="minorHAnsi"/>
              <w:bCs/>
              <w:iCs/>
            </w:rPr>
          </w:rPrChange>
        </w:rPr>
        <w:t xml:space="preserve">body mass is defined as </w:t>
      </w:r>
      <w:r w:rsidR="000D3D07" w:rsidRPr="00972C7F">
        <w:rPr>
          <w:rFonts w:eastAsiaTheme="minorEastAsia" w:cstheme="minorHAnsi"/>
          <w:lang w:val="en-GB"/>
        </w:rPr>
        <w:t xml:space="preserve">mass relative to maximum mass (based on literature estimates taken from FishBase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7D7E">
        <w:rPr>
          <w:rFonts w:eastAsiaTheme="minorEastAsia" w:cstheme="minorHAnsi"/>
          <w:lang w:val="en-GB"/>
          <w:rPrChange w:id="352" w:author="Anna Gårdmark" w:date="2020-02-07T07:21:00Z">
            <w:rPr>
              <w:rFonts w:eastAsiaTheme="minorEastAsia" w:cstheme="minorHAnsi"/>
            </w:rPr>
          </w:rPrChange>
        </w:rPr>
        <w:t xml:space="preserve"> </w:t>
      </w:r>
      <w:r w:rsidR="000D3D07" w:rsidRPr="00972C7F">
        <w:rPr>
          <w:rFonts w:eastAsiaTheme="minorEastAsia" w:cstheme="minorHAnsi"/>
          <w:lang w:val="en-GB"/>
        </w:rPr>
        <w:t xml:space="preserve">between </w:t>
      </w:r>
      <w:commentRangeStart w:id="353"/>
      <w:commentRangeStart w:id="354"/>
      <w:commentRangeStart w:id="355"/>
      <w:r w:rsidR="000D3D07" w:rsidRPr="00972C7F">
        <w:rPr>
          <w:rFonts w:eastAsiaTheme="minorEastAsia" w:cstheme="minorHAnsi"/>
          <w:lang w:val="en-GB"/>
        </w:rPr>
        <w:t>2019</w:t>
      </w:r>
      <w:r w:rsidR="000D3D07" w:rsidRPr="00457D7E">
        <w:rPr>
          <w:rFonts w:eastAsiaTheme="minorEastAsia" w:cstheme="minorHAnsi"/>
          <w:lang w:val="en-GB"/>
          <w:rPrChange w:id="356" w:author="Anna Gårdmark" w:date="2020-02-07T07:21:00Z">
            <w:rPr>
              <w:rFonts w:eastAsiaTheme="minorEastAsia" w:cstheme="minorHAnsi"/>
            </w:rPr>
          </w:rPrChange>
        </w:rPr>
        <w:t>-</w:t>
      </w:r>
      <w:r w:rsidR="000D3D07" w:rsidRPr="00972C7F">
        <w:rPr>
          <w:rFonts w:eastAsiaTheme="minorEastAsia" w:cstheme="minorHAnsi"/>
          <w:lang w:val="en-GB"/>
        </w:rPr>
        <w:t>06</w:t>
      </w:r>
      <w:r w:rsidR="000D3D07" w:rsidRPr="00457D7E">
        <w:rPr>
          <w:rFonts w:eastAsiaTheme="minorEastAsia" w:cstheme="minorHAnsi"/>
          <w:lang w:val="en-GB"/>
          <w:rPrChange w:id="357" w:author="Anna Gårdmark" w:date="2020-02-07T07:21:00Z">
            <w:rPr>
              <w:rFonts w:eastAsiaTheme="minorEastAsia" w:cstheme="minorHAnsi"/>
            </w:rPr>
          </w:rPrChange>
        </w:rPr>
        <w:t>-</w:t>
      </w:r>
      <w:r w:rsidR="000D3D07" w:rsidRPr="00972C7F">
        <w:rPr>
          <w:rFonts w:eastAsiaTheme="minorEastAsia" w:cstheme="minorHAnsi"/>
          <w:lang w:val="en-GB"/>
        </w:rPr>
        <w:t>01</w:t>
      </w:r>
      <w:r w:rsidR="000D3D07" w:rsidRPr="00457D7E">
        <w:rPr>
          <w:rFonts w:eastAsiaTheme="minorEastAsia" w:cstheme="minorHAnsi"/>
          <w:lang w:val="en-GB"/>
          <w:rPrChange w:id="358" w:author="Anna Gårdmark" w:date="2020-02-07T07:21:00Z">
            <w:rPr>
              <w:rFonts w:eastAsiaTheme="minorEastAsia" w:cstheme="minorHAnsi"/>
            </w:rPr>
          </w:rPrChange>
        </w:rPr>
        <w:t xml:space="preserve"> and </w:t>
      </w:r>
      <w:r w:rsidR="000D3D07" w:rsidRPr="00972C7F">
        <w:rPr>
          <w:rFonts w:eastAsiaTheme="minorEastAsia" w:cstheme="minorHAnsi"/>
          <w:lang w:val="en-GB"/>
        </w:rPr>
        <w:t>2019</w:t>
      </w:r>
      <w:r w:rsidR="000D3D07" w:rsidRPr="00457D7E">
        <w:rPr>
          <w:rFonts w:eastAsiaTheme="minorEastAsia" w:cstheme="minorHAnsi"/>
          <w:lang w:val="en-GB"/>
          <w:rPrChange w:id="359" w:author="Anna Gårdmark" w:date="2020-02-07T07:21:00Z">
            <w:rPr>
              <w:rFonts w:eastAsiaTheme="minorEastAsia" w:cstheme="minorHAnsi"/>
            </w:rPr>
          </w:rPrChange>
        </w:rPr>
        <w:t>-</w:t>
      </w:r>
      <w:r w:rsidR="000D3D07" w:rsidRPr="00972C7F">
        <w:rPr>
          <w:rFonts w:eastAsiaTheme="minorEastAsia" w:cstheme="minorHAnsi"/>
          <w:lang w:val="en-GB"/>
        </w:rPr>
        <w:t>12</w:t>
      </w:r>
      <w:r w:rsidR="000D3D07" w:rsidRPr="00457D7E">
        <w:rPr>
          <w:rFonts w:eastAsiaTheme="minorEastAsia" w:cstheme="minorHAnsi"/>
          <w:lang w:val="en-GB"/>
          <w:rPrChange w:id="360" w:author="Anna Gårdmark" w:date="2020-02-07T07:21:00Z">
            <w:rPr>
              <w:rFonts w:eastAsiaTheme="minorEastAsia" w:cstheme="minorHAnsi"/>
            </w:rPr>
          </w:rPrChange>
        </w:rPr>
        <w:t>-</w:t>
      </w:r>
      <w:r w:rsidR="000D3D07" w:rsidRPr="00972C7F">
        <w:rPr>
          <w:rFonts w:eastAsiaTheme="minorEastAsia" w:cstheme="minorHAnsi"/>
          <w:lang w:val="en-GB"/>
        </w:rPr>
        <w:t>01</w:t>
      </w:r>
      <w:commentRangeEnd w:id="353"/>
      <w:r w:rsidR="000D3D07">
        <w:rPr>
          <w:rStyle w:val="Kommentarsreferens"/>
        </w:rPr>
        <w:commentReference w:id="353"/>
      </w:r>
      <w:commentRangeEnd w:id="354"/>
      <w:r w:rsidR="000D3D07">
        <w:rPr>
          <w:rStyle w:val="Kommentarsreferens"/>
        </w:rPr>
        <w:commentReference w:id="354"/>
      </w:r>
      <w:commentRangeEnd w:id="355"/>
      <w:r w:rsidR="006F043D">
        <w:rPr>
          <w:rStyle w:val="Kommentarsreferens"/>
        </w:rPr>
        <w:commentReference w:id="355"/>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7D7E">
        <w:rPr>
          <w:rFonts w:eastAsiaTheme="minorEastAsia" w:cstheme="minorHAnsi"/>
          <w:lang w:val="en-GB"/>
          <w:rPrChange w:id="361" w:author="Anna Gårdmark" w:date="2020-02-07T07:21:00Z">
            <w:rPr>
              <w:rFonts w:eastAsiaTheme="minorEastAsia" w:cstheme="minorHAnsi"/>
            </w:rPr>
          </w:rPrChange>
        </w:rPr>
        <w:t>, and because we assume there is no interspecific relationship between optimum growth temperature and body mass</w:t>
      </w:r>
      <w:r w:rsidR="000D3D07" w:rsidRPr="00972C7F">
        <w:rPr>
          <w:rFonts w:eastAsiaTheme="minorEastAsia" w:cstheme="minorHAnsi"/>
          <w:lang w:val="en-GB"/>
        </w:rPr>
        <w:t>.</w:t>
      </w:r>
      <w:r w:rsidR="00AE0982" w:rsidRPr="00457D7E">
        <w:rPr>
          <w:rFonts w:eastAsiaTheme="minorEastAsia" w:cstheme="minorHAnsi"/>
          <w:lang w:val="en-GB"/>
          <w:rPrChange w:id="362" w:author="Anna Gårdmark" w:date="2020-02-07T07:21:00Z">
            <w:rPr>
              <w:rFonts w:eastAsiaTheme="minorEastAsia" w:cstheme="minorHAnsi"/>
            </w:rPr>
          </w:rPrChange>
        </w:rPr>
        <w:t xml:space="preserve"> </w:t>
      </w:r>
      <w:r w:rsidR="00ED2707" w:rsidRPr="00457D7E">
        <w:rPr>
          <w:rFonts w:eastAsiaTheme="minorEastAsia" w:cstheme="minorHAnsi"/>
          <w:lang w:val="en-GB"/>
          <w:rPrChange w:id="363" w:author="Anna Gårdmark" w:date="2020-02-07T07:21:00Z">
            <w:rPr>
              <w:rFonts w:eastAsiaTheme="minorEastAsia" w:cstheme="minorHAnsi"/>
            </w:rPr>
          </w:rPrChange>
        </w:rPr>
        <w:t xml:space="preserve">We expressed optimum growth temperature as </w:t>
      </w:r>
      <w:r w:rsidR="00812BDB" w:rsidRPr="00457D7E">
        <w:rPr>
          <w:rFonts w:eastAsiaTheme="minorEastAsia" w:cstheme="minorHAnsi"/>
          <w:lang w:val="en-GB"/>
          <w:rPrChange w:id="364" w:author="Anna Gårdmark" w:date="2020-02-07T07:21:00Z">
            <w:rPr>
              <w:rFonts w:eastAsiaTheme="minorEastAsia" w:cstheme="minorHAnsi"/>
            </w:rPr>
          </w:rPrChange>
        </w:rPr>
        <w:t xml:space="preserve">mean-centered within species </w:t>
      </w:r>
      <w:r w:rsidR="00EB3B4F" w:rsidRPr="00457D7E">
        <w:rPr>
          <w:rFonts w:eastAsiaTheme="minorEastAsia" w:cstheme="minorHAnsi"/>
          <w:lang w:val="en-GB"/>
          <w:rPrChange w:id="365" w:author="Anna Gårdmark" w:date="2020-02-07T07:21:00Z">
            <w:rPr>
              <w:rFonts w:eastAsiaTheme="minorEastAsia" w:cstheme="minorHAnsi"/>
            </w:rPr>
          </w:rPrChange>
        </w:rPr>
        <w:t>(</w:t>
      </w:r>
      <w:commentRangeStart w:id="366"/>
      <w:commentRangeStart w:id="367"/>
      <w:r w:rsidR="00EB3B4F" w:rsidRPr="00457D7E">
        <w:rPr>
          <w:rFonts w:eastAsiaTheme="minorEastAsia" w:cstheme="minorHAnsi"/>
          <w:lang w:val="en-GB"/>
          <w:rPrChange w:id="368" w:author="Anna Gårdmark" w:date="2020-02-07T07:21:00Z">
            <w:rPr>
              <w:rFonts w:eastAsiaTheme="minorEastAsia" w:cstheme="minorHAnsi"/>
            </w:rPr>
          </w:rPrChange>
        </w:rPr>
        <w:t xml:space="preserve">of different </w:t>
      </w:r>
      <w:commentRangeEnd w:id="366"/>
      <w:r w:rsidR="008940BB">
        <w:rPr>
          <w:rStyle w:val="Kommentarsreferens"/>
        </w:rPr>
        <w:commentReference w:id="366"/>
      </w:r>
      <w:commentRangeEnd w:id="367"/>
      <w:r w:rsidR="00823706">
        <w:rPr>
          <w:rStyle w:val="Kommentarsreferens"/>
        </w:rPr>
        <w:commentReference w:id="367"/>
      </w:r>
      <w:r w:rsidR="00EB3B4F" w:rsidRPr="00457D7E">
        <w:rPr>
          <w:rFonts w:eastAsiaTheme="minorEastAsia" w:cstheme="minorHAnsi"/>
          <w:lang w:val="en-GB"/>
          <w:rPrChange w:id="369" w:author="Anna Gårdmark" w:date="2020-02-07T07:21:00Z">
            <w:rPr>
              <w:rFonts w:eastAsiaTheme="minorEastAsia" w:cstheme="minorHAnsi"/>
            </w:rPr>
          </w:rPrChange>
        </w:rPr>
        <w:t>size-classes)</w:t>
      </w:r>
      <w:r w:rsidR="00B638AE" w:rsidRPr="00457D7E">
        <w:rPr>
          <w:rFonts w:eastAsiaTheme="minorEastAsia" w:cstheme="minorHAnsi"/>
          <w:lang w:val="en-GB"/>
          <w:rPrChange w:id="370" w:author="Anna Gårdmark" w:date="2020-02-07T07:21:00Z">
            <w:rPr>
              <w:rFonts w:eastAsiaTheme="minorEastAsia" w:cstheme="minorHAnsi"/>
            </w:rPr>
          </w:rPrChange>
        </w:rPr>
        <w:t>, to control for species having different thermal optima</w:t>
      </w:r>
      <w:r w:rsidR="00252CD7" w:rsidRPr="00457D7E">
        <w:rPr>
          <w:rFonts w:eastAsiaTheme="minorEastAsia" w:cstheme="minorHAnsi"/>
          <w:lang w:val="en-GB"/>
          <w:rPrChange w:id="371" w:author="Anna Gårdmark" w:date="2020-02-07T07:21:00Z">
            <w:rPr>
              <w:rFonts w:eastAsiaTheme="minorEastAsia" w:cstheme="minorHAnsi"/>
            </w:rPr>
          </w:rPrChange>
        </w:rPr>
        <w:t xml:space="preserve">. </w:t>
      </w:r>
      <w:r w:rsidR="006648DB" w:rsidRPr="00457D7E">
        <w:rPr>
          <w:rFonts w:eastAsiaTheme="minorEastAsia" w:cstheme="minorHAnsi"/>
          <w:lang w:val="en-GB"/>
          <w:rPrChange w:id="372" w:author="Anna Gårdmark" w:date="2020-02-07T07:21:00Z">
            <w:rPr>
              <w:rFonts w:eastAsiaTheme="minorEastAsia" w:cstheme="minorHAnsi"/>
            </w:rPr>
          </w:rPrChange>
        </w:rPr>
        <w:t>The o</w:t>
      </w:r>
      <w:r w:rsidR="00252CD7" w:rsidRPr="00457D7E">
        <w:rPr>
          <w:rFonts w:eastAsiaTheme="minorEastAsia" w:cstheme="minorHAnsi"/>
          <w:lang w:val="en-GB"/>
          <w:rPrChange w:id="373" w:author="Anna Gårdmark" w:date="2020-02-07T07:21:00Z">
            <w:rPr>
              <w:rFonts w:eastAsiaTheme="minorEastAsia" w:cstheme="minorHAnsi"/>
            </w:rPr>
          </w:rPrChange>
        </w:rPr>
        <w:t xml:space="preserve">ptimum growth </w:t>
      </w:r>
      <w:r w:rsidR="00864706" w:rsidRPr="00457D7E">
        <w:rPr>
          <w:rFonts w:eastAsiaTheme="minorEastAsia" w:cstheme="minorHAnsi"/>
          <w:lang w:val="en-GB"/>
          <w:rPrChange w:id="374" w:author="Anna Gårdmark" w:date="2020-02-07T07:21:00Z">
            <w:rPr>
              <w:rFonts w:eastAsiaTheme="minorEastAsia" w:cstheme="minorHAnsi"/>
            </w:rPr>
          </w:rPrChange>
        </w:rPr>
        <w:t xml:space="preserve">and consumption </w:t>
      </w:r>
      <w:r w:rsidR="00252CD7" w:rsidRPr="00457D7E">
        <w:rPr>
          <w:rFonts w:eastAsiaTheme="minorEastAsia" w:cstheme="minorHAnsi"/>
          <w:lang w:val="en-GB"/>
          <w:rPrChange w:id="375" w:author="Anna Gårdmark" w:date="2020-02-07T07:21:00Z">
            <w:rPr>
              <w:rFonts w:eastAsiaTheme="minorEastAsia" w:cstheme="minorHAnsi"/>
            </w:rPr>
          </w:rPrChange>
        </w:rPr>
        <w:t>temperature</w:t>
      </w:r>
      <w:r w:rsidR="00C05C3F" w:rsidRPr="00457D7E">
        <w:rPr>
          <w:rFonts w:eastAsiaTheme="minorEastAsia" w:cstheme="minorHAnsi"/>
          <w:lang w:val="en-GB"/>
          <w:rPrChange w:id="376" w:author="Anna Gårdmark" w:date="2020-02-07T07:21:00Z">
            <w:rPr>
              <w:rFonts w:eastAsiaTheme="minorEastAsia" w:cstheme="minorHAnsi"/>
            </w:rPr>
          </w:rPrChange>
        </w:rPr>
        <w:t>s</w:t>
      </w:r>
      <w:r w:rsidR="00252CD7" w:rsidRPr="00457D7E">
        <w:rPr>
          <w:rFonts w:eastAsiaTheme="minorEastAsia" w:cstheme="minorHAnsi"/>
          <w:lang w:val="en-GB"/>
          <w:rPrChange w:id="377" w:author="Anna Gårdmark" w:date="2020-02-07T07:21:00Z">
            <w:rPr>
              <w:rFonts w:eastAsiaTheme="minorEastAsia" w:cstheme="minorHAnsi"/>
            </w:rPr>
          </w:rPrChange>
        </w:rPr>
        <w:t xml:space="preserve"> were also evaluated in relation to </w:t>
      </w:r>
      <w:r w:rsidR="00B42FE0" w:rsidRPr="00457D7E">
        <w:rPr>
          <w:rFonts w:eastAsiaTheme="minorEastAsia" w:cstheme="minorHAnsi"/>
          <w:lang w:val="en-GB"/>
          <w:rPrChange w:id="378" w:author="Anna Gårdmark" w:date="2020-02-07T07:21:00Z">
            <w:rPr>
              <w:rFonts w:eastAsiaTheme="minorEastAsia" w:cstheme="minorHAnsi"/>
            </w:rPr>
          </w:rPrChange>
        </w:rPr>
        <w:t>the</w:t>
      </w:r>
      <w:r w:rsidR="00BF5D22" w:rsidRPr="00457D7E">
        <w:rPr>
          <w:rFonts w:eastAsiaTheme="minorEastAsia" w:cstheme="minorHAnsi"/>
          <w:lang w:val="en-GB"/>
          <w:rPrChange w:id="379" w:author="Anna Gårdmark" w:date="2020-02-07T07:21:00Z">
            <w:rPr>
              <w:rFonts w:eastAsiaTheme="minorEastAsia" w:cstheme="minorHAnsi"/>
            </w:rPr>
          </w:rPrChange>
        </w:rPr>
        <w:t xml:space="preserve"> minimu</w:t>
      </w:r>
      <w:r w:rsidR="00E55392" w:rsidRPr="00457D7E">
        <w:rPr>
          <w:rFonts w:eastAsiaTheme="minorEastAsia" w:cstheme="minorHAnsi"/>
          <w:lang w:val="en-GB"/>
          <w:rPrChange w:id="380" w:author="Anna Gårdmark" w:date="2020-02-07T07:21:00Z">
            <w:rPr>
              <w:rFonts w:eastAsiaTheme="minorEastAsia" w:cstheme="minorHAnsi"/>
            </w:rPr>
          </w:rPrChange>
        </w:rPr>
        <w:t>m</w:t>
      </w:r>
      <w:r w:rsidR="00BF5D22" w:rsidRPr="00457D7E">
        <w:rPr>
          <w:rFonts w:eastAsiaTheme="minorEastAsia" w:cstheme="minorHAnsi"/>
          <w:lang w:val="en-GB"/>
          <w:rPrChange w:id="381" w:author="Anna Gårdmark" w:date="2020-02-07T07:21:00Z">
            <w:rPr>
              <w:rFonts w:eastAsiaTheme="minorEastAsia" w:cstheme="minorHAnsi"/>
            </w:rPr>
          </w:rPrChange>
        </w:rPr>
        <w:t xml:space="preserve">, </w:t>
      </w:r>
      <w:r w:rsidR="00F7433D" w:rsidRPr="00457D7E">
        <w:rPr>
          <w:rFonts w:eastAsiaTheme="minorEastAsia" w:cstheme="minorHAnsi"/>
          <w:lang w:val="en-GB"/>
          <w:rPrChange w:id="382" w:author="Anna Gårdmark" w:date="2020-02-07T07:21:00Z">
            <w:rPr>
              <w:rFonts w:eastAsiaTheme="minorEastAsia" w:cstheme="minorHAnsi"/>
            </w:rPr>
          </w:rPrChange>
        </w:rPr>
        <w:t>mid-point</w:t>
      </w:r>
      <w:r w:rsidR="00BF5D22" w:rsidRPr="00457D7E">
        <w:rPr>
          <w:rFonts w:eastAsiaTheme="minorEastAsia" w:cstheme="minorHAnsi"/>
          <w:lang w:val="en-GB"/>
          <w:rPrChange w:id="383" w:author="Anna Gårdmark" w:date="2020-02-07T07:21:00Z">
            <w:rPr>
              <w:rFonts w:eastAsiaTheme="minorEastAsia" w:cstheme="minorHAnsi"/>
            </w:rPr>
          </w:rPrChange>
        </w:rPr>
        <w:t xml:space="preserve"> and maximum </w:t>
      </w:r>
      <w:r w:rsidR="00F7433D" w:rsidRPr="00457D7E">
        <w:rPr>
          <w:rFonts w:eastAsiaTheme="minorEastAsia" w:cstheme="minorHAnsi"/>
          <w:lang w:val="en-GB"/>
          <w:rPrChange w:id="384" w:author="Anna Gårdmark" w:date="2020-02-07T07:21:00Z">
            <w:rPr>
              <w:rFonts w:eastAsiaTheme="minorEastAsia" w:cstheme="minorHAnsi"/>
            </w:rPr>
          </w:rPrChange>
        </w:rPr>
        <w:t>of the</w:t>
      </w:r>
      <w:r w:rsidR="008C36D0" w:rsidRPr="00457D7E">
        <w:rPr>
          <w:rFonts w:eastAsiaTheme="minorEastAsia" w:cstheme="minorHAnsi"/>
          <w:lang w:val="en-GB"/>
          <w:rPrChange w:id="385" w:author="Anna Gårdmark" w:date="2020-02-07T07:21:00Z">
            <w:rPr>
              <w:rFonts w:eastAsiaTheme="minorEastAsia" w:cstheme="minorHAnsi"/>
            </w:rPr>
          </w:rPrChange>
        </w:rPr>
        <w:t xml:space="preserve"> </w:t>
      </w:r>
      <w:r w:rsidR="00C619BC" w:rsidRPr="00457D7E">
        <w:rPr>
          <w:rFonts w:eastAsiaTheme="minorEastAsia" w:cstheme="minorHAnsi"/>
          <w:lang w:val="en-GB"/>
          <w:rPrChange w:id="386" w:author="Anna Gårdmark" w:date="2020-02-07T07:21:00Z">
            <w:rPr>
              <w:rFonts w:eastAsiaTheme="minorEastAsia" w:cstheme="minorHAnsi"/>
            </w:rPr>
          </w:rPrChange>
        </w:rPr>
        <w:t>ranges in experienced environmental temperatures (taken from FishBase),</w:t>
      </w:r>
      <w:r w:rsidR="00DF2D53" w:rsidRPr="00457D7E">
        <w:rPr>
          <w:rFonts w:eastAsiaTheme="minorEastAsia" w:cstheme="minorHAnsi"/>
          <w:lang w:val="en-GB"/>
          <w:rPrChange w:id="387" w:author="Anna Gårdmark" w:date="2020-02-07T07:21:00Z">
            <w:rPr>
              <w:rFonts w:eastAsiaTheme="minorEastAsia" w:cstheme="minorHAnsi"/>
            </w:rPr>
          </w:rPrChange>
        </w:rPr>
        <w:t xml:space="preserve"> which was subtracted from the experimental temperatu</w:t>
      </w:r>
      <w:r w:rsidR="00304F0F" w:rsidRPr="00457D7E">
        <w:rPr>
          <w:rFonts w:eastAsiaTheme="minorEastAsia" w:cstheme="minorHAnsi"/>
          <w:lang w:val="en-GB"/>
          <w:rPrChange w:id="388" w:author="Anna Gårdmark" w:date="2020-02-07T07:21:00Z">
            <w:rPr>
              <w:rFonts w:eastAsiaTheme="minorEastAsia" w:cstheme="minorHAnsi"/>
            </w:rPr>
          </w:rPrChange>
        </w:rPr>
        <w:t>r</w:t>
      </w:r>
      <w:r w:rsidR="00316A08" w:rsidRPr="00457D7E">
        <w:rPr>
          <w:rFonts w:eastAsiaTheme="minorEastAsia" w:cstheme="minorHAnsi"/>
          <w:lang w:val="en-GB"/>
          <w:rPrChange w:id="389" w:author="Anna Gårdmark" w:date="2020-02-07T07:21:00Z">
            <w:rPr>
              <w:rFonts w:eastAsiaTheme="minorEastAsia" w:cstheme="minorHAnsi"/>
            </w:rPr>
          </w:rPrChange>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390"/>
      <w:r w:rsidR="007268B9" w:rsidRPr="00457D7E">
        <w:rPr>
          <w:rFonts w:eastAsiaTheme="minorEastAsia" w:cstheme="minorHAnsi"/>
          <w:lang w:val="en-GB"/>
          <w:rPrChange w:id="391" w:author="Anna Gårdmark" w:date="2020-02-07T07:21:00Z">
            <w:rPr>
              <w:rFonts w:eastAsiaTheme="minorEastAsia" w:cstheme="minorHAnsi"/>
            </w:rPr>
          </w:rPrChange>
        </w:rPr>
        <w:t>In the growth data, this information was not available on Fish</w:t>
      </w:r>
      <w:r w:rsidR="007722C0" w:rsidRPr="00457D7E">
        <w:rPr>
          <w:rFonts w:eastAsiaTheme="minorEastAsia" w:cstheme="minorHAnsi"/>
          <w:lang w:val="en-GB"/>
          <w:rPrChange w:id="392" w:author="Anna Gårdmark" w:date="2020-02-07T07:21:00Z">
            <w:rPr>
              <w:rFonts w:eastAsiaTheme="minorEastAsia" w:cstheme="minorHAnsi"/>
            </w:rPr>
          </w:rPrChange>
        </w:rPr>
        <w:t>B</w:t>
      </w:r>
      <w:r w:rsidR="00261ED2" w:rsidRPr="00457D7E">
        <w:rPr>
          <w:rFonts w:eastAsiaTheme="minorEastAsia" w:cstheme="minorHAnsi"/>
          <w:lang w:val="en-GB"/>
          <w:rPrChange w:id="393" w:author="Anna Gårdmark" w:date="2020-02-07T07:21:00Z">
            <w:rPr>
              <w:rFonts w:eastAsiaTheme="minorEastAsia" w:cstheme="minorHAnsi"/>
            </w:rPr>
          </w:rPrChange>
        </w:rPr>
        <w:t>a</w:t>
      </w:r>
      <w:r w:rsidR="007268B9" w:rsidRPr="00457D7E">
        <w:rPr>
          <w:rFonts w:eastAsiaTheme="minorEastAsia" w:cstheme="minorHAnsi"/>
          <w:lang w:val="en-GB"/>
          <w:rPrChange w:id="394" w:author="Anna Gårdmark" w:date="2020-02-07T07:21:00Z">
            <w:rPr>
              <w:rFonts w:eastAsiaTheme="minorEastAsia" w:cstheme="minorHAnsi"/>
            </w:rPr>
          </w:rPrChange>
        </w:rPr>
        <w:t>se f</w:t>
      </w:r>
      <w:r w:rsidR="00A42A6E" w:rsidRPr="00457D7E">
        <w:rPr>
          <w:rFonts w:eastAsiaTheme="minorEastAsia" w:cstheme="minorHAnsi"/>
          <w:lang w:val="en-GB"/>
          <w:rPrChange w:id="395" w:author="Anna Gårdmark" w:date="2020-02-07T07:21:00Z">
            <w:rPr>
              <w:rFonts w:eastAsiaTheme="minorEastAsia" w:cstheme="minorHAnsi"/>
            </w:rPr>
          </w:rPrChange>
        </w:rPr>
        <w:t>or marbled sole (</w:t>
      </w:r>
      <w:r w:rsidR="00A42A6E" w:rsidRPr="00457D7E">
        <w:rPr>
          <w:rFonts w:eastAsiaTheme="minorEastAsia" w:cstheme="minorHAnsi"/>
          <w:i/>
          <w:iCs/>
          <w:lang w:val="en-GB"/>
          <w:rPrChange w:id="396" w:author="Anna Gårdmark" w:date="2020-02-07T07:21:00Z">
            <w:rPr>
              <w:rFonts w:eastAsiaTheme="minorEastAsia" w:cstheme="minorHAnsi"/>
              <w:i/>
              <w:iCs/>
            </w:rPr>
          </w:rPrChange>
        </w:rPr>
        <w:t>Pseudopleuronectes yokohamae</w:t>
      </w:r>
      <w:r w:rsidR="00A42A6E" w:rsidRPr="00457D7E">
        <w:rPr>
          <w:rFonts w:eastAsiaTheme="minorEastAsia" w:cstheme="minorHAnsi"/>
          <w:lang w:val="en-GB"/>
          <w:rPrChange w:id="397" w:author="Anna Gårdmark" w:date="2020-02-07T07:21:00Z">
            <w:rPr>
              <w:rFonts w:eastAsiaTheme="minorEastAsia" w:cstheme="minorHAnsi"/>
            </w:rPr>
          </w:rPrChange>
        </w:rPr>
        <w:t xml:space="preserve">), </w:t>
      </w:r>
      <w:r w:rsidR="006446C9" w:rsidRPr="00457D7E">
        <w:rPr>
          <w:rFonts w:eastAsiaTheme="minorEastAsia" w:cstheme="minorHAnsi"/>
          <w:lang w:val="en-GB"/>
          <w:rPrChange w:id="398" w:author="Anna Gårdmark" w:date="2020-02-07T07:21:00Z">
            <w:rPr>
              <w:rFonts w:eastAsiaTheme="minorEastAsia" w:cstheme="minorHAnsi"/>
            </w:rPr>
          </w:rPrChange>
        </w:rPr>
        <w:t xml:space="preserve">hence </w:t>
      </w:r>
      <w:r w:rsidR="004A08F3" w:rsidRPr="00457D7E">
        <w:rPr>
          <w:rFonts w:eastAsiaTheme="minorEastAsia" w:cstheme="minorHAnsi"/>
          <w:lang w:val="en-GB"/>
          <w:rPrChange w:id="399" w:author="Anna Gårdmark" w:date="2020-02-07T07:21:00Z">
            <w:rPr>
              <w:rFonts w:eastAsiaTheme="minorEastAsia" w:cstheme="minorHAnsi"/>
            </w:rPr>
          </w:rPrChange>
        </w:rPr>
        <w:t>3</w:t>
      </w:r>
      <w:r w:rsidR="005D5CCC" w:rsidRPr="00457D7E">
        <w:rPr>
          <w:rFonts w:eastAsiaTheme="minorEastAsia" w:cstheme="minorHAnsi"/>
          <w:lang w:val="en-GB"/>
          <w:rPrChange w:id="400" w:author="Anna Gårdmark" w:date="2020-02-07T07:21:00Z">
            <w:rPr>
              <w:rFonts w:eastAsiaTheme="minorEastAsia" w:cstheme="minorHAnsi"/>
            </w:rPr>
          </w:rPrChange>
        </w:rPr>
        <w:t>-</w:t>
      </w:r>
      <w:r w:rsidR="004A08F3" w:rsidRPr="00457D7E">
        <w:rPr>
          <w:rFonts w:eastAsiaTheme="minorEastAsia" w:cstheme="minorHAnsi"/>
          <w:lang w:val="en-GB"/>
          <w:rPrChange w:id="401" w:author="Anna Gårdmark" w:date="2020-02-07T07:21:00Z">
            <w:rPr>
              <w:rFonts w:eastAsiaTheme="minorEastAsia" w:cstheme="minorHAnsi"/>
            </w:rPr>
          </w:rPrChange>
        </w:rPr>
        <w:t>24</w:t>
      </w:r>
      <m:oMath>
        <m:r>
          <w:rPr>
            <w:rFonts w:ascii="Cambria Math" w:eastAsiaTheme="minorEastAsia" w:hAnsi="Cambria Math" w:cstheme="minorHAnsi"/>
            <w:lang w:val="en-GB"/>
            <w:rPrChange w:id="402" w:author="Anna Gårdmark" w:date="2020-02-07T07:21:00Z">
              <w:rPr>
                <w:rFonts w:ascii="Cambria Math" w:eastAsiaTheme="minorEastAsia" w:hAnsi="Cambria Math" w:cstheme="minorHAnsi"/>
              </w:rPr>
            </w:rPrChange>
          </w:rPr>
          <m:t>℃</m:t>
        </m:r>
      </m:oMath>
      <w:r w:rsidR="005D5CCC" w:rsidRPr="00457D7E">
        <w:rPr>
          <w:rFonts w:eastAsiaTheme="minorEastAsia" w:cstheme="minorHAnsi"/>
          <w:lang w:val="en-GB"/>
          <w:rPrChange w:id="403" w:author="Anna Gårdmark" w:date="2020-02-07T07:21:00Z">
            <w:rPr>
              <w:rFonts w:eastAsiaTheme="minorEastAsia" w:cstheme="minorHAnsi"/>
            </w:rPr>
          </w:rPrChange>
        </w:rPr>
        <w:t xml:space="preserve"> (mid-point 13.5</w:t>
      </w:r>
      <m:oMath>
        <m:r>
          <w:rPr>
            <w:rFonts w:ascii="Cambria Math" w:eastAsiaTheme="minorEastAsia" w:hAnsi="Cambria Math" w:cstheme="minorHAnsi"/>
            <w:lang w:val="en-GB"/>
            <w:rPrChange w:id="404" w:author="Anna Gårdmark" w:date="2020-02-07T07:21:00Z">
              <w:rPr>
                <w:rFonts w:ascii="Cambria Math" w:eastAsiaTheme="minorEastAsia" w:hAnsi="Cambria Math" w:cstheme="minorHAnsi"/>
              </w:rPr>
            </w:rPrChange>
          </w:rPr>
          <m:t>℃</m:t>
        </m:r>
      </m:oMath>
      <w:r w:rsidR="005D5CCC" w:rsidRPr="00457D7E">
        <w:rPr>
          <w:rFonts w:eastAsiaTheme="minorEastAsia" w:cstheme="minorHAnsi"/>
          <w:lang w:val="en-GB"/>
          <w:rPrChange w:id="405" w:author="Anna Gårdmark" w:date="2020-02-07T07:21:00Z">
            <w:rPr>
              <w:rFonts w:eastAsiaTheme="minorEastAsia" w:cstheme="minorHAnsi"/>
            </w:rPr>
          </w:rPrChange>
        </w:rPr>
        <w:t>)</w:t>
      </w:r>
      <w:r w:rsidR="004A08F3" w:rsidRPr="00457D7E">
        <w:rPr>
          <w:rFonts w:eastAsiaTheme="minorEastAsia" w:cstheme="minorHAnsi"/>
          <w:lang w:val="en-GB"/>
          <w:rPrChange w:id="406" w:author="Anna Gårdmark" w:date="2020-02-07T07:21:00Z">
            <w:rPr>
              <w:rFonts w:eastAsiaTheme="minorEastAsia" w:cstheme="minorHAnsi"/>
            </w:rPr>
          </w:rPrChange>
        </w:rPr>
        <w:t xml:space="preserve"> </w:t>
      </w:r>
      <w:r w:rsidR="006446C9" w:rsidRPr="00457D7E">
        <w:rPr>
          <w:rFonts w:eastAsiaTheme="minorEastAsia" w:cstheme="minorHAnsi"/>
          <w:lang w:val="en-GB"/>
          <w:rPrChange w:id="407" w:author="Anna Gårdmark" w:date="2020-02-07T07:21:00Z">
            <w:rPr>
              <w:rFonts w:eastAsiaTheme="minorEastAsia" w:cstheme="minorHAnsi"/>
            </w:rPr>
          </w:rPrChange>
        </w:rPr>
        <w:t xml:space="preserve">was used </w:t>
      </w:r>
      <w:r w:rsidR="00A42A6E">
        <w:rPr>
          <w:rFonts w:eastAsiaTheme="minorEastAsia" w:cstheme="minorHAnsi"/>
        </w:rPr>
        <w:fldChar w:fldCharType="begin"/>
      </w:r>
      <w:r w:rsidR="008F2D15" w:rsidRPr="00457D7E">
        <w:rPr>
          <w:rFonts w:eastAsiaTheme="minorEastAsia" w:cstheme="minorHAnsi"/>
          <w:lang w:val="en-GB"/>
          <w:rPrChange w:id="408" w:author="Anna Gårdmark" w:date="2020-02-07T07:21:00Z">
            <w:rPr>
              <w:rFonts w:eastAsiaTheme="minorEastAsia" w:cstheme="minorHAnsi"/>
            </w:rPr>
          </w:rPrChange>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Pr>
          <w:rFonts w:eastAsiaTheme="minorEastAsia" w:cstheme="minorHAnsi"/>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457D7E">
        <w:rPr>
          <w:rFonts w:eastAsiaTheme="minorEastAsia" w:cstheme="minorHAnsi"/>
          <w:lang w:val="en-GB"/>
          <w:rPrChange w:id="409" w:author="Anna Gårdmark" w:date="2020-02-07T07:21:00Z">
            <w:rPr>
              <w:rFonts w:eastAsiaTheme="minorEastAsia" w:cstheme="minorHAnsi"/>
            </w:rPr>
          </w:rPrChange>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sidRPr="00457D7E">
        <w:rPr>
          <w:rFonts w:eastAsiaTheme="minorEastAsia" w:cstheme="minorHAnsi"/>
          <w:lang w:val="en-GB"/>
          <w:rPrChange w:id="410" w:author="Anna Gårdmark" w:date="2020-02-07T07:21:00Z">
            <w:rPr>
              <w:rFonts w:eastAsiaTheme="minorEastAsia" w:cstheme="minorHAnsi"/>
            </w:rPr>
          </w:rPrChange>
        </w:rPr>
        <w:t>.</w:t>
      </w:r>
      <w:r w:rsidR="006446C9" w:rsidRPr="00457D7E">
        <w:rPr>
          <w:rFonts w:eastAsiaTheme="minorEastAsia" w:cstheme="minorHAnsi"/>
          <w:lang w:val="en-GB"/>
          <w:rPrChange w:id="411" w:author="Anna Gårdmark" w:date="2020-02-07T07:21:00Z">
            <w:rPr>
              <w:rFonts w:eastAsiaTheme="minorEastAsia" w:cstheme="minorHAnsi"/>
            </w:rPr>
          </w:rPrChange>
        </w:rPr>
        <w:t xml:space="preserve"> </w:t>
      </w:r>
      <w:commentRangeEnd w:id="390"/>
      <w:r w:rsidR="00C619BC">
        <w:rPr>
          <w:rStyle w:val="Kommentarsreferens"/>
        </w:rPr>
        <w:commentReference w:id="390"/>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412"/>
      <w:commentRangeStart w:id="413"/>
      <w:r w:rsidRPr="00972C7F">
        <w:rPr>
          <w:rFonts w:cstheme="minorHAnsi"/>
          <w:b/>
          <w:lang w:val="en-GB"/>
        </w:rPr>
        <w:t>Model fitting</w:t>
      </w:r>
      <w:commentRangeEnd w:id="412"/>
      <w:r w:rsidR="00716AB1">
        <w:rPr>
          <w:rStyle w:val="Kommentarsreferens"/>
        </w:rPr>
        <w:commentReference w:id="412"/>
      </w:r>
      <w:commentRangeEnd w:id="413"/>
      <w:r w:rsidR="00455E63">
        <w:rPr>
          <w:rStyle w:val="Kommentarsreferens"/>
        </w:rPr>
        <w:commentReference w:id="413"/>
      </w:r>
    </w:p>
    <w:p w14:paraId="270D8E87" w14:textId="2B91F0BF" w:rsidR="000F1792" w:rsidRPr="00457D7E" w:rsidRDefault="00967854" w:rsidP="002E3379">
      <w:pPr>
        <w:spacing w:line="480" w:lineRule="auto"/>
        <w:contextualSpacing/>
        <w:jc w:val="both"/>
        <w:rPr>
          <w:rFonts w:cstheme="minorHAnsi"/>
          <w:bCs/>
          <w:i/>
          <w:iCs/>
          <w:lang w:val="en-GB"/>
          <w:rPrChange w:id="414" w:author="Anna Gårdmark" w:date="2020-02-07T07:21:00Z">
            <w:rPr>
              <w:rFonts w:cstheme="minorHAnsi"/>
              <w:bCs/>
              <w:i/>
              <w:iCs/>
            </w:rPr>
          </w:rPrChange>
        </w:rPr>
      </w:pPr>
      <w:r w:rsidRPr="00457D7E">
        <w:rPr>
          <w:rFonts w:cstheme="minorHAnsi"/>
          <w:bCs/>
          <w:i/>
          <w:iCs/>
          <w:lang w:val="en-GB"/>
          <w:rPrChange w:id="415" w:author="Anna Gårdmark" w:date="2020-02-07T07:21:00Z">
            <w:rPr>
              <w:rFonts w:cstheme="minorHAnsi"/>
              <w:bCs/>
              <w:i/>
              <w:iCs/>
            </w:rPr>
          </w:rPrChange>
        </w:rPr>
        <w:t>Mass- and 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457D7E">
        <w:rPr>
          <w:rFonts w:cstheme="minorHAnsi"/>
          <w:bCs/>
          <w:i/>
          <w:iCs/>
          <w:lang w:val="en-GB"/>
          <w:rPrChange w:id="416" w:author="Anna Gårdmark" w:date="2020-02-07T07:21:00Z">
            <w:rPr>
              <w:rFonts w:cstheme="minorHAnsi"/>
              <w:bCs/>
              <w:i/>
              <w:iCs/>
            </w:rPr>
          </w:rPrChange>
        </w:rPr>
        <w:t xml:space="preserve"> below optimum </w:t>
      </w:r>
      <w:r w:rsidR="00252D90" w:rsidRPr="00972C7F">
        <w:rPr>
          <w:rFonts w:cstheme="minorHAnsi"/>
          <w:bCs/>
          <w:i/>
          <w:iCs/>
          <w:lang w:val="en-GB"/>
        </w:rPr>
        <w:t>temperature</w:t>
      </w:r>
      <w:r w:rsidR="00F4237A" w:rsidRPr="00457D7E">
        <w:rPr>
          <w:rFonts w:cstheme="minorHAnsi"/>
          <w:bCs/>
          <w:i/>
          <w:iCs/>
          <w:lang w:val="en-GB"/>
          <w:rPrChange w:id="417" w:author="Anna Gårdmark" w:date="2020-02-07T07:21:00Z">
            <w:rPr>
              <w:rFonts w:cstheme="minorHAnsi"/>
              <w:bCs/>
              <w:i/>
              <w:iCs/>
            </w:rPr>
          </w:rPrChange>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57D7E">
        <w:rPr>
          <w:rFonts w:eastAsiaTheme="minorEastAsia" w:cstheme="minorHAnsi"/>
          <w:lang w:val="en-GB"/>
          <w:rPrChange w:id="418" w:author="Anna Gårdmark" w:date="2020-02-07T07:21:00Z">
            <w:rPr>
              <w:rFonts w:eastAsiaTheme="minorEastAsia" w:cstheme="minorHAnsi"/>
            </w:rPr>
          </w:rPrChange>
        </w:rPr>
        <w:t xml:space="preserve">Note that </w:t>
      </w:r>
      <w:r w:rsidR="003D6D9B" w:rsidRPr="00457D7E">
        <w:rPr>
          <w:rFonts w:cstheme="minorHAnsi"/>
          <w:bCs/>
          <w:lang w:val="en-GB"/>
          <w:rPrChange w:id="419" w:author="Anna Gårdmark" w:date="2020-02-07T07:21:00Z">
            <w:rPr>
              <w:rFonts w:cstheme="minorHAnsi"/>
              <w:bCs/>
            </w:rPr>
          </w:rPrChange>
        </w:rPr>
        <w:t>the term optimum is misleading for metabolic rate data,</w:t>
      </w:r>
      <w:r w:rsidR="004A7F47" w:rsidRPr="00457D7E">
        <w:rPr>
          <w:rFonts w:cstheme="minorHAnsi"/>
          <w:bCs/>
          <w:lang w:val="en-GB"/>
          <w:rPrChange w:id="420" w:author="Anna Gårdmark" w:date="2020-02-07T07:21:00Z">
            <w:rPr>
              <w:rFonts w:cstheme="minorHAnsi"/>
              <w:bCs/>
            </w:rPr>
          </w:rPrChange>
        </w:rPr>
        <w:t xml:space="preserve"> but since </w:t>
      </w:r>
      <w:r w:rsidR="00404F83" w:rsidRPr="00457D7E">
        <w:rPr>
          <w:rFonts w:cstheme="minorHAnsi"/>
          <w:bCs/>
          <w:lang w:val="en-GB"/>
          <w:rPrChange w:id="421" w:author="Anna Gårdmark" w:date="2020-02-07T07:21:00Z">
            <w:rPr>
              <w:rFonts w:cstheme="minorHAnsi"/>
              <w:bCs/>
            </w:rPr>
          </w:rPrChange>
        </w:rPr>
        <w:t xml:space="preserve">we </w:t>
      </w:r>
      <w:r w:rsidR="003D6D9B" w:rsidRPr="00457D7E">
        <w:rPr>
          <w:rFonts w:cstheme="minorHAnsi"/>
          <w:bCs/>
          <w:lang w:val="en-GB"/>
          <w:rPrChange w:id="422" w:author="Anna Gårdmark" w:date="2020-02-07T07:21:00Z">
            <w:rPr>
              <w:rFonts w:cstheme="minorHAnsi"/>
              <w:bCs/>
            </w:rPr>
          </w:rPrChange>
        </w:rPr>
        <w:t xml:space="preserve">do not </w:t>
      </w:r>
      <w:r w:rsidR="00FE1A07" w:rsidRPr="00457D7E">
        <w:rPr>
          <w:rFonts w:cstheme="minorHAnsi"/>
          <w:bCs/>
          <w:lang w:val="en-GB"/>
          <w:rPrChange w:id="423" w:author="Anna Gårdmark" w:date="2020-02-07T07:21:00Z">
            <w:rPr>
              <w:rFonts w:cstheme="minorHAnsi"/>
              <w:bCs/>
            </w:rPr>
          </w:rPrChange>
        </w:rPr>
        <w:t xml:space="preserve">have </w:t>
      </w:r>
      <w:r w:rsidR="003D6D9B" w:rsidRPr="00457D7E">
        <w:rPr>
          <w:rFonts w:cstheme="minorHAnsi"/>
          <w:bCs/>
          <w:lang w:val="en-GB"/>
          <w:rPrChange w:id="424" w:author="Anna Gårdmark" w:date="2020-02-07T07:21:00Z">
            <w:rPr>
              <w:rFonts w:cstheme="minorHAnsi"/>
              <w:bCs/>
            </w:rPr>
          </w:rPrChange>
        </w:rPr>
        <w:t xml:space="preserve">data points beyond the temperature </w:t>
      </w:r>
      <w:r w:rsidR="00964841" w:rsidRPr="00457D7E">
        <w:rPr>
          <w:rFonts w:cstheme="minorHAnsi"/>
          <w:bCs/>
          <w:lang w:val="en-GB"/>
          <w:rPrChange w:id="425" w:author="Anna Gårdmark" w:date="2020-02-07T07:21:00Z">
            <w:rPr>
              <w:rFonts w:cstheme="minorHAnsi"/>
              <w:bCs/>
            </w:rPr>
          </w:rPrChange>
        </w:rPr>
        <w:t xml:space="preserve">at which </w:t>
      </w:r>
      <w:r w:rsidR="003D6D9B" w:rsidRPr="00457D7E">
        <w:rPr>
          <w:rFonts w:cstheme="minorHAnsi"/>
          <w:bCs/>
          <w:lang w:val="en-GB"/>
          <w:rPrChange w:id="426" w:author="Anna Gårdmark" w:date="2020-02-07T07:21:00Z">
            <w:rPr>
              <w:rFonts w:cstheme="minorHAnsi"/>
              <w:bCs/>
            </w:rPr>
          </w:rPrChange>
        </w:rPr>
        <w:t xml:space="preserve">metabolism is </w:t>
      </w:r>
      <w:r w:rsidR="00AD7A93" w:rsidRPr="00457D7E">
        <w:rPr>
          <w:rFonts w:cstheme="minorHAnsi"/>
          <w:bCs/>
          <w:lang w:val="en-GB"/>
          <w:rPrChange w:id="427" w:author="Anna Gårdmark" w:date="2020-02-07T07:21:00Z">
            <w:rPr>
              <w:rFonts w:cstheme="minorHAnsi"/>
              <w:bCs/>
            </w:rPr>
          </w:rPrChange>
        </w:rPr>
        <w:t>at its maximum</w:t>
      </w:r>
      <w:r w:rsidR="003D6D9B" w:rsidRPr="00457D7E">
        <w:rPr>
          <w:rFonts w:cstheme="minorHAnsi"/>
          <w:bCs/>
          <w:lang w:val="en-GB"/>
          <w:rPrChange w:id="428" w:author="Anna Gårdmark" w:date="2020-02-07T07:21:00Z">
            <w:rPr>
              <w:rFonts w:cstheme="minorHAnsi"/>
              <w:bCs/>
            </w:rPr>
          </w:rPrChange>
        </w:rPr>
        <w:t>, optimum</w:t>
      </w:r>
      <w:r w:rsidR="00C0198B" w:rsidRPr="00457D7E">
        <w:rPr>
          <w:rFonts w:cstheme="minorHAnsi"/>
          <w:bCs/>
          <w:lang w:val="en-GB"/>
          <w:rPrChange w:id="429" w:author="Anna Gårdmark" w:date="2020-02-07T07:21:00Z">
            <w:rPr>
              <w:rFonts w:cstheme="minorHAnsi"/>
              <w:bCs/>
            </w:rPr>
          </w:rPrChange>
        </w:rPr>
        <w:t xml:space="preserve"> only </w:t>
      </w:r>
      <w:r w:rsidR="00CD5CAF" w:rsidRPr="00457D7E">
        <w:rPr>
          <w:rFonts w:cstheme="minorHAnsi"/>
          <w:bCs/>
          <w:lang w:val="en-GB"/>
          <w:rPrChange w:id="430" w:author="Anna Gårdmark" w:date="2020-02-07T07:21:00Z">
            <w:rPr>
              <w:rFonts w:cstheme="minorHAnsi"/>
              <w:bCs/>
            </w:rPr>
          </w:rPrChange>
        </w:rPr>
        <w:t>refers</w:t>
      </w:r>
      <w:r w:rsidR="00C0198B" w:rsidRPr="00457D7E">
        <w:rPr>
          <w:rFonts w:cstheme="minorHAnsi"/>
          <w:bCs/>
          <w:lang w:val="en-GB"/>
          <w:rPrChange w:id="431" w:author="Anna Gårdmark" w:date="2020-02-07T07:21:00Z">
            <w:rPr>
              <w:rFonts w:cstheme="minorHAnsi"/>
              <w:bCs/>
            </w:rPr>
          </w:rPrChange>
        </w:rPr>
        <w:t xml:space="preserve"> to </w:t>
      </w:r>
      <w:r w:rsidR="00217B78" w:rsidRPr="00457D7E">
        <w:rPr>
          <w:rFonts w:cstheme="minorHAnsi"/>
          <w:bCs/>
          <w:lang w:val="en-GB"/>
          <w:rPrChange w:id="432" w:author="Anna Gårdmark" w:date="2020-02-07T07:21:00Z">
            <w:rPr>
              <w:rFonts w:cstheme="minorHAnsi"/>
              <w:bCs/>
            </w:rPr>
          </w:rPrChange>
        </w:rPr>
        <w:t xml:space="preserve">maximum </w:t>
      </w:r>
      <w:r w:rsidR="003D6D9B" w:rsidRPr="00457D7E">
        <w:rPr>
          <w:rFonts w:cstheme="minorHAnsi"/>
          <w:bCs/>
          <w:lang w:val="en-GB"/>
          <w:rPrChange w:id="433" w:author="Anna Gårdmark" w:date="2020-02-07T07:21:00Z">
            <w:rPr>
              <w:rFonts w:cstheme="minorHAnsi"/>
              <w:bCs/>
            </w:rPr>
          </w:rPrChange>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7D7E">
        <w:rPr>
          <w:rFonts w:eastAsiaTheme="minorEastAsia" w:cstheme="minorHAnsi"/>
          <w:lang w:val="en-GB"/>
          <w:rPrChange w:id="434" w:author="Anna Gårdmark" w:date="2020-02-07T07:21:00Z">
            <w:rPr>
              <w:rFonts w:eastAsiaTheme="minorEastAsia" w:cstheme="minorHAnsi"/>
            </w:rPr>
          </w:rPrChange>
        </w:rPr>
        <w:t>simultaneously</w:t>
      </w:r>
      <w:r w:rsidR="00D07826" w:rsidRPr="00457D7E">
        <w:rPr>
          <w:rFonts w:eastAsiaTheme="minorEastAsia" w:cstheme="minorHAnsi"/>
          <w:lang w:val="en-GB"/>
          <w:rPrChange w:id="435" w:author="Anna Gårdmark" w:date="2020-02-07T07:21:00Z">
            <w:rPr>
              <w:rFonts w:eastAsiaTheme="minorEastAsia" w:cstheme="minorHAnsi"/>
            </w:rPr>
          </w:rPrChange>
        </w:rPr>
        <w:t xml:space="preserve">. This is </w:t>
      </w:r>
      <w:r w:rsidR="00B52935" w:rsidRPr="00457D7E">
        <w:rPr>
          <w:rFonts w:eastAsiaTheme="minorEastAsia" w:cstheme="minorHAnsi"/>
          <w:lang w:val="en-GB"/>
          <w:rPrChange w:id="436" w:author="Anna Gårdmark" w:date="2020-02-07T07:21:00Z">
            <w:rPr>
              <w:rFonts w:eastAsiaTheme="minorEastAsia" w:cstheme="minorHAnsi"/>
            </w:rPr>
          </w:rPrChange>
        </w:rPr>
        <w:t xml:space="preserve">more appropriate than correcting for either variable </w:t>
      </w:r>
      <w:r w:rsidR="002560E8" w:rsidRPr="00457D7E">
        <w:rPr>
          <w:rFonts w:eastAsiaTheme="minorEastAsia" w:cstheme="minorHAnsi"/>
          <w:lang w:val="en-GB"/>
          <w:rPrChange w:id="437" w:author="Anna Gårdmark" w:date="2020-02-07T07:21:00Z">
            <w:rPr>
              <w:rFonts w:eastAsiaTheme="minorEastAsia" w:cstheme="minorHAnsi"/>
            </w:rPr>
          </w:rPrChange>
        </w:rPr>
        <w:t xml:space="preserve">if these parameters </w:t>
      </w:r>
      <w:r w:rsidR="000415F7" w:rsidRPr="00457D7E">
        <w:rPr>
          <w:rFonts w:eastAsiaTheme="minorEastAsia" w:cstheme="minorHAnsi"/>
          <w:lang w:val="en-GB"/>
          <w:rPrChange w:id="438" w:author="Anna Gårdmark" w:date="2020-02-07T07:21:00Z">
            <w:rPr>
              <w:rFonts w:eastAsiaTheme="minorEastAsia" w:cstheme="minorHAnsi"/>
            </w:rPr>
          </w:rPrChange>
        </w:rPr>
        <w:t xml:space="preserve">(mass-exponent or activation energy) </w:t>
      </w:r>
      <w:r w:rsidR="002560E8" w:rsidRPr="00457D7E">
        <w:rPr>
          <w:rFonts w:eastAsiaTheme="minorEastAsia" w:cstheme="minorHAnsi"/>
          <w:lang w:val="en-GB"/>
          <w:rPrChange w:id="439" w:author="Anna Gårdmark" w:date="2020-02-07T07:21:00Z">
            <w:rPr>
              <w:rFonts w:eastAsiaTheme="minorEastAsia" w:cstheme="minorHAnsi"/>
            </w:rPr>
          </w:rPrChange>
        </w:rPr>
        <w:t>are uncertain</w:t>
      </w:r>
      <w:r w:rsidRPr="00972C7F">
        <w:rPr>
          <w:rFonts w:eastAsiaTheme="minorEastAsia" w:cstheme="minorHAnsi"/>
          <w:lang w:val="en-GB"/>
        </w:rPr>
        <w:t xml:space="preserve"> </w:t>
      </w:r>
      <w:r w:rsidR="00116BA5" w:rsidRPr="00457D7E">
        <w:rPr>
          <w:rFonts w:eastAsiaTheme="minorEastAsia" w:cstheme="minorHAnsi"/>
          <w:lang w:val="en-GB"/>
          <w:rPrChange w:id="440" w:author="Anna Gårdmark" w:date="2020-02-07T07:21:00Z">
            <w:rPr>
              <w:rFonts w:eastAsiaTheme="minorEastAsia" w:cstheme="minorHAnsi"/>
            </w:rPr>
          </w:rPrChange>
        </w:rPr>
        <w:t xml:space="preserve">or vary </w:t>
      </w:r>
      <w:commentRangeStart w:id="441"/>
      <w:r w:rsidR="00116BA5" w:rsidRPr="00457D7E">
        <w:rPr>
          <w:rFonts w:eastAsiaTheme="minorEastAsia" w:cstheme="minorHAnsi"/>
          <w:highlight w:val="yellow"/>
          <w:lang w:val="en-GB"/>
          <w:rPrChange w:id="442" w:author="Anna Gårdmark" w:date="2020-02-07T07:21:00Z">
            <w:rPr>
              <w:rFonts w:eastAsiaTheme="minorEastAsia" w:cstheme="minorHAnsi"/>
              <w:highlight w:val="yellow"/>
            </w:rPr>
          </w:rPrChange>
        </w:rPr>
        <w:t>across species</w:t>
      </w:r>
      <w:r w:rsidR="0031058E" w:rsidRPr="00457D7E">
        <w:rPr>
          <w:rFonts w:eastAsiaTheme="minorEastAsia" w:cstheme="minorHAnsi"/>
          <w:highlight w:val="yellow"/>
          <w:lang w:val="en-GB"/>
          <w:rPrChange w:id="443" w:author="Anna Gårdmark" w:date="2020-02-07T07:21:00Z">
            <w:rPr>
              <w:rFonts w:eastAsiaTheme="minorEastAsia" w:cstheme="minorHAnsi"/>
              <w:highlight w:val="yellow"/>
            </w:rPr>
          </w:rPrChange>
        </w:rPr>
        <w:t xml:space="preserve"> and taxa</w:t>
      </w:r>
      <w:r w:rsidR="00116BA5" w:rsidRPr="00457D7E">
        <w:rPr>
          <w:rFonts w:eastAsiaTheme="minorEastAsia" w:cstheme="minorHAnsi"/>
          <w:highlight w:val="yellow"/>
          <w:lang w:val="en-GB"/>
          <w:rPrChange w:id="444" w:author="Anna Gårdmark" w:date="2020-02-07T07:21:00Z">
            <w:rPr>
              <w:rFonts w:eastAsiaTheme="minorEastAsia" w:cstheme="minorHAnsi"/>
              <w:highlight w:val="yellow"/>
            </w:rPr>
          </w:rPrChange>
        </w:rPr>
        <w:t xml:space="preserve"> </w:t>
      </w:r>
      <w:commentRangeEnd w:id="441"/>
      <w:r w:rsidR="0031058E">
        <w:rPr>
          <w:rStyle w:val="Kommentarsreferens"/>
        </w:rPr>
        <w:commentReference w:id="441"/>
      </w:r>
      <w:r w:rsidRPr="0031058E">
        <w:rPr>
          <w:rFonts w:eastAsiaTheme="minorEastAsia" w:cstheme="minorHAnsi"/>
          <w:highlight w:val="yellow"/>
        </w:rPr>
        <w:fldChar w:fldCharType="begin"/>
      </w:r>
      <w:r w:rsidR="009C66FD">
        <w:rPr>
          <w:rFonts w:eastAsiaTheme="minorEastAsia" w:cstheme="minorHAnsi"/>
          <w:highlight w:val="yellow"/>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31058E">
        <w:rPr>
          <w:rFonts w:eastAsiaTheme="minorEastAsia" w:cstheme="minorHAnsi"/>
          <w:highlight w:val="yellow"/>
        </w:rPr>
        <w:fldChar w:fldCharType="separate"/>
      </w:r>
      <w:r w:rsidR="009C66FD" w:rsidRPr="009C66FD">
        <w:rPr>
          <w:rFonts w:ascii="Times New Roman" w:cs="Times New Roman"/>
          <w:lang w:val="en-GB"/>
        </w:rPr>
        <w:t xml:space="preserve">(Downs </w:t>
      </w:r>
      <w:r w:rsidR="009C66FD" w:rsidRPr="009C66FD">
        <w:rPr>
          <w:rFonts w:ascii="Times New Roman" w:cs="Times New Roman"/>
          <w:i/>
          <w:iCs/>
          <w:lang w:val="en-GB"/>
        </w:rPr>
        <w:t>et al.</w:t>
      </w:r>
      <w:r w:rsidR="009C66FD" w:rsidRPr="009C66FD">
        <w:rPr>
          <w:rFonts w:ascii="Times New Roman" w:cs="Times New Roman"/>
          <w:lang w:val="en-GB"/>
        </w:rPr>
        <w:t xml:space="preserve"> 2008; Isaac &amp; Carbone 2010)</w:t>
      </w:r>
      <w:r w:rsidRPr="0031058E">
        <w:rPr>
          <w:rFonts w:eastAsiaTheme="minorEastAsia" w:cstheme="minorHAnsi"/>
          <w:highlight w:val="yellow"/>
        </w:rPr>
        <w:fldChar w:fldCharType="end"/>
      </w:r>
      <w:r w:rsidR="00460F7D" w:rsidRPr="00457D7E">
        <w:rPr>
          <w:rFonts w:eastAsiaTheme="minorEastAsia" w:cstheme="minorHAnsi"/>
          <w:highlight w:val="yellow"/>
          <w:lang w:val="en-GB"/>
          <w:rPrChange w:id="445" w:author="Anna Gårdmark" w:date="2020-02-07T07:22:00Z">
            <w:rPr>
              <w:rFonts w:eastAsiaTheme="minorEastAsia" w:cstheme="minorHAnsi"/>
              <w:highlight w:val="yellow"/>
            </w:rPr>
          </w:rPrChange>
        </w:rPr>
        <w:t>,</w:t>
      </w:r>
      <w:r w:rsidR="00460F7D" w:rsidRPr="00457D7E">
        <w:rPr>
          <w:rFonts w:eastAsiaTheme="minorEastAsia" w:cstheme="minorHAnsi"/>
          <w:lang w:val="en-GB"/>
          <w:rPrChange w:id="446" w:author="Anna Gårdmark" w:date="2020-02-07T07:22:00Z">
            <w:rPr>
              <w:rFonts w:eastAsiaTheme="minorEastAsia" w:cstheme="minorHAnsi"/>
            </w:rPr>
          </w:rPrChange>
        </w:rPr>
        <w:t xml:space="preserve"> and </w:t>
      </w:r>
      <w:r w:rsidR="00D20A76" w:rsidRPr="00457D7E">
        <w:rPr>
          <w:rFonts w:eastAsiaTheme="minorEastAsia" w:cstheme="minorHAnsi"/>
          <w:lang w:val="en-GB"/>
          <w:rPrChange w:id="447" w:author="Anna Gårdmark" w:date="2020-02-07T07:22:00Z">
            <w:rPr>
              <w:rFonts w:eastAsiaTheme="minorEastAsia" w:cstheme="minorHAnsi"/>
            </w:rPr>
          </w:rPrChange>
        </w:rPr>
        <w:t xml:space="preserve">allows estimation of </w:t>
      </w:r>
      <w:r w:rsidR="00D20A76" w:rsidRPr="00972C7F">
        <w:rPr>
          <w:rFonts w:eastAsiaTheme="minorEastAsia" w:cstheme="minorHAnsi"/>
          <w:lang w:val="en-GB"/>
        </w:rPr>
        <w:t>size</w:t>
      </w:r>
      <w:r w:rsidR="005F0599" w:rsidRPr="00457D7E">
        <w:rPr>
          <w:rFonts w:eastAsiaTheme="minorEastAsia" w:cstheme="minorHAnsi"/>
          <w:lang w:val="en-GB"/>
          <w:rPrChange w:id="448" w:author="Anna Gårdmark" w:date="2020-02-07T07:22:00Z">
            <w:rPr>
              <w:rFonts w:eastAsiaTheme="minorEastAsia" w:cstheme="minorHAnsi"/>
            </w:rPr>
          </w:rPrChange>
        </w:rPr>
        <w:t>-</w:t>
      </w:r>
      <w:r w:rsidR="00D20A76" w:rsidRPr="00972C7F">
        <w:rPr>
          <w:rFonts w:eastAsiaTheme="minorEastAsia" w:cstheme="minorHAnsi"/>
          <w:lang w:val="en-GB"/>
        </w:rPr>
        <w:t xml:space="preserve">temperature </w:t>
      </w:r>
      <w:r w:rsidR="0075321E" w:rsidRPr="00457D7E">
        <w:rPr>
          <w:rFonts w:eastAsiaTheme="minorEastAsia" w:cstheme="minorHAnsi"/>
          <w:lang w:val="en-GB"/>
          <w:rPrChange w:id="449" w:author="Anna Gårdmark" w:date="2020-02-07T07:22:00Z">
            <w:rPr>
              <w:rFonts w:eastAsiaTheme="minorEastAsia" w:cstheme="minorHAnsi"/>
            </w:rPr>
          </w:rPrChange>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4F2F7A"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55FD63C6" w:rsidR="000F1792" w:rsidRPr="00972C7F" w:rsidRDefault="001D3AB1" w:rsidP="001E1EDC">
      <w:pPr>
        <w:spacing w:line="480" w:lineRule="auto"/>
        <w:ind w:firstLine="284"/>
        <w:contextualSpacing/>
        <w:jc w:val="both"/>
        <w:rPr>
          <w:rFonts w:cstheme="minorHAnsi"/>
          <w:bCs/>
          <w:lang w:val="en-GB"/>
        </w:rPr>
      </w:pPr>
      <w:commentRangeStart w:id="450"/>
      <w:commentRangeStart w:id="451"/>
      <w:r w:rsidRPr="00457D7E">
        <w:rPr>
          <w:rFonts w:eastAsiaTheme="minorEastAsia" w:cstheme="minorHAnsi"/>
          <w:bCs/>
          <w:lang w:val="en-GB"/>
          <w:rPrChange w:id="452" w:author="Anna Gårdmark" w:date="2020-02-07T07:22:00Z">
            <w:rPr>
              <w:rFonts w:eastAsiaTheme="minorEastAsia" w:cstheme="minorHAnsi"/>
              <w:bCs/>
            </w:rPr>
          </w:rPrChange>
        </w:rPr>
        <w:t>W</w:t>
      </w:r>
      <w:r w:rsidR="005846B0" w:rsidRPr="00457D7E">
        <w:rPr>
          <w:rFonts w:cstheme="minorHAnsi"/>
          <w:bCs/>
          <w:lang w:val="en-GB"/>
          <w:rPrChange w:id="453" w:author="Anna Gårdmark" w:date="2020-02-07T07:22:00Z">
            <w:rPr>
              <w:rFonts w:cstheme="minorHAnsi"/>
              <w:bCs/>
            </w:rPr>
          </w:rPrChange>
        </w:rPr>
        <w:t xml:space="preserve">e fit </w:t>
      </w:r>
      <w:r w:rsidR="000F1792" w:rsidRPr="00972C7F">
        <w:rPr>
          <w:rFonts w:cstheme="minorHAnsi"/>
          <w:bCs/>
          <w:lang w:val="en-GB"/>
        </w:rPr>
        <w:t>hierarchical models with different combinations of group (species)-varying coefficients</w:t>
      </w:r>
      <w:commentRangeEnd w:id="450"/>
      <w:r w:rsidR="0031058E">
        <w:rPr>
          <w:rStyle w:val="Kommentarsreferens"/>
        </w:rPr>
        <w:commentReference w:id="450"/>
      </w:r>
      <w:r w:rsidR="00451080" w:rsidRPr="00457D7E">
        <w:rPr>
          <w:rFonts w:cstheme="minorHAnsi"/>
          <w:bCs/>
          <w:lang w:val="en-GB"/>
          <w:rPrChange w:id="454" w:author="Anna Gårdmark" w:date="2020-02-07T07:22:00Z">
            <w:rPr>
              <w:rFonts w:cstheme="minorHAnsi"/>
              <w:bCs/>
            </w:rPr>
          </w:rPrChange>
        </w:rPr>
        <w:t>.</w:t>
      </w:r>
      <w:r w:rsidR="000F1792" w:rsidRPr="00972C7F">
        <w:rPr>
          <w:rFonts w:cstheme="minorHAnsi"/>
          <w:bCs/>
          <w:lang w:val="en-GB"/>
        </w:rPr>
        <w:t xml:space="preserve"> </w:t>
      </w:r>
      <w:commentRangeEnd w:id="451"/>
      <w:r w:rsidR="00716AB1">
        <w:rPr>
          <w:rStyle w:val="Kommentarsreferens"/>
        </w:rPr>
        <w:commentReference w:id="451"/>
      </w:r>
      <w:commentRangeStart w:id="455"/>
      <w:r w:rsidR="00F7362F" w:rsidRPr="0031058E">
        <w:rPr>
          <w:rFonts w:cstheme="minorHAnsi"/>
          <w:bCs/>
          <w:highlight w:val="yellow"/>
          <w:lang w:val="en-GB"/>
        </w:rPr>
        <w:t xml:space="preserve">This is in contrast to </w:t>
      </w:r>
      <w:r w:rsidR="00EC4A64" w:rsidRPr="0031058E">
        <w:rPr>
          <w:rFonts w:cstheme="minorHAnsi"/>
          <w:bCs/>
          <w:highlight w:val="yellow"/>
          <w:lang w:val="en-GB"/>
        </w:rPr>
        <w:t xml:space="preserve">the </w:t>
      </w:r>
      <w:ins w:id="456" w:author="Jan Ohlberger" w:date="2020-02-06T12:26:00Z">
        <w:r w:rsidR="00B931C2" w:rsidRPr="00B931C2">
          <w:rPr>
            <w:rFonts w:cstheme="minorHAnsi"/>
            <w:bCs/>
            <w:lang w:val="en-GB"/>
          </w:rPr>
          <w:t>Arrhenius fractal supply model</w:t>
        </w:r>
      </w:ins>
      <w:ins w:id="457" w:author="Anna Gårdmark" w:date="2020-02-07T07:39:00Z">
        <w:r w:rsidR="00B773AC">
          <w:rPr>
            <w:rFonts w:cstheme="minorHAnsi"/>
            <w:bCs/>
            <w:lang w:val="en-GB"/>
          </w:rPr>
          <w:t>,</w:t>
        </w:r>
      </w:ins>
      <w:commentRangeStart w:id="458"/>
      <w:ins w:id="459" w:author="Jan Ohlberger" w:date="2020-02-06T12:26:00Z">
        <w:r w:rsidR="00B931C2" w:rsidRPr="00B931C2">
          <w:rPr>
            <w:rFonts w:cstheme="minorHAnsi"/>
            <w:bCs/>
            <w:lang w:val="en-GB"/>
          </w:rPr>
          <w:t xml:space="preserve"> </w:t>
        </w:r>
        <w:commentRangeEnd w:id="458"/>
        <w:r w:rsidR="00B931C2">
          <w:rPr>
            <w:rStyle w:val="Kommentarsreferens"/>
          </w:rPr>
          <w:commentReference w:id="458"/>
        </w:r>
      </w:ins>
      <w:del w:id="460" w:author="Jan Ohlberger" w:date="2020-02-06T12:26:00Z">
        <w:r w:rsidR="00EC4A64" w:rsidRPr="0031058E" w:rsidDel="00B931C2">
          <w:rPr>
            <w:rFonts w:cstheme="minorHAnsi"/>
            <w:bCs/>
            <w:highlight w:val="yellow"/>
            <w:lang w:val="en-GB"/>
          </w:rPr>
          <w:delText xml:space="preserve">AFS </w:delText>
        </w:r>
      </w:del>
      <w:r w:rsidR="00EC4A64" w:rsidRPr="0031058E">
        <w:rPr>
          <w:rFonts w:cstheme="minorHAnsi"/>
          <w:bCs/>
          <w:highlight w:val="yellow"/>
          <w:lang w:val="en-GB"/>
        </w:rPr>
        <w:t xml:space="preserve">which assumes </w:t>
      </w:r>
      <w:r w:rsidR="00F7362F" w:rsidRPr="0031058E">
        <w:rPr>
          <w:rFonts w:cstheme="minorHAnsi"/>
          <w:bCs/>
          <w:highlight w:val="yellow"/>
          <w:lang w:val="en-GB"/>
        </w:rPr>
        <w:t>only the intercept varies between tax</w:t>
      </w:r>
      <w:r w:rsidR="00606C77">
        <w:rPr>
          <w:rFonts w:cstheme="minorHAnsi"/>
          <w:bCs/>
          <w:highlight w:val="yellow"/>
          <w:lang w:val="en-GB"/>
        </w:rPr>
        <w:t>a</w:t>
      </w:r>
      <w:ins w:id="461" w:author="Anna Gårdmark" w:date="2020-02-07T07:40:00Z">
        <w:r w:rsidR="00001A7F">
          <w:rPr>
            <w:rFonts w:cstheme="minorHAnsi"/>
            <w:bCs/>
            <w:highlight w:val="yellow"/>
            <w:lang w:val="en-GB"/>
          </w:rPr>
          <w:t>. With such grouping in the hierarchical models</w:t>
        </w:r>
      </w:ins>
      <w:r w:rsidR="00606C77">
        <w:rPr>
          <w:rFonts w:cstheme="minorHAnsi"/>
          <w:bCs/>
          <w:highlight w:val="yellow"/>
          <w:lang w:val="en-GB"/>
        </w:rPr>
        <w:t xml:space="preserve">, </w:t>
      </w:r>
      <w:del w:id="462" w:author="Anna Gårdmark" w:date="2020-02-07T07:40:00Z">
        <w:r w:rsidR="00606C77" w:rsidDel="00001A7F">
          <w:rPr>
            <w:rFonts w:cstheme="minorHAnsi"/>
            <w:bCs/>
            <w:highlight w:val="yellow"/>
            <w:lang w:val="en-GB"/>
          </w:rPr>
          <w:delText xml:space="preserve">and also means </w:delText>
        </w:r>
      </w:del>
      <w:r w:rsidR="00606C77">
        <w:rPr>
          <w:rFonts w:cstheme="minorHAnsi"/>
          <w:bCs/>
          <w:highlight w:val="yellow"/>
          <w:lang w:val="en-GB"/>
        </w:rPr>
        <w:t>the species-varying coefficients are estimated with shrinkage, which reduce</w:t>
      </w:r>
      <w:ins w:id="463" w:author="Jan Ohlberger" w:date="2020-02-06T12:27:00Z">
        <w:r w:rsidR="00B931C2">
          <w:rPr>
            <w:rFonts w:cstheme="minorHAnsi"/>
            <w:bCs/>
            <w:highlight w:val="yellow"/>
            <w:lang w:val="en-GB"/>
          </w:rPr>
          <w:t>s</w:t>
        </w:r>
      </w:ins>
      <w:del w:id="464" w:author="Jan Ohlberger" w:date="2020-02-06T12:27:00Z">
        <w:r w:rsidR="00606C77" w:rsidDel="00B931C2">
          <w:rPr>
            <w:rFonts w:cstheme="minorHAnsi"/>
            <w:bCs/>
            <w:highlight w:val="yellow"/>
            <w:lang w:val="en-GB"/>
          </w:rPr>
          <w:delText>d</w:delText>
        </w:r>
      </w:del>
      <w:r w:rsidR="00606C77">
        <w:rPr>
          <w:rFonts w:cstheme="minorHAnsi"/>
          <w:bCs/>
          <w:highlight w:val="yellow"/>
          <w:lang w:val="en-GB"/>
        </w:rPr>
        <w:t xml:space="preserve"> the influence of </w:t>
      </w:r>
      <w:r w:rsidR="00F74202">
        <w:rPr>
          <w:rFonts w:cstheme="minorHAnsi"/>
          <w:bCs/>
          <w:highlight w:val="yellow"/>
          <w:lang w:val="en-GB"/>
        </w:rPr>
        <w:t xml:space="preserve">outliers </w:t>
      </w:r>
      <w:commentRangeStart w:id="465"/>
      <w:r w:rsidR="00F74202">
        <w:rPr>
          <w:rFonts w:cstheme="minorHAnsi"/>
          <w:bCs/>
          <w:highlight w:val="yellow"/>
          <w:lang w:val="en-GB"/>
        </w:rPr>
        <w:t>due</w:t>
      </w:r>
      <w:ins w:id="466" w:author="Anna Gårdmark" w:date="2020-02-07T07:39:00Z">
        <w:r w:rsidR="00B773AC">
          <w:rPr>
            <w:rFonts w:cstheme="minorHAnsi"/>
            <w:bCs/>
            <w:highlight w:val="yellow"/>
            <w:lang w:val="en-GB"/>
          </w:rPr>
          <w:t xml:space="preserve"> to</w:t>
        </w:r>
      </w:ins>
      <w:r w:rsidR="00F74202">
        <w:rPr>
          <w:rFonts w:cstheme="minorHAnsi"/>
          <w:bCs/>
          <w:highlight w:val="yellow"/>
          <w:lang w:val="en-GB"/>
        </w:rPr>
        <w:t xml:space="preserve"> </w:t>
      </w:r>
      <w:commentRangeEnd w:id="465"/>
      <w:r w:rsidR="00B931C2">
        <w:rPr>
          <w:rStyle w:val="Kommentarsreferens"/>
        </w:rPr>
        <w:commentReference w:id="465"/>
      </w:r>
      <w:r w:rsidR="001E0A2F">
        <w:rPr>
          <w:rFonts w:cstheme="minorHAnsi"/>
          <w:bCs/>
          <w:highlight w:val="yellow"/>
          <w:lang w:val="en-GB"/>
        </w:rPr>
        <w:t xml:space="preserve">species with </w:t>
      </w:r>
      <w:r w:rsidR="00F74202">
        <w:rPr>
          <w:rFonts w:cstheme="minorHAnsi"/>
          <w:bCs/>
          <w:highlight w:val="yellow"/>
          <w:lang w:val="en-GB"/>
        </w:rPr>
        <w:t>small sample sizes</w:t>
      </w:r>
      <w:r w:rsidR="00070AB8">
        <w:rPr>
          <w:rFonts w:cstheme="minorHAnsi"/>
          <w:bCs/>
          <w:highlight w:val="yellow"/>
          <w:lang w:val="en-GB"/>
        </w:rPr>
        <w:t xml:space="preserve"> </w:t>
      </w:r>
      <w:r w:rsidR="00347015">
        <w:rPr>
          <w:rFonts w:cstheme="minorHAnsi"/>
          <w:bCs/>
          <w:highlight w:val="yellow"/>
          <w:lang w:val="en-GB"/>
        </w:rPr>
        <w:fldChar w:fldCharType="begin"/>
      </w:r>
      <w:r w:rsidR="009C66FD">
        <w:rPr>
          <w:rFonts w:cstheme="minorHAnsi"/>
          <w:bCs/>
          <w:highlight w:val="yellow"/>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Pr>
          <w:rFonts w:cstheme="minorHAnsi"/>
          <w:bCs/>
          <w:highlight w:val="yellow"/>
          <w:lang w:val="en-GB"/>
        </w:rPr>
        <w:fldChar w:fldCharType="separate"/>
      </w:r>
      <w:r w:rsidR="009C66FD" w:rsidRPr="009C66FD">
        <w:rPr>
          <w:rFonts w:ascii="Times New Roman" w:cs="Times New Roman"/>
          <w:lang w:val="en-GB"/>
        </w:rPr>
        <w:t xml:space="preserve">(Gelman &amp; Hill 2007; Harrison </w:t>
      </w:r>
      <w:r w:rsidR="009C66FD" w:rsidRPr="009C66FD">
        <w:rPr>
          <w:rFonts w:ascii="Times New Roman" w:cs="Times New Roman"/>
          <w:i/>
          <w:iCs/>
          <w:lang w:val="en-GB"/>
        </w:rPr>
        <w:t>et al.</w:t>
      </w:r>
      <w:r w:rsidR="009C66FD" w:rsidRPr="009C66FD">
        <w:rPr>
          <w:rFonts w:ascii="Times New Roman" w:cs="Times New Roman"/>
          <w:lang w:val="en-GB"/>
        </w:rPr>
        <w:t xml:space="preserve"> 2018)</w:t>
      </w:r>
      <w:r w:rsidR="00347015">
        <w:rPr>
          <w:rFonts w:cstheme="minorHAnsi"/>
          <w:bCs/>
          <w:highlight w:val="yellow"/>
          <w:lang w:val="en-GB"/>
        </w:rPr>
        <w:fldChar w:fldCharType="end"/>
      </w:r>
      <w:commentRangeEnd w:id="455"/>
      <w:r w:rsidR="00001A7F">
        <w:rPr>
          <w:rStyle w:val="Kommentarsreferens"/>
        </w:rPr>
        <w:commentReference w:id="455"/>
      </w:r>
      <w:r w:rsidR="008D5AD9" w:rsidRPr="0031058E">
        <w:rPr>
          <w:rFonts w:cstheme="minorHAnsi"/>
          <w:bCs/>
          <w:highlight w:val="yellow"/>
          <w:lang w:val="en-GB"/>
        </w:rPr>
        <w:t>.</w:t>
      </w:r>
      <w:r w:rsidR="008D5AD9">
        <w:rPr>
          <w:rFonts w:cstheme="minorHAnsi"/>
          <w:bCs/>
          <w:lang w:val="en-GB"/>
        </w:rPr>
        <w:t xml:space="preserve"> </w:t>
      </w:r>
      <w:r w:rsidR="000F1792" w:rsidRPr="00972C7F">
        <w:rPr>
          <w:rFonts w:cstheme="minorHAnsi"/>
          <w:bCs/>
          <w:lang w:val="en-GB"/>
        </w:rPr>
        <w:t>The full model with uncorrelated species-varying intercepts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4F2F7A"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4F2F7A"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4F2F7A"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5E353A9E"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457D7E">
        <w:rPr>
          <w:rFonts w:eastAsiaTheme="minorEastAsia" w:cstheme="minorHAnsi"/>
          <w:lang w:val="en-GB"/>
          <w:rPrChange w:id="467" w:author="Anna Gårdmark" w:date="2020-02-07T07:22:00Z">
            <w:rPr>
              <w:rFonts w:eastAsiaTheme="minorEastAsia" w:cstheme="minorHAnsi"/>
            </w:rPr>
          </w:rPrChange>
        </w:rPr>
        <w:t xml:space="preserve">mean centered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468"/>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468"/>
      <w:r w:rsidR="004D410B">
        <w:rPr>
          <w:rStyle w:val="Kommentarsreferens"/>
        </w:rPr>
        <w:commentReference w:id="468"/>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457D7E">
        <w:rPr>
          <w:rFonts w:eastAsiaTheme="minorEastAsia" w:cstheme="minorHAnsi"/>
          <w:lang w:val="en-GB"/>
          <w:rPrChange w:id="469" w:author="Anna Gårdmark" w:date="2020-02-07T07:22:00Z">
            <w:rPr>
              <w:rFonts w:eastAsiaTheme="minorEastAsia" w:cstheme="minorHAnsi"/>
            </w:rPr>
          </w:rPrChange>
        </w:rPr>
        <w:t xml:space="preserve">is </w:t>
      </w:r>
      <w:r w:rsidR="009B66A2" w:rsidRPr="00457D7E">
        <w:rPr>
          <w:rFonts w:eastAsiaTheme="minorEastAsia" w:cstheme="minorHAnsi"/>
          <w:lang w:val="en-GB"/>
          <w:rPrChange w:id="470" w:author="Anna Gårdmark" w:date="2020-02-07T07:22:00Z">
            <w:rPr>
              <w:rFonts w:eastAsiaTheme="minorEastAsia" w:cstheme="minorHAnsi"/>
            </w:rPr>
          </w:rPrChange>
        </w:rPr>
        <w:t xml:space="preserve">mean-centered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commentRangeStart w:id="471"/>
      <w:commentRangeStart w:id="472"/>
      <w:commentRangeStart w:id="473"/>
      <w:commentRangeStart w:id="474"/>
      <w:r w:rsidR="008140A9" w:rsidRPr="00972C7F">
        <w:rPr>
          <w:rFonts w:eastAsiaTheme="minorEastAsia" w:cstheme="minorHAnsi"/>
          <w:lang w:val="en-GB"/>
        </w:rPr>
        <w:t>in</w:t>
      </w:r>
      <w:r w:rsidR="00160070" w:rsidRPr="00457D7E">
        <w:rPr>
          <w:rFonts w:eastAsiaTheme="minorEastAsia" w:cstheme="minorHAnsi"/>
          <w:bCs/>
          <w:iCs/>
          <w:lang w:val="en-GB"/>
          <w:rPrChange w:id="475" w:author="Anna Gårdmark" w:date="2020-02-07T07:22:00Z">
            <w:rPr>
              <w:rFonts w:eastAsiaTheme="minorEastAsia" w:cstheme="minorHAnsi"/>
              <w:bCs/>
              <w:iCs/>
            </w:rPr>
          </w:rPrChange>
        </w:rPr>
        <w:t xml:space="preserve"> </w:t>
      </w:r>
      <w:r w:rsidR="00FD7F08" w:rsidRPr="00457D7E">
        <w:rPr>
          <w:rFonts w:eastAsiaTheme="minorEastAsia" w:cstheme="minorHAnsi"/>
          <w:bCs/>
          <w:iCs/>
          <w:lang w:val="en-GB"/>
          <w:rPrChange w:id="476" w:author="Anna Gårdmark" w:date="2020-02-07T07:22:00Z">
            <w:rPr>
              <w:rFonts w:eastAsiaTheme="minorEastAsia" w:cstheme="minorHAnsi"/>
              <w:bCs/>
              <w:iCs/>
            </w:rPr>
          </w:rPrChange>
        </w:rPr>
        <w:t xml:space="preserve">unit </w:t>
      </w:r>
      <m:oMath>
        <m:sSup>
          <m:sSupPr>
            <m:ctrlPr>
              <w:ins w:id="477" w:author="Anna Gårdmark" w:date="2020-02-07T11:47:00Z">
                <w:rPr>
                  <w:rFonts w:ascii="Cambria Math" w:eastAsiaTheme="minorEastAsia" w:hAnsi="Cambria Math" w:cstheme="minorHAnsi"/>
                  <w:i/>
                  <w:lang w:val="en-GB"/>
                </w:rPr>
              </w:ins>
            </m:ctrlPr>
          </m:sSupPr>
          <m:e>
            <m:r>
              <w:ins w:id="478" w:author="Anna Gårdmark" w:date="2020-02-07T11:47:00Z">
                <w:rPr>
                  <w:rFonts w:ascii="Cambria Math" w:eastAsiaTheme="minorEastAsia" w:hAnsi="Cambria Math" w:cstheme="minorHAnsi"/>
                  <w:lang w:val="en-GB"/>
                </w:rPr>
                <m:t>e</m:t>
              </w:ins>
            </m:r>
            <m:r>
              <w:ins w:id="479" w:author="Anna Gårdmark" w:date="2020-02-07T11:47:00Z">
                <w:rPr>
                  <w:rStyle w:val="Kommentarsreferens"/>
                  <w:rFonts w:ascii="Cambria Math" w:hAnsi="Cambria Math"/>
                  <w:i/>
                  <w:rPrChange w:id="480" w:author="Anna Gårdmark" w:date="2020-02-07T11:47:00Z">
                    <w:rPr>
                      <w:rStyle w:val="Kommentarsreferens"/>
                    </w:rPr>
                  </w:rPrChange>
                </w:rPr>
                <w:commentReference w:id="481"/>
              </w:ins>
            </m:r>
            <m:r>
              <w:ins w:id="482" w:author="Anna Gårdmark" w:date="2020-02-07T11:47:00Z">
                <w:rPr>
                  <w:rStyle w:val="Kommentarsreferens"/>
                  <w:rFonts w:ascii="Cambria Math" w:hAnsi="Cambria Math"/>
                  <w:i/>
                  <w:rPrChange w:id="483" w:author="Anna Gårdmark" w:date="2020-02-07T11:47:00Z">
                    <w:rPr>
                      <w:rStyle w:val="Kommentarsreferens"/>
                    </w:rPr>
                  </w:rPrChange>
                </w:rPr>
                <w:commentReference w:id="484"/>
              </w:ins>
            </m:r>
            <m:r>
              <w:ins w:id="485" w:author="Anna Gårdmark" w:date="2020-02-07T11:47:00Z">
                <w:rPr>
                  <w:rStyle w:val="Kommentarsreferens"/>
                  <w:rFonts w:ascii="Cambria Math" w:hAnsi="Cambria Math"/>
                  <w:i/>
                  <w:rPrChange w:id="486" w:author="Anna Gårdmark" w:date="2020-02-07T11:47:00Z">
                    <w:rPr>
                      <w:rStyle w:val="Kommentarsreferens"/>
                    </w:rPr>
                  </w:rPrChange>
                </w:rPr>
                <w:commentReference w:id="487"/>
              </w:ins>
            </m:r>
            <m:r>
              <w:ins w:id="488" w:author="Anna Gårdmark" w:date="2020-02-07T11:47:00Z">
                <w:rPr>
                  <w:rStyle w:val="Kommentarsreferens"/>
                  <w:rFonts w:ascii="Cambria Math" w:hAnsi="Cambria Math"/>
                  <w:i/>
                  <w:rPrChange w:id="489" w:author="Anna Gårdmark" w:date="2020-02-07T11:47:00Z">
                    <w:rPr>
                      <w:rStyle w:val="Kommentarsreferens"/>
                    </w:rPr>
                  </w:rPrChange>
                </w:rPr>
                <w:commentReference w:id="490"/>
              </w:ins>
            </m:r>
          </m:e>
          <m:sup>
            <m:r>
              <w:ins w:id="491" w:author="Anna Gårdmark" w:date="2020-02-07T11:47:00Z">
                <w:rPr>
                  <w:rFonts w:ascii="Cambria Math" w:eastAsiaTheme="minorEastAsia" w:hAnsi="Cambria Math" w:cstheme="minorHAnsi"/>
                  <w:lang w:val="en-GB"/>
                </w:rPr>
                <m:t>-1</m:t>
              </w:ins>
            </m:r>
            <w:bookmarkStart w:id="492" w:name="_GoBack"/>
            <w:bookmarkEnd w:id="492"/>
          </m:sup>
        </m:sSup>
        <m:r>
          <w:del w:id="493" w:author="Anna Gårdmark" w:date="2020-02-07T11:47:00Z">
            <w:rPr>
              <w:rFonts w:ascii="Cambria Math" w:eastAsiaTheme="minorEastAsia" w:hAnsi="Cambria Math" w:cstheme="minorHAnsi"/>
              <w:lang w:val="en-GB"/>
            </w:rPr>
            <m:t>K</m:t>
          </w:del>
        </m:r>
        <w:commentRangeEnd w:id="471"/>
        <m:r>
          <w:del w:id="494" w:author="Anna Gårdmark" w:date="2020-02-07T11:47:00Z">
            <w:rPr>
              <w:rStyle w:val="Kommentarsreferens"/>
              <w:rFonts w:ascii="Cambria Math" w:hAnsi="Cambria Math"/>
              <w:i/>
              <w:rPrChange w:id="495" w:author="Anna Gårdmark" w:date="2020-02-07T11:47:00Z">
                <w:rPr>
                  <w:rStyle w:val="Kommentarsreferens"/>
                </w:rPr>
              </w:rPrChange>
            </w:rPr>
            <w:commentReference w:id="471"/>
          </w:del>
        </m:r>
        <w:commentRangeEnd w:id="472"/>
        <m:r>
          <w:del w:id="496" w:author="Anna Gårdmark" w:date="2020-02-07T11:47:00Z">
            <w:rPr>
              <w:rStyle w:val="Kommentarsreferens"/>
              <w:rFonts w:ascii="Cambria Math" w:hAnsi="Cambria Math"/>
              <w:i/>
              <w:rPrChange w:id="497" w:author="Anna Gårdmark" w:date="2020-02-07T11:47:00Z">
                <w:rPr>
                  <w:rStyle w:val="Kommentarsreferens"/>
                </w:rPr>
              </w:rPrChange>
            </w:rPr>
            <w:commentReference w:id="472"/>
          </w:del>
        </m:r>
        <w:commentRangeEnd w:id="473"/>
        <m:r>
          <w:del w:id="498" w:author="Anna Gårdmark" w:date="2020-02-07T11:47:00Z">
            <w:rPr>
              <w:rStyle w:val="Kommentarsreferens"/>
              <w:rFonts w:ascii="Cambria Math" w:hAnsi="Cambria Math"/>
              <w:i/>
              <w:rPrChange w:id="499" w:author="Anna Gårdmark" w:date="2020-02-07T11:47:00Z">
                <w:rPr>
                  <w:rStyle w:val="Kommentarsreferens"/>
                </w:rPr>
              </w:rPrChange>
            </w:rPr>
            <w:commentReference w:id="473"/>
          </w:del>
        </m:r>
        <w:commentRangeEnd w:id="474"/>
        <m:r>
          <w:del w:id="500" w:author="Anna Gårdmark" w:date="2020-02-07T11:47:00Z">
            <w:rPr>
              <w:rStyle w:val="Kommentarsreferens"/>
              <w:rFonts w:ascii="Cambria Math" w:hAnsi="Cambria Math"/>
              <w:i/>
              <w:rPrChange w:id="501" w:author="Anna Gårdmark" w:date="2020-02-07T11:47:00Z">
                <w:rPr>
                  <w:rStyle w:val="Kommentarsreferens"/>
                </w:rPr>
              </w:rPrChange>
            </w:rPr>
            <w:commentReference w:id="474"/>
          </w:del>
        </m:r>
      </m:oMath>
      <w:r w:rsidR="00A77A84" w:rsidRPr="00457D7E">
        <w:rPr>
          <w:rFonts w:eastAsiaTheme="minorEastAsia" w:cstheme="minorHAnsi"/>
          <w:lang w:val="en-GB"/>
          <w:rPrChange w:id="502" w:author="Anna Gårdmark" w:date="2020-02-07T07:22:00Z">
            <w:rPr>
              <w:rFonts w:eastAsiaTheme="minorEastAsia" w:cstheme="minorHAnsi"/>
            </w:rPr>
          </w:rPrChange>
        </w:rPr>
        <w:t>)</w:t>
      </w:r>
      <w:r w:rsidR="00301650" w:rsidRPr="00457D7E">
        <w:rPr>
          <w:rFonts w:eastAsiaTheme="minorEastAsia" w:cstheme="minorHAnsi"/>
          <w:lang w:val="en-GB"/>
          <w:rPrChange w:id="503" w:author="Anna Gårdmark" w:date="2020-02-07T07:22:00Z">
            <w:rPr>
              <w:rFonts w:eastAsiaTheme="minorEastAsia" w:cstheme="minorHAnsi"/>
            </w:rPr>
          </w:rPrChange>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7D7E">
        <w:rPr>
          <w:rFonts w:eastAsiaTheme="minorEastAsia" w:cstheme="minorHAnsi"/>
          <w:lang w:val="en-GB"/>
          <w:rPrChange w:id="504" w:author="Anna Gårdmark" w:date="2020-02-07T07:22:00Z">
            <w:rPr>
              <w:rFonts w:eastAsiaTheme="minorEastAsia" w:cstheme="minorHAnsi"/>
            </w:rPr>
          </w:rPrChange>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sidRPr="00457D7E">
        <w:rPr>
          <w:rFonts w:eastAsiaTheme="minorEastAsia" w:cstheme="minorHAnsi"/>
          <w:lang w:val="en-GB"/>
          <w:rPrChange w:id="505" w:author="Anna Gårdmark" w:date="2020-02-07T07:22:00Z">
            <w:rPr>
              <w:rFonts w:eastAsiaTheme="minorEastAsia" w:cstheme="minorHAnsi"/>
            </w:rPr>
          </w:rPrChange>
        </w:rPr>
        <w:t xml:space="preserve"> is mass in </w:t>
      </w:r>
      <m:oMath>
        <m:r>
          <m:rPr>
            <m:sty m:val="p"/>
          </m:rPr>
          <w:rPr>
            <w:rFonts w:ascii="Cambria Math" w:eastAsiaTheme="minorEastAsia" w:hAnsi="Cambria Math" w:cstheme="minorHAnsi"/>
            <w:lang w:val="en-GB"/>
            <w:rPrChange w:id="506" w:author="Anna Gårdmark" w:date="2020-02-07T07:22:00Z">
              <w:rPr>
                <w:rFonts w:ascii="Cambria Math" w:eastAsiaTheme="minorEastAsia" w:hAnsi="Cambria Math" w:cstheme="minorHAnsi"/>
              </w:rPr>
            </w:rPrChange>
          </w:rPr>
          <m:t>g</m:t>
        </m:r>
      </m:oMath>
      <w:r w:rsidR="00D72FCE" w:rsidRPr="00457D7E">
        <w:rPr>
          <w:rFonts w:eastAsiaTheme="minorEastAsia" w:cstheme="minorHAnsi"/>
          <w:lang w:val="en-GB"/>
          <w:rPrChange w:id="507" w:author="Anna Gårdmark" w:date="2020-02-07T07:22:00Z">
            <w:rPr>
              <w:rFonts w:eastAsiaTheme="minorEastAsia" w:cstheme="minorHAnsi"/>
            </w:rPr>
          </w:rPrChange>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457D7E">
        <w:rPr>
          <w:rFonts w:eastAsiaTheme="minorEastAsia" w:cstheme="minorHAnsi"/>
          <w:lang w:val="en-GB"/>
          <w:rPrChange w:id="508" w:author="Anna Gårdmark" w:date="2020-02-07T07:22:00Z">
            <w:rPr>
              <w:rFonts w:eastAsiaTheme="minorEastAsia" w:cstheme="minorHAnsi"/>
            </w:rPr>
          </w:rPrChange>
        </w:rPr>
        <w:t xml:space="preserve">is either </w:t>
      </w:r>
      <w:r w:rsidR="002258A8" w:rsidRPr="00457D7E">
        <w:rPr>
          <w:rFonts w:eastAsiaTheme="minorEastAsia" w:cstheme="minorHAnsi"/>
          <w:lang w:val="en-GB"/>
          <w:rPrChange w:id="509" w:author="Anna Gårdmark" w:date="2020-02-07T07:22:00Z">
            <w:rPr>
              <w:rFonts w:eastAsiaTheme="minorEastAsia" w:cstheme="minorHAnsi"/>
            </w:rPr>
          </w:rPrChange>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457D7E">
        <w:rPr>
          <w:rFonts w:eastAsiaTheme="minorEastAsia" w:cstheme="minorHAnsi"/>
          <w:lang w:val="en-GB"/>
          <w:rPrChange w:id="510" w:author="Anna Gårdmark" w:date="2020-02-07T07:22:00Z">
            <w:rPr>
              <w:rFonts w:eastAsiaTheme="minorEastAsia" w:cstheme="minorHAnsi"/>
            </w:rPr>
          </w:rPrChange>
        </w:rPr>
        <w:t>or the size-class</w:t>
      </w:r>
      <w:r w:rsidR="0012193E" w:rsidRPr="00457D7E">
        <w:rPr>
          <w:rFonts w:eastAsiaTheme="minorEastAsia" w:cstheme="minorHAnsi"/>
          <w:lang w:val="en-GB"/>
          <w:rPrChange w:id="511" w:author="Anna Gårdmark" w:date="2020-02-07T07:22:00Z">
            <w:rPr>
              <w:rFonts w:eastAsiaTheme="minorEastAsia" w:cstheme="minorHAnsi"/>
            </w:rPr>
          </w:rPrChange>
        </w:rPr>
        <w:t xml:space="preserve"> (in </w:t>
      </w:r>
      <m:oMath>
        <m:r>
          <m:rPr>
            <m:sty m:val="p"/>
          </m:rPr>
          <w:rPr>
            <w:rFonts w:ascii="Cambria Math" w:eastAsiaTheme="minorEastAsia" w:hAnsi="Cambria Math" w:cstheme="minorHAnsi"/>
            <w:lang w:val="en-GB"/>
            <w:rPrChange w:id="512" w:author="Anna Gårdmark" w:date="2020-02-07T07:22:00Z">
              <w:rPr>
                <w:rFonts w:ascii="Cambria Math" w:eastAsiaTheme="minorEastAsia" w:hAnsi="Cambria Math" w:cstheme="minorHAnsi"/>
              </w:rPr>
            </w:rPrChange>
          </w:rPr>
          <m:t>g</m:t>
        </m:r>
      </m:oMath>
      <w:r w:rsidR="0012193E" w:rsidRPr="00457D7E">
        <w:rPr>
          <w:rFonts w:eastAsiaTheme="minorEastAsia" w:cstheme="minorHAnsi"/>
          <w:lang w:val="en-GB"/>
          <w:rPrChange w:id="513" w:author="Anna Gårdmark" w:date="2020-02-07T07:22:00Z">
            <w:rPr>
              <w:rFonts w:eastAsiaTheme="minorEastAsia" w:cstheme="minorHAnsi"/>
            </w:rPr>
          </w:rPrChange>
        </w:rPr>
        <w:t>)</w:t>
      </w:r>
      <w:r w:rsidR="00D81D2E" w:rsidRPr="00457D7E">
        <w:rPr>
          <w:rFonts w:eastAsiaTheme="minorEastAsia" w:cstheme="minorHAnsi"/>
          <w:lang w:val="en-GB"/>
          <w:rPrChange w:id="514" w:author="Anna Gårdmark" w:date="2020-02-07T07:22:00Z">
            <w:rPr>
              <w:rFonts w:eastAsiaTheme="minorEastAsia" w:cstheme="minorHAnsi"/>
            </w:rPr>
          </w:rPrChange>
        </w:rPr>
        <w:t>, as defined by the authors</w:t>
      </w:r>
      <w:r w:rsidR="00332743" w:rsidRPr="00972C7F">
        <w:rPr>
          <w:rFonts w:eastAsiaTheme="minorEastAsia" w:cstheme="minorHAnsi"/>
          <w:lang w:val="en-GB"/>
        </w:rPr>
        <w:t xml:space="preserve">. </w:t>
      </w:r>
      <w:r w:rsidR="00326298" w:rsidRPr="00457D7E">
        <w:rPr>
          <w:rFonts w:eastAsiaTheme="minorEastAsia" w:cstheme="minorHAnsi"/>
          <w:lang w:val="en-GB"/>
          <w:rPrChange w:id="515" w:author="Anna Gårdmark" w:date="2020-02-07T07:22:00Z">
            <w:rPr>
              <w:rFonts w:eastAsiaTheme="minorEastAsia" w:cstheme="minorHAnsi"/>
            </w:rPr>
          </w:rPrChange>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7D7E">
        <w:rPr>
          <w:rFonts w:eastAsiaTheme="minorEastAsia" w:cstheme="minorHAnsi"/>
          <w:bCs/>
          <w:iCs/>
          <w:lang w:val="en-GB"/>
          <w:rPrChange w:id="516" w:author="Anna Gårdmark" w:date="2020-02-07T07:22:00Z">
            <w:rPr>
              <w:rFonts w:eastAsiaTheme="minorEastAsia" w:cstheme="minorHAnsi"/>
              <w:bCs/>
              <w:iCs/>
            </w:rPr>
          </w:rPrChange>
        </w:rPr>
        <w:t xml:space="preserve">, e.g. lowest 10 % of </w:t>
      </w:r>
      <w:r w:rsidR="00EC541B" w:rsidRPr="00457D7E">
        <w:rPr>
          <w:rFonts w:eastAsiaTheme="minorEastAsia" w:cstheme="minorHAnsi"/>
          <w:bCs/>
          <w:iCs/>
          <w:lang w:val="en-GB"/>
          <w:rPrChange w:id="517" w:author="Anna Gårdmark" w:date="2020-02-07T07:22:00Z">
            <w:rPr>
              <w:rFonts w:eastAsiaTheme="minorEastAsia" w:cstheme="minorHAnsi"/>
              <w:bCs/>
              <w:iCs/>
            </w:rPr>
          </w:rPrChange>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457D7E">
        <w:rPr>
          <w:lang w:val="en-GB"/>
          <w:rPrChange w:id="518" w:author="Anna Gårdmark" w:date="2020-02-07T07:22:00Z">
            <w:rPr/>
          </w:rPrChange>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57D7E" w:rsidRDefault="00393765" w:rsidP="002E3379">
      <w:pPr>
        <w:spacing w:line="480" w:lineRule="auto"/>
        <w:contextualSpacing/>
        <w:jc w:val="both"/>
        <w:rPr>
          <w:rFonts w:cstheme="minorHAnsi"/>
          <w:bCs/>
          <w:i/>
          <w:iCs/>
          <w:lang w:val="en-GB"/>
          <w:rPrChange w:id="519" w:author="Anna Gårdmark" w:date="2020-02-07T07:22:00Z">
            <w:rPr>
              <w:rFonts w:cstheme="minorHAnsi"/>
              <w:bCs/>
              <w:i/>
              <w:iCs/>
            </w:rPr>
          </w:rPrChange>
        </w:rPr>
      </w:pPr>
      <w:r w:rsidRPr="00457D7E">
        <w:rPr>
          <w:rFonts w:cstheme="minorHAnsi"/>
          <w:bCs/>
          <w:i/>
          <w:iCs/>
          <w:lang w:val="en-GB"/>
          <w:rPrChange w:id="520" w:author="Anna Gårdmark" w:date="2020-02-07T07:22:00Z">
            <w:rPr>
              <w:rFonts w:cstheme="minorHAnsi"/>
              <w:bCs/>
              <w:i/>
              <w:iCs/>
            </w:rPr>
          </w:rPrChange>
        </w:rPr>
        <w:t>Mass- and temperature s</w:t>
      </w:r>
      <w:r w:rsidRPr="00972C7F">
        <w:rPr>
          <w:rFonts w:cstheme="minorHAnsi"/>
          <w:bCs/>
          <w:i/>
          <w:iCs/>
          <w:lang w:val="en-GB"/>
        </w:rPr>
        <w:t>caling of consumption</w:t>
      </w:r>
      <w:r w:rsidRPr="00457D7E">
        <w:rPr>
          <w:rFonts w:cstheme="minorHAnsi"/>
          <w:bCs/>
          <w:i/>
          <w:iCs/>
          <w:lang w:val="en-GB"/>
          <w:rPrChange w:id="521" w:author="Anna Gårdmark" w:date="2020-02-07T07:22:00Z">
            <w:rPr>
              <w:rFonts w:cstheme="minorHAnsi"/>
              <w:bCs/>
              <w:i/>
              <w:iCs/>
            </w:rPr>
          </w:rPrChange>
        </w:rPr>
        <w:t xml:space="preserve"> </w:t>
      </w:r>
      <w:r w:rsidR="000649A5" w:rsidRPr="00457D7E">
        <w:rPr>
          <w:rFonts w:cstheme="minorHAnsi"/>
          <w:bCs/>
          <w:i/>
          <w:iCs/>
          <w:lang w:val="en-GB"/>
          <w:rPrChange w:id="522" w:author="Anna Gårdmark" w:date="2020-02-07T07:22:00Z">
            <w:rPr>
              <w:rFonts w:cstheme="minorHAnsi"/>
              <w:bCs/>
              <w:i/>
              <w:iCs/>
            </w:rPr>
          </w:rPrChange>
        </w:rPr>
        <w:t xml:space="preserve">including </w:t>
      </w:r>
      <w:r w:rsidR="00002BB2" w:rsidRPr="00457D7E">
        <w:rPr>
          <w:rFonts w:cstheme="minorHAnsi"/>
          <w:bCs/>
          <w:i/>
          <w:iCs/>
          <w:lang w:val="en-GB"/>
          <w:rPrChange w:id="523" w:author="Anna Gårdmark" w:date="2020-02-07T07:22:00Z">
            <w:rPr>
              <w:rFonts w:cstheme="minorHAnsi"/>
              <w:bCs/>
              <w:i/>
              <w:iCs/>
            </w:rPr>
          </w:rPrChange>
        </w:rPr>
        <w:t>beyond</w:t>
      </w:r>
      <w:r w:rsidRPr="00457D7E">
        <w:rPr>
          <w:rFonts w:cstheme="minorHAnsi"/>
          <w:bCs/>
          <w:i/>
          <w:iCs/>
          <w:lang w:val="en-GB"/>
          <w:rPrChange w:id="524" w:author="Anna Gårdmark" w:date="2020-02-07T07:22:00Z">
            <w:rPr>
              <w:rFonts w:cstheme="minorHAnsi"/>
              <w:bCs/>
              <w:i/>
              <w:iCs/>
            </w:rPr>
          </w:rPrChange>
        </w:rPr>
        <w:t xml:space="preserve"> optimum </w:t>
      </w:r>
      <w:r w:rsidRPr="00972C7F">
        <w:rPr>
          <w:rFonts w:cstheme="minorHAnsi"/>
          <w:bCs/>
          <w:i/>
          <w:iCs/>
          <w:lang w:val="en-GB"/>
        </w:rPr>
        <w:t>temperature</w:t>
      </w:r>
      <w:r w:rsidRPr="00457D7E">
        <w:rPr>
          <w:rFonts w:cstheme="minorHAnsi"/>
          <w:bCs/>
          <w:i/>
          <w:iCs/>
          <w:lang w:val="en-GB"/>
          <w:rPrChange w:id="525" w:author="Anna Gårdmark" w:date="2020-02-07T07:22:00Z">
            <w:rPr>
              <w:rFonts w:cstheme="minorHAnsi"/>
              <w:bCs/>
              <w:i/>
              <w:iCs/>
            </w:rPr>
          </w:rPrChange>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sidRPr="00457D7E">
        <w:rPr>
          <w:rFonts w:cstheme="minorHAnsi"/>
          <w:bCs/>
          <w:lang w:val="en-GB"/>
          <w:rPrChange w:id="526" w:author="Anna Gårdmark" w:date="2020-02-07T07:22:00Z">
            <w:rPr>
              <w:rFonts w:cstheme="minorHAnsi"/>
              <w:bCs/>
            </w:rPr>
          </w:rPrChange>
        </w:rPr>
        <w:t>C</w:t>
      </w:r>
      <w:r w:rsidR="00B7284D" w:rsidRPr="00457D7E">
        <w:rPr>
          <w:rFonts w:cstheme="minorHAnsi"/>
          <w:bCs/>
          <w:lang w:val="en-GB"/>
          <w:rPrChange w:id="527" w:author="Anna Gårdmark" w:date="2020-02-07T07:22:00Z">
            <w:rPr>
              <w:rFonts w:cstheme="minorHAnsi"/>
              <w:bCs/>
            </w:rPr>
          </w:rPrChange>
        </w:rPr>
        <w:t xml:space="preserve">onsumption </w:t>
      </w:r>
      <w:r w:rsidR="00893126" w:rsidRPr="00457D7E">
        <w:rPr>
          <w:rFonts w:cstheme="minorHAnsi"/>
          <w:bCs/>
          <w:lang w:val="en-GB"/>
          <w:rPrChange w:id="528" w:author="Anna Gårdmark" w:date="2020-02-07T07:22:00Z">
            <w:rPr>
              <w:rFonts w:cstheme="minorHAnsi"/>
              <w:bCs/>
            </w:rPr>
          </w:rPrChange>
        </w:rPr>
        <w:t xml:space="preserve">rates are </w:t>
      </w:r>
      <w:r w:rsidR="00B7284D" w:rsidRPr="00457D7E">
        <w:rPr>
          <w:rFonts w:cstheme="minorHAnsi"/>
          <w:bCs/>
          <w:lang w:val="en-GB"/>
          <w:rPrChange w:id="529" w:author="Anna Gårdmark" w:date="2020-02-07T07:22:00Z">
            <w:rPr>
              <w:rFonts w:cstheme="minorHAnsi"/>
              <w:bCs/>
            </w:rPr>
          </w:rPrChange>
        </w:rPr>
        <w:t>unimodal over a large enough thermal range</w:t>
      </w:r>
      <w:r w:rsidR="00540906" w:rsidRPr="00457D7E">
        <w:rPr>
          <w:rFonts w:cstheme="minorHAnsi"/>
          <w:bCs/>
          <w:lang w:val="en-GB"/>
          <w:rPrChange w:id="530" w:author="Anna Gårdmark" w:date="2020-02-07T07:22:00Z">
            <w:rPr>
              <w:rFonts w:cstheme="minorHAnsi"/>
              <w:bCs/>
            </w:rPr>
          </w:rPrChange>
        </w:rPr>
        <w:t>, and we refer to the temperature where these rates are maximized as optimum temperature</w:t>
      </w:r>
      <w:r w:rsidR="004C72E7" w:rsidRPr="00457D7E">
        <w:rPr>
          <w:rFonts w:cstheme="minorHAnsi"/>
          <w:bCs/>
          <w:lang w:val="en-GB"/>
          <w:rPrChange w:id="531" w:author="Anna Gårdmark" w:date="2020-02-07T07:22:00Z">
            <w:rPr>
              <w:rFonts w:cstheme="minorHAnsi"/>
              <w:bCs/>
            </w:rPr>
          </w:rPrChange>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sidRPr="00457D7E">
        <w:rPr>
          <w:rFonts w:cstheme="minorHAnsi"/>
          <w:bCs/>
          <w:lang w:val="en-GB"/>
          <w:rPrChange w:id="532" w:author="Anna Gårdmark" w:date="2020-02-07T07:22:00Z">
            <w:rPr>
              <w:rFonts w:cstheme="minorHAnsi"/>
              <w:bCs/>
            </w:rPr>
          </w:rPrChange>
        </w:rPr>
        <w:t>.</w:t>
      </w:r>
      <w:r w:rsidR="000C7153" w:rsidRPr="00457D7E">
        <w:rPr>
          <w:rFonts w:cstheme="minorHAnsi"/>
          <w:bCs/>
          <w:lang w:val="en-GB"/>
          <w:rPrChange w:id="533" w:author="Anna Gårdmark" w:date="2020-02-07T07:22:00Z">
            <w:rPr>
              <w:rFonts w:cstheme="minorHAnsi"/>
              <w:bCs/>
            </w:rPr>
          </w:rPrChange>
        </w:rPr>
        <w:t xml:space="preserve"> </w:t>
      </w:r>
      <w:r w:rsidR="00B7284D" w:rsidRPr="00457D7E">
        <w:rPr>
          <w:rFonts w:cstheme="minorHAnsi"/>
          <w:bCs/>
          <w:lang w:val="en-GB"/>
          <w:rPrChange w:id="534" w:author="Anna Gårdmark" w:date="2020-02-07T07:22:00Z">
            <w:rPr>
              <w:rFonts w:cstheme="minorHAnsi"/>
              <w:bCs/>
            </w:rPr>
          </w:rPrChange>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457D7E">
        <w:rPr>
          <w:rFonts w:cstheme="minorHAnsi"/>
          <w:bCs/>
          <w:lang w:val="en-GB"/>
          <w:rPrChange w:id="535" w:author="Anna Gårdmark" w:date="2020-02-07T07:22:00Z">
            <w:rPr>
              <w:rFonts w:cstheme="minorHAnsi"/>
              <w:bCs/>
            </w:rPr>
          </w:rPrChange>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457D7E">
        <w:rPr>
          <w:rFonts w:cstheme="minorHAnsi"/>
          <w:bCs/>
          <w:lang w:val="en-GB"/>
          <w:rPrChange w:id="536" w:author="Anna Gårdmark" w:date="2020-02-07T07:22:00Z">
            <w:rPr>
              <w:rFonts w:cstheme="minorHAnsi"/>
              <w:bCs/>
            </w:rPr>
          </w:rPrChange>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457D7E">
        <w:rPr>
          <w:rFonts w:cstheme="minorHAnsi"/>
          <w:bCs/>
          <w:lang w:val="en-GB"/>
          <w:rPrChange w:id="537" w:author="Anna Gårdmark" w:date="2020-02-07T07:22:00Z">
            <w:rPr>
              <w:rFonts w:cstheme="minorHAnsi"/>
              <w:bCs/>
            </w:rPr>
          </w:rPrChange>
        </w:rPr>
        <w:t xml:space="preserve"> 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457D7E">
        <w:rPr>
          <w:rFonts w:cstheme="minorHAnsi"/>
          <w:bCs/>
          <w:lang w:val="en-GB"/>
          <w:rPrChange w:id="538" w:author="Anna Gårdmark" w:date="2020-02-07T07:22:00Z">
            <w:rPr>
              <w:rFonts w:cstheme="minorHAnsi"/>
              <w:bCs/>
            </w:rPr>
          </w:rPrChange>
        </w:rPr>
        <w:t xml:space="preserve"> and </w:t>
      </w:r>
      <w:r w:rsidR="00785459" w:rsidRPr="00457D7E">
        <w:rPr>
          <w:rFonts w:cstheme="minorHAnsi"/>
          <w:bCs/>
          <w:lang w:val="en-GB"/>
          <w:rPrChange w:id="539" w:author="Anna Gårdmark" w:date="2020-02-07T07:22:00Z">
            <w:rPr>
              <w:rFonts w:cstheme="minorHAnsi"/>
              <w:bCs/>
            </w:rPr>
          </w:rPrChange>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w:t>
      </w:r>
      <w:commentRangeStart w:id="540"/>
      <w:commentRangeStart w:id="541"/>
      <w:r w:rsidR="00E974C2" w:rsidRPr="00972C7F">
        <w:rPr>
          <w:rFonts w:cstheme="minorHAnsi"/>
          <w:bCs/>
          <w:lang w:val="en-GB"/>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commentRangeEnd w:id="540"/>
      <w:r w:rsidR="001C2C66">
        <w:rPr>
          <w:rStyle w:val="Kommentarsreferens"/>
        </w:rPr>
        <w:commentReference w:id="540"/>
      </w:r>
      <w:commentRangeEnd w:id="541"/>
      <w:r w:rsidR="00361B70">
        <w:rPr>
          <w:rStyle w:val="Kommentarsreferens"/>
        </w:rPr>
        <w:commentReference w:id="541"/>
      </w:r>
      <w:r w:rsidR="00584B66">
        <w:rPr>
          <w:rFonts w:eastAsiaTheme="minorEastAsia" w:cstheme="minorHAnsi"/>
          <w:bCs/>
          <w:iCs/>
          <w:lang w:val="en-GB"/>
        </w:rPr>
        <w:t xml:space="preserve"> </w:t>
      </w:r>
      <w:commentRangeStart w:id="542"/>
      <w:commentRangeEnd w:id="542"/>
      <w:r w:rsidR="00584B66">
        <w:rPr>
          <w:rStyle w:val="Kommentarsreferens"/>
        </w:rPr>
        <w:commentReference w:id="542"/>
      </w:r>
      <w:commentRangeStart w:id="543"/>
      <w:commentRangeEnd w:id="543"/>
      <w:r w:rsidR="000728D2">
        <w:rPr>
          <w:rStyle w:val="Kommentarsreferens"/>
        </w:rPr>
        <w:commentReference w:id="543"/>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4F2F7A"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4F2F7A"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bl>
    <w:p w14:paraId="5A91A9A4" w14:textId="162D1EEC"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544"/>
      <w:commentRangeStart w:id="545"/>
      <w:commentRangeStart w:id="546"/>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544"/>
        <m:r>
          <m:rPr>
            <m:sty m:val="p"/>
          </m:rPr>
          <w:rPr>
            <w:rStyle w:val="Kommentarsreferens"/>
          </w:rPr>
          <w:commentReference w:id="544"/>
        </m:r>
        <w:commentRangeEnd w:id="545"/>
        <m:r>
          <m:rPr>
            <m:sty m:val="p"/>
          </m:rPr>
          <w:rPr>
            <w:rStyle w:val="Kommentarsreferens"/>
          </w:rPr>
          <w:commentReference w:id="545"/>
        </m:r>
        <w:commentRangeEnd w:id="546"/>
        <m:r>
          <m:rPr>
            <m:sty m:val="p"/>
          </m:rPr>
          <w:rPr>
            <w:rStyle w:val="Kommentarsreferens"/>
          </w:rPr>
          <w:commentReference w:id="546"/>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r w:rsidR="0001593D" w:rsidRPr="00972C7F">
        <w:rPr>
          <w:rFonts w:eastAsiaTheme="minorEastAsia" w:cstheme="minorHAnsi"/>
          <w:iCs/>
          <w:lang w:val="en-GB"/>
        </w:rPr>
        <w:t>centered natural log of body mass</w:t>
      </w:r>
      <w:r w:rsidR="00C174C0" w:rsidRPr="00457D7E">
        <w:rPr>
          <w:rFonts w:eastAsiaTheme="minorEastAsia" w:cstheme="minorHAnsi"/>
          <w:iCs/>
          <w:lang w:val="en-GB"/>
          <w:rPrChange w:id="547" w:author="Anna Gårdmark" w:date="2020-02-07T07:22:00Z">
            <w:rPr>
              <w:rFonts w:eastAsiaTheme="minorEastAsia" w:cstheme="minorHAnsi"/>
              <w:iCs/>
            </w:rPr>
          </w:rPrChange>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457D7E">
        <w:rPr>
          <w:rFonts w:eastAsiaTheme="minorEastAsia" w:cstheme="minorHAnsi"/>
          <w:lang w:val="en-GB"/>
          <w:rPrChange w:id="548" w:author="Anna Gårdmark" w:date="2020-02-07T07:22:00Z">
            <w:rPr>
              <w:rFonts w:eastAsiaTheme="minorEastAsia" w:cstheme="minorHAnsi"/>
            </w:rPr>
          </w:rPrChange>
        </w:rPr>
        <w:t>rescaled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457D7E">
        <w:rPr>
          <w:rFonts w:eastAsiaTheme="minorEastAsia" w:cstheme="minorHAnsi"/>
          <w:lang w:val="en-GB"/>
          <w:rPrChange w:id="549" w:author="Anna Gårdmark" w:date="2020-02-07T07:22:00Z">
            <w:rPr>
              <w:rFonts w:eastAsiaTheme="minorEastAsia" w:cstheme="minorHAnsi"/>
            </w:rPr>
          </w:rPrChange>
        </w:rPr>
        <w:t>rescaled</w:t>
      </w:r>
      <w:r w:rsidR="008565A5" w:rsidRPr="00457D7E">
        <w:rPr>
          <w:rFonts w:eastAsiaTheme="minorEastAsia" w:cstheme="minorHAnsi"/>
          <w:lang w:val="en-GB"/>
          <w:rPrChange w:id="550" w:author="Anna Gårdmark" w:date="2020-02-07T07:22:00Z">
            <w:rPr>
              <w:rFonts w:eastAsiaTheme="minorEastAsia" w:cstheme="minorHAnsi"/>
            </w:rPr>
          </w:rPrChange>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6F5047" w:rsidRPr="00457D7E">
        <w:rPr>
          <w:rFonts w:eastAsiaTheme="minorEastAsia" w:cstheme="minorHAnsi"/>
          <w:lang w:val="en-GB"/>
          <w:rPrChange w:id="551" w:author="Anna Gårdmark" w:date="2020-02-07T07:22:00Z">
            <w:rPr>
              <w:rFonts w:eastAsiaTheme="minorEastAsia" w:cstheme="minorHAnsi"/>
            </w:rPr>
          </w:rPrChange>
        </w:rPr>
        <w:t xml:space="preserve"> (</w:t>
      </w:r>
      <w:commentRangeStart w:id="552"/>
      <w:commentRangeStart w:id="553"/>
      <w:r w:rsidR="006F5047" w:rsidRPr="00457D7E">
        <w:rPr>
          <w:rFonts w:eastAsiaTheme="minorEastAsia" w:cstheme="minorHAnsi"/>
          <w:lang w:val="en-GB"/>
          <w:rPrChange w:id="554" w:author="Anna Gårdmark" w:date="2020-02-07T07:22:00Z">
            <w:rPr>
              <w:rFonts w:eastAsiaTheme="minorEastAsia" w:cstheme="minorHAnsi"/>
            </w:rPr>
          </w:rPrChange>
        </w:rPr>
        <w:t>note that tilde is used for median and bar is used for mean</w:t>
      </w:r>
      <w:commentRangeEnd w:id="552"/>
      <w:r w:rsidR="006F5047">
        <w:rPr>
          <w:rStyle w:val="Kommentarsreferens"/>
        </w:rPr>
        <w:commentReference w:id="552"/>
      </w:r>
      <w:commentRangeEnd w:id="553"/>
      <w:r w:rsidR="0057495B">
        <w:rPr>
          <w:rStyle w:val="Kommentarsreferens"/>
        </w:rPr>
        <w:commentReference w:id="553"/>
      </w:r>
      <w:r w:rsidR="006F5047" w:rsidRPr="00457D7E">
        <w:rPr>
          <w:rFonts w:eastAsiaTheme="minorEastAsia" w:cstheme="minorHAnsi"/>
          <w:lang w:val="en-GB"/>
          <w:rPrChange w:id="555" w:author="Anna Gårdmark" w:date="2020-02-07T07:22:00Z">
            <w:rPr>
              <w:rFonts w:eastAsiaTheme="minorEastAsia" w:cstheme="minorHAnsi"/>
            </w:rPr>
          </w:rPrChange>
        </w:rPr>
        <w:t>)</w:t>
      </w:r>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7D7E">
        <w:rPr>
          <w:rFonts w:eastAsiaTheme="minorEastAsia" w:cstheme="minorHAnsi"/>
          <w:iCs/>
          <w:lang w:val="en-GB"/>
          <w:rPrChange w:id="556" w:author="Anna Gårdmark" w:date="2020-02-07T07:22:00Z">
            <w:rPr>
              <w:rFonts w:eastAsiaTheme="minorEastAsia" w:cstheme="minorHAnsi"/>
              <w:iCs/>
            </w:rPr>
          </w:rPrChange>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77777777" w:rsidR="00716AB1" w:rsidRPr="00A439FF" w:rsidRDefault="004F2F7A"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A06E29">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rPr>
              <w:t>8</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77777777" w:rsidR="00716AB1" w:rsidRDefault="004F2F7A"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9</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4F2F7A"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r w:rsidRPr="00972C7F">
        <w:rPr>
          <w:rFonts w:eastAsiaTheme="minorEastAsia" w:cstheme="minorHAnsi"/>
          <w:bCs/>
          <w:i/>
          <w:iCs/>
          <w:lang w:val="en-GB"/>
        </w:rPr>
        <w:t>i</w:t>
      </w:r>
      <w:r w:rsidRPr="00972C7F">
        <w:rPr>
          <w:rFonts w:eastAsiaTheme="minorEastAsia" w:cstheme="minorHAnsi"/>
          <w:bCs/>
          <w:iCs/>
          <w:lang w:val="en-GB"/>
        </w:rPr>
        <w:t xml:space="preserve">th observation of the </w:t>
      </w:r>
      <w:r w:rsidRPr="00457D7E">
        <w:rPr>
          <w:rFonts w:eastAsiaTheme="minorEastAsia" w:cstheme="minorHAnsi"/>
          <w:bCs/>
          <w:iCs/>
          <w:lang w:val="en-GB"/>
          <w:rPrChange w:id="557" w:author="Anna Gårdmark" w:date="2020-02-07T07:22:00Z">
            <w:rPr>
              <w:rFonts w:eastAsiaTheme="minorEastAsia" w:cstheme="minorHAnsi"/>
              <w:bCs/>
              <w:iCs/>
            </w:rPr>
          </w:rPrChange>
        </w:rPr>
        <w:t xml:space="preserve">mean-centered </w:t>
      </w:r>
      <w:r w:rsidRPr="00972C7F">
        <w:rPr>
          <w:rFonts w:eastAsiaTheme="minorEastAsia" w:cstheme="minorHAnsi"/>
          <w:bCs/>
          <w:iCs/>
          <w:lang w:val="en-GB"/>
        </w:rPr>
        <w:t xml:space="preserve">optimum </w:t>
      </w:r>
      <w:r w:rsidRPr="00457D7E">
        <w:rPr>
          <w:rFonts w:eastAsiaTheme="minorEastAsia" w:cstheme="minorHAnsi"/>
          <w:bCs/>
          <w:iCs/>
          <w:lang w:val="en-GB"/>
          <w:rPrChange w:id="558" w:author="Anna Gårdmark" w:date="2020-02-07T07:22:00Z">
            <w:rPr>
              <w:rFonts w:eastAsiaTheme="minorEastAsia" w:cstheme="minorHAnsi"/>
              <w:bCs/>
              <w:iCs/>
            </w:rPr>
          </w:rPrChange>
        </w:rPr>
        <w:t xml:space="preserve">growth </w:t>
      </w:r>
      <w:r w:rsidRPr="00972C7F">
        <w:rPr>
          <w:rFonts w:eastAsiaTheme="minorEastAsia" w:cstheme="minorHAnsi"/>
          <w:bCs/>
          <w:iCs/>
          <w:lang w:val="en-GB"/>
        </w:rPr>
        <w:t>temperature</w:t>
      </w:r>
      <w:r w:rsidRPr="00457D7E">
        <w:rPr>
          <w:rFonts w:eastAsiaTheme="minorEastAsia" w:cstheme="minorHAnsi"/>
          <w:bCs/>
          <w:iCs/>
          <w:lang w:val="en-GB"/>
          <w:rPrChange w:id="559" w:author="Anna Gårdmark" w:date="2020-02-07T07:22:00Z">
            <w:rPr>
              <w:rFonts w:eastAsiaTheme="minorEastAsia" w:cstheme="minorHAnsi"/>
              <w:bCs/>
              <w:iCs/>
            </w:rPr>
          </w:rPrChange>
        </w:rPr>
        <w:t xml:space="preserve"> within species </w:t>
      </w:r>
      <w:r w:rsidRPr="00972C7F">
        <w:rPr>
          <w:rFonts w:eastAsiaTheme="minorEastAsia" w:cstheme="minorHAnsi"/>
          <w:bCs/>
          <w:iCs/>
          <w:lang w:val="en-GB"/>
        </w:rPr>
        <w:t xml:space="preserve">species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w:commentRangeStart w:id="560"/>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w:commentRangeEnd w:id="560"/>
        <m:r>
          <m:rPr>
            <m:sty m:val="p"/>
          </m:rPr>
          <w:rPr>
            <w:rStyle w:val="Kommentarsreferens"/>
            <w:rFonts w:ascii="Cambria Math" w:hAnsi="Cambria Math"/>
          </w:rPr>
          <w:commentReference w:id="560"/>
        </m:r>
      </m:oMath>
      <w:r w:rsidRPr="00457D7E">
        <w:rPr>
          <w:rFonts w:eastAsiaTheme="minorEastAsia" w:cstheme="minorHAnsi"/>
          <w:bCs/>
          <w:iCs/>
          <w:lang w:val="en-GB"/>
          <w:rPrChange w:id="561" w:author="Anna Gårdmark" w:date="2020-02-07T07:22:00Z">
            <w:rPr>
              <w:rFonts w:eastAsiaTheme="minorEastAsia" w:cstheme="minorHAnsi"/>
              <w:bCs/>
              <w:iCs/>
            </w:rPr>
          </w:rPrChange>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457D7E">
        <w:rPr>
          <w:rFonts w:eastAsiaTheme="minorEastAsia" w:cstheme="minorHAnsi"/>
          <w:iCs/>
          <w:lang w:val="en-GB"/>
          <w:rPrChange w:id="562" w:author="Anna Gårdmark" w:date="2020-02-07T07:22:00Z">
            <w:rPr>
              <w:rFonts w:eastAsiaTheme="minorEastAsia" w:cstheme="minorHAnsi"/>
              <w:iCs/>
            </w:rPr>
          </w:rPrChange>
        </w:rPr>
        <w:t xml:space="preserve">mass and </w:t>
      </w:r>
      <w:r w:rsidRPr="00972C7F">
        <w:rPr>
          <w:rFonts w:eastAsiaTheme="minorEastAsia" w:cstheme="minorHAnsi"/>
          <w:iCs/>
          <w:lang w:val="en-GB"/>
        </w:rPr>
        <w:t>maximum body mass within species</w:t>
      </w:r>
      <w:r w:rsidRPr="00457D7E">
        <w:rPr>
          <w:rFonts w:eastAsiaTheme="minorEastAsia" w:cstheme="minorHAnsi"/>
          <w:iCs/>
          <w:lang w:val="en-GB"/>
          <w:rPrChange w:id="563" w:author="Anna Gårdmark" w:date="2020-02-07T07:22:00Z">
            <w:rPr>
              <w:rFonts w:eastAsiaTheme="minorEastAsia" w:cstheme="minorHAnsi"/>
              <w:iCs/>
            </w:rPr>
          </w:rPrChange>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457D7E">
        <w:rPr>
          <w:rFonts w:eastAsiaTheme="minorEastAsia" w:cstheme="minorHAnsi"/>
          <w:iCs/>
          <w:lang w:val="en-GB"/>
          <w:rPrChange w:id="564" w:author="Anna Gårdmark" w:date="2020-02-07T07:22:00Z">
            <w:rPr>
              <w:rFonts w:eastAsiaTheme="minorEastAsia" w:cstheme="minorHAnsi"/>
              <w:iCs/>
            </w:rPr>
          </w:rPrChange>
        </w:rPr>
        <w:t xml:space="preserve">The mass corresponds to either geometric mean </w:t>
      </w:r>
      <w:r w:rsidRPr="00972C7F">
        <w:rPr>
          <w:rFonts w:eastAsiaTheme="minorEastAsia" w:cstheme="minorHAnsi"/>
          <w:iCs/>
          <w:lang w:val="en-GB"/>
        </w:rPr>
        <w:t xml:space="preserve">body mass </w:t>
      </w:r>
      <w:r w:rsidRPr="00457D7E">
        <w:rPr>
          <w:rFonts w:eastAsiaTheme="minorEastAsia" w:cstheme="minorHAnsi"/>
          <w:iCs/>
          <w:lang w:val="en-GB"/>
          <w:rPrChange w:id="565" w:author="Anna Gårdmark" w:date="2020-02-07T07:22:00Z">
            <w:rPr>
              <w:rFonts w:eastAsiaTheme="minorEastAsia" w:cstheme="minorHAnsi"/>
              <w:iCs/>
            </w:rPr>
          </w:rPrChange>
        </w:rPr>
        <w:t>in the time interval where growth was measured in the experiments or size (mass)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7D7E">
        <w:rPr>
          <w:rFonts w:eastAsiaTheme="minorEastAsia" w:cstheme="minorHAnsi"/>
          <w:iCs/>
          <w:lang w:val="en-GB"/>
          <w:rPrChange w:id="566" w:author="Anna Gårdmark" w:date="2020-02-07T07:22:00Z">
            <w:rPr>
              <w:rFonts w:eastAsiaTheme="minorEastAsia" w:cstheme="minorHAnsi"/>
              <w:iCs/>
            </w:rPr>
          </w:rPrChange>
        </w:rPr>
        <w:t xml:space="preserve">in Eq. </w:t>
      </w:r>
      <w:r w:rsidR="005167FF" w:rsidRPr="00457D7E">
        <w:rPr>
          <w:rFonts w:eastAsiaTheme="minorEastAsia" w:cstheme="minorHAnsi"/>
          <w:iCs/>
          <w:lang w:val="en-GB"/>
          <w:rPrChange w:id="567" w:author="Anna Gårdmark" w:date="2020-02-07T07:22:00Z">
            <w:rPr>
              <w:rFonts w:eastAsiaTheme="minorEastAsia" w:cstheme="minorHAnsi"/>
              <w:iCs/>
            </w:rPr>
          </w:rPrChange>
        </w:rPr>
        <w:t>10</w:t>
      </w:r>
      <w:r w:rsidRPr="00457D7E">
        <w:rPr>
          <w:rFonts w:eastAsiaTheme="minorEastAsia" w:cstheme="minorHAnsi"/>
          <w:iCs/>
          <w:lang w:val="en-GB"/>
          <w:rPrChange w:id="568" w:author="Anna Gårdmark" w:date="2020-02-07T07:22:00Z">
            <w:rPr>
              <w:rFonts w:eastAsiaTheme="minorEastAsia" w:cstheme="minorHAnsi"/>
              <w:iCs/>
            </w:rPr>
          </w:rPrChange>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457D7E">
        <w:rPr>
          <w:rFonts w:cstheme="minorHAnsi"/>
          <w:bCs/>
          <w:lang w:val="en-GB"/>
          <w:rPrChange w:id="569" w:author="Anna Gårdmark" w:date="2020-02-07T07:22:00Z">
            <w:rPr>
              <w:rFonts w:cstheme="minorHAnsi"/>
              <w:bCs/>
            </w:rPr>
          </w:rPrChange>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457D7E">
        <w:rPr>
          <w:rFonts w:cstheme="minorHAnsi"/>
          <w:bCs/>
          <w:lang w:val="en-GB"/>
          <w:rPrChange w:id="570" w:author="Anna Gårdmark" w:date="2020-02-07T07:22:00Z">
            <w:rPr>
              <w:rFonts w:cstheme="minorHAnsi"/>
              <w:bCs/>
            </w:rPr>
          </w:rPrChange>
        </w:rPr>
        <w:t xml:space="preserve"> (i.e. not </w:t>
      </w:r>
      <w:r w:rsidRPr="00972C7F">
        <w:rPr>
          <w:rFonts w:cstheme="minorHAnsi"/>
          <w:bCs/>
          <w:lang w:val="en-GB"/>
        </w:rPr>
        <w:t>varying by species</w:t>
      </w:r>
      <w:r w:rsidRPr="00972C7F">
        <w:rPr>
          <w:rFonts w:eastAsiaTheme="minorEastAsia" w:cstheme="minorHAnsi"/>
          <w:bCs/>
          <w:iCs/>
          <w:lang w:val="en-GB"/>
        </w:rPr>
        <w:t>)</w:t>
      </w:r>
      <w:r w:rsidRPr="00457D7E">
        <w:rPr>
          <w:rFonts w:eastAsiaTheme="minorEastAsia" w:cstheme="minorHAnsi"/>
          <w:bCs/>
          <w:iCs/>
          <w:lang w:val="en-GB"/>
          <w:rPrChange w:id="571" w:author="Anna Gårdmark" w:date="2020-02-07T07:22:00Z">
            <w:rPr>
              <w:rFonts w:eastAsiaTheme="minorEastAsia" w:cstheme="minorHAnsi"/>
              <w:bCs/>
              <w:iCs/>
            </w:rPr>
          </w:rPrChange>
        </w:rPr>
        <w:t xml:space="preserve">. </w:t>
      </w:r>
      <w:r w:rsidRPr="00457D7E">
        <w:rPr>
          <w:rFonts w:eastAsiaTheme="minorEastAsia" w:cstheme="minorHAnsi"/>
          <w:iCs/>
          <w:lang w:val="en-GB"/>
          <w:rPrChange w:id="572" w:author="Anna Gårdmark" w:date="2020-02-07T07:22:00Z">
            <w:rPr>
              <w:rFonts w:eastAsiaTheme="minorEastAsia" w:cstheme="minorHAnsi"/>
              <w:iCs/>
            </w:rPr>
          </w:rPrChange>
        </w:rPr>
        <w:t xml:space="preserve">Body mass and temperature </w:t>
      </w:r>
      <w:r w:rsidRPr="00457D7E">
        <w:rPr>
          <w:rFonts w:eastAsiaTheme="minorEastAsia" w:cstheme="minorHAnsi"/>
          <w:bCs/>
          <w:iCs/>
          <w:lang w:val="en-GB"/>
          <w:rPrChange w:id="573" w:author="Anna Gårdmark" w:date="2020-02-07T07:22:00Z">
            <w:rPr>
              <w:rFonts w:eastAsiaTheme="minorEastAsia" w:cstheme="minorHAnsi"/>
              <w:bCs/>
              <w:iCs/>
            </w:rPr>
          </w:rPrChange>
        </w:rPr>
        <w:t xml:space="preserve">where </w:t>
      </w:r>
      <w:r w:rsidRPr="00972C7F">
        <w:rPr>
          <w:rFonts w:eastAsiaTheme="minorEastAsia" w:cstheme="minorHAnsi"/>
          <w:bCs/>
          <w:iCs/>
          <w:lang w:val="en-GB"/>
        </w:rPr>
        <w:t>in addition mean-centered</w:t>
      </w:r>
      <w:r w:rsidRPr="00457D7E">
        <w:rPr>
          <w:rFonts w:eastAsiaTheme="minorEastAsia" w:cstheme="minorHAnsi"/>
          <w:bCs/>
          <w:iCs/>
          <w:lang w:val="en-GB"/>
          <w:rPrChange w:id="574" w:author="Anna Gårdmark" w:date="2020-02-07T07:22:00Z">
            <w:rPr>
              <w:rFonts w:eastAsiaTheme="minorEastAsia" w:cstheme="minorHAnsi"/>
              <w:bCs/>
              <w:iCs/>
            </w:rPr>
          </w:rPrChange>
        </w:rPr>
        <w:t xml:space="preserve"> for fitting</w:t>
      </w:r>
      <w:r w:rsidRPr="00972C7F">
        <w:rPr>
          <w:rFonts w:eastAsiaTheme="minorEastAsia" w:cstheme="minorHAnsi"/>
          <w:bCs/>
          <w:iCs/>
          <w:lang w:val="en-GB"/>
        </w:rPr>
        <w:t>, such that 0 corresponds to the mean</w:t>
      </w:r>
      <w:r w:rsidRPr="00457D7E">
        <w:rPr>
          <w:rFonts w:eastAsiaTheme="minorEastAsia" w:cstheme="minorHAnsi"/>
          <w:bCs/>
          <w:iCs/>
          <w:lang w:val="en-GB"/>
          <w:rPrChange w:id="575" w:author="Anna Gårdmark" w:date="2020-02-07T07:22:00Z">
            <w:rPr>
              <w:rFonts w:eastAsiaTheme="minorEastAsia" w:cstheme="minorHAnsi"/>
              <w:bCs/>
              <w:iCs/>
            </w:rPr>
          </w:rPrChange>
        </w:rPr>
        <w:t xml:space="preserve"> 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30355FC6"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r w:rsidRPr="00972C7F">
        <w:rPr>
          <w:i/>
          <w:iCs/>
          <w:lang w:val="en-GB"/>
        </w:rPr>
        <w:t>rjags</w:t>
      </w:r>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commentRangeStart w:id="576"/>
      <w:commentRangeStart w:id="577"/>
      <w:commentRangeEnd w:id="576"/>
      <w:r w:rsidR="00584B66">
        <w:rPr>
          <w:rStyle w:val="Kommentarsreferens"/>
        </w:rPr>
        <w:commentReference w:id="576"/>
      </w:r>
      <w:commentRangeEnd w:id="577"/>
      <w:r w:rsidR="00151CD7">
        <w:rPr>
          <w:rStyle w:val="Kommentarsreferens"/>
        </w:rPr>
        <w:commentReference w:id="577"/>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578"/>
      <w:r w:rsidRPr="00972C7F">
        <w:rPr>
          <w:rFonts w:eastAsiaTheme="minorEastAsia" w:cstheme="minorHAnsi"/>
          <w:lang w:val="en-GB"/>
        </w:rPr>
        <w:t>10000 iterations each</w:t>
      </w:r>
      <w:r w:rsidR="00AB0B23" w:rsidRPr="00457D7E">
        <w:rPr>
          <w:rFonts w:eastAsiaTheme="minorEastAsia" w:cstheme="minorHAnsi"/>
          <w:lang w:val="en-GB"/>
          <w:rPrChange w:id="579" w:author="Anna Gårdmark" w:date="2020-02-07T07:22:00Z">
            <w:rPr>
              <w:rFonts w:eastAsiaTheme="minorEastAsia" w:cstheme="minorHAnsi"/>
            </w:rPr>
          </w:rPrChange>
        </w:rPr>
        <w:t xml:space="preserve"> saving every 5</w:t>
      </w:r>
      <w:r w:rsidR="00AB0B23" w:rsidRPr="00457D7E">
        <w:rPr>
          <w:rFonts w:eastAsiaTheme="minorEastAsia" w:cstheme="minorHAnsi"/>
          <w:vertAlign w:val="superscript"/>
          <w:lang w:val="en-GB"/>
          <w:rPrChange w:id="580" w:author="Anna Gårdmark" w:date="2020-02-07T07:22:00Z">
            <w:rPr>
              <w:rFonts w:eastAsiaTheme="minorEastAsia" w:cstheme="minorHAnsi"/>
              <w:vertAlign w:val="superscript"/>
            </w:rPr>
          </w:rPrChange>
        </w:rPr>
        <w:t>th</w:t>
      </w:r>
      <w:r w:rsidR="00AB0B23" w:rsidRPr="00457D7E">
        <w:rPr>
          <w:rFonts w:eastAsiaTheme="minorEastAsia" w:cstheme="minorHAnsi"/>
          <w:lang w:val="en-GB"/>
          <w:rPrChange w:id="581" w:author="Anna Gårdmark" w:date="2020-02-07T07:22:00Z">
            <w:rPr>
              <w:rFonts w:eastAsiaTheme="minorEastAsia" w:cstheme="minorHAnsi"/>
            </w:rPr>
          </w:rPrChange>
        </w:rPr>
        <w:t xml:space="preserve"> </w:t>
      </w:r>
      <w:commentRangeEnd w:id="578"/>
      <w:r w:rsidR="00FA4577">
        <w:rPr>
          <w:rStyle w:val="Kommentarsreferens"/>
        </w:rPr>
        <w:commentReference w:id="578"/>
      </w:r>
      <w:r w:rsidR="00AB0B23" w:rsidRPr="00457D7E">
        <w:rPr>
          <w:rFonts w:eastAsiaTheme="minorEastAsia" w:cstheme="minorHAnsi"/>
          <w:lang w:val="en-GB"/>
          <w:rPrChange w:id="582" w:author="Anna Gårdmark" w:date="2020-02-07T07:22:00Z">
            <w:rPr>
              <w:rFonts w:eastAsiaTheme="minorEastAsia" w:cstheme="minorHAnsi"/>
            </w:rPr>
          </w:rPrChange>
        </w:rPr>
        <w:t>sample</w:t>
      </w:r>
      <w:r w:rsidRPr="00972C7F">
        <w:rPr>
          <w:rFonts w:eastAsiaTheme="minorEastAsia" w:cstheme="minorHAnsi"/>
          <w:lang w:val="en-GB"/>
        </w:rPr>
        <w:t xml:space="preserve">, following </w:t>
      </w:r>
      <w:r w:rsidR="007152C3" w:rsidRPr="00457D7E">
        <w:rPr>
          <w:rFonts w:eastAsiaTheme="minorEastAsia" w:cstheme="minorHAnsi"/>
          <w:lang w:val="en-GB"/>
          <w:rPrChange w:id="583" w:author="Anna Gårdmark" w:date="2020-02-07T07:22:00Z">
            <w:rPr>
              <w:rFonts w:eastAsiaTheme="minorEastAsia" w:cstheme="minorHAnsi"/>
            </w:rPr>
          </w:rPrChange>
        </w:rPr>
        <w:t xml:space="preserve">a </w:t>
      </w:r>
      <w:r w:rsidRPr="00972C7F">
        <w:rPr>
          <w:rFonts w:eastAsiaTheme="minorEastAsia" w:cstheme="minorHAnsi"/>
          <w:lang w:val="en-GB"/>
        </w:rPr>
        <w:t xml:space="preserve">burn-in </w:t>
      </w:r>
      <w:r w:rsidR="007152C3" w:rsidRPr="00457D7E">
        <w:rPr>
          <w:rFonts w:eastAsiaTheme="minorEastAsia" w:cstheme="minorHAnsi"/>
          <w:lang w:val="en-GB"/>
          <w:rPrChange w:id="584" w:author="Anna Gårdmark" w:date="2020-02-07T07:22:00Z">
            <w:rPr>
              <w:rFonts w:eastAsiaTheme="minorEastAsia" w:cstheme="minorHAnsi"/>
            </w:rPr>
          </w:rPrChange>
        </w:rPr>
        <w:t xml:space="preserve">of </w:t>
      </w:r>
      <w:r w:rsidR="007152C3" w:rsidRPr="00972C7F">
        <w:rPr>
          <w:rFonts w:eastAsiaTheme="minorEastAsia" w:cstheme="minorHAnsi"/>
          <w:lang w:val="en-GB"/>
        </w:rPr>
        <w:t>10000 iterations</w:t>
      </w:r>
      <w:r w:rsidR="00AB0B23" w:rsidRPr="00457D7E">
        <w:rPr>
          <w:rFonts w:eastAsiaTheme="minorEastAsia" w:cstheme="minorHAnsi"/>
          <w:lang w:val="en-GB"/>
          <w:rPrChange w:id="585" w:author="Anna Gårdmark" w:date="2020-02-07T07:22:00Z">
            <w:rPr>
              <w:rFonts w:eastAsiaTheme="minorEastAsia" w:cstheme="minorHAnsi"/>
            </w:rPr>
          </w:rPrChange>
        </w:rPr>
        <w:t xml:space="preserve"> and</w:t>
      </w:r>
      <w:r w:rsidR="002176CC" w:rsidRPr="00457D7E">
        <w:rPr>
          <w:rFonts w:eastAsiaTheme="minorEastAsia" w:cstheme="minorHAnsi"/>
          <w:lang w:val="en-GB"/>
          <w:rPrChange w:id="586" w:author="Anna Gårdmark" w:date="2020-02-07T07:22:00Z">
            <w:rPr>
              <w:rFonts w:eastAsiaTheme="minorEastAsia" w:cstheme="minorHAnsi"/>
            </w:rPr>
          </w:rPrChange>
        </w:rPr>
        <w:t xml:space="preserve"> </w:t>
      </w:r>
      <w:r w:rsidRPr="00972C7F">
        <w:rPr>
          <w:rFonts w:eastAsiaTheme="minorEastAsia" w:cstheme="minorHAnsi"/>
          <w:lang w:val="en-GB"/>
        </w:rPr>
        <w:t xml:space="preserve">5000 </w:t>
      </w:r>
      <w:r w:rsidR="002176CC" w:rsidRPr="00457D7E">
        <w:rPr>
          <w:rFonts w:eastAsiaTheme="minorEastAsia" w:cstheme="minorHAnsi"/>
          <w:lang w:val="en-GB"/>
          <w:rPrChange w:id="587" w:author="Anna Gårdmark" w:date="2020-02-07T07:22:00Z">
            <w:rPr>
              <w:rFonts w:eastAsiaTheme="minorEastAsia" w:cstheme="minorHAnsi"/>
            </w:rPr>
          </w:rPrChange>
        </w:rPr>
        <w:t xml:space="preserve">iterations </w:t>
      </w:r>
      <w:r w:rsidRPr="00972C7F">
        <w:rPr>
          <w:rFonts w:eastAsiaTheme="minorEastAsia" w:cstheme="minorHAnsi"/>
          <w:lang w:val="en-GB"/>
        </w:rPr>
        <w:t>for adaptation. Model convergence was assessed by visually inspecting trace plots and</w:t>
      </w:r>
      <w:r w:rsidR="004609CC">
        <w:rPr>
          <w:rFonts w:eastAsiaTheme="minorEastAsia" w:cstheme="minorHAnsi"/>
          <w:lang w:val="en-GB"/>
        </w:rPr>
        <w:t xml:space="preserve"> </w:t>
      </w:r>
      <w:r w:rsidR="004609CC" w:rsidRPr="004609CC">
        <w:rPr>
          <w:rFonts w:eastAsiaTheme="minorEastAsia" w:cstheme="minorHAnsi"/>
          <w:highlight w:val="yellow"/>
          <w:lang w:val="en-GB"/>
        </w:rPr>
        <w:t>potential scale reduction factors</w:t>
      </w:r>
      <w:r w:rsidRPr="004609CC">
        <w:rPr>
          <w:rFonts w:eastAsiaTheme="minorEastAsia" w:cstheme="minorHAnsi"/>
          <w:highlight w:val="yellow"/>
          <w:lang w:val="en-GB"/>
        </w:rPr>
        <w:t xml:space="preserve"> </w:t>
      </w:r>
      <w:r w:rsidR="004609CC" w:rsidRPr="004609CC">
        <w:rPr>
          <w:rFonts w:eastAsiaTheme="minorEastAsia" w:cstheme="minorHAnsi"/>
          <w:highlight w:val="yellow"/>
          <w:lang w:val="en-GB"/>
        </w:rPr>
        <w:t>(</w:t>
      </w:r>
      <m:oMath>
        <m:acc>
          <m:accPr>
            <m:ctrlPr>
              <w:rPr>
                <w:rFonts w:ascii="Cambria Math" w:eastAsiaTheme="minorEastAsia" w:hAnsi="Cambria Math" w:cstheme="minorHAnsi"/>
                <w:i/>
                <w:highlight w:val="yellow"/>
              </w:rPr>
            </m:ctrlPr>
          </m:accPr>
          <m:e>
            <m:r>
              <w:rPr>
                <w:rFonts w:ascii="Cambria Math" w:eastAsiaTheme="minorEastAsia" w:hAnsi="Cambria Math" w:cstheme="minorHAnsi"/>
                <w:highlight w:val="yellow"/>
              </w:rPr>
              <m:t>R</m:t>
            </m:r>
          </m:e>
        </m:acc>
      </m:oMath>
      <w:r w:rsidR="004609CC" w:rsidRPr="00457D7E">
        <w:rPr>
          <w:rFonts w:eastAsiaTheme="minorEastAsia" w:cstheme="minorHAnsi"/>
          <w:highlight w:val="yellow"/>
          <w:lang w:val="en-GB"/>
          <w:rPrChange w:id="588" w:author="Anna Gårdmark" w:date="2020-02-07T07:22:00Z">
            <w:rPr>
              <w:rFonts w:eastAsiaTheme="minorEastAsia" w:cstheme="minorHAnsi"/>
              <w:highlight w:val="yellow"/>
            </w:rPr>
          </w:rPrChange>
        </w:rPr>
        <w:t>)</w:t>
      </w:r>
      <w:r w:rsidR="00064080" w:rsidRPr="00457D7E">
        <w:rPr>
          <w:rFonts w:eastAsiaTheme="minorEastAsia" w:cstheme="minorHAnsi"/>
          <w:highlight w:val="yellow"/>
          <w:lang w:val="en-GB"/>
          <w:rPrChange w:id="589" w:author="Anna Gårdmark" w:date="2020-02-07T07:22:00Z">
            <w:rPr>
              <w:rFonts w:eastAsiaTheme="minorEastAsia" w:cstheme="minorHAnsi"/>
              <w:highlight w:val="yellow"/>
            </w:rPr>
          </w:rPrChange>
        </w:rPr>
        <w:t xml:space="preserve"> </w:t>
      </w:r>
      <w:r w:rsidR="00064080">
        <w:rPr>
          <w:rFonts w:eastAsiaTheme="minorEastAsia" w:cstheme="minorHAnsi"/>
          <w:highlight w:val="yellow"/>
        </w:rPr>
        <w:fldChar w:fldCharType="begin"/>
      </w:r>
      <w:r w:rsidR="009C66FD" w:rsidRPr="00457D7E">
        <w:rPr>
          <w:rFonts w:eastAsiaTheme="minorEastAsia" w:cstheme="minorHAnsi"/>
          <w:highlight w:val="yellow"/>
          <w:lang w:val="en-GB"/>
          <w:rPrChange w:id="590" w:author="Anna Gårdmark" w:date="2020-02-07T07:22:00Z">
            <w:rPr>
              <w:rFonts w:eastAsiaTheme="minorEastAsia" w:cstheme="minorHAnsi"/>
              <w:highlight w:val="yellow"/>
            </w:rPr>
          </w:rPrChange>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Pr>
          <w:rFonts w:eastAsiaTheme="minorEastAsia" w:cstheme="minorHAnsi"/>
          <w:highlight w:val="yellow"/>
        </w:rPr>
        <w:fldChar w:fldCharType="separate"/>
      </w:r>
      <w:r w:rsidR="009C66FD" w:rsidRPr="009C66FD">
        <w:rPr>
          <w:rFonts w:ascii="Times New Roman" w:cs="Times New Roman"/>
          <w:lang w:val="en-GB"/>
        </w:rPr>
        <w:t xml:space="preserve">(Gelman </w:t>
      </w:r>
      <w:r w:rsidR="009C66FD" w:rsidRPr="009C66FD">
        <w:rPr>
          <w:rFonts w:ascii="Times New Roman" w:cs="Times New Roman"/>
          <w:i/>
          <w:iCs/>
          <w:lang w:val="en-GB"/>
        </w:rPr>
        <w:t>et al.</w:t>
      </w:r>
      <w:r w:rsidR="009C66FD" w:rsidRPr="009C66FD">
        <w:rPr>
          <w:rFonts w:ascii="Times New Roman" w:cs="Times New Roman"/>
          <w:lang w:val="en-GB"/>
        </w:rPr>
        <w:t xml:space="preserve"> 2003)</w:t>
      </w:r>
      <w:r w:rsidR="00064080">
        <w:rPr>
          <w:rFonts w:eastAsiaTheme="minorEastAsia" w:cstheme="minorHAnsi"/>
          <w:highlight w:val="yellow"/>
        </w:rPr>
        <w:fldChar w:fldCharType="end"/>
      </w:r>
      <w:r w:rsidR="00A5246E" w:rsidRPr="004609CC">
        <w:rPr>
          <w:rFonts w:eastAsiaTheme="minorEastAsia" w:cstheme="minorHAnsi"/>
          <w:highlight w:val="yellow"/>
          <w:lang w:val="en-GB"/>
        </w:rPr>
        <w:t xml:space="preserve"> (Appendix S1)</w:t>
      </w:r>
      <w:r w:rsidR="003F182B" w:rsidRPr="00457D7E">
        <w:rPr>
          <w:rFonts w:eastAsiaTheme="minorEastAsia" w:cstheme="minorHAnsi"/>
          <w:lang w:val="en-GB"/>
          <w:rPrChange w:id="591" w:author="Anna Gårdmark" w:date="2020-02-07T07:22:00Z">
            <w:rPr>
              <w:rFonts w:eastAsiaTheme="minorEastAsia" w:cstheme="minorHAnsi"/>
            </w:rPr>
          </w:rPrChange>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457D7E">
        <w:rPr>
          <w:rFonts w:eastAsiaTheme="minorEastAsia" w:cstheme="minorHAnsi"/>
          <w:lang w:val="en-GB"/>
          <w:rPrChange w:id="592" w:author="Anna Gårdmark" w:date="2020-02-07T07:22:00Z">
            <w:rPr>
              <w:rFonts w:eastAsiaTheme="minorEastAsia" w:cstheme="minorHAnsi"/>
            </w:rPr>
          </w:rPrChange>
        </w:rPr>
        <w:t xml:space="preserve"> compares chain variance with the pooled variance, and values </w:t>
      </w:r>
      <w:r w:rsidR="00556508" w:rsidRPr="00972C7F">
        <w:rPr>
          <w:rFonts w:eastAsiaTheme="minorEastAsia" w:cstheme="minorHAnsi"/>
          <w:lang w:val="en-GB"/>
        </w:rPr>
        <w:t>&lt;1.1</w:t>
      </w:r>
      <w:r w:rsidR="003F182B" w:rsidRPr="00457D7E">
        <w:rPr>
          <w:rFonts w:eastAsiaTheme="minorEastAsia" w:cstheme="minorHAnsi"/>
          <w:lang w:val="en-GB"/>
          <w:rPrChange w:id="593" w:author="Anna Gårdmark" w:date="2020-02-07T07:22:00Z">
            <w:rPr>
              <w:rFonts w:eastAsiaTheme="minorEastAsia" w:cstheme="minorHAnsi"/>
            </w:rPr>
          </w:rPrChange>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7D7E">
        <w:rPr>
          <w:lang w:val="en-GB"/>
          <w:rPrChange w:id="594" w:author="Anna Gårdmark" w:date="2020-02-07T07:22:00Z">
            <w:rPr/>
          </w:rPrChange>
        </w:rPr>
        <w:t xml:space="preserve">within </w:t>
      </w:r>
      <w:r w:rsidR="00427A3E" w:rsidRPr="00457D7E">
        <w:rPr>
          <w:lang w:val="en-GB"/>
          <w:rPrChange w:id="595" w:author="Anna Gårdmark" w:date="2020-02-07T07:22:00Z">
            <w:rPr/>
          </w:rPrChange>
        </w:rPr>
        <w:t xml:space="preserve">the </w:t>
      </w:r>
      <w:r w:rsidRPr="00972C7F">
        <w:rPr>
          <w:i/>
          <w:lang w:val="en-GB"/>
        </w:rPr>
        <w:t>tidyverse’</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r w:rsidRPr="00972C7F">
        <w:rPr>
          <w:i/>
          <w:iCs/>
          <w:lang w:val="en-GB"/>
        </w:rPr>
        <w:t>ggmcmc</w:t>
      </w:r>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2D70E2">
        <w:rPr>
          <w:lang w:val="en-GB"/>
        </w:rPr>
        <w:t xml:space="preserve"> and ‘</w:t>
      </w:r>
      <w:r w:rsidRPr="002D70E2">
        <w:rPr>
          <w:i/>
          <w:iCs/>
          <w:lang w:val="en-GB"/>
        </w:rPr>
        <w:t>bayesplot</w:t>
      </w:r>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7D7E" w:rsidRDefault="0045707B" w:rsidP="0045707B">
      <w:pPr>
        <w:spacing w:line="480" w:lineRule="auto"/>
        <w:contextualSpacing/>
        <w:jc w:val="both"/>
        <w:rPr>
          <w:rFonts w:cstheme="minorHAnsi"/>
          <w:bCs/>
          <w:i/>
          <w:iCs/>
          <w:lang w:val="en-GB"/>
          <w:rPrChange w:id="596" w:author="Anna Gårdmark" w:date="2020-02-07T07:22:00Z">
            <w:rPr>
              <w:rFonts w:cstheme="minorHAnsi"/>
              <w:bCs/>
              <w:i/>
              <w:iCs/>
            </w:rPr>
          </w:rPrChange>
        </w:rPr>
      </w:pPr>
      <w:r w:rsidRPr="00457D7E">
        <w:rPr>
          <w:rFonts w:cstheme="minorHAnsi"/>
          <w:bCs/>
          <w:i/>
          <w:iCs/>
          <w:lang w:val="en-GB"/>
          <w:rPrChange w:id="597" w:author="Anna Gårdmark" w:date="2020-02-07T07:22:00Z">
            <w:rPr>
              <w:rFonts w:cstheme="minorHAnsi"/>
              <w:bCs/>
              <w:i/>
              <w:iCs/>
            </w:rPr>
          </w:rPrChange>
        </w:rPr>
        <w:t>Model comparison</w:t>
      </w:r>
    </w:p>
    <w:p w14:paraId="62B37E85" w14:textId="3BF0805D" w:rsidR="0045707B" w:rsidRPr="00457D7E" w:rsidRDefault="004823EA" w:rsidP="0045707B">
      <w:pPr>
        <w:spacing w:line="480" w:lineRule="auto"/>
        <w:contextualSpacing/>
        <w:jc w:val="both"/>
        <w:rPr>
          <w:lang w:val="en-GB"/>
          <w:rPrChange w:id="598" w:author="Anna Gårdmark" w:date="2020-02-07T07:22:00Z">
            <w:rPr/>
          </w:rPrChange>
        </w:rPr>
      </w:pPr>
      <w:r w:rsidRPr="00457D7E">
        <w:rPr>
          <w:rFonts w:cstheme="minorHAnsi"/>
          <w:bCs/>
          <w:lang w:val="en-GB"/>
          <w:rPrChange w:id="599" w:author="Anna Gårdmark" w:date="2020-02-07T07:22:00Z">
            <w:rPr>
              <w:rFonts w:cstheme="minorHAnsi"/>
              <w:bCs/>
            </w:rPr>
          </w:rPrChange>
        </w:rPr>
        <w:t xml:space="preserve">We compared </w:t>
      </w:r>
      <w:r w:rsidR="00A71DEB" w:rsidRPr="00457D7E">
        <w:rPr>
          <w:rFonts w:cstheme="minorHAnsi"/>
          <w:bCs/>
          <w:lang w:val="en-GB"/>
          <w:rPrChange w:id="600" w:author="Anna Gårdmark" w:date="2020-02-07T07:22:00Z">
            <w:rPr>
              <w:rFonts w:cstheme="minorHAnsi"/>
              <w:bCs/>
            </w:rPr>
          </w:rPrChange>
        </w:rPr>
        <w:t xml:space="preserve">the parsimony of </w:t>
      </w:r>
      <w:r w:rsidRPr="00457D7E">
        <w:rPr>
          <w:rFonts w:cstheme="minorHAnsi"/>
          <w:bCs/>
          <w:lang w:val="en-GB"/>
          <w:rPrChange w:id="601" w:author="Anna Gårdmark" w:date="2020-02-07T07:22:00Z">
            <w:rPr>
              <w:rFonts w:cstheme="minorHAnsi"/>
              <w:bCs/>
            </w:rPr>
          </w:rPrChange>
        </w:rPr>
        <w:t>models with different hierarchical structures</w:t>
      </w:r>
      <w:r w:rsidR="0076307D" w:rsidRPr="00457D7E">
        <w:rPr>
          <w:rFonts w:cstheme="minorHAnsi"/>
          <w:bCs/>
          <w:lang w:val="en-GB"/>
          <w:rPrChange w:id="602" w:author="Anna Gårdmark" w:date="2020-02-07T07:22:00Z">
            <w:rPr>
              <w:rFonts w:cstheme="minorHAnsi"/>
              <w:bCs/>
            </w:rPr>
          </w:rPrChange>
        </w:rPr>
        <w:t>,</w:t>
      </w:r>
      <w:r w:rsidRPr="00457D7E">
        <w:rPr>
          <w:rFonts w:cstheme="minorHAnsi"/>
          <w:bCs/>
          <w:lang w:val="en-GB"/>
          <w:rPrChange w:id="603" w:author="Anna Gårdmark" w:date="2020-02-07T07:22:00Z">
            <w:rPr>
              <w:rFonts w:cstheme="minorHAnsi"/>
              <w:bCs/>
            </w:rPr>
          </w:rPrChange>
        </w:rPr>
        <w:t xml:space="preserve"> and with or without mass-temperature interactions</w:t>
      </w:r>
      <w:r w:rsidR="0076307D" w:rsidRPr="00457D7E">
        <w:rPr>
          <w:rFonts w:cstheme="minorHAnsi"/>
          <w:bCs/>
          <w:lang w:val="en-GB"/>
          <w:rPrChange w:id="604" w:author="Anna Gårdmark" w:date="2020-02-07T07:22:00Z">
            <w:rPr>
              <w:rFonts w:cstheme="minorHAnsi"/>
              <w:bCs/>
            </w:rPr>
          </w:rPrChange>
        </w:rPr>
        <w:t>,</w:t>
      </w:r>
      <w:r w:rsidRPr="00457D7E">
        <w:rPr>
          <w:rFonts w:cstheme="minorHAnsi"/>
          <w:bCs/>
          <w:lang w:val="en-GB"/>
          <w:rPrChange w:id="605" w:author="Anna Gårdmark" w:date="2020-02-07T07:22:00Z">
            <w:rPr>
              <w:rFonts w:cstheme="minorHAnsi"/>
              <w:bCs/>
            </w:rPr>
          </w:rPrChange>
        </w:rPr>
        <w:t xml:space="preserve"> using the Watanabe-Akaike information criterion (WAIC)</w:t>
      </w:r>
      <w:r w:rsidR="005824C6" w:rsidRPr="00457D7E">
        <w:rPr>
          <w:rFonts w:cstheme="minorHAnsi"/>
          <w:bCs/>
          <w:lang w:val="en-GB"/>
          <w:rPrChange w:id="606" w:author="Anna Gårdmark" w:date="2020-02-07T07:22:00Z">
            <w:rPr>
              <w:rFonts w:cstheme="minorHAnsi"/>
              <w:bCs/>
            </w:rPr>
          </w:rPrChange>
        </w:rPr>
        <w:t xml:space="preserve"> </w:t>
      </w:r>
      <w:r w:rsidR="005824C6" w:rsidRPr="00556508">
        <w:rPr>
          <w:rFonts w:cstheme="minorHAnsi"/>
          <w:bCs/>
        </w:rPr>
        <w:fldChar w:fldCharType="begin"/>
      </w:r>
      <w:r w:rsidR="00273CBE" w:rsidRPr="00457D7E">
        <w:rPr>
          <w:rFonts w:cstheme="minorHAnsi"/>
          <w:bCs/>
          <w:lang w:val="en-GB"/>
          <w:rPrChange w:id="607" w:author="Anna Gårdmark" w:date="2020-02-07T07:22:00Z">
            <w:rPr>
              <w:rFonts w:cstheme="minorHAnsi"/>
              <w:bCs/>
            </w:rPr>
          </w:rPrChange>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7D7E">
        <w:rPr>
          <w:rFonts w:cstheme="minorHAnsi"/>
          <w:bCs/>
          <w:lang w:val="en-GB"/>
          <w:rPrChange w:id="608" w:author="Anna Gårdmark" w:date="2020-02-07T07:22:00Z">
            <w:rPr>
              <w:rFonts w:cstheme="minorHAnsi"/>
              <w:bCs/>
            </w:rPr>
          </w:rPrChange>
        </w:rPr>
        <w:t xml:space="preserve">, which is based on the </w:t>
      </w:r>
      <w:r w:rsidR="008C511C" w:rsidRPr="00457D7E">
        <w:rPr>
          <w:rFonts w:cstheme="minorHAnsi"/>
          <w:bCs/>
          <w:lang w:val="en-GB"/>
          <w:rPrChange w:id="609" w:author="Anna Gårdmark" w:date="2020-02-07T07:22:00Z">
            <w:rPr>
              <w:rFonts w:cstheme="minorHAnsi"/>
              <w:bCs/>
            </w:rPr>
          </w:rPrChange>
        </w:rPr>
        <w:t>posterior predictive distribution</w:t>
      </w:r>
      <w:r w:rsidR="00BF4585" w:rsidRPr="00457D7E">
        <w:rPr>
          <w:rFonts w:cstheme="minorHAnsi"/>
          <w:bCs/>
          <w:lang w:val="en-GB"/>
          <w:rPrChange w:id="610" w:author="Anna Gårdmark" w:date="2020-02-07T07:22:00Z">
            <w:rPr>
              <w:rFonts w:cstheme="minorHAnsi"/>
              <w:bCs/>
            </w:rPr>
          </w:rPrChange>
        </w:rPr>
        <w:t>.</w:t>
      </w:r>
      <w:r w:rsidR="00004AE0" w:rsidRPr="00457D7E">
        <w:rPr>
          <w:rFonts w:cstheme="minorHAnsi"/>
          <w:bCs/>
          <w:lang w:val="en-GB"/>
          <w:rPrChange w:id="611" w:author="Anna Gårdmark" w:date="2020-02-07T07:22:00Z">
            <w:rPr>
              <w:rFonts w:cstheme="minorHAnsi"/>
              <w:bCs/>
            </w:rPr>
          </w:rPrChange>
        </w:rPr>
        <w:t xml:space="preserve"> </w:t>
      </w:r>
      <w:r w:rsidR="00B46915" w:rsidRPr="00457D7E">
        <w:rPr>
          <w:rFonts w:cstheme="minorHAnsi"/>
          <w:bCs/>
          <w:lang w:val="en-GB"/>
          <w:rPrChange w:id="612" w:author="Anna Gårdmark" w:date="2020-02-07T07:22:00Z">
            <w:rPr>
              <w:rFonts w:cstheme="minorHAnsi"/>
              <w:bCs/>
            </w:rPr>
          </w:rPrChange>
        </w:rPr>
        <w:t>We report WAIC</w:t>
      </w:r>
      <w:r w:rsidR="00166ABF" w:rsidRPr="00457D7E">
        <w:rPr>
          <w:rFonts w:cstheme="minorHAnsi"/>
          <w:bCs/>
          <w:lang w:val="en-GB"/>
          <w:rPrChange w:id="613" w:author="Anna Gårdmark" w:date="2020-02-07T07:22:00Z">
            <w:rPr>
              <w:rFonts w:cstheme="minorHAnsi"/>
              <w:bCs/>
            </w:rPr>
          </w:rPrChange>
        </w:rPr>
        <w:t xml:space="preserve"> for each model descried above (Table 2), and </w:t>
      </w:r>
      <w:r w:rsidR="00431E0B" w:rsidRPr="00457D7E">
        <w:rPr>
          <w:rFonts w:cstheme="minorHAnsi"/>
          <w:bCs/>
          <w:lang w:val="en-GB"/>
          <w:rPrChange w:id="614" w:author="Anna Gårdmark" w:date="2020-02-07T07:22:00Z">
            <w:rPr>
              <w:rFonts w:cstheme="minorHAnsi"/>
              <w:bCs/>
            </w:rPr>
          </w:rPrChange>
        </w:rPr>
        <w:t>examine</w:t>
      </w:r>
      <w:r w:rsidR="00166ABF" w:rsidRPr="00457D7E">
        <w:rPr>
          <w:rFonts w:cstheme="minorHAnsi"/>
          <w:bCs/>
          <w:lang w:val="en-GB"/>
          <w:rPrChange w:id="615" w:author="Anna Gårdmark" w:date="2020-02-07T07:22:00Z">
            <w:rPr>
              <w:rFonts w:cstheme="minorHAnsi"/>
              <w:bCs/>
            </w:rPr>
          </w:rPrChange>
        </w:rPr>
        <w:t xml:space="preserve"> </w:t>
      </w:r>
      <w:r w:rsidR="00556508" w:rsidRPr="00457D7E">
        <w:rPr>
          <w:rFonts w:cstheme="minorHAnsi"/>
          <w:bCs/>
          <w:lang w:val="en-GB"/>
          <w:rPrChange w:id="616" w:author="Anna Gårdmark" w:date="2020-02-07T07:22:00Z">
            <w:rPr>
              <w:rFonts w:cstheme="minorHAnsi"/>
              <w:bCs/>
            </w:rPr>
          </w:rPrChange>
        </w:rPr>
        <w:t xml:space="preserve">models </w:t>
      </w:r>
      <w:r w:rsidR="00431E0B" w:rsidRPr="00457D7E">
        <w:rPr>
          <w:rFonts w:cstheme="minorHAnsi"/>
          <w:bCs/>
          <w:lang w:val="en-GB"/>
          <w:rPrChange w:id="617" w:author="Anna Gårdmark" w:date="2020-02-07T07:22:00Z">
            <w:rPr>
              <w:rFonts w:cstheme="minorHAnsi"/>
              <w:bCs/>
            </w:rPr>
          </w:rPrChange>
        </w:rPr>
        <w:t>with</w:t>
      </w:r>
      <w:r w:rsidR="00556508" w:rsidRPr="00457D7E">
        <w:rPr>
          <w:rFonts w:cstheme="minorHAnsi"/>
          <w:bCs/>
          <w:lang w:val="en-GB"/>
          <w:rPrChange w:id="618" w:author="Anna Gårdmark" w:date="2020-02-07T07:22:00Z">
            <w:rPr>
              <w:rFonts w:cstheme="minorHAnsi"/>
              <w:bCs/>
            </w:rPr>
          </w:rPrChange>
        </w:rPr>
        <w:t xml:space="preserve"> </w:t>
      </w:r>
      <w:r w:rsidR="00556508" w:rsidRPr="00556508">
        <w:rPr>
          <w:rFonts w:ascii="Symbol" w:hAnsi="Symbol"/>
        </w:rPr>
        <w:t></w:t>
      </w:r>
      <w:r w:rsidR="00556508" w:rsidRPr="00972C7F">
        <w:rPr>
          <w:lang w:val="en-GB"/>
        </w:rPr>
        <w:t>WAIC</w:t>
      </w:r>
      <w:r w:rsidR="00556508" w:rsidRPr="00457D7E">
        <w:rPr>
          <w:lang w:val="en-GB"/>
          <w:rPrChange w:id="619" w:author="Anna Gårdmark" w:date="2020-02-07T07:22:00Z">
            <w:rPr/>
          </w:rPrChange>
        </w:rPr>
        <w:t xml:space="preserve"> values </w:t>
      </w:r>
      <w:r w:rsidR="00556508" w:rsidRPr="00972C7F">
        <w:rPr>
          <w:rFonts w:eastAsiaTheme="minorEastAsia" w:cstheme="minorHAnsi"/>
          <w:lang w:val="en-GB"/>
        </w:rPr>
        <w:t>&lt;</w:t>
      </w:r>
      <w:r w:rsidR="00556508" w:rsidRPr="00457D7E">
        <w:rPr>
          <w:rFonts w:eastAsiaTheme="minorEastAsia" w:cstheme="minorHAnsi"/>
          <w:lang w:val="en-GB"/>
          <w:rPrChange w:id="620" w:author="Anna Gårdmark" w:date="2020-02-07T07:22:00Z">
            <w:rPr>
              <w:rFonts w:eastAsiaTheme="minorEastAsia" w:cstheme="minorHAnsi"/>
            </w:rPr>
          </w:rPrChange>
        </w:rPr>
        <w:t xml:space="preserve"> 2, where </w:t>
      </w:r>
      <w:r w:rsidR="00556508" w:rsidRPr="00556508">
        <w:rPr>
          <w:rFonts w:ascii="Symbol" w:hAnsi="Symbol"/>
        </w:rPr>
        <w:t></w:t>
      </w:r>
      <w:r w:rsidR="00556508" w:rsidRPr="00972C7F">
        <w:rPr>
          <w:lang w:val="en-GB"/>
        </w:rPr>
        <w:t>WAIC</w:t>
      </w:r>
      <w:r w:rsidR="00556508" w:rsidRPr="00457D7E">
        <w:rPr>
          <w:lang w:val="en-GB"/>
          <w:rPrChange w:id="621" w:author="Anna Gårdmark" w:date="2020-02-07T07:22:00Z">
            <w:rPr/>
          </w:rPrChange>
        </w:rPr>
        <w:t xml:space="preserve"> is each models difference to the lowest </w:t>
      </w:r>
      <w:r w:rsidR="00556508" w:rsidRPr="00972C7F">
        <w:rPr>
          <w:lang w:val="en-GB"/>
        </w:rPr>
        <w:t>WAIC</w:t>
      </w:r>
      <w:r w:rsidR="00556508" w:rsidRPr="00457D7E">
        <w:rPr>
          <w:lang w:val="en-GB"/>
          <w:rPrChange w:id="622" w:author="Anna Gårdmark" w:date="2020-02-07T07:22:00Z">
            <w:rPr/>
          </w:rPrChange>
        </w:rPr>
        <w:t xml:space="preserve"> across models, in line with common convention </w:t>
      </w:r>
      <w:r w:rsidR="00556508" w:rsidRPr="00556508">
        <w:fldChar w:fldCharType="begin"/>
      </w:r>
      <w:r w:rsidR="00273CBE" w:rsidRPr="00457D7E">
        <w:rPr>
          <w:lang w:val="en-GB"/>
          <w:rPrChange w:id="623" w:author="Anna Gårdmark" w:date="2020-02-07T07:22:00Z">
            <w:rPr/>
          </w:rPrChange>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7D7E">
        <w:rPr>
          <w:lang w:val="en-GB"/>
          <w:rPrChange w:id="624" w:author="Anna Gårdmark" w:date="2020-02-07T07:22:00Z">
            <w:rPr/>
          </w:rPrChange>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7D7E">
        <w:rPr>
          <w:lang w:val="en-GB"/>
          <w:rPrChange w:id="625" w:author="Anna Gårdmark" w:date="2020-02-07T07:22:00Z">
            <w:rPr/>
          </w:rPrChange>
        </w:rPr>
        <w:t xml:space="preserve">. </w:t>
      </w:r>
    </w:p>
    <w:p w14:paraId="630F97BE" w14:textId="77777777" w:rsidR="00DA4251" w:rsidRPr="00457D7E" w:rsidRDefault="00DA4251" w:rsidP="0045707B">
      <w:pPr>
        <w:spacing w:line="480" w:lineRule="auto"/>
        <w:contextualSpacing/>
        <w:jc w:val="both"/>
        <w:rPr>
          <w:rFonts w:eastAsiaTheme="minorEastAsia" w:cstheme="minorHAnsi"/>
          <w:lang w:val="en-GB"/>
          <w:rPrChange w:id="626" w:author="Anna Gårdmark" w:date="2020-02-07T07:22:00Z">
            <w:rPr>
              <w:rFonts w:eastAsiaTheme="minorEastAsia" w:cstheme="minorHAnsi"/>
            </w:rPr>
          </w:rPrChange>
        </w:rPr>
      </w:pPr>
    </w:p>
    <w:p w14:paraId="15A04341" w14:textId="75FB5F3A" w:rsidR="00047884" w:rsidRPr="00457D7E" w:rsidRDefault="00047884" w:rsidP="00B119E3">
      <w:pPr>
        <w:pageBreakBefore/>
        <w:tabs>
          <w:tab w:val="center" w:pos="4513"/>
        </w:tabs>
        <w:spacing w:line="480" w:lineRule="auto"/>
        <w:contextualSpacing/>
        <w:jc w:val="both"/>
        <w:rPr>
          <w:lang w:val="en-GB"/>
          <w:rPrChange w:id="627" w:author="Anna Gårdmark" w:date="2020-02-07T07:22:00Z">
            <w:rPr/>
          </w:rPrChange>
        </w:rPr>
      </w:pPr>
      <w:commentRangeStart w:id="628"/>
      <w:r w:rsidRPr="00972C7F">
        <w:rPr>
          <w:b/>
          <w:bCs/>
          <w:lang w:val="en-GB"/>
        </w:rPr>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628"/>
      <w:r w:rsidR="006A13B7">
        <w:rPr>
          <w:rStyle w:val="Kommentarsreferens"/>
        </w:rPr>
        <w:commentReference w:id="628"/>
      </w:r>
      <w:r w:rsidRPr="00972C7F">
        <w:rPr>
          <w:lang w:val="en-GB"/>
        </w:rPr>
        <w:t xml:space="preserve"> Description of model parameters and their prior distributions</w:t>
      </w:r>
      <w:r w:rsidR="003D29D8" w:rsidRPr="00457D7E">
        <w:rPr>
          <w:lang w:val="en-GB"/>
          <w:rPrChange w:id="629" w:author="Anna Gårdmark" w:date="2020-02-07T07:22:00Z">
            <w:rPr/>
          </w:rPrChange>
        </w:rPr>
        <w:t xml:space="preserve">. </w:t>
      </w:r>
      <m:oMath>
        <m:r>
          <w:rPr>
            <w:rFonts w:ascii="Cambria Math" w:hAnsi="Cambria Math"/>
          </w:rPr>
          <m:t>N</m:t>
        </m:r>
      </m:oMath>
      <w:r w:rsidR="003D29D8" w:rsidRPr="00457D7E">
        <w:rPr>
          <w:lang w:val="en-GB"/>
          <w:rPrChange w:id="630" w:author="Anna Gårdmark" w:date="2020-02-07T07:22:00Z">
            <w:rPr/>
          </w:rPrChange>
        </w:rPr>
        <w:t xml:space="preserve"> refers to a normal distribution and </w:t>
      </w:r>
      <m:oMath>
        <m:r>
          <w:rPr>
            <w:rFonts w:ascii="Cambria Math" w:hAnsi="Cambria Math"/>
          </w:rPr>
          <m:t>U</m:t>
        </m:r>
      </m:oMath>
      <w:r w:rsidR="003D29D8" w:rsidRPr="00457D7E">
        <w:rPr>
          <w:lang w:val="en-GB"/>
          <w:rPrChange w:id="631" w:author="Anna Gårdmark" w:date="2020-02-07T07:22:00Z">
            <w:rPr/>
          </w:rPrChange>
        </w:rPr>
        <w:t xml:space="preserve"> </w:t>
      </w:r>
      <w:r w:rsidR="006B0721" w:rsidRPr="00457D7E">
        <w:rPr>
          <w:lang w:val="en-GB"/>
          <w:rPrChange w:id="632" w:author="Anna Gårdmark" w:date="2020-02-07T07:22:00Z">
            <w:rPr/>
          </w:rPrChange>
        </w:rPr>
        <w:t xml:space="preserve">to </w:t>
      </w:r>
      <w:r w:rsidR="003D29D8" w:rsidRPr="00457D7E">
        <w:rPr>
          <w:lang w:val="en-GB"/>
          <w:rPrChange w:id="633" w:author="Anna Gårdmark" w:date="2020-02-07T07:22:00Z">
            <w:rPr/>
          </w:rPrChange>
        </w:rPr>
        <w:t>a uniform distribution.</w:t>
      </w:r>
    </w:p>
    <w:tbl>
      <w:tblPr>
        <w:tblStyle w:val="Rutntstabell1ljus"/>
        <w:tblW w:w="0" w:type="auto"/>
        <w:tblLook w:val="04A0" w:firstRow="1" w:lastRow="0" w:firstColumn="1" w:lastColumn="0" w:noHBand="0" w:noVBand="1"/>
      </w:tblPr>
      <w:tblGrid>
        <w:gridCol w:w="1709"/>
        <w:gridCol w:w="1309"/>
        <w:gridCol w:w="4329"/>
        <w:gridCol w:w="1669"/>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9" w:type="dxa"/>
          </w:tcPr>
          <w:p w14:paraId="7A824D9C"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69"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457D7E" w:rsidRDefault="000A3582" w:rsidP="00C428D8">
            <w:pPr>
              <w:spacing w:line="360" w:lineRule="auto"/>
              <w:contextualSpacing/>
              <w:jc w:val="both"/>
              <w:rPr>
                <w:rFonts w:cstheme="minorHAnsi"/>
                <w:lang w:val="en-GB"/>
                <w:rPrChange w:id="634" w:author="Anna Gårdmark" w:date="2020-02-07T07:22:00Z">
                  <w:rPr>
                    <w:rFonts w:cstheme="minorHAnsi"/>
                  </w:rPr>
                </w:rPrChange>
              </w:rPr>
            </w:pPr>
            <w:r w:rsidRPr="00457D7E">
              <w:rPr>
                <w:rFonts w:cstheme="minorHAnsi"/>
                <w:lang w:val="en-GB"/>
                <w:rPrChange w:id="635" w:author="Anna Gårdmark" w:date="2020-02-07T07:22:00Z">
                  <w:rPr>
                    <w:rFonts w:cstheme="minorHAnsi"/>
                  </w:rPr>
                </w:rPrChange>
              </w:rPr>
              <w:t>Quadratic model</w:t>
            </w:r>
          </w:p>
          <w:p w14:paraId="73D56C3A" w14:textId="559518BC" w:rsidR="001C2C66" w:rsidRPr="00457D7E" w:rsidRDefault="001C2C66" w:rsidP="00C428D8">
            <w:pPr>
              <w:spacing w:line="360" w:lineRule="auto"/>
              <w:contextualSpacing/>
              <w:jc w:val="both"/>
              <w:rPr>
                <w:rFonts w:cstheme="minorHAnsi"/>
                <w:b w:val="0"/>
                <w:bCs w:val="0"/>
                <w:lang w:val="en-GB"/>
                <w:rPrChange w:id="636" w:author="Anna Gårdmark" w:date="2020-02-07T07:22:00Z">
                  <w:rPr>
                    <w:rFonts w:cstheme="minorHAnsi"/>
                    <w:b w:val="0"/>
                    <w:bCs w:val="0"/>
                  </w:rPr>
                </w:rPrChange>
              </w:rPr>
            </w:pPr>
            <w:r w:rsidRPr="00972C7F">
              <w:rPr>
                <w:rFonts w:cstheme="minorHAnsi"/>
                <w:lang w:val="en-GB"/>
              </w:rPr>
              <w:t>for consumption</w:t>
            </w:r>
            <w:r w:rsidR="00100E9B" w:rsidRPr="00457D7E">
              <w:rPr>
                <w:rFonts w:cstheme="minorHAnsi"/>
                <w:lang w:val="en-GB"/>
                <w:rPrChange w:id="637" w:author="Anna Gårdmark" w:date="2020-02-07T07:22:00Z">
                  <w:rPr>
                    <w:rFonts w:cstheme="minorHAnsi"/>
                  </w:rPr>
                </w:rPrChange>
              </w:rPr>
              <w:t xml:space="preserve"> 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9" w:type="dxa"/>
          </w:tcPr>
          <w:p w14:paraId="5350D1EF"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4F2F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77777777" w:rsidR="006A13B7" w:rsidRPr="00972C7F" w:rsidRDefault="004F2F7A"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457D7E" w:rsidRDefault="006A13B7" w:rsidP="006A13B7">
            <w:pPr>
              <w:spacing w:line="360" w:lineRule="auto"/>
              <w:contextualSpacing/>
              <w:jc w:val="both"/>
              <w:rPr>
                <w:rFonts w:cstheme="minorHAnsi"/>
                <w:lang w:val="en-GB"/>
                <w:rPrChange w:id="638" w:author="Anna Gårdmark" w:date="2020-02-07T07:22:00Z">
                  <w:rPr>
                    <w:rFonts w:cstheme="minorHAnsi"/>
                  </w:rPr>
                </w:rPrChange>
              </w:rPr>
            </w:pPr>
            <w:r w:rsidRPr="00972C7F">
              <w:rPr>
                <w:rFonts w:cstheme="minorHAnsi"/>
                <w:lang w:val="en-GB"/>
              </w:rPr>
              <w:t>(Eqns. 1-3)</w:t>
            </w:r>
          </w:p>
        </w:tc>
        <w:tc>
          <w:tcPr>
            <w:tcW w:w="1309" w:type="dxa"/>
          </w:tcPr>
          <w:p w14:paraId="13FB610C" w14:textId="4E99414D" w:rsidR="006A13B7" w:rsidRDefault="004F2F7A"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4F2F7A"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4F2F7A"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4F2F7A"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4F2F7A"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t>Results</w:t>
      </w:r>
    </w:p>
    <w:p w14:paraId="55FE34A9" w14:textId="2EDC5873" w:rsidR="007059B2" w:rsidRPr="00457D7E" w:rsidRDefault="00324207" w:rsidP="000A32DD">
      <w:pPr>
        <w:spacing w:line="480" w:lineRule="auto"/>
        <w:contextualSpacing/>
        <w:jc w:val="both"/>
        <w:rPr>
          <w:lang w:val="en-GB"/>
          <w:rPrChange w:id="639" w:author="Anna Gårdmark" w:date="2020-02-07T07:22:00Z">
            <w:rPr/>
          </w:rPrChange>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457D7E">
        <w:rPr>
          <w:rFonts w:eastAsiaTheme="minorEastAsia" w:cstheme="minorHAnsi"/>
          <w:lang w:val="en-GB"/>
          <w:rPrChange w:id="640" w:author="Anna Gårdmark" w:date="2020-02-07T07:22:00Z">
            <w:rPr>
              <w:rFonts w:eastAsiaTheme="minorEastAsia" w:cstheme="minorHAnsi"/>
            </w:rPr>
          </w:rPrChange>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m:t>
        </m:r>
        <w:commentRangeStart w:id="641"/>
        <m:r>
          <w:rPr>
            <w:rFonts w:ascii="Cambria Math" w:hAnsi="Cambria Math" w:cstheme="minorHAnsi"/>
            <w:lang w:val="en-GB"/>
          </w:rPr>
          <m:t>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w:commentRangeEnd w:id="641"/>
        <m:r>
          <m:rPr>
            <m:sty m:val="p"/>
          </m:rPr>
          <w:rPr>
            <w:rStyle w:val="Kommentarsreferens"/>
          </w:rPr>
          <w:commentReference w:id="641"/>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457D7E">
        <w:rPr>
          <w:rFonts w:eastAsiaTheme="minorEastAsia" w:cstheme="minorHAnsi"/>
          <w:lang w:val="en-GB"/>
          <w:rPrChange w:id="642" w:author="Anna Gårdmark" w:date="2020-02-07T07:22:00Z">
            <w:rPr>
              <w:rFonts w:eastAsiaTheme="minorEastAsia" w:cstheme="minorHAnsi"/>
            </w:rPr>
          </w:rPrChange>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457D7E">
        <w:rPr>
          <w:rFonts w:eastAsiaTheme="minorEastAsia" w:cstheme="minorHAnsi"/>
          <w:lang w:val="en-GB"/>
          <w:rPrChange w:id="643" w:author="Anna Gårdmark" w:date="2020-02-07T07:22:00Z">
            <w:rPr>
              <w:rFonts w:eastAsiaTheme="minorEastAsia" w:cstheme="minorHAnsi"/>
            </w:rPr>
          </w:rPrChange>
        </w:rPr>
        <w:t xml:space="preserve">the models </w:t>
      </w:r>
      <w:r w:rsidR="00DE2220" w:rsidRPr="00972C7F">
        <w:rPr>
          <w:rFonts w:eastAsiaTheme="minorEastAsia" w:cstheme="minorHAnsi"/>
          <w:lang w:val="en-GB"/>
        </w:rPr>
        <w:t xml:space="preserve">of consumption, all coefficients vary by species </w:t>
      </w:r>
      <w:r w:rsidR="006B16CC" w:rsidRPr="00457D7E">
        <w:rPr>
          <w:rFonts w:eastAsiaTheme="minorEastAsia" w:cstheme="minorHAnsi"/>
          <w:lang w:val="en-GB"/>
          <w:rPrChange w:id="644" w:author="Anna Gårdmark" w:date="2020-02-07T07:22:00Z">
            <w:rPr>
              <w:rFonts w:eastAsiaTheme="minorEastAsia" w:cstheme="minorHAnsi"/>
            </w:rPr>
          </w:rPrChange>
        </w:rPr>
        <w:t xml:space="preserve">(M5) </w:t>
      </w:r>
      <w:r w:rsidR="00DE2220" w:rsidRPr="00972C7F">
        <w:rPr>
          <w:rFonts w:eastAsiaTheme="minorEastAsia" w:cstheme="minorHAnsi"/>
          <w:lang w:val="en-GB"/>
        </w:rPr>
        <w:t>whereas for metabolism, all but the interaction coefficient vary by species</w:t>
      </w:r>
      <w:r w:rsidR="006B16CC" w:rsidRPr="00457D7E">
        <w:rPr>
          <w:rFonts w:eastAsiaTheme="minorEastAsia" w:cstheme="minorHAnsi"/>
          <w:lang w:val="en-GB"/>
          <w:rPrChange w:id="645" w:author="Anna Gårdmark" w:date="2020-02-07T07:22:00Z">
            <w:rPr>
              <w:rFonts w:eastAsiaTheme="minorEastAsia" w:cstheme="minorHAnsi"/>
            </w:rPr>
          </w:rPrChange>
        </w:rPr>
        <w:t xml:space="preserve"> (M2)</w:t>
      </w:r>
      <w:r w:rsidR="00DE2220" w:rsidRPr="00972C7F">
        <w:rPr>
          <w:rFonts w:eastAsiaTheme="minorEastAsia" w:cstheme="minorHAnsi"/>
          <w:lang w:val="en-GB"/>
        </w:rPr>
        <w:t xml:space="preserve"> (Table 2).</w:t>
      </w:r>
      <w:r w:rsidR="00625350" w:rsidRPr="00457D7E">
        <w:rPr>
          <w:rFonts w:eastAsiaTheme="minorEastAsia" w:cstheme="minorHAnsi"/>
          <w:lang w:val="en-GB"/>
          <w:rPrChange w:id="646" w:author="Anna Gårdmark" w:date="2020-02-07T07:22:00Z">
            <w:rPr>
              <w:rFonts w:eastAsiaTheme="minorEastAsia" w:cstheme="minorHAnsi"/>
            </w:rPr>
          </w:rPrChange>
        </w:rPr>
        <w:t xml:space="preserve"> </w:t>
      </w:r>
      <w:r w:rsidR="00097348" w:rsidRPr="00457D7E">
        <w:rPr>
          <w:rFonts w:eastAsiaTheme="minorEastAsia" w:cstheme="minorHAnsi"/>
          <w:lang w:val="en-GB"/>
          <w:rPrChange w:id="647" w:author="Anna Gårdmark" w:date="2020-02-07T07:22:00Z">
            <w:rPr>
              <w:rFonts w:eastAsiaTheme="minorEastAsia" w:cstheme="minorHAnsi"/>
            </w:rPr>
          </w:rPrChange>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457D7E">
        <w:rPr>
          <w:rFonts w:eastAsiaTheme="minorEastAsia" w:cstheme="minorHAnsi"/>
          <w:lang w:val="en-GB"/>
          <w:rPrChange w:id="648" w:author="Anna Gårdmark" w:date="2020-02-07T07:22:00Z">
            <w:rPr>
              <w:rFonts w:eastAsiaTheme="minorEastAsia" w:cstheme="minorHAnsi"/>
            </w:rPr>
          </w:rPrChange>
        </w:rPr>
        <w:t xml:space="preserve">slightly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457D7E">
        <w:rPr>
          <w:rFonts w:eastAsiaTheme="minorEastAsia" w:cstheme="minorHAnsi"/>
          <w:lang w:val="en-GB"/>
          <w:rPrChange w:id="649" w:author="Anna Gårdmark" w:date="2020-02-07T07:22:00Z">
            <w:rPr>
              <w:rFonts w:eastAsiaTheme="minorEastAsia" w:cstheme="minorHAnsi"/>
            </w:rPr>
          </w:rPrChange>
        </w:rPr>
        <w:t>0.</w:t>
      </w:r>
      <w:r w:rsidR="002D3839" w:rsidRPr="00457D7E">
        <w:rPr>
          <w:rFonts w:eastAsiaTheme="minorEastAsia" w:cstheme="minorHAnsi"/>
          <w:lang w:val="en-GB"/>
          <w:rPrChange w:id="650" w:author="Anna Gårdmark" w:date="2020-02-07T07:22:00Z">
            <w:rPr>
              <w:rFonts w:eastAsiaTheme="minorEastAsia" w:cstheme="minorHAnsi"/>
            </w:rPr>
          </w:rPrChange>
        </w:rPr>
        <w:t>77</w:t>
      </w:r>
      <w:r w:rsidR="00844C79" w:rsidRPr="00972C7F">
        <w:rPr>
          <w:rFonts w:eastAsiaTheme="minorEastAsia" w:cstheme="minorHAnsi"/>
          <w:lang w:val="en-GB"/>
        </w:rPr>
        <w:t xml:space="preserve"> [</w:t>
      </w:r>
      <w:r w:rsidR="00573487" w:rsidRPr="00457D7E">
        <w:rPr>
          <w:rFonts w:eastAsiaTheme="minorEastAsia" w:cstheme="minorHAnsi"/>
          <w:lang w:val="en-GB"/>
          <w:rPrChange w:id="651" w:author="Anna Gårdmark" w:date="2020-02-07T07:22:00Z">
            <w:rPr>
              <w:rFonts w:eastAsiaTheme="minorEastAsia" w:cstheme="minorHAnsi"/>
            </w:rPr>
          </w:rPrChange>
        </w:rPr>
        <w:t>0.7, 0.8</w:t>
      </w:r>
      <w:r w:rsidR="001C01BE" w:rsidRPr="00457D7E">
        <w:rPr>
          <w:rFonts w:eastAsiaTheme="minorEastAsia" w:cstheme="minorHAnsi"/>
          <w:lang w:val="en-GB"/>
          <w:rPrChange w:id="652" w:author="Anna Gårdmark" w:date="2020-02-07T07:22:00Z">
            <w:rPr>
              <w:rFonts w:eastAsiaTheme="minorEastAsia" w:cstheme="minorHAnsi"/>
            </w:rPr>
          </w:rPrChange>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457D7E">
        <w:rPr>
          <w:rFonts w:eastAsiaTheme="minorEastAsia" w:cstheme="minorHAnsi"/>
          <w:lang w:val="en-GB"/>
          <w:rPrChange w:id="653" w:author="Anna Gårdmark" w:date="2020-02-07T07:22:00Z">
            <w:rPr>
              <w:rFonts w:eastAsiaTheme="minorEastAsia" w:cstheme="minorHAnsi"/>
            </w:rPr>
          </w:rPrChange>
        </w:rPr>
        <w:t>0.64</w:t>
      </w:r>
      <w:r w:rsidR="002359BC" w:rsidRPr="00972C7F">
        <w:rPr>
          <w:rFonts w:eastAsiaTheme="minorEastAsia" w:cstheme="minorHAnsi"/>
          <w:lang w:val="en-GB"/>
        </w:rPr>
        <w:t xml:space="preserve"> </w:t>
      </w:r>
      <w:r w:rsidR="00573487" w:rsidRPr="00457D7E">
        <w:rPr>
          <w:rFonts w:eastAsiaTheme="minorEastAsia" w:cstheme="minorHAnsi"/>
          <w:lang w:val="en-GB"/>
          <w:rPrChange w:id="654" w:author="Anna Gårdmark" w:date="2020-02-07T07:22:00Z">
            <w:rPr>
              <w:rFonts w:eastAsiaTheme="minorEastAsia" w:cstheme="minorHAnsi"/>
            </w:rPr>
          </w:rPrChange>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457D7E">
        <w:rPr>
          <w:rFonts w:eastAsiaTheme="minorEastAsia" w:cstheme="minorHAnsi"/>
          <w:lang w:val="en-GB"/>
          <w:rPrChange w:id="655" w:author="Anna Gårdmark" w:date="2020-02-07T07:22:00Z">
            <w:rPr>
              <w:rFonts w:eastAsiaTheme="minorEastAsia" w:cstheme="minorHAnsi"/>
            </w:rPr>
          </w:rPrChange>
        </w:rPr>
        <w:t xml:space="preserve"> </w:t>
      </w:r>
      <w:r w:rsidR="004F78EB" w:rsidRPr="00457D7E">
        <w:rPr>
          <w:rFonts w:eastAsiaTheme="minorEastAsia" w:cstheme="minorHAnsi"/>
          <w:lang w:val="en-GB"/>
          <w:rPrChange w:id="656" w:author="Anna Gårdmark" w:date="2020-02-07T07:22:00Z">
            <w:rPr>
              <w:rFonts w:eastAsiaTheme="minorEastAsia" w:cstheme="minorHAnsi"/>
            </w:rPr>
          </w:rPrChange>
        </w:rPr>
        <w:t>the only slightl</w:t>
      </w:r>
      <w:r w:rsidR="0039634C" w:rsidRPr="00457D7E">
        <w:rPr>
          <w:rFonts w:eastAsiaTheme="minorEastAsia" w:cstheme="minorHAnsi"/>
          <w:lang w:val="en-GB"/>
          <w:rPrChange w:id="657" w:author="Anna Gårdmark" w:date="2020-02-07T07:22:00Z">
            <w:rPr>
              <w:rFonts w:eastAsiaTheme="minorEastAsia" w:cstheme="minorHAnsi"/>
            </w:rPr>
          </w:rPrChange>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457D7E">
        <w:rPr>
          <w:rFonts w:eastAsiaTheme="minorEastAsia" w:cstheme="minorHAnsi"/>
          <w:lang w:val="en-GB"/>
          <w:rPrChange w:id="658" w:author="Anna Gårdmark" w:date="2020-02-07T07:22:00Z">
            <w:rPr>
              <w:rFonts w:eastAsiaTheme="minorEastAsia" w:cstheme="minorHAnsi"/>
            </w:rPr>
          </w:rPrChange>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457D7E">
        <w:rPr>
          <w:rFonts w:eastAsiaTheme="minorEastAsia" w:cstheme="minorHAnsi"/>
          <w:lang w:val="en-GB"/>
          <w:rPrChange w:id="659" w:author="Anna Gårdmark" w:date="2020-02-07T07:22:00Z">
            <w:rPr>
              <w:rFonts w:eastAsiaTheme="minorEastAsia" w:cstheme="minorHAnsi"/>
            </w:rPr>
          </w:rPrChange>
        </w:rPr>
        <w:t xml:space="preserve">. We also find it probable that </w:t>
      </w:r>
      <w:r w:rsidR="00ED67A1" w:rsidRPr="00457D7E">
        <w:rPr>
          <w:rFonts w:eastAsiaTheme="minorEastAsia" w:cstheme="minorHAnsi"/>
          <w:lang w:val="en-GB"/>
          <w:rPrChange w:id="660" w:author="Anna Gårdmark" w:date="2020-02-07T07:22:00Z">
            <w:rPr>
              <w:rFonts w:eastAsiaTheme="minorEastAsia" w:cstheme="minorHAnsi"/>
            </w:rPr>
          </w:rPrChange>
        </w:rPr>
        <w:t xml:space="preserve">the </w:t>
      </w:r>
      <w:r w:rsidR="009F106D" w:rsidRPr="00457D7E">
        <w:rPr>
          <w:rFonts w:eastAsiaTheme="minorEastAsia" w:cstheme="minorHAnsi"/>
          <w:lang w:val="en-GB"/>
          <w:rPrChange w:id="661" w:author="Anna Gårdmark" w:date="2020-02-07T07:22:00Z">
            <w:rPr>
              <w:rFonts w:eastAsiaTheme="minorEastAsia" w:cstheme="minorHAnsi"/>
            </w:rPr>
          </w:rPrChange>
        </w:rPr>
        <w:t>mass-scaling exponent</w:t>
      </w:r>
      <w:r w:rsidR="00692140" w:rsidRPr="00457D7E">
        <w:rPr>
          <w:rFonts w:eastAsiaTheme="minorEastAsia" w:cstheme="minorHAnsi"/>
          <w:lang w:val="en-GB"/>
          <w:rPrChange w:id="662" w:author="Anna Gårdmark" w:date="2020-02-07T07:22:00Z">
            <w:rPr>
              <w:rFonts w:eastAsiaTheme="minorEastAsia" w:cstheme="minorHAnsi"/>
            </w:rPr>
          </w:rPrChange>
        </w:rPr>
        <w:t xml:space="preserve"> of maximum consumption </w:t>
      </w:r>
      <w:r w:rsidR="0064771B" w:rsidRPr="00972C7F">
        <w:rPr>
          <w:rFonts w:eastAsiaTheme="minorEastAsia" w:cstheme="minorHAnsi"/>
          <w:lang w:val="en-GB"/>
        </w:rPr>
        <w:t>differ</w:t>
      </w:r>
      <w:r w:rsidR="001C0C0E" w:rsidRPr="00457D7E">
        <w:rPr>
          <w:rFonts w:eastAsiaTheme="minorEastAsia" w:cstheme="minorHAnsi"/>
          <w:lang w:val="en-GB"/>
          <w:rPrChange w:id="663" w:author="Anna Gårdmark" w:date="2020-02-07T07:22:00Z">
            <w:rPr>
              <w:rFonts w:eastAsiaTheme="minorEastAsia" w:cstheme="minorHAnsi"/>
            </w:rPr>
          </w:rPrChange>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sidRPr="00457D7E">
        <w:rPr>
          <w:rFonts w:eastAsiaTheme="minorEastAsia" w:cstheme="minorHAnsi"/>
          <w:lang w:val="en-GB"/>
          <w:rPrChange w:id="664" w:author="Anna Gårdmark" w:date="2020-02-07T07:22:00Z">
            <w:rPr>
              <w:rFonts w:eastAsiaTheme="minorEastAsia" w:cstheme="minorHAnsi"/>
            </w:rPr>
          </w:rPrChange>
        </w:rPr>
        <w:t xml:space="preserve">0.75 </w:t>
      </w:r>
      <w:r w:rsidR="00ED779E" w:rsidRPr="00972C7F">
        <w:rPr>
          <w:rFonts w:eastAsiaTheme="minorEastAsia" w:cstheme="minorHAnsi"/>
          <w:lang w:val="en-GB"/>
        </w:rPr>
        <w:t>from the metabolic theory of ecology</w:t>
      </w:r>
      <w:r w:rsidR="00071BD9" w:rsidRPr="00457D7E">
        <w:rPr>
          <w:rFonts w:eastAsiaTheme="minorEastAsia" w:cstheme="minorHAnsi"/>
          <w:lang w:val="en-GB"/>
          <w:rPrChange w:id="665" w:author="Anna Gårdmark" w:date="2020-02-07T07:22:00Z">
            <w:rPr>
              <w:rFonts w:eastAsiaTheme="minorEastAsia" w:cstheme="minorHAnsi"/>
            </w:rPr>
          </w:rPrChange>
        </w:rPr>
        <w:t>, because</w:t>
      </w:r>
      <w:r w:rsidR="00E94B34" w:rsidRPr="00457D7E">
        <w:rPr>
          <w:rFonts w:eastAsiaTheme="minorEastAsia" w:cstheme="minorHAnsi"/>
          <w:lang w:val="en-GB"/>
          <w:rPrChange w:id="666" w:author="Anna Gårdmark" w:date="2020-02-07T07:22:00Z">
            <w:rPr>
              <w:rFonts w:eastAsiaTheme="minorEastAsia" w:cstheme="minorHAnsi"/>
            </w:rPr>
          </w:rPrChange>
        </w:rPr>
        <w:t xml:space="preserve"> </w:t>
      </w:r>
      <w:r w:rsidR="007E259E" w:rsidRPr="00457D7E">
        <w:rPr>
          <w:rFonts w:eastAsiaTheme="minorEastAsia" w:cstheme="minorHAnsi"/>
          <w:lang w:val="en-GB"/>
          <w:rPrChange w:id="667" w:author="Anna Gårdmark" w:date="2020-02-07T07:22:00Z">
            <w:rPr>
              <w:rFonts w:eastAsiaTheme="minorEastAsia" w:cstheme="minorHAnsi"/>
            </w:rPr>
          </w:rPrChange>
        </w:rPr>
        <w:t>99</w:t>
      </w:r>
      <w:r w:rsidR="00322268" w:rsidRPr="00457D7E">
        <w:rPr>
          <w:rFonts w:eastAsiaTheme="minorEastAsia" w:cstheme="minorHAnsi"/>
          <w:lang w:val="en-GB"/>
          <w:rPrChange w:id="668" w:author="Anna Gårdmark" w:date="2020-02-07T07:22:00Z">
            <w:rPr>
              <w:rFonts w:eastAsiaTheme="minorEastAsia" w:cstheme="minorHAnsi"/>
            </w:rPr>
          </w:rPrChange>
        </w:rPr>
        <w:t>.</w:t>
      </w:r>
      <w:r w:rsidR="007E259E" w:rsidRPr="00457D7E">
        <w:rPr>
          <w:rFonts w:eastAsiaTheme="minorEastAsia" w:cstheme="minorHAnsi"/>
          <w:lang w:val="en-GB"/>
          <w:rPrChange w:id="669" w:author="Anna Gårdmark" w:date="2020-02-07T07:22:00Z">
            <w:rPr>
              <w:rFonts w:eastAsiaTheme="minorEastAsia" w:cstheme="minorHAnsi"/>
            </w:rPr>
          </w:rPrChange>
        </w:rPr>
        <w:t>5</w:t>
      </w:r>
      <w:r w:rsidR="00216E90" w:rsidRPr="00457D7E">
        <w:rPr>
          <w:rFonts w:eastAsiaTheme="minorEastAsia" w:cstheme="minorHAnsi"/>
          <w:lang w:val="en-GB"/>
          <w:rPrChange w:id="670" w:author="Anna Gårdmark" w:date="2020-02-07T07:22:00Z">
            <w:rPr>
              <w:rFonts w:eastAsiaTheme="minorEastAsia" w:cstheme="minorHAnsi"/>
            </w:rPr>
          </w:rPrChange>
        </w:rPr>
        <w:t xml:space="preserve">% </w:t>
      </w:r>
      <w:r w:rsidR="00FF08F4" w:rsidRPr="00457D7E">
        <w:rPr>
          <w:rFonts w:eastAsiaTheme="minorEastAsia" w:cstheme="minorHAnsi"/>
          <w:lang w:val="en-GB"/>
          <w:rPrChange w:id="671" w:author="Anna Gårdmark" w:date="2020-02-07T07:22:00Z">
            <w:rPr>
              <w:rFonts w:eastAsiaTheme="minorEastAsia" w:cstheme="minorHAnsi"/>
            </w:rPr>
          </w:rPrChange>
        </w:rPr>
        <w:t xml:space="preserve">of the posterior distribution </w:t>
      </w:r>
      <w:r w:rsidR="00216E90" w:rsidRPr="00457D7E">
        <w:rPr>
          <w:rFonts w:eastAsiaTheme="minorEastAsia" w:cstheme="minorHAnsi"/>
          <w:lang w:val="en-GB"/>
          <w:rPrChange w:id="672" w:author="Anna Gårdmark" w:date="2020-02-07T07:22:00Z">
            <w:rPr>
              <w:rFonts w:eastAsiaTheme="minorEastAsia" w:cstheme="minorHAnsi"/>
            </w:rPr>
          </w:rPrChange>
        </w:rPr>
        <w:t>is below 0.75</w:t>
      </w:r>
      <w:r w:rsidR="004069DE" w:rsidRPr="00457D7E">
        <w:rPr>
          <w:rFonts w:eastAsiaTheme="minorEastAsia" w:cstheme="minorHAnsi"/>
          <w:lang w:val="en-GB"/>
          <w:rPrChange w:id="673" w:author="Anna Gårdmark" w:date="2020-02-07T07:22:00Z">
            <w:rPr>
              <w:rFonts w:eastAsiaTheme="minorEastAsia" w:cstheme="minorHAnsi"/>
            </w:rPr>
          </w:rPrChange>
        </w:rPr>
        <w:t xml:space="preserve"> (Fig. 2)</w:t>
      </w:r>
      <w:r w:rsidR="00544018" w:rsidRPr="00457D7E">
        <w:rPr>
          <w:rFonts w:eastAsiaTheme="minorEastAsia" w:cstheme="minorHAnsi"/>
          <w:lang w:val="en-GB"/>
          <w:rPrChange w:id="674" w:author="Anna Gårdmark" w:date="2020-02-07T07:22:00Z">
            <w:rPr>
              <w:rFonts w:eastAsiaTheme="minorEastAsia" w:cstheme="minorHAnsi"/>
            </w:rPr>
          </w:rPrChange>
        </w:rPr>
        <w:t xml:space="preserve">. </w:t>
      </w:r>
      <w:r w:rsidR="00654989" w:rsidRPr="00457D7E">
        <w:rPr>
          <w:rFonts w:eastAsiaTheme="minorEastAsia" w:cstheme="minorHAnsi"/>
          <w:lang w:val="en-GB"/>
          <w:rPrChange w:id="675" w:author="Anna Gårdmark" w:date="2020-02-07T07:22:00Z">
            <w:rPr>
              <w:rFonts w:eastAsiaTheme="minorEastAsia" w:cstheme="minorHAnsi"/>
            </w:rPr>
          </w:rPrChange>
        </w:rPr>
        <w:t xml:space="preserve">The mass-exponent for metabolism </w:t>
      </w:r>
      <w:r w:rsidR="0076307D" w:rsidRPr="00457D7E">
        <w:rPr>
          <w:rFonts w:eastAsiaTheme="minorEastAsia" w:cstheme="minorHAnsi"/>
          <w:lang w:val="en-GB"/>
          <w:rPrChange w:id="676" w:author="Anna Gårdmark" w:date="2020-02-07T07:22:00Z">
            <w:rPr>
              <w:rFonts w:eastAsiaTheme="minorEastAsia" w:cstheme="minorHAnsi"/>
            </w:rPr>
          </w:rPrChange>
        </w:rPr>
        <w:t xml:space="preserve">is </w:t>
      </w:r>
      <w:r w:rsidR="00654989" w:rsidRPr="00457D7E">
        <w:rPr>
          <w:rFonts w:eastAsiaTheme="minorEastAsia" w:cstheme="minorHAnsi"/>
          <w:lang w:val="en-GB"/>
          <w:rPrChange w:id="677" w:author="Anna Gårdmark" w:date="2020-02-07T07:22:00Z">
            <w:rPr>
              <w:rFonts w:eastAsiaTheme="minorEastAsia" w:cstheme="minorHAnsi"/>
            </w:rPr>
          </w:rPrChange>
        </w:rPr>
        <w:t>closer</w:t>
      </w:r>
      <w:r w:rsidR="0015657A" w:rsidRPr="00457D7E">
        <w:rPr>
          <w:rFonts w:eastAsiaTheme="minorEastAsia" w:cstheme="minorHAnsi"/>
          <w:lang w:val="en-GB"/>
          <w:rPrChange w:id="678" w:author="Anna Gårdmark" w:date="2020-02-07T07:22:00Z">
            <w:rPr>
              <w:rFonts w:eastAsiaTheme="minorEastAsia" w:cstheme="minorHAnsi"/>
            </w:rPr>
          </w:rPrChange>
        </w:rPr>
        <w:t xml:space="preserve"> to 0.75, with </w:t>
      </w:r>
      <w:r w:rsidR="006E26C2" w:rsidRPr="00457D7E">
        <w:rPr>
          <w:rFonts w:eastAsiaTheme="minorEastAsia" w:cstheme="minorHAnsi"/>
          <w:lang w:val="en-GB"/>
          <w:rPrChange w:id="679" w:author="Anna Gårdmark" w:date="2020-02-07T07:22:00Z">
            <w:rPr>
              <w:rFonts w:eastAsiaTheme="minorEastAsia" w:cstheme="minorHAnsi"/>
            </w:rPr>
          </w:rPrChange>
        </w:rPr>
        <w:t>70</w:t>
      </w:r>
      <w:r w:rsidR="008D3370" w:rsidRPr="00457D7E">
        <w:rPr>
          <w:rFonts w:eastAsiaTheme="minorEastAsia" w:cstheme="minorHAnsi"/>
          <w:lang w:val="en-GB"/>
          <w:rPrChange w:id="680" w:author="Anna Gårdmark" w:date="2020-02-07T07:22:00Z">
            <w:rPr>
              <w:rFonts w:eastAsiaTheme="minorEastAsia" w:cstheme="minorHAnsi"/>
            </w:rPr>
          </w:rPrChange>
        </w:rPr>
        <w:t>%</w:t>
      </w:r>
      <w:r w:rsidR="00DC5C11" w:rsidRPr="00457D7E">
        <w:rPr>
          <w:rFonts w:eastAsiaTheme="minorEastAsia" w:cstheme="minorHAnsi"/>
          <w:lang w:val="en-GB"/>
          <w:rPrChange w:id="681" w:author="Anna Gårdmark" w:date="2020-02-07T07:22:00Z">
            <w:rPr>
              <w:rFonts w:eastAsiaTheme="minorEastAsia" w:cstheme="minorHAnsi"/>
            </w:rPr>
          </w:rPrChange>
        </w:rPr>
        <w:t xml:space="preserve"> of the posterior</w:t>
      </w:r>
      <w:r w:rsidR="00316D82" w:rsidRPr="00457D7E">
        <w:rPr>
          <w:rFonts w:eastAsiaTheme="minorEastAsia" w:cstheme="minorHAnsi"/>
          <w:lang w:val="en-GB"/>
          <w:rPrChange w:id="682" w:author="Anna Gårdmark" w:date="2020-02-07T07:22:00Z">
            <w:rPr>
              <w:rFonts w:eastAsiaTheme="minorEastAsia" w:cstheme="minorHAnsi"/>
            </w:rPr>
          </w:rPrChange>
        </w:rPr>
        <w:t xml:space="preserve"> distribution above 0.75</w:t>
      </w:r>
      <w:r w:rsidR="004069DE" w:rsidRPr="00457D7E">
        <w:rPr>
          <w:rFonts w:eastAsiaTheme="minorEastAsia" w:cstheme="minorHAnsi"/>
          <w:lang w:val="en-GB"/>
          <w:rPrChange w:id="683" w:author="Anna Gårdmark" w:date="2020-02-07T07:22:00Z">
            <w:rPr>
              <w:rFonts w:eastAsiaTheme="minorEastAsia" w:cstheme="minorHAnsi"/>
            </w:rPr>
          </w:rPrChange>
        </w:rPr>
        <w:t xml:space="preserve"> (Fig. 2)</w:t>
      </w:r>
      <w:r w:rsidR="0064771B" w:rsidRPr="00972C7F">
        <w:rPr>
          <w:rFonts w:eastAsiaTheme="minorEastAsia" w:cstheme="minorHAnsi"/>
          <w:lang w:val="en-GB"/>
        </w:rPr>
        <w:t>.</w:t>
      </w:r>
      <w:r w:rsidR="00F33348" w:rsidRPr="00457D7E">
        <w:rPr>
          <w:rFonts w:eastAsiaTheme="minorEastAsia" w:cstheme="minorHAnsi"/>
          <w:lang w:val="en-GB"/>
          <w:rPrChange w:id="684" w:author="Anna Gårdmark" w:date="2020-02-07T07:22:00Z">
            <w:rPr>
              <w:rFonts w:eastAsiaTheme="minorEastAsia" w:cstheme="minorHAnsi"/>
            </w:rPr>
          </w:rPrChange>
        </w:rPr>
        <w:t xml:space="preserve"> </w:t>
      </w:r>
      <w:r w:rsidR="00AA0E04" w:rsidRPr="00457D7E">
        <w:rPr>
          <w:rFonts w:eastAsiaTheme="minorEastAsia" w:cstheme="minorHAnsi"/>
          <w:lang w:val="en-GB"/>
          <w:rPrChange w:id="685" w:author="Anna Gårdmark" w:date="2020-02-07T07:22:00Z">
            <w:rPr>
              <w:rFonts w:eastAsiaTheme="minorEastAsia" w:cstheme="minorHAnsi"/>
            </w:rPr>
          </w:rPrChange>
        </w:rPr>
        <w:t>A</w:t>
      </w:r>
      <w:r w:rsidR="00AA0E04" w:rsidRPr="00972C7F">
        <w:rPr>
          <w:rFonts w:eastAsiaTheme="minorEastAsia" w:cstheme="minorHAnsi"/>
          <w:lang w:val="en-GB"/>
        </w:rPr>
        <w:t>ctivation energ</w:t>
      </w:r>
      <w:r w:rsidR="00AA0E04" w:rsidRPr="00457D7E">
        <w:rPr>
          <w:rFonts w:eastAsiaTheme="minorEastAsia" w:cstheme="minorHAnsi"/>
          <w:lang w:val="en-GB"/>
          <w:rPrChange w:id="686" w:author="Anna Gårdmark" w:date="2020-02-07T07:22:00Z">
            <w:rPr>
              <w:rFonts w:eastAsiaTheme="minorEastAsia" w:cstheme="minorHAnsi"/>
            </w:rPr>
          </w:rPrChange>
        </w:rPr>
        <w:t>ies of metabolism and maximum consumption rate are both similar</w:t>
      </w:r>
      <w:r w:rsidR="00B970F1" w:rsidRPr="00457D7E">
        <w:rPr>
          <w:rFonts w:eastAsiaTheme="minorEastAsia" w:cstheme="minorHAnsi"/>
          <w:lang w:val="en-GB"/>
          <w:rPrChange w:id="687" w:author="Anna Gårdmark" w:date="2020-02-07T07:22:00Z">
            <w:rPr>
              <w:rFonts w:eastAsiaTheme="minorEastAsia" w:cstheme="minorHAnsi"/>
            </w:rPr>
          </w:rPrChange>
        </w:rPr>
        <w:t xml:space="preserve"> (</w:t>
      </w:r>
      <w:r w:rsidR="00B970F1" w:rsidRPr="00972C7F">
        <w:rPr>
          <w:lang w:val="en-GB"/>
        </w:rPr>
        <w:t>-0.6</w:t>
      </w:r>
      <w:r w:rsidR="00FE6306" w:rsidRPr="00457D7E">
        <w:rPr>
          <w:lang w:val="en-GB"/>
          <w:rPrChange w:id="688" w:author="Anna Gårdmark" w:date="2020-02-07T07:22:00Z">
            <w:rPr/>
          </w:rPrChange>
        </w:rPr>
        <w:t>1</w:t>
      </w:r>
      <w:r w:rsidR="00B970F1" w:rsidRPr="00972C7F">
        <w:rPr>
          <w:lang w:val="en-GB"/>
        </w:rPr>
        <w:t xml:space="preserve"> [-0.67, -0.56]</w:t>
      </w:r>
      <w:r w:rsidR="00B970F1" w:rsidRPr="00457D7E">
        <w:rPr>
          <w:lang w:val="en-GB"/>
          <w:rPrChange w:id="689" w:author="Anna Gårdmark" w:date="2020-02-07T07:22:00Z">
            <w:rPr/>
          </w:rPrChange>
        </w:rPr>
        <w:t xml:space="preserve"> and </w:t>
      </w:r>
      <w:r w:rsidR="004E7F50" w:rsidRPr="00457D7E">
        <w:rPr>
          <w:lang w:val="en-GB"/>
          <w:rPrChange w:id="690" w:author="Anna Gårdmark" w:date="2020-02-07T07:22:00Z">
            <w:rPr/>
          </w:rPrChange>
        </w:rPr>
        <w:t>-0</w:t>
      </w:r>
      <w:r w:rsidR="001168E0" w:rsidRPr="00457D7E">
        <w:rPr>
          <w:lang w:val="en-GB"/>
          <w:rPrChange w:id="691" w:author="Anna Gårdmark" w:date="2020-02-07T07:22:00Z">
            <w:rPr/>
          </w:rPrChange>
        </w:rPr>
        <w:t>.</w:t>
      </w:r>
      <w:r w:rsidR="004E7F50" w:rsidRPr="00457D7E">
        <w:rPr>
          <w:lang w:val="en-GB"/>
          <w:rPrChange w:id="692" w:author="Anna Gårdmark" w:date="2020-02-07T07:22:00Z">
            <w:rPr/>
          </w:rPrChange>
        </w:rPr>
        <w:t>66</w:t>
      </w:r>
      <w:r w:rsidR="005B219D" w:rsidRPr="00457D7E">
        <w:rPr>
          <w:lang w:val="en-GB"/>
          <w:rPrChange w:id="693" w:author="Anna Gårdmark" w:date="2020-02-07T07:22:00Z">
            <w:rPr/>
          </w:rPrChange>
        </w:rPr>
        <w:t xml:space="preserve"> [-0.83, -0.49]</w:t>
      </w:r>
      <w:r w:rsidR="00C86161" w:rsidRPr="00457D7E">
        <w:rPr>
          <w:lang w:val="en-GB"/>
          <w:rPrChange w:id="694" w:author="Anna Gårdmark" w:date="2020-02-07T07:22:00Z">
            <w:rPr/>
          </w:rPrChange>
        </w:rPr>
        <w:t xml:space="preserve">, </w:t>
      </w:r>
      <w:r w:rsidR="006E7D1A" w:rsidRPr="00457D7E">
        <w:rPr>
          <w:lang w:val="en-GB"/>
          <w:rPrChange w:id="695" w:author="Anna Gårdmark" w:date="2020-02-07T07:22:00Z">
            <w:rPr/>
          </w:rPrChange>
        </w:rPr>
        <w:t>respectively</w:t>
      </w:r>
      <w:r w:rsidR="004069DE" w:rsidRPr="00457D7E">
        <w:rPr>
          <w:lang w:val="en-GB"/>
          <w:rPrChange w:id="696" w:author="Anna Gårdmark" w:date="2020-02-07T07:22:00Z">
            <w:rPr/>
          </w:rPrChange>
        </w:rPr>
        <w:t>; Fig. 2</w:t>
      </w:r>
      <w:r w:rsidR="00B970F1" w:rsidRPr="00457D7E">
        <w:rPr>
          <w:rFonts w:eastAsiaTheme="minorEastAsia" w:cstheme="minorHAnsi"/>
          <w:lang w:val="en-GB"/>
          <w:rPrChange w:id="697" w:author="Anna Gårdmark" w:date="2020-02-07T07:22:00Z">
            <w:rPr>
              <w:rFonts w:eastAsiaTheme="minorEastAsia" w:cstheme="minorHAnsi"/>
            </w:rPr>
          </w:rPrChange>
        </w:rPr>
        <w:t>)</w:t>
      </w:r>
      <w:r w:rsidR="00AA0E04" w:rsidRPr="00457D7E">
        <w:rPr>
          <w:rFonts w:eastAsiaTheme="minorEastAsia" w:cstheme="minorHAnsi"/>
          <w:lang w:val="en-GB"/>
          <w:rPrChange w:id="698" w:author="Anna Gårdmark" w:date="2020-02-07T07:22:00Z">
            <w:rPr>
              <w:rFonts w:eastAsiaTheme="minorEastAsia" w:cstheme="minorHAnsi"/>
            </w:rPr>
          </w:rPrChange>
        </w:rPr>
        <w:t xml:space="preserve"> and</w:t>
      </w:r>
      <w:r w:rsidR="00AA0E04" w:rsidRPr="00972C7F">
        <w:rPr>
          <w:rFonts w:eastAsiaTheme="minorEastAsia" w:cstheme="minorHAnsi"/>
          <w:lang w:val="en-GB"/>
        </w:rPr>
        <w:t xml:space="preserve"> </w:t>
      </w:r>
      <w:r w:rsidR="00AA0E04" w:rsidRPr="00457D7E">
        <w:rPr>
          <w:rFonts w:eastAsiaTheme="minorEastAsia" w:cstheme="minorHAnsi"/>
          <w:lang w:val="en-GB"/>
          <w:rPrChange w:id="699" w:author="Anna Gårdmark" w:date="2020-02-07T07:22:00Z">
            <w:rPr>
              <w:rFonts w:eastAsiaTheme="minorEastAsia" w:cstheme="minorHAnsi"/>
            </w:rPr>
          </w:rPrChange>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457D7E">
        <w:rPr>
          <w:lang w:val="en-GB"/>
          <w:rPrChange w:id="700" w:author="Anna Gårdmark" w:date="2020-02-07T07:22:00Z">
            <w:rPr/>
          </w:rPrChange>
        </w:rPr>
        <w:t>.</w:t>
      </w:r>
    </w:p>
    <w:p w14:paraId="452CDEF8" w14:textId="60FC49BD" w:rsidR="00FC41B6" w:rsidRPr="00457D7E" w:rsidRDefault="00AA6B85" w:rsidP="00AA6B85">
      <w:pPr>
        <w:spacing w:line="480" w:lineRule="auto"/>
        <w:ind w:firstLine="284"/>
        <w:contextualSpacing/>
        <w:jc w:val="both"/>
        <w:rPr>
          <w:rFonts w:eastAsiaTheme="minorEastAsia" w:cstheme="minorHAnsi"/>
          <w:lang w:val="en-GB"/>
          <w:rPrChange w:id="701" w:author="Anna Gårdmark" w:date="2020-02-07T07:22:00Z">
            <w:rPr>
              <w:rFonts w:eastAsiaTheme="minorEastAsia" w:cstheme="minorHAnsi"/>
            </w:rPr>
          </w:rPrChange>
        </w:rPr>
      </w:pPr>
      <w:r w:rsidRPr="00457D7E">
        <w:rPr>
          <w:rFonts w:eastAsiaTheme="minorEastAsia" w:cstheme="minorHAnsi"/>
          <w:lang w:val="en-GB"/>
          <w:rPrChange w:id="702" w:author="Anna Gårdmark" w:date="2020-02-07T07:22:00Z">
            <w:rPr>
              <w:rFonts w:eastAsiaTheme="minorEastAsia" w:cstheme="minorHAnsi"/>
            </w:rPr>
          </w:rPrChange>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457D7E">
        <w:rPr>
          <w:rFonts w:eastAsiaTheme="minorEastAsia" w:cstheme="minorHAnsi"/>
          <w:lang w:val="en-GB"/>
          <w:rPrChange w:id="703" w:author="Anna Gårdmark" w:date="2020-02-07T07:22:00Z">
            <w:rPr>
              <w:rFonts w:eastAsiaTheme="minorEastAsia" w:cstheme="minorHAnsi"/>
            </w:rPr>
          </w:rPrChange>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and temperature</w:t>
      </w:r>
      <w:r w:rsidR="004C74F8" w:rsidRPr="00972C7F">
        <w:rPr>
          <w:rFonts w:eastAsiaTheme="minorEastAsia" w:cstheme="minorHAnsi"/>
          <w:lang w:val="en-GB"/>
        </w:rPr>
        <w:t xml:space="preserve"> </w:t>
      </w:r>
      <w:r w:rsidR="0003722E" w:rsidRPr="00972C7F">
        <w:rPr>
          <w:rFonts w:eastAsiaTheme="minorEastAsia" w:cstheme="minorHAnsi"/>
          <w:lang w:val="en-GB"/>
        </w:rPr>
        <w:t xml:space="preserve">on metabolic rate </w:t>
      </w:r>
      <w:r w:rsidR="004C74F8" w:rsidRPr="00972C7F">
        <w:rPr>
          <w:rFonts w:eastAsiaTheme="minorEastAsia" w:cstheme="minorHAnsi"/>
          <w:lang w:val="en-GB"/>
        </w:rPr>
        <w:t>(</w:t>
      </w:r>
      <w:r w:rsidR="0086403E" w:rsidRPr="00972C7F">
        <w:rPr>
          <w:rFonts w:eastAsiaTheme="minorEastAsia" w:cstheme="minorHAnsi"/>
          <w:lang w:val="en-GB"/>
        </w:rPr>
        <w:t>9</w:t>
      </w:r>
      <w:r w:rsidR="00C878E1" w:rsidRPr="00972C7F">
        <w:rPr>
          <w:rFonts w:eastAsiaTheme="minorEastAsia" w:cstheme="minorHAnsi"/>
          <w:lang w:val="en-GB"/>
        </w:rPr>
        <w:t>9.</w:t>
      </w:r>
      <w:r w:rsidR="00E21984" w:rsidRPr="00457D7E">
        <w:rPr>
          <w:rFonts w:eastAsiaTheme="minorEastAsia" w:cstheme="minorHAnsi"/>
          <w:lang w:val="en-GB"/>
          <w:rPrChange w:id="704" w:author="Anna Gårdmark" w:date="2020-02-07T07:22:00Z">
            <w:rPr>
              <w:rFonts w:eastAsiaTheme="minorEastAsia" w:cstheme="minorHAnsi"/>
            </w:rPr>
          </w:rPrChange>
        </w:rPr>
        <w:t>9</w:t>
      </w:r>
      <w:r w:rsidR="0086403E" w:rsidRPr="00972C7F">
        <w:rPr>
          <w:rFonts w:eastAsiaTheme="minorEastAsia" w:cstheme="minorHAnsi"/>
          <w:lang w:val="en-GB"/>
        </w:rPr>
        <w:t>% of the posterior distribution of</w:t>
      </w:r>
      <w:r w:rsidR="00DB07B2" w:rsidRPr="00972C7F">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972C7F">
        <w:rPr>
          <w:rFonts w:eastAsiaTheme="minorEastAsia" w:cstheme="minorHAnsi"/>
          <w:iCs/>
          <w:lang w:val="en-GB"/>
        </w:rPr>
        <w:t xml:space="preserve"> </w:t>
      </w:r>
      <w:r w:rsidR="00576570" w:rsidRPr="00972C7F">
        <w:rPr>
          <w:rFonts w:eastAsiaTheme="minorEastAsia" w:cstheme="minorHAnsi"/>
          <w:iCs/>
          <w:lang w:val="en-GB"/>
        </w:rPr>
        <w:t>is above 0</w:t>
      </w:r>
      <w:r w:rsidR="004C5D6E" w:rsidRPr="00972C7F">
        <w:rPr>
          <w:rFonts w:eastAsiaTheme="minorEastAsia" w:cstheme="minorHAnsi"/>
          <w:iCs/>
          <w:lang w:val="en-GB"/>
        </w:rPr>
        <w:t xml:space="preserve">, Fig, </w:t>
      </w:r>
      <w:r w:rsidR="00225F42" w:rsidRPr="00457D7E">
        <w:rPr>
          <w:rFonts w:eastAsiaTheme="minorEastAsia" w:cstheme="minorHAnsi"/>
          <w:iCs/>
          <w:color w:val="FF0000"/>
          <w:lang w:val="en-GB"/>
          <w:rPrChange w:id="705" w:author="Anna Gårdmark" w:date="2020-02-07T07:22:00Z">
            <w:rPr>
              <w:rFonts w:eastAsiaTheme="minorEastAsia" w:cstheme="minorHAnsi"/>
              <w:iCs/>
              <w:color w:val="FF0000"/>
            </w:rPr>
          </w:rPrChange>
        </w:rPr>
        <w:t>SX</w:t>
      </w:r>
      <w:r w:rsidR="004C74F8" w:rsidRPr="00972C7F">
        <w:rPr>
          <w:rFonts w:eastAsiaTheme="minorEastAsia" w:cstheme="minorHAnsi"/>
          <w:lang w:val="en-GB"/>
        </w:rPr>
        <w:t>)</w:t>
      </w:r>
      <w:r w:rsidR="00C23606" w:rsidRPr="00972C7F">
        <w:rPr>
          <w:rFonts w:eastAsiaTheme="minorEastAsia" w:cstheme="minorHAnsi"/>
          <w:lang w:val="en-GB"/>
        </w:rPr>
        <w:t>, yet</w:t>
      </w:r>
      <w:r w:rsidR="007A6B7D" w:rsidRPr="00972C7F">
        <w:rPr>
          <w:rFonts w:eastAsiaTheme="minorEastAsia" w:cstheme="minorHAnsi"/>
          <w:lang w:val="en-GB"/>
        </w:rPr>
        <w:t xml:space="preserve"> the </w:t>
      </w:r>
      <w:r w:rsidR="008817C2" w:rsidRPr="00972C7F">
        <w:rPr>
          <w:rFonts w:eastAsiaTheme="minorEastAsia" w:cstheme="minorHAnsi"/>
          <w:lang w:val="en-GB"/>
        </w:rPr>
        <w:t>effect size is relatively small</w:t>
      </w:r>
      <w:r w:rsidR="000C1642" w:rsidRPr="00972C7F">
        <w:rPr>
          <w:rFonts w:eastAsiaTheme="minorEastAsia" w:cstheme="minorHAnsi"/>
          <w:lang w:val="en-GB"/>
        </w:rPr>
        <w:t>. We estimate it to</w:t>
      </w:r>
      <w:r w:rsidR="00BF4DBE" w:rsidRPr="00972C7F">
        <w:rPr>
          <w:rFonts w:eastAsiaTheme="minorEastAsia" w:cstheme="minorHAnsi"/>
          <w:lang w:val="en-GB"/>
        </w:rPr>
        <w:t xml:space="preserve"> </w:t>
      </w:r>
      <w:r w:rsidR="00680110" w:rsidRPr="00972C7F">
        <w:rPr>
          <w:rFonts w:eastAsiaTheme="minorEastAsia" w:cstheme="minorHAnsi"/>
          <w:lang w:val="en-GB"/>
        </w:rPr>
        <w:t>be</w:t>
      </w:r>
      <w:r w:rsidR="000C1642" w:rsidRPr="00972C7F">
        <w:rPr>
          <w:rFonts w:eastAsiaTheme="minorEastAsia" w:cstheme="minorHAnsi"/>
          <w:lang w:val="en-GB"/>
        </w:rPr>
        <w:t xml:space="preserve"> </w:t>
      </w:r>
      <w:r w:rsidR="00123455" w:rsidRPr="00972C7F">
        <w:rPr>
          <w:rFonts w:eastAsiaTheme="minorEastAsia" w:cstheme="minorHAnsi"/>
          <w:lang w:val="en-GB"/>
        </w:rPr>
        <w:t>0.01</w:t>
      </w:r>
      <w:r w:rsidR="005B0BB0" w:rsidRPr="00457D7E">
        <w:rPr>
          <w:rFonts w:eastAsiaTheme="minorEastAsia" w:cstheme="minorHAnsi"/>
          <w:lang w:val="en-GB"/>
          <w:rPrChange w:id="706" w:author="Anna Gårdmark" w:date="2020-02-07T07:22:00Z">
            <w:rPr>
              <w:rFonts w:eastAsiaTheme="minorEastAsia" w:cstheme="minorHAnsi"/>
            </w:rPr>
          </w:rPrChange>
        </w:rPr>
        <w:t>7 [</w:t>
      </w:r>
      <w:r w:rsidR="00070A04" w:rsidRPr="00457D7E">
        <w:rPr>
          <w:rFonts w:eastAsiaTheme="minorEastAsia" w:cstheme="minorHAnsi"/>
          <w:lang w:val="en-GB"/>
          <w:rPrChange w:id="707" w:author="Anna Gårdmark" w:date="2020-02-07T07:22:00Z">
            <w:rPr>
              <w:rFonts w:eastAsiaTheme="minorEastAsia" w:cstheme="minorHAnsi"/>
            </w:rPr>
          </w:rPrChange>
        </w:rPr>
        <w:t>0.0067, 0.03</w:t>
      </w:r>
      <w:r w:rsidR="005B0BB0" w:rsidRPr="00457D7E">
        <w:rPr>
          <w:rFonts w:eastAsiaTheme="minorEastAsia" w:cstheme="minorHAnsi"/>
          <w:lang w:val="en-GB"/>
          <w:rPrChange w:id="708" w:author="Anna Gårdmark" w:date="2020-02-07T07:22:00Z">
            <w:rPr>
              <w:rFonts w:eastAsiaTheme="minorEastAsia" w:cstheme="minorHAnsi"/>
            </w:rPr>
          </w:rPrChange>
        </w:rPr>
        <w:t>]</w:t>
      </w:r>
      <w:r w:rsidR="000C1642" w:rsidRPr="00972C7F">
        <w:rPr>
          <w:rFonts w:eastAsiaTheme="minorEastAsia" w:cstheme="minorHAnsi"/>
          <w:lang w:val="en-GB"/>
        </w:rPr>
        <w:t xml:space="preserve"> on an Arrhenius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457D7E">
        <w:rPr>
          <w:rFonts w:eastAsiaTheme="minorEastAsia" w:cstheme="minorHAnsi"/>
          <w:lang w:val="en-GB"/>
          <w:rPrChange w:id="709" w:author="Anna Gårdmark" w:date="2020-02-07T07:22:00Z">
            <w:rPr>
              <w:rFonts w:eastAsiaTheme="minorEastAsia" w:cstheme="minorHAnsi"/>
            </w:rPr>
          </w:rPrChange>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sidRPr="00457D7E">
        <w:rPr>
          <w:lang w:val="en-GB"/>
          <w:rPrChange w:id="710" w:author="Anna Gårdmark" w:date="2020-02-07T07:22:00Z">
            <w:rPr/>
          </w:rPrChange>
        </w:rPr>
        <w:t>For metabolism, the model</w:t>
      </w:r>
      <w:r w:rsidR="00391DD4" w:rsidRPr="00457D7E">
        <w:rPr>
          <w:lang w:val="en-GB"/>
          <w:rPrChange w:id="711" w:author="Anna Gårdmark" w:date="2020-02-07T07:22:00Z">
            <w:rPr/>
          </w:rPrChange>
        </w:rPr>
        <w:t xml:space="preserve"> with a species-varying interaction term</w:t>
      </w:r>
      <w:r w:rsidR="00DF4D7A" w:rsidRPr="00457D7E">
        <w:rPr>
          <w:lang w:val="en-GB"/>
          <w:rPrChange w:id="712" w:author="Anna Gårdmark" w:date="2020-02-07T07:22:00Z">
            <w:rPr/>
          </w:rPrChange>
        </w:rPr>
        <w:t xml:space="preserve"> (M1)</w:t>
      </w:r>
      <w:r w:rsidR="00391DD4" w:rsidRPr="00457D7E">
        <w:rPr>
          <w:lang w:val="en-GB"/>
          <w:rPrChange w:id="713" w:author="Anna Gårdmark" w:date="2020-02-07T07:22:00Z">
            <w:rPr/>
          </w:rPrChange>
        </w:rPr>
        <w:t xml:space="preserve"> has a </w:t>
      </w:r>
      <m:oMath>
        <m:r>
          <m:rPr>
            <m:sty m:val="p"/>
          </m:rPr>
          <w:rPr>
            <w:rFonts w:ascii="Cambria Math" w:eastAsiaTheme="minorEastAsia" w:hAnsi="Cambria Math" w:cstheme="minorHAnsi"/>
          </w:rPr>
          <m:t>Δ</m:t>
        </m:r>
      </m:oMath>
      <w:r w:rsidR="00391DD4" w:rsidRPr="00457D7E">
        <w:rPr>
          <w:rFonts w:eastAsiaTheme="minorEastAsia" w:cstheme="minorHAnsi"/>
          <w:lang w:val="en-GB"/>
          <w:rPrChange w:id="714" w:author="Anna Gårdmark" w:date="2020-02-07T07:22:00Z">
            <w:rPr>
              <w:rFonts w:eastAsiaTheme="minorEastAsia" w:cstheme="minorHAnsi"/>
            </w:rPr>
          </w:rPrChange>
        </w:rPr>
        <w:t>WAIC of 1.2</w:t>
      </w:r>
      <w:r w:rsidR="00960565" w:rsidRPr="00457D7E">
        <w:rPr>
          <w:rFonts w:eastAsiaTheme="minorEastAsia" w:cstheme="minorHAnsi"/>
          <w:lang w:val="en-GB"/>
          <w:rPrChange w:id="715" w:author="Anna Gårdmark" w:date="2020-02-07T07:22:00Z">
            <w:rPr>
              <w:rFonts w:eastAsiaTheme="minorEastAsia" w:cstheme="minorHAnsi"/>
            </w:rPr>
          </w:rPrChange>
        </w:rPr>
        <w:t xml:space="preserve">, </w:t>
      </w:r>
      <w:r w:rsidR="00CD047E" w:rsidRPr="00457D7E">
        <w:rPr>
          <w:rFonts w:eastAsiaTheme="minorEastAsia" w:cstheme="minorHAnsi"/>
          <w:lang w:val="en-GB"/>
          <w:rPrChange w:id="716" w:author="Anna Gårdmark" w:date="2020-02-07T07:22:00Z">
            <w:rPr>
              <w:rFonts w:eastAsiaTheme="minorEastAsia" w:cstheme="minorHAnsi"/>
            </w:rPr>
          </w:rPrChange>
        </w:rPr>
        <w:t>suggesting it is comparable to the global-interaction only</w:t>
      </w:r>
      <w:r w:rsidR="009353E0" w:rsidRPr="00457D7E">
        <w:rPr>
          <w:rFonts w:eastAsiaTheme="minorEastAsia" w:cstheme="minorHAnsi"/>
          <w:lang w:val="en-GB"/>
          <w:rPrChange w:id="717" w:author="Anna Gårdmark" w:date="2020-02-07T07:22:00Z">
            <w:rPr>
              <w:rFonts w:eastAsiaTheme="minorEastAsia" w:cstheme="minorHAnsi"/>
            </w:rPr>
          </w:rPrChange>
        </w:rPr>
        <w:t xml:space="preserve"> model</w:t>
      </w:r>
      <w:r w:rsidR="00DF4D7A" w:rsidRPr="00457D7E">
        <w:rPr>
          <w:rFonts w:eastAsiaTheme="minorEastAsia" w:cstheme="minorHAnsi"/>
          <w:lang w:val="en-GB"/>
          <w:rPrChange w:id="718" w:author="Anna Gårdmark" w:date="2020-02-07T07:22:00Z">
            <w:rPr>
              <w:rFonts w:eastAsiaTheme="minorEastAsia" w:cstheme="minorHAnsi"/>
            </w:rPr>
          </w:rPrChange>
        </w:rPr>
        <w:t xml:space="preserve"> (M2)</w:t>
      </w:r>
      <w:r w:rsidR="00193220" w:rsidRPr="00457D7E">
        <w:rPr>
          <w:rFonts w:eastAsiaTheme="minorEastAsia" w:cstheme="minorHAnsi"/>
          <w:lang w:val="en-GB"/>
          <w:rPrChange w:id="719" w:author="Anna Gårdmark" w:date="2020-02-07T07:22:00Z">
            <w:rPr>
              <w:rFonts w:eastAsiaTheme="minorEastAsia" w:cstheme="minorHAnsi"/>
            </w:rPr>
          </w:rPrChange>
        </w:rPr>
        <w:t xml:space="preserve">. We chose the latter </w:t>
      </w:r>
      <w:r w:rsidR="00B23839" w:rsidRPr="00457D7E">
        <w:rPr>
          <w:rFonts w:eastAsiaTheme="minorEastAsia" w:cstheme="minorHAnsi"/>
          <w:lang w:val="en-GB"/>
          <w:rPrChange w:id="720" w:author="Anna Gårdmark" w:date="2020-02-07T07:22:00Z">
            <w:rPr>
              <w:rFonts w:eastAsiaTheme="minorEastAsia" w:cstheme="minorHAnsi"/>
            </w:rPr>
          </w:rPrChange>
        </w:rPr>
        <w:t>to illustrate predictions</w:t>
      </w:r>
      <w:r w:rsidR="005F09E2" w:rsidRPr="00457D7E">
        <w:rPr>
          <w:rFonts w:eastAsiaTheme="minorEastAsia" w:cstheme="minorHAnsi"/>
          <w:lang w:val="en-GB"/>
          <w:rPrChange w:id="721" w:author="Anna Gårdmark" w:date="2020-02-07T07:22:00Z">
            <w:rPr>
              <w:rFonts w:eastAsiaTheme="minorEastAsia" w:cstheme="minorHAnsi"/>
            </w:rPr>
          </w:rPrChange>
        </w:rPr>
        <w:t xml:space="preserve"> (Fig. 1A)</w:t>
      </w:r>
      <w:r w:rsidR="00B23839" w:rsidRPr="00457D7E">
        <w:rPr>
          <w:rFonts w:eastAsiaTheme="minorEastAsia" w:cstheme="minorHAnsi"/>
          <w:lang w:val="en-GB"/>
          <w:rPrChange w:id="722" w:author="Anna Gårdmark" w:date="2020-02-07T07:22:00Z">
            <w:rPr>
              <w:rFonts w:eastAsiaTheme="minorEastAsia" w:cstheme="minorHAnsi"/>
            </w:rPr>
          </w:rPrChange>
        </w:rPr>
        <w:t xml:space="preserve"> </w:t>
      </w:r>
      <w:r w:rsidR="00DF4D7A" w:rsidRPr="00457D7E">
        <w:rPr>
          <w:rFonts w:eastAsiaTheme="minorEastAsia" w:cstheme="minorHAnsi"/>
          <w:lang w:val="en-GB"/>
          <w:rPrChange w:id="723" w:author="Anna Gårdmark" w:date="2020-02-07T07:22:00Z">
            <w:rPr>
              <w:rFonts w:eastAsiaTheme="minorEastAsia" w:cstheme="minorHAnsi"/>
            </w:rPr>
          </w:rPrChange>
        </w:rPr>
        <w:t>because of its</w:t>
      </w:r>
      <w:r w:rsidR="004836E4" w:rsidRPr="00457D7E">
        <w:rPr>
          <w:rFonts w:eastAsiaTheme="minorEastAsia" w:cstheme="minorHAnsi"/>
          <w:lang w:val="en-GB"/>
          <w:rPrChange w:id="724" w:author="Anna Gårdmark" w:date="2020-02-07T07:22:00Z">
            <w:rPr>
              <w:rFonts w:eastAsiaTheme="minorEastAsia" w:cstheme="minorHAnsi"/>
            </w:rPr>
          </w:rPrChange>
        </w:rPr>
        <w:t xml:space="preserve"> </w:t>
      </w:r>
      <w:r w:rsidR="00664481" w:rsidRPr="00457D7E">
        <w:rPr>
          <w:rFonts w:eastAsiaTheme="minorEastAsia" w:cstheme="minorHAnsi"/>
          <w:lang w:val="en-GB"/>
          <w:rPrChange w:id="725" w:author="Anna Gårdmark" w:date="2020-02-07T07:22:00Z">
            <w:rPr>
              <w:rFonts w:eastAsiaTheme="minorEastAsia" w:cstheme="minorHAnsi"/>
            </w:rPr>
          </w:rPrChange>
        </w:rPr>
        <w:t>simpler model structure</w:t>
      </w:r>
      <w:r w:rsidR="00CD047E" w:rsidRPr="00457D7E">
        <w:rPr>
          <w:rFonts w:eastAsiaTheme="minorEastAsia" w:cstheme="minorHAnsi"/>
          <w:lang w:val="en-GB"/>
          <w:rPrChange w:id="726" w:author="Anna Gårdmark" w:date="2020-02-07T07:22:00Z">
            <w:rPr>
              <w:rFonts w:eastAsiaTheme="minorEastAsia" w:cstheme="minorHAnsi"/>
            </w:rPr>
          </w:rPrChange>
        </w:rPr>
        <w:t xml:space="preserve">. </w:t>
      </w:r>
      <w:r w:rsidR="00CA54C9" w:rsidRPr="00457D7E">
        <w:rPr>
          <w:rFonts w:eastAsiaTheme="minorEastAsia" w:cstheme="minorHAnsi"/>
          <w:lang w:val="en-GB"/>
          <w:rPrChange w:id="727" w:author="Anna Gårdmark" w:date="2020-02-07T07:22:00Z">
            <w:rPr>
              <w:rFonts w:eastAsiaTheme="minorEastAsia" w:cstheme="minorHAnsi"/>
            </w:rPr>
          </w:rPrChange>
        </w:rPr>
        <w:t>For maximum consumption, the model with a global interaction</w:t>
      </w:r>
      <w:r w:rsidR="00DF4D7A" w:rsidRPr="00457D7E">
        <w:rPr>
          <w:rFonts w:eastAsiaTheme="minorEastAsia" w:cstheme="minorHAnsi"/>
          <w:lang w:val="en-GB"/>
          <w:rPrChange w:id="728" w:author="Anna Gårdmark" w:date="2020-02-07T07:22:00Z">
            <w:rPr>
              <w:rFonts w:eastAsiaTheme="minorEastAsia" w:cstheme="minorHAnsi"/>
            </w:rPr>
          </w:rPrChange>
        </w:rPr>
        <w:t xml:space="preserve"> term</w:t>
      </w:r>
      <w:r w:rsidR="00CA54C9" w:rsidRPr="00457D7E">
        <w:rPr>
          <w:rFonts w:eastAsiaTheme="minorEastAsia" w:cstheme="minorHAnsi"/>
          <w:lang w:val="en-GB"/>
          <w:rPrChange w:id="729" w:author="Anna Gårdmark" w:date="2020-02-07T07:22:00Z">
            <w:rPr>
              <w:rFonts w:eastAsiaTheme="minorEastAsia" w:cstheme="minorHAnsi"/>
            </w:rPr>
          </w:rPrChange>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7D7E">
        <w:rPr>
          <w:rFonts w:eastAsiaTheme="minorEastAsia" w:cstheme="minorHAnsi"/>
          <w:lang w:val="en-GB"/>
          <w:rPrChange w:id="730" w:author="Anna Gårdmark" w:date="2020-02-07T07:22:00Z">
            <w:rPr>
              <w:rFonts w:eastAsiaTheme="minorEastAsia" w:cstheme="minorHAnsi"/>
            </w:rPr>
          </w:rPrChange>
        </w:rPr>
        <w:t xml:space="preserve">, </w:t>
      </w:r>
      <w:r w:rsidR="00DF4D7A" w:rsidRPr="00457D7E">
        <w:rPr>
          <w:rFonts w:eastAsiaTheme="minorEastAsia" w:cstheme="minorHAnsi"/>
          <w:lang w:val="en-GB"/>
          <w:rPrChange w:id="731" w:author="Anna Gårdmark" w:date="2020-02-07T07:22:00Z">
            <w:rPr>
              <w:rFonts w:eastAsiaTheme="minorEastAsia" w:cstheme="minorHAnsi"/>
            </w:rPr>
          </w:rPrChange>
        </w:rPr>
        <w:t xml:space="preserve">(M2) </w:t>
      </w:r>
      <w:r w:rsidR="00CA54C9" w:rsidRPr="00457D7E">
        <w:rPr>
          <w:rFonts w:eastAsiaTheme="minorEastAsia" w:cstheme="minorHAnsi"/>
          <w:lang w:val="en-GB"/>
          <w:rPrChange w:id="732" w:author="Anna Gårdmark" w:date="2020-02-07T07:22:00Z">
            <w:rPr>
              <w:rFonts w:eastAsiaTheme="minorEastAsia" w:cstheme="minorHAnsi"/>
            </w:rPr>
          </w:rPrChange>
        </w:rPr>
        <w:t xml:space="preserve">has a </w:t>
      </w:r>
      <m:oMath>
        <m:r>
          <m:rPr>
            <m:sty m:val="p"/>
          </m:rPr>
          <w:rPr>
            <w:rFonts w:ascii="Cambria Math" w:eastAsiaTheme="minorEastAsia" w:hAnsi="Cambria Math" w:cstheme="minorHAnsi"/>
          </w:rPr>
          <m:t>Δ</m:t>
        </m:r>
      </m:oMath>
      <w:r w:rsidR="00CA54C9" w:rsidRPr="00457D7E">
        <w:rPr>
          <w:rFonts w:eastAsiaTheme="minorEastAsia" w:cstheme="minorHAnsi"/>
          <w:lang w:val="en-GB"/>
          <w:rPrChange w:id="733" w:author="Anna Gårdmark" w:date="2020-02-07T07:22:00Z">
            <w:rPr>
              <w:rFonts w:eastAsiaTheme="minorEastAsia" w:cstheme="minorHAnsi"/>
            </w:rPr>
          </w:rPrChange>
        </w:rPr>
        <w:t>WAIC of 2</w:t>
      </w:r>
      <w:r w:rsidR="00DF4D7A" w:rsidRPr="00457D7E">
        <w:rPr>
          <w:rFonts w:eastAsiaTheme="minorEastAsia" w:cstheme="minorHAnsi"/>
          <w:lang w:val="en-GB"/>
          <w:rPrChange w:id="734" w:author="Anna Gårdmark" w:date="2020-02-07T07:22:00Z">
            <w:rPr>
              <w:rFonts w:eastAsiaTheme="minorEastAsia" w:cstheme="minorHAnsi"/>
            </w:rPr>
          </w:rPrChange>
        </w:rPr>
        <w:t xml:space="preserve"> compared to the best model (M5) without an interaction term</w:t>
      </w:r>
      <w:r w:rsidR="00CA54C9" w:rsidRPr="00457D7E">
        <w:rPr>
          <w:rFonts w:eastAsiaTheme="minorEastAsia" w:cstheme="minorHAnsi"/>
          <w:lang w:val="en-GB"/>
          <w:rPrChange w:id="735" w:author="Anna Gårdmark" w:date="2020-02-07T07:22:00Z">
            <w:rPr>
              <w:rFonts w:eastAsiaTheme="minorEastAsia" w:cstheme="minorHAnsi"/>
            </w:rPr>
          </w:rPrChange>
        </w:rPr>
        <w:t>, meaning that WAIC offers little support for one of these models over the other (Table 2). For illustration of model predictions</w:t>
      </w:r>
      <w:r w:rsidR="005F09E2" w:rsidRPr="00457D7E">
        <w:rPr>
          <w:rFonts w:eastAsiaTheme="minorEastAsia" w:cstheme="minorHAnsi"/>
          <w:lang w:val="en-GB"/>
          <w:rPrChange w:id="736" w:author="Anna Gårdmark" w:date="2020-02-07T07:22:00Z">
            <w:rPr>
              <w:rFonts w:eastAsiaTheme="minorEastAsia" w:cstheme="minorHAnsi"/>
            </w:rPr>
          </w:rPrChange>
        </w:rPr>
        <w:t xml:space="preserve"> (Fig. 1B)</w:t>
      </w:r>
      <w:r w:rsidR="00CA54C9" w:rsidRPr="00457D7E">
        <w:rPr>
          <w:rFonts w:eastAsiaTheme="minorEastAsia" w:cstheme="minorHAnsi"/>
          <w:lang w:val="en-GB"/>
          <w:rPrChange w:id="737" w:author="Anna Gårdmark" w:date="2020-02-07T07:22:00Z">
            <w:rPr>
              <w:rFonts w:eastAsiaTheme="minorEastAsia" w:cstheme="minorHAnsi"/>
            </w:rPr>
          </w:rPrChange>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7D7E">
        <w:rPr>
          <w:rFonts w:eastAsiaTheme="minorEastAsia" w:cstheme="minorHAnsi"/>
          <w:iCs/>
          <w:lang w:val="en-GB"/>
          <w:rPrChange w:id="738" w:author="Anna Gårdmark" w:date="2020-02-07T07:22:00Z">
            <w:rPr>
              <w:rFonts w:eastAsiaTheme="minorEastAsia" w:cstheme="minorHAnsi"/>
              <w:iCs/>
            </w:rPr>
          </w:rPrChange>
        </w:rPr>
        <w:t xml:space="preserve"> </w:t>
      </w:r>
      <w:r w:rsidR="00DF4D7A" w:rsidRPr="00457D7E">
        <w:rPr>
          <w:rFonts w:eastAsiaTheme="minorEastAsia" w:cstheme="minorHAnsi"/>
          <w:iCs/>
          <w:lang w:val="en-GB"/>
          <w:rPrChange w:id="739" w:author="Anna Gårdmark" w:date="2020-02-07T07:22:00Z">
            <w:rPr>
              <w:rFonts w:eastAsiaTheme="minorEastAsia" w:cstheme="minorHAnsi"/>
              <w:iCs/>
            </w:rPr>
          </w:rPrChange>
        </w:rPr>
        <w:t xml:space="preserve">in M2 </w:t>
      </w:r>
      <w:r w:rsidR="00CA54C9" w:rsidRPr="00457D7E">
        <w:rPr>
          <w:rFonts w:eastAsiaTheme="minorEastAsia" w:cstheme="minorHAnsi"/>
          <w:iCs/>
          <w:lang w:val="en-GB"/>
          <w:rPrChange w:id="740" w:author="Anna Gårdmark" w:date="2020-02-07T07:22:00Z">
            <w:rPr>
              <w:rFonts w:eastAsiaTheme="minorEastAsia" w:cstheme="minorHAnsi"/>
              <w:iCs/>
            </w:rPr>
          </w:rPrChange>
        </w:rPr>
        <w:t xml:space="preserve">is </w:t>
      </w:r>
      <w:r w:rsidR="00CA54C9" w:rsidRPr="00457D7E">
        <w:rPr>
          <w:lang w:val="en-GB"/>
          <w:rPrChange w:id="741" w:author="Anna Gårdmark" w:date="2020-02-07T07:22:00Z">
            <w:rPr/>
          </w:rPrChange>
        </w:rPr>
        <w:t>small (posterior median of -0.018 on Arrhenius temperature scale).</w:t>
      </w:r>
    </w:p>
    <w:p w14:paraId="2F9A5CE5" w14:textId="7B28B457"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7D7E">
        <w:rPr>
          <w:rFonts w:eastAsiaTheme="minorEastAsia" w:cstheme="minorHAnsi"/>
          <w:lang w:val="en-GB"/>
          <w:rPrChange w:id="742" w:author="Anna Gårdmark" w:date="2020-02-07T07:22:00Z">
            <w:rPr>
              <w:rFonts w:eastAsiaTheme="minorEastAsia" w:cstheme="minorHAnsi"/>
            </w:rPr>
          </w:rPrChange>
        </w:rPr>
        <w:t xml:space="preserve"> (Fig. 3)</w:t>
      </w:r>
      <w:r w:rsidRPr="00972C7F">
        <w:rPr>
          <w:rFonts w:cstheme="minorHAnsi"/>
          <w:lang w:val="en-GB"/>
        </w:rPr>
        <w:t xml:space="preserve">. </w:t>
      </w:r>
      <w:r w:rsidRPr="00972C7F">
        <w:rPr>
          <w:rFonts w:eastAsiaTheme="minorEastAsia" w:cstheme="minorHAnsi"/>
          <w:lang w:val="en-GB"/>
        </w:rPr>
        <w:t>Th</w:t>
      </w:r>
      <w:r w:rsidRPr="00457D7E">
        <w:rPr>
          <w:rFonts w:eastAsiaTheme="minorEastAsia" w:cstheme="minorHAnsi"/>
          <w:lang w:val="en-GB"/>
          <w:rPrChange w:id="743" w:author="Anna Gårdmark" w:date="2020-02-07T07:22:00Z">
            <w:rPr>
              <w:rFonts w:eastAsiaTheme="minorEastAsia" w:cstheme="minorHAnsi"/>
            </w:rPr>
          </w:rPrChange>
        </w:rPr>
        <w:t xml:space="preserve">is </w:t>
      </w:r>
      <w:r w:rsidRPr="00972C7F">
        <w:rPr>
          <w:rFonts w:eastAsiaTheme="minorEastAsia" w:cstheme="minorHAnsi"/>
          <w:lang w:val="en-GB"/>
        </w:rPr>
        <w:t xml:space="preserve">model </w:t>
      </w:r>
      <w:r w:rsidRPr="00457D7E">
        <w:rPr>
          <w:rFonts w:eastAsiaTheme="minorEastAsia" w:cstheme="minorHAnsi"/>
          <w:lang w:val="en-GB"/>
          <w:rPrChange w:id="744" w:author="Anna Gårdmark" w:date="2020-02-07T07:22:00Z">
            <w:rPr>
              <w:rFonts w:eastAsiaTheme="minorEastAsia" w:cstheme="minorHAnsi"/>
            </w:rPr>
          </w:rPrChange>
        </w:rPr>
        <w:t xml:space="preserve">(M1, Table 2) </w:t>
      </w:r>
      <w:r w:rsidR="005F09E2" w:rsidRPr="00457D7E">
        <w:rPr>
          <w:rFonts w:eastAsiaTheme="minorEastAsia" w:cstheme="minorHAnsi"/>
          <w:lang w:val="en-GB"/>
          <w:rPrChange w:id="745" w:author="Anna Gårdmark" w:date="2020-02-07T07:22:00Z">
            <w:rPr>
              <w:rFonts w:eastAsiaTheme="minorEastAsia" w:cstheme="minorHAnsi"/>
            </w:rPr>
          </w:rPrChange>
        </w:rPr>
        <w:t xml:space="preserve">also </w:t>
      </w:r>
      <w:r w:rsidRPr="00972C7F">
        <w:rPr>
          <w:rFonts w:eastAsiaTheme="minorEastAsia" w:cstheme="minorHAnsi"/>
          <w:lang w:val="en-GB"/>
        </w:rPr>
        <w:t xml:space="preserve">contains a body mass-temperature interaction. However, the </w:t>
      </w:r>
      <w:r w:rsidRPr="00457D7E">
        <w:rPr>
          <w:rFonts w:eastAsiaTheme="minorEastAsia" w:cstheme="minorHAnsi"/>
          <w:lang w:val="en-GB"/>
          <w:rPrChange w:id="746" w:author="Anna Gårdmark" w:date="2020-02-07T07:22:00Z">
            <w:rPr>
              <w:rFonts w:eastAsiaTheme="minorEastAsia" w:cstheme="minorHAnsi"/>
            </w:rPr>
          </w:rPrChange>
        </w:rPr>
        <w:t xml:space="preserve">estimated </w:t>
      </w:r>
      <w:r w:rsidRPr="00972C7F">
        <w:rPr>
          <w:rFonts w:eastAsiaTheme="minorEastAsia" w:cstheme="minorHAnsi"/>
          <w:lang w:val="en-GB"/>
        </w:rPr>
        <w:t xml:space="preserve">interaction </w:t>
      </w:r>
      <w:r w:rsidRPr="00457D7E">
        <w:rPr>
          <w:rFonts w:eastAsiaTheme="minorEastAsia" w:cstheme="minorHAnsi"/>
          <w:lang w:val="en-GB"/>
          <w:rPrChange w:id="747" w:author="Anna Gårdmark" w:date="2020-02-07T07:22:00Z">
            <w:rPr>
              <w:rFonts w:eastAsiaTheme="minorEastAsia" w:cstheme="minorHAnsi"/>
            </w:rPr>
          </w:rPrChange>
        </w:rPr>
        <w:t xml:space="preserve">coefficient is </w:t>
      </w:r>
      <w:r w:rsidR="001B5BAF" w:rsidRPr="00457D7E">
        <w:rPr>
          <w:rFonts w:eastAsiaTheme="minorEastAsia" w:cstheme="minorHAnsi"/>
          <w:lang w:val="en-GB"/>
          <w:rPrChange w:id="748" w:author="Anna Gårdmark" w:date="2020-02-07T07:22:00Z">
            <w:rPr>
              <w:rFonts w:eastAsiaTheme="minorEastAsia" w:cstheme="minorHAnsi"/>
            </w:rPr>
          </w:rPrChange>
        </w:rPr>
        <w:t>uncertain</w:t>
      </w:r>
      <w:r w:rsidRPr="00457D7E">
        <w:rPr>
          <w:rFonts w:eastAsiaTheme="minorEastAsia" w:cstheme="minorHAnsi"/>
          <w:lang w:val="en-GB"/>
          <w:rPrChange w:id="749" w:author="Anna Gårdmark" w:date="2020-02-07T07:22:00Z">
            <w:rPr>
              <w:rFonts w:eastAsiaTheme="minorEastAsia" w:cstheme="minorHAnsi"/>
            </w:rPr>
          </w:rPrChange>
        </w:rPr>
        <w:t xml:space="preserve"> </w:t>
      </w:r>
      <w:r w:rsidR="001B5BAF" w:rsidRPr="00457D7E">
        <w:rPr>
          <w:rFonts w:eastAsiaTheme="minorEastAsia" w:cstheme="minorHAnsi"/>
          <w:lang w:val="en-GB"/>
          <w:rPrChange w:id="750" w:author="Anna Gårdmark" w:date="2020-02-07T07:22:00Z">
            <w:rPr>
              <w:rFonts w:eastAsiaTheme="minorEastAsia" w:cstheme="minorHAnsi"/>
            </w:rPr>
          </w:rPrChange>
        </w:rPr>
        <w:t>(</w:t>
      </w:r>
      <w:r w:rsidRPr="00457D7E">
        <w:rPr>
          <w:rFonts w:eastAsiaTheme="minorEastAsia" w:cstheme="minorHAnsi"/>
          <w:lang w:val="en-GB"/>
          <w:rPrChange w:id="751" w:author="Anna Gårdmark" w:date="2020-02-07T07:22:00Z">
            <w:rPr>
              <w:rFonts w:eastAsiaTheme="minorEastAsia" w:cstheme="minorHAnsi"/>
            </w:rPr>
          </w:rPrChange>
        </w:rPr>
        <w:t>-0.02 [-0.1, 0.06]</w:t>
      </w:r>
      <w:r w:rsidR="001B5BAF" w:rsidRPr="00457D7E">
        <w:rPr>
          <w:rFonts w:eastAsiaTheme="minorEastAsia" w:cstheme="minorHAnsi"/>
          <w:lang w:val="en-GB"/>
          <w:rPrChange w:id="752" w:author="Anna Gårdmark" w:date="2020-02-07T07:22:00Z">
            <w:rPr>
              <w:rFonts w:eastAsiaTheme="minorEastAsia" w:cstheme="minorHAnsi"/>
            </w:rPr>
          </w:rPrChange>
        </w:rPr>
        <w:t>)</w:t>
      </w:r>
      <w:r w:rsidRPr="00457D7E">
        <w:rPr>
          <w:rFonts w:eastAsiaTheme="minorEastAsia" w:cstheme="minorHAnsi"/>
          <w:lang w:val="en-GB"/>
          <w:rPrChange w:id="753" w:author="Anna Gårdmark" w:date="2020-02-07T07:22:00Z">
            <w:rPr>
              <w:rFonts w:eastAsiaTheme="minorEastAsia" w:cstheme="minorHAnsi"/>
            </w:rPr>
          </w:rPrChange>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7D7E">
        <w:rPr>
          <w:rFonts w:eastAsiaTheme="minorEastAsia" w:cstheme="minorHAnsi"/>
          <w:lang w:val="en-GB"/>
          <w:rPrChange w:id="754" w:author="Anna Gårdmark" w:date="2020-02-07T07:22:00Z">
            <w:rPr>
              <w:rFonts w:eastAsiaTheme="minorEastAsia" w:cstheme="minorHAnsi"/>
            </w:rPr>
          </w:rPrChange>
        </w:rPr>
        <w:t>only leads to marginal better fits to data (</w:t>
      </w:r>
      <m:oMath>
        <m:r>
          <m:rPr>
            <m:sty m:val="p"/>
          </m:rPr>
          <w:rPr>
            <w:rFonts w:ascii="Cambria Math" w:eastAsiaTheme="minorEastAsia" w:hAnsi="Cambria Math" w:cstheme="minorHAnsi"/>
          </w:rPr>
          <m:t>Δ</m:t>
        </m:r>
      </m:oMath>
      <w:r w:rsidRPr="00457D7E">
        <w:rPr>
          <w:rFonts w:eastAsiaTheme="minorEastAsia" w:cstheme="minorHAnsi"/>
          <w:lang w:val="en-GB"/>
          <w:rPrChange w:id="755" w:author="Anna Gårdmark" w:date="2020-02-07T07:22:00Z">
            <w:rPr>
              <w:rFonts w:eastAsiaTheme="minorEastAsia" w:cstheme="minorHAnsi"/>
            </w:rPr>
          </w:rPrChange>
        </w:rPr>
        <w:t xml:space="preserve">WAIC </w:t>
      </w:r>
      <w:r w:rsidR="005F09E2" w:rsidRPr="00457D7E">
        <w:rPr>
          <w:rFonts w:eastAsiaTheme="minorEastAsia" w:cstheme="minorHAnsi"/>
          <w:lang w:val="en-GB"/>
          <w:rPrChange w:id="756" w:author="Anna Gårdmark" w:date="2020-02-07T07:22:00Z">
            <w:rPr>
              <w:rFonts w:eastAsiaTheme="minorEastAsia" w:cstheme="minorHAnsi"/>
            </w:rPr>
          </w:rPrChange>
        </w:rPr>
        <w:t>of the</w:t>
      </w:r>
      <w:r w:rsidRPr="00457D7E">
        <w:rPr>
          <w:rFonts w:eastAsiaTheme="minorEastAsia" w:cstheme="minorHAnsi"/>
          <w:lang w:val="en-GB"/>
          <w:rPrChange w:id="757" w:author="Anna Gårdmark" w:date="2020-02-07T07:22:00Z">
            <w:rPr>
              <w:rFonts w:eastAsiaTheme="minorEastAsia" w:cstheme="minorHAnsi"/>
            </w:rPr>
          </w:rPrChange>
        </w:rPr>
        <w:t xml:space="preserve"> model without interaction</w:t>
      </w:r>
      <w:r w:rsidR="005F09E2" w:rsidRPr="00457D7E">
        <w:rPr>
          <w:rFonts w:eastAsiaTheme="minorEastAsia" w:cstheme="minorHAnsi"/>
          <w:lang w:val="en-GB"/>
          <w:rPrChange w:id="758" w:author="Anna Gårdmark" w:date="2020-02-07T07:22:00Z">
            <w:rPr>
              <w:rFonts w:eastAsiaTheme="minorEastAsia" w:cstheme="minorHAnsi"/>
            </w:rPr>
          </w:rPrChange>
        </w:rPr>
        <w:t xml:space="preserve"> [M5] is 2.4</w:t>
      </w:r>
      <w:r w:rsidRPr="00457D7E">
        <w:rPr>
          <w:rFonts w:eastAsiaTheme="minorEastAsia" w:cstheme="minorHAnsi"/>
          <w:lang w:val="en-GB"/>
          <w:rPrChange w:id="759" w:author="Anna Gårdmark" w:date="2020-02-07T07:22:00Z">
            <w:rPr>
              <w:rFonts w:eastAsiaTheme="minorEastAsia" w:cstheme="minorHAnsi"/>
            </w:rPr>
          </w:rPrChange>
        </w:rPr>
        <w:t>, Table 2)</w:t>
      </w:r>
      <w:r w:rsidRPr="00972C7F">
        <w:rPr>
          <w:rFonts w:eastAsiaTheme="minorEastAsia" w:cstheme="minorHAnsi"/>
          <w:lang w:val="en-GB"/>
        </w:rPr>
        <w:t>. We estimate the mass-scaling exponent of growth to be -0.3 [-0.43,</w:t>
      </w:r>
      <w:r w:rsidRPr="00457D7E">
        <w:rPr>
          <w:rFonts w:eastAsiaTheme="minorEastAsia" w:cstheme="minorHAnsi"/>
          <w:lang w:val="en-GB"/>
          <w:rPrChange w:id="760" w:author="Anna Gårdmark" w:date="2020-02-07T07:22:00Z">
            <w:rPr>
              <w:rFonts w:eastAsiaTheme="minorEastAsia" w:cstheme="minorHAnsi"/>
            </w:rPr>
          </w:rPrChange>
        </w:rPr>
        <w:t xml:space="preserve"> </w:t>
      </w:r>
      <w:r w:rsidRPr="00972C7F">
        <w:rPr>
          <w:rFonts w:eastAsiaTheme="minorEastAsia" w:cstheme="minorHAnsi"/>
          <w:lang w:val="en-GB"/>
        </w:rPr>
        <w:t xml:space="preserve">-0.17]. </w:t>
      </w:r>
      <w:r w:rsidRPr="00457D7E">
        <w:rPr>
          <w:rFonts w:eastAsiaTheme="minorEastAsia" w:cstheme="minorHAnsi"/>
          <w:lang w:val="en-GB"/>
          <w:rPrChange w:id="761" w:author="Anna Gårdmark" w:date="2020-02-07T07:22:00Z">
            <w:rPr>
              <w:rFonts w:eastAsiaTheme="minorEastAsia" w:cstheme="minorHAnsi"/>
            </w:rPr>
          </w:rPrChange>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7D7E">
        <w:rPr>
          <w:rFonts w:eastAsiaTheme="minorEastAsia" w:cstheme="minorHAnsi"/>
          <w:lang w:val="en-GB"/>
          <w:rPrChange w:id="762" w:author="Anna Gårdmark" w:date="2020-02-07T07:22:00Z">
            <w:rPr>
              <w:rFonts w:eastAsiaTheme="minorEastAsia" w:cstheme="minorHAnsi"/>
            </w:rPr>
          </w:rPrChange>
        </w:rPr>
        <w:t xml:space="preserve">is estimated </w:t>
      </w:r>
      <w:r w:rsidRPr="00972C7F">
        <w:rPr>
          <w:rFonts w:eastAsiaTheme="minorEastAsia" w:cstheme="minorHAnsi"/>
          <w:lang w:val="en-GB"/>
        </w:rPr>
        <w:t>to be -0.76 [-0.99,</w:t>
      </w:r>
      <w:r w:rsidRPr="00457D7E">
        <w:rPr>
          <w:rFonts w:eastAsiaTheme="minorEastAsia" w:cstheme="minorHAnsi"/>
          <w:lang w:val="en-GB"/>
          <w:rPrChange w:id="763" w:author="Anna Gårdmark" w:date="2020-02-07T07:22:00Z">
            <w:rPr>
              <w:rFonts w:eastAsiaTheme="minorEastAsia" w:cstheme="minorHAnsi"/>
            </w:rPr>
          </w:rPrChange>
        </w:rPr>
        <w:t xml:space="preserve"> </w:t>
      </w:r>
      <w:r w:rsidRPr="00972C7F">
        <w:rPr>
          <w:rFonts w:eastAsiaTheme="minorEastAsia" w:cstheme="minorHAnsi"/>
          <w:lang w:val="en-GB"/>
        </w:rPr>
        <w:t>-0.54]</w:t>
      </w:r>
      <w:r w:rsidRPr="00457D7E">
        <w:rPr>
          <w:rFonts w:eastAsiaTheme="minorEastAsia" w:cstheme="minorHAnsi"/>
          <w:lang w:val="en-GB"/>
          <w:rPrChange w:id="764" w:author="Anna Gårdmark" w:date="2020-02-07T07:22:00Z">
            <w:rPr>
              <w:rFonts w:eastAsiaTheme="minorEastAsia" w:cstheme="minorHAnsi"/>
            </w:rPr>
          </w:rPrChange>
        </w:rPr>
        <w:t xml:space="preserve">. This </w:t>
      </w:r>
      <w:commentRangeStart w:id="765"/>
      <w:commentRangeStart w:id="766"/>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7D7E">
        <w:rPr>
          <w:rFonts w:eastAsiaTheme="minorEastAsia" w:cstheme="minorHAnsi"/>
          <w:lang w:val="en-GB"/>
          <w:rPrChange w:id="767" w:author="Anna Gårdmark" w:date="2020-02-07T07:22:00Z">
            <w:rPr>
              <w:rFonts w:eastAsiaTheme="minorEastAsia" w:cstheme="minorHAnsi"/>
            </w:rPr>
          </w:rPrChange>
        </w:rPr>
        <w:t>. We also find that 86% of the posterior density of the temperature</w:t>
      </w:r>
      <w:ins w:id="768" w:author="Jan Ohlberger" w:date="2020-02-06T12:45:00Z">
        <w:r w:rsidR="00BB38CF" w:rsidRPr="00457D7E">
          <w:rPr>
            <w:rFonts w:eastAsiaTheme="minorEastAsia" w:cstheme="minorHAnsi"/>
            <w:lang w:val="en-GB"/>
            <w:rPrChange w:id="769" w:author="Anna Gårdmark" w:date="2020-02-07T07:22:00Z">
              <w:rPr>
                <w:rFonts w:eastAsiaTheme="minorEastAsia" w:cstheme="minorHAnsi"/>
              </w:rPr>
            </w:rPrChange>
          </w:rPr>
          <w:t xml:space="preserve"> </w:t>
        </w:r>
      </w:ins>
      <w:del w:id="770" w:author="Jan Ohlberger" w:date="2020-02-06T12:45:00Z">
        <w:r w:rsidRPr="00457D7E" w:rsidDel="00BB38CF">
          <w:rPr>
            <w:rFonts w:eastAsiaTheme="minorEastAsia" w:cstheme="minorHAnsi"/>
            <w:lang w:val="en-GB"/>
            <w:rPrChange w:id="771" w:author="Anna Gårdmark" w:date="2020-02-07T07:22:00Z">
              <w:rPr>
                <w:rFonts w:eastAsiaTheme="minorEastAsia" w:cstheme="minorHAnsi"/>
              </w:rPr>
            </w:rPrChange>
          </w:rPr>
          <w:delText>-</w:delText>
        </w:r>
      </w:del>
      <w:r w:rsidRPr="00457D7E">
        <w:rPr>
          <w:rFonts w:eastAsiaTheme="minorEastAsia" w:cstheme="minorHAnsi"/>
          <w:lang w:val="en-GB"/>
          <w:rPrChange w:id="772" w:author="Anna Gårdmark" w:date="2020-02-07T07:22:00Z">
            <w:rPr>
              <w:rFonts w:eastAsiaTheme="minorEastAsia" w:cstheme="minorHAnsi"/>
            </w:rPr>
          </w:rPrChange>
        </w:rPr>
        <w:t>effect is below -0.65</w:t>
      </w:r>
      <w:r w:rsidR="004069DE" w:rsidRPr="00457D7E">
        <w:rPr>
          <w:rFonts w:eastAsiaTheme="minorEastAsia" w:cstheme="minorHAnsi"/>
          <w:lang w:val="en-GB"/>
          <w:rPrChange w:id="773" w:author="Anna Gårdmark" w:date="2020-02-07T07:22:00Z">
            <w:rPr>
              <w:rFonts w:eastAsiaTheme="minorEastAsia" w:cstheme="minorHAnsi"/>
            </w:rPr>
          </w:rPrChange>
        </w:rPr>
        <w:t xml:space="preserve"> </w:t>
      </w:r>
      <w:ins w:id="774" w:author="Jan Ohlberger" w:date="2020-02-06T12:45:00Z">
        <w:r w:rsidR="00BB38CF" w:rsidRPr="00457D7E">
          <w:rPr>
            <w:rFonts w:eastAsiaTheme="minorEastAsia" w:cstheme="minorHAnsi"/>
            <w:lang w:val="en-GB"/>
            <w:rPrChange w:id="775" w:author="Anna Gårdmark" w:date="2020-02-07T07:22:00Z">
              <w:rPr>
                <w:rFonts w:eastAsiaTheme="minorEastAsia" w:cstheme="minorHAnsi"/>
              </w:rPr>
            </w:rPrChange>
          </w:rPr>
          <w:t xml:space="preserve">(the value predicted by the metabolic theory of ecology) </w:t>
        </w:r>
      </w:ins>
      <w:r w:rsidR="004069DE" w:rsidRPr="00457D7E">
        <w:rPr>
          <w:rFonts w:eastAsiaTheme="minorEastAsia" w:cstheme="minorHAnsi"/>
          <w:lang w:val="en-GB"/>
          <w:rPrChange w:id="776" w:author="Anna Gårdmark" w:date="2020-02-07T07:22:00Z">
            <w:rPr>
              <w:rFonts w:eastAsiaTheme="minorEastAsia" w:cstheme="minorHAnsi"/>
            </w:rPr>
          </w:rPrChange>
        </w:rPr>
        <w:t>(Fig. 3C)</w:t>
      </w:r>
      <w:commentRangeStart w:id="777"/>
      <w:del w:id="778" w:author="Jan Ohlberger" w:date="2020-02-06T12:45:00Z">
        <w:r w:rsidR="004A15A9" w:rsidRPr="00457D7E" w:rsidDel="00BB38CF">
          <w:rPr>
            <w:rFonts w:eastAsiaTheme="minorEastAsia" w:cstheme="minorHAnsi"/>
            <w:lang w:val="en-GB"/>
            <w:rPrChange w:id="779" w:author="Anna Gårdmark" w:date="2020-02-07T07:22:00Z">
              <w:rPr>
                <w:rFonts w:eastAsiaTheme="minorEastAsia" w:cstheme="minorHAnsi"/>
              </w:rPr>
            </w:rPrChange>
          </w:rPr>
          <w:delText>, which is predicted by the metabolic theory of ecology</w:delText>
        </w:r>
      </w:del>
      <w:r w:rsidRPr="00972C7F">
        <w:rPr>
          <w:rFonts w:eastAsiaTheme="minorEastAsia" w:cstheme="minorHAnsi"/>
          <w:lang w:val="en-GB"/>
        </w:rPr>
        <w:t>.</w:t>
      </w:r>
      <w:commentRangeEnd w:id="765"/>
      <w:r w:rsidRPr="00DF0177">
        <w:rPr>
          <w:rStyle w:val="Kommentarsreferens"/>
        </w:rPr>
        <w:commentReference w:id="765"/>
      </w:r>
      <w:commentRangeEnd w:id="766"/>
      <w:r w:rsidRPr="00457D7E">
        <w:rPr>
          <w:rFonts w:eastAsiaTheme="minorEastAsia" w:cstheme="minorHAnsi"/>
          <w:lang w:val="en-GB"/>
          <w:rPrChange w:id="780" w:author="Anna Gårdmark" w:date="2020-02-07T07:22:00Z">
            <w:rPr>
              <w:rFonts w:eastAsiaTheme="minorEastAsia" w:cstheme="minorHAnsi"/>
            </w:rPr>
          </w:rPrChange>
        </w:rPr>
        <w:t xml:space="preserve"> </w:t>
      </w:r>
      <w:r w:rsidRPr="00DF0177">
        <w:rPr>
          <w:rStyle w:val="Kommentarsreferens"/>
        </w:rPr>
        <w:commentReference w:id="766"/>
      </w:r>
      <w:commentRangeEnd w:id="777"/>
      <w:r w:rsidR="00BB38CF">
        <w:rPr>
          <w:rStyle w:val="Kommentarsreferens"/>
        </w:rPr>
        <w:commentReference w:id="777"/>
      </w:r>
      <w:r w:rsidRPr="00972C7F">
        <w:rPr>
          <w:rFonts w:eastAsiaTheme="minorEastAsia" w:cstheme="minorHAnsi"/>
          <w:lang w:val="en-GB"/>
        </w:rPr>
        <w:t>To illustrate this in terms of specific growth, an increase in temperature</w:t>
      </w:r>
      <w:r w:rsidRPr="00457D7E">
        <w:rPr>
          <w:rFonts w:eastAsiaTheme="minorEastAsia" w:cstheme="minorHAnsi"/>
          <w:lang w:val="en-GB"/>
          <w:rPrChange w:id="781" w:author="Anna Gårdmark" w:date="2020-02-07T07:22:00Z">
            <w:rPr>
              <w:rFonts w:eastAsiaTheme="minorEastAsia" w:cstheme="minorHAnsi"/>
            </w:rPr>
          </w:rPrChange>
        </w:rPr>
        <w:t xml:space="preserve"> from 15</w:t>
      </w:r>
      <m:oMath>
        <m:r>
          <w:rPr>
            <w:rFonts w:ascii="Cambria Math" w:eastAsiaTheme="minorEastAsia" w:hAnsi="Cambria Math" w:cstheme="minorHAnsi"/>
            <w:lang w:val="en-GB"/>
          </w:rPr>
          <m:t>℃</m:t>
        </m:r>
      </m:oMath>
      <w:r w:rsidRPr="00457D7E">
        <w:rPr>
          <w:rFonts w:eastAsiaTheme="minorEastAsia" w:cstheme="minorHAnsi"/>
          <w:lang w:val="en-GB"/>
          <w:rPrChange w:id="782" w:author="Anna Gårdmark" w:date="2020-02-07T07:22:00Z">
            <w:rPr>
              <w:rFonts w:eastAsiaTheme="minorEastAsia" w:cstheme="minorHAnsi"/>
            </w:rPr>
          </w:rPrChange>
        </w:rPr>
        <w:t xml:space="preserve"> (overall mean in data)</w:t>
      </w:r>
      <w:r w:rsidRPr="00972C7F">
        <w:rPr>
          <w:rFonts w:eastAsiaTheme="minorEastAsia" w:cstheme="minorHAnsi"/>
          <w:iCs/>
          <w:lang w:val="en-GB"/>
        </w:rPr>
        <w:t xml:space="preserve"> </w:t>
      </w:r>
      <w:r w:rsidRPr="00457D7E">
        <w:rPr>
          <w:rFonts w:eastAsiaTheme="minorEastAsia" w:cstheme="minorHAnsi"/>
          <w:iCs/>
          <w:lang w:val="en-GB"/>
          <w:rPrChange w:id="783" w:author="Anna Gårdmark" w:date="2020-02-07T07:22:00Z">
            <w:rPr>
              <w:rFonts w:eastAsiaTheme="minorEastAsia" w:cstheme="minorHAnsi"/>
              <w:iCs/>
            </w:rPr>
          </w:rPrChange>
        </w:rPr>
        <w:t>to 25</w:t>
      </w:r>
      <m:oMath>
        <m:r>
          <w:rPr>
            <w:rFonts w:ascii="Cambria Math" w:eastAsiaTheme="minorEastAsia" w:hAnsi="Cambria Math" w:cstheme="minorHAnsi"/>
            <w:lang w:val="en-GB"/>
          </w:rPr>
          <m:t>℃</m:t>
        </m:r>
      </m:oMath>
      <w:r w:rsidRPr="00457D7E">
        <w:rPr>
          <w:rFonts w:eastAsiaTheme="minorEastAsia" w:cstheme="minorHAnsi"/>
          <w:lang w:val="en-GB"/>
          <w:rPrChange w:id="784" w:author="Anna Gårdmark" w:date="2020-02-07T07:22:00Z">
            <w:rPr>
              <w:rFonts w:eastAsiaTheme="minorEastAsia" w:cstheme="minorHAnsi"/>
            </w:rPr>
          </w:rPrChange>
        </w:rPr>
        <w:t xml:space="preserve"> leads to an increase in predicted natural log of growth </w:t>
      </w:r>
      <w:r w:rsidRPr="00972C7F">
        <w:rPr>
          <w:rFonts w:eastAsiaTheme="minorEastAsia" w:cstheme="minorHAnsi"/>
          <w:lang w:val="en-GB"/>
        </w:rPr>
        <w:t>by</w:t>
      </w:r>
      <w:r w:rsidRPr="00457D7E">
        <w:rPr>
          <w:rFonts w:eastAsiaTheme="minorEastAsia" w:cstheme="minorHAnsi"/>
          <w:lang w:val="en-GB"/>
          <w:rPrChange w:id="785" w:author="Anna Gårdmark" w:date="2020-02-07T07:22:00Z">
            <w:rPr>
              <w:rFonts w:eastAsiaTheme="minorEastAsia" w:cstheme="minorHAnsi"/>
            </w:rPr>
          </w:rPrChange>
        </w:rPr>
        <w:t xml:space="preserve"> a factor of 2.9 for a fish of mean mass (~190</w:t>
      </w:r>
      <m:oMath>
        <m:r>
          <w:rPr>
            <w:rFonts w:ascii="Cambria Math" w:eastAsiaTheme="minorEastAsia" w:hAnsi="Cambria Math" w:cstheme="minorHAnsi"/>
            <w:lang w:val="en-GB"/>
            <w:rPrChange w:id="786" w:author="Anna Gårdmark" w:date="2020-02-07T07:22:00Z">
              <w:rPr>
                <w:rFonts w:ascii="Cambria Math" w:eastAsiaTheme="minorEastAsia" w:hAnsi="Cambria Math" w:cstheme="minorHAnsi"/>
              </w:rPr>
            </w:rPrChange>
          </w:rPr>
          <m:t xml:space="preserve"> </m:t>
        </m:r>
        <m:r>
          <m:rPr>
            <m:sty m:val="p"/>
          </m:rPr>
          <w:rPr>
            <w:rFonts w:ascii="Cambria Math" w:eastAsiaTheme="minorEastAsia" w:hAnsi="Cambria Math" w:cstheme="minorHAnsi"/>
            <w:lang w:val="en-GB"/>
            <w:rPrChange w:id="787" w:author="Anna Gårdmark" w:date="2020-02-07T07:22:00Z">
              <w:rPr>
                <w:rFonts w:ascii="Cambria Math" w:eastAsiaTheme="minorEastAsia" w:hAnsi="Cambria Math" w:cstheme="minorHAnsi"/>
              </w:rPr>
            </w:rPrChange>
          </w:rPr>
          <m:t>g</m:t>
        </m:r>
      </m:oMath>
      <w:r w:rsidRPr="00457D7E">
        <w:rPr>
          <w:rFonts w:eastAsiaTheme="minorEastAsia" w:cstheme="minorHAnsi"/>
          <w:lang w:val="en-GB"/>
          <w:rPrChange w:id="788" w:author="Anna Gårdmark" w:date="2020-02-07T07:22:00Z">
            <w:rPr>
              <w:rFonts w:eastAsiaTheme="minorEastAsia" w:cstheme="minorHAnsi"/>
            </w:rPr>
          </w:rPrChange>
        </w:rPr>
        <w:t>)</w:t>
      </w:r>
      <w:r w:rsidRPr="00972C7F">
        <w:rPr>
          <w:rFonts w:eastAsiaTheme="minorEastAsia" w:cstheme="minorHAnsi"/>
          <w:lang w:val="en-GB"/>
        </w:rPr>
        <w:t>.</w:t>
      </w:r>
    </w:p>
    <w:p w14:paraId="7D37A5AE" w14:textId="2DA295BD"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457D7E">
        <w:rPr>
          <w:rFonts w:eastAsiaTheme="minorEastAsia" w:cstheme="minorHAnsi"/>
          <w:lang w:val="en-GB"/>
          <w:rPrChange w:id="789" w:author="Anna Gårdmark" w:date="2020-02-07T07:22:00Z">
            <w:rPr>
              <w:rFonts w:eastAsiaTheme="minorEastAsia" w:cstheme="minorHAnsi"/>
            </w:rPr>
          </w:rPrChange>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457D7E">
        <w:rPr>
          <w:rFonts w:eastAsiaTheme="minorEastAsia" w:cstheme="minorHAnsi"/>
          <w:lang w:val="en-GB"/>
          <w:rPrChange w:id="790" w:author="Anna Gårdmark" w:date="2020-02-07T07:22:00Z">
            <w:rPr>
              <w:rFonts w:eastAsiaTheme="minorEastAsia" w:cstheme="minorHAnsi"/>
            </w:rPr>
          </w:rPrChange>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457D7E">
        <w:rPr>
          <w:rFonts w:eastAsiaTheme="minorEastAsia" w:cstheme="minorHAnsi"/>
          <w:lang w:val="en-GB"/>
          <w:rPrChange w:id="791" w:author="Anna Gårdmark" w:date="2020-02-07T07:22:00Z">
            <w:rPr>
              <w:rFonts w:eastAsiaTheme="minorEastAsia" w:cstheme="minorHAnsi"/>
            </w:rPr>
          </w:rPrChange>
        </w:rPr>
        <w:t xml:space="preserve">separately </w:t>
      </w:r>
      <w:r w:rsidR="00C84B73" w:rsidRPr="00972C7F">
        <w:rPr>
          <w:rFonts w:eastAsiaTheme="minorEastAsia" w:cstheme="minorHAnsi"/>
          <w:lang w:val="en-GB"/>
        </w:rPr>
        <w:t xml:space="preserve">(Fig. </w:t>
      </w:r>
      <w:r w:rsidR="009F3E2E" w:rsidRPr="00457D7E">
        <w:rPr>
          <w:rFonts w:eastAsiaTheme="minorEastAsia" w:cstheme="minorHAnsi"/>
          <w:lang w:val="en-GB"/>
          <w:rPrChange w:id="792" w:author="Anna Gårdmark" w:date="2020-02-07T07:22:00Z">
            <w:rPr>
              <w:rFonts w:eastAsiaTheme="minorEastAsia" w:cstheme="minorHAnsi"/>
            </w:rPr>
          </w:rPrChange>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commentRangeStart w:id="793"/>
      <w:commentRangeStart w:id="794"/>
      <w:r w:rsidR="0018027C" w:rsidRPr="00972C7F">
        <w:rPr>
          <w:rFonts w:eastAsiaTheme="minorEastAsia" w:cstheme="minorHAnsi"/>
          <w:lang w:val="en-GB"/>
        </w:rPr>
        <w:t>The unimodal temperature</w:t>
      </w:r>
      <w:ins w:id="795" w:author="Jan Ohlberger" w:date="2020-02-06T12:46:00Z">
        <w:r w:rsidR="00BB38CF">
          <w:rPr>
            <w:rFonts w:eastAsiaTheme="minorEastAsia" w:cstheme="minorHAnsi"/>
            <w:lang w:val="en-GB"/>
          </w:rPr>
          <w:t xml:space="preserve"> </w:t>
        </w:r>
      </w:ins>
      <w:del w:id="796" w:author="Jan Ohlberger" w:date="2020-02-06T12:46:00Z">
        <w:r w:rsidR="0018027C" w:rsidRPr="00972C7F" w:rsidDel="00BB38CF">
          <w:rPr>
            <w:rFonts w:eastAsiaTheme="minorEastAsia" w:cstheme="minorHAnsi"/>
            <w:lang w:val="en-GB"/>
          </w:rPr>
          <w:delText>-</w:delText>
        </w:r>
      </w:del>
      <w:r w:rsidR="0018027C" w:rsidRPr="00972C7F">
        <w:rPr>
          <w:rFonts w:eastAsiaTheme="minorEastAsia" w:cstheme="minorHAnsi"/>
          <w:lang w:val="en-GB"/>
        </w:rPr>
        <w:t xml:space="preserv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457D7E">
        <w:rPr>
          <w:rFonts w:eastAsiaTheme="minorEastAsia" w:cstheme="minorHAnsi"/>
          <w:lang w:val="en-GB"/>
          <w:rPrChange w:id="797" w:author="Anna Gårdmark" w:date="2020-02-07T07:22:00Z">
            <w:rPr>
              <w:rFonts w:eastAsiaTheme="minorEastAsia" w:cstheme="minorHAnsi"/>
            </w:rPr>
          </w:rPrChange>
        </w:rPr>
        <w:t xml:space="preserve">at the same rate </w:t>
      </w:r>
      <w:r w:rsidR="008A107C" w:rsidRPr="00457D7E">
        <w:rPr>
          <w:rFonts w:eastAsiaTheme="minorEastAsia" w:cstheme="minorHAnsi"/>
          <w:lang w:val="en-GB"/>
          <w:rPrChange w:id="798" w:author="Anna Gårdmark" w:date="2020-02-07T07:22:00Z">
            <w:rPr>
              <w:rFonts w:eastAsiaTheme="minorEastAsia" w:cstheme="minorHAnsi"/>
            </w:rPr>
          </w:rPrChange>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w:t>
      </w:r>
      <w:commentRangeEnd w:id="793"/>
      <w:r w:rsidR="00CC5225">
        <w:rPr>
          <w:rStyle w:val="Kommentarsreferens"/>
        </w:rPr>
        <w:commentReference w:id="793"/>
      </w:r>
      <w:commentRangeEnd w:id="794"/>
      <w:r w:rsidR="00232FB6">
        <w:rPr>
          <w:rStyle w:val="Kommentarsreferens"/>
        </w:rPr>
        <w:commentReference w:id="794"/>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457D7E">
        <w:rPr>
          <w:rFonts w:eastAsiaTheme="minorEastAsia" w:cstheme="minorHAnsi"/>
          <w:lang w:val="en-GB"/>
          <w:rPrChange w:id="799" w:author="Anna Gårdmark" w:date="2020-02-07T07:22:00Z">
            <w:rPr>
              <w:rFonts w:eastAsiaTheme="minorEastAsia" w:cstheme="minorHAnsi"/>
            </w:rPr>
          </w:rPrChange>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457D7E">
        <w:rPr>
          <w:rFonts w:eastAsiaTheme="minorEastAsia" w:cstheme="minorHAnsi"/>
          <w:lang w:val="en-GB"/>
          <w:rPrChange w:id="800" w:author="Anna Gårdmark" w:date="2020-02-07T07:22:00Z">
            <w:rPr>
              <w:rFonts w:eastAsiaTheme="minorEastAsia" w:cstheme="minorHAnsi"/>
            </w:rPr>
          </w:rPrChange>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457D7E">
        <w:rPr>
          <w:rFonts w:eastAsiaTheme="minorEastAsia" w:cstheme="minorHAnsi"/>
          <w:lang w:val="en-GB"/>
          <w:rPrChange w:id="801" w:author="Anna Gårdmark" w:date="2020-02-07T07:22:00Z">
            <w:rPr>
              <w:rFonts w:eastAsiaTheme="minorEastAsia" w:cstheme="minorHAnsi"/>
            </w:rPr>
          </w:rPrChange>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802"/>
      <w:commentRangeStart w:id="803"/>
      <w:commentRangeStart w:id="804"/>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802"/>
      <w:r w:rsidR="004369A2">
        <w:rPr>
          <w:rStyle w:val="Kommentarsreferens"/>
        </w:rPr>
        <w:commentReference w:id="802"/>
      </w:r>
      <w:commentRangeEnd w:id="803"/>
      <w:commentRangeEnd w:id="804"/>
      <m:oMath>
        <m:r>
          <w:rPr>
            <w:rFonts w:ascii="Cambria Math" w:eastAsiaTheme="minorEastAsia" w:hAnsi="Cambria Math" w:cstheme="minorHAnsi"/>
            <w:lang w:val="en-GB"/>
          </w:rPr>
          <m:t>℃</m:t>
        </m:r>
      </m:oMath>
      <w:r w:rsidR="003B5ECD">
        <w:rPr>
          <w:rStyle w:val="Kommentarsreferens"/>
        </w:rPr>
        <w:commentReference w:id="803"/>
      </w:r>
      <w:r w:rsidR="004D14D0">
        <w:rPr>
          <w:rStyle w:val="Kommentarsreferens"/>
        </w:rPr>
        <w:commentReference w:id="804"/>
      </w:r>
      <w:r w:rsidR="00A50D17" w:rsidRPr="00457D7E">
        <w:rPr>
          <w:rFonts w:eastAsiaTheme="minorEastAsia" w:cstheme="minorHAnsi"/>
          <w:lang w:val="en-GB"/>
          <w:rPrChange w:id="805" w:author="Anna Gårdmark" w:date="2020-02-07T07:22:00Z">
            <w:rPr>
              <w:rFonts w:eastAsiaTheme="minorEastAsia" w:cstheme="minorHAnsi"/>
            </w:rPr>
          </w:rPrChange>
        </w:rPr>
        <w:t xml:space="preserve">, </w:t>
      </w:r>
      <w:commentRangeStart w:id="806"/>
      <w:r w:rsidR="00A50D17" w:rsidRPr="00457D7E">
        <w:rPr>
          <w:rFonts w:eastAsiaTheme="minorEastAsia" w:cstheme="minorHAnsi"/>
          <w:lang w:val="en-GB"/>
          <w:rPrChange w:id="807" w:author="Anna Gårdmark" w:date="2020-02-07T07:22:00Z">
            <w:rPr>
              <w:rFonts w:eastAsiaTheme="minorEastAsia" w:cstheme="minorHAnsi"/>
            </w:rPr>
          </w:rPrChange>
        </w:rPr>
        <w:t xml:space="preserve">but we also note these two extreme values </w:t>
      </w:r>
      <w:r w:rsidR="000A388C" w:rsidRPr="00457D7E">
        <w:rPr>
          <w:rFonts w:eastAsiaTheme="minorEastAsia" w:cstheme="minorHAnsi"/>
          <w:lang w:val="en-GB"/>
          <w:rPrChange w:id="808" w:author="Anna Gårdmark" w:date="2020-02-07T07:22:00Z">
            <w:rPr>
              <w:rFonts w:eastAsiaTheme="minorEastAsia" w:cstheme="minorHAnsi"/>
            </w:rPr>
          </w:rPrChange>
        </w:rPr>
        <w:t>could be due to inaccurate descriptions of the thermal environment.</w:t>
      </w:r>
      <w:r w:rsidR="009731DC" w:rsidRPr="00972C7F">
        <w:rPr>
          <w:rFonts w:eastAsiaTheme="minorEastAsia" w:cstheme="minorHAnsi"/>
          <w:lang w:val="en-GB"/>
        </w:rPr>
        <w:t xml:space="preserve"> </w:t>
      </w:r>
      <w:commentRangeEnd w:id="806"/>
      <w:r w:rsidR="0028454F">
        <w:rPr>
          <w:rStyle w:val="Kommentarsreferens"/>
        </w:rPr>
        <w:commentReference w:id="806"/>
      </w:r>
      <w:r w:rsidR="003D5EDF" w:rsidRPr="00457D7E">
        <w:rPr>
          <w:rFonts w:eastAsiaTheme="minorEastAsia" w:cstheme="minorHAnsi"/>
          <w:lang w:val="en-GB"/>
          <w:rPrChange w:id="809" w:author="Anna Gårdmark" w:date="2020-02-07T07:22:00Z">
            <w:rPr>
              <w:rFonts w:eastAsiaTheme="minorEastAsia" w:cstheme="minorHAnsi"/>
            </w:rPr>
          </w:rPrChange>
        </w:rPr>
        <w:t xml:space="preserve">Across species, the mean </w:t>
      </w:r>
      <w:r w:rsidR="00A50D17" w:rsidRPr="00457D7E">
        <w:rPr>
          <w:rFonts w:eastAsiaTheme="minorEastAsia" w:cstheme="minorHAnsi"/>
          <w:lang w:val="en-GB"/>
          <w:rPrChange w:id="810" w:author="Anna Gårdmark" w:date="2020-02-07T07:22:00Z">
            <w:rPr>
              <w:rFonts w:eastAsiaTheme="minorEastAsia" w:cstheme="minorHAnsi"/>
            </w:rPr>
          </w:rPrChange>
        </w:rPr>
        <w:t xml:space="preserve">distance </w:t>
      </w:r>
      <w:r w:rsidR="003D5EDF" w:rsidRPr="00457D7E">
        <w:rPr>
          <w:rFonts w:eastAsiaTheme="minorEastAsia" w:cstheme="minorHAnsi"/>
          <w:lang w:val="en-GB"/>
          <w:rPrChange w:id="811" w:author="Anna Gårdmark" w:date="2020-02-07T07:22:00Z">
            <w:rPr>
              <w:rFonts w:eastAsiaTheme="minorEastAsia" w:cstheme="minorHAnsi"/>
            </w:rPr>
          </w:rPrChange>
        </w:rPr>
        <w:t xml:space="preserve">between the mid-point of the environmental temperature and temperature where consumption is maximized is </w:t>
      </w:r>
      <w:r w:rsidR="00535F42" w:rsidRPr="00457D7E">
        <w:rPr>
          <w:rFonts w:eastAsiaTheme="minorEastAsia" w:cstheme="minorHAnsi"/>
          <w:lang w:val="en-GB"/>
          <w:rPrChange w:id="812" w:author="Anna Gårdmark" w:date="2020-02-07T07:22:00Z">
            <w:rPr>
              <w:rFonts w:eastAsiaTheme="minorEastAsia" w:cstheme="minorHAnsi"/>
            </w:rPr>
          </w:rPrChange>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457D7E">
        <w:rPr>
          <w:rFonts w:eastAsiaTheme="minorEastAsia" w:cstheme="minorHAnsi"/>
          <w:lang w:val="en-GB"/>
          <w:rPrChange w:id="813" w:author="Anna Gårdmark" w:date="2020-02-07T07:22:00Z">
            <w:rPr>
              <w:rFonts w:eastAsiaTheme="minorEastAsia" w:cstheme="minorHAnsi"/>
            </w:rPr>
          </w:rPrChange>
        </w:rPr>
        <w:t xml:space="preserve">with standard deviation of </w:t>
      </w:r>
      <w:r w:rsidR="00246552" w:rsidRPr="00457D7E">
        <w:rPr>
          <w:rFonts w:eastAsiaTheme="minorEastAsia" w:cstheme="minorHAnsi"/>
          <w:lang w:val="en-GB"/>
          <w:rPrChange w:id="814" w:author="Anna Gårdmark" w:date="2020-02-07T07:22:00Z">
            <w:rPr>
              <w:rFonts w:eastAsiaTheme="minorEastAsia" w:cstheme="minorHAnsi"/>
            </w:rPr>
          </w:rPrChange>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5E4DF997" w:rsidR="00CA28E0" w:rsidRPr="00457D7E" w:rsidRDefault="00191B54" w:rsidP="00E46073">
      <w:pPr>
        <w:spacing w:line="480" w:lineRule="auto"/>
        <w:ind w:firstLine="284"/>
        <w:contextualSpacing/>
        <w:jc w:val="both"/>
        <w:rPr>
          <w:rFonts w:cstheme="minorHAnsi"/>
          <w:lang w:val="en-GB"/>
          <w:rPrChange w:id="815" w:author="Anna Gårdmark" w:date="2020-02-07T07:22:00Z">
            <w:rPr>
              <w:rFonts w:cstheme="minorHAnsi"/>
            </w:rPr>
          </w:rPrChange>
        </w:rPr>
      </w:pPr>
      <w:r w:rsidRPr="00457D7E">
        <w:rPr>
          <w:rFonts w:eastAsiaTheme="minorEastAsia" w:cstheme="minorHAnsi"/>
          <w:lang w:val="en-GB"/>
          <w:rPrChange w:id="816" w:author="Anna Gårdmark" w:date="2020-02-07T07:22:00Z">
            <w:rPr>
              <w:rFonts w:eastAsiaTheme="minorEastAsia" w:cstheme="minorHAnsi"/>
            </w:rPr>
          </w:rPrChange>
        </w:rPr>
        <w:t xml:space="preserve">The implication of unimodal </w:t>
      </w:r>
      <w:r w:rsidR="006E6618" w:rsidRPr="00457D7E">
        <w:rPr>
          <w:rFonts w:eastAsiaTheme="minorEastAsia" w:cstheme="minorHAnsi"/>
          <w:lang w:val="en-GB"/>
          <w:rPrChange w:id="817" w:author="Anna Gårdmark" w:date="2020-02-07T07:22:00Z">
            <w:rPr>
              <w:rFonts w:eastAsiaTheme="minorEastAsia" w:cstheme="minorHAnsi"/>
            </w:rPr>
          </w:rPrChange>
        </w:rPr>
        <w:t xml:space="preserve">thermal response curves for maximum consumption is that the </w:t>
      </w:r>
      <w:r w:rsidR="00196CCF" w:rsidRPr="00457D7E">
        <w:rPr>
          <w:rFonts w:eastAsiaTheme="minorEastAsia" w:cstheme="minorHAnsi"/>
          <w:lang w:val="en-GB"/>
          <w:rPrChange w:id="818" w:author="Anna Gårdmark" w:date="2020-02-07T07:22:00Z">
            <w:rPr>
              <w:rFonts w:eastAsiaTheme="minorEastAsia" w:cstheme="minorHAnsi"/>
            </w:rPr>
          </w:rPrChange>
        </w:rPr>
        <w:t xml:space="preserve">net energy gain, i.e. the </w:t>
      </w:r>
      <w:r w:rsidR="006E6618" w:rsidRPr="00457D7E">
        <w:rPr>
          <w:rFonts w:eastAsiaTheme="minorEastAsia" w:cstheme="minorHAnsi"/>
          <w:lang w:val="en-GB"/>
          <w:rPrChange w:id="819" w:author="Anna Gårdmark" w:date="2020-02-07T07:22:00Z">
            <w:rPr>
              <w:rFonts w:eastAsiaTheme="minorEastAsia" w:cstheme="minorHAnsi"/>
            </w:rPr>
          </w:rPrChange>
        </w:rPr>
        <w:t xml:space="preserve">difference between </w:t>
      </w:r>
      <w:r w:rsidR="00FC6010" w:rsidRPr="00457D7E">
        <w:rPr>
          <w:rFonts w:eastAsiaTheme="minorEastAsia" w:cstheme="minorHAnsi"/>
          <w:lang w:val="en-GB"/>
          <w:rPrChange w:id="820" w:author="Anna Gårdmark" w:date="2020-02-07T07:22:00Z">
            <w:rPr>
              <w:rFonts w:eastAsiaTheme="minorEastAsia" w:cstheme="minorHAnsi"/>
            </w:rPr>
          </w:rPrChange>
        </w:rPr>
        <w:t>exponentially increasing</w:t>
      </w:r>
      <w:r w:rsidR="00F759B1" w:rsidRPr="00457D7E">
        <w:rPr>
          <w:rFonts w:eastAsiaTheme="minorEastAsia" w:cstheme="minorHAnsi"/>
          <w:lang w:val="en-GB"/>
          <w:rPrChange w:id="821" w:author="Anna Gårdmark" w:date="2020-02-07T07:22:00Z">
            <w:rPr>
              <w:rFonts w:eastAsiaTheme="minorEastAsia" w:cstheme="minorHAnsi"/>
            </w:rPr>
          </w:rPrChange>
        </w:rPr>
        <w:t xml:space="preserve"> </w:t>
      </w:r>
      <w:r w:rsidR="006E6618" w:rsidRPr="00457D7E">
        <w:rPr>
          <w:rFonts w:eastAsiaTheme="minorEastAsia" w:cstheme="minorHAnsi"/>
          <w:lang w:val="en-GB"/>
          <w:rPrChange w:id="822" w:author="Anna Gårdmark" w:date="2020-02-07T07:22:00Z">
            <w:rPr>
              <w:rFonts w:eastAsiaTheme="minorEastAsia" w:cstheme="minorHAnsi"/>
            </w:rPr>
          </w:rPrChange>
        </w:rPr>
        <w:t>metabolic rate</w:t>
      </w:r>
      <w:r w:rsidR="00013FF2" w:rsidRPr="00457D7E">
        <w:rPr>
          <w:rFonts w:eastAsiaTheme="minorEastAsia" w:cstheme="minorHAnsi"/>
          <w:lang w:val="en-GB"/>
          <w:rPrChange w:id="823" w:author="Anna Gårdmark" w:date="2020-02-07T07:22:00Z">
            <w:rPr>
              <w:rFonts w:eastAsiaTheme="minorEastAsia" w:cstheme="minorHAnsi"/>
            </w:rPr>
          </w:rPrChange>
        </w:rPr>
        <w:t xml:space="preserve"> (</w:t>
      </w:r>
      <w:r w:rsidR="00F759B1" w:rsidRPr="00457D7E">
        <w:rPr>
          <w:rFonts w:eastAsiaTheme="minorEastAsia" w:cstheme="minorHAnsi"/>
          <w:lang w:val="en-GB"/>
          <w:rPrChange w:id="824" w:author="Anna Gårdmark" w:date="2020-02-07T07:22:00Z">
            <w:rPr>
              <w:rFonts w:eastAsiaTheme="minorEastAsia" w:cstheme="minorHAnsi"/>
            </w:rPr>
          </w:rPrChange>
        </w:rPr>
        <w:t>proportional to energetic costs</w:t>
      </w:r>
      <w:r w:rsidR="00013FF2" w:rsidRPr="00457D7E">
        <w:rPr>
          <w:rFonts w:eastAsiaTheme="minorEastAsia" w:cstheme="minorHAnsi"/>
          <w:lang w:val="en-GB"/>
          <w:rPrChange w:id="825" w:author="Anna Gårdmark" w:date="2020-02-07T07:22:00Z">
            <w:rPr>
              <w:rFonts w:eastAsiaTheme="minorEastAsia" w:cstheme="minorHAnsi"/>
            </w:rPr>
          </w:rPrChange>
        </w:rPr>
        <w:t>)</w:t>
      </w:r>
      <w:r w:rsidR="006E6618" w:rsidRPr="00457D7E">
        <w:rPr>
          <w:rFonts w:eastAsiaTheme="minorEastAsia" w:cstheme="minorHAnsi"/>
          <w:lang w:val="en-GB"/>
          <w:rPrChange w:id="826" w:author="Anna Gårdmark" w:date="2020-02-07T07:22:00Z">
            <w:rPr>
              <w:rFonts w:eastAsiaTheme="minorEastAsia" w:cstheme="minorHAnsi"/>
            </w:rPr>
          </w:rPrChange>
        </w:rPr>
        <w:t xml:space="preserve"> and consumption </w:t>
      </w:r>
      <w:r w:rsidR="00F759B1" w:rsidRPr="00457D7E">
        <w:rPr>
          <w:rFonts w:eastAsiaTheme="minorEastAsia" w:cstheme="minorHAnsi"/>
          <w:lang w:val="en-GB"/>
          <w:rPrChange w:id="827" w:author="Anna Gårdmark" w:date="2020-02-07T07:22:00Z">
            <w:rPr>
              <w:rFonts w:eastAsiaTheme="minorEastAsia" w:cstheme="minorHAnsi"/>
            </w:rPr>
          </w:rPrChange>
        </w:rPr>
        <w:t xml:space="preserve">(proportional to energetic gains) </w:t>
      </w:r>
      <w:r w:rsidR="006E6618" w:rsidRPr="00457D7E">
        <w:rPr>
          <w:rFonts w:eastAsiaTheme="minorEastAsia" w:cstheme="minorHAnsi"/>
          <w:lang w:val="en-GB"/>
          <w:rPrChange w:id="828" w:author="Anna Gårdmark" w:date="2020-02-07T07:22:00Z">
            <w:rPr>
              <w:rFonts w:eastAsiaTheme="minorEastAsia" w:cstheme="minorHAnsi"/>
            </w:rPr>
          </w:rPrChange>
        </w:rPr>
        <w:t>also is unimodal</w:t>
      </w:r>
      <w:r w:rsidR="003A3EC6" w:rsidRPr="00457D7E">
        <w:rPr>
          <w:rFonts w:eastAsiaTheme="minorEastAsia" w:cstheme="minorHAnsi"/>
          <w:lang w:val="en-GB"/>
          <w:rPrChange w:id="829" w:author="Anna Gårdmark" w:date="2020-02-07T07:22:00Z">
            <w:rPr>
              <w:rFonts w:eastAsiaTheme="minorEastAsia" w:cstheme="minorHAnsi"/>
            </w:rPr>
          </w:rPrChange>
        </w:rPr>
        <w:t xml:space="preserve"> </w:t>
      </w:r>
      <w:r w:rsidR="00463D5F" w:rsidRPr="00457D7E">
        <w:rPr>
          <w:rFonts w:eastAsiaTheme="minorEastAsia" w:cstheme="minorHAnsi"/>
          <w:lang w:val="en-GB"/>
          <w:rPrChange w:id="830" w:author="Anna Gårdmark" w:date="2020-02-07T07:22:00Z">
            <w:rPr>
              <w:rFonts w:eastAsiaTheme="minorEastAsia" w:cstheme="minorHAnsi"/>
            </w:rPr>
          </w:rPrChange>
        </w:rPr>
        <w:t>(Fig. 5)</w:t>
      </w:r>
      <w:r w:rsidR="001107F5" w:rsidRPr="00457D7E">
        <w:rPr>
          <w:rFonts w:eastAsiaTheme="minorEastAsia" w:cstheme="minorHAnsi"/>
          <w:lang w:val="en-GB"/>
          <w:rPrChange w:id="831" w:author="Anna Gårdmark" w:date="2020-02-07T07:22:00Z">
            <w:rPr>
              <w:rFonts w:eastAsiaTheme="minorEastAsia" w:cstheme="minorHAnsi"/>
            </w:rPr>
          </w:rPrChange>
        </w:rPr>
        <w:t>.</w:t>
      </w:r>
      <w:r w:rsidR="00CC3ADF" w:rsidRPr="00457D7E">
        <w:rPr>
          <w:rFonts w:eastAsiaTheme="minorEastAsia" w:cstheme="minorHAnsi"/>
          <w:lang w:val="en-GB"/>
          <w:rPrChange w:id="832" w:author="Anna Gårdmark" w:date="2020-02-07T07:22:00Z">
            <w:rPr>
              <w:rFonts w:eastAsiaTheme="minorEastAsia" w:cstheme="minorHAnsi"/>
            </w:rPr>
          </w:rPrChange>
        </w:rPr>
        <w:t xml:space="preserve"> </w:t>
      </w:r>
      <w:commentRangeStart w:id="833"/>
      <w:commentRangeStart w:id="834"/>
      <w:r w:rsidR="00911AB3" w:rsidRPr="00457D7E">
        <w:rPr>
          <w:rFonts w:eastAsiaTheme="minorEastAsia" w:cstheme="minorHAnsi"/>
          <w:lang w:val="en-GB"/>
          <w:rPrChange w:id="835" w:author="Anna Gårdmark" w:date="2020-02-07T07:22:00Z">
            <w:rPr>
              <w:rFonts w:eastAsiaTheme="minorEastAsia" w:cstheme="minorHAnsi"/>
            </w:rPr>
          </w:rPrChange>
        </w:rPr>
        <w:t>T</w:t>
      </w:r>
      <w:r w:rsidR="00CC3ADF" w:rsidRPr="00457D7E">
        <w:rPr>
          <w:rFonts w:eastAsiaTheme="minorEastAsia" w:cstheme="minorHAnsi"/>
          <w:lang w:val="en-GB"/>
          <w:rPrChange w:id="836" w:author="Anna Gårdmark" w:date="2020-02-07T07:22:00Z">
            <w:rPr>
              <w:rFonts w:eastAsiaTheme="minorEastAsia" w:cstheme="minorHAnsi"/>
            </w:rPr>
          </w:rPrChange>
        </w:rPr>
        <w:t>his is a common observation</w:t>
      </w:r>
      <w:r w:rsidR="00911CAE" w:rsidRPr="00457D7E">
        <w:rPr>
          <w:rFonts w:eastAsiaTheme="minorEastAsia" w:cstheme="minorHAnsi"/>
          <w:lang w:val="en-GB"/>
          <w:rPrChange w:id="837" w:author="Anna Gårdmark" w:date="2020-02-07T07:22:00Z">
            <w:rPr>
              <w:rFonts w:eastAsiaTheme="minorEastAsia" w:cstheme="minorHAnsi"/>
            </w:rPr>
          </w:rPrChange>
        </w:rPr>
        <w:t xml:space="preserve"> </w:t>
      </w:r>
      <w:del w:id="838" w:author="Jan Ohlberger" w:date="2020-02-06T12:48:00Z">
        <w:r w:rsidR="00911CAE" w:rsidRPr="00457D7E" w:rsidDel="00232FB6">
          <w:rPr>
            <w:rFonts w:eastAsiaTheme="minorEastAsia" w:cstheme="minorHAnsi"/>
            <w:lang w:val="en-GB"/>
            <w:rPrChange w:id="839" w:author="Anna Gårdmark" w:date="2020-02-07T07:22:00Z">
              <w:rPr>
                <w:rFonts w:eastAsiaTheme="minorEastAsia" w:cstheme="minorHAnsi"/>
              </w:rPr>
            </w:rPrChange>
          </w:rPr>
          <w:delText>for a single</w:delText>
        </w:r>
      </w:del>
      <w:ins w:id="840" w:author="Jan Ohlberger" w:date="2020-02-06T12:48:00Z">
        <w:r w:rsidR="00232FB6" w:rsidRPr="00457D7E">
          <w:rPr>
            <w:rFonts w:eastAsiaTheme="minorEastAsia" w:cstheme="minorHAnsi"/>
            <w:lang w:val="en-GB"/>
            <w:rPrChange w:id="841" w:author="Anna Gårdmark" w:date="2020-02-07T07:22:00Z">
              <w:rPr>
                <w:rFonts w:eastAsiaTheme="minorEastAsia" w:cstheme="minorHAnsi"/>
              </w:rPr>
            </w:rPrChange>
          </w:rPr>
          <w:t>at a specific</w:t>
        </w:r>
      </w:ins>
      <w:r w:rsidR="00911CAE" w:rsidRPr="00457D7E">
        <w:rPr>
          <w:rFonts w:eastAsiaTheme="minorEastAsia" w:cstheme="minorHAnsi"/>
          <w:lang w:val="en-GB"/>
          <w:rPrChange w:id="842" w:author="Anna Gårdmark" w:date="2020-02-07T07:22:00Z">
            <w:rPr>
              <w:rFonts w:eastAsiaTheme="minorEastAsia" w:cstheme="minorHAnsi"/>
            </w:rPr>
          </w:rPrChange>
        </w:rPr>
        <w:t xml:space="preserve"> body size </w:t>
      </w:r>
      <w:r w:rsidR="00911CAE">
        <w:rPr>
          <w:rFonts w:eastAsiaTheme="minorEastAsia" w:cstheme="minorHAnsi"/>
        </w:rPr>
        <w:fldChar w:fldCharType="begin"/>
      </w:r>
      <w:r w:rsidR="00911CAE" w:rsidRPr="00457D7E">
        <w:rPr>
          <w:rFonts w:eastAsiaTheme="minorEastAsia" w:cstheme="minorHAnsi"/>
          <w:lang w:val="en-GB"/>
          <w:rPrChange w:id="843" w:author="Anna Gårdmark" w:date="2020-02-07T07:22:00Z">
            <w:rPr>
              <w:rFonts w:eastAsiaTheme="minorEastAsia" w:cstheme="minorHAnsi"/>
            </w:rPr>
          </w:rPrChange>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7D7E">
        <w:rPr>
          <w:rFonts w:eastAsiaTheme="minorEastAsia" w:cstheme="minorHAnsi"/>
          <w:lang w:val="en-GB"/>
          <w:rPrChange w:id="844" w:author="Anna Gårdmark" w:date="2020-02-07T07:22:00Z">
            <w:rPr>
              <w:rFonts w:eastAsiaTheme="minorEastAsia" w:cstheme="minorHAnsi"/>
            </w:rPr>
          </w:rPrChange>
        </w:rPr>
        <w:t>,</w:t>
      </w:r>
      <w:r w:rsidR="00AD5B39" w:rsidRPr="00457D7E">
        <w:rPr>
          <w:rFonts w:eastAsiaTheme="minorEastAsia" w:cstheme="minorHAnsi"/>
          <w:lang w:val="en-GB"/>
          <w:rPrChange w:id="845" w:author="Anna Gårdmark" w:date="2020-02-07T07:22:00Z">
            <w:rPr>
              <w:rFonts w:eastAsiaTheme="minorEastAsia" w:cstheme="minorHAnsi"/>
            </w:rPr>
          </w:rPrChange>
        </w:rPr>
        <w:t xml:space="preserve"> </w:t>
      </w:r>
      <w:r w:rsidR="00BD7D6F" w:rsidRPr="00457D7E">
        <w:rPr>
          <w:rFonts w:eastAsiaTheme="minorEastAsia" w:cstheme="minorHAnsi"/>
          <w:lang w:val="en-GB"/>
          <w:rPrChange w:id="846" w:author="Anna Gårdmark" w:date="2020-02-07T07:22:00Z">
            <w:rPr>
              <w:rFonts w:eastAsiaTheme="minorEastAsia" w:cstheme="minorHAnsi"/>
            </w:rPr>
          </w:rPrChange>
        </w:rPr>
        <w:t xml:space="preserve">but </w:t>
      </w:r>
      <w:r w:rsidR="00893136" w:rsidRPr="00457D7E">
        <w:rPr>
          <w:rFonts w:eastAsiaTheme="minorEastAsia" w:cstheme="minorHAnsi"/>
          <w:lang w:val="en-GB"/>
          <w:rPrChange w:id="847" w:author="Anna Gårdmark" w:date="2020-02-07T07:22:00Z">
            <w:rPr>
              <w:rFonts w:eastAsiaTheme="minorEastAsia" w:cstheme="minorHAnsi"/>
            </w:rPr>
          </w:rPrChange>
        </w:rPr>
        <w:t>it is not often compared between different body sizes</w:t>
      </w:r>
      <w:commentRangeEnd w:id="833"/>
      <w:r w:rsidR="00893136">
        <w:rPr>
          <w:rStyle w:val="Kommentarsreferens"/>
        </w:rPr>
        <w:commentReference w:id="833"/>
      </w:r>
      <w:r w:rsidR="00AD5B39" w:rsidRPr="00457D7E">
        <w:rPr>
          <w:rFonts w:eastAsiaTheme="minorEastAsia" w:cstheme="minorHAnsi"/>
          <w:lang w:val="en-GB"/>
          <w:rPrChange w:id="848" w:author="Anna Gårdmark" w:date="2020-02-07T07:22:00Z">
            <w:rPr>
              <w:rFonts w:eastAsiaTheme="minorEastAsia" w:cstheme="minorHAnsi"/>
            </w:rPr>
          </w:rPrChange>
        </w:rPr>
        <w:t>.</w:t>
      </w:r>
      <w:r w:rsidR="000238B8" w:rsidRPr="00457D7E">
        <w:rPr>
          <w:rFonts w:eastAsiaTheme="minorEastAsia" w:cstheme="minorHAnsi"/>
          <w:lang w:val="en-GB"/>
          <w:rPrChange w:id="849" w:author="Anna Gårdmark" w:date="2020-02-07T07:22:00Z">
            <w:rPr>
              <w:rFonts w:eastAsiaTheme="minorEastAsia" w:cstheme="minorHAnsi"/>
            </w:rPr>
          </w:rPrChange>
        </w:rPr>
        <w:t xml:space="preserve"> </w:t>
      </w:r>
      <w:commentRangeEnd w:id="834"/>
      <w:r w:rsidR="00232FB6">
        <w:rPr>
          <w:rStyle w:val="Kommentarsreferens"/>
        </w:rPr>
        <w:commentReference w:id="834"/>
      </w:r>
      <w:r w:rsidR="000238B8" w:rsidRPr="00457D7E">
        <w:rPr>
          <w:rFonts w:eastAsiaTheme="minorEastAsia" w:cstheme="minorHAnsi"/>
          <w:lang w:val="en-GB"/>
          <w:rPrChange w:id="850" w:author="Anna Gårdmark" w:date="2020-02-07T07:22:00Z">
            <w:rPr>
              <w:rFonts w:eastAsiaTheme="minorEastAsia" w:cstheme="minorHAnsi"/>
            </w:rPr>
          </w:rPrChange>
        </w:rPr>
        <w:t>W</w:t>
      </w:r>
      <w:r w:rsidR="00CC3ADF" w:rsidRPr="00457D7E">
        <w:rPr>
          <w:rFonts w:eastAsiaTheme="minorEastAsia" w:cstheme="minorHAnsi"/>
          <w:lang w:val="en-GB"/>
          <w:rPrChange w:id="851" w:author="Anna Gårdmark" w:date="2020-02-07T07:22:00Z">
            <w:rPr>
              <w:rFonts w:eastAsiaTheme="minorEastAsia" w:cstheme="minorHAnsi"/>
            </w:rPr>
          </w:rPrChange>
        </w:rPr>
        <w:t xml:space="preserve">e </w:t>
      </w:r>
      <w:r w:rsidR="00524D1F" w:rsidRPr="00457D7E">
        <w:rPr>
          <w:rFonts w:eastAsiaTheme="minorEastAsia" w:cstheme="minorHAnsi"/>
          <w:lang w:val="en-GB"/>
          <w:rPrChange w:id="852" w:author="Anna Gårdmark" w:date="2020-02-07T07:22:00Z">
            <w:rPr>
              <w:rFonts w:eastAsiaTheme="minorEastAsia" w:cstheme="minorHAnsi"/>
            </w:rPr>
          </w:rPrChange>
        </w:rPr>
        <w:t xml:space="preserve">exemplify the thermal response of net-energy gain </w:t>
      </w:r>
      <w:r w:rsidR="00CC3ADF" w:rsidRPr="00457D7E">
        <w:rPr>
          <w:rFonts w:eastAsiaTheme="minorEastAsia" w:cstheme="minorHAnsi"/>
          <w:lang w:val="en-GB"/>
          <w:rPrChange w:id="853" w:author="Anna Gårdmark" w:date="2020-02-07T07:22:00Z">
            <w:rPr>
              <w:rFonts w:eastAsiaTheme="minorEastAsia" w:cstheme="minorHAnsi"/>
            </w:rPr>
          </w:rPrChange>
        </w:rPr>
        <w:t xml:space="preserve">using </w:t>
      </w:r>
      <w:r w:rsidR="00CC2FBD" w:rsidRPr="00457D7E">
        <w:rPr>
          <w:rFonts w:eastAsiaTheme="minorEastAsia" w:cstheme="minorHAnsi"/>
          <w:lang w:val="en-GB"/>
          <w:rPrChange w:id="854" w:author="Anna Gårdmark" w:date="2020-02-07T07:22:00Z">
            <w:rPr>
              <w:rFonts w:eastAsiaTheme="minorEastAsia" w:cstheme="minorHAnsi"/>
            </w:rPr>
          </w:rPrChange>
        </w:rPr>
        <w:t>two body sizes</w:t>
      </w:r>
      <w:r w:rsidR="009E167B" w:rsidRPr="00457D7E">
        <w:rPr>
          <w:rFonts w:eastAsiaTheme="minorEastAsia" w:cstheme="minorHAnsi"/>
          <w:lang w:val="en-GB"/>
          <w:rPrChange w:id="855" w:author="Anna Gårdmark" w:date="2020-02-07T07:22:00Z">
            <w:rPr>
              <w:rFonts w:eastAsiaTheme="minorEastAsia" w:cstheme="minorHAnsi"/>
            </w:rPr>
          </w:rPrChange>
        </w:rPr>
        <w:t xml:space="preserve"> and the </w:t>
      </w:r>
      <w:r w:rsidR="00144C44" w:rsidRPr="00457D7E">
        <w:rPr>
          <w:rFonts w:eastAsiaTheme="minorEastAsia" w:cstheme="minorHAnsi"/>
          <w:lang w:val="en-GB"/>
          <w:rPrChange w:id="856" w:author="Anna Gårdmark" w:date="2020-02-07T07:22:00Z">
            <w:rPr>
              <w:rFonts w:eastAsiaTheme="minorEastAsia" w:cstheme="minorHAnsi"/>
            </w:rPr>
          </w:rPrChange>
        </w:rPr>
        <w:t>mass- and temperature</w:t>
      </w:r>
      <w:r w:rsidR="005C4EE1" w:rsidRPr="00457D7E">
        <w:rPr>
          <w:rFonts w:eastAsiaTheme="minorEastAsia" w:cstheme="minorHAnsi"/>
          <w:lang w:val="en-GB"/>
          <w:rPrChange w:id="857" w:author="Anna Gårdmark" w:date="2020-02-07T07:22:00Z">
            <w:rPr>
              <w:rFonts w:eastAsiaTheme="minorEastAsia" w:cstheme="minorHAnsi"/>
            </w:rPr>
          </w:rPrChange>
        </w:rPr>
        <w:t>-</w:t>
      </w:r>
      <w:r w:rsidR="00144C44" w:rsidRPr="00457D7E">
        <w:rPr>
          <w:rFonts w:eastAsiaTheme="minorEastAsia" w:cstheme="minorHAnsi"/>
          <w:lang w:val="en-GB"/>
          <w:rPrChange w:id="858" w:author="Anna Gårdmark" w:date="2020-02-07T07:22:00Z">
            <w:rPr>
              <w:rFonts w:eastAsiaTheme="minorEastAsia" w:cstheme="minorHAnsi"/>
            </w:rPr>
          </w:rPrChange>
        </w:rPr>
        <w:t xml:space="preserve">dependent </w:t>
      </w:r>
      <w:r w:rsidR="00F930CD" w:rsidRPr="00457D7E">
        <w:rPr>
          <w:rFonts w:eastAsiaTheme="minorEastAsia" w:cstheme="minorHAnsi"/>
          <w:lang w:val="en-GB"/>
          <w:rPrChange w:id="859" w:author="Anna Gårdmark" w:date="2020-02-07T07:22:00Z">
            <w:rPr>
              <w:rFonts w:eastAsiaTheme="minorEastAsia" w:cstheme="minorHAnsi"/>
            </w:rPr>
          </w:rPrChange>
        </w:rPr>
        <w:t>statistical models for metabolism and</w:t>
      </w:r>
      <w:r w:rsidR="005B1DF6" w:rsidRPr="00457D7E">
        <w:rPr>
          <w:rFonts w:eastAsiaTheme="minorEastAsia" w:cstheme="minorHAnsi"/>
          <w:lang w:val="en-GB"/>
          <w:rPrChange w:id="860" w:author="Anna Gårdmark" w:date="2020-02-07T07:22:00Z">
            <w:rPr>
              <w:rFonts w:eastAsiaTheme="minorEastAsia" w:cstheme="minorHAnsi"/>
            </w:rPr>
          </w:rPrChange>
        </w:rPr>
        <w:t xml:space="preserve"> consumption (using the species </w:t>
      </w:r>
      <w:r w:rsidR="005B1DF6" w:rsidRPr="00457D7E">
        <w:rPr>
          <w:rFonts w:eastAsiaTheme="minorEastAsia" w:cstheme="minorHAnsi"/>
          <w:i/>
          <w:iCs/>
          <w:lang w:val="en-GB"/>
          <w:rPrChange w:id="861" w:author="Anna Gårdmark" w:date="2020-02-07T07:22:00Z">
            <w:rPr>
              <w:rFonts w:eastAsiaTheme="minorEastAsia" w:cstheme="minorHAnsi"/>
              <w:i/>
              <w:iCs/>
            </w:rPr>
          </w:rPrChange>
        </w:rPr>
        <w:t>C. argus</w:t>
      </w:r>
      <w:r w:rsidR="00A55875" w:rsidRPr="00457D7E">
        <w:rPr>
          <w:rFonts w:eastAsiaTheme="minorEastAsia" w:cstheme="minorHAnsi"/>
          <w:lang w:val="en-GB"/>
          <w:rPrChange w:id="862" w:author="Anna Gårdmark" w:date="2020-02-07T07:22:00Z">
            <w:rPr>
              <w:rFonts w:eastAsiaTheme="minorEastAsia" w:cstheme="minorHAnsi"/>
            </w:rPr>
          </w:rPrChange>
        </w:rPr>
        <w:t xml:space="preserve"> </w:t>
      </w:r>
      <w:commentRangeStart w:id="863"/>
      <w:r w:rsidR="00A55875" w:rsidRPr="00457D7E">
        <w:rPr>
          <w:rFonts w:eastAsiaTheme="minorEastAsia" w:cstheme="minorHAnsi"/>
          <w:lang w:val="en-GB"/>
          <w:rPrChange w:id="864" w:author="Anna Gårdmark" w:date="2020-02-07T07:22:00Z">
            <w:rPr>
              <w:rFonts w:eastAsiaTheme="minorEastAsia" w:cstheme="minorHAnsi"/>
            </w:rPr>
          </w:rPrChange>
        </w:rPr>
        <w:t>because of the amount of data available and clear unimodal thermal response curve</w:t>
      </w:r>
      <w:commentRangeEnd w:id="863"/>
      <w:r w:rsidR="00A55875">
        <w:rPr>
          <w:rStyle w:val="Kommentarsreferens"/>
        </w:rPr>
        <w:commentReference w:id="863"/>
      </w:r>
      <w:r w:rsidR="00F33EDD" w:rsidRPr="00457D7E">
        <w:rPr>
          <w:rFonts w:eastAsiaTheme="minorEastAsia" w:cstheme="minorHAnsi"/>
          <w:lang w:val="en-GB"/>
          <w:rPrChange w:id="865" w:author="Anna Gårdmark" w:date="2020-02-07T07:22:00Z">
            <w:rPr>
              <w:rFonts w:eastAsiaTheme="minorEastAsia" w:cstheme="minorHAnsi"/>
            </w:rPr>
          </w:rPrChange>
        </w:rPr>
        <w:t xml:space="preserve">, </w:t>
      </w:r>
      <w:r w:rsidR="00F33EDD" w:rsidRPr="00457D7E">
        <w:rPr>
          <w:rFonts w:eastAsiaTheme="minorEastAsia" w:cstheme="minorHAnsi"/>
          <w:color w:val="FF0000"/>
          <w:lang w:val="en-GB"/>
          <w:rPrChange w:id="866" w:author="Anna Gårdmark" w:date="2020-02-07T07:22:00Z">
            <w:rPr>
              <w:rFonts w:eastAsiaTheme="minorEastAsia" w:cstheme="minorHAnsi"/>
              <w:color w:val="FF0000"/>
            </w:rPr>
          </w:rPrChange>
        </w:rPr>
        <w:t>Fig. SX</w:t>
      </w:r>
      <w:r w:rsidR="005B1DF6" w:rsidRPr="00457D7E">
        <w:rPr>
          <w:rFonts w:eastAsiaTheme="minorEastAsia" w:cstheme="minorHAnsi"/>
          <w:lang w:val="en-GB"/>
          <w:rPrChange w:id="867" w:author="Anna Gårdmark" w:date="2020-02-07T07:22:00Z">
            <w:rPr>
              <w:rFonts w:eastAsiaTheme="minorEastAsia" w:cstheme="minorHAnsi"/>
            </w:rPr>
          </w:rPrChange>
        </w:rPr>
        <w:t>)</w:t>
      </w:r>
      <w:r w:rsidR="008A107C" w:rsidRPr="00457D7E">
        <w:rPr>
          <w:rFonts w:eastAsiaTheme="minorEastAsia" w:cstheme="minorHAnsi"/>
          <w:lang w:val="en-GB"/>
          <w:rPrChange w:id="868" w:author="Anna Gårdmark" w:date="2020-02-07T07:22:00Z">
            <w:rPr>
              <w:rFonts w:eastAsiaTheme="minorEastAsia" w:cstheme="minorHAnsi"/>
            </w:rPr>
          </w:rPrChange>
        </w:rPr>
        <w:t>,</w:t>
      </w:r>
      <w:r w:rsidR="00747003" w:rsidRPr="00457D7E">
        <w:rPr>
          <w:rFonts w:eastAsiaTheme="minorEastAsia" w:cstheme="minorHAnsi"/>
          <w:lang w:val="en-GB"/>
          <w:rPrChange w:id="869" w:author="Anna Gårdmark" w:date="2020-02-07T07:22:00Z">
            <w:rPr>
              <w:rFonts w:eastAsiaTheme="minorEastAsia" w:cstheme="minorHAnsi"/>
            </w:rPr>
          </w:rPrChange>
        </w:rPr>
        <w:t xml:space="preserve"> and show that the optimum of net</w:t>
      </w:r>
      <w:r w:rsidR="009553ED" w:rsidRPr="00457D7E">
        <w:rPr>
          <w:rFonts w:eastAsiaTheme="minorEastAsia" w:cstheme="minorHAnsi"/>
          <w:lang w:val="en-GB"/>
          <w:rPrChange w:id="870" w:author="Anna Gårdmark" w:date="2020-02-07T07:22:00Z">
            <w:rPr>
              <w:rFonts w:eastAsiaTheme="minorEastAsia" w:cstheme="minorHAnsi"/>
            </w:rPr>
          </w:rPrChange>
        </w:rPr>
        <w:t xml:space="preserve"> </w:t>
      </w:r>
      <w:r w:rsidR="00747003" w:rsidRPr="00457D7E">
        <w:rPr>
          <w:rFonts w:eastAsiaTheme="minorEastAsia" w:cstheme="minorHAnsi"/>
          <w:lang w:val="en-GB"/>
          <w:rPrChange w:id="871" w:author="Anna Gårdmark" w:date="2020-02-07T07:22:00Z">
            <w:rPr>
              <w:rFonts w:eastAsiaTheme="minorEastAsia" w:cstheme="minorHAnsi"/>
            </w:rPr>
          </w:rPrChange>
        </w:rPr>
        <w:t>energy gain declines with body size</w:t>
      </w:r>
      <w:r w:rsidR="00084601" w:rsidRPr="00457D7E">
        <w:rPr>
          <w:rFonts w:eastAsiaTheme="minorEastAsia" w:cstheme="minorHAnsi"/>
          <w:lang w:val="en-GB"/>
          <w:rPrChange w:id="872" w:author="Anna Gårdmark" w:date="2020-02-07T07:22:00Z">
            <w:rPr>
              <w:rFonts w:eastAsiaTheme="minorEastAsia" w:cstheme="minorHAnsi"/>
            </w:rPr>
          </w:rPrChange>
        </w:rPr>
        <w:t xml:space="preserve"> (Fig. 5)</w:t>
      </w:r>
      <w:r w:rsidR="00747003" w:rsidRPr="00457D7E">
        <w:rPr>
          <w:rFonts w:eastAsiaTheme="minorEastAsia" w:cstheme="minorHAnsi"/>
          <w:lang w:val="en-GB"/>
          <w:rPrChange w:id="873" w:author="Anna Gårdmark" w:date="2020-02-07T07:22:00Z">
            <w:rPr>
              <w:rFonts w:eastAsiaTheme="minorEastAsia" w:cstheme="minorHAnsi"/>
            </w:rPr>
          </w:rPrChange>
        </w:rPr>
        <w:t>.</w:t>
      </w:r>
      <w:r w:rsidR="003D0B87" w:rsidRPr="00457D7E">
        <w:rPr>
          <w:rFonts w:eastAsiaTheme="minorEastAsia" w:cstheme="minorHAnsi"/>
          <w:lang w:val="en-GB"/>
          <w:rPrChange w:id="874" w:author="Anna Gårdmark" w:date="2020-02-07T07:22:00Z">
            <w:rPr>
              <w:rFonts w:eastAsiaTheme="minorEastAsia" w:cstheme="minorHAnsi"/>
            </w:rPr>
          </w:rPrChange>
        </w:rPr>
        <w:t xml:space="preserve"> </w:t>
      </w:r>
      <w:r w:rsidR="005B370D" w:rsidRPr="00457D7E">
        <w:rPr>
          <w:rFonts w:eastAsiaTheme="minorEastAsia" w:cstheme="minorHAnsi"/>
          <w:lang w:val="en-GB"/>
          <w:rPrChange w:id="875" w:author="Anna Gårdmark" w:date="2020-02-07T07:22:00Z">
            <w:rPr>
              <w:rFonts w:eastAsiaTheme="minorEastAsia" w:cstheme="minorHAnsi"/>
            </w:rPr>
          </w:rPrChange>
        </w:rPr>
        <w:t xml:space="preserve">Empirical estimates of optimum temperature for growth across different body sizes within species corroborate this </w:t>
      </w:r>
      <w:r w:rsidR="008C404E" w:rsidRPr="00457D7E">
        <w:rPr>
          <w:rFonts w:eastAsiaTheme="minorEastAsia" w:cstheme="minorHAnsi"/>
          <w:lang w:val="en-GB"/>
          <w:rPrChange w:id="876" w:author="Anna Gårdmark" w:date="2020-02-07T07:22:00Z">
            <w:rPr>
              <w:rFonts w:eastAsiaTheme="minorEastAsia" w:cstheme="minorHAnsi"/>
            </w:rPr>
          </w:rPrChange>
        </w:rPr>
        <w:t>prediction.</w:t>
      </w:r>
      <w:r w:rsidR="00276DC2" w:rsidRPr="00457D7E">
        <w:rPr>
          <w:rFonts w:eastAsiaTheme="minorEastAsia" w:cstheme="minorHAnsi"/>
          <w:lang w:val="en-GB"/>
          <w:rPrChange w:id="877" w:author="Anna Gårdmark" w:date="2020-02-07T07:22:00Z">
            <w:rPr>
              <w:rFonts w:eastAsiaTheme="minorEastAsia" w:cstheme="minorHAnsi"/>
            </w:rPr>
          </w:rPrChange>
        </w:rPr>
        <w:t xml:space="preserve"> Specifically, we</w:t>
      </w:r>
      <w:r w:rsidR="00276DC2" w:rsidRPr="00457D7E">
        <w:rPr>
          <w:rFonts w:cstheme="minorHAnsi"/>
          <w:lang w:val="en-GB"/>
          <w:rPrChange w:id="878" w:author="Anna Gårdmark" w:date="2020-02-07T07:22:00Z">
            <w:rPr>
              <w:rFonts w:cstheme="minorHAnsi"/>
            </w:rPr>
          </w:rPrChange>
        </w:rPr>
        <w:t xml:space="preserve"> find that </w:t>
      </w:r>
      <w:r w:rsidR="00064C78" w:rsidRPr="00457D7E">
        <w:rPr>
          <w:rFonts w:cstheme="minorHAnsi"/>
          <w:lang w:val="en-GB"/>
          <w:rPrChange w:id="879" w:author="Anna Gårdmark" w:date="2020-02-07T07:22:00Z">
            <w:rPr>
              <w:rFonts w:cstheme="minorHAnsi"/>
            </w:rPr>
          </w:rPrChange>
        </w:rPr>
        <w:t xml:space="preserve">the </w:t>
      </w:r>
      <w:r w:rsidR="00CA28E0" w:rsidRPr="00972C7F">
        <w:rPr>
          <w:rFonts w:cstheme="minorHAnsi"/>
          <w:lang w:val="en-GB"/>
        </w:rPr>
        <w:t xml:space="preserve">optimum temperature </w:t>
      </w:r>
      <w:r w:rsidR="00CA28E0" w:rsidRPr="00457D7E">
        <w:rPr>
          <w:rFonts w:cstheme="minorHAnsi"/>
          <w:lang w:val="en-GB"/>
          <w:rPrChange w:id="880" w:author="Anna Gårdmark" w:date="2020-02-07T07:22:00Z">
            <w:rPr>
              <w:rFonts w:cstheme="minorHAnsi"/>
            </w:rPr>
          </w:rPrChange>
        </w:rPr>
        <w:t xml:space="preserve">for growth </w:t>
      </w:r>
      <w:r w:rsidR="00CA28E0" w:rsidRPr="00972C7F">
        <w:rPr>
          <w:rFonts w:cstheme="minorHAnsi"/>
          <w:lang w:val="en-GB"/>
        </w:rPr>
        <w:t>declines with body size</w:t>
      </w:r>
      <w:r w:rsidR="00CA28E0" w:rsidRPr="00457D7E">
        <w:rPr>
          <w:rFonts w:cstheme="minorHAnsi"/>
          <w:lang w:val="en-GB"/>
          <w:rPrChange w:id="881" w:author="Anna Gårdmark" w:date="2020-02-07T07:22:00Z">
            <w:rPr>
              <w:rFonts w:cstheme="minorHAnsi"/>
            </w:rPr>
          </w:rPrChange>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7D7E">
        <w:rPr>
          <w:rFonts w:eastAsiaTheme="minorEastAsia" w:cstheme="minorHAnsi"/>
          <w:lang w:val="en-GB"/>
          <w:rPrChange w:id="882" w:author="Anna Gårdmark" w:date="2020-02-07T07:22:00Z">
            <w:rPr>
              <w:rFonts w:eastAsiaTheme="minorEastAsia" w:cstheme="minorHAnsi"/>
            </w:rPr>
          </w:rPrChange>
        </w:rPr>
        <w:t xml:space="preserve"> </w:t>
      </w:r>
      <w:r w:rsidR="00CA28E0" w:rsidRPr="00972C7F">
        <w:rPr>
          <w:rFonts w:eastAsiaTheme="minorEastAsia" w:cstheme="minorHAnsi"/>
          <w:lang w:val="en-GB"/>
        </w:rPr>
        <w:t xml:space="preserve">the </w:t>
      </w:r>
      <w:commentRangeStart w:id="883"/>
      <w:commentRangeStart w:id="884"/>
      <w:r w:rsidR="00CA28E0" w:rsidRPr="00972C7F">
        <w:rPr>
          <w:rFonts w:eastAsiaTheme="minorEastAsia" w:cstheme="minorHAnsi"/>
          <w:lang w:val="en-GB"/>
        </w:rPr>
        <w:t xml:space="preserve">natural log of relative body mass (Fig. </w:t>
      </w:r>
      <w:r w:rsidR="00700427" w:rsidRPr="00457D7E">
        <w:rPr>
          <w:rFonts w:eastAsiaTheme="minorEastAsia" w:cstheme="minorHAnsi"/>
          <w:lang w:val="en-GB"/>
          <w:rPrChange w:id="885" w:author="Anna Gårdmark" w:date="2020-02-07T07:22:00Z">
            <w:rPr>
              <w:rFonts w:eastAsiaTheme="minorEastAsia" w:cstheme="minorHAnsi"/>
            </w:rPr>
          </w:rPrChange>
        </w:rPr>
        <w:t>6</w:t>
      </w:r>
      <w:r w:rsidR="00CA28E0" w:rsidRPr="00972C7F">
        <w:rPr>
          <w:rFonts w:eastAsiaTheme="minorEastAsia" w:cstheme="minorHAnsi"/>
          <w:lang w:val="en-GB"/>
        </w:rPr>
        <w:t>)</w:t>
      </w:r>
      <w:r w:rsidR="00CA28E0" w:rsidRPr="00457D7E">
        <w:rPr>
          <w:rFonts w:eastAsiaTheme="minorEastAsia" w:cstheme="minorHAnsi"/>
          <w:lang w:val="en-GB"/>
          <w:rPrChange w:id="886" w:author="Anna Gårdmark" w:date="2020-02-07T07:22:00Z">
            <w:rPr>
              <w:rFonts w:eastAsiaTheme="minorEastAsia" w:cstheme="minorHAnsi"/>
            </w:rPr>
          </w:rPrChange>
        </w:rPr>
        <w:t xml:space="preserve">. </w:t>
      </w:r>
      <w:commentRangeEnd w:id="883"/>
      <w:r w:rsidR="00BC6DAB">
        <w:rPr>
          <w:rStyle w:val="Kommentarsreferens"/>
        </w:rPr>
        <w:commentReference w:id="883"/>
      </w:r>
      <w:commentRangeEnd w:id="884"/>
      <w:r w:rsidR="00BC6DAB">
        <w:rPr>
          <w:rStyle w:val="Kommentarsreferens"/>
        </w:rPr>
        <w:commentReference w:id="884"/>
      </w:r>
      <w:r w:rsidR="00CA28E0" w:rsidRPr="00457D7E">
        <w:rPr>
          <w:rFonts w:eastAsiaTheme="minorEastAsia" w:cstheme="minorHAnsi"/>
          <w:lang w:val="en-GB"/>
          <w:rPrChange w:id="887" w:author="Anna Gårdmark" w:date="2020-02-07T07:22:00Z">
            <w:rPr>
              <w:rFonts w:eastAsiaTheme="minorEastAsia" w:cstheme="minorHAnsi"/>
            </w:rPr>
          </w:rPrChange>
        </w:rPr>
        <w:t>This decline in optimum temperature</w:t>
      </w:r>
      <w:ins w:id="888" w:author="Anna Gårdmark" w:date="2020-02-07T07:46:00Z">
        <w:r w:rsidR="00001A7F">
          <w:rPr>
            <w:rFonts w:eastAsiaTheme="minorEastAsia" w:cstheme="minorHAnsi"/>
            <w:lang w:val="en-GB"/>
          </w:rPr>
          <w:t xml:space="preserve"> with mass</w:t>
        </w:r>
      </w:ins>
      <w:r w:rsidR="00CA28E0" w:rsidRPr="00457D7E">
        <w:rPr>
          <w:rFonts w:eastAsiaTheme="minorEastAsia" w:cstheme="minorHAnsi"/>
          <w:lang w:val="en-GB"/>
          <w:rPrChange w:id="889" w:author="Anna Gårdmark" w:date="2020-02-07T07:22:00Z">
            <w:rPr>
              <w:rFonts w:eastAsiaTheme="minorEastAsia" w:cstheme="minorHAnsi"/>
            </w:rPr>
          </w:rPrChange>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commentRangeStart w:id="890"/>
      <w:commentRangeStart w:id="891"/>
      <w:commentRangeStart w:id="892"/>
      <w:r w:rsidR="00CA28E0" w:rsidRPr="00972C7F">
        <w:rPr>
          <w:rFonts w:cstheme="minorHAnsi"/>
          <w:lang w:val="en-GB"/>
        </w:rPr>
        <w:t>.</w:t>
      </w:r>
      <w:commentRangeEnd w:id="890"/>
      <w:r w:rsidR="008A107C">
        <w:rPr>
          <w:rStyle w:val="Kommentarsreferens"/>
        </w:rPr>
        <w:commentReference w:id="890"/>
      </w:r>
      <w:commentRangeEnd w:id="891"/>
      <w:r w:rsidR="00BC6DAB">
        <w:rPr>
          <w:rStyle w:val="Kommentarsreferens"/>
        </w:rPr>
        <w:commentReference w:id="891"/>
      </w:r>
      <w:commentRangeEnd w:id="892"/>
      <w:r w:rsidR="00001A7F">
        <w:rPr>
          <w:rStyle w:val="Kommentarsreferens"/>
        </w:rPr>
        <w:commentReference w:id="892"/>
      </w:r>
      <w:r w:rsidR="00CA28E0" w:rsidRPr="00457D7E">
        <w:rPr>
          <w:rFonts w:cstheme="minorHAnsi"/>
          <w:lang w:val="en-GB"/>
          <w:rPrChange w:id="893" w:author="Anna Gårdmark" w:date="2020-02-07T07:22:00Z">
            <w:rPr>
              <w:rFonts w:cstheme="minorHAnsi"/>
            </w:rPr>
          </w:rPrChange>
        </w:rPr>
        <w:t xml:space="preserve"> The two models, with and without species-varying slopes, were indistinguishable in terms of </w:t>
      </w:r>
      <w:commentRangeStart w:id="894"/>
      <w:commentRangeStart w:id="895"/>
      <w:r w:rsidR="00CA28E0" w:rsidRPr="00457D7E">
        <w:rPr>
          <w:rFonts w:cstheme="minorHAnsi"/>
          <w:lang w:val="en-GB"/>
          <w:rPrChange w:id="896" w:author="Anna Gårdmark" w:date="2020-02-07T07:22:00Z">
            <w:rPr>
              <w:rFonts w:cstheme="minorHAnsi"/>
            </w:rPr>
          </w:rPrChange>
        </w:rPr>
        <w:t>WAIC</w:t>
      </w:r>
      <w:commentRangeEnd w:id="894"/>
      <w:r w:rsidR="00CA28E0">
        <w:rPr>
          <w:rStyle w:val="Kommentarsreferens"/>
        </w:rPr>
        <w:commentReference w:id="894"/>
      </w:r>
      <w:commentRangeEnd w:id="895"/>
      <w:r w:rsidR="00EA3584">
        <w:rPr>
          <w:rStyle w:val="Kommentarsreferens"/>
        </w:rPr>
        <w:commentReference w:id="895"/>
      </w:r>
      <w:r w:rsidR="00CA28E0" w:rsidRPr="00457D7E">
        <w:rPr>
          <w:rFonts w:cstheme="minorHAnsi"/>
          <w:lang w:val="en-GB"/>
          <w:rPrChange w:id="897" w:author="Anna Gårdmark" w:date="2020-02-07T07:22:00Z">
            <w:rPr>
              <w:rFonts w:cstheme="minorHAnsi"/>
            </w:rPr>
          </w:rPrChange>
        </w:rPr>
        <w:t xml:space="preserve"> (</w:t>
      </w:r>
      <m:oMath>
        <m:r>
          <m:rPr>
            <m:sty m:val="p"/>
          </m:rPr>
          <w:rPr>
            <w:rFonts w:ascii="Cambria Math" w:hAnsi="Cambria Math" w:cstheme="minorHAnsi"/>
          </w:rPr>
          <m:t>Δ</m:t>
        </m:r>
      </m:oMath>
      <w:r w:rsidR="00CA28E0" w:rsidRPr="00457D7E">
        <w:rPr>
          <w:rFonts w:cstheme="minorHAnsi"/>
          <w:lang w:val="en-GB"/>
          <w:rPrChange w:id="898" w:author="Anna Gårdmark" w:date="2020-02-07T07:22:00Z">
            <w:rPr>
              <w:rFonts w:cstheme="minorHAnsi"/>
            </w:rPr>
          </w:rPrChange>
        </w:rPr>
        <w:t>WAIC = 1.3</w:t>
      </w:r>
      <w:commentRangeStart w:id="899"/>
      <w:del w:id="900" w:author="Anna Gårdmark" w:date="2020-02-07T07:47:00Z">
        <w:r w:rsidR="00EA3584" w:rsidRPr="00457D7E" w:rsidDel="00001A7F">
          <w:rPr>
            <w:rFonts w:cstheme="minorHAnsi"/>
            <w:lang w:val="en-GB"/>
            <w:rPrChange w:id="901" w:author="Anna Gårdmark" w:date="2020-02-07T07:22:00Z">
              <w:rPr>
                <w:rFonts w:cstheme="minorHAnsi"/>
              </w:rPr>
            </w:rPrChange>
          </w:rPr>
          <w:delText>, note this is not shown in a Table 2</w:delText>
        </w:r>
      </w:del>
      <w:commentRangeEnd w:id="899"/>
      <w:r w:rsidR="00001A7F">
        <w:rPr>
          <w:rStyle w:val="Kommentarsreferens"/>
        </w:rPr>
        <w:commentReference w:id="899"/>
      </w:r>
      <w:r w:rsidR="00CA28E0" w:rsidRPr="00457D7E">
        <w:rPr>
          <w:rFonts w:cstheme="minorHAnsi"/>
          <w:lang w:val="en-GB"/>
          <w:rPrChange w:id="902" w:author="Anna Gårdmark" w:date="2020-02-07T07:22:00Z">
            <w:rPr>
              <w:rFonts w:cstheme="minorHAnsi"/>
            </w:rPr>
          </w:rPrChange>
        </w:rPr>
        <w:t xml:space="preserve">), and we therefore present the results for the global slope model for parsimony. </w:t>
      </w:r>
      <w:r w:rsidR="00CA28E0" w:rsidRPr="00457D7E">
        <w:rPr>
          <w:rFonts w:eastAsiaTheme="minorEastAsia" w:cstheme="minorHAnsi"/>
          <w:lang w:val="en-GB"/>
          <w:rPrChange w:id="903" w:author="Anna Gårdmark" w:date="2020-02-07T07:22:00Z">
            <w:rPr>
              <w:rFonts w:eastAsiaTheme="minorEastAsia" w:cstheme="minorHAnsi"/>
            </w:rPr>
          </w:rPrChange>
        </w:rPr>
        <w:t>The</w:t>
      </w:r>
      <w:r w:rsidR="00CA28E0" w:rsidRPr="00972C7F">
        <w:rPr>
          <w:rFonts w:eastAsiaTheme="minorEastAsia" w:cstheme="minorHAnsi"/>
          <w:lang w:val="en-GB"/>
        </w:rPr>
        <w:t xml:space="preserve"> general relationship</w:t>
      </w:r>
      <w:r w:rsidR="00CA28E0" w:rsidRPr="00457D7E">
        <w:rPr>
          <w:rFonts w:eastAsiaTheme="minorEastAsia" w:cstheme="minorHAnsi"/>
          <w:lang w:val="en-GB"/>
          <w:rPrChange w:id="904" w:author="Anna Gårdmark" w:date="2020-02-07T07:22:00Z">
            <w:rPr>
              <w:rFonts w:eastAsiaTheme="minorEastAsia" w:cstheme="minorHAnsi"/>
            </w:rPr>
          </w:rPrChange>
        </w:rPr>
        <w:t xml:space="preserve"> </w:t>
      </w:r>
      <w:r w:rsidR="00CA28E0" w:rsidRPr="00972C7F">
        <w:rPr>
          <w:rFonts w:eastAsiaTheme="minorEastAsia" w:cstheme="minorHAnsi"/>
          <w:lang w:val="en-GB"/>
        </w:rPr>
        <w:t>is given by</w:t>
      </w:r>
      <w:r w:rsidR="00CA28E0" w:rsidRPr="00457D7E">
        <w:rPr>
          <w:rFonts w:eastAsiaTheme="minorEastAsia" w:cstheme="minorHAnsi"/>
          <w:lang w:val="en-GB"/>
          <w:rPrChange w:id="905" w:author="Anna Gårdmark" w:date="2020-02-07T07:22:00Z">
            <w:rPr>
              <w:rFonts w:eastAsiaTheme="minorEastAsia" w:cstheme="minorHAnsi"/>
            </w:rPr>
          </w:rPrChange>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7D7E">
        <w:rPr>
          <w:rFonts w:eastAsiaTheme="minorEastAsia" w:cstheme="minorHAnsi"/>
          <w:lang w:val="en-GB"/>
          <w:rPrChange w:id="906" w:author="Anna Gårdmark" w:date="2020-02-07T07:22:00Z">
            <w:rPr>
              <w:rFonts w:eastAsiaTheme="minorEastAsia" w:cstheme="minorHAnsi"/>
            </w:rPr>
          </w:rPrChange>
        </w:rPr>
        <w:t xml:space="preserve">, where </w:t>
      </w:r>
      <m:oMath>
        <m:r>
          <w:rPr>
            <w:rFonts w:ascii="Cambria Math" w:eastAsiaTheme="minorEastAsia" w:hAnsi="Cambria Math" w:cstheme="minorHAnsi"/>
          </w:rPr>
          <m:t>m</m:t>
        </m:r>
      </m:oMath>
      <w:r w:rsidR="00CA28E0" w:rsidRPr="00457D7E">
        <w:rPr>
          <w:rFonts w:eastAsiaTheme="minorEastAsia" w:cstheme="minorHAnsi"/>
          <w:lang w:val="en-GB"/>
          <w:rPrChange w:id="907" w:author="Anna Gårdmark" w:date="2020-02-07T07:22:00Z">
            <w:rPr>
              <w:rFonts w:eastAsiaTheme="minorEastAsia" w:cstheme="minorHAnsi"/>
            </w:rPr>
          </w:rPrChange>
        </w:rPr>
        <w:t xml:space="preserve"> is</w:t>
      </w:r>
      <w:r w:rsidR="00920875" w:rsidRPr="00457D7E">
        <w:rPr>
          <w:rFonts w:eastAsiaTheme="minorEastAsia" w:cstheme="minorHAnsi"/>
          <w:lang w:val="en-GB"/>
          <w:rPrChange w:id="908" w:author="Anna Gårdmark" w:date="2020-02-07T07:22:00Z">
            <w:rPr>
              <w:rFonts w:eastAsiaTheme="minorEastAsia" w:cstheme="minorHAnsi"/>
            </w:rPr>
          </w:rPrChange>
        </w:rPr>
        <w:t xml:space="preserve"> the natural log </w:t>
      </w:r>
      <w:r w:rsidR="00CA28E0" w:rsidRPr="00457D7E">
        <w:rPr>
          <w:rFonts w:eastAsiaTheme="minorEastAsia" w:cstheme="minorHAnsi"/>
          <w:lang w:val="en-GB"/>
          <w:rPrChange w:id="909" w:author="Anna Gårdmark" w:date="2020-02-07T07:22:00Z">
            <w:rPr>
              <w:rFonts w:eastAsiaTheme="minorEastAsia" w:cstheme="minorHAnsi"/>
            </w:rPr>
          </w:rPrChange>
        </w:rPr>
        <w:t>relative mass</w:t>
      </w:r>
      <w:r w:rsidR="00CA28E0" w:rsidRPr="00972C7F">
        <w:rPr>
          <w:rFonts w:eastAsiaTheme="minorEastAsia" w:cstheme="minorHAnsi"/>
          <w:lang w:val="en-GB"/>
        </w:rPr>
        <w:t xml:space="preserve">. </w:t>
      </w:r>
      <w:r w:rsidR="00CA0C24" w:rsidRPr="00457D7E">
        <w:rPr>
          <w:rFonts w:eastAsiaTheme="minorEastAsia" w:cstheme="minorHAnsi"/>
          <w:lang w:val="en-GB"/>
          <w:rPrChange w:id="910" w:author="Anna Gårdmark" w:date="2020-02-07T07:22:00Z">
            <w:rPr>
              <w:rFonts w:eastAsiaTheme="minorEastAsia" w:cstheme="minorHAnsi"/>
            </w:rPr>
          </w:rPrChange>
        </w:rPr>
        <w:t xml:space="preserve">We </w:t>
      </w:r>
      <w:r w:rsidR="00A85775" w:rsidRPr="00457D7E">
        <w:rPr>
          <w:rFonts w:eastAsiaTheme="minorEastAsia" w:cstheme="minorHAnsi"/>
          <w:lang w:val="en-GB"/>
          <w:rPrChange w:id="911" w:author="Anna Gårdmark" w:date="2020-02-07T07:22:00Z">
            <w:rPr>
              <w:rFonts w:eastAsiaTheme="minorEastAsia" w:cstheme="minorHAnsi"/>
            </w:rPr>
          </w:rPrChange>
        </w:rPr>
        <w:t xml:space="preserve">also </w:t>
      </w:r>
      <w:r w:rsidR="00406140" w:rsidRPr="00457D7E">
        <w:rPr>
          <w:rFonts w:eastAsiaTheme="minorEastAsia" w:cstheme="minorHAnsi"/>
          <w:lang w:val="en-GB"/>
          <w:rPrChange w:id="912" w:author="Anna Gårdmark" w:date="2020-02-07T07:22:00Z">
            <w:rPr>
              <w:rFonts w:eastAsiaTheme="minorEastAsia" w:cstheme="minorHAnsi"/>
            </w:rPr>
          </w:rPrChange>
        </w:rPr>
        <w:t xml:space="preserve">find that </w:t>
      </w:r>
      <w:r w:rsidR="0023286E" w:rsidRPr="00457D7E">
        <w:rPr>
          <w:rFonts w:eastAsiaTheme="minorEastAsia" w:cstheme="minorHAnsi"/>
          <w:lang w:val="en-GB"/>
          <w:rPrChange w:id="913" w:author="Anna Gårdmark" w:date="2020-02-07T07:22:00Z">
            <w:rPr>
              <w:rFonts w:eastAsiaTheme="minorEastAsia" w:cstheme="minorHAnsi"/>
            </w:rPr>
          </w:rPrChange>
        </w:rPr>
        <w:t xml:space="preserve">the </w:t>
      </w:r>
      <w:r w:rsidR="00884294" w:rsidRPr="00457D7E">
        <w:rPr>
          <w:rFonts w:eastAsiaTheme="minorEastAsia" w:cstheme="minorHAnsi"/>
          <w:lang w:val="en-GB"/>
          <w:rPrChange w:id="914" w:author="Anna Gårdmark" w:date="2020-02-07T07:22:00Z">
            <w:rPr>
              <w:rFonts w:eastAsiaTheme="minorEastAsia" w:cstheme="minorHAnsi"/>
            </w:rPr>
          </w:rPrChange>
        </w:rPr>
        <w:t xml:space="preserve">mean </w:t>
      </w:r>
      <w:r w:rsidR="009329C0" w:rsidRPr="00457D7E">
        <w:rPr>
          <w:rFonts w:eastAsiaTheme="minorEastAsia" w:cstheme="minorHAnsi"/>
          <w:lang w:val="en-GB"/>
          <w:rPrChange w:id="915" w:author="Anna Gårdmark" w:date="2020-02-07T07:22:00Z">
            <w:rPr>
              <w:rFonts w:eastAsiaTheme="minorEastAsia" w:cstheme="minorHAnsi"/>
            </w:rPr>
          </w:rPrChange>
        </w:rPr>
        <w:t>across</w:t>
      </w:r>
      <w:r w:rsidR="00DD0A4D" w:rsidRPr="00457D7E">
        <w:rPr>
          <w:rFonts w:eastAsiaTheme="minorEastAsia" w:cstheme="minorHAnsi"/>
          <w:lang w:val="en-GB"/>
          <w:rPrChange w:id="916" w:author="Anna Gårdmark" w:date="2020-02-07T07:22:00Z">
            <w:rPr>
              <w:rFonts w:eastAsiaTheme="minorEastAsia" w:cstheme="minorHAnsi"/>
            </w:rPr>
          </w:rPrChange>
        </w:rPr>
        <w:t xml:space="preserve"> </w:t>
      </w:r>
      <w:r w:rsidR="009329C0" w:rsidRPr="00457D7E">
        <w:rPr>
          <w:rFonts w:eastAsiaTheme="minorEastAsia" w:cstheme="minorHAnsi"/>
          <w:lang w:val="en-GB"/>
          <w:rPrChange w:id="917" w:author="Anna Gårdmark" w:date="2020-02-07T07:22:00Z">
            <w:rPr>
              <w:rFonts w:eastAsiaTheme="minorEastAsia" w:cstheme="minorHAnsi"/>
            </w:rPr>
          </w:rPrChange>
        </w:rPr>
        <w:t xml:space="preserve">species </w:t>
      </w:r>
      <w:r w:rsidR="00EC73BB" w:rsidRPr="00457D7E">
        <w:rPr>
          <w:rFonts w:eastAsiaTheme="minorEastAsia" w:cstheme="minorHAnsi"/>
          <w:lang w:val="en-GB"/>
          <w:rPrChange w:id="918" w:author="Anna Gårdmark" w:date="2020-02-07T07:22:00Z">
            <w:rPr>
              <w:rFonts w:eastAsiaTheme="minorEastAsia" w:cstheme="minorHAnsi"/>
            </w:rPr>
          </w:rPrChange>
        </w:rPr>
        <w:t xml:space="preserve">difference between the </w:t>
      </w:r>
      <w:r w:rsidR="00504470" w:rsidRPr="00457D7E">
        <w:rPr>
          <w:rFonts w:eastAsiaTheme="minorEastAsia" w:cstheme="minorHAnsi"/>
          <w:lang w:val="en-GB"/>
          <w:rPrChange w:id="919" w:author="Anna Gårdmark" w:date="2020-02-07T07:22:00Z">
            <w:rPr>
              <w:rFonts w:eastAsiaTheme="minorEastAsia" w:cstheme="minorHAnsi"/>
            </w:rPr>
          </w:rPrChange>
        </w:rPr>
        <w:t>mean</w:t>
      </w:r>
      <w:r w:rsidR="004E2144" w:rsidRPr="00457D7E">
        <w:rPr>
          <w:rFonts w:eastAsiaTheme="minorEastAsia" w:cstheme="minorHAnsi"/>
          <w:lang w:val="en-GB"/>
          <w:rPrChange w:id="920" w:author="Anna Gårdmark" w:date="2020-02-07T07:22:00Z">
            <w:rPr>
              <w:rFonts w:eastAsiaTheme="minorEastAsia" w:cstheme="minorHAnsi"/>
            </w:rPr>
          </w:rPrChange>
        </w:rPr>
        <w:t xml:space="preserve"> intraspecific growth optimum </w:t>
      </w:r>
      <w:r w:rsidR="00804E59" w:rsidRPr="00457D7E">
        <w:rPr>
          <w:rFonts w:eastAsiaTheme="minorEastAsia" w:cstheme="minorHAnsi"/>
          <w:lang w:val="en-GB"/>
          <w:rPrChange w:id="921" w:author="Anna Gårdmark" w:date="2020-02-07T07:22:00Z">
            <w:rPr>
              <w:rFonts w:eastAsiaTheme="minorEastAsia" w:cstheme="minorHAnsi"/>
            </w:rPr>
          </w:rPrChange>
        </w:rPr>
        <w:t xml:space="preserve">temperature (across body sizes within species) </w:t>
      </w:r>
      <w:r w:rsidR="004E2144" w:rsidRPr="00457D7E">
        <w:rPr>
          <w:rFonts w:eastAsiaTheme="minorEastAsia" w:cstheme="minorHAnsi"/>
          <w:lang w:val="en-GB"/>
          <w:rPrChange w:id="922" w:author="Anna Gårdmark" w:date="2020-02-07T07:22:00Z">
            <w:rPr>
              <w:rFonts w:eastAsiaTheme="minorEastAsia" w:cstheme="minorHAnsi"/>
            </w:rPr>
          </w:rPrChange>
        </w:rPr>
        <w:t xml:space="preserve">and the </w:t>
      </w:r>
      <w:r w:rsidR="00CE46DF" w:rsidRPr="00457D7E">
        <w:rPr>
          <w:rFonts w:eastAsiaTheme="minorEastAsia" w:cstheme="minorHAnsi"/>
          <w:lang w:val="en-GB"/>
          <w:rPrChange w:id="923" w:author="Anna Gårdmark" w:date="2020-02-07T07:22:00Z">
            <w:rPr>
              <w:rFonts w:eastAsiaTheme="minorEastAsia" w:cstheme="minorHAnsi"/>
            </w:rPr>
          </w:rPrChange>
        </w:rPr>
        <w:t xml:space="preserve">mid-point of the species environmental temperature is </w:t>
      </w:r>
      <w:r w:rsidR="009656C7" w:rsidRPr="00457D7E">
        <w:rPr>
          <w:rFonts w:eastAsiaTheme="minorEastAsia" w:cstheme="minorHAnsi"/>
          <w:lang w:val="en-GB"/>
          <w:rPrChange w:id="924" w:author="Anna Gårdmark" w:date="2020-02-07T07:22:00Z">
            <w:rPr>
              <w:rFonts w:eastAsiaTheme="minorEastAsia" w:cstheme="minorHAnsi"/>
            </w:rPr>
          </w:rPrChange>
        </w:rPr>
        <w:t>6.5</w:t>
      </w:r>
      <m:oMath>
        <m:r>
          <w:rPr>
            <w:rFonts w:ascii="Cambria Math" w:eastAsiaTheme="minorEastAsia" w:hAnsi="Cambria Math" w:cstheme="minorHAnsi"/>
            <w:lang w:val="en-GB"/>
            <w:rPrChange w:id="925" w:author="Anna Gårdmark" w:date="2020-02-07T07:22:00Z">
              <w:rPr>
                <w:rFonts w:ascii="Cambria Math" w:eastAsiaTheme="minorEastAsia" w:hAnsi="Cambria Math" w:cstheme="minorHAnsi"/>
              </w:rPr>
            </w:rPrChange>
          </w:rPr>
          <m:t>℃</m:t>
        </m:r>
      </m:oMath>
      <w:r w:rsidR="0019675C" w:rsidRPr="00457D7E">
        <w:rPr>
          <w:rFonts w:eastAsiaTheme="minorEastAsia" w:cstheme="minorHAnsi"/>
          <w:lang w:val="en-GB"/>
          <w:rPrChange w:id="926" w:author="Anna Gårdmark" w:date="2020-02-07T07:22:00Z">
            <w:rPr>
              <w:rFonts w:eastAsiaTheme="minorEastAsia" w:cstheme="minorHAnsi"/>
            </w:rPr>
          </w:rPrChange>
        </w:rPr>
        <w:t xml:space="preserve"> (Fig. 7)</w:t>
      </w:r>
      <w:r w:rsidR="00982591" w:rsidRPr="00457D7E">
        <w:rPr>
          <w:rFonts w:eastAsiaTheme="minorEastAsia" w:cstheme="minorHAnsi"/>
          <w:lang w:val="en-GB"/>
          <w:rPrChange w:id="927" w:author="Anna Gårdmark" w:date="2020-02-07T07:22:00Z">
            <w:rPr>
              <w:rFonts w:eastAsiaTheme="minorEastAsia" w:cstheme="minorHAnsi"/>
            </w:rPr>
          </w:rPrChange>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7D7E">
        <w:rPr>
          <w:lang w:val="en-GB"/>
          <w:rPrChange w:id="928" w:author="Anna Gårdmark" w:date="2020-02-07T07:22:00Z">
            <w:rPr/>
          </w:rPrChange>
        </w:rPr>
        <w:t>m</w:t>
      </w:r>
      <w:r w:rsidR="00BC3531" w:rsidRPr="00972C7F">
        <w:rPr>
          <w:lang w:val="en-GB"/>
        </w:rPr>
        <w:t>*</w:t>
      </w:r>
      <w:r w:rsidR="006475A0" w:rsidRPr="00457D7E">
        <w:rPr>
          <w:lang w:val="en-GB"/>
          <w:rPrChange w:id="929" w:author="Anna Gårdmark" w:date="2020-02-07T07:22:00Z">
            <w:rPr/>
          </w:rPrChange>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7D7E">
        <w:rPr>
          <w:lang w:val="en-GB"/>
          <w:rPrChange w:id="930" w:author="Anna Gårdmark" w:date="2020-02-07T07:22:00Z">
            <w:rPr/>
          </w:rPrChange>
        </w:rPr>
        <w:t>and absolute WAIC in brackets</w:t>
      </w:r>
      <w:r w:rsidR="00CD224D" w:rsidRPr="00972C7F">
        <w:rPr>
          <w:lang w:val="en-GB"/>
        </w:rPr>
        <w:t>,</w:t>
      </w:r>
      <w:r w:rsidR="000802E7" w:rsidRPr="00457D7E">
        <w:rPr>
          <w:lang w:val="en-GB"/>
          <w:rPrChange w:id="931" w:author="Anna Gårdmark" w:date="2020-02-07T07:22:00Z">
            <w:rPr/>
          </w:rPrChange>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Rutntstabell1ljus"/>
        <w:tblW w:w="0" w:type="auto"/>
        <w:tblLook w:val="04A0" w:firstRow="1" w:lastRow="0" w:firstColumn="1" w:lastColumn="0" w:noHBand="0" w:noVBand="1"/>
      </w:tblPr>
      <w:tblGrid>
        <w:gridCol w:w="815"/>
        <w:gridCol w:w="583"/>
        <w:gridCol w:w="2660"/>
        <w:gridCol w:w="1562"/>
        <w:gridCol w:w="1967"/>
        <w:gridCol w:w="1429"/>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4F2F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4F2F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4F2F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4F2F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4F2F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4F2F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4F2F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1167</w:t>
            </w:r>
            <w:r w:rsidR="009A7A44" w:rsidRPr="00195C11">
              <w:rPr>
                <w:rFonts w:cstheme="minorHAnsi"/>
              </w:rPr>
              <w:t>.</w:t>
            </w:r>
            <w:r>
              <w:rPr>
                <w:rFonts w:cstheme="minorHAnsi"/>
              </w:rPr>
              <w:t>6</w:t>
            </w:r>
            <w:r w:rsidR="009A7A44" w:rsidRPr="00195C11">
              <w:rPr>
                <w:rFonts w:cstheme="minorHAnsi"/>
              </w:rPr>
              <w:t xml:space="preserve"> (</w:t>
            </w:r>
            <w:r w:rsidR="00664FB8">
              <w:rPr>
                <w:rFonts w:cstheme="minorHAnsi"/>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rPr>
              <w:t>.5</w:t>
            </w:r>
            <w:r w:rsidRPr="00195C11">
              <w:rPr>
                <w:rFonts w:cstheme="minorHAnsi"/>
              </w:rPr>
              <w:t xml:space="preserve"> (712.</w:t>
            </w:r>
            <w:r w:rsidR="00E67359" w:rsidRPr="00195C11">
              <w:rPr>
                <w:rFonts w:cstheme="minorHAnsi"/>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56</w:t>
            </w:r>
            <w:r w:rsidR="009A7A44" w:rsidRPr="00195C11">
              <w:rPr>
                <w:rFonts w:cstheme="minorHAnsi"/>
              </w:rPr>
              <w:t>.</w:t>
            </w:r>
            <w:r w:rsidRPr="00195C11">
              <w:rPr>
                <w:rFonts w:cstheme="minorHAnsi"/>
              </w:rPr>
              <w:t>8</w:t>
            </w:r>
            <w:r w:rsidR="009A7A44" w:rsidRPr="00195C11">
              <w:rPr>
                <w:rFonts w:cstheme="minorHAnsi"/>
              </w:rPr>
              <w:t xml:space="preserve"> (</w:t>
            </w:r>
            <w:r w:rsidR="004C7E3C" w:rsidRPr="00195C11">
              <w:rPr>
                <w:rFonts w:cstheme="minorHAnsi"/>
              </w:rPr>
              <w:t>99</w:t>
            </w:r>
            <w:r w:rsidR="009A7A44" w:rsidRPr="00195C11">
              <w:rPr>
                <w:rFonts w:cstheme="minorHAnsi"/>
              </w:rPr>
              <w:t>.</w:t>
            </w:r>
            <w:r w:rsidR="004C7E3C" w:rsidRPr="00195C11">
              <w:rPr>
                <w:rFonts w:cstheme="minorHAnsi"/>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4F2F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2363</w:t>
            </w:r>
            <w:r w:rsidR="00437DC1">
              <w:rPr>
                <w:rFonts w:cstheme="minorHAnsi"/>
              </w:rPr>
              <w:t>.7</w:t>
            </w:r>
            <w:r w:rsidR="009A7A44" w:rsidRPr="00195C11">
              <w:rPr>
                <w:rFonts w:cstheme="minorHAnsi"/>
              </w:rPr>
              <w:t xml:space="preserve"> (</w:t>
            </w:r>
            <w:r w:rsidR="00664FB8">
              <w:rPr>
                <w:rFonts w:cstheme="minorHAnsi"/>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681.9</w:t>
            </w:r>
            <w:r w:rsidR="009A7A44" w:rsidRPr="00195C11">
              <w:rPr>
                <w:rFonts w:cstheme="minorHAnsi"/>
              </w:rPr>
              <w:t xml:space="preserve"> (1</w:t>
            </w:r>
            <w:r w:rsidR="00E67359" w:rsidRPr="00195C11">
              <w:rPr>
                <w:rFonts w:cstheme="minorHAnsi"/>
              </w:rPr>
              <w:t>208</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91</w:t>
            </w:r>
            <w:r w:rsidRPr="00195C11">
              <w:rPr>
                <w:rFonts w:cstheme="minorHAnsi"/>
              </w:rPr>
              <w:t>.</w:t>
            </w:r>
            <w:r w:rsidR="00F11EF2" w:rsidRPr="00195C11">
              <w:rPr>
                <w:rFonts w:cstheme="minorHAnsi"/>
              </w:rPr>
              <w:t>1</w:t>
            </w:r>
            <w:r w:rsidRPr="00195C11">
              <w:rPr>
                <w:rFonts w:cstheme="minorHAnsi"/>
              </w:rPr>
              <w:t xml:space="preserve"> (2</w:t>
            </w:r>
            <w:r w:rsidR="004C7E3C" w:rsidRPr="00195C11">
              <w:rPr>
                <w:rFonts w:cstheme="minorHAnsi"/>
              </w:rPr>
              <w:t>34</w:t>
            </w:r>
            <w:r w:rsidRPr="00195C11">
              <w:rPr>
                <w:rFonts w:cstheme="minorHAnsi"/>
              </w:rPr>
              <w:t>.</w:t>
            </w:r>
            <w:r w:rsidR="004C7E3C" w:rsidRPr="00195C11">
              <w:rPr>
                <w:rFonts w:cstheme="minorHAnsi"/>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4F2F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4200</w:t>
            </w:r>
            <w:r w:rsidR="009A7A44" w:rsidRPr="00195C11">
              <w:rPr>
                <w:rFonts w:cstheme="minorHAnsi"/>
              </w:rPr>
              <w:t xml:space="preserve"> (</w:t>
            </w:r>
            <w:r w:rsidR="00664FB8">
              <w:rPr>
                <w:rFonts w:cstheme="minorHAnsi"/>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672</w:t>
            </w:r>
            <w:r w:rsidR="009A7A44" w:rsidRPr="00195C11">
              <w:rPr>
                <w:rFonts w:cstheme="minorHAnsi"/>
              </w:rPr>
              <w:t xml:space="preserve"> (</w:t>
            </w:r>
            <w:r w:rsidR="00E67359" w:rsidRPr="00195C11">
              <w:rPr>
                <w:rFonts w:cstheme="minorHAnsi"/>
              </w:rPr>
              <w:t>1198</w:t>
            </w:r>
            <w:r w:rsidR="009A7A44" w:rsidRPr="00195C11">
              <w:rPr>
                <w:rFonts w:cstheme="minorHAnsi"/>
              </w:rPr>
              <w:t>.</w:t>
            </w:r>
            <w:r w:rsidR="00E67359" w:rsidRPr="00195C11">
              <w:rPr>
                <w:rFonts w:cstheme="minorHAnsi"/>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38</w:t>
            </w:r>
            <w:r w:rsidRPr="00195C11">
              <w:rPr>
                <w:rFonts w:cstheme="minorHAnsi"/>
              </w:rPr>
              <w:t>.</w:t>
            </w:r>
            <w:r w:rsidR="00F11EF2" w:rsidRPr="00195C11">
              <w:rPr>
                <w:rFonts w:cstheme="minorHAnsi"/>
              </w:rPr>
              <w:t>3</w:t>
            </w:r>
            <w:r w:rsidRPr="00195C11">
              <w:rPr>
                <w:rFonts w:cstheme="minorHAnsi"/>
              </w:rPr>
              <w:t xml:space="preserve"> (</w:t>
            </w:r>
            <w:r w:rsidR="004C7E3C" w:rsidRPr="00195C11">
              <w:rPr>
                <w:rFonts w:cstheme="minorHAnsi"/>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2437CD47" w:rsidR="00005029" w:rsidRDefault="006A7305" w:rsidP="002E3379">
      <w:pPr>
        <w:spacing w:line="480" w:lineRule="auto"/>
        <w:contextualSpacing/>
        <w:jc w:val="center"/>
        <w:rPr>
          <w:rFonts w:cstheme="minorHAnsi"/>
        </w:rPr>
      </w:pPr>
      <w:r>
        <w:rPr>
          <w:rFonts w:cstheme="minorHAnsi"/>
          <w:noProof/>
          <w:lang w:eastAsia="sv-SE"/>
        </w:rPr>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4"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079B0B10" w:rsidR="004D63B8" w:rsidRPr="00972C7F" w:rsidRDefault="004D63B8" w:rsidP="00F700D0">
      <w:pPr>
        <w:spacing w:line="360" w:lineRule="auto"/>
        <w:contextualSpacing/>
        <w:jc w:val="both"/>
        <w:rPr>
          <w:rFonts w:cstheme="minorHAnsi"/>
          <w:lang w:val="en-GB"/>
        </w:rPr>
      </w:pPr>
      <w:commentRangeStart w:id="932"/>
      <w:r w:rsidRPr="00972C7F">
        <w:rPr>
          <w:rFonts w:cstheme="minorHAnsi"/>
          <w:b/>
          <w:bCs/>
          <w:i/>
          <w:iCs/>
          <w:lang w:val="en-GB"/>
        </w:rPr>
        <w:t>Fig</w:t>
      </w:r>
      <w:r w:rsidR="00704B3C" w:rsidRPr="00457D7E">
        <w:rPr>
          <w:rFonts w:cstheme="minorHAnsi"/>
          <w:b/>
          <w:bCs/>
          <w:i/>
          <w:iCs/>
          <w:lang w:val="en-GB"/>
          <w:rPrChange w:id="933" w:author="Anna Gårdmark" w:date="2020-02-07T07:22:00Z">
            <w:rPr>
              <w:rFonts w:cstheme="minorHAnsi"/>
              <w:b/>
              <w:bCs/>
              <w:i/>
              <w:iCs/>
            </w:rPr>
          </w:rPrChange>
        </w:rPr>
        <w:t>.</w:t>
      </w:r>
      <w:r w:rsidRPr="00972C7F">
        <w:rPr>
          <w:rFonts w:cstheme="minorHAnsi"/>
          <w:b/>
          <w:bCs/>
          <w:i/>
          <w:iCs/>
          <w:lang w:val="en-GB"/>
        </w:rPr>
        <w:t xml:space="preserve"> </w:t>
      </w:r>
      <w:r w:rsidR="00704B3C" w:rsidRPr="00457D7E">
        <w:rPr>
          <w:rFonts w:cstheme="minorHAnsi"/>
          <w:b/>
          <w:bCs/>
          <w:i/>
          <w:iCs/>
          <w:lang w:val="en-GB"/>
          <w:rPrChange w:id="934" w:author="Anna Gårdmark" w:date="2020-02-07T07:22:00Z">
            <w:rPr>
              <w:rFonts w:cstheme="minorHAnsi"/>
              <w:b/>
              <w:bCs/>
              <w:i/>
              <w:iCs/>
            </w:rPr>
          </w:rPrChange>
        </w:rPr>
        <w:t>1</w:t>
      </w:r>
      <w:commentRangeEnd w:id="932"/>
      <w:r w:rsidR="00DA3029">
        <w:rPr>
          <w:rStyle w:val="Kommentarsreferens"/>
        </w:rPr>
        <w:commentReference w:id="932"/>
      </w:r>
      <w:r w:rsidRPr="00972C7F">
        <w:rPr>
          <w:rFonts w:cstheme="minorHAnsi"/>
          <w:i/>
          <w:iCs/>
          <w:lang w:val="en-GB"/>
        </w:rPr>
        <w:t>. Natural log of metabolic rate (A) and</w:t>
      </w:r>
      <w:r w:rsidR="005A6388" w:rsidRPr="00972C7F">
        <w:rPr>
          <w:rFonts w:cstheme="minorHAnsi"/>
          <w:i/>
          <w:iCs/>
          <w:lang w:val="en-GB"/>
        </w:rPr>
        <w:t xml:space="preserve"> </w:t>
      </w:r>
      <w:r w:rsidRPr="00972C7F">
        <w:rPr>
          <w:rFonts w:cstheme="minorHAnsi"/>
          <w:i/>
          <w:iCs/>
          <w:lang w:val="en-GB"/>
        </w:rPr>
        <w:t xml:space="preserve">maximum consumption rates (B) vs. natural log of </w:t>
      </w:r>
      <w:commentRangeStart w:id="935"/>
      <w:commentRangeStart w:id="936"/>
      <w:commentRangeStart w:id="937"/>
      <w:r w:rsidRPr="00972C7F">
        <w:rPr>
          <w:rFonts w:cstheme="minorHAnsi"/>
          <w:i/>
          <w:iCs/>
          <w:lang w:val="en-GB"/>
        </w:rPr>
        <w:t>mass</w:t>
      </w:r>
      <w:r w:rsidR="005C4748" w:rsidRPr="00457D7E">
        <w:rPr>
          <w:rFonts w:cstheme="minorHAnsi"/>
          <w:i/>
          <w:iCs/>
          <w:lang w:val="en-GB"/>
          <w:rPrChange w:id="938" w:author="Anna Gårdmark" w:date="2020-02-07T07:22:00Z">
            <w:rPr>
              <w:rFonts w:cstheme="minorHAnsi"/>
              <w:i/>
              <w:iCs/>
            </w:rPr>
          </w:rPrChange>
        </w:rPr>
        <w:t xml:space="preserve"> </w:t>
      </w:r>
      <w:commentRangeEnd w:id="935"/>
      <w:r w:rsidR="00BD7D6F">
        <w:rPr>
          <w:rStyle w:val="Kommentarsreferens"/>
        </w:rPr>
        <w:commentReference w:id="935"/>
      </w:r>
      <w:commentRangeEnd w:id="936"/>
      <w:r w:rsidR="005467D2">
        <w:rPr>
          <w:rStyle w:val="Kommentarsreferens"/>
        </w:rPr>
        <w:commentReference w:id="936"/>
      </w:r>
      <w:commentRangeEnd w:id="937"/>
      <w:r w:rsidR="00001A7F">
        <w:rPr>
          <w:rStyle w:val="Kommentarsreferens"/>
        </w:rPr>
        <w:commentReference w:id="937"/>
      </w:r>
      <w:r w:rsidR="005C4748" w:rsidRPr="00457D7E">
        <w:rPr>
          <w:rFonts w:cstheme="minorHAnsi"/>
          <w:i/>
          <w:iCs/>
          <w:lang w:val="en-GB"/>
          <w:rPrChange w:id="939" w:author="Anna Gårdmark" w:date="2020-02-07T07:22:00Z">
            <w:rPr>
              <w:rFonts w:cstheme="minorHAnsi"/>
              <w:i/>
              <w:iCs/>
            </w:rPr>
          </w:rPrChange>
        </w:rPr>
        <w:t>[g]</w:t>
      </w:r>
      <w:r w:rsidRPr="00972C7F">
        <w:rPr>
          <w:rFonts w:cstheme="minorHAnsi"/>
          <w:i/>
          <w:iCs/>
          <w:lang w:val="en-GB"/>
        </w:rPr>
        <w:t xml:space="preserve">. </w:t>
      </w:r>
      <w:r w:rsidR="0000025A" w:rsidRPr="00457D7E">
        <w:rPr>
          <w:rFonts w:cstheme="minorHAnsi"/>
          <w:i/>
          <w:lang w:val="en-GB"/>
          <w:rPrChange w:id="940" w:author="Anna Gårdmark" w:date="2020-02-07T07:22:00Z">
            <w:rPr>
              <w:rFonts w:cstheme="minorHAnsi"/>
              <w:i/>
            </w:rPr>
          </w:rPrChange>
        </w:rPr>
        <w:t>L</w:t>
      </w:r>
      <w:r w:rsidR="0000025A" w:rsidRPr="00972C7F">
        <w:rPr>
          <w:rFonts w:cstheme="minorHAnsi"/>
          <w:i/>
          <w:lang w:val="en-GB"/>
        </w:rPr>
        <w:t xml:space="preserve">ines are </w:t>
      </w:r>
      <w:r w:rsidR="0000025A" w:rsidRPr="00457D7E">
        <w:rPr>
          <w:rFonts w:cstheme="minorHAnsi"/>
          <w:i/>
          <w:lang w:val="en-GB"/>
          <w:rPrChange w:id="941" w:author="Anna Gårdmark" w:date="2020-02-07T07:22:00Z">
            <w:rPr>
              <w:rFonts w:cstheme="minorHAnsi"/>
              <w:i/>
            </w:rPr>
          </w:rPrChange>
        </w:rPr>
        <w:t xml:space="preserve">global </w:t>
      </w:r>
      <w:r w:rsidR="0000025A" w:rsidRPr="00972C7F">
        <w:rPr>
          <w:rFonts w:cstheme="minorHAnsi"/>
          <w:i/>
          <w:lang w:val="en-GB"/>
        </w:rPr>
        <w:t>predictions</w:t>
      </w:r>
      <w:r w:rsidR="0000025A" w:rsidRPr="00457D7E">
        <w:rPr>
          <w:rFonts w:cstheme="minorHAnsi"/>
          <w:i/>
          <w:lang w:val="en-GB"/>
          <w:rPrChange w:id="942" w:author="Anna Gårdmark" w:date="2020-02-07T07:22:00Z">
            <w:rPr>
              <w:rFonts w:cstheme="minorHAnsi"/>
              <w:i/>
            </w:rPr>
          </w:rPrChange>
        </w:rPr>
        <w:t xml:space="preserve"> for an average species </w:t>
      </w:r>
      <w:r w:rsidR="0000025A" w:rsidRPr="00972C7F">
        <w:rPr>
          <w:rFonts w:cstheme="minorHAnsi"/>
          <w:i/>
          <w:lang w:val="en-GB"/>
        </w:rPr>
        <w:t xml:space="preserve">at </w:t>
      </w:r>
      <w:commentRangeStart w:id="943"/>
      <w:r w:rsidR="0000025A" w:rsidRPr="00972C7F">
        <w:rPr>
          <w:rFonts w:cstheme="minorHAnsi"/>
          <w:i/>
          <w:lang w:val="en-GB"/>
        </w:rPr>
        <w:t xml:space="preserve">temperatures </w:t>
      </w:r>
      <w:r w:rsidR="0000025A" w:rsidRPr="00457D7E">
        <w:rPr>
          <w:rFonts w:cstheme="minorHAnsi"/>
          <w:i/>
          <w:lang w:val="en-GB"/>
          <w:rPrChange w:id="944" w:author="Anna Gårdmark" w:date="2020-02-07T07:22:00Z">
            <w:rPr>
              <w:rFonts w:cstheme="minorHAnsi"/>
              <w:i/>
            </w:rPr>
          </w:rPrChange>
        </w:rPr>
        <w:t>15</w:t>
      </w:r>
      <m:oMath>
        <m:r>
          <w:rPr>
            <w:rFonts w:ascii="Cambria Math" w:hAnsi="Cambria Math" w:cstheme="minorHAnsi"/>
            <w:lang w:val="en-GB"/>
            <w:rPrChange w:id="945" w:author="Anna Gårdmark" w:date="2020-02-07T07:22:00Z">
              <w:rPr>
                <w:rFonts w:ascii="Cambria Math" w:hAnsi="Cambria Math" w:cstheme="minorHAnsi"/>
              </w:rPr>
            </w:rPrChange>
          </w:rPr>
          <m:t>℃</m:t>
        </m:r>
      </m:oMath>
      <w:r w:rsidR="0000025A" w:rsidRPr="00457D7E">
        <w:rPr>
          <w:rFonts w:eastAsiaTheme="minorEastAsia" w:cstheme="minorHAnsi"/>
          <w:i/>
          <w:lang w:val="en-GB"/>
          <w:rPrChange w:id="946" w:author="Anna Gårdmark" w:date="2020-02-07T07:22:00Z">
            <w:rPr>
              <w:rFonts w:eastAsiaTheme="minorEastAsia" w:cstheme="minorHAnsi"/>
              <w:i/>
            </w:rPr>
          </w:rPrChange>
        </w:rPr>
        <w:t xml:space="preserve"> (blue line and ribbon)</w:t>
      </w:r>
      <w:r w:rsidR="0000025A" w:rsidRPr="00457D7E">
        <w:rPr>
          <w:rFonts w:cstheme="minorHAnsi"/>
          <w:i/>
          <w:lang w:val="en-GB"/>
          <w:rPrChange w:id="947" w:author="Anna Gårdmark" w:date="2020-02-07T07:22:00Z">
            <w:rPr>
              <w:rFonts w:cstheme="minorHAnsi"/>
              <w:i/>
            </w:rPr>
          </w:rPrChange>
        </w:rPr>
        <w:t xml:space="preserve"> </w:t>
      </w:r>
      <w:r w:rsidR="0000025A" w:rsidRPr="00972C7F">
        <w:rPr>
          <w:rFonts w:cstheme="minorHAnsi"/>
          <w:i/>
          <w:lang w:val="en-GB"/>
        </w:rPr>
        <w:t xml:space="preserve">and </w:t>
      </w:r>
      <w:r w:rsidR="0000025A" w:rsidRPr="00457D7E">
        <w:rPr>
          <w:rFonts w:cstheme="minorHAnsi"/>
          <w:i/>
          <w:lang w:val="en-GB"/>
          <w:rPrChange w:id="948" w:author="Anna Gårdmark" w:date="2020-02-07T07:22:00Z">
            <w:rPr>
              <w:rFonts w:cstheme="minorHAnsi"/>
              <w:i/>
            </w:rPr>
          </w:rPrChange>
        </w:rPr>
        <w:t>25</w:t>
      </w:r>
      <m:oMath>
        <m:r>
          <w:rPr>
            <w:rFonts w:ascii="Cambria Math" w:hAnsi="Cambria Math" w:cstheme="minorHAnsi"/>
            <w:lang w:val="en-GB"/>
            <w:rPrChange w:id="949" w:author="Anna Gårdmark" w:date="2020-02-07T07:22:00Z">
              <w:rPr>
                <w:rFonts w:ascii="Cambria Math" w:hAnsi="Cambria Math" w:cstheme="minorHAnsi"/>
              </w:rPr>
            </w:rPrChange>
          </w:rPr>
          <m:t>℃</m:t>
        </m:r>
        <w:commentRangeEnd w:id="943"/>
        <m:r>
          <m:rPr>
            <m:sty m:val="p"/>
          </m:rPr>
          <w:rPr>
            <w:rStyle w:val="Kommentarsreferens"/>
            <w:rFonts w:ascii="Cambria Math" w:hAnsi="Cambria Math"/>
          </w:rPr>
          <w:commentReference w:id="943"/>
        </m:r>
      </m:oMath>
      <w:r w:rsidR="0000025A" w:rsidRPr="00457D7E">
        <w:rPr>
          <w:rFonts w:eastAsiaTheme="minorEastAsia" w:cstheme="minorHAnsi"/>
          <w:i/>
          <w:lang w:val="en-GB"/>
          <w:rPrChange w:id="950" w:author="Anna Gårdmark" w:date="2020-02-07T07:22:00Z">
            <w:rPr>
              <w:rFonts w:eastAsiaTheme="minorEastAsia" w:cstheme="minorHAnsi"/>
              <w:i/>
            </w:rPr>
          </w:rPrChange>
        </w:rPr>
        <w:t xml:space="preserve"> (red line and ribbon). </w:t>
      </w:r>
      <w:r w:rsidR="001A379A" w:rsidRPr="00457D7E">
        <w:rPr>
          <w:rFonts w:eastAsiaTheme="minorEastAsia" w:cstheme="minorHAnsi"/>
          <w:i/>
          <w:lang w:val="en-GB"/>
          <w:rPrChange w:id="951" w:author="Anna Gårdmark" w:date="2020-02-07T07:22:00Z">
            <w:rPr>
              <w:rFonts w:eastAsiaTheme="minorEastAsia" w:cstheme="minorHAnsi"/>
              <w:i/>
            </w:rPr>
          </w:rPrChange>
        </w:rPr>
        <w:t>The average temperatures in the data are 19</w:t>
      </w:r>
      <m:oMath>
        <m:r>
          <w:rPr>
            <w:rFonts w:ascii="Cambria Math" w:hAnsi="Cambria Math" w:cstheme="minorHAnsi"/>
            <w:lang w:val="en-GB"/>
            <w:rPrChange w:id="952" w:author="Anna Gårdmark" w:date="2020-02-07T07:22:00Z">
              <w:rPr>
                <w:rFonts w:ascii="Cambria Math" w:hAnsi="Cambria Math" w:cstheme="minorHAnsi"/>
              </w:rPr>
            </w:rPrChange>
          </w:rPr>
          <m:t>℃</m:t>
        </m:r>
      </m:oMath>
      <w:r w:rsidR="001A379A" w:rsidRPr="00457D7E">
        <w:rPr>
          <w:rFonts w:eastAsiaTheme="minorEastAsia" w:cstheme="minorHAnsi"/>
          <w:i/>
          <w:lang w:val="en-GB"/>
          <w:rPrChange w:id="953" w:author="Anna Gårdmark" w:date="2020-02-07T07:22:00Z">
            <w:rPr>
              <w:rFonts w:eastAsiaTheme="minorEastAsia" w:cstheme="minorHAnsi"/>
              <w:i/>
            </w:rPr>
          </w:rPrChange>
        </w:rPr>
        <w:t xml:space="preserve"> and 18</w:t>
      </w:r>
      <m:oMath>
        <m:r>
          <w:rPr>
            <w:rFonts w:ascii="Cambria Math" w:hAnsi="Cambria Math" w:cstheme="minorHAnsi"/>
            <w:lang w:val="en-GB"/>
            <w:rPrChange w:id="954" w:author="Anna Gårdmark" w:date="2020-02-07T07:22:00Z">
              <w:rPr>
                <w:rFonts w:ascii="Cambria Math" w:hAnsi="Cambria Math" w:cstheme="minorHAnsi"/>
              </w:rPr>
            </w:rPrChange>
          </w:rPr>
          <m:t>℃</m:t>
        </m:r>
      </m:oMath>
      <w:r w:rsidR="001A379A" w:rsidRPr="00457D7E">
        <w:rPr>
          <w:rFonts w:eastAsiaTheme="minorEastAsia" w:cstheme="minorHAnsi"/>
          <w:i/>
          <w:lang w:val="en-GB"/>
          <w:rPrChange w:id="955" w:author="Anna Gårdmark" w:date="2020-02-07T07:22:00Z">
            <w:rPr>
              <w:rFonts w:eastAsiaTheme="minorEastAsia" w:cstheme="minorHAnsi"/>
              <w:i/>
            </w:rPr>
          </w:rPrChange>
        </w:rPr>
        <w:t xml:space="preserve"> for metabolism and maximum consumption, respectively.</w:t>
      </w:r>
      <w:r w:rsidR="003F48CE" w:rsidRPr="00457D7E">
        <w:rPr>
          <w:rFonts w:eastAsiaTheme="minorEastAsia" w:cstheme="minorHAnsi"/>
          <w:i/>
          <w:lang w:val="en-GB"/>
          <w:rPrChange w:id="956" w:author="Anna Gårdmark" w:date="2020-02-07T07:22:00Z">
            <w:rPr>
              <w:rFonts w:eastAsiaTheme="minorEastAsia" w:cstheme="minorHAnsi"/>
              <w:i/>
            </w:rPr>
          </w:rPrChange>
        </w:rPr>
        <w:t xml:space="preserve"> </w:t>
      </w:r>
      <w:r w:rsidR="0000025A" w:rsidRPr="00457D7E">
        <w:rPr>
          <w:rFonts w:eastAsiaTheme="minorEastAsia" w:cstheme="minorHAnsi"/>
          <w:i/>
          <w:lang w:val="en-GB"/>
          <w:rPrChange w:id="957" w:author="Anna Gårdmark" w:date="2020-02-07T07:22:00Z">
            <w:rPr>
              <w:rFonts w:eastAsiaTheme="minorEastAsia" w:cstheme="minorHAnsi"/>
              <w:i/>
            </w:rPr>
          </w:rPrChange>
        </w:rPr>
        <w:t xml:space="preserve">Note the model is fitted using </w:t>
      </w:r>
      <w:r w:rsidR="0000025A" w:rsidRPr="00972C7F">
        <w:rPr>
          <w:rFonts w:cstheme="minorHAnsi"/>
          <w:i/>
          <w:lang w:val="en-GB"/>
        </w:rPr>
        <w:t>mean-</w:t>
      </w:r>
      <w:commentRangeStart w:id="958"/>
      <w:r w:rsidR="0000025A" w:rsidRPr="00972C7F">
        <w:rPr>
          <w:rFonts w:cstheme="minorHAnsi"/>
          <w:i/>
          <w:lang w:val="en-GB"/>
        </w:rPr>
        <w:t>cent</w:t>
      </w:r>
      <w:r w:rsidR="005467D2">
        <w:rPr>
          <w:rFonts w:cstheme="minorHAnsi"/>
          <w:i/>
          <w:lang w:val="en-GB"/>
        </w:rPr>
        <w:t>e</w:t>
      </w:r>
      <w:r w:rsidR="005F09E2">
        <w:rPr>
          <w:rFonts w:cstheme="minorHAnsi"/>
          <w:i/>
          <w:lang w:val="en-GB"/>
        </w:rPr>
        <w:t>r</w:t>
      </w:r>
      <w:r w:rsidR="0000025A" w:rsidRPr="00972C7F">
        <w:rPr>
          <w:rFonts w:cstheme="minorHAnsi"/>
          <w:i/>
          <w:lang w:val="en-GB"/>
        </w:rPr>
        <w:t>ed</w:t>
      </w:r>
      <w:commentRangeEnd w:id="958"/>
      <w:r w:rsidR="005467D2">
        <w:rPr>
          <w:rStyle w:val="Kommentarsreferens"/>
        </w:rPr>
        <w:commentReference w:id="958"/>
      </w:r>
      <w:r w:rsidR="00EE712D">
        <w:rPr>
          <w:rFonts w:cstheme="minorHAnsi"/>
          <w:i/>
          <w:lang w:val="en-GB"/>
        </w:rPr>
        <w:t xml:space="preserve"> (ct)</w:t>
      </w:r>
      <w:r w:rsidR="0000025A" w:rsidRPr="00972C7F">
        <w:rPr>
          <w:rFonts w:cstheme="minorHAnsi"/>
          <w:i/>
          <w:lang w:val="en-GB"/>
        </w:rPr>
        <w:t xml:space="preserve"> Arrhenius temperature (1/kT)</w:t>
      </w:r>
      <w:r w:rsidR="0000025A" w:rsidRPr="00457D7E">
        <w:rPr>
          <w:rFonts w:cstheme="minorHAnsi"/>
          <w:i/>
          <w:lang w:val="en-GB"/>
          <w:rPrChange w:id="959" w:author="Anna Gårdmark" w:date="2020-02-07T07:22:00Z">
            <w:rPr>
              <w:rFonts w:cstheme="minorHAnsi"/>
              <w:i/>
            </w:rPr>
          </w:rPrChange>
        </w:rPr>
        <w:t>, and then converted for easier interpretation.</w:t>
      </w:r>
      <w:r w:rsidR="00754FD4" w:rsidRPr="00457D7E">
        <w:rPr>
          <w:rFonts w:cstheme="minorHAnsi"/>
          <w:i/>
          <w:lang w:val="en-GB"/>
          <w:rPrChange w:id="960" w:author="Anna Gårdmark" w:date="2020-02-07T07:22:00Z">
            <w:rPr>
              <w:rFonts w:cstheme="minorHAnsi"/>
              <w:i/>
            </w:rPr>
          </w:rPrChange>
        </w:rPr>
        <w:t xml:space="preserve"> </w:t>
      </w:r>
      <w:r w:rsidRPr="00972C7F">
        <w:rPr>
          <w:rFonts w:cstheme="minorHAnsi"/>
          <w:i/>
          <w:iCs/>
          <w:lang w:val="en-GB"/>
        </w:rPr>
        <w:t xml:space="preserve">Shaded areas correspond to 80% and 95% credible </w:t>
      </w:r>
      <w:r w:rsidR="007F5D88" w:rsidRPr="00457D7E">
        <w:rPr>
          <w:rFonts w:cstheme="minorHAnsi"/>
          <w:i/>
          <w:iCs/>
          <w:lang w:val="en-GB"/>
          <w:rPrChange w:id="961" w:author="Anna Gårdmark" w:date="2020-02-07T07:22:00Z">
            <w:rPr>
              <w:rFonts w:cstheme="minorHAnsi"/>
              <w:i/>
              <w:iCs/>
            </w:rPr>
          </w:rPrChange>
        </w:rPr>
        <w:t>interval</w:t>
      </w:r>
      <w:r w:rsidR="00367A77" w:rsidRPr="00457D7E">
        <w:rPr>
          <w:rFonts w:cstheme="minorHAnsi"/>
          <w:i/>
          <w:iCs/>
          <w:lang w:val="en-GB"/>
          <w:rPrChange w:id="962" w:author="Anna Gårdmark" w:date="2020-02-07T07:22:00Z">
            <w:rPr>
              <w:rFonts w:cstheme="minorHAnsi"/>
              <w:i/>
              <w:iCs/>
            </w:rPr>
          </w:rPrChange>
        </w:rPr>
        <w:t>s</w:t>
      </w:r>
      <w:r w:rsidR="006B546E" w:rsidRPr="00457D7E">
        <w:rPr>
          <w:rFonts w:cstheme="minorHAnsi"/>
          <w:i/>
          <w:iCs/>
          <w:lang w:val="en-GB"/>
          <w:rPrChange w:id="963" w:author="Anna Gårdmark" w:date="2020-02-07T07:22:00Z">
            <w:rPr>
              <w:rFonts w:cstheme="minorHAnsi"/>
              <w:i/>
              <w:iCs/>
            </w:rPr>
          </w:rPrChange>
        </w:rPr>
        <w:t xml:space="preserve">. </w:t>
      </w:r>
      <w:r w:rsidR="005A6F94" w:rsidRPr="00457D7E">
        <w:rPr>
          <w:rFonts w:cstheme="minorHAnsi"/>
          <w:i/>
          <w:iCs/>
          <w:lang w:val="en-GB"/>
          <w:rPrChange w:id="964" w:author="Anna Gårdmark" w:date="2020-02-07T07:22:00Z">
            <w:rPr>
              <w:rFonts w:cstheme="minorHAnsi"/>
              <w:i/>
              <w:iCs/>
            </w:rPr>
          </w:rPrChange>
        </w:rPr>
        <w:t>P</w:t>
      </w:r>
      <w:r w:rsidR="00DD78DE" w:rsidRPr="00457D7E">
        <w:rPr>
          <w:rFonts w:cstheme="minorHAnsi"/>
          <w:i/>
          <w:iCs/>
          <w:lang w:val="en-GB"/>
          <w:rPrChange w:id="965" w:author="Anna Gårdmark" w:date="2020-02-07T07:22:00Z">
            <w:rPr>
              <w:rFonts w:cstheme="minorHAnsi"/>
              <w:i/>
              <w:iCs/>
            </w:rPr>
          </w:rPrChange>
        </w:rPr>
        <w:t>oint</w:t>
      </w:r>
      <w:r w:rsidR="00037764" w:rsidRPr="00457D7E">
        <w:rPr>
          <w:rFonts w:cstheme="minorHAnsi"/>
          <w:i/>
          <w:iCs/>
          <w:lang w:val="en-GB"/>
          <w:rPrChange w:id="966" w:author="Anna Gårdmark" w:date="2020-02-07T07:22:00Z">
            <w:rPr>
              <w:rFonts w:cstheme="minorHAnsi"/>
              <w:i/>
              <w:iCs/>
            </w:rPr>
          </w:rPrChange>
        </w:rPr>
        <w:t xml:space="preserve"> </w:t>
      </w:r>
      <w:r w:rsidR="005A6F94" w:rsidRPr="00457D7E">
        <w:rPr>
          <w:rFonts w:cstheme="minorHAnsi"/>
          <w:i/>
          <w:iCs/>
          <w:lang w:val="en-GB"/>
          <w:rPrChange w:id="967" w:author="Anna Gårdmark" w:date="2020-02-07T07:22:00Z">
            <w:rPr>
              <w:rFonts w:cstheme="minorHAnsi"/>
              <w:i/>
              <w:iCs/>
            </w:rPr>
          </w:rPrChange>
        </w:rPr>
        <w:t>colors</w:t>
      </w:r>
      <w:r w:rsidR="00DD78DE" w:rsidRPr="00457D7E">
        <w:rPr>
          <w:rFonts w:cstheme="minorHAnsi"/>
          <w:i/>
          <w:iCs/>
          <w:lang w:val="en-GB"/>
          <w:rPrChange w:id="968" w:author="Anna Gårdmark" w:date="2020-02-07T07:22:00Z">
            <w:rPr>
              <w:rFonts w:cstheme="minorHAnsi"/>
              <w:i/>
              <w:iCs/>
            </w:rPr>
          </w:rPrChange>
        </w:rPr>
        <w:t xml:space="preserve"> correspond to </w:t>
      </w:r>
      <w:r w:rsidR="00D55250" w:rsidRPr="00972C7F">
        <w:rPr>
          <w:rFonts w:cstheme="minorHAnsi"/>
          <w:i/>
          <w:iCs/>
          <w:lang w:val="en-GB"/>
        </w:rPr>
        <w:t>species (</w:t>
      </w:r>
      <w:r w:rsidR="00A75733" w:rsidRPr="00972C7F">
        <w:rPr>
          <w:rFonts w:cstheme="minorHAnsi"/>
          <w:i/>
          <w:iCs/>
          <w:lang w:val="en-GB"/>
        </w:rPr>
        <w:t>n=18 and n=35 for consumption and metabolism, respectively</w:t>
      </w:r>
      <w:r w:rsidR="00D55250" w:rsidRPr="00972C7F">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lang w:eastAsia="sv-SE"/>
        </w:rPr>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5"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7C1A2BD4" w:rsidR="000528C4" w:rsidRPr="002D70E2" w:rsidRDefault="000528C4" w:rsidP="00AE33C5">
      <w:pPr>
        <w:spacing w:line="360" w:lineRule="auto"/>
        <w:contextualSpacing/>
        <w:jc w:val="both"/>
        <w:rPr>
          <w:rFonts w:cstheme="minorHAnsi"/>
          <w:i/>
          <w:iCs/>
          <w:lang w:val="en-GB"/>
        </w:rPr>
      </w:pPr>
      <w:commentRangeStart w:id="969"/>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457D7E">
        <w:rPr>
          <w:rFonts w:cstheme="minorHAnsi"/>
          <w:b/>
          <w:bCs/>
          <w:i/>
          <w:iCs/>
          <w:lang w:val="en-GB"/>
          <w:rPrChange w:id="970" w:author="Anna Gårdmark" w:date="2020-02-07T07:22:00Z">
            <w:rPr>
              <w:rFonts w:cstheme="minorHAnsi"/>
              <w:b/>
              <w:bCs/>
              <w:i/>
              <w:iCs/>
            </w:rPr>
          </w:rPrChange>
        </w:rPr>
        <w:t>2</w:t>
      </w:r>
      <w:r w:rsidRPr="002D70E2">
        <w:rPr>
          <w:rFonts w:cstheme="minorHAnsi"/>
          <w:i/>
          <w:iCs/>
          <w:lang w:val="en-GB"/>
        </w:rPr>
        <w:t>.</w:t>
      </w:r>
      <w:commentRangeEnd w:id="969"/>
      <w:r w:rsidR="001B1296">
        <w:rPr>
          <w:rStyle w:val="Kommentarsreferens"/>
        </w:rPr>
        <w:commentReference w:id="969"/>
      </w:r>
      <w:r w:rsidRPr="002D70E2">
        <w:rPr>
          <w:rFonts w:cstheme="minorHAnsi"/>
          <w:i/>
          <w:iCs/>
          <w:lang w:val="en-GB"/>
        </w:rPr>
        <w:t xml:space="preserve"> Posterior medians of </w:t>
      </w:r>
      <w:r w:rsidR="00E13846" w:rsidRPr="00457D7E">
        <w:rPr>
          <w:rFonts w:cstheme="minorHAnsi"/>
          <w:i/>
          <w:iCs/>
          <w:lang w:val="en-GB"/>
          <w:rPrChange w:id="971" w:author="Anna Gårdmark" w:date="2020-02-07T07:22:00Z">
            <w:rPr>
              <w:rFonts w:cstheme="minorHAnsi"/>
              <w:i/>
              <w:iCs/>
            </w:rPr>
          </w:rPrChange>
        </w:rPr>
        <w:t xml:space="preserve">the global </w:t>
      </w:r>
      <w:r w:rsidRPr="002D70E2">
        <w:rPr>
          <w:rFonts w:cstheme="minorHAnsi"/>
          <w:i/>
          <w:iCs/>
          <w:lang w:val="en-GB"/>
        </w:rPr>
        <w:t>activation energies and mass</w:t>
      </w:r>
      <w:r w:rsidR="00AE33C5" w:rsidRPr="00457D7E">
        <w:rPr>
          <w:rFonts w:cstheme="minorHAnsi"/>
          <w:i/>
          <w:iCs/>
          <w:lang w:val="en-GB"/>
          <w:rPrChange w:id="972" w:author="Anna Gårdmark" w:date="2020-02-07T07:22:00Z">
            <w:rPr>
              <w:rFonts w:cstheme="minorHAnsi"/>
              <w:i/>
              <w:iCs/>
            </w:rPr>
          </w:rPrChange>
        </w:rPr>
        <w:t>-</w:t>
      </w:r>
      <w:r w:rsidR="0027749E" w:rsidRPr="002D70E2">
        <w:rPr>
          <w:rFonts w:cstheme="minorHAnsi"/>
          <w:i/>
          <w:iCs/>
          <w:lang w:val="en-GB"/>
        </w:rPr>
        <w:t>exponent</w:t>
      </w:r>
      <w:r w:rsidRPr="002D70E2">
        <w:rPr>
          <w:rFonts w:cstheme="minorHAnsi"/>
          <w:i/>
          <w:iCs/>
          <w:lang w:val="en-GB"/>
        </w:rPr>
        <w:t xml:space="preserve"> </w:t>
      </w:r>
      <w:r w:rsidR="004206DD" w:rsidRPr="00457D7E">
        <w:rPr>
          <w:rFonts w:cstheme="minorHAnsi"/>
          <w:i/>
          <w:iCs/>
          <w:lang w:val="en-GB"/>
          <w:rPrChange w:id="973" w:author="Anna Gårdmark" w:date="2020-02-07T07:22:00Z">
            <w:rPr>
              <w:rFonts w:cstheme="minorHAnsi"/>
              <w:i/>
              <w:iCs/>
            </w:rPr>
          </w:rPrChange>
        </w:rPr>
        <w:t xml:space="preserve">of metabolism 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 xml:space="preserve">fitted to below </w:t>
      </w:r>
      <w:commentRangeStart w:id="974"/>
      <w:commentRangeStart w:id="975"/>
      <w:r w:rsidRPr="002D70E2">
        <w:rPr>
          <w:rFonts w:cstheme="minorHAnsi"/>
          <w:i/>
          <w:iCs/>
          <w:lang w:val="en-GB"/>
        </w:rPr>
        <w:t>temperature optimum data</w:t>
      </w:r>
      <w:commentRangeEnd w:id="974"/>
      <w:r w:rsidR="0027749E">
        <w:rPr>
          <w:rStyle w:val="Kommentarsreferens"/>
        </w:rPr>
        <w:commentReference w:id="974"/>
      </w:r>
      <w:commentRangeEnd w:id="975"/>
      <w:r w:rsidR="009C5159">
        <w:rPr>
          <w:rStyle w:val="Kommentarsreferens"/>
        </w:rPr>
        <w:commentReference w:id="975"/>
      </w:r>
      <w:r w:rsidR="00E15A1A" w:rsidRPr="00457D7E">
        <w:rPr>
          <w:rFonts w:cstheme="minorHAnsi"/>
          <w:i/>
          <w:iCs/>
          <w:lang w:val="en-GB"/>
          <w:rPrChange w:id="976" w:author="Anna Gårdmark" w:date="2020-02-07T07:22:00Z">
            <w:rPr>
              <w:rFonts w:cstheme="minorHAnsi"/>
              <w:i/>
              <w:iCs/>
            </w:rPr>
          </w:rPrChange>
        </w:rPr>
        <w:t xml:space="preserve"> (white triangles and circles, respectively)</w:t>
      </w:r>
      <w:r w:rsidRPr="002D70E2">
        <w:rPr>
          <w:rFonts w:cstheme="minorHAnsi"/>
          <w:i/>
          <w:iCs/>
          <w:lang w:val="en-GB"/>
        </w:rPr>
        <w:t>, and their 80% and 95% credible interval</w:t>
      </w:r>
      <w:r w:rsidR="0035032F" w:rsidRPr="00457D7E">
        <w:rPr>
          <w:rFonts w:cstheme="minorHAnsi"/>
          <w:i/>
          <w:iCs/>
          <w:lang w:val="en-GB"/>
          <w:rPrChange w:id="977" w:author="Anna Gårdmark" w:date="2020-02-07T07:22:00Z">
            <w:rPr>
              <w:rFonts w:cstheme="minorHAnsi"/>
              <w:i/>
              <w:iCs/>
            </w:rPr>
          </w:rPrChange>
        </w:rPr>
        <w:t xml:space="preserve"> (</w:t>
      </w:r>
      <w:r w:rsidR="000C5E9D" w:rsidRPr="00457D7E">
        <w:rPr>
          <w:rFonts w:cstheme="minorHAnsi"/>
          <w:i/>
          <w:iCs/>
          <w:lang w:val="en-GB"/>
          <w:rPrChange w:id="978" w:author="Anna Gårdmark" w:date="2020-02-07T07:22:00Z">
            <w:rPr>
              <w:rFonts w:cstheme="minorHAnsi"/>
              <w:i/>
              <w:iCs/>
            </w:rPr>
          </w:rPrChange>
        </w:rPr>
        <w:t xml:space="preserve">vertical short and long lines, </w:t>
      </w:r>
      <w:r w:rsidR="009C5159" w:rsidRPr="00457D7E">
        <w:rPr>
          <w:rFonts w:cstheme="minorHAnsi"/>
          <w:i/>
          <w:iCs/>
          <w:lang w:val="en-GB"/>
          <w:rPrChange w:id="979" w:author="Anna Gårdmark" w:date="2020-02-07T07:22:00Z">
            <w:rPr>
              <w:rFonts w:cstheme="minorHAnsi"/>
              <w:i/>
              <w:iCs/>
            </w:rPr>
          </w:rPrChange>
        </w:rPr>
        <w:t>respectively</w:t>
      </w:r>
      <w:r w:rsidR="0035032F" w:rsidRPr="00457D7E">
        <w:rPr>
          <w:rFonts w:cstheme="minorHAnsi"/>
          <w:i/>
          <w:iCs/>
          <w:lang w:val="en-GB"/>
          <w:rPrChange w:id="980" w:author="Anna Gårdmark" w:date="2020-02-07T07:22:00Z">
            <w:rPr>
              <w:rFonts w:cstheme="minorHAnsi"/>
              <w:i/>
              <w:iCs/>
            </w:rPr>
          </w:rPrChange>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981"/>
      <w:commentRangeStart w:id="982"/>
      <w:commentRangeStart w:id="983"/>
      <w:commentRangeStart w:id="984"/>
      <w:commentRangeStart w:id="985"/>
      <w:commentRangeStart w:id="986"/>
      <w:r w:rsidR="007555A4" w:rsidRPr="00972C7F">
        <w:rPr>
          <w:rFonts w:cstheme="minorHAnsi"/>
          <w:i/>
          <w:iCs/>
          <w:lang w:val="en-GB"/>
        </w:rPr>
        <w:t>an unknown</w:t>
      </w:r>
      <w:r w:rsidRPr="00972C7F">
        <w:rPr>
          <w:rFonts w:cstheme="minorHAnsi"/>
          <w:i/>
          <w:iCs/>
          <w:lang w:val="en-GB"/>
        </w:rPr>
        <w:t xml:space="preserve"> </w:t>
      </w:r>
      <w:commentRangeEnd w:id="981"/>
      <w:r w:rsidR="00F871C6">
        <w:rPr>
          <w:rStyle w:val="Kommentarsreferens"/>
        </w:rPr>
        <w:commentReference w:id="981"/>
      </w:r>
      <w:commentRangeEnd w:id="982"/>
      <w:r w:rsidR="00AE33C5">
        <w:rPr>
          <w:rStyle w:val="Kommentarsreferens"/>
        </w:rPr>
        <w:commentReference w:id="982"/>
      </w:r>
      <w:commentRangeEnd w:id="983"/>
      <w:r w:rsidR="00CE082F">
        <w:rPr>
          <w:rStyle w:val="Kommentarsreferens"/>
        </w:rPr>
        <w:commentReference w:id="983"/>
      </w:r>
      <w:commentRangeEnd w:id="984"/>
      <w:r w:rsidR="00AE4AF5">
        <w:rPr>
          <w:rStyle w:val="Kommentarsreferens"/>
        </w:rPr>
        <w:commentReference w:id="984"/>
      </w:r>
      <w:commentRangeEnd w:id="985"/>
      <w:r w:rsidR="00AE4AF5">
        <w:rPr>
          <w:rStyle w:val="Kommentarsreferens"/>
        </w:rPr>
        <w:commentReference w:id="985"/>
      </w:r>
      <w:commentRangeEnd w:id="986"/>
      <w:r w:rsidR="00001A7F">
        <w:rPr>
          <w:rStyle w:val="Kommentarsreferens"/>
        </w:rPr>
        <w:commentReference w:id="986"/>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Eqs.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rPr>
        <w:t xml:space="preserve"> standard</w:t>
      </w:r>
      <w:r w:rsidR="00635818">
        <w:rPr>
          <w:rFonts w:eastAsiaTheme="minorEastAsia" w:cstheme="minorHAnsi"/>
          <w:i/>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stycke"/>
        <w:spacing w:line="480" w:lineRule="auto"/>
        <w:ind w:left="360"/>
        <w:jc w:val="both"/>
        <w:rPr>
          <w:rFonts w:cstheme="minorHAnsi"/>
          <w:lang w:val="en-GB"/>
        </w:rPr>
      </w:pPr>
    </w:p>
    <w:p w14:paraId="0E492D30" w14:textId="5B16907A" w:rsidR="00D36475" w:rsidRPr="002D70E2" w:rsidRDefault="00D36475" w:rsidP="002E3379">
      <w:pPr>
        <w:pStyle w:val="Liststycke"/>
        <w:spacing w:line="480" w:lineRule="auto"/>
        <w:ind w:left="360"/>
        <w:jc w:val="center"/>
        <w:rPr>
          <w:rFonts w:cstheme="minorHAnsi"/>
          <w:lang w:val="en-GB"/>
        </w:rPr>
      </w:pPr>
    </w:p>
    <w:p w14:paraId="0BB17DED" w14:textId="633D31C3" w:rsidR="00AC569E" w:rsidRPr="002D70E2" w:rsidRDefault="00AC569E" w:rsidP="002E3379">
      <w:pPr>
        <w:pStyle w:val="Liststycke"/>
        <w:spacing w:line="480" w:lineRule="auto"/>
        <w:ind w:left="360"/>
        <w:jc w:val="center"/>
        <w:rPr>
          <w:rFonts w:cstheme="minorHAnsi"/>
          <w:lang w:val="en-GB"/>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lang w:eastAsia="sv-SE"/>
        </w:rPr>
        <w:drawing>
          <wp:inline distT="0" distB="0" distL="0" distR="0" wp14:anchorId="2E47C1B2" wp14:editId="16C52047">
            <wp:extent cx="4242391" cy="4242391"/>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7956" cy="4257956"/>
                    </a:xfrm>
                    <a:prstGeom prst="rect">
                      <a:avLst/>
                    </a:prstGeom>
                  </pic:spPr>
                </pic:pic>
              </a:graphicData>
            </a:graphic>
          </wp:inline>
        </w:drawing>
      </w:r>
    </w:p>
    <w:p w14:paraId="766B4C36" w14:textId="108260A5" w:rsidR="00704B3C" w:rsidRPr="008F2458"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7D7E">
        <w:rPr>
          <w:rFonts w:cstheme="minorHAnsi"/>
          <w:b/>
          <w:bCs/>
          <w:lang w:val="en-GB"/>
          <w:rPrChange w:id="987" w:author="Anna Gårdmark" w:date="2020-02-07T07:22:00Z">
            <w:rPr>
              <w:rFonts w:cstheme="minorHAnsi"/>
              <w:b/>
              <w:bCs/>
            </w:rPr>
          </w:rPrChange>
        </w:rPr>
        <w:t>3</w:t>
      </w:r>
      <w:r w:rsidRPr="00972C7F">
        <w:rPr>
          <w:rFonts w:cstheme="minorHAnsi"/>
          <w:lang w:val="en-GB"/>
        </w:rPr>
        <w:t>.</w:t>
      </w:r>
      <w:r w:rsidRPr="00972C7F">
        <w:rPr>
          <w:rFonts w:cstheme="minorHAnsi"/>
          <w:i/>
          <w:lang w:val="en-GB"/>
        </w:rPr>
        <w:t xml:space="preserve"> Effects of temperature and body mass on body growth. </w:t>
      </w:r>
      <w:r w:rsidRPr="00457D7E">
        <w:rPr>
          <w:rFonts w:cstheme="minorHAnsi"/>
          <w:i/>
          <w:lang w:val="en-GB"/>
          <w:rPrChange w:id="988" w:author="Anna Gårdmark" w:date="2020-02-07T07:22:00Z">
            <w:rPr>
              <w:rFonts w:cstheme="minorHAnsi"/>
              <w:i/>
            </w:rPr>
          </w:rPrChange>
        </w:rPr>
        <w:t xml:space="preserve">Panel </w:t>
      </w:r>
      <w:r w:rsidRPr="00972C7F">
        <w:rPr>
          <w:rFonts w:cstheme="minorHAnsi"/>
          <w:i/>
          <w:lang w:val="en-GB"/>
        </w:rPr>
        <w:t xml:space="preserve">A) </w:t>
      </w:r>
      <w:r w:rsidRPr="00457D7E">
        <w:rPr>
          <w:rFonts w:cstheme="minorHAnsi"/>
          <w:i/>
          <w:lang w:val="en-GB"/>
          <w:rPrChange w:id="989" w:author="Anna Gårdmark" w:date="2020-02-07T07:22:00Z">
            <w:rPr>
              <w:rFonts w:cstheme="minorHAnsi"/>
              <w:i/>
            </w:rPr>
          </w:rPrChange>
        </w:rPr>
        <w:t>shows g</w:t>
      </w:r>
      <w:r w:rsidRPr="00972C7F">
        <w:rPr>
          <w:rFonts w:cstheme="minorHAnsi"/>
          <w:i/>
          <w:lang w:val="en-GB"/>
        </w:rPr>
        <w:t>rowth rate [% day</w:t>
      </w:r>
      <w:r w:rsidRPr="00972C7F">
        <w:rPr>
          <w:rFonts w:cstheme="minorHAnsi"/>
          <w:i/>
          <w:vertAlign w:val="superscript"/>
          <w:lang w:val="en-GB"/>
        </w:rPr>
        <w:t>-1</w:t>
      </w:r>
      <w:r w:rsidRPr="00972C7F">
        <w:rPr>
          <w:rFonts w:cstheme="minorHAnsi"/>
          <w:i/>
          <w:lang w:val="en-GB"/>
        </w:rPr>
        <w:t xml:space="preserve">] as a function of </w:t>
      </w:r>
      <w:r w:rsidRPr="00457D7E">
        <w:rPr>
          <w:rFonts w:cstheme="minorHAnsi"/>
          <w:i/>
          <w:lang w:val="en-GB"/>
          <w:rPrChange w:id="990" w:author="Anna Gårdmark" w:date="2020-02-07T07:22:00Z">
            <w:rPr>
              <w:rFonts w:cstheme="minorHAnsi"/>
              <w:i/>
            </w:rPr>
          </w:rPrChange>
        </w:rPr>
        <w:t xml:space="preserve">mean centered </w:t>
      </w:r>
      <w:r w:rsidRPr="00972C7F">
        <w:rPr>
          <w:rFonts w:cstheme="minorHAnsi"/>
          <w:i/>
          <w:lang w:val="en-GB"/>
        </w:rPr>
        <w:t>body mass, both on natural log scale.</w:t>
      </w:r>
      <w:r w:rsidRPr="00457D7E">
        <w:rPr>
          <w:rFonts w:cstheme="minorHAnsi"/>
          <w:i/>
          <w:lang w:val="en-GB"/>
          <w:rPrChange w:id="991" w:author="Anna Gårdmark" w:date="2020-02-07T07:22:00Z">
            <w:rPr>
              <w:rFonts w:cstheme="minorHAnsi"/>
              <w:i/>
            </w:rPr>
          </w:rPrChange>
        </w:rPr>
        <w:t xml:space="preserve"> L</w:t>
      </w:r>
      <w:r w:rsidRPr="00972C7F">
        <w:rPr>
          <w:rFonts w:cstheme="minorHAnsi"/>
          <w:i/>
          <w:lang w:val="en-GB"/>
        </w:rPr>
        <w:t xml:space="preserve">ines are </w:t>
      </w:r>
      <w:r w:rsidRPr="00457D7E">
        <w:rPr>
          <w:rFonts w:cstheme="minorHAnsi"/>
          <w:i/>
          <w:lang w:val="en-GB"/>
          <w:rPrChange w:id="992" w:author="Anna Gårdmark" w:date="2020-02-07T07:22:00Z">
            <w:rPr>
              <w:rFonts w:cstheme="minorHAnsi"/>
              <w:i/>
            </w:rPr>
          </w:rPrChange>
        </w:rPr>
        <w:t xml:space="preserve">global </w:t>
      </w:r>
      <w:r w:rsidRPr="00972C7F">
        <w:rPr>
          <w:rFonts w:cstheme="minorHAnsi"/>
          <w:i/>
          <w:lang w:val="en-GB"/>
        </w:rPr>
        <w:t>predictions</w:t>
      </w:r>
      <w:r w:rsidRPr="00457D7E">
        <w:rPr>
          <w:rFonts w:cstheme="minorHAnsi"/>
          <w:i/>
          <w:lang w:val="en-GB"/>
          <w:rPrChange w:id="993" w:author="Anna Gårdmark" w:date="2020-02-07T07:22:00Z">
            <w:rPr>
              <w:rFonts w:cstheme="minorHAnsi"/>
              <w:i/>
            </w:rPr>
          </w:rPrChange>
        </w:rPr>
        <w:t xml:space="preserve"> from model M1</w:t>
      </w:r>
      <w:r w:rsidRPr="00972C7F">
        <w:rPr>
          <w:rFonts w:cstheme="minorHAnsi"/>
          <w:i/>
          <w:lang w:val="en-GB"/>
        </w:rPr>
        <w:t xml:space="preserve"> </w:t>
      </w:r>
      <w:r w:rsidRPr="00457D7E">
        <w:rPr>
          <w:rFonts w:cstheme="minorHAnsi"/>
          <w:i/>
          <w:lang w:val="en-GB"/>
          <w:rPrChange w:id="994" w:author="Anna Gårdmark" w:date="2020-02-07T07:22:00Z">
            <w:rPr>
              <w:rFonts w:cstheme="minorHAnsi"/>
              <w:i/>
            </w:rPr>
          </w:rPrChange>
        </w:rPr>
        <w:t xml:space="preserve">for an average species </w:t>
      </w:r>
      <w:r w:rsidRPr="00972C7F">
        <w:rPr>
          <w:rFonts w:cstheme="minorHAnsi"/>
          <w:i/>
          <w:lang w:val="en-GB"/>
        </w:rPr>
        <w:t xml:space="preserve">at temperatures </w:t>
      </w:r>
      <w:r w:rsidRPr="00457D7E">
        <w:rPr>
          <w:rFonts w:cstheme="minorHAnsi"/>
          <w:i/>
          <w:lang w:val="en-GB"/>
          <w:rPrChange w:id="995" w:author="Anna Gårdmark" w:date="2020-02-07T07:22:00Z">
            <w:rPr>
              <w:rFonts w:cstheme="minorHAnsi"/>
              <w:i/>
            </w:rPr>
          </w:rPrChange>
        </w:rPr>
        <w:t>15</w:t>
      </w:r>
      <m:oMath>
        <m:r>
          <w:rPr>
            <w:rFonts w:ascii="Cambria Math" w:hAnsi="Cambria Math" w:cstheme="minorHAnsi"/>
            <w:lang w:val="en-GB"/>
            <w:rPrChange w:id="996" w:author="Anna Gårdmark" w:date="2020-02-07T07:22:00Z">
              <w:rPr>
                <w:rFonts w:ascii="Cambria Math" w:hAnsi="Cambria Math" w:cstheme="minorHAnsi"/>
              </w:rPr>
            </w:rPrChange>
          </w:rPr>
          <m:t>℃</m:t>
        </m:r>
      </m:oMath>
      <w:r w:rsidRPr="00457D7E">
        <w:rPr>
          <w:rFonts w:eastAsiaTheme="minorEastAsia" w:cstheme="minorHAnsi"/>
          <w:i/>
          <w:lang w:val="en-GB"/>
          <w:rPrChange w:id="997" w:author="Anna Gårdmark" w:date="2020-02-07T07:22:00Z">
            <w:rPr>
              <w:rFonts w:eastAsiaTheme="minorEastAsia" w:cstheme="minorHAnsi"/>
              <w:i/>
            </w:rPr>
          </w:rPrChange>
        </w:rPr>
        <w:t xml:space="preserve"> (blue line and ribbon)</w:t>
      </w:r>
      <w:r w:rsidRPr="00457D7E">
        <w:rPr>
          <w:rFonts w:cstheme="minorHAnsi"/>
          <w:i/>
          <w:lang w:val="en-GB"/>
          <w:rPrChange w:id="998" w:author="Anna Gårdmark" w:date="2020-02-07T07:22:00Z">
            <w:rPr>
              <w:rFonts w:cstheme="minorHAnsi"/>
              <w:i/>
            </w:rPr>
          </w:rPrChange>
        </w:rPr>
        <w:t xml:space="preserve">, </w:t>
      </w:r>
      <w:r w:rsidRPr="00457D7E">
        <w:rPr>
          <w:rFonts w:eastAsiaTheme="minorEastAsia" w:cstheme="minorHAnsi"/>
          <w:i/>
          <w:lang w:val="en-GB"/>
          <w:rPrChange w:id="999" w:author="Anna Gårdmark" w:date="2020-02-07T07:22:00Z">
            <w:rPr>
              <w:rFonts w:eastAsiaTheme="minorEastAsia" w:cstheme="minorHAnsi"/>
              <w:i/>
            </w:rPr>
          </w:rPrChange>
        </w:rPr>
        <w:t>which is close to the mean temperature (14.3</w:t>
      </w:r>
      <m:oMath>
        <m:r>
          <w:rPr>
            <w:rFonts w:ascii="Cambria Math" w:hAnsi="Cambria Math" w:cstheme="minorHAnsi"/>
            <w:lang w:val="en-GB"/>
            <w:rPrChange w:id="1000" w:author="Anna Gårdmark" w:date="2020-02-07T07:22:00Z">
              <w:rPr>
                <w:rFonts w:ascii="Cambria Math" w:hAnsi="Cambria Math" w:cstheme="minorHAnsi"/>
              </w:rPr>
            </w:rPrChange>
          </w:rPr>
          <m:t>℃</m:t>
        </m:r>
      </m:oMath>
      <w:r w:rsidRPr="00457D7E">
        <w:rPr>
          <w:rFonts w:eastAsiaTheme="minorEastAsia" w:cstheme="minorHAnsi"/>
          <w:i/>
          <w:lang w:val="en-GB"/>
          <w:rPrChange w:id="1001" w:author="Anna Gårdmark" w:date="2020-02-07T07:22:00Z">
            <w:rPr>
              <w:rFonts w:eastAsiaTheme="minorEastAsia" w:cstheme="minorHAnsi"/>
              <w:i/>
            </w:rPr>
          </w:rPrChange>
        </w:rPr>
        <w:t>) in data</w:t>
      </w:r>
      <w:r w:rsidR="008A107C" w:rsidRPr="00457D7E">
        <w:rPr>
          <w:rFonts w:eastAsiaTheme="minorEastAsia" w:cstheme="minorHAnsi"/>
          <w:i/>
          <w:lang w:val="en-GB"/>
          <w:rPrChange w:id="1002" w:author="Anna Gårdmark" w:date="2020-02-07T07:22:00Z">
            <w:rPr>
              <w:rFonts w:eastAsiaTheme="minorEastAsia" w:cstheme="minorHAnsi"/>
              <w:i/>
            </w:rPr>
          </w:rPrChange>
        </w:rPr>
        <w:t>,</w:t>
      </w:r>
      <w:r w:rsidRPr="00457D7E">
        <w:rPr>
          <w:rFonts w:eastAsiaTheme="minorEastAsia" w:cstheme="minorHAnsi"/>
          <w:i/>
          <w:lang w:val="en-GB"/>
          <w:rPrChange w:id="1003" w:author="Anna Gårdmark" w:date="2020-02-07T07:22:00Z">
            <w:rPr>
              <w:rFonts w:eastAsiaTheme="minorEastAsia" w:cstheme="minorHAnsi"/>
              <w:i/>
            </w:rPr>
          </w:rPrChange>
        </w:rPr>
        <w:t xml:space="preserve"> </w:t>
      </w:r>
      <w:r w:rsidRPr="00972C7F">
        <w:rPr>
          <w:rFonts w:cstheme="minorHAnsi"/>
          <w:i/>
          <w:lang w:val="en-GB"/>
        </w:rPr>
        <w:t xml:space="preserve">and </w:t>
      </w:r>
      <w:r w:rsidRPr="00457D7E">
        <w:rPr>
          <w:rFonts w:cstheme="minorHAnsi"/>
          <w:i/>
          <w:lang w:val="en-GB"/>
          <w:rPrChange w:id="1004" w:author="Anna Gårdmark" w:date="2020-02-07T07:22:00Z">
            <w:rPr>
              <w:rFonts w:cstheme="minorHAnsi"/>
              <w:i/>
            </w:rPr>
          </w:rPrChange>
        </w:rPr>
        <w:t>25</w:t>
      </w:r>
      <m:oMath>
        <m:r>
          <w:rPr>
            <w:rFonts w:ascii="Cambria Math" w:hAnsi="Cambria Math" w:cstheme="minorHAnsi"/>
            <w:lang w:val="en-GB"/>
            <w:rPrChange w:id="1005" w:author="Anna Gårdmark" w:date="2020-02-07T07:22:00Z">
              <w:rPr>
                <w:rFonts w:ascii="Cambria Math" w:hAnsi="Cambria Math" w:cstheme="minorHAnsi"/>
              </w:rPr>
            </w:rPrChange>
          </w:rPr>
          <m:t>℃</m:t>
        </m:r>
      </m:oMath>
      <w:r w:rsidRPr="00457D7E">
        <w:rPr>
          <w:rFonts w:eastAsiaTheme="minorEastAsia" w:cstheme="minorHAnsi"/>
          <w:i/>
          <w:lang w:val="en-GB"/>
          <w:rPrChange w:id="1006" w:author="Anna Gårdmark" w:date="2020-02-07T07:22:00Z">
            <w:rPr>
              <w:rFonts w:eastAsiaTheme="minorEastAsia" w:cstheme="minorHAnsi"/>
              <w:i/>
            </w:rPr>
          </w:rPrChange>
        </w:rPr>
        <w:t xml:space="preserve"> (red line and ribbon). Note the model is fitted using </w:t>
      </w:r>
      <w:r w:rsidRPr="00972C7F">
        <w:rPr>
          <w:rFonts w:cstheme="minorHAnsi"/>
          <w:i/>
          <w:lang w:val="en-GB"/>
        </w:rPr>
        <w:t>mean-centered Arrhenius temperature (1/kT)</w:t>
      </w:r>
      <w:r w:rsidRPr="00457D7E">
        <w:rPr>
          <w:rFonts w:cstheme="minorHAnsi"/>
          <w:i/>
          <w:lang w:val="en-GB"/>
          <w:rPrChange w:id="1007" w:author="Anna Gårdmark" w:date="2020-02-07T07:22:00Z">
            <w:rPr>
              <w:rFonts w:cstheme="minorHAnsi"/>
              <w:i/>
            </w:rPr>
          </w:rPrChange>
        </w:rPr>
        <w:t xml:space="preserve">, and then converted for easier interpretation. </w:t>
      </w:r>
      <w:r w:rsidRPr="00972C7F">
        <w:rPr>
          <w:rFonts w:cstheme="minorHAnsi"/>
          <w:i/>
          <w:iCs/>
          <w:lang w:val="en-GB"/>
        </w:rPr>
        <w:t>S</w:t>
      </w:r>
      <w:r w:rsidRPr="00972C7F">
        <w:rPr>
          <w:rFonts w:cstheme="minorHAnsi"/>
          <w:i/>
          <w:lang w:val="en-GB"/>
        </w:rPr>
        <w:t>haded areas correspond to 80% and 95% credible interval</w:t>
      </w:r>
      <w:r w:rsidR="005E3D0B">
        <w:rPr>
          <w:rFonts w:cstheme="minorHAnsi"/>
          <w:i/>
          <w:lang w:val="en-GB"/>
        </w:rPr>
        <w:t>s</w:t>
      </w:r>
      <w:r w:rsidRPr="00972C7F">
        <w:rPr>
          <w:rFonts w:cstheme="minorHAnsi"/>
          <w:i/>
          <w:lang w:val="en-GB"/>
        </w:rPr>
        <w:t xml:space="preserve"> and the solid line is the median prediction across-species.</w:t>
      </w:r>
      <w:r w:rsidRPr="00457D7E">
        <w:rPr>
          <w:rFonts w:cstheme="minorHAnsi"/>
          <w:i/>
          <w:lang w:val="en-GB"/>
          <w:rPrChange w:id="1008" w:author="Anna Gårdmark" w:date="2020-02-07T07:22:00Z">
            <w:rPr>
              <w:rFonts w:cstheme="minorHAnsi"/>
              <w:i/>
            </w:rPr>
          </w:rPrChange>
        </w:rPr>
        <w:t xml:space="preserve"> Point colors indicate species (n=13, legend not shown). </w:t>
      </w:r>
      <w:r w:rsidRPr="00972C7F">
        <w:rPr>
          <w:rFonts w:cstheme="minorHAnsi"/>
          <w:i/>
          <w:lang w:val="en-GB"/>
        </w:rPr>
        <w:t xml:space="preserve">The slope corresponds to the mass-scaling exponent. Posterior distributions of </w:t>
      </w:r>
      <w:r w:rsidRPr="00457D7E">
        <w:rPr>
          <w:rFonts w:cstheme="minorHAnsi"/>
          <w:i/>
          <w:lang w:val="en-GB"/>
          <w:rPrChange w:id="1009" w:author="Anna Gårdmark" w:date="2020-02-07T07:22:00Z">
            <w:rPr>
              <w:rFonts w:cstheme="minorHAnsi"/>
              <w:i/>
            </w:rPr>
          </w:rPrChange>
        </w:rPr>
        <w:t xml:space="preserve">the average </w:t>
      </w:r>
      <w:r w:rsidRPr="00972C7F">
        <w:rPr>
          <w:rFonts w:cstheme="minorHAnsi"/>
          <w:i/>
          <w:lang w:val="en-GB"/>
        </w:rPr>
        <w:t>mass-scaling exponent</w:t>
      </w:r>
      <w:r w:rsidRPr="00457D7E">
        <w:rPr>
          <w:rFonts w:cstheme="minorHAnsi"/>
          <w:i/>
          <w:lang w:val="en-GB"/>
          <w:rPrChange w:id="1010" w:author="Anna Gårdmark" w:date="2020-02-07T07:22:00Z">
            <w:rPr>
              <w:rFonts w:cstheme="minorHAnsi"/>
              <w:i/>
            </w:rPr>
          </w:rPrChange>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457D7E">
        <w:rPr>
          <w:rFonts w:eastAsiaTheme="minorEastAsia" w:cstheme="minorHAnsi"/>
          <w:i/>
          <w:lang w:val="en-GB"/>
          <w:rPrChange w:id="1011" w:author="Anna Gårdmark" w:date="2020-02-07T07:22:00Z">
            <w:rPr>
              <w:rFonts w:eastAsiaTheme="minorEastAsia" w:cstheme="minorHAnsi"/>
              <w:i/>
            </w:rPr>
          </w:rPrChange>
        </w:rPr>
        <w:t xml:space="preserve">, </w:t>
      </w:r>
      <w:r w:rsidRPr="00972C7F">
        <w:rPr>
          <w:rFonts w:cstheme="minorHAnsi"/>
          <w:i/>
          <w:lang w:val="en-GB"/>
        </w:rPr>
        <w:t>(B) activation energy</w:t>
      </w:r>
      <w:r w:rsidRPr="00457D7E">
        <w:rPr>
          <w:rFonts w:cstheme="minorHAnsi"/>
          <w:i/>
          <w:lang w:val="en-GB"/>
          <w:rPrChange w:id="1012" w:author="Anna Gårdmark" w:date="2020-02-07T07:22:00Z">
            <w:rPr>
              <w:rFonts w:cstheme="minorHAnsi"/>
              <w:i/>
            </w:rPr>
          </w:rPrChange>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457D7E">
        <w:rPr>
          <w:rFonts w:eastAsiaTheme="minorEastAsia" w:cstheme="minorHAnsi"/>
          <w:i/>
          <w:lang w:val="en-GB"/>
          <w:rPrChange w:id="1013" w:author="Anna Gårdmark" w:date="2020-02-07T07:22:00Z">
            <w:rPr>
              <w:rFonts w:eastAsiaTheme="minorEastAsia" w:cstheme="minorHAnsi"/>
              <w:i/>
            </w:rPr>
          </w:rPrChange>
        </w:rPr>
        <w:t>,</w:t>
      </w:r>
      <w:r w:rsidRPr="00972C7F">
        <w:rPr>
          <w:rFonts w:cstheme="minorHAnsi"/>
          <w:i/>
          <w:lang w:val="en-GB"/>
        </w:rPr>
        <w:t xml:space="preserve"> (C)</w:t>
      </w:r>
      <w:r w:rsidRPr="00457D7E">
        <w:rPr>
          <w:rFonts w:cstheme="minorHAnsi"/>
          <w:i/>
          <w:lang w:val="en-GB"/>
          <w:rPrChange w:id="1014" w:author="Anna Gårdmark" w:date="2020-02-07T07:22:00Z">
            <w:rPr>
              <w:rFonts w:cstheme="minorHAnsi"/>
              <w:i/>
            </w:rPr>
          </w:rPrChange>
        </w:rPr>
        <w:t xml:space="preserve"> and 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457D7E">
        <w:rPr>
          <w:rFonts w:eastAsiaTheme="minorEastAsia" w:cstheme="minorHAnsi"/>
          <w:i/>
          <w:lang w:val="en-GB"/>
          <w:rPrChange w:id="1015" w:author="Anna Gårdmark" w:date="2020-02-07T07:22:00Z">
            <w:rPr>
              <w:rFonts w:eastAsiaTheme="minorEastAsia" w:cstheme="minorHAnsi"/>
              <w:i/>
            </w:rPr>
          </w:rPrChange>
        </w:rPr>
        <w:t>,</w:t>
      </w:r>
      <w:r w:rsidRPr="00972C7F">
        <w:rPr>
          <w:rFonts w:cstheme="minorHAnsi"/>
          <w:i/>
          <w:lang w:val="en-GB"/>
        </w:rPr>
        <w:t xml:space="preserve"> (</w:t>
      </w:r>
      <w:r w:rsidRPr="00457D7E">
        <w:rPr>
          <w:rFonts w:cstheme="minorHAnsi"/>
          <w:i/>
          <w:lang w:val="en-GB"/>
          <w:rPrChange w:id="1016" w:author="Anna Gårdmark" w:date="2020-02-07T07:22:00Z">
            <w:rPr>
              <w:rFonts w:cstheme="minorHAnsi"/>
              <w:i/>
            </w:rPr>
          </w:rPrChange>
        </w:rPr>
        <w:t>D</w:t>
      </w:r>
      <w:r w:rsidRPr="00972C7F">
        <w:rPr>
          <w:rFonts w:cstheme="minorHAnsi"/>
          <w:i/>
          <w:lang w:val="en-GB"/>
        </w:rPr>
        <w:t xml:space="preserve">) are shown in the bottom row. </w:t>
      </w:r>
      <w:r w:rsidRPr="00457D7E">
        <w:rPr>
          <w:rFonts w:cstheme="minorHAnsi"/>
          <w:i/>
          <w:lang w:val="en-GB"/>
          <w:rPrChange w:id="1017" w:author="Anna Gårdmark" w:date="2020-02-07T07:22:00Z">
            <w:rPr>
              <w:rFonts w:cstheme="minorHAnsi"/>
              <w:i/>
            </w:rPr>
          </w:rPrChange>
        </w:rPr>
        <w:t>D</w:t>
      </w:r>
      <w:r w:rsidRPr="008F2458">
        <w:rPr>
          <w:rFonts w:cstheme="minorHAnsi"/>
          <w:i/>
          <w:lang w:val="en-GB"/>
        </w:rPr>
        <w:t>ashed white line shows the posterior median</w:t>
      </w:r>
      <w:r w:rsidR="00D6349C" w:rsidRPr="008F2458">
        <w:rPr>
          <w:rFonts w:cstheme="minorHAnsi"/>
          <w:i/>
          <w:lang w:val="en-GB"/>
        </w:rPr>
        <w:t>, red vertical line in (D) indicates zero</w:t>
      </w:r>
      <w:r w:rsidRPr="008F2458">
        <w:rPr>
          <w:rFonts w:cstheme="minorHAnsi"/>
          <w:i/>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7"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457D7E">
        <w:rPr>
          <w:rFonts w:cstheme="minorHAnsi"/>
          <w:b/>
          <w:bCs/>
          <w:i/>
          <w:iCs/>
          <w:lang w:val="en-GB"/>
          <w:rPrChange w:id="1018" w:author="Anna Gårdmark" w:date="2020-02-07T07:22:00Z">
            <w:rPr>
              <w:rFonts w:cstheme="minorHAnsi"/>
              <w:b/>
              <w:bCs/>
              <w:i/>
              <w:iCs/>
            </w:rPr>
          </w:rPrChange>
        </w:rPr>
        <w:t>4</w:t>
      </w:r>
      <w:r w:rsidR="00B56E4A" w:rsidRPr="00457D7E">
        <w:rPr>
          <w:rFonts w:cstheme="minorHAnsi"/>
          <w:b/>
          <w:bCs/>
          <w:i/>
          <w:iCs/>
          <w:lang w:val="en-GB"/>
          <w:rPrChange w:id="1019" w:author="Anna Gårdmark" w:date="2020-02-07T07:22:00Z">
            <w:rPr>
              <w:rFonts w:cstheme="minorHAnsi"/>
              <w:b/>
              <w:bCs/>
              <w:i/>
              <w:iCs/>
            </w:rPr>
          </w:rPrChange>
        </w:rPr>
        <w:t xml:space="preserve">. </w:t>
      </w:r>
      <w:r w:rsidR="00D60554" w:rsidRPr="00457D7E">
        <w:rPr>
          <w:rFonts w:cstheme="minorHAnsi"/>
          <w:i/>
          <w:iCs/>
          <w:lang w:val="en-GB"/>
          <w:rPrChange w:id="1020" w:author="Anna Gårdmark" w:date="2020-02-07T07:22:00Z">
            <w:rPr>
              <w:rFonts w:cstheme="minorHAnsi"/>
              <w:i/>
              <w:iCs/>
            </w:rPr>
          </w:rPrChange>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457D7E">
        <w:rPr>
          <w:rFonts w:cstheme="minorHAnsi"/>
          <w:i/>
          <w:iCs/>
          <w:lang w:val="en-GB"/>
          <w:rPrChange w:id="1021" w:author="Anna Gårdmark" w:date="2020-02-07T07:22:00Z">
            <w:rPr>
              <w:rFonts w:cstheme="minorHAnsi"/>
              <w:i/>
              <w:iCs/>
            </w:rPr>
          </w:rPrChange>
        </w:rPr>
        <w:t xml:space="preserve">consumption divided 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457D7E">
        <w:rPr>
          <w:rFonts w:cstheme="minorHAnsi"/>
          <w:i/>
          <w:iCs/>
          <w:lang w:val="en-GB"/>
          <w:rPrChange w:id="1022" w:author="Anna Gårdmark" w:date="2020-02-07T07:22:00Z">
            <w:rPr>
              <w:rFonts w:cstheme="minorHAnsi"/>
              <w:i/>
              <w:iCs/>
            </w:rPr>
          </w:rPrChange>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457D7E">
        <w:rPr>
          <w:rFonts w:cstheme="minorHAnsi"/>
          <w:i/>
          <w:iCs/>
          <w:lang w:val="en-GB"/>
          <w:rPrChange w:id="1023" w:author="Anna Gårdmark" w:date="2020-02-07T07:22:00Z">
            <w:rPr>
              <w:rFonts w:cstheme="minorHAnsi"/>
              <w:i/>
              <w:iCs/>
            </w:rPr>
          </w:rPrChange>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sidRPr="00457D7E">
        <w:rPr>
          <w:rFonts w:cstheme="minorHAnsi"/>
          <w:i/>
          <w:iCs/>
          <w:lang w:val="en-GB"/>
          <w:rPrChange w:id="1024" w:author="Anna Gårdmark" w:date="2020-02-07T07:22:00Z">
            <w:rPr>
              <w:rFonts w:cstheme="minorHAnsi"/>
              <w:i/>
              <w:iCs/>
            </w:rPr>
          </w:rPrChange>
        </w:rPr>
        <w:t>)</w:t>
      </w:r>
      <w:r w:rsidR="00A8529D" w:rsidRPr="00457D7E">
        <w:rPr>
          <w:rFonts w:cstheme="minorHAnsi"/>
          <w:i/>
          <w:iCs/>
          <w:lang w:val="en-GB"/>
          <w:rPrChange w:id="1025" w:author="Anna Gårdmark" w:date="2020-02-07T07:22:00Z">
            <w:rPr>
              <w:rFonts w:cstheme="minorHAnsi"/>
              <w:i/>
              <w:iCs/>
            </w:rPr>
          </w:rPrChange>
        </w:rPr>
        <w:t>, where colors indicate species</w:t>
      </w:r>
      <w:r w:rsidR="00AD3E1F" w:rsidRPr="00457D7E">
        <w:rPr>
          <w:rFonts w:cstheme="minorHAnsi"/>
          <w:i/>
          <w:iCs/>
          <w:lang w:val="en-GB"/>
          <w:rPrChange w:id="1026" w:author="Anna Gårdmark" w:date="2020-02-07T07:22:00Z">
            <w:rPr>
              <w:rFonts w:cstheme="minorHAnsi"/>
              <w:i/>
              <w:iCs/>
            </w:rPr>
          </w:rPrChange>
        </w:rPr>
        <w:t xml:space="preserve">. The data is a </w:t>
      </w:r>
      <w:r w:rsidR="00FC1C39" w:rsidRPr="00972C7F">
        <w:rPr>
          <w:rFonts w:cstheme="minorHAnsi"/>
          <w:i/>
          <w:iCs/>
          <w:lang w:val="en-GB"/>
        </w:rPr>
        <w:t xml:space="preserve">subset </w:t>
      </w:r>
      <w:r w:rsidR="00374EDD" w:rsidRPr="00457D7E">
        <w:rPr>
          <w:rFonts w:cstheme="minorHAnsi"/>
          <w:i/>
          <w:iCs/>
          <w:lang w:val="en-GB"/>
          <w:rPrChange w:id="1027" w:author="Anna Gårdmark" w:date="2020-02-07T07:22:00Z">
            <w:rPr>
              <w:rFonts w:cstheme="minorHAnsi"/>
              <w:i/>
              <w:iCs/>
            </w:rPr>
          </w:rPrChange>
        </w:rPr>
        <w:t>of t</w:t>
      </w:r>
      <w:r w:rsidR="00F3157D" w:rsidRPr="00457D7E">
        <w:rPr>
          <w:rFonts w:cstheme="minorHAnsi"/>
          <w:i/>
          <w:iCs/>
          <w:lang w:val="en-GB"/>
          <w:rPrChange w:id="1028" w:author="Anna Gårdmark" w:date="2020-02-07T07:22:00Z">
            <w:rPr>
              <w:rFonts w:cstheme="minorHAnsi"/>
              <w:i/>
              <w:iCs/>
            </w:rPr>
          </w:rPrChange>
        </w:rPr>
        <w:t>h</w:t>
      </w:r>
      <w:r w:rsidR="00374EDD" w:rsidRPr="00457D7E">
        <w:rPr>
          <w:rFonts w:cstheme="minorHAnsi"/>
          <w:i/>
          <w:iCs/>
          <w:lang w:val="en-GB"/>
          <w:rPrChange w:id="1029" w:author="Anna Gårdmark" w:date="2020-02-07T07:22:00Z">
            <w:rPr>
              <w:rFonts w:cstheme="minorHAnsi"/>
              <w:i/>
              <w:iCs/>
            </w:rPr>
          </w:rPrChange>
        </w:rPr>
        <w:t xml:space="preserve">e maximum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457D7E">
        <w:rPr>
          <w:rFonts w:cstheme="minorHAnsi"/>
          <w:i/>
          <w:iCs/>
          <w:lang w:val="en-GB"/>
          <w:rPrChange w:id="1030" w:author="Anna Gårdmark" w:date="2020-02-07T07:22:00Z">
            <w:rPr>
              <w:rFonts w:cstheme="minorHAnsi"/>
              <w:i/>
              <w:iCs/>
            </w:rPr>
          </w:rPrChange>
        </w:rPr>
        <w:t xml:space="preserve"> 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457D7E">
        <w:rPr>
          <w:rFonts w:cstheme="minorHAnsi"/>
          <w:i/>
          <w:iCs/>
          <w:lang w:val="en-GB"/>
          <w:rPrChange w:id="1031" w:author="Anna Gårdmark" w:date="2020-02-07T07:22:00Z">
            <w:rPr>
              <w:rFonts w:cstheme="minorHAnsi"/>
              <w:i/>
              <w:iCs/>
            </w:rPr>
          </w:rPrChange>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457D7E">
        <w:rPr>
          <w:rFonts w:cstheme="minorHAnsi"/>
          <w:i/>
          <w:iCs/>
          <w:lang w:val="en-GB"/>
          <w:rPrChange w:id="1032" w:author="Anna Gårdmark" w:date="2020-02-07T07:22:00Z">
            <w:rPr>
              <w:rFonts w:cstheme="minorHAnsi"/>
              <w:i/>
              <w:iCs/>
            </w:rPr>
          </w:rPrChange>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457D7E">
        <w:rPr>
          <w:rFonts w:cstheme="minorHAnsi"/>
          <w:i/>
          <w:iCs/>
          <w:lang w:val="en-GB"/>
          <w:rPrChange w:id="1033" w:author="Anna Gårdmark" w:date="2020-02-07T07:22:00Z">
            <w:rPr>
              <w:rFonts w:cstheme="minorHAnsi"/>
              <w:i/>
              <w:iCs/>
            </w:rPr>
          </w:rPrChange>
        </w:rPr>
        <w:t>mean</w:t>
      </w:r>
      <w:r w:rsidR="00B01C3C" w:rsidRPr="00457D7E">
        <w:rPr>
          <w:rFonts w:cstheme="minorHAnsi"/>
          <w:i/>
          <w:iCs/>
          <w:lang w:val="en-GB"/>
          <w:rPrChange w:id="1034" w:author="Anna Gårdmark" w:date="2020-02-07T07:22:00Z">
            <w:rPr>
              <w:rFonts w:cstheme="minorHAnsi"/>
              <w:i/>
              <w:iCs/>
            </w:rPr>
          </w:rPrChange>
        </w:rPr>
        <w:t>-</w:t>
      </w:r>
      <w:r w:rsidR="005B4C49" w:rsidRPr="00972C7F">
        <w:rPr>
          <w:rFonts w:cstheme="minorHAnsi"/>
          <w:i/>
          <w:iCs/>
          <w:lang w:val="en-GB"/>
        </w:rPr>
        <w:t>centered body mass is held at 0</w:t>
      </w:r>
      <w:r w:rsidR="001209AD" w:rsidRPr="00972C7F">
        <w:rPr>
          <w:rFonts w:cstheme="minorHAnsi"/>
          <w:i/>
          <w:iCs/>
          <w:lang w:val="en-GB"/>
        </w:rPr>
        <w:t xml:space="preserve"> (corresponding to mean mass within species)</w:t>
      </w:r>
      <w:r w:rsidR="00633A57" w:rsidRPr="00457D7E">
        <w:rPr>
          <w:rFonts w:cstheme="minorHAnsi"/>
          <w:i/>
          <w:iCs/>
          <w:lang w:val="en-GB"/>
          <w:rPrChange w:id="1035" w:author="Anna Gårdmark" w:date="2020-02-07T07:22:00Z">
            <w:rPr>
              <w:rFonts w:cstheme="minorHAnsi"/>
              <w:i/>
              <w:iCs/>
            </w:rPr>
          </w:rPrChange>
        </w:rPr>
        <w:t>, and open circles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r w:rsidR="0042718C" w:rsidRPr="00972C7F">
        <w:rPr>
          <w:rFonts w:cstheme="minorHAnsi"/>
          <w:i/>
          <w:iCs/>
          <w:lang w:val="en-GB"/>
        </w:rPr>
        <w:t xml:space="preserve">across-species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stycke"/>
        <w:spacing w:line="480" w:lineRule="auto"/>
        <w:ind w:left="360"/>
        <w:jc w:val="both"/>
        <w:rPr>
          <w:rFonts w:cstheme="minorHAnsi"/>
          <w:lang w:val="en-GB"/>
        </w:rPr>
      </w:pPr>
    </w:p>
    <w:p w14:paraId="16AF2BE1" w14:textId="41BA26F1" w:rsidR="00B142AE" w:rsidRPr="00972C7F" w:rsidRDefault="00B142AE" w:rsidP="002E3379">
      <w:pPr>
        <w:pStyle w:val="Liststycke"/>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18"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6082DE0" w:rsidR="00475959" w:rsidRPr="00457D7E" w:rsidRDefault="00384142" w:rsidP="00384142">
      <w:pPr>
        <w:spacing w:line="360" w:lineRule="auto"/>
        <w:contextualSpacing/>
        <w:jc w:val="both"/>
        <w:rPr>
          <w:rFonts w:cstheme="minorHAnsi"/>
          <w:i/>
          <w:iCs/>
          <w:lang w:val="en-GB"/>
          <w:rPrChange w:id="1036" w:author="Anna Gårdmark" w:date="2020-02-07T07:22:00Z">
            <w:rPr>
              <w:rFonts w:cstheme="minorHAnsi"/>
              <w:i/>
              <w:iCs/>
            </w:rPr>
          </w:rPrChange>
        </w:rPr>
      </w:pPr>
      <w:r w:rsidRPr="00972C7F">
        <w:rPr>
          <w:rFonts w:cstheme="minorHAnsi"/>
          <w:b/>
          <w:bCs/>
          <w:i/>
          <w:iCs/>
          <w:lang w:val="en-GB"/>
        </w:rPr>
        <w:t xml:space="preserve">Fig. </w:t>
      </w:r>
      <w:r w:rsidR="00704B3C" w:rsidRPr="00457D7E">
        <w:rPr>
          <w:rFonts w:cstheme="minorHAnsi"/>
          <w:b/>
          <w:bCs/>
          <w:i/>
          <w:iCs/>
          <w:lang w:val="en-GB"/>
          <w:rPrChange w:id="1037" w:author="Anna Gårdmark" w:date="2020-02-07T07:22:00Z">
            <w:rPr>
              <w:rFonts w:cstheme="minorHAnsi"/>
              <w:b/>
              <w:bCs/>
              <w:i/>
              <w:iCs/>
            </w:rPr>
          </w:rPrChange>
        </w:rPr>
        <w:t>5</w:t>
      </w:r>
      <w:r w:rsidRPr="00457D7E">
        <w:rPr>
          <w:rFonts w:cstheme="minorHAnsi"/>
          <w:b/>
          <w:bCs/>
          <w:i/>
          <w:iCs/>
          <w:lang w:val="en-GB"/>
          <w:rPrChange w:id="1038" w:author="Anna Gårdmark" w:date="2020-02-07T07:22:00Z">
            <w:rPr>
              <w:rFonts w:cstheme="minorHAnsi"/>
              <w:b/>
              <w:bCs/>
              <w:i/>
              <w:iCs/>
            </w:rPr>
          </w:rPrChange>
        </w:rPr>
        <w:t>.</w:t>
      </w:r>
      <w:r w:rsidRPr="00457D7E">
        <w:rPr>
          <w:rFonts w:cstheme="minorHAnsi"/>
          <w:i/>
          <w:iCs/>
          <w:lang w:val="en-GB"/>
          <w:rPrChange w:id="1039" w:author="Anna Gårdmark" w:date="2020-02-07T07:22:00Z">
            <w:rPr>
              <w:rFonts w:cstheme="minorHAnsi"/>
              <w:i/>
              <w:iCs/>
            </w:rPr>
          </w:rPrChange>
        </w:rPr>
        <w:t xml:space="preserve"> </w:t>
      </w:r>
      <w:r w:rsidR="00966C7B" w:rsidRPr="00457D7E">
        <w:rPr>
          <w:rFonts w:cstheme="minorHAnsi"/>
          <w:i/>
          <w:iCs/>
          <w:lang w:val="en-GB"/>
          <w:rPrChange w:id="1040" w:author="Anna Gårdmark" w:date="2020-02-07T07:22:00Z">
            <w:rPr>
              <w:rFonts w:cstheme="minorHAnsi"/>
              <w:i/>
              <w:iCs/>
            </w:rPr>
          </w:rPrChange>
        </w:rPr>
        <w:t>I</w:t>
      </w:r>
      <w:r w:rsidR="00EF0041" w:rsidRPr="00457D7E">
        <w:rPr>
          <w:rFonts w:cstheme="minorHAnsi"/>
          <w:i/>
          <w:iCs/>
          <w:lang w:val="en-GB"/>
          <w:rPrChange w:id="1041" w:author="Anna Gårdmark" w:date="2020-02-07T07:22:00Z">
            <w:rPr>
              <w:rFonts w:cstheme="minorHAnsi"/>
              <w:i/>
              <w:iCs/>
            </w:rPr>
          </w:rPrChange>
        </w:rPr>
        <w:t xml:space="preserve">llustration of </w:t>
      </w:r>
      <w:r w:rsidR="002C5FB1" w:rsidRPr="00457D7E">
        <w:rPr>
          <w:rFonts w:cstheme="minorHAnsi"/>
          <w:i/>
          <w:iCs/>
          <w:lang w:val="en-GB"/>
          <w:rPrChange w:id="1042" w:author="Anna Gårdmark" w:date="2020-02-07T07:22:00Z">
            <w:rPr>
              <w:rFonts w:cstheme="minorHAnsi"/>
              <w:i/>
              <w:iCs/>
            </w:rPr>
          </w:rPrChange>
        </w:rPr>
        <w:t>normalized</w:t>
      </w:r>
      <w:r w:rsidR="00EF0041" w:rsidRPr="00457D7E">
        <w:rPr>
          <w:rFonts w:cstheme="minorHAnsi"/>
          <w:i/>
          <w:iCs/>
          <w:lang w:val="en-GB"/>
          <w:rPrChange w:id="1043" w:author="Anna Gårdmark" w:date="2020-02-07T07:22:00Z">
            <w:rPr>
              <w:rFonts w:cstheme="minorHAnsi"/>
              <w:i/>
              <w:iCs/>
            </w:rPr>
          </w:rPrChange>
        </w:rPr>
        <w:t xml:space="preserve"> </w:t>
      </w:r>
      <w:r w:rsidR="00A078EC" w:rsidRPr="00457D7E">
        <w:rPr>
          <w:rFonts w:cstheme="minorHAnsi"/>
          <w:i/>
          <w:iCs/>
          <w:lang w:val="en-GB"/>
          <w:rPrChange w:id="1044" w:author="Anna Gårdmark" w:date="2020-02-07T07:22:00Z">
            <w:rPr>
              <w:rFonts w:cstheme="minorHAnsi"/>
              <w:i/>
              <w:iCs/>
            </w:rPr>
          </w:rPrChange>
        </w:rPr>
        <w:t>thermal response of maximum consumption (green), metabolism (purple) and their difference (orange)</w:t>
      </w:r>
      <w:r w:rsidR="0002128B" w:rsidRPr="00457D7E">
        <w:rPr>
          <w:rFonts w:cstheme="minorHAnsi"/>
          <w:i/>
          <w:iCs/>
          <w:lang w:val="en-GB"/>
          <w:rPrChange w:id="1045" w:author="Anna Gårdmark" w:date="2020-02-07T07:22:00Z">
            <w:rPr>
              <w:rFonts w:cstheme="minorHAnsi"/>
              <w:i/>
              <w:iCs/>
            </w:rPr>
          </w:rPrChange>
        </w:rPr>
        <w:t xml:space="preserve"> for two body sizes</w:t>
      </w:r>
      <w:r w:rsidR="00A25914" w:rsidRPr="00457D7E">
        <w:rPr>
          <w:rFonts w:cstheme="minorHAnsi"/>
          <w:i/>
          <w:iCs/>
          <w:lang w:val="en-GB"/>
          <w:rPrChange w:id="1046" w:author="Anna Gårdmark" w:date="2020-02-07T07:22:00Z">
            <w:rPr>
              <w:rFonts w:cstheme="minorHAnsi"/>
              <w:i/>
              <w:iCs/>
            </w:rPr>
          </w:rPrChange>
        </w:rPr>
        <w:t xml:space="preserve"> </w:t>
      </w:r>
      <w:commentRangeStart w:id="1047"/>
      <w:r w:rsidR="00A25914" w:rsidRPr="00457D7E">
        <w:rPr>
          <w:rFonts w:cstheme="minorHAnsi"/>
          <w:i/>
          <w:iCs/>
          <w:lang w:val="en-GB"/>
          <w:rPrChange w:id="1048" w:author="Anna Gårdmark" w:date="2020-02-07T07:22:00Z">
            <w:rPr>
              <w:rFonts w:cstheme="minorHAnsi"/>
              <w:i/>
              <w:iCs/>
            </w:rPr>
          </w:rPrChange>
        </w:rPr>
        <w:t>(</w:t>
      </w:r>
      <w:r w:rsidR="002C5FB1" w:rsidRPr="00457D7E">
        <w:rPr>
          <w:rFonts w:cstheme="minorHAnsi"/>
          <w:i/>
          <w:iCs/>
          <w:lang w:val="en-GB"/>
          <w:rPrChange w:id="1049" w:author="Anna Gårdmark" w:date="2020-02-07T07:22:00Z">
            <w:rPr>
              <w:rFonts w:cstheme="minorHAnsi"/>
              <w:i/>
              <w:iCs/>
            </w:rPr>
          </w:rPrChange>
        </w:rPr>
        <w:t>100g</w:t>
      </w:r>
      <w:r w:rsidR="00A25914" w:rsidRPr="00457D7E">
        <w:rPr>
          <w:rFonts w:cstheme="minorHAnsi"/>
          <w:i/>
          <w:iCs/>
          <w:lang w:val="en-GB"/>
          <w:rPrChange w:id="1050" w:author="Anna Gårdmark" w:date="2020-02-07T07:22:00Z">
            <w:rPr>
              <w:rFonts w:cstheme="minorHAnsi"/>
              <w:i/>
              <w:iCs/>
            </w:rPr>
          </w:rPrChange>
        </w:rPr>
        <w:t xml:space="preserve"> = solid, </w:t>
      </w:r>
      <w:r w:rsidR="002C5FB1" w:rsidRPr="00457D7E">
        <w:rPr>
          <w:rFonts w:cstheme="minorHAnsi"/>
          <w:i/>
          <w:iCs/>
          <w:lang w:val="en-GB"/>
          <w:rPrChange w:id="1051" w:author="Anna Gårdmark" w:date="2020-02-07T07:22:00Z">
            <w:rPr>
              <w:rFonts w:cstheme="minorHAnsi"/>
              <w:i/>
              <w:iCs/>
            </w:rPr>
          </w:rPrChange>
        </w:rPr>
        <w:t xml:space="preserve">500g </w:t>
      </w:r>
      <w:r w:rsidR="00A25914" w:rsidRPr="00457D7E">
        <w:rPr>
          <w:rFonts w:cstheme="minorHAnsi"/>
          <w:i/>
          <w:iCs/>
          <w:lang w:val="en-GB"/>
          <w:rPrChange w:id="1052" w:author="Anna Gårdmark" w:date="2020-02-07T07:22:00Z">
            <w:rPr>
              <w:rFonts w:cstheme="minorHAnsi"/>
              <w:i/>
              <w:iCs/>
            </w:rPr>
          </w:rPrChange>
        </w:rPr>
        <w:t>= dashed</w:t>
      </w:r>
      <w:r w:rsidR="00057840" w:rsidRPr="00457D7E">
        <w:rPr>
          <w:rFonts w:cstheme="minorHAnsi"/>
          <w:i/>
          <w:iCs/>
          <w:lang w:val="en-GB"/>
          <w:rPrChange w:id="1053" w:author="Anna Gårdmark" w:date="2020-02-07T07:22:00Z">
            <w:rPr>
              <w:rFonts w:cstheme="minorHAnsi"/>
              <w:i/>
              <w:iCs/>
            </w:rPr>
          </w:rPrChange>
        </w:rPr>
        <w:t>)</w:t>
      </w:r>
      <w:commentRangeEnd w:id="1047"/>
      <w:r w:rsidR="007E79E1">
        <w:rPr>
          <w:rStyle w:val="Kommentarsreferens"/>
        </w:rPr>
        <w:commentReference w:id="1047"/>
      </w:r>
      <w:r w:rsidR="00B90EB5" w:rsidRPr="00457D7E">
        <w:rPr>
          <w:rFonts w:cstheme="minorHAnsi"/>
          <w:i/>
          <w:iCs/>
          <w:lang w:val="en-GB"/>
          <w:rPrChange w:id="1054" w:author="Anna Gårdmark" w:date="2020-02-07T07:22:00Z">
            <w:rPr>
              <w:rFonts w:cstheme="minorHAnsi"/>
              <w:i/>
              <w:iCs/>
            </w:rPr>
          </w:rPrChange>
        </w:rPr>
        <w:t>.</w:t>
      </w:r>
      <w:r w:rsidR="009F626C" w:rsidRPr="00457D7E">
        <w:rPr>
          <w:rFonts w:cstheme="minorHAnsi"/>
          <w:i/>
          <w:iCs/>
          <w:lang w:val="en-GB"/>
          <w:rPrChange w:id="1055" w:author="Anna Gårdmark" w:date="2020-02-07T07:22:00Z">
            <w:rPr>
              <w:rFonts w:cstheme="minorHAnsi"/>
              <w:i/>
              <w:iCs/>
            </w:rPr>
          </w:rPrChange>
        </w:rPr>
        <w:t xml:space="preserve"> </w:t>
      </w:r>
      <w:r w:rsidR="007E7BD5" w:rsidRPr="00457D7E">
        <w:rPr>
          <w:rFonts w:cstheme="minorHAnsi"/>
          <w:i/>
          <w:iCs/>
          <w:lang w:val="en-GB"/>
          <w:rPrChange w:id="1056" w:author="Anna Gårdmark" w:date="2020-02-07T07:22:00Z">
            <w:rPr>
              <w:rFonts w:cstheme="minorHAnsi"/>
              <w:i/>
              <w:iCs/>
            </w:rPr>
          </w:rPrChange>
        </w:rPr>
        <w:t xml:space="preserve">The </w:t>
      </w:r>
      <w:r w:rsidR="00D6349C" w:rsidRPr="00457D7E">
        <w:rPr>
          <w:rFonts w:cstheme="minorHAnsi"/>
          <w:i/>
          <w:iCs/>
          <w:lang w:val="en-GB"/>
          <w:rPrChange w:id="1057" w:author="Anna Gårdmark" w:date="2020-02-07T07:22:00Z">
            <w:rPr>
              <w:rFonts w:cstheme="minorHAnsi"/>
              <w:i/>
              <w:iCs/>
            </w:rPr>
          </w:rPrChange>
        </w:rPr>
        <w:t xml:space="preserve">example </w:t>
      </w:r>
      <w:r w:rsidR="007E7BD5" w:rsidRPr="00457D7E">
        <w:rPr>
          <w:rFonts w:cstheme="minorHAnsi"/>
          <w:i/>
          <w:iCs/>
          <w:lang w:val="en-GB"/>
          <w:rPrChange w:id="1058" w:author="Anna Gårdmark" w:date="2020-02-07T07:22:00Z">
            <w:rPr>
              <w:rFonts w:cstheme="minorHAnsi"/>
              <w:i/>
              <w:iCs/>
            </w:rPr>
          </w:rPrChange>
        </w:rPr>
        <w:t>c</w:t>
      </w:r>
      <w:r w:rsidR="00B90EB5" w:rsidRPr="00457D7E">
        <w:rPr>
          <w:rFonts w:cstheme="minorHAnsi"/>
          <w:i/>
          <w:iCs/>
          <w:lang w:val="en-GB"/>
          <w:rPrChange w:id="1059" w:author="Anna Gårdmark" w:date="2020-02-07T07:22:00Z">
            <w:rPr>
              <w:rFonts w:cstheme="minorHAnsi"/>
              <w:i/>
              <w:iCs/>
            </w:rPr>
          </w:rPrChange>
        </w:rPr>
        <w:t>onsumption</w:t>
      </w:r>
      <w:r w:rsidR="007E7BD5" w:rsidRPr="00457D7E">
        <w:rPr>
          <w:rFonts w:cstheme="minorHAnsi"/>
          <w:i/>
          <w:iCs/>
          <w:lang w:val="en-GB"/>
          <w:rPrChange w:id="1060" w:author="Anna Gårdmark" w:date="2020-02-07T07:22:00Z">
            <w:rPr>
              <w:rFonts w:cstheme="minorHAnsi"/>
              <w:i/>
              <w:iCs/>
            </w:rPr>
          </w:rPrChange>
        </w:rPr>
        <w:t xml:space="preserve">-curve </w:t>
      </w:r>
      <w:r w:rsidR="00C55C9A" w:rsidRPr="00457D7E">
        <w:rPr>
          <w:rFonts w:cstheme="minorHAnsi"/>
          <w:i/>
          <w:iCs/>
          <w:lang w:val="en-GB"/>
          <w:rPrChange w:id="1061" w:author="Anna Gårdmark" w:date="2020-02-07T07:22:00Z">
            <w:rPr>
              <w:rFonts w:cstheme="minorHAnsi"/>
              <w:i/>
              <w:iCs/>
            </w:rPr>
          </w:rPrChange>
        </w:rPr>
        <w:t>is based on the quadratic model for C.</w:t>
      </w:r>
      <w:r w:rsidR="00D6349C" w:rsidRPr="00457D7E">
        <w:rPr>
          <w:rFonts w:cstheme="minorHAnsi"/>
          <w:i/>
          <w:iCs/>
          <w:lang w:val="en-GB"/>
          <w:rPrChange w:id="1062" w:author="Anna Gårdmark" w:date="2020-02-07T07:22:00Z">
            <w:rPr>
              <w:rFonts w:cstheme="minorHAnsi"/>
              <w:i/>
              <w:iCs/>
            </w:rPr>
          </w:rPrChange>
        </w:rPr>
        <w:t xml:space="preserve"> </w:t>
      </w:r>
      <w:r w:rsidR="00C55C9A" w:rsidRPr="00457D7E">
        <w:rPr>
          <w:rFonts w:cstheme="minorHAnsi"/>
          <w:i/>
          <w:iCs/>
          <w:lang w:val="en-GB"/>
          <w:rPrChange w:id="1063" w:author="Anna Gårdmark" w:date="2020-02-07T07:22:00Z">
            <w:rPr>
              <w:rFonts w:cstheme="minorHAnsi"/>
              <w:i/>
              <w:iCs/>
            </w:rPr>
          </w:rPrChange>
        </w:rPr>
        <w:t>argus (</w:t>
      </w:r>
      <w:r w:rsidR="002B7A33" w:rsidRPr="00457D7E">
        <w:rPr>
          <w:rFonts w:cstheme="minorHAnsi"/>
          <w:i/>
          <w:iCs/>
          <w:lang w:val="en-GB"/>
          <w:rPrChange w:id="1064" w:author="Anna Gårdmark" w:date="2020-02-07T07:22:00Z">
            <w:rPr>
              <w:rFonts w:cstheme="minorHAnsi"/>
              <w:i/>
              <w:iCs/>
            </w:rPr>
          </w:rPrChange>
        </w:rPr>
        <w:t xml:space="preserve">Fig. 4, </w:t>
      </w:r>
      <w:r w:rsidR="00C55C9A" w:rsidRPr="00457D7E">
        <w:rPr>
          <w:rFonts w:cstheme="minorHAnsi"/>
          <w:i/>
          <w:iCs/>
          <w:lang w:val="en-GB"/>
          <w:rPrChange w:id="1065" w:author="Anna Gårdmark" w:date="2020-02-07T07:22:00Z">
            <w:rPr>
              <w:rFonts w:cstheme="minorHAnsi"/>
              <w:i/>
              <w:iCs/>
            </w:rPr>
          </w:rPrChange>
        </w:rPr>
        <w:t>Appendix S1</w:t>
      </w:r>
      <w:r w:rsidR="00A16E25" w:rsidRPr="00457D7E">
        <w:rPr>
          <w:rFonts w:cstheme="minorHAnsi"/>
          <w:i/>
          <w:iCs/>
          <w:lang w:val="en-GB"/>
          <w:rPrChange w:id="1066" w:author="Anna Gårdmark" w:date="2020-02-07T07:22:00Z">
            <w:rPr>
              <w:rFonts w:cstheme="minorHAnsi"/>
              <w:i/>
              <w:iCs/>
            </w:rPr>
          </w:rPrChange>
        </w:rPr>
        <w:t xml:space="preserve">, </w:t>
      </w:r>
      <w:r w:rsidR="00A16E25" w:rsidRPr="00457D7E">
        <w:rPr>
          <w:rFonts w:cstheme="minorHAnsi"/>
          <w:i/>
          <w:iCs/>
          <w:color w:val="FF0000"/>
          <w:lang w:val="en-GB"/>
          <w:rPrChange w:id="1067" w:author="Anna Gårdmark" w:date="2020-02-07T07:22:00Z">
            <w:rPr>
              <w:rFonts w:cstheme="minorHAnsi"/>
              <w:i/>
              <w:iCs/>
              <w:color w:val="FF0000"/>
            </w:rPr>
          </w:rPrChange>
        </w:rPr>
        <w:t>Fig SX</w:t>
      </w:r>
      <w:r w:rsidR="00C55C9A" w:rsidRPr="00457D7E">
        <w:rPr>
          <w:rFonts w:cstheme="minorHAnsi"/>
          <w:i/>
          <w:iCs/>
          <w:lang w:val="en-GB"/>
          <w:rPrChange w:id="1068" w:author="Anna Gårdmark" w:date="2020-02-07T07:22:00Z">
            <w:rPr>
              <w:rFonts w:cstheme="minorHAnsi"/>
              <w:i/>
              <w:iCs/>
            </w:rPr>
          </w:rPrChange>
        </w:rPr>
        <w:t>)</w:t>
      </w:r>
      <w:r w:rsidR="00BC30D3" w:rsidRPr="00457D7E">
        <w:rPr>
          <w:rFonts w:cstheme="minorHAnsi"/>
          <w:i/>
          <w:iCs/>
          <w:lang w:val="en-GB"/>
          <w:rPrChange w:id="1069" w:author="Anna Gårdmark" w:date="2020-02-07T07:22:00Z">
            <w:rPr>
              <w:rFonts w:cstheme="minorHAnsi"/>
              <w:i/>
              <w:iCs/>
            </w:rPr>
          </w:rPrChange>
        </w:rPr>
        <w:t xml:space="preserve">, </w:t>
      </w:r>
      <w:r w:rsidR="00B90EB5" w:rsidRPr="00457D7E">
        <w:rPr>
          <w:rFonts w:cstheme="minorHAnsi"/>
          <w:i/>
          <w:iCs/>
          <w:lang w:val="en-GB"/>
          <w:rPrChange w:id="1070" w:author="Anna Gårdmark" w:date="2020-02-07T07:22:00Z">
            <w:rPr>
              <w:rFonts w:cstheme="minorHAnsi"/>
              <w:i/>
              <w:iCs/>
            </w:rPr>
          </w:rPrChange>
        </w:rPr>
        <w:t xml:space="preserve">and metabolism </w:t>
      </w:r>
      <w:r w:rsidR="001F4D8A" w:rsidRPr="00457D7E">
        <w:rPr>
          <w:rFonts w:cstheme="minorHAnsi"/>
          <w:i/>
          <w:iCs/>
          <w:lang w:val="en-GB"/>
          <w:rPrChange w:id="1071" w:author="Anna Gårdmark" w:date="2020-02-07T07:22:00Z">
            <w:rPr>
              <w:rFonts w:cstheme="minorHAnsi"/>
              <w:i/>
              <w:iCs/>
            </w:rPr>
          </w:rPrChange>
        </w:rPr>
        <w:t>is calculated from the global model</w:t>
      </w:r>
      <w:r w:rsidR="00607DD1" w:rsidRPr="00457D7E">
        <w:rPr>
          <w:rFonts w:cstheme="minorHAnsi"/>
          <w:i/>
          <w:iCs/>
          <w:lang w:val="en-GB"/>
          <w:rPrChange w:id="1072" w:author="Anna Gårdmark" w:date="2020-02-07T07:22:00Z">
            <w:rPr>
              <w:rFonts w:cstheme="minorHAnsi"/>
              <w:i/>
              <w:iCs/>
            </w:rPr>
          </w:rPrChange>
        </w:rPr>
        <w:t xml:space="preserve"> (</w:t>
      </w:r>
      <w:r w:rsidR="002C5859" w:rsidRPr="00457D7E">
        <w:rPr>
          <w:rFonts w:cstheme="minorHAnsi"/>
          <w:i/>
          <w:iCs/>
          <w:lang w:val="en-GB"/>
          <w:rPrChange w:id="1073" w:author="Anna Gårdmark" w:date="2020-02-07T07:22:00Z">
            <w:rPr>
              <w:rFonts w:cstheme="minorHAnsi"/>
              <w:i/>
              <w:iCs/>
            </w:rPr>
          </w:rPrChange>
        </w:rPr>
        <w:t xml:space="preserve">M2, </w:t>
      </w:r>
      <w:r w:rsidR="00607DD1" w:rsidRPr="00457D7E">
        <w:rPr>
          <w:rFonts w:cstheme="minorHAnsi"/>
          <w:i/>
          <w:iCs/>
          <w:lang w:val="en-GB"/>
          <w:rPrChange w:id="1074" w:author="Anna Gårdmark" w:date="2020-02-07T07:22:00Z">
            <w:rPr>
              <w:rFonts w:cstheme="minorHAnsi"/>
              <w:i/>
              <w:iCs/>
            </w:rPr>
          </w:rPrChange>
        </w:rPr>
        <w:t>see ‘Results’</w:t>
      </w:r>
      <w:r w:rsidR="000A5E72" w:rsidRPr="00457D7E">
        <w:rPr>
          <w:rFonts w:cstheme="minorHAnsi"/>
          <w:i/>
          <w:iCs/>
          <w:lang w:val="en-GB"/>
          <w:rPrChange w:id="1075" w:author="Anna Gårdmark" w:date="2020-02-07T07:22:00Z">
            <w:rPr>
              <w:rFonts w:cstheme="minorHAnsi"/>
              <w:i/>
              <w:iCs/>
            </w:rPr>
          </w:rPrChange>
        </w:rPr>
        <w:t>)</w:t>
      </w:r>
      <w:r w:rsidR="002537A2" w:rsidRPr="00457D7E">
        <w:rPr>
          <w:rFonts w:cstheme="minorHAnsi"/>
          <w:i/>
          <w:iCs/>
          <w:lang w:val="en-GB"/>
          <w:rPrChange w:id="1076" w:author="Anna Gårdmark" w:date="2020-02-07T07:22:00Z">
            <w:rPr>
              <w:rFonts w:cstheme="minorHAnsi"/>
              <w:i/>
              <w:iCs/>
            </w:rPr>
          </w:rPrChange>
        </w:rPr>
        <w:t>. B</w:t>
      </w:r>
      <w:r w:rsidR="001F4D8A" w:rsidRPr="00457D7E">
        <w:rPr>
          <w:rFonts w:cstheme="minorHAnsi"/>
          <w:i/>
          <w:iCs/>
          <w:lang w:val="en-GB"/>
          <w:rPrChange w:id="1077" w:author="Anna Gårdmark" w:date="2020-02-07T07:22:00Z">
            <w:rPr>
              <w:rFonts w:cstheme="minorHAnsi"/>
              <w:i/>
              <w:iCs/>
            </w:rPr>
          </w:rPrChange>
        </w:rPr>
        <w:t xml:space="preserve">oth rates are expressed </w:t>
      </w:r>
      <w:r w:rsidR="006E3202" w:rsidRPr="00457D7E">
        <w:rPr>
          <w:rFonts w:cstheme="minorHAnsi"/>
          <w:i/>
          <w:iCs/>
          <w:lang w:val="en-GB"/>
          <w:rPrChange w:id="1078" w:author="Anna Gårdmark" w:date="2020-02-07T07:22:00Z">
            <w:rPr>
              <w:rFonts w:cstheme="minorHAnsi"/>
              <w:i/>
              <w:iCs/>
            </w:rPr>
          </w:rPrChange>
        </w:rPr>
        <w:t xml:space="preserve">as relative to </w:t>
      </w:r>
      <w:r w:rsidR="00B60E5D" w:rsidRPr="00457D7E">
        <w:rPr>
          <w:rFonts w:cstheme="minorHAnsi"/>
          <w:i/>
          <w:iCs/>
          <w:lang w:val="en-GB"/>
          <w:rPrChange w:id="1079" w:author="Anna Gårdmark" w:date="2020-02-07T07:22:00Z">
            <w:rPr>
              <w:rFonts w:cstheme="minorHAnsi"/>
              <w:i/>
              <w:iCs/>
            </w:rPr>
          </w:rPrChange>
        </w:rPr>
        <w:t xml:space="preserve">their </w:t>
      </w:r>
      <w:r w:rsidR="006E3202" w:rsidRPr="00457D7E">
        <w:rPr>
          <w:rFonts w:cstheme="minorHAnsi"/>
          <w:i/>
          <w:iCs/>
          <w:lang w:val="en-GB"/>
          <w:rPrChange w:id="1080" w:author="Anna Gårdmark" w:date="2020-02-07T07:22:00Z">
            <w:rPr>
              <w:rFonts w:cstheme="minorHAnsi"/>
              <w:i/>
              <w:iCs/>
            </w:rPr>
          </w:rPrChange>
        </w:rPr>
        <w:t>maximum</w:t>
      </w:r>
      <w:r w:rsidR="00344BBB" w:rsidRPr="00457D7E">
        <w:rPr>
          <w:rFonts w:cstheme="minorHAnsi"/>
          <w:i/>
          <w:iCs/>
          <w:lang w:val="en-GB"/>
          <w:rPrChange w:id="1081" w:author="Anna Gårdmark" w:date="2020-02-07T07:22:00Z">
            <w:rPr>
              <w:rFonts w:cstheme="minorHAnsi"/>
              <w:i/>
              <w:iCs/>
            </w:rPr>
          </w:rPrChange>
        </w:rPr>
        <w:t xml:space="preserve">, </w:t>
      </w:r>
      <w:commentRangeStart w:id="1082"/>
      <w:r w:rsidR="00D6349C" w:rsidRPr="00457D7E">
        <w:rPr>
          <w:rFonts w:cstheme="minorHAnsi"/>
          <w:i/>
          <w:iCs/>
          <w:lang w:val="en-GB"/>
          <w:rPrChange w:id="1083" w:author="Anna Gårdmark" w:date="2020-02-07T07:22:00Z">
            <w:rPr>
              <w:rFonts w:cstheme="minorHAnsi"/>
              <w:i/>
              <w:iCs/>
            </w:rPr>
          </w:rPrChange>
        </w:rPr>
        <w:t xml:space="preserve">separately for each </w:t>
      </w:r>
      <w:r w:rsidR="00344BBB" w:rsidRPr="00457D7E">
        <w:rPr>
          <w:rFonts w:cstheme="minorHAnsi"/>
          <w:i/>
          <w:iCs/>
          <w:lang w:val="en-GB"/>
          <w:rPrChange w:id="1084" w:author="Anna Gårdmark" w:date="2020-02-07T07:22:00Z">
            <w:rPr>
              <w:rFonts w:cstheme="minorHAnsi"/>
              <w:i/>
              <w:iCs/>
            </w:rPr>
          </w:rPrChange>
        </w:rPr>
        <w:t>body size</w:t>
      </w:r>
      <w:commentRangeEnd w:id="1082"/>
      <w:r w:rsidR="00344BBB">
        <w:rPr>
          <w:rStyle w:val="Kommentarsreferens"/>
        </w:rPr>
        <w:commentReference w:id="1082"/>
      </w:r>
      <w:r w:rsidR="00344BBB" w:rsidRPr="00457D7E">
        <w:rPr>
          <w:rFonts w:cstheme="minorHAnsi"/>
          <w:i/>
          <w:iCs/>
          <w:lang w:val="en-GB"/>
          <w:rPrChange w:id="1085" w:author="Anna Gårdmark" w:date="2020-02-07T07:22:00Z">
            <w:rPr>
              <w:rFonts w:cstheme="minorHAnsi"/>
              <w:i/>
              <w:iCs/>
            </w:rPr>
          </w:rPrChange>
        </w:rPr>
        <w:t>,</w:t>
      </w:r>
      <w:r w:rsidR="007A645C" w:rsidRPr="00457D7E">
        <w:rPr>
          <w:rFonts w:cstheme="minorHAnsi"/>
          <w:i/>
          <w:iCs/>
          <w:lang w:val="en-GB"/>
          <w:rPrChange w:id="1086" w:author="Anna Gårdmark" w:date="2020-02-07T07:22:00Z">
            <w:rPr>
              <w:rFonts w:cstheme="minorHAnsi"/>
              <w:i/>
              <w:iCs/>
            </w:rPr>
          </w:rPrChange>
        </w:rPr>
        <w:t xml:space="preserve"> for illustration purposes </w:t>
      </w:r>
      <w:r w:rsidR="00D6349C" w:rsidRPr="00457D7E">
        <w:rPr>
          <w:rFonts w:cstheme="minorHAnsi"/>
          <w:i/>
          <w:iCs/>
          <w:lang w:val="en-GB"/>
          <w:rPrChange w:id="1087" w:author="Anna Gårdmark" w:date="2020-02-07T07:22:00Z">
            <w:rPr>
              <w:rFonts w:cstheme="minorHAnsi"/>
              <w:i/>
              <w:iCs/>
            </w:rPr>
          </w:rPrChange>
        </w:rPr>
        <w:t xml:space="preserve">as </w:t>
      </w:r>
      <w:r w:rsidR="007A645C" w:rsidRPr="00457D7E">
        <w:rPr>
          <w:rFonts w:cstheme="minorHAnsi"/>
          <w:i/>
          <w:iCs/>
          <w:lang w:val="en-GB"/>
          <w:rPrChange w:id="1088" w:author="Anna Gårdmark" w:date="2020-02-07T07:22:00Z">
            <w:rPr>
              <w:rFonts w:cstheme="minorHAnsi"/>
              <w:i/>
              <w:iCs/>
            </w:rPr>
          </w:rPrChange>
        </w:rPr>
        <w:t>they are in different units</w:t>
      </w:r>
      <w:r w:rsidR="00CD066D" w:rsidRPr="00457D7E">
        <w:rPr>
          <w:rFonts w:cstheme="minorHAnsi"/>
          <w:i/>
          <w:iCs/>
          <w:lang w:val="en-GB"/>
          <w:rPrChange w:id="1089" w:author="Anna Gårdmark" w:date="2020-02-07T07:22:00Z">
            <w:rPr>
              <w:rFonts w:cstheme="minorHAnsi"/>
              <w:i/>
              <w:iCs/>
            </w:rPr>
          </w:rPrChange>
        </w:rPr>
        <w:t>, and the curve depicting the difference is based on the normalized curves.</w:t>
      </w:r>
      <w:r w:rsidR="004037BB" w:rsidRPr="00457D7E">
        <w:rPr>
          <w:rFonts w:cstheme="minorHAnsi"/>
          <w:i/>
          <w:iCs/>
          <w:lang w:val="en-GB"/>
          <w:rPrChange w:id="1090" w:author="Anna Gårdmark" w:date="2020-02-07T07:22:00Z">
            <w:rPr>
              <w:rFonts w:cstheme="minorHAnsi"/>
              <w:i/>
              <w:iCs/>
            </w:rPr>
          </w:rPrChange>
        </w:rPr>
        <w:t xml:space="preserve"> </w:t>
      </w:r>
      <w:r w:rsidR="00415E17" w:rsidRPr="00457D7E">
        <w:rPr>
          <w:rFonts w:cstheme="minorHAnsi"/>
          <w:i/>
          <w:iCs/>
          <w:lang w:val="en-GB"/>
          <w:rPrChange w:id="1091" w:author="Anna Gårdmark" w:date="2020-02-07T07:22:00Z">
            <w:rPr>
              <w:rFonts w:cstheme="minorHAnsi"/>
              <w:i/>
              <w:iCs/>
            </w:rPr>
          </w:rPrChange>
        </w:rPr>
        <w:t xml:space="preserve">Arrows </w:t>
      </w:r>
      <w:r w:rsidR="00385DC1" w:rsidRPr="00457D7E">
        <w:rPr>
          <w:rFonts w:cstheme="minorHAnsi"/>
          <w:i/>
          <w:iCs/>
          <w:lang w:val="en-GB"/>
          <w:rPrChange w:id="1092" w:author="Anna Gårdmark" w:date="2020-02-07T07:22:00Z">
            <w:rPr>
              <w:rFonts w:cstheme="minorHAnsi"/>
              <w:i/>
              <w:iCs/>
            </w:rPr>
          </w:rPrChange>
        </w:rPr>
        <w:t xml:space="preserve">indicate </w:t>
      </w:r>
      <w:r w:rsidR="00C20D03" w:rsidRPr="00457D7E">
        <w:rPr>
          <w:rFonts w:cstheme="minorHAnsi"/>
          <w:i/>
          <w:iCs/>
          <w:lang w:val="en-GB"/>
          <w:rPrChange w:id="1093" w:author="Anna Gårdmark" w:date="2020-02-07T07:22:00Z">
            <w:rPr>
              <w:rFonts w:cstheme="minorHAnsi"/>
              <w:i/>
              <w:iCs/>
            </w:rPr>
          </w:rPrChange>
        </w:rPr>
        <w:t xml:space="preserve">the </w:t>
      </w:r>
      <w:r w:rsidR="006425E5" w:rsidRPr="00457D7E">
        <w:rPr>
          <w:rFonts w:cstheme="minorHAnsi"/>
          <w:i/>
          <w:iCs/>
          <w:lang w:val="en-GB"/>
          <w:rPrChange w:id="1094" w:author="Anna Gårdmark" w:date="2020-02-07T07:22:00Z">
            <w:rPr>
              <w:rFonts w:cstheme="minorHAnsi"/>
              <w:i/>
              <w:iCs/>
            </w:rPr>
          </w:rPrChange>
        </w:rPr>
        <w:t xml:space="preserve">temperature where the difference </w:t>
      </w:r>
      <w:r w:rsidR="009B06C6" w:rsidRPr="00457D7E">
        <w:rPr>
          <w:rFonts w:cstheme="minorHAnsi"/>
          <w:i/>
          <w:iCs/>
          <w:lang w:val="en-GB"/>
          <w:rPrChange w:id="1095" w:author="Anna Gårdmark" w:date="2020-02-07T07:22:00Z">
            <w:rPr>
              <w:rFonts w:cstheme="minorHAnsi"/>
              <w:i/>
              <w:iCs/>
            </w:rPr>
          </w:rPrChange>
        </w:rPr>
        <w:t>in net energy acquisition is</w:t>
      </w:r>
      <w:r w:rsidR="006425E5" w:rsidRPr="00457D7E">
        <w:rPr>
          <w:rFonts w:cstheme="minorHAnsi"/>
          <w:i/>
          <w:iCs/>
          <w:lang w:val="en-GB"/>
          <w:rPrChange w:id="1096" w:author="Anna Gårdmark" w:date="2020-02-07T07:22:00Z">
            <w:rPr>
              <w:rFonts w:cstheme="minorHAnsi"/>
              <w:i/>
              <w:iCs/>
            </w:rPr>
          </w:rPrChange>
        </w:rPr>
        <w:t xml:space="preserve"> maximized</w:t>
      </w:r>
      <w:r w:rsidR="009B06C6" w:rsidRPr="00457D7E">
        <w:rPr>
          <w:rFonts w:cstheme="minorHAnsi"/>
          <w:i/>
          <w:iCs/>
          <w:lang w:val="en-GB"/>
          <w:rPrChange w:id="1097" w:author="Anna Gårdmark" w:date="2020-02-07T07:22:00Z">
            <w:rPr>
              <w:rFonts w:cstheme="minorHAnsi"/>
              <w:i/>
              <w:iCs/>
            </w:rPr>
          </w:rPrChange>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19"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7D7E">
        <w:rPr>
          <w:rFonts w:cstheme="minorHAnsi"/>
          <w:b/>
          <w:bCs/>
          <w:lang w:val="en-GB"/>
          <w:rPrChange w:id="1098" w:author="Anna Gårdmark" w:date="2020-02-07T07:22:00Z">
            <w:rPr>
              <w:rFonts w:cstheme="minorHAnsi"/>
              <w:b/>
              <w:bCs/>
            </w:rPr>
          </w:rPrChange>
        </w:rPr>
        <w:t>6</w:t>
      </w:r>
      <w:r w:rsidRPr="00972C7F">
        <w:rPr>
          <w:rFonts w:cstheme="minorHAnsi"/>
          <w:lang w:val="en-GB"/>
        </w:rPr>
        <w:t xml:space="preserve">. </w:t>
      </w:r>
      <w:r w:rsidRPr="00972C7F">
        <w:rPr>
          <w:rFonts w:cstheme="minorHAnsi"/>
          <w:i/>
          <w:lang w:val="en-GB"/>
        </w:rPr>
        <w:t>Optimum temperature for growth (</w:t>
      </w:r>
      <w:r w:rsidRPr="00457D7E">
        <w:rPr>
          <w:rFonts w:cstheme="minorHAnsi"/>
          <w:i/>
          <w:lang w:val="en-GB"/>
          <w:rPrChange w:id="1099" w:author="Anna Gårdmark" w:date="2020-02-07T07:22:00Z">
            <w:rPr>
              <w:rFonts w:cstheme="minorHAnsi"/>
              <w:i/>
            </w:rPr>
          </w:rPrChange>
        </w:rPr>
        <w:t>rescaled</w:t>
      </w:r>
      <w:r w:rsidRPr="00972C7F">
        <w:rPr>
          <w:rFonts w:cstheme="minorHAnsi"/>
          <w:i/>
          <w:lang w:val="en-GB"/>
        </w:rPr>
        <w:t xml:space="preserve"> to optimum temperature within species) as a function of</w:t>
      </w:r>
      <w:r w:rsidRPr="00457D7E">
        <w:rPr>
          <w:rFonts w:cstheme="minorHAnsi"/>
          <w:i/>
          <w:lang w:val="en-GB"/>
          <w:rPrChange w:id="1100" w:author="Anna Gårdmark" w:date="2020-02-07T07:22:00Z">
            <w:rPr>
              <w:rFonts w:cstheme="minorHAnsi"/>
              <w:i/>
            </w:rPr>
          </w:rPrChange>
        </w:rPr>
        <w:t xml:space="preserve"> mean centered</w:t>
      </w:r>
      <w:r w:rsidRPr="00972C7F">
        <w:rPr>
          <w:rFonts w:cstheme="minorHAnsi"/>
          <w:i/>
          <w:lang w:val="en-GB"/>
        </w:rPr>
        <w:t xml:space="preserve"> natural log of </w:t>
      </w:r>
      <w:r w:rsidRPr="00457D7E">
        <w:rPr>
          <w:rFonts w:cstheme="minorHAnsi"/>
          <w:i/>
          <w:lang w:val="en-GB"/>
          <w:rPrChange w:id="1101" w:author="Anna Gårdmark" w:date="2020-02-07T07:22:00Z">
            <w:rPr>
              <w:rFonts w:cstheme="minorHAnsi"/>
              <w:i/>
            </w:rPr>
          </w:rPrChange>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0"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415221E8" w:rsidR="00940FD9" w:rsidRPr="00457D7E" w:rsidRDefault="00940FD9" w:rsidP="00940FD9">
      <w:pPr>
        <w:spacing w:line="360" w:lineRule="auto"/>
        <w:contextualSpacing/>
        <w:jc w:val="both"/>
        <w:rPr>
          <w:rFonts w:cstheme="minorHAnsi"/>
          <w:i/>
          <w:iCs/>
          <w:lang w:val="en-GB"/>
          <w:rPrChange w:id="1102" w:author="Anna Gårdmark" w:date="2020-02-07T07:22:00Z">
            <w:rPr>
              <w:rFonts w:cstheme="minorHAnsi"/>
              <w:i/>
              <w:iCs/>
            </w:rPr>
          </w:rPrChange>
        </w:rPr>
      </w:pPr>
      <w:commentRangeStart w:id="1103"/>
      <w:commentRangeStart w:id="1104"/>
      <w:r w:rsidRPr="00972C7F">
        <w:rPr>
          <w:rFonts w:cstheme="minorHAnsi"/>
          <w:b/>
          <w:bCs/>
          <w:i/>
          <w:iCs/>
          <w:lang w:val="en-GB"/>
        </w:rPr>
        <w:t xml:space="preserve">Fig. </w:t>
      </w:r>
      <w:commentRangeStart w:id="1105"/>
      <w:commentRangeStart w:id="1106"/>
      <w:r w:rsidRPr="00457D7E">
        <w:rPr>
          <w:rFonts w:cstheme="minorHAnsi"/>
          <w:b/>
          <w:bCs/>
          <w:i/>
          <w:iCs/>
          <w:lang w:val="en-GB"/>
          <w:rPrChange w:id="1107" w:author="Anna Gårdmark" w:date="2020-02-07T07:22:00Z">
            <w:rPr>
              <w:rFonts w:cstheme="minorHAnsi"/>
              <w:b/>
              <w:bCs/>
              <w:i/>
              <w:iCs/>
            </w:rPr>
          </w:rPrChange>
        </w:rPr>
        <w:t>7.</w:t>
      </w:r>
      <w:r w:rsidRPr="00457D7E">
        <w:rPr>
          <w:rFonts w:cstheme="minorHAnsi"/>
          <w:i/>
          <w:iCs/>
          <w:lang w:val="en-GB"/>
          <w:rPrChange w:id="1108" w:author="Anna Gårdmark" w:date="2020-02-07T07:22:00Z">
            <w:rPr>
              <w:rFonts w:cstheme="minorHAnsi"/>
              <w:i/>
              <w:iCs/>
            </w:rPr>
          </w:rPrChange>
        </w:rPr>
        <w:t xml:space="preserve"> </w:t>
      </w:r>
      <w:commentRangeEnd w:id="1105"/>
      <w:r w:rsidR="002C5859" w:rsidRPr="005A518B">
        <w:rPr>
          <w:rStyle w:val="Kommentarsreferens"/>
        </w:rPr>
        <w:commentReference w:id="1105"/>
      </w:r>
      <w:commentRangeEnd w:id="1106"/>
      <w:r w:rsidR="005A518B" w:rsidRPr="00457D7E">
        <w:rPr>
          <w:rFonts w:cstheme="minorHAnsi"/>
          <w:i/>
          <w:iCs/>
          <w:lang w:val="en-GB"/>
          <w:rPrChange w:id="1109" w:author="Anna Gårdmark" w:date="2020-02-07T07:22:00Z">
            <w:rPr>
              <w:rFonts w:cstheme="minorHAnsi"/>
              <w:i/>
              <w:iCs/>
            </w:rPr>
          </w:rPrChange>
        </w:rPr>
        <w:t>Experimental temperatures</w:t>
      </w:r>
      <w:r w:rsidR="007D1467" w:rsidRPr="00457D7E">
        <w:rPr>
          <w:rFonts w:cstheme="minorHAnsi"/>
          <w:i/>
          <w:iCs/>
          <w:lang w:val="en-GB"/>
          <w:rPrChange w:id="1110" w:author="Anna Gårdmark" w:date="2020-02-07T07:22:00Z">
            <w:rPr>
              <w:rFonts w:cstheme="minorHAnsi"/>
              <w:i/>
              <w:iCs/>
            </w:rPr>
          </w:rPrChange>
        </w:rPr>
        <w:t xml:space="preserve"> (gray)</w:t>
      </w:r>
      <w:r w:rsidR="005A518B" w:rsidRPr="00457D7E">
        <w:rPr>
          <w:rFonts w:cstheme="minorHAnsi"/>
          <w:i/>
          <w:iCs/>
          <w:lang w:val="en-GB"/>
          <w:rPrChange w:id="1111" w:author="Anna Gårdmark" w:date="2020-02-07T07:22:00Z">
            <w:rPr>
              <w:rFonts w:cstheme="minorHAnsi"/>
              <w:i/>
              <w:iCs/>
            </w:rPr>
          </w:rPrChange>
        </w:rPr>
        <w:t xml:space="preserve"> overlap environmental </w:t>
      </w:r>
      <w:r w:rsidR="007D1467" w:rsidRPr="00457D7E">
        <w:rPr>
          <w:rFonts w:cstheme="minorHAnsi"/>
          <w:i/>
          <w:iCs/>
          <w:lang w:val="en-GB"/>
          <w:rPrChange w:id="1112" w:author="Anna Gårdmark" w:date="2020-02-07T07:22:00Z">
            <w:rPr>
              <w:rFonts w:cstheme="minorHAnsi"/>
              <w:i/>
              <w:iCs/>
            </w:rPr>
          </w:rPrChange>
        </w:rPr>
        <w:t xml:space="preserve">temperatures (green) and </w:t>
      </w:r>
      <w:r w:rsidR="005A518B" w:rsidRPr="00457D7E">
        <w:rPr>
          <w:rFonts w:cstheme="minorHAnsi"/>
          <w:i/>
          <w:iCs/>
          <w:lang w:val="en-GB"/>
          <w:rPrChange w:id="1113" w:author="Anna Gårdmark" w:date="2020-02-07T07:22:00Z">
            <w:rPr>
              <w:rFonts w:cstheme="minorHAnsi"/>
              <w:i/>
              <w:iCs/>
            </w:rPr>
          </w:rPrChange>
        </w:rPr>
        <w:t xml:space="preserve">optimum </w:t>
      </w:r>
      <w:r w:rsidR="007D1467" w:rsidRPr="00457D7E">
        <w:rPr>
          <w:rFonts w:cstheme="minorHAnsi"/>
          <w:i/>
          <w:iCs/>
          <w:lang w:val="en-GB"/>
          <w:rPrChange w:id="1114" w:author="Anna Gårdmark" w:date="2020-02-07T07:22:00Z">
            <w:rPr>
              <w:rFonts w:cstheme="minorHAnsi"/>
              <w:i/>
              <w:iCs/>
            </w:rPr>
          </w:rPrChange>
        </w:rPr>
        <w:t xml:space="preserve">growth temperatures (orange) are </w:t>
      </w:r>
      <w:r w:rsidR="005A518B" w:rsidRPr="00457D7E">
        <w:rPr>
          <w:rFonts w:cstheme="minorHAnsi"/>
          <w:i/>
          <w:iCs/>
          <w:lang w:val="en-GB"/>
          <w:rPrChange w:id="1115" w:author="Anna Gårdmark" w:date="2020-02-07T07:22:00Z">
            <w:rPr>
              <w:rFonts w:cstheme="minorHAnsi"/>
              <w:i/>
              <w:iCs/>
            </w:rPr>
          </w:rPrChange>
        </w:rPr>
        <w:t xml:space="preserve">typically at the upper end or above the environmental range. </w:t>
      </w:r>
      <w:r w:rsidR="003A59D4" w:rsidRPr="005A518B">
        <w:rPr>
          <w:rStyle w:val="Kommentarsreferens"/>
        </w:rPr>
        <w:commentReference w:id="1106"/>
      </w:r>
      <w:commentRangeEnd w:id="1103"/>
      <w:r w:rsidR="007907BC">
        <w:rPr>
          <w:rStyle w:val="Kommentarsreferens"/>
        </w:rPr>
        <w:commentReference w:id="1103"/>
      </w:r>
      <w:commentRangeEnd w:id="1104"/>
      <w:r w:rsidR="009D113B">
        <w:rPr>
          <w:rStyle w:val="Kommentarsreferens"/>
        </w:rPr>
        <w:commentReference w:id="1104"/>
      </w:r>
      <w:r w:rsidRPr="00457D7E">
        <w:rPr>
          <w:rFonts w:cstheme="minorHAnsi"/>
          <w:i/>
          <w:iCs/>
          <w:lang w:val="en-GB"/>
          <w:rPrChange w:id="1116" w:author="Anna Gårdmark" w:date="2020-02-07T07:22:00Z">
            <w:rPr>
              <w:rFonts w:cstheme="minorHAnsi"/>
              <w:i/>
              <w:iCs/>
            </w:rPr>
          </w:rPrChange>
        </w:rPr>
        <w:t xml:space="preserve">Vertical green lines show the minimum and maximum environmental </w:t>
      </w:r>
      <w:commentRangeStart w:id="1117"/>
      <w:commentRangeStart w:id="1118"/>
      <w:r w:rsidRPr="00457D7E">
        <w:rPr>
          <w:rFonts w:cstheme="minorHAnsi"/>
          <w:i/>
          <w:iCs/>
          <w:lang w:val="en-GB"/>
          <w:rPrChange w:id="1119" w:author="Anna Gårdmark" w:date="2020-02-07T07:22:00Z">
            <w:rPr>
              <w:rFonts w:cstheme="minorHAnsi"/>
              <w:i/>
              <w:iCs/>
            </w:rPr>
          </w:rPrChange>
        </w:rPr>
        <w:t>temperature based on either temperature in distribution range (triangles) or modelled distribution maps (circles), both taken from FishBase</w:t>
      </w:r>
      <w:commentRangeEnd w:id="1117"/>
      <w:r w:rsidR="007907BC">
        <w:rPr>
          <w:rStyle w:val="Kommentarsreferens"/>
        </w:rPr>
        <w:commentReference w:id="1117"/>
      </w:r>
      <w:commentRangeEnd w:id="1118"/>
      <w:r w:rsidR="005A518B">
        <w:rPr>
          <w:rStyle w:val="Kommentarsreferens"/>
        </w:rPr>
        <w:commentReference w:id="1118"/>
      </w:r>
      <w:r w:rsidRPr="00457D7E">
        <w:rPr>
          <w:rFonts w:cstheme="minorHAnsi"/>
          <w:i/>
          <w:iCs/>
          <w:lang w:val="en-GB"/>
          <w:rPrChange w:id="1120" w:author="Anna Gårdmark" w:date="2020-02-07T07:22:00Z">
            <w:rPr>
              <w:rFonts w:cstheme="minorHAnsi"/>
              <w:i/>
              <w:iCs/>
            </w:rPr>
          </w:rPrChange>
        </w:rPr>
        <w:t xml:space="preserve">, and green points show the midpoint. </w:t>
      </w:r>
      <w:r w:rsidR="00BD6176" w:rsidRPr="00457D7E">
        <w:rPr>
          <w:rFonts w:cstheme="minorHAnsi"/>
          <w:i/>
          <w:iCs/>
          <w:lang w:val="en-GB"/>
          <w:rPrChange w:id="1121" w:author="Anna Gårdmark" w:date="2020-02-07T07:22:00Z">
            <w:rPr>
              <w:rFonts w:cstheme="minorHAnsi"/>
              <w:i/>
              <w:iCs/>
            </w:rPr>
          </w:rPrChange>
        </w:rPr>
        <w:t>T</w:t>
      </w:r>
      <w:commentRangeStart w:id="1122"/>
      <w:commentRangeStart w:id="1123"/>
      <w:r w:rsidRPr="00457D7E">
        <w:rPr>
          <w:rFonts w:cstheme="minorHAnsi"/>
          <w:i/>
          <w:iCs/>
          <w:lang w:val="en-GB"/>
          <w:rPrChange w:id="1124" w:author="Anna Gårdmark" w:date="2020-02-07T07:22:00Z">
            <w:rPr>
              <w:rFonts w:cstheme="minorHAnsi"/>
              <w:i/>
              <w:iCs/>
            </w:rPr>
          </w:rPrChange>
        </w:rPr>
        <w:t xml:space="preserve">he optimum </w:t>
      </w:r>
      <w:r w:rsidR="00BD6176" w:rsidRPr="00457D7E">
        <w:rPr>
          <w:rFonts w:cstheme="minorHAnsi"/>
          <w:i/>
          <w:iCs/>
          <w:lang w:val="en-GB"/>
          <w:rPrChange w:id="1125" w:author="Anna Gårdmark" w:date="2020-02-07T07:22:00Z">
            <w:rPr>
              <w:rFonts w:cstheme="minorHAnsi"/>
              <w:i/>
              <w:iCs/>
            </w:rPr>
          </w:rPrChange>
        </w:rPr>
        <w:t xml:space="preserve">growth </w:t>
      </w:r>
      <w:r w:rsidRPr="00457D7E">
        <w:rPr>
          <w:rFonts w:cstheme="minorHAnsi"/>
          <w:i/>
          <w:iCs/>
          <w:lang w:val="en-GB"/>
          <w:rPrChange w:id="1126" w:author="Anna Gårdmark" w:date="2020-02-07T07:22:00Z">
            <w:rPr>
              <w:rFonts w:cstheme="minorHAnsi"/>
              <w:i/>
              <w:iCs/>
            </w:rPr>
          </w:rPrChange>
        </w:rPr>
        <w:t xml:space="preserve">temperatures </w:t>
      </w:r>
      <w:r w:rsidR="006E6DD7" w:rsidRPr="00457D7E">
        <w:rPr>
          <w:rFonts w:cstheme="minorHAnsi"/>
          <w:i/>
          <w:iCs/>
          <w:lang w:val="en-GB"/>
          <w:rPrChange w:id="1127" w:author="Anna Gårdmark" w:date="2020-02-07T07:22:00Z">
            <w:rPr>
              <w:rFonts w:cstheme="minorHAnsi"/>
              <w:i/>
              <w:iCs/>
            </w:rPr>
          </w:rPrChange>
        </w:rPr>
        <w:t xml:space="preserve">are depicted </w:t>
      </w:r>
      <w:r w:rsidRPr="00457D7E">
        <w:rPr>
          <w:rFonts w:cstheme="minorHAnsi"/>
          <w:i/>
          <w:iCs/>
          <w:lang w:val="en-GB"/>
          <w:rPrChange w:id="1128" w:author="Anna Gårdmark" w:date="2020-02-07T07:22:00Z">
            <w:rPr>
              <w:rFonts w:cstheme="minorHAnsi"/>
              <w:i/>
              <w:iCs/>
            </w:rPr>
          </w:rPrChange>
        </w:rPr>
        <w:t>for all size-classes per species, where the circle size is proportional to number of observations at that temperature</w:t>
      </w:r>
      <w:commentRangeEnd w:id="1122"/>
      <w:r w:rsidR="003A59D4">
        <w:rPr>
          <w:rStyle w:val="Kommentarsreferens"/>
        </w:rPr>
        <w:commentReference w:id="1122"/>
      </w:r>
      <w:commentRangeEnd w:id="1123"/>
      <w:r w:rsidR="00674A47">
        <w:rPr>
          <w:rStyle w:val="Kommentarsreferens"/>
        </w:rPr>
        <w:commentReference w:id="1123"/>
      </w:r>
      <w:r w:rsidRPr="00457D7E">
        <w:rPr>
          <w:rFonts w:cstheme="minorHAnsi"/>
          <w:i/>
          <w:iCs/>
          <w:lang w:val="en-GB"/>
          <w:rPrChange w:id="1129" w:author="Anna Gårdmark" w:date="2020-02-07T07:22:00Z">
            <w:rPr>
              <w:rFonts w:cstheme="minorHAnsi"/>
              <w:i/>
              <w:iCs/>
            </w:rPr>
          </w:rPrChange>
        </w:rPr>
        <w:t>. The average distance between environmental mid-point temperature and mean optimum temperature (per species) is 6.5</w:t>
      </w:r>
      <m:oMath>
        <m:r>
          <w:rPr>
            <w:rFonts w:ascii="Cambria Math" w:hAnsi="Cambria Math" w:cstheme="minorHAnsi"/>
            <w:lang w:val="en-GB"/>
            <w:rPrChange w:id="1130" w:author="Anna Gårdmark" w:date="2020-02-07T07:22:00Z">
              <w:rPr>
                <w:rFonts w:ascii="Cambria Math" w:hAnsi="Cambria Math" w:cstheme="minorHAnsi"/>
              </w:rPr>
            </w:rPrChange>
          </w:rPr>
          <m:t>℃</m:t>
        </m:r>
      </m:oMath>
      <w:r w:rsidR="00B04587" w:rsidRPr="00457D7E">
        <w:rPr>
          <w:rFonts w:eastAsiaTheme="minorEastAsia" w:cstheme="minorHAnsi"/>
          <w:i/>
          <w:iCs/>
          <w:lang w:val="en-GB"/>
          <w:rPrChange w:id="1131" w:author="Anna Gårdmark" w:date="2020-02-07T07:22:00Z">
            <w:rPr>
              <w:rFonts w:eastAsiaTheme="minorEastAsia" w:cstheme="minorHAnsi"/>
              <w:i/>
              <w:iCs/>
            </w:rPr>
          </w:rPrChange>
        </w:rPr>
        <w:t xml:space="preserve"> with a standard deviation of </w:t>
      </w:r>
      <w:r w:rsidRPr="00457D7E">
        <w:rPr>
          <w:rFonts w:eastAsiaTheme="minorEastAsia" w:cstheme="minorHAnsi"/>
          <w:i/>
          <w:iCs/>
          <w:lang w:val="en-GB"/>
          <w:rPrChange w:id="1132" w:author="Anna Gårdmark" w:date="2020-02-07T07:22:00Z">
            <w:rPr>
              <w:rFonts w:eastAsiaTheme="minorEastAsia" w:cstheme="minorHAnsi"/>
              <w:i/>
              <w:iCs/>
            </w:rPr>
          </w:rPrChange>
        </w:rPr>
        <w:t>2.6</w:t>
      </w:r>
      <w:commentRangeStart w:id="1133"/>
      <w:r w:rsidR="00B04587" w:rsidRPr="00457D7E">
        <w:rPr>
          <w:rFonts w:eastAsiaTheme="minorEastAsia" w:cstheme="minorHAnsi"/>
          <w:i/>
          <w:iCs/>
          <w:lang w:val="en-GB"/>
          <w:rPrChange w:id="1134" w:author="Anna Gårdmark" w:date="2020-02-07T07:22:00Z">
            <w:rPr>
              <w:rFonts w:eastAsiaTheme="minorEastAsia" w:cstheme="minorHAnsi"/>
              <w:i/>
              <w:iCs/>
            </w:rPr>
          </w:rPrChange>
        </w:rPr>
        <w:t>.</w:t>
      </w:r>
      <w:commentRangeEnd w:id="1133"/>
      <w:r w:rsidR="00232FB6">
        <w:rPr>
          <w:rStyle w:val="Kommentarsreferens"/>
        </w:rPr>
        <w:commentReference w:id="1133"/>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t>Discussion</w:t>
      </w:r>
    </w:p>
    <w:p w14:paraId="5AE8B891" w14:textId="48C375BF"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commentRangeStart w:id="1135"/>
      <w:r w:rsidR="006C0311" w:rsidRPr="00972C7F">
        <w:rPr>
          <w:rFonts w:eastAsiaTheme="minorEastAsia" w:cstheme="minorHAnsi"/>
          <w:lang w:val="en-GB"/>
        </w:rPr>
        <w:t>indi</w:t>
      </w:r>
      <w:r w:rsidR="00641D73" w:rsidRPr="00972C7F">
        <w:rPr>
          <w:rFonts w:eastAsiaTheme="minorEastAsia" w:cstheme="minorHAnsi"/>
          <w:lang w:val="en-GB"/>
        </w:rPr>
        <w:t>vidual growth</w:t>
      </w:r>
      <w:ins w:id="1136" w:author="Anna Gårdmark" w:date="2020-02-07T08:08:00Z">
        <w:r w:rsidR="00455E63">
          <w:rPr>
            <w:rFonts w:eastAsiaTheme="minorEastAsia" w:cstheme="minorHAnsi"/>
            <w:lang w:val="en-GB"/>
          </w:rPr>
          <w:t>,</w:t>
        </w:r>
      </w:ins>
      <w:del w:id="1137" w:author="Anna Gårdmark" w:date="2020-02-07T08:08:00Z">
        <w:r w:rsidR="004530A8" w:rsidDel="00455E63">
          <w:rPr>
            <w:rFonts w:eastAsiaTheme="minorEastAsia" w:cstheme="minorHAnsi"/>
            <w:lang w:val="en-GB"/>
          </w:rPr>
          <w:delText xml:space="preserve"> or</w:delText>
        </w:r>
      </w:del>
      <w:r w:rsidR="004530A8">
        <w:rPr>
          <w:rFonts w:eastAsiaTheme="minorEastAsia" w:cstheme="minorHAnsi"/>
          <w:lang w:val="en-GB"/>
        </w:rPr>
        <w:t xml:space="preserve"> body size</w:t>
      </w:r>
      <w:r w:rsidR="00E646EF" w:rsidRPr="00972C7F">
        <w:rPr>
          <w:rFonts w:eastAsiaTheme="minorEastAsia" w:cstheme="minorHAnsi"/>
          <w:lang w:val="en-GB"/>
        </w:rPr>
        <w:t xml:space="preserve">, </w:t>
      </w:r>
      <w:ins w:id="1138" w:author="Anna Gårdmark" w:date="2020-02-07T08:08:00Z">
        <w:r w:rsidR="00455E63">
          <w:rPr>
            <w:rFonts w:eastAsiaTheme="minorEastAsia" w:cstheme="minorHAnsi"/>
            <w:lang w:val="en-GB"/>
          </w:rPr>
          <w:t xml:space="preserve">and </w:t>
        </w:r>
      </w:ins>
      <w:r w:rsidR="00E646EF" w:rsidRPr="00972C7F">
        <w:rPr>
          <w:rFonts w:eastAsiaTheme="minorEastAsia" w:cstheme="minorHAnsi"/>
          <w:lang w:val="en-GB"/>
        </w:rPr>
        <w:t>population and community dynamics using mechani</w:t>
      </w:r>
      <w:commentRangeEnd w:id="1135"/>
      <w:r w:rsidR="00455E63">
        <w:rPr>
          <w:rStyle w:val="Kommentarsreferens"/>
        </w:rPr>
        <w:commentReference w:id="1135"/>
      </w:r>
      <w:r w:rsidR="00E646EF" w:rsidRPr="00972C7F">
        <w:rPr>
          <w:rFonts w:eastAsiaTheme="minorEastAsia" w:cstheme="minorHAnsi"/>
          <w:lang w:val="en-GB"/>
        </w:rPr>
        <w:t>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9D6C25">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S"}],"issued":{"date-parts":[["2005"]]}}},{"id":"JtKt9yLW/kvn25U9T","uris":["http://zotero.org/users/6116610/items/2BTE2RDI"],"uri":["http://zotero.org/users/6116610/items/2BTE2RDI"],"itemData":{"id":219,"type":"article-journal","container-title":"Global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7D7E">
        <w:rPr>
          <w:rFonts w:eastAsiaTheme="minorEastAsia" w:cstheme="minorHAnsi"/>
          <w:lang w:val="en-GB"/>
          <w:rPrChange w:id="1139" w:author="Anna Gårdmark" w:date="2020-02-07T07:22:00Z">
            <w:rPr>
              <w:rFonts w:eastAsiaTheme="minorEastAsia" w:cstheme="minorHAnsi"/>
            </w:rPr>
          </w:rPrChange>
        </w:rPr>
        <w:t xml:space="preserve"> </w:t>
      </w:r>
      <w:r w:rsidR="00634861">
        <w:rPr>
          <w:rFonts w:eastAsiaTheme="minorEastAsia" w:cstheme="minorHAnsi"/>
        </w:rPr>
        <w:fldChar w:fldCharType="begin"/>
      </w:r>
      <w:r w:rsidR="00592C85" w:rsidRPr="00457D7E">
        <w:rPr>
          <w:rFonts w:eastAsiaTheme="minorEastAsia" w:cstheme="minorHAnsi"/>
          <w:lang w:val="en-GB"/>
          <w:rPrChange w:id="1140" w:author="Anna Gårdmark" w:date="2020-02-07T07:22:00Z">
            <w:rPr>
              <w:rFonts w:eastAsiaTheme="minorEastAsia" w:cstheme="minorHAnsi"/>
            </w:rPr>
          </w:rPrChange>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7D7E">
        <w:rPr>
          <w:rFonts w:eastAsiaTheme="minorEastAsia" w:cstheme="minorHAnsi"/>
          <w:lang w:val="en-GB"/>
          <w:rPrChange w:id="1141" w:author="Anna Gårdmark" w:date="2020-02-07T07:22:00Z">
            <w:rPr>
              <w:rFonts w:eastAsiaTheme="minorEastAsia" w:cstheme="minorHAnsi"/>
            </w:rPr>
          </w:rPrChange>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7D7E">
        <w:rPr>
          <w:rFonts w:eastAsiaTheme="minorEastAsia" w:cstheme="minorHAnsi"/>
          <w:lang w:val="en-GB"/>
          <w:rPrChange w:id="1142" w:author="Anna Gårdmark" w:date="2020-02-07T07:22:00Z">
            <w:rPr>
              <w:rFonts w:eastAsiaTheme="minorEastAsia" w:cstheme="minorHAnsi"/>
            </w:rPr>
          </w:rPrChange>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7D7E">
        <w:rPr>
          <w:rFonts w:eastAsiaTheme="minorEastAsia" w:cstheme="minorHAnsi"/>
          <w:lang w:val="en-GB"/>
          <w:rPrChange w:id="1143" w:author="Anna Gårdmark" w:date="2020-02-07T07:22:00Z">
            <w:rPr>
              <w:rFonts w:eastAsiaTheme="minorEastAsia" w:cstheme="minorHAnsi"/>
            </w:rPr>
          </w:rPrChange>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7D7E">
        <w:rPr>
          <w:rFonts w:eastAsiaTheme="minorEastAsia" w:cstheme="minorHAnsi"/>
          <w:lang w:val="en-GB"/>
          <w:rPrChange w:id="1144" w:author="Anna Gårdmark" w:date="2020-02-07T07:22:00Z">
            <w:rPr>
              <w:rFonts w:eastAsiaTheme="minorEastAsia" w:cstheme="minorHAnsi"/>
            </w:rPr>
          </w:rPrChange>
        </w:rPr>
        <w:t xml:space="preserve">At temperatures below optimum, we find </w:t>
      </w:r>
      <w:r w:rsidR="00E35A11" w:rsidRPr="00457D7E">
        <w:rPr>
          <w:rFonts w:eastAsiaTheme="minorEastAsia" w:cstheme="minorHAnsi"/>
          <w:lang w:val="en-GB"/>
          <w:rPrChange w:id="1145" w:author="Anna Gårdmark" w:date="2020-02-07T07:22:00Z">
            <w:rPr>
              <w:rFonts w:eastAsiaTheme="minorEastAsia" w:cstheme="minorHAnsi"/>
            </w:rPr>
          </w:rPrChange>
        </w:rPr>
        <w:t xml:space="preserve">it probable </w:t>
      </w:r>
      <w:r w:rsidR="009C241A" w:rsidRPr="00457D7E">
        <w:rPr>
          <w:rFonts w:eastAsiaTheme="minorEastAsia" w:cstheme="minorHAnsi"/>
          <w:lang w:val="en-GB"/>
          <w:rPrChange w:id="1146" w:author="Anna Gårdmark" w:date="2020-02-07T07:22:00Z">
            <w:rPr>
              <w:rFonts w:eastAsiaTheme="minorEastAsia" w:cstheme="minorHAnsi"/>
            </w:rPr>
          </w:rPrChange>
        </w:rPr>
        <w:t xml:space="preserve">that </w:t>
      </w:r>
      <w:r w:rsidR="00594BEA" w:rsidRPr="00972C7F">
        <w:rPr>
          <w:rFonts w:eastAsiaTheme="minorEastAsia" w:cstheme="minorHAnsi"/>
          <w:lang w:val="en-GB"/>
        </w:rPr>
        <w:t>activation energies</w:t>
      </w:r>
      <w:r w:rsidR="00436066" w:rsidRPr="00457D7E">
        <w:rPr>
          <w:rFonts w:eastAsiaTheme="minorEastAsia" w:cstheme="minorHAnsi"/>
          <w:lang w:val="en-GB"/>
          <w:rPrChange w:id="1147" w:author="Anna Gårdmark" w:date="2020-02-07T07:22:00Z">
            <w:rPr>
              <w:rFonts w:eastAsiaTheme="minorEastAsia" w:cstheme="minorHAnsi"/>
            </w:rPr>
          </w:rPrChange>
        </w:rPr>
        <w:t xml:space="preserve"> of</w:t>
      </w:r>
      <w:r w:rsidR="00594BEA" w:rsidRPr="00972C7F">
        <w:rPr>
          <w:rFonts w:eastAsiaTheme="minorEastAsia" w:cstheme="minorHAnsi"/>
          <w:lang w:val="en-GB"/>
        </w:rPr>
        <w:t xml:space="preserve"> </w:t>
      </w:r>
      <w:r w:rsidR="009C241A" w:rsidRPr="00457D7E">
        <w:rPr>
          <w:rFonts w:eastAsiaTheme="minorEastAsia" w:cstheme="minorHAnsi"/>
          <w:lang w:val="en-GB"/>
          <w:rPrChange w:id="1148" w:author="Anna Gårdmark" w:date="2020-02-07T07:22:00Z">
            <w:rPr>
              <w:rFonts w:eastAsiaTheme="minorEastAsia" w:cstheme="minorHAnsi"/>
            </w:rPr>
          </w:rPrChange>
        </w:rPr>
        <w:t xml:space="preserve">metabolism, consumption and growth </w:t>
      </w:r>
      <w:r w:rsidR="00594BEA" w:rsidRPr="00972C7F">
        <w:rPr>
          <w:rFonts w:eastAsiaTheme="minorEastAsia" w:cstheme="minorHAnsi"/>
          <w:lang w:val="en-GB"/>
        </w:rPr>
        <w:t xml:space="preserve">are </w:t>
      </w:r>
      <w:commentRangeStart w:id="1149"/>
      <w:commentRangeStart w:id="1150"/>
      <w:commentRangeStart w:id="1151"/>
      <w:commentRangeStart w:id="1152"/>
      <w:r w:rsidR="007A4E07" w:rsidRPr="00972C7F">
        <w:rPr>
          <w:rFonts w:eastAsiaTheme="minorEastAsia" w:cstheme="minorHAnsi"/>
          <w:lang w:val="en-GB"/>
        </w:rPr>
        <w:t xml:space="preserve">close </w:t>
      </w:r>
      <w:commentRangeEnd w:id="1149"/>
      <w:r w:rsidR="00D4430F">
        <w:rPr>
          <w:rStyle w:val="Kommentarsreferens"/>
        </w:rPr>
        <w:commentReference w:id="1149"/>
      </w:r>
      <w:commentRangeEnd w:id="1150"/>
      <w:r w:rsidR="00BD7D6F">
        <w:rPr>
          <w:rStyle w:val="Kommentarsreferens"/>
        </w:rPr>
        <w:commentReference w:id="1150"/>
      </w:r>
      <w:commentRangeEnd w:id="1151"/>
      <w:r w:rsidR="00932E00">
        <w:rPr>
          <w:rStyle w:val="Kommentarsreferens"/>
        </w:rPr>
        <w:commentReference w:id="1151"/>
      </w:r>
      <w:commentRangeEnd w:id="1152"/>
      <w:r w:rsidR="00641ACD">
        <w:rPr>
          <w:rStyle w:val="Kommentarsreferens"/>
        </w:rPr>
        <w:commentReference w:id="1152"/>
      </w:r>
      <w:r w:rsidR="0075484D" w:rsidRPr="00972C7F">
        <w:rPr>
          <w:rFonts w:eastAsiaTheme="minorEastAsia" w:cstheme="minorHAnsi"/>
          <w:lang w:val="en-GB"/>
        </w:rPr>
        <w:t xml:space="preserve">to </w:t>
      </w:r>
      <w:r w:rsidR="009C241A" w:rsidRPr="00457D7E">
        <w:rPr>
          <w:rFonts w:eastAsiaTheme="minorEastAsia" w:cstheme="minorHAnsi"/>
          <w:lang w:val="en-GB"/>
          <w:rPrChange w:id="1153" w:author="Anna Gårdmark" w:date="2020-02-07T07:22:00Z">
            <w:rPr>
              <w:rFonts w:eastAsiaTheme="minorEastAsia" w:cstheme="minorHAnsi"/>
            </w:rPr>
          </w:rPrChange>
        </w:rPr>
        <w:t>predictions from the metabolic theory of ecology</w:t>
      </w:r>
      <w:r w:rsidR="00791AB2" w:rsidRPr="00457D7E">
        <w:rPr>
          <w:rFonts w:eastAsiaTheme="minorEastAsia" w:cstheme="minorHAnsi"/>
          <w:lang w:val="en-GB"/>
          <w:rPrChange w:id="1154" w:author="Anna Gårdmark" w:date="2020-02-07T07:22:00Z">
            <w:rPr>
              <w:rFonts w:eastAsiaTheme="minorEastAsia" w:cstheme="minorHAnsi"/>
            </w:rPr>
          </w:rPrChange>
        </w:rPr>
        <w:t xml:space="preserve"> (MTE</w:t>
      </w:r>
      <w:r w:rsidR="00F2692E" w:rsidRPr="00457D7E">
        <w:rPr>
          <w:rFonts w:eastAsiaTheme="minorEastAsia" w:cstheme="minorHAnsi"/>
          <w:lang w:val="en-GB"/>
          <w:rPrChange w:id="1155" w:author="Anna Gårdmark" w:date="2020-02-07T07:22:00Z">
            <w:rPr>
              <w:rFonts w:eastAsiaTheme="minorEastAsia" w:cstheme="minorHAnsi"/>
            </w:rPr>
          </w:rPrChange>
        </w:rPr>
        <w:t xml:space="preserve">), i.e. with an </w:t>
      </w:r>
      <w:r w:rsidR="00791AB2" w:rsidRPr="00457D7E">
        <w:rPr>
          <w:rFonts w:eastAsiaTheme="minorEastAsia" w:cstheme="minorHAnsi"/>
          <w:lang w:val="en-GB"/>
          <w:rPrChange w:id="1156" w:author="Anna Gårdmark" w:date="2020-02-07T07:22:00Z">
            <w:rPr>
              <w:rFonts w:eastAsiaTheme="minorEastAsia" w:cstheme="minorHAnsi"/>
            </w:rPr>
          </w:rPrChange>
        </w:rPr>
        <w:t xml:space="preserve">activation energy of </w:t>
      </w:r>
      <w:r w:rsidR="009C241A" w:rsidRPr="00457D7E">
        <w:rPr>
          <w:rFonts w:eastAsiaTheme="minorEastAsia" w:cstheme="minorHAnsi"/>
          <w:lang w:val="en-GB"/>
          <w:rPrChange w:id="1157" w:author="Anna Gårdmark" w:date="2020-02-07T07:22:00Z">
            <w:rPr>
              <w:rFonts w:eastAsiaTheme="minorEastAsia" w:cstheme="minorHAnsi"/>
            </w:rPr>
          </w:rPrChange>
        </w:rPr>
        <w:t xml:space="preserve">~0.6 </w:t>
      </w:r>
      <m:oMath>
        <m:r>
          <m:rPr>
            <m:sty m:val="p"/>
          </m:rPr>
          <w:rPr>
            <w:rFonts w:ascii="Cambria Math" w:eastAsiaTheme="minorEastAsia" w:hAnsi="Cambria Math" w:cstheme="minorHAnsi"/>
            <w:lang w:val="en-GB"/>
            <w:rPrChange w:id="1158" w:author="Anna Gårdmark" w:date="2020-02-07T07:22:00Z">
              <w:rPr>
                <w:rFonts w:ascii="Cambria Math" w:eastAsiaTheme="minorEastAsia" w:hAnsi="Cambria Math" w:cstheme="minorHAnsi"/>
              </w:rPr>
            </w:rPrChange>
          </w:rPr>
          <m:t>eV</m:t>
        </m:r>
      </m:oMath>
      <w:r w:rsidR="00F455E5" w:rsidRPr="00457D7E">
        <w:rPr>
          <w:rFonts w:eastAsiaTheme="minorEastAsia" w:cstheme="minorHAnsi"/>
          <w:lang w:val="en-GB"/>
          <w:rPrChange w:id="1159" w:author="Anna Gårdmark" w:date="2020-02-07T07:22:00Z">
            <w:rPr>
              <w:rFonts w:eastAsiaTheme="minorEastAsia" w:cstheme="minorHAnsi"/>
            </w:rPr>
          </w:rPrChange>
        </w:rPr>
        <w:t xml:space="preserve">, which indicates that a “metabolic” mismatch does not occur </w:t>
      </w:r>
      <w:r w:rsidR="00BD7D6F" w:rsidRPr="00457D7E">
        <w:rPr>
          <w:rFonts w:eastAsiaTheme="minorEastAsia" w:cstheme="minorHAnsi"/>
          <w:lang w:val="en-GB"/>
          <w:rPrChange w:id="1160" w:author="Anna Gårdmark" w:date="2020-02-07T07:22:00Z">
            <w:rPr>
              <w:rFonts w:eastAsiaTheme="minorEastAsia" w:cstheme="minorHAnsi"/>
            </w:rPr>
          </w:rPrChange>
        </w:rPr>
        <w:t xml:space="preserve">at </w:t>
      </w:r>
      <w:r w:rsidR="00F455E5" w:rsidRPr="00457D7E">
        <w:rPr>
          <w:rFonts w:eastAsiaTheme="minorEastAsia" w:cstheme="minorHAnsi"/>
          <w:lang w:val="en-GB"/>
          <w:rPrChange w:id="1161" w:author="Anna Gårdmark" w:date="2020-02-07T07:22:00Z">
            <w:rPr>
              <w:rFonts w:eastAsiaTheme="minorEastAsia" w:cstheme="minorHAnsi"/>
            </w:rPr>
          </w:rPrChange>
        </w:rPr>
        <w:t xml:space="preserve">temperatures </w:t>
      </w:r>
      <w:r w:rsidR="00C111E9" w:rsidRPr="00457D7E">
        <w:rPr>
          <w:rFonts w:eastAsiaTheme="minorEastAsia" w:cstheme="minorHAnsi"/>
          <w:lang w:val="en-GB"/>
          <w:rPrChange w:id="1162" w:author="Anna Gårdmark" w:date="2020-02-07T07:22:00Z">
            <w:rPr>
              <w:rFonts w:eastAsiaTheme="minorEastAsia" w:cstheme="minorHAnsi"/>
            </w:rPr>
          </w:rPrChange>
        </w:rPr>
        <w:t>sub</w:t>
      </w:r>
      <w:r w:rsidR="002E1485" w:rsidRPr="00457D7E">
        <w:rPr>
          <w:rFonts w:eastAsiaTheme="minorEastAsia" w:cstheme="minorHAnsi"/>
          <w:lang w:val="en-GB"/>
          <w:rPrChange w:id="1163" w:author="Anna Gårdmark" w:date="2020-02-07T07:22:00Z">
            <w:rPr>
              <w:rFonts w:eastAsiaTheme="minorEastAsia" w:cstheme="minorHAnsi"/>
            </w:rPr>
          </w:rPrChange>
        </w:rPr>
        <w:t xml:space="preserve"> </w:t>
      </w:r>
      <w:r w:rsidR="00F455E5" w:rsidRPr="00457D7E">
        <w:rPr>
          <w:rFonts w:eastAsiaTheme="minorEastAsia" w:cstheme="minorHAnsi"/>
          <w:lang w:val="en-GB"/>
          <w:rPrChange w:id="1164" w:author="Anna Gårdmark" w:date="2020-02-07T07:22:00Z">
            <w:rPr>
              <w:rFonts w:eastAsiaTheme="minorEastAsia" w:cstheme="minorHAnsi"/>
            </w:rPr>
          </w:rPrChange>
        </w:rPr>
        <w:t>optimum.</w:t>
      </w:r>
      <w:r w:rsidR="00521908" w:rsidRPr="00972C7F">
        <w:rPr>
          <w:rFonts w:eastAsiaTheme="minorEastAsia" w:cstheme="minorHAnsi"/>
          <w:lang w:val="en-GB"/>
        </w:rPr>
        <w:t xml:space="preserve"> </w:t>
      </w:r>
      <w:r w:rsidR="004B1839" w:rsidRPr="00457D7E">
        <w:rPr>
          <w:rFonts w:eastAsiaTheme="minorEastAsia" w:cstheme="minorHAnsi"/>
          <w:lang w:val="en-GB"/>
          <w:rPrChange w:id="1165" w:author="Anna Gårdmark" w:date="2020-02-07T07:22:00Z">
            <w:rPr>
              <w:rFonts w:eastAsiaTheme="minorEastAsia" w:cstheme="minorHAnsi"/>
            </w:rPr>
          </w:rPrChange>
        </w:rPr>
        <w:t xml:space="preserve">However, intraspecific </w:t>
      </w:r>
      <w:r w:rsidR="00745CFC" w:rsidRPr="00457D7E">
        <w:rPr>
          <w:rFonts w:eastAsiaTheme="minorEastAsia" w:cstheme="minorHAnsi"/>
          <w:lang w:val="en-GB"/>
          <w:rPrChange w:id="1166" w:author="Anna Gårdmark" w:date="2020-02-07T07:22:00Z">
            <w:rPr>
              <w:rFonts w:eastAsiaTheme="minorEastAsia" w:cstheme="minorHAnsi"/>
            </w:rPr>
          </w:rPrChange>
        </w:rPr>
        <w:t>thermal responses for maximum consumption rate are unimodal</w:t>
      </w:r>
      <w:r w:rsidR="004A5143" w:rsidRPr="00457D7E">
        <w:rPr>
          <w:rFonts w:eastAsiaTheme="minorEastAsia" w:cstheme="minorHAnsi"/>
          <w:lang w:val="en-GB"/>
          <w:rPrChange w:id="1167" w:author="Anna Gårdmark" w:date="2020-02-07T07:22:00Z">
            <w:rPr>
              <w:rFonts w:eastAsiaTheme="minorEastAsia" w:cstheme="minorHAnsi"/>
            </w:rPr>
          </w:rPrChange>
        </w:rPr>
        <w:t xml:space="preserve"> </w:t>
      </w:r>
      <w:r w:rsidR="004A5143">
        <w:rPr>
          <w:rFonts w:eastAsiaTheme="minorEastAsia" w:cstheme="minorHAnsi"/>
        </w:rPr>
        <w:fldChar w:fldCharType="begin"/>
      </w:r>
      <w:r w:rsidR="001F613A" w:rsidRPr="00457D7E">
        <w:rPr>
          <w:rFonts w:eastAsiaTheme="minorEastAsia" w:cstheme="minorHAnsi"/>
          <w:lang w:val="en-GB"/>
          <w:rPrChange w:id="1168" w:author="Anna Gårdmark" w:date="2020-02-07T07:22:00Z">
            <w:rPr>
              <w:rFonts w:eastAsiaTheme="minorEastAsia" w:cstheme="minorHAnsi"/>
            </w:rPr>
          </w:rPrChange>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7D7E">
        <w:rPr>
          <w:rFonts w:eastAsiaTheme="minorEastAsia" w:cstheme="minorHAnsi"/>
          <w:lang w:val="en-GB"/>
          <w:rPrChange w:id="1169" w:author="Anna Gårdmark" w:date="2020-02-07T07:22:00Z">
            <w:rPr>
              <w:rFonts w:eastAsiaTheme="minorEastAsia" w:cstheme="minorHAnsi"/>
            </w:rPr>
          </w:rPrChange>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7D7E">
        <w:rPr>
          <w:rFonts w:eastAsiaTheme="minorEastAsia" w:cstheme="minorHAnsi"/>
          <w:lang w:val="en-GB"/>
          <w:rPrChange w:id="1170" w:author="Anna Gårdmark" w:date="2020-02-07T07:22:00Z">
            <w:rPr>
              <w:rFonts w:eastAsiaTheme="minorEastAsia" w:cstheme="minorHAnsi"/>
            </w:rPr>
          </w:rPrChange>
        </w:rPr>
        <w:t xml:space="preserve"> (Fig. 4)</w:t>
      </w:r>
      <w:r w:rsidR="007B165F" w:rsidRPr="00457D7E">
        <w:rPr>
          <w:rFonts w:eastAsiaTheme="minorEastAsia" w:cstheme="minorHAnsi"/>
          <w:lang w:val="en-GB"/>
          <w:rPrChange w:id="1171" w:author="Anna Gårdmark" w:date="2020-02-07T07:22:00Z">
            <w:rPr>
              <w:rFonts w:eastAsiaTheme="minorEastAsia" w:cstheme="minorHAnsi"/>
            </w:rPr>
          </w:rPrChange>
        </w:rPr>
        <w:t>,</w:t>
      </w:r>
      <w:r w:rsidR="004A5143" w:rsidRPr="00457D7E">
        <w:rPr>
          <w:rFonts w:eastAsiaTheme="minorEastAsia" w:cstheme="minorHAnsi"/>
          <w:lang w:val="en-GB"/>
          <w:rPrChange w:id="1172" w:author="Anna Gårdmark" w:date="2020-02-07T07:22:00Z">
            <w:rPr>
              <w:rFonts w:eastAsiaTheme="minorEastAsia" w:cstheme="minorHAnsi"/>
            </w:rPr>
          </w:rPrChange>
        </w:rPr>
        <w:t xml:space="preserve"> </w:t>
      </w:r>
      <w:r w:rsidR="00C60B50" w:rsidRPr="00457D7E">
        <w:rPr>
          <w:rFonts w:eastAsiaTheme="minorEastAsia" w:cstheme="minorHAnsi"/>
          <w:lang w:val="en-GB"/>
          <w:rPrChange w:id="1173" w:author="Anna Gårdmark" w:date="2020-02-07T07:22:00Z">
            <w:rPr>
              <w:rFonts w:eastAsiaTheme="minorEastAsia" w:cstheme="minorHAnsi"/>
            </w:rPr>
          </w:rPrChange>
        </w:rPr>
        <w:t xml:space="preserve">such that the mismatch occurs first at higher temperatures, and this likely </w:t>
      </w:r>
      <w:r w:rsidR="004A5143" w:rsidRPr="00457D7E">
        <w:rPr>
          <w:rFonts w:eastAsiaTheme="minorEastAsia" w:cstheme="minorHAnsi"/>
          <w:lang w:val="en-GB"/>
          <w:rPrChange w:id="1174" w:author="Anna Gårdmark" w:date="2020-02-07T07:22:00Z">
            <w:rPr>
              <w:rFonts w:eastAsiaTheme="minorEastAsia" w:cstheme="minorHAnsi"/>
            </w:rPr>
          </w:rPrChange>
        </w:rPr>
        <w:t xml:space="preserve">contributes to unimodal </w:t>
      </w:r>
      <w:r w:rsidR="00C66AF4" w:rsidRPr="00457D7E">
        <w:rPr>
          <w:rFonts w:eastAsiaTheme="minorEastAsia" w:cstheme="minorHAnsi"/>
          <w:lang w:val="en-GB"/>
          <w:rPrChange w:id="1175" w:author="Anna Gårdmark" w:date="2020-02-07T07:22:00Z">
            <w:rPr>
              <w:rFonts w:eastAsiaTheme="minorEastAsia" w:cstheme="minorHAnsi"/>
            </w:rPr>
          </w:rPrChange>
        </w:rPr>
        <w:t xml:space="preserve">thermal responses of </w:t>
      </w:r>
      <w:r w:rsidR="004A5143" w:rsidRPr="00457D7E">
        <w:rPr>
          <w:rFonts w:eastAsiaTheme="minorEastAsia" w:cstheme="minorHAnsi"/>
          <w:lang w:val="en-GB"/>
          <w:rPrChange w:id="1176" w:author="Anna Gårdmark" w:date="2020-02-07T07:22:00Z">
            <w:rPr>
              <w:rFonts w:eastAsiaTheme="minorEastAsia" w:cstheme="minorHAnsi"/>
            </w:rPr>
          </w:rPrChange>
        </w:rPr>
        <w:t xml:space="preserve">growth </w:t>
      </w:r>
      <w:r w:rsidR="004A5143">
        <w:rPr>
          <w:rFonts w:eastAsiaTheme="minorEastAsia" w:cstheme="minorHAnsi"/>
        </w:rPr>
        <w:fldChar w:fldCharType="begin"/>
      </w:r>
      <w:r w:rsidR="001F613A" w:rsidRPr="00457D7E">
        <w:rPr>
          <w:rFonts w:eastAsiaTheme="minorEastAsia" w:cstheme="minorHAnsi"/>
          <w:lang w:val="en-GB"/>
          <w:rPrChange w:id="1177" w:author="Anna Gårdmark" w:date="2020-02-07T07:22:00Z">
            <w:rPr>
              <w:rFonts w:eastAsiaTheme="minorEastAsia" w:cstheme="minorHAnsi"/>
            </w:rPr>
          </w:rPrChange>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7D7E">
        <w:rPr>
          <w:rFonts w:eastAsiaTheme="minorEastAsia" w:cstheme="minorHAnsi"/>
          <w:lang w:val="en-GB"/>
          <w:rPrChange w:id="1178" w:author="Anna Gårdmark" w:date="2020-02-07T07:22:00Z">
            <w:rPr>
              <w:rFonts w:eastAsiaTheme="minorEastAsia" w:cstheme="minorHAnsi"/>
            </w:rPr>
          </w:rPrChange>
        </w:rPr>
        <w:t xml:space="preserve">. An important feature </w:t>
      </w:r>
      <w:r w:rsidR="00D738F4" w:rsidRPr="00457D7E">
        <w:rPr>
          <w:rFonts w:eastAsiaTheme="minorEastAsia" w:cstheme="minorHAnsi"/>
          <w:lang w:val="en-GB"/>
          <w:rPrChange w:id="1179" w:author="Anna Gårdmark" w:date="2020-02-07T07:22:00Z">
            <w:rPr>
              <w:rFonts w:eastAsiaTheme="minorEastAsia" w:cstheme="minorHAnsi"/>
            </w:rPr>
          </w:rPrChange>
        </w:rPr>
        <w:t xml:space="preserve">is that accounting for </w:t>
      </w:r>
      <w:commentRangeStart w:id="1180"/>
      <w:commentRangeStart w:id="1181"/>
      <w:commentRangeStart w:id="1182"/>
      <w:r w:rsidR="00D738F4" w:rsidRPr="00457D7E">
        <w:rPr>
          <w:rFonts w:eastAsiaTheme="minorEastAsia" w:cstheme="minorHAnsi"/>
          <w:lang w:val="en-GB"/>
          <w:rPrChange w:id="1183" w:author="Anna Gårdmark" w:date="2020-02-07T07:22:00Z">
            <w:rPr>
              <w:rFonts w:eastAsiaTheme="minorEastAsia" w:cstheme="minorHAnsi"/>
            </w:rPr>
          </w:rPrChange>
        </w:rPr>
        <w:t>body-mass scaling</w:t>
      </w:r>
      <w:r w:rsidR="006454E6" w:rsidRPr="00457D7E">
        <w:rPr>
          <w:rFonts w:eastAsiaTheme="minorEastAsia" w:cstheme="minorHAnsi"/>
          <w:lang w:val="en-GB"/>
          <w:rPrChange w:id="1184" w:author="Anna Gårdmark" w:date="2020-02-07T07:22:00Z">
            <w:rPr>
              <w:rFonts w:eastAsiaTheme="minorEastAsia" w:cstheme="minorHAnsi"/>
            </w:rPr>
          </w:rPrChange>
        </w:rPr>
        <w:t xml:space="preserve"> </w:t>
      </w:r>
      <w:ins w:id="1185" w:author="Anna Gårdmark" w:date="2020-02-07T08:11:00Z">
        <w:r w:rsidR="00603E09">
          <w:rPr>
            <w:rFonts w:eastAsiaTheme="minorEastAsia" w:cstheme="minorHAnsi"/>
            <w:lang w:val="en-GB"/>
          </w:rPr>
          <w:t xml:space="preserve">of consumption and metabolism </w:t>
        </w:r>
      </w:ins>
      <w:ins w:id="1186" w:author="Anna Gårdmark" w:date="2020-02-07T08:12:00Z">
        <w:r w:rsidR="00603E09">
          <w:rPr>
            <w:rFonts w:eastAsiaTheme="minorEastAsia" w:cstheme="minorHAnsi"/>
            <w:lang w:val="en-GB"/>
          </w:rPr>
          <w:t>(</w:t>
        </w:r>
      </w:ins>
      <w:ins w:id="1187" w:author="Anna Gårdmark" w:date="2020-02-07T08:11:00Z">
        <w:r w:rsidR="00603E09">
          <w:rPr>
            <w:rFonts w:eastAsiaTheme="minorEastAsia" w:cstheme="minorHAnsi"/>
            <w:lang w:val="en-GB"/>
          </w:rPr>
          <w:t xml:space="preserve">and of their </w:t>
        </w:r>
      </w:ins>
      <w:ins w:id="1188" w:author="Anna Gårdmark" w:date="2020-02-07T08:12:00Z">
        <w:r w:rsidR="00603E09">
          <w:rPr>
            <w:rFonts w:eastAsiaTheme="minorEastAsia" w:cstheme="minorHAnsi"/>
            <w:lang w:val="en-GB"/>
          </w:rPr>
          <w:t>temperature</w:t>
        </w:r>
      </w:ins>
      <w:ins w:id="1189" w:author="Anna Gårdmark" w:date="2020-02-07T08:11:00Z">
        <w:r w:rsidR="00603E09">
          <w:rPr>
            <w:rFonts w:eastAsiaTheme="minorEastAsia" w:cstheme="minorHAnsi"/>
            <w:lang w:val="en-GB"/>
          </w:rPr>
          <w:t xml:space="preserve"> </w:t>
        </w:r>
      </w:ins>
      <w:ins w:id="1190" w:author="Anna Gårdmark" w:date="2020-02-07T08:12:00Z">
        <w:r w:rsidR="00603E09">
          <w:rPr>
            <w:rFonts w:eastAsiaTheme="minorEastAsia" w:cstheme="minorHAnsi"/>
            <w:lang w:val="en-GB"/>
          </w:rPr>
          <w:t xml:space="preserve">effects) </w:t>
        </w:r>
      </w:ins>
      <w:r w:rsidR="006454E6" w:rsidRPr="00457D7E">
        <w:rPr>
          <w:rFonts w:eastAsiaTheme="minorEastAsia" w:cstheme="minorHAnsi"/>
          <w:lang w:val="en-GB"/>
          <w:rPrChange w:id="1191" w:author="Anna Gårdmark" w:date="2020-02-07T07:22:00Z">
            <w:rPr>
              <w:rFonts w:eastAsiaTheme="minorEastAsia" w:cstheme="minorHAnsi"/>
            </w:rPr>
          </w:rPrChange>
        </w:rPr>
        <w:t>is that it leads to a decline in optimum growth temperature</w:t>
      </w:r>
      <w:r w:rsidR="00D738F4" w:rsidRPr="00457D7E">
        <w:rPr>
          <w:rFonts w:eastAsiaTheme="minorEastAsia" w:cstheme="minorHAnsi"/>
          <w:lang w:val="en-GB"/>
          <w:rPrChange w:id="1192" w:author="Anna Gårdmark" w:date="2020-02-07T07:22:00Z">
            <w:rPr>
              <w:rFonts w:eastAsiaTheme="minorEastAsia" w:cstheme="minorHAnsi"/>
            </w:rPr>
          </w:rPrChange>
        </w:rPr>
        <w:t xml:space="preserve"> </w:t>
      </w:r>
      <w:commentRangeEnd w:id="1180"/>
      <w:r w:rsidR="002C5859">
        <w:rPr>
          <w:rStyle w:val="Kommentarsreferens"/>
        </w:rPr>
        <w:commentReference w:id="1180"/>
      </w:r>
      <w:commentRangeEnd w:id="1181"/>
      <w:r w:rsidR="00C67825">
        <w:rPr>
          <w:rStyle w:val="Kommentarsreferens"/>
        </w:rPr>
        <w:commentReference w:id="1181"/>
      </w:r>
      <w:commentRangeEnd w:id="1182"/>
      <w:r w:rsidR="00603E09">
        <w:rPr>
          <w:rStyle w:val="Kommentarsreferens"/>
        </w:rPr>
        <w:commentReference w:id="1182"/>
      </w:r>
      <w:r w:rsidR="006454E6" w:rsidRPr="00457D7E">
        <w:rPr>
          <w:rFonts w:eastAsiaTheme="minorEastAsia" w:cstheme="minorHAnsi"/>
          <w:lang w:val="en-GB"/>
          <w:rPrChange w:id="1193" w:author="Anna Gårdmark" w:date="2020-02-07T07:22:00Z">
            <w:rPr>
              <w:rFonts w:eastAsiaTheme="minorEastAsia" w:cstheme="minorHAnsi"/>
            </w:rPr>
          </w:rPrChange>
        </w:rPr>
        <w:t>with</w:t>
      </w:r>
      <w:r w:rsidR="00D738F4" w:rsidRPr="00457D7E">
        <w:rPr>
          <w:rFonts w:eastAsiaTheme="minorEastAsia" w:cstheme="minorHAnsi"/>
          <w:lang w:val="en-GB"/>
          <w:rPrChange w:id="1194" w:author="Anna Gårdmark" w:date="2020-02-07T07:22:00Z">
            <w:rPr>
              <w:rFonts w:eastAsiaTheme="minorEastAsia" w:cstheme="minorHAnsi"/>
            </w:rPr>
          </w:rPrChange>
        </w:rPr>
        <w:t xml:space="preserve"> body size, which we find also in experiment growth data.</w:t>
      </w:r>
    </w:p>
    <w:p w14:paraId="7CD0A19A" w14:textId="31D1DF4A" w:rsidR="002C540D" w:rsidRPr="00457D7E" w:rsidRDefault="005B553F" w:rsidP="00B503F2">
      <w:pPr>
        <w:spacing w:line="480" w:lineRule="auto"/>
        <w:ind w:firstLine="284"/>
        <w:contextualSpacing/>
        <w:jc w:val="both"/>
        <w:rPr>
          <w:rFonts w:eastAsiaTheme="minorEastAsia" w:cstheme="minorHAnsi"/>
          <w:lang w:val="en-GB"/>
          <w:rPrChange w:id="1195" w:author="Anna Gårdmark" w:date="2020-02-07T07:22:00Z">
            <w:rPr>
              <w:rFonts w:eastAsiaTheme="minorEastAsia" w:cstheme="minorHAnsi"/>
            </w:rPr>
          </w:rPrChange>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7D7E">
        <w:rPr>
          <w:rFonts w:eastAsiaTheme="minorEastAsia" w:cstheme="minorHAnsi"/>
          <w:lang w:val="en-GB"/>
          <w:rPrChange w:id="1196" w:author="Anna Gårdmark" w:date="2020-02-07T07:22:00Z">
            <w:rPr>
              <w:rFonts w:eastAsiaTheme="minorEastAsia" w:cstheme="minorHAnsi"/>
            </w:rPr>
          </w:rPrChange>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Salmo trutta</w:t>
      </w:r>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457D7E">
        <w:rPr>
          <w:rFonts w:eastAsiaTheme="minorEastAsia" w:cstheme="minorHAnsi"/>
          <w:lang w:val="en-GB"/>
          <w:rPrChange w:id="1197" w:author="Anna Gårdmark" w:date="2020-02-07T07:22:00Z">
            <w:rPr>
              <w:rFonts w:eastAsiaTheme="minorEastAsia" w:cstheme="minorHAnsi"/>
            </w:rPr>
          </w:rPrChange>
        </w:rPr>
        <w:t xml:space="preserve"> </w:t>
      </w:r>
      <w:r w:rsidR="005C210B" w:rsidRPr="00972C7F">
        <w:rPr>
          <w:rFonts w:eastAsiaTheme="minorEastAsia" w:cstheme="minorHAnsi"/>
          <w:lang w:val="en-GB"/>
        </w:rPr>
        <w:t>optimum growth temperature</w:t>
      </w:r>
      <w:r w:rsidR="00B30878" w:rsidRPr="00457D7E">
        <w:rPr>
          <w:rFonts w:eastAsiaTheme="minorEastAsia" w:cstheme="minorHAnsi"/>
          <w:lang w:val="en-GB"/>
          <w:rPrChange w:id="1198" w:author="Anna Gårdmark" w:date="2020-02-07T07:22:00Z">
            <w:rPr>
              <w:rFonts w:eastAsiaTheme="minorEastAsia" w:cstheme="minorHAnsi"/>
            </w:rPr>
          </w:rPrChange>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7D7E">
        <w:rPr>
          <w:rFonts w:eastAsiaTheme="minorEastAsia" w:cstheme="minorHAnsi"/>
          <w:lang w:val="en-GB"/>
          <w:rPrChange w:id="1199" w:author="Anna Gårdmark" w:date="2020-02-07T07:22:00Z">
            <w:rPr>
              <w:rFonts w:eastAsiaTheme="minorEastAsia" w:cstheme="minorHAnsi"/>
            </w:rPr>
          </w:rPrChange>
        </w:rPr>
        <w:t xml:space="preserve">they </w:t>
      </w:r>
      <w:r w:rsidR="002C5859" w:rsidRPr="00457D7E">
        <w:rPr>
          <w:rFonts w:eastAsiaTheme="minorEastAsia" w:cstheme="minorHAnsi"/>
          <w:lang w:val="en-GB"/>
          <w:rPrChange w:id="1200" w:author="Anna Gårdmark" w:date="2020-02-07T07:22:00Z">
            <w:rPr>
              <w:rFonts w:eastAsiaTheme="minorEastAsia" w:cstheme="minorHAnsi"/>
            </w:rPr>
          </w:rPrChange>
        </w:rPr>
        <w:t xml:space="preserve">increase </w:t>
      </w:r>
      <w:r w:rsidR="00B30878" w:rsidRPr="00457D7E">
        <w:rPr>
          <w:rFonts w:eastAsiaTheme="minorEastAsia" w:cstheme="minorHAnsi"/>
          <w:lang w:val="en-GB"/>
          <w:rPrChange w:id="1201" w:author="Anna Gårdmark" w:date="2020-02-07T07:22:00Z">
            <w:rPr>
              <w:rFonts w:eastAsiaTheme="minorEastAsia" w:cstheme="minorHAnsi"/>
            </w:rPr>
          </w:rPrChange>
        </w:rPr>
        <w:t xml:space="preserve">in </w:t>
      </w:r>
      <w:r w:rsidR="00346AC4" w:rsidRPr="00972C7F">
        <w:rPr>
          <w:rFonts w:eastAsiaTheme="minorEastAsia" w:cstheme="minorHAnsi"/>
          <w:lang w:val="en-GB"/>
        </w:rPr>
        <w:t>mass</w:t>
      </w:r>
      <w:r w:rsidR="00B30878" w:rsidRPr="00457D7E">
        <w:rPr>
          <w:rFonts w:eastAsiaTheme="minorEastAsia" w:cstheme="minorHAnsi"/>
          <w:lang w:val="en-GB"/>
          <w:rPrChange w:id="1202" w:author="Anna Gårdmark" w:date="2020-02-07T07:22:00Z">
            <w:rPr>
              <w:rFonts w:eastAsiaTheme="minorEastAsia" w:cstheme="minorHAnsi"/>
            </w:rPr>
          </w:rPrChange>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7D7E">
        <w:rPr>
          <w:rFonts w:eastAsiaTheme="minorEastAsia" w:cstheme="minorHAnsi"/>
          <w:lang w:val="en-GB"/>
          <w:rPrChange w:id="1203" w:author="Anna Gårdmark" w:date="2020-02-07T07:22:00Z">
            <w:rPr>
              <w:rFonts w:eastAsiaTheme="minorEastAsia" w:cstheme="minorHAnsi"/>
            </w:rPr>
          </w:rPrChange>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7D7E">
        <w:rPr>
          <w:rFonts w:eastAsiaTheme="minorEastAsia" w:cstheme="minorHAnsi"/>
          <w:lang w:val="en-GB"/>
          <w:rPrChange w:id="1204" w:author="Anna Gårdmark" w:date="2020-02-07T07:22:00Z">
            <w:rPr>
              <w:rFonts w:eastAsiaTheme="minorEastAsia" w:cstheme="minorHAnsi"/>
            </w:rPr>
          </w:rPrChange>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Change w:id="1205" w:author="Anna Gårdmark" w:date="2020-02-07T07:22:00Z">
              <w:rPr>
                <w:rFonts w:ascii="Cambria Math" w:eastAsiaTheme="minorEastAsia" w:hAnsi="Cambria Math" w:cstheme="minorHAnsi"/>
              </w:rPr>
            </w:rPrChange>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Change w:id="1206" w:author="Anna Gårdmark" w:date="2020-02-07T07:22:00Z">
              <w:rPr>
                <w:rFonts w:ascii="Cambria Math" w:eastAsiaTheme="minorEastAsia" w:hAnsi="Cambria Math" w:cstheme="minorHAnsi"/>
              </w:rPr>
            </w:rPrChange>
          </w:rPr>
          <m:t xml:space="preserve"> </m:t>
        </m:r>
      </m:oMath>
      <w:r w:rsidR="001305E1" w:rsidRPr="00457D7E">
        <w:rPr>
          <w:rFonts w:eastAsiaTheme="minorEastAsia" w:cstheme="minorHAnsi"/>
          <w:lang w:val="en-GB"/>
          <w:rPrChange w:id="1207" w:author="Anna Gårdmark" w:date="2020-02-07T07:22:00Z">
            <w:rPr>
              <w:rFonts w:eastAsiaTheme="minorEastAsia" w:cstheme="minorHAnsi"/>
            </w:rPr>
          </w:rPrChange>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7D7E">
        <w:rPr>
          <w:rFonts w:eastAsiaTheme="minorEastAsia" w:cstheme="minorHAnsi"/>
          <w:lang w:val="en-GB"/>
          <w:rPrChange w:id="1208" w:author="Anna Gårdmark" w:date="2020-02-07T07:22:00Z">
            <w:rPr>
              <w:rFonts w:eastAsiaTheme="minorEastAsia" w:cstheme="minorHAnsi"/>
            </w:rPr>
          </w:rPrChange>
        </w:rPr>
        <w:t xml:space="preserve"> </w:t>
      </w:r>
      <w:r w:rsidR="000C0818" w:rsidRPr="00972C7F">
        <w:rPr>
          <w:rFonts w:eastAsiaTheme="minorEastAsia" w:cstheme="minorHAnsi"/>
          <w:lang w:val="en-GB"/>
        </w:rPr>
        <w:t>in the experiments</w:t>
      </w:r>
      <w:r w:rsidR="000C0818" w:rsidRPr="00457D7E">
        <w:rPr>
          <w:rFonts w:eastAsiaTheme="minorEastAsia" w:cstheme="minorHAnsi"/>
          <w:lang w:val="en-GB"/>
          <w:rPrChange w:id="1209" w:author="Anna Gårdmark" w:date="2020-02-07T07:22:00Z">
            <w:rPr>
              <w:rFonts w:eastAsiaTheme="minorEastAsia" w:cstheme="minorHAnsi"/>
            </w:rPr>
          </w:rPrChange>
        </w:rPr>
        <w:t xml:space="preserve"> </w:t>
      </w:r>
      <w:r w:rsidR="00A3059C" w:rsidRPr="00457D7E">
        <w:rPr>
          <w:rFonts w:eastAsiaTheme="minorEastAsia" w:cstheme="minorHAnsi"/>
          <w:lang w:val="en-GB"/>
          <w:rPrChange w:id="1210" w:author="Anna Gårdmark" w:date="2020-02-07T07:22:00Z">
            <w:rPr>
              <w:rFonts w:eastAsiaTheme="minorEastAsia" w:cstheme="minorHAnsi"/>
            </w:rPr>
          </w:rPrChange>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ins w:id="1211" w:author="Anna Gårdmark" w:date="2020-02-07T08:15:00Z">
        <w:r w:rsidR="00603E09">
          <w:rPr>
            <w:rFonts w:eastAsiaTheme="minorEastAsia" w:cstheme="minorHAnsi"/>
            <w:lang w:val="en-GB"/>
          </w:rPr>
          <w:t xml:space="preserve"> in their species</w:t>
        </w:r>
      </w:ins>
      <w:r w:rsidR="00A3059C" w:rsidRPr="00457D7E">
        <w:rPr>
          <w:rFonts w:eastAsiaTheme="minorEastAsia" w:cstheme="minorHAnsi"/>
          <w:lang w:val="en-GB"/>
          <w:rPrChange w:id="1212" w:author="Anna Gårdmark" w:date="2020-02-07T07:22:00Z">
            <w:rPr>
              <w:rFonts w:eastAsiaTheme="minorEastAsia" w:cstheme="minorHAnsi"/>
            </w:rPr>
          </w:rPrChange>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7D7E">
        <w:rPr>
          <w:rFonts w:eastAsiaTheme="minorEastAsia" w:cstheme="minorHAnsi"/>
          <w:lang w:val="en-GB"/>
          <w:rPrChange w:id="1213" w:author="Anna Gårdmark" w:date="2020-02-07T07:22:00Z">
            <w:rPr>
              <w:rFonts w:eastAsiaTheme="minorEastAsia" w:cstheme="minorHAnsi"/>
            </w:rPr>
          </w:rPrChange>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7D7E">
        <w:rPr>
          <w:rFonts w:eastAsiaTheme="minorEastAsia" w:cstheme="minorHAnsi"/>
          <w:lang w:val="en-GB"/>
          <w:rPrChange w:id="1214" w:author="Anna Gårdmark" w:date="2020-02-07T07:22:00Z">
            <w:rPr>
              <w:rFonts w:eastAsiaTheme="minorEastAsia" w:cstheme="minorHAnsi"/>
            </w:rPr>
          </w:rPrChange>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7D7E">
        <w:rPr>
          <w:rFonts w:eastAsiaTheme="minorEastAsia" w:cstheme="minorHAnsi"/>
          <w:lang w:val="en-GB"/>
          <w:rPrChange w:id="1215" w:author="Anna Gårdmark" w:date="2020-02-07T07:22:00Z">
            <w:rPr>
              <w:rFonts w:eastAsiaTheme="minorEastAsia" w:cstheme="minorHAnsi"/>
            </w:rPr>
          </w:rPrChange>
        </w:rPr>
        <w:t xml:space="preserve"> and changes in energy allocation</w:t>
      </w:r>
      <w:r w:rsidR="00912DAB" w:rsidRPr="00457D7E">
        <w:rPr>
          <w:rFonts w:eastAsiaTheme="minorEastAsia" w:cstheme="minorHAnsi"/>
          <w:lang w:val="en-GB"/>
          <w:rPrChange w:id="1216" w:author="Anna Gårdmark" w:date="2020-02-07T07:22:00Z">
            <w:rPr>
              <w:rFonts w:eastAsiaTheme="minorEastAsia" w:cstheme="minorHAnsi"/>
            </w:rPr>
          </w:rPrChange>
        </w:rPr>
        <w:t xml:space="preserve"> from somatic growth to </w:t>
      </w:r>
      <w:r w:rsidR="00EF2393" w:rsidRPr="00457D7E">
        <w:rPr>
          <w:rFonts w:eastAsiaTheme="minorEastAsia" w:cstheme="minorHAnsi"/>
          <w:lang w:val="en-GB"/>
          <w:rPrChange w:id="1217" w:author="Anna Gårdmark" w:date="2020-02-07T07:22:00Z">
            <w:rPr>
              <w:rFonts w:eastAsiaTheme="minorEastAsia" w:cstheme="minorHAnsi"/>
            </w:rPr>
          </w:rPrChange>
        </w:rPr>
        <w:t>gonads but</w:t>
      </w:r>
      <w:r w:rsidR="00770AB8" w:rsidRPr="00457D7E">
        <w:rPr>
          <w:rFonts w:eastAsiaTheme="minorEastAsia" w:cstheme="minorHAnsi"/>
          <w:lang w:val="en-GB"/>
          <w:rPrChange w:id="1218" w:author="Anna Gårdmark" w:date="2020-02-07T07:22:00Z">
            <w:rPr>
              <w:rFonts w:eastAsiaTheme="minorEastAsia" w:cstheme="minorHAnsi"/>
            </w:rPr>
          </w:rPrChange>
        </w:rPr>
        <w:t xml:space="preserve"> may also represent physiological constraints</w:t>
      </w:r>
      <w:r w:rsidR="00CD6EC5" w:rsidRPr="00457D7E">
        <w:rPr>
          <w:rFonts w:eastAsiaTheme="minorEastAsia" w:cstheme="minorHAnsi"/>
          <w:lang w:val="en-GB"/>
          <w:rPrChange w:id="1219" w:author="Anna Gårdmark" w:date="2020-02-07T07:22:00Z">
            <w:rPr>
              <w:rFonts w:eastAsiaTheme="minorEastAsia" w:cstheme="minorHAnsi"/>
            </w:rPr>
          </w:rPrChange>
        </w:rPr>
        <w:t xml:space="preserve"> (</w:t>
      </w:r>
      <w:r w:rsidR="00C77BCF" w:rsidRPr="00457D7E">
        <w:rPr>
          <w:rFonts w:eastAsiaTheme="minorEastAsia" w:cstheme="minorHAnsi"/>
          <w:lang w:val="en-GB"/>
          <w:rPrChange w:id="1220" w:author="Anna Gårdmark" w:date="2020-02-07T07:22:00Z">
            <w:rPr>
              <w:rFonts w:eastAsiaTheme="minorEastAsia" w:cstheme="minorHAnsi"/>
            </w:rPr>
          </w:rPrChange>
        </w:rPr>
        <w:t>as also predicted by</w:t>
      </w:r>
      <w:r w:rsidR="00CD6EC5" w:rsidRPr="00457D7E">
        <w:rPr>
          <w:rFonts w:eastAsiaTheme="minorEastAsia" w:cstheme="minorHAnsi"/>
          <w:lang w:val="en-GB"/>
          <w:rPrChange w:id="1221" w:author="Anna Gårdmark" w:date="2020-02-07T07:22:00Z">
            <w:rPr>
              <w:rFonts w:eastAsiaTheme="minorEastAsia" w:cstheme="minorHAnsi"/>
            </w:rPr>
          </w:rPrChange>
        </w:rPr>
        <w:t xml:space="preserve"> supply and demand</w:t>
      </w:r>
      <w:r w:rsidR="005919F3" w:rsidRPr="00457D7E">
        <w:rPr>
          <w:rFonts w:eastAsiaTheme="minorEastAsia" w:cstheme="minorHAnsi"/>
          <w:lang w:val="en-GB"/>
          <w:rPrChange w:id="1222" w:author="Anna Gårdmark" w:date="2020-02-07T07:22:00Z">
            <w:rPr>
              <w:rFonts w:eastAsiaTheme="minorEastAsia" w:cstheme="minorHAnsi"/>
            </w:rPr>
          </w:rPrChange>
        </w:rPr>
        <w:t>-based growth models</w:t>
      </w:r>
      <w:r w:rsidR="00EF2393" w:rsidRPr="00457D7E">
        <w:rPr>
          <w:rFonts w:eastAsiaTheme="minorEastAsia" w:cstheme="minorHAnsi"/>
          <w:lang w:val="en-GB"/>
          <w:rPrChange w:id="1223" w:author="Anna Gårdmark" w:date="2020-02-07T07:22:00Z">
            <w:rPr>
              <w:rFonts w:eastAsiaTheme="minorEastAsia" w:cstheme="minorHAnsi"/>
            </w:rPr>
          </w:rPrChange>
        </w:rPr>
        <w:t xml:space="preserve"> </w:t>
      </w:r>
      <w:r w:rsidR="00EF2393">
        <w:rPr>
          <w:rFonts w:eastAsiaTheme="minorEastAsia" w:cstheme="minorHAnsi"/>
        </w:rPr>
        <w:fldChar w:fldCharType="begin"/>
      </w:r>
      <w:r w:rsidR="009D6C25" w:rsidRPr="00457D7E">
        <w:rPr>
          <w:rFonts w:eastAsiaTheme="minorEastAsia" w:cstheme="minorHAnsi"/>
          <w:lang w:val="en-GB"/>
          <w:rPrChange w:id="1224" w:author="Anna Gårdmark" w:date="2020-02-07T07:22:00Z">
            <w:rPr>
              <w:rFonts w:eastAsiaTheme="minorEastAsia" w:cstheme="minorHAnsi"/>
            </w:rPr>
          </w:rPrChange>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7D7E">
        <w:rPr>
          <w:rFonts w:eastAsiaTheme="minorEastAsia" w:cstheme="minorHAnsi"/>
          <w:lang w:val="en-GB"/>
          <w:rPrChange w:id="1225" w:author="Anna Gårdmark" w:date="2020-02-07T07:22:00Z">
            <w:rPr>
              <w:rFonts w:eastAsiaTheme="minorEastAsia" w:cstheme="minorHAnsi"/>
            </w:rPr>
          </w:rPrChange>
        </w:rPr>
        <w:t>)</w:t>
      </w:r>
      <w:r w:rsidR="00770AB8" w:rsidRPr="00457D7E">
        <w:rPr>
          <w:rFonts w:eastAsiaTheme="minorEastAsia" w:cstheme="minorHAnsi"/>
          <w:lang w:val="en-GB"/>
          <w:rPrChange w:id="1226" w:author="Anna Gårdmark" w:date="2020-02-07T07:22:00Z">
            <w:rPr>
              <w:rFonts w:eastAsiaTheme="minorEastAsia" w:cstheme="minorHAnsi"/>
            </w:rPr>
          </w:rPrChange>
        </w:rPr>
        <w:t>.</w:t>
      </w:r>
    </w:p>
    <w:p w14:paraId="2BDB8268" w14:textId="7C06BFB1"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7D7E">
        <w:rPr>
          <w:rFonts w:eastAsiaTheme="minorEastAsia" w:cstheme="minorHAnsi"/>
          <w:lang w:val="en-GB"/>
          <w:rPrChange w:id="1227" w:author="Anna Gårdmark" w:date="2020-02-07T07:22:00Z">
            <w:rPr>
              <w:rFonts w:eastAsiaTheme="minorEastAsia" w:cstheme="minorHAnsi"/>
            </w:rPr>
          </w:rPrChange>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7D7E">
        <w:rPr>
          <w:rFonts w:eastAsiaTheme="minorEastAsia" w:cstheme="minorHAnsi"/>
          <w:lang w:val="en-GB"/>
          <w:rPrChange w:id="1228" w:author="Anna Gårdmark" w:date="2020-02-07T07:22:00Z">
            <w:rPr>
              <w:rFonts w:eastAsiaTheme="minorEastAsia" w:cstheme="minorHAnsi"/>
            </w:rPr>
          </w:rPrChange>
        </w:rPr>
        <w:t>s</w:t>
      </w:r>
      <w:r w:rsidR="00E056B2" w:rsidRPr="00457D7E">
        <w:rPr>
          <w:rFonts w:eastAsiaTheme="minorEastAsia" w:cstheme="minorHAnsi"/>
          <w:lang w:val="en-GB"/>
          <w:rPrChange w:id="1229" w:author="Anna Gårdmark" w:date="2020-02-07T07:22:00Z">
            <w:rPr>
              <w:rFonts w:eastAsiaTheme="minorEastAsia" w:cstheme="minorHAnsi"/>
            </w:rPr>
          </w:rPrChange>
        </w:rPr>
        <w:t xml:space="preserve"> but largely affects growth</w:t>
      </w:r>
      <w:r w:rsidR="0010434F" w:rsidRPr="00457D7E">
        <w:rPr>
          <w:rFonts w:eastAsiaTheme="minorEastAsia" w:cstheme="minorHAnsi"/>
          <w:lang w:val="en-GB"/>
          <w:rPrChange w:id="1230" w:author="Anna Gårdmark" w:date="2020-02-07T07:22:00Z">
            <w:rPr>
              <w:rFonts w:eastAsiaTheme="minorEastAsia" w:cstheme="minorHAnsi"/>
            </w:rPr>
          </w:rPrChange>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7D7E">
        <w:rPr>
          <w:rFonts w:eastAsiaTheme="minorEastAsia" w:cstheme="minorHAnsi"/>
          <w:lang w:val="en-GB"/>
          <w:rPrChange w:id="1231" w:author="Anna Gårdmark" w:date="2020-02-07T07:22:00Z">
            <w:rPr>
              <w:rFonts w:eastAsiaTheme="minorEastAsia" w:cstheme="minorHAnsi"/>
            </w:rPr>
          </w:rPrChange>
        </w:rPr>
        <w:t>.</w:t>
      </w:r>
      <w:r w:rsidR="00297D1F" w:rsidRPr="008F2458">
        <w:rPr>
          <w:rFonts w:eastAsiaTheme="minorEastAsia" w:cstheme="minorHAnsi"/>
          <w:lang w:val="en-GB"/>
        </w:rPr>
        <w:t xml:space="preserve"> </w:t>
      </w:r>
      <w:r w:rsidR="00E97862" w:rsidRPr="00457D7E">
        <w:rPr>
          <w:rFonts w:eastAsiaTheme="minorEastAsia" w:cstheme="minorHAnsi"/>
          <w:lang w:val="en-GB"/>
          <w:rPrChange w:id="1232" w:author="Anna Gårdmark" w:date="2020-02-07T07:22:00Z">
            <w:rPr>
              <w:rFonts w:eastAsiaTheme="minorEastAsia" w:cstheme="minorHAnsi"/>
            </w:rPr>
          </w:rPrChange>
        </w:rPr>
        <w:t>Y</w:t>
      </w:r>
      <w:r w:rsidR="00297D1F" w:rsidRPr="00972C7F">
        <w:rPr>
          <w:rFonts w:eastAsiaTheme="minorEastAsia" w:cstheme="minorHAnsi"/>
          <w:lang w:val="en-GB"/>
        </w:rPr>
        <w:t>et</w:t>
      </w:r>
      <w:r w:rsidR="00533927" w:rsidRPr="00457D7E">
        <w:rPr>
          <w:rFonts w:eastAsiaTheme="minorEastAsia" w:cstheme="minorHAnsi"/>
          <w:lang w:val="en-GB"/>
          <w:rPrChange w:id="1233" w:author="Anna Gårdmark" w:date="2020-02-07T07:22:00Z">
            <w:rPr>
              <w:rFonts w:eastAsiaTheme="minorEastAsia" w:cstheme="minorHAnsi"/>
            </w:rPr>
          </w:rPrChange>
        </w:rPr>
        <w:t>,</w:t>
      </w:r>
      <w:r w:rsidR="00297D1F" w:rsidRPr="00972C7F">
        <w:rPr>
          <w:rFonts w:eastAsiaTheme="minorEastAsia" w:cstheme="minorHAnsi"/>
          <w:lang w:val="en-GB"/>
        </w:rPr>
        <w:t xml:space="preserve"> these variable</w:t>
      </w:r>
      <w:r w:rsidR="00444A44" w:rsidRPr="00457D7E">
        <w:rPr>
          <w:rFonts w:eastAsiaTheme="minorEastAsia" w:cstheme="minorHAnsi"/>
          <w:lang w:val="en-GB"/>
          <w:rPrChange w:id="1234" w:author="Anna Gårdmark" w:date="2020-02-07T07:22:00Z">
            <w:rPr>
              <w:rFonts w:eastAsiaTheme="minorEastAsia" w:cstheme="minorHAnsi"/>
            </w:rPr>
          </w:rPrChange>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7D7E">
        <w:rPr>
          <w:rFonts w:eastAsiaTheme="minorEastAsia" w:cstheme="minorHAnsi"/>
          <w:lang w:val="en-GB"/>
          <w:rPrChange w:id="1235" w:author="Anna Gårdmark" w:date="2020-02-07T07:22:00Z">
            <w:rPr>
              <w:rFonts w:eastAsiaTheme="minorEastAsia" w:cstheme="minorHAnsi"/>
            </w:rPr>
          </w:rPrChange>
        </w:rPr>
        <w:t>, such that the field-optimum growth curves are likely closer to the environmental temperatures (Fig. 7)</w:t>
      </w:r>
      <w:r w:rsidR="0010434F" w:rsidRPr="00457D7E">
        <w:rPr>
          <w:rFonts w:eastAsiaTheme="minorEastAsia" w:cstheme="minorHAnsi"/>
          <w:lang w:val="en-GB"/>
          <w:rPrChange w:id="1236" w:author="Anna Gårdmark" w:date="2020-02-07T07:22:00Z">
            <w:rPr>
              <w:rFonts w:eastAsiaTheme="minorEastAsia" w:cstheme="minorHAnsi"/>
            </w:rPr>
          </w:rPrChange>
        </w:rPr>
        <w:t>.</w:t>
      </w:r>
      <w:r w:rsidR="00D04558" w:rsidRPr="00972C7F">
        <w:rPr>
          <w:rFonts w:eastAsiaTheme="minorEastAsia" w:cstheme="minorHAnsi"/>
          <w:lang w:val="en-GB"/>
        </w:rPr>
        <w:t xml:space="preserve"> </w:t>
      </w:r>
      <w:r w:rsidR="00910CB8" w:rsidRPr="00457D7E">
        <w:rPr>
          <w:rFonts w:cstheme="minorHAnsi"/>
          <w:lang w:val="en-GB"/>
          <w:rPrChange w:id="1237" w:author="Anna Gårdmark" w:date="2020-02-07T07:22:00Z">
            <w:rPr>
              <w:rFonts w:cstheme="minorHAnsi"/>
            </w:rPr>
          </w:rPrChange>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7D7E">
        <w:rPr>
          <w:rFonts w:cstheme="minorHAnsi"/>
          <w:lang w:val="en-GB"/>
          <w:rPrChange w:id="1238" w:author="Anna Gårdmark" w:date="2020-02-07T07:22:00Z">
            <w:rPr>
              <w:rFonts w:cstheme="minorHAnsi"/>
            </w:rPr>
          </w:rPrChange>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7D7E">
        <w:rPr>
          <w:rFonts w:cstheme="minorHAnsi"/>
          <w:lang w:val="en-GB"/>
          <w:rPrChange w:id="1239" w:author="Anna Gårdmark" w:date="2020-02-07T07:22:00Z">
            <w:rPr>
              <w:rFonts w:cstheme="minorHAnsi"/>
            </w:rPr>
          </w:rPrChange>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7D7E">
        <w:rPr>
          <w:rFonts w:cstheme="minorHAnsi"/>
          <w:lang w:val="en-GB"/>
          <w:rPrChange w:id="1240" w:author="Anna Gårdmark" w:date="2020-02-07T07:22:00Z">
            <w:rPr>
              <w:rFonts w:cstheme="minorHAnsi"/>
            </w:rPr>
          </w:rPrChange>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7D7E">
        <w:rPr>
          <w:rFonts w:cstheme="minorHAnsi"/>
          <w:lang w:val="en-GB"/>
          <w:rPrChange w:id="1241" w:author="Anna Gårdmark" w:date="2020-02-07T07:22:00Z">
            <w:rPr>
              <w:rFonts w:cstheme="minorHAnsi"/>
            </w:rPr>
          </w:rPrChange>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7D7E">
        <w:rPr>
          <w:rFonts w:cstheme="minorHAnsi"/>
          <w:lang w:val="en-GB"/>
          <w:rPrChange w:id="1242" w:author="Anna Gårdmark" w:date="2020-02-07T07:22:00Z">
            <w:rPr>
              <w:rFonts w:cstheme="minorHAnsi"/>
            </w:rPr>
          </w:rPrChange>
        </w:rPr>
        <w:t>.</w:t>
      </w:r>
      <w:r w:rsidR="000B7D1E" w:rsidRPr="00457D7E">
        <w:rPr>
          <w:rFonts w:cstheme="minorHAnsi"/>
          <w:lang w:val="en-GB"/>
          <w:rPrChange w:id="1243" w:author="Anna Gårdmark" w:date="2020-02-07T07:22:00Z">
            <w:rPr>
              <w:rFonts w:cstheme="minorHAnsi"/>
            </w:rPr>
          </w:rPrChange>
        </w:rPr>
        <w:t xml:space="preserve"> </w:t>
      </w:r>
      <w:r w:rsidR="007B7424" w:rsidRPr="00457D7E">
        <w:rPr>
          <w:rFonts w:cstheme="minorHAnsi"/>
          <w:lang w:val="en-GB"/>
          <w:rPrChange w:id="1244" w:author="Anna Gårdmark" w:date="2020-02-07T07:22:00Z">
            <w:rPr>
              <w:rFonts w:cstheme="minorHAnsi"/>
            </w:rPr>
          </w:rPrChange>
        </w:rPr>
        <w:t xml:space="preserve">With respect to </w:t>
      </w:r>
      <w:r w:rsidR="00FB2362" w:rsidRPr="00457D7E">
        <w:rPr>
          <w:rFonts w:cstheme="minorHAnsi"/>
          <w:lang w:val="en-GB"/>
          <w:rPrChange w:id="1245" w:author="Anna Gårdmark" w:date="2020-02-07T07:22:00Z">
            <w:rPr>
              <w:rFonts w:cstheme="minorHAnsi"/>
            </w:rPr>
          </w:rPrChange>
        </w:rPr>
        <w:t>the role of optimum thermal response for a species response to warming</w:t>
      </w:r>
      <w:r w:rsidR="00B51473" w:rsidRPr="00457D7E">
        <w:rPr>
          <w:rFonts w:cstheme="minorHAnsi"/>
          <w:lang w:val="en-GB"/>
          <w:rPrChange w:id="1246" w:author="Anna Gårdmark" w:date="2020-02-07T07:22:00Z">
            <w:rPr>
              <w:rFonts w:cstheme="minorHAnsi"/>
            </w:rPr>
          </w:rPrChange>
        </w:rPr>
        <w:t xml:space="preserve">, </w:t>
      </w:r>
      <w:r w:rsidR="00203B19" w:rsidRPr="00457D7E">
        <w:rPr>
          <w:lang w:val="en-GB"/>
          <w:rPrChange w:id="1247" w:author="Anna Gårdmark" w:date="2020-02-07T07:22:00Z">
            <w:rPr/>
          </w:rPrChange>
        </w:rPr>
        <w:t>temperate species in particular occupy thermal habitats below their</w:t>
      </w:r>
      <w:r w:rsidR="00203B19" w:rsidRPr="00972C7F">
        <w:rPr>
          <w:rFonts w:eastAsiaTheme="minorEastAsia"/>
          <w:lang w:val="en-GB"/>
        </w:rPr>
        <w:t xml:space="preserve"> optimum for growth</w:t>
      </w:r>
      <w:r w:rsidR="00555492" w:rsidRPr="00457D7E">
        <w:rPr>
          <w:rFonts w:eastAsiaTheme="minorEastAsia"/>
          <w:lang w:val="en-GB"/>
          <w:rPrChange w:id="1248" w:author="Anna Gårdmark" w:date="2020-02-07T07:22:00Z">
            <w:rPr>
              <w:rFonts w:eastAsiaTheme="minorEastAsia"/>
            </w:rPr>
          </w:rPrChange>
        </w:rPr>
        <w:t xml:space="preserve"> </w:t>
      </w:r>
      <w:commentRangeStart w:id="1249"/>
      <w:commentRangeStart w:id="1250"/>
      <w:commentRangeEnd w:id="1249"/>
      <w:r w:rsidR="002C5859">
        <w:rPr>
          <w:rStyle w:val="Kommentarsreferens"/>
        </w:rPr>
        <w:commentReference w:id="1249"/>
      </w:r>
      <w:commentRangeEnd w:id="1250"/>
      <w:r w:rsidR="004B5B74">
        <w:rPr>
          <w:rStyle w:val="Kommentarsreferens"/>
        </w:rPr>
        <w:commentReference w:id="1250"/>
      </w:r>
      <w:r w:rsidR="00203B19" w:rsidRPr="00457D7E">
        <w:rPr>
          <w:rFonts w:eastAsiaTheme="minorEastAsia"/>
          <w:lang w:val="en-GB"/>
          <w:rPrChange w:id="1251" w:author="Anna Gårdmark" w:date="2020-02-07T07:22:00Z">
            <w:rPr>
              <w:rFonts w:eastAsiaTheme="minorEastAsia"/>
            </w:rPr>
          </w:rPrChange>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7D7E">
        <w:rPr>
          <w:rFonts w:cstheme="minorHAnsi"/>
          <w:lang w:val="en-GB"/>
          <w:rPrChange w:id="1252" w:author="Anna Gårdmark" w:date="2020-02-07T07:22:00Z">
            <w:rPr>
              <w:rFonts w:cstheme="minorHAnsi"/>
            </w:rPr>
          </w:rPrChange>
        </w:rPr>
        <w:t xml:space="preserve">when </w:t>
      </w:r>
      <w:r w:rsidR="00203B19" w:rsidRPr="00972C7F">
        <w:rPr>
          <w:rFonts w:cstheme="minorHAnsi"/>
          <w:lang w:val="en-GB"/>
        </w:rPr>
        <w:t>temperature</w:t>
      </w:r>
      <w:r w:rsidR="00203B19" w:rsidRPr="00457D7E">
        <w:rPr>
          <w:rFonts w:cstheme="minorHAnsi"/>
          <w:lang w:val="en-GB"/>
          <w:rPrChange w:id="1253" w:author="Anna Gårdmark" w:date="2020-02-07T07:22:00Z">
            <w:rPr>
              <w:rFonts w:cstheme="minorHAnsi"/>
            </w:rPr>
          </w:rPrChange>
        </w:rPr>
        <w:t xml:space="preserve">s fluctuate </w:t>
      </w:r>
      <w:r w:rsidR="00203B19" w:rsidRPr="00972C7F">
        <w:rPr>
          <w:rFonts w:cstheme="minorHAnsi"/>
          <w:lang w:val="en-GB"/>
        </w:rPr>
        <w:t>(Bernhardt et al 2019)</w:t>
      </w:r>
      <w:r w:rsidR="00203B19" w:rsidRPr="00457D7E">
        <w:rPr>
          <w:rFonts w:cstheme="minorHAnsi"/>
          <w:lang w:val="en-GB"/>
          <w:rPrChange w:id="1254" w:author="Anna Gårdmark" w:date="2020-02-07T07:22:00Z">
            <w:rPr>
              <w:rFonts w:cstheme="minorHAnsi"/>
            </w:rPr>
          </w:rPrChange>
        </w:rPr>
        <w:t>.</w:t>
      </w:r>
      <w:r w:rsidR="00222B31" w:rsidRPr="00457D7E">
        <w:rPr>
          <w:rFonts w:cstheme="minorHAnsi"/>
          <w:lang w:val="en-GB"/>
          <w:rPrChange w:id="1255" w:author="Anna Gårdmark" w:date="2020-02-07T07:22:00Z">
            <w:rPr>
              <w:rFonts w:cstheme="minorHAnsi"/>
            </w:rPr>
          </w:rPrChange>
        </w:rPr>
        <w:t xml:space="preserve"> </w:t>
      </w:r>
      <w:r w:rsidR="00310AE3" w:rsidRPr="00457D7E">
        <w:rPr>
          <w:rFonts w:eastAsiaTheme="minorEastAsia" w:cstheme="minorHAnsi"/>
          <w:lang w:val="en-GB"/>
          <w:rPrChange w:id="1256" w:author="Anna Gårdmark" w:date="2020-02-07T07:22:00Z">
            <w:rPr>
              <w:rFonts w:eastAsiaTheme="minorEastAsia" w:cstheme="minorHAnsi"/>
            </w:rPr>
          </w:rPrChange>
        </w:rPr>
        <w:t>However</w:t>
      </w:r>
      <w:r w:rsidR="00310AE3" w:rsidRPr="00457D7E">
        <w:rPr>
          <w:rFonts w:cstheme="minorHAnsi"/>
          <w:lang w:val="en-GB"/>
          <w:rPrChange w:id="1257" w:author="Anna Gårdmark" w:date="2020-02-07T07:22:00Z">
            <w:rPr>
              <w:rFonts w:cstheme="minorHAnsi"/>
            </w:rPr>
          </w:rPrChange>
        </w:rPr>
        <w:t xml:space="preserve">, </w:t>
      </w:r>
      <w:r w:rsidR="00310AE3" w:rsidRPr="00972C7F">
        <w:rPr>
          <w:rFonts w:cstheme="minorHAnsi"/>
          <w:lang w:val="en-GB"/>
        </w:rPr>
        <w:t xml:space="preserve">warming </w:t>
      </w:r>
      <w:r w:rsidR="00587DBC" w:rsidRPr="00457D7E">
        <w:rPr>
          <w:rFonts w:cstheme="minorHAnsi"/>
          <w:lang w:val="en-GB"/>
          <w:rPrChange w:id="1258" w:author="Anna Gårdmark" w:date="2020-02-07T07:22:00Z">
            <w:rPr>
              <w:rFonts w:cstheme="minorHAnsi"/>
            </w:rPr>
          </w:rPrChange>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9D6C25">
        <w:rPr>
          <w:rFonts w:cstheme="minorHAnsi"/>
          <w:lang w:val="en-GB"/>
        </w:rPr>
        <w:instrText xml:space="preserve"> ADDIN ZOTERO_ITEM CSL_CITATION {"citationID":"au214s33k5","properties":{"formattedCitation":"(Huss {\\i{}et al.} 2019)","plainCitation":"(Huss et al. 2019)","noteIndex":0},"citationItems":[{"id":"JtKt9yLW/Rm8sr6r2","uris":["http://zotero.org/users/6116610/items/3XTZM82V"],"uri":["http://zotero.org/users/6116610/items/3XTZM82V"],"itemData":{"id":"JtKt9yLW/Rm8sr6r2","type":"article-journal","abstract":"A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7D7E">
        <w:rPr>
          <w:rFonts w:cstheme="minorHAnsi"/>
          <w:lang w:val="en-GB"/>
          <w:rPrChange w:id="1259" w:author="Anna Gårdmark" w:date="2020-02-07T07:22:00Z">
            <w:rPr>
              <w:rFonts w:cstheme="minorHAnsi"/>
            </w:rPr>
          </w:rPrChange>
        </w:rPr>
        <w:t xml:space="preserve">. </w:t>
      </w:r>
      <w:r w:rsidR="0073415C" w:rsidRPr="00457D7E">
        <w:rPr>
          <w:rFonts w:eastAsiaTheme="minorEastAsia" w:cstheme="minorHAnsi"/>
          <w:lang w:val="en-GB"/>
          <w:rPrChange w:id="1260" w:author="Anna Gårdmark" w:date="2020-02-07T07:22:00Z">
            <w:rPr>
              <w:rFonts w:eastAsiaTheme="minorEastAsia" w:cstheme="minorHAnsi"/>
            </w:rPr>
          </w:rPrChange>
        </w:rPr>
        <w:t xml:space="preserve">While the optimum temperature for growth declines as individuals grow in size, the key question for predicting </w:t>
      </w:r>
      <w:r w:rsidR="00E1391D" w:rsidRPr="00457D7E">
        <w:rPr>
          <w:rFonts w:eastAsiaTheme="minorEastAsia" w:cstheme="minorHAnsi"/>
          <w:lang w:val="en-GB"/>
          <w:rPrChange w:id="1261" w:author="Anna Gårdmark" w:date="2020-02-07T07:22:00Z">
            <w:rPr>
              <w:rFonts w:eastAsiaTheme="minorEastAsia" w:cstheme="minorHAnsi"/>
            </w:rPr>
          </w:rPrChange>
        </w:rPr>
        <w:t xml:space="preserve">if large fish will </w:t>
      </w:r>
      <w:ins w:id="1262" w:author="Anna Gårdmark" w:date="2020-02-07T08:18:00Z">
        <w:r w:rsidR="00603E09">
          <w:rPr>
            <w:rFonts w:eastAsiaTheme="minorEastAsia" w:cstheme="minorHAnsi"/>
            <w:lang w:val="en-GB"/>
          </w:rPr>
          <w:t xml:space="preserve">be the first to </w:t>
        </w:r>
      </w:ins>
      <w:r w:rsidR="00E1391D" w:rsidRPr="00457D7E">
        <w:rPr>
          <w:rFonts w:eastAsiaTheme="minorEastAsia" w:cstheme="minorHAnsi"/>
          <w:lang w:val="en-GB"/>
          <w:rPrChange w:id="1263" w:author="Anna Gårdmark" w:date="2020-02-07T07:22:00Z">
            <w:rPr>
              <w:rFonts w:eastAsiaTheme="minorEastAsia" w:cstheme="minorHAnsi"/>
            </w:rPr>
          </w:rPrChange>
        </w:rPr>
        <w:t xml:space="preserve">suffer </w:t>
      </w:r>
      <w:r w:rsidR="0073415C" w:rsidRPr="00457D7E">
        <w:rPr>
          <w:rFonts w:eastAsiaTheme="minorEastAsia" w:cstheme="minorHAnsi"/>
          <w:lang w:val="en-GB"/>
          <w:rPrChange w:id="1264" w:author="Anna Gårdmark" w:date="2020-02-07T07:22:00Z">
            <w:rPr>
              <w:rFonts w:eastAsiaTheme="minorEastAsia" w:cstheme="minorHAnsi"/>
            </w:rPr>
          </w:rPrChange>
        </w:rPr>
        <w:t xml:space="preserve">negative consequences of warming </w:t>
      </w:r>
      <w:del w:id="1265" w:author="Anna Gårdmark" w:date="2020-02-07T08:18:00Z">
        <w:r w:rsidR="00E1391D" w:rsidRPr="00457D7E" w:rsidDel="00603E09">
          <w:rPr>
            <w:rFonts w:eastAsiaTheme="minorEastAsia" w:cstheme="minorHAnsi"/>
            <w:lang w:val="en-GB"/>
            <w:rPrChange w:id="1266" w:author="Anna Gårdmark" w:date="2020-02-07T07:22:00Z">
              <w:rPr>
                <w:rFonts w:eastAsiaTheme="minorEastAsia" w:cstheme="minorHAnsi"/>
              </w:rPr>
            </w:rPrChange>
          </w:rPr>
          <w:delText xml:space="preserve">first </w:delText>
        </w:r>
      </w:del>
      <w:r w:rsidR="0073415C" w:rsidRPr="00457D7E">
        <w:rPr>
          <w:rFonts w:eastAsiaTheme="minorEastAsia" w:cstheme="minorHAnsi"/>
          <w:lang w:val="en-GB"/>
          <w:rPrChange w:id="1267" w:author="Anna Gårdmark" w:date="2020-02-07T07:22:00Z">
            <w:rPr>
              <w:rFonts w:eastAsiaTheme="minorEastAsia" w:cstheme="minorHAnsi"/>
            </w:rPr>
          </w:rPrChange>
        </w:rPr>
        <w:t xml:space="preserve">is </w:t>
      </w:r>
      <w:r w:rsidR="002B378D" w:rsidRPr="00457D7E">
        <w:rPr>
          <w:rFonts w:eastAsiaTheme="minorEastAsia" w:cstheme="minorHAnsi"/>
          <w:lang w:val="en-GB"/>
          <w:rPrChange w:id="1268" w:author="Anna Gårdmark" w:date="2020-02-07T07:22:00Z">
            <w:rPr>
              <w:rFonts w:eastAsiaTheme="minorEastAsia" w:cstheme="minorHAnsi"/>
            </w:rPr>
          </w:rPrChange>
        </w:rPr>
        <w:t xml:space="preserve">to understand if </w:t>
      </w:r>
      <w:r w:rsidR="00B00D2F" w:rsidRPr="00457D7E">
        <w:rPr>
          <w:rFonts w:eastAsiaTheme="minorEastAsia" w:cstheme="minorHAnsi"/>
          <w:lang w:val="en-GB"/>
          <w:rPrChange w:id="1269" w:author="Anna Gårdmark" w:date="2020-02-07T07:22:00Z">
            <w:rPr>
              <w:rFonts w:eastAsiaTheme="minorEastAsia" w:cstheme="minorHAnsi"/>
            </w:rPr>
          </w:rPrChange>
        </w:rPr>
        <w:t xml:space="preserve">they in general </w:t>
      </w:r>
      <w:r w:rsidR="0073415C" w:rsidRPr="00457D7E">
        <w:rPr>
          <w:lang w:val="en-GB"/>
          <w:rPrChange w:id="1270" w:author="Anna Gårdmark" w:date="2020-02-07T07:22:00Z">
            <w:rPr/>
          </w:rPrChange>
        </w:rPr>
        <w:t>live closer to their thermal optimum for growth.</w:t>
      </w:r>
      <w:r w:rsidR="0012070D" w:rsidRPr="00457D7E">
        <w:rPr>
          <w:lang w:val="en-GB"/>
          <w:rPrChange w:id="1271" w:author="Anna Gårdmark" w:date="2020-02-07T07:22:00Z">
            <w:rPr/>
          </w:rPrChange>
        </w:rPr>
        <w:t xml:space="preserve"> </w:t>
      </w:r>
      <w:r w:rsidR="00D87626" w:rsidRPr="00457D7E">
        <w:rPr>
          <w:lang w:val="en-GB"/>
          <w:rPrChange w:id="1272" w:author="Anna Gårdmark" w:date="2020-02-07T07:22:00Z">
            <w:rPr/>
          </w:rPrChange>
        </w:rPr>
        <w:t>E</w:t>
      </w:r>
      <w:r w:rsidR="00D42959" w:rsidRPr="00457D7E">
        <w:rPr>
          <w:lang w:val="en-GB"/>
          <w:rPrChange w:id="1273" w:author="Anna Gårdmark" w:date="2020-02-07T07:22:00Z">
            <w:rPr/>
          </w:rPrChange>
        </w:rPr>
        <w:t xml:space="preserve">ven if the optimum </w:t>
      </w:r>
      <w:r w:rsidR="003A5584" w:rsidRPr="00457D7E">
        <w:rPr>
          <w:lang w:val="en-GB"/>
          <w:rPrChange w:id="1274" w:author="Anna Gårdmark" w:date="2020-02-07T07:22:00Z">
            <w:rPr/>
          </w:rPrChange>
        </w:rPr>
        <w:t>growth</w:t>
      </w:r>
      <w:r w:rsidR="004C0AE9" w:rsidRPr="00457D7E">
        <w:rPr>
          <w:lang w:val="en-GB"/>
          <w:rPrChange w:id="1275" w:author="Anna Gårdmark" w:date="2020-02-07T07:22:00Z">
            <w:rPr/>
          </w:rPrChange>
        </w:rPr>
        <w:t xml:space="preserve"> </w:t>
      </w:r>
      <w:r w:rsidR="00D42959" w:rsidRPr="00457D7E">
        <w:rPr>
          <w:lang w:val="en-GB"/>
          <w:rPrChange w:id="1276" w:author="Anna Gårdmark" w:date="2020-02-07T07:22:00Z">
            <w:rPr/>
          </w:rPrChange>
        </w:rPr>
        <w:t>temperature</w:t>
      </w:r>
      <w:r w:rsidR="005246FD" w:rsidRPr="00457D7E">
        <w:rPr>
          <w:lang w:val="en-GB"/>
          <w:rPrChange w:id="1277" w:author="Anna Gårdmark" w:date="2020-02-07T07:22:00Z">
            <w:rPr/>
          </w:rPrChange>
        </w:rPr>
        <w:t>s</w:t>
      </w:r>
      <w:r w:rsidR="00D42959" w:rsidRPr="00457D7E">
        <w:rPr>
          <w:lang w:val="en-GB"/>
          <w:rPrChange w:id="1278" w:author="Anna Gårdmark" w:date="2020-02-07T07:22:00Z">
            <w:rPr/>
          </w:rPrChange>
        </w:rPr>
        <w:t xml:space="preserve"> of large fish </w:t>
      </w:r>
      <w:r w:rsidR="005246FD" w:rsidRPr="00457D7E">
        <w:rPr>
          <w:lang w:val="en-GB"/>
          <w:rPrChange w:id="1279" w:author="Anna Gårdmark" w:date="2020-02-07T07:22:00Z">
            <w:rPr/>
          </w:rPrChange>
        </w:rPr>
        <w:t>are</w:t>
      </w:r>
      <w:r w:rsidR="00D42959" w:rsidRPr="00457D7E">
        <w:rPr>
          <w:lang w:val="en-GB"/>
          <w:rPrChange w:id="1280" w:author="Anna Gårdmark" w:date="2020-02-07T07:22:00Z">
            <w:rPr/>
          </w:rPrChange>
        </w:rPr>
        <w:t xml:space="preserve"> lower, </w:t>
      </w:r>
      <w:r w:rsidR="005E3DF3" w:rsidRPr="00457D7E">
        <w:rPr>
          <w:lang w:val="en-GB"/>
          <w:rPrChange w:id="1281" w:author="Anna Gårdmark" w:date="2020-02-07T07:22:00Z">
            <w:rPr/>
          </w:rPrChange>
        </w:rPr>
        <w:t xml:space="preserve">they </w:t>
      </w:r>
      <w:r w:rsidR="007801DE" w:rsidRPr="00457D7E">
        <w:rPr>
          <w:lang w:val="en-GB"/>
          <w:rPrChange w:id="1282" w:author="Anna Gårdmark" w:date="2020-02-07T07:22:00Z">
            <w:rPr/>
          </w:rPrChange>
        </w:rPr>
        <w:t xml:space="preserve">may </w:t>
      </w:r>
      <w:r w:rsidR="00D42959" w:rsidRPr="00457D7E">
        <w:rPr>
          <w:lang w:val="en-GB"/>
          <w:rPrChange w:id="1283" w:author="Anna Gårdmark" w:date="2020-02-07T07:22:00Z">
            <w:rPr/>
          </w:rPrChange>
        </w:rPr>
        <w:t>inhabit colder temperatures</w:t>
      </w:r>
      <w:r w:rsidR="00484ED1" w:rsidRPr="00457D7E">
        <w:rPr>
          <w:lang w:val="en-GB"/>
          <w:rPrChange w:id="1284" w:author="Anna Gårdmark" w:date="2020-02-07T07:22:00Z">
            <w:rPr/>
          </w:rPrChange>
        </w:rPr>
        <w:t xml:space="preserve"> compared to small fish</w:t>
      </w:r>
      <w:r w:rsidR="00E31A44" w:rsidRPr="00457D7E">
        <w:rPr>
          <w:lang w:val="en-GB"/>
          <w:rPrChange w:id="1285" w:author="Anna Gårdmark" w:date="2020-02-07T07:22:00Z">
            <w:rPr/>
          </w:rPrChange>
        </w:rPr>
        <w:t xml:space="preserve"> </w:t>
      </w:r>
      <w:r w:rsidR="00763B6F" w:rsidRPr="00457D7E">
        <w:rPr>
          <w:lang w:val="en-GB"/>
          <w:rPrChange w:id="1286" w:author="Anna Gårdmark" w:date="2020-02-07T07:22:00Z">
            <w:rPr/>
          </w:rPrChange>
        </w:rPr>
        <w:t>due to</w:t>
      </w:r>
      <w:r w:rsidR="00ED5206" w:rsidRPr="00457D7E">
        <w:rPr>
          <w:lang w:val="en-GB"/>
          <w:rPrChange w:id="1287" w:author="Anna Gårdmark" w:date="2020-02-07T07:22:00Z">
            <w:rPr/>
          </w:rPrChange>
        </w:rPr>
        <w:t xml:space="preserve"> </w:t>
      </w:r>
      <w:r w:rsidR="005E3DF3" w:rsidRPr="00972C7F">
        <w:rPr>
          <w:lang w:val="en-GB"/>
        </w:rPr>
        <w:t>ontogenetic habitat shifts</w:t>
      </w:r>
      <w:r w:rsidR="00CD67B8" w:rsidRPr="00457D7E">
        <w:rPr>
          <w:lang w:val="en-GB"/>
          <w:rPrChange w:id="1288" w:author="Anna Gårdmark" w:date="2020-02-07T07:22:00Z">
            <w:rPr/>
          </w:rPrChange>
        </w:rPr>
        <w:t xml:space="preserve"> </w:t>
      </w:r>
      <w:r w:rsidR="00B61DB7">
        <w:fldChar w:fldCharType="begin"/>
      </w:r>
      <w:r w:rsidR="001F613A" w:rsidRPr="00457D7E">
        <w:rPr>
          <w:lang w:val="en-GB"/>
          <w:rPrChange w:id="1289" w:author="Anna Gårdmark" w:date="2020-02-07T07:22:00Z">
            <w:rPr/>
          </w:rPrChange>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7D7E">
        <w:rPr>
          <w:lang w:val="en-GB"/>
          <w:rPrChange w:id="1290" w:author="Anna Gårdmark" w:date="2020-02-07T07:22:00Z">
            <w:rPr/>
          </w:rPrChange>
        </w:rPr>
        <w:t>,</w:t>
      </w:r>
      <w:r w:rsidR="00B61DB7" w:rsidRPr="00457D7E">
        <w:rPr>
          <w:lang w:val="en-GB"/>
          <w:rPrChange w:id="1291" w:author="Anna Gårdmark" w:date="2020-02-07T07:22:00Z">
            <w:rPr/>
          </w:rPrChange>
        </w:rPr>
        <w:t xml:space="preserve"> </w:t>
      </w:r>
      <w:r w:rsidR="00CD67B8" w:rsidRPr="00457D7E">
        <w:rPr>
          <w:lang w:val="en-GB"/>
          <w:rPrChange w:id="1292" w:author="Anna Gårdmark" w:date="2020-02-07T07:22:00Z">
            <w:rPr/>
          </w:rPrChange>
        </w:rPr>
        <w:t xml:space="preserve">see </w:t>
      </w:r>
      <w:r w:rsidR="00B61DB7" w:rsidRPr="00457D7E">
        <w:rPr>
          <w:lang w:val="en-GB"/>
          <w:rPrChange w:id="1293" w:author="Anna Gårdmark" w:date="2020-02-07T07:22:00Z">
            <w:rPr/>
          </w:rPrChange>
        </w:rPr>
        <w:t xml:space="preserve">also </w:t>
      </w:r>
      <w:r w:rsidR="00CD67B8" w:rsidRPr="00457D7E">
        <w:rPr>
          <w:lang w:val="en-GB"/>
          <w:rPrChange w:id="1294" w:author="Anna Gårdmark" w:date="2020-02-07T07:22:00Z">
            <w:rPr/>
          </w:rPrChange>
        </w:rPr>
        <w:t xml:space="preserve">Heincke’s law </w:t>
      </w:r>
      <w:r w:rsidR="00CD67B8">
        <w:fldChar w:fldCharType="begin"/>
      </w:r>
      <w:r w:rsidR="001F613A" w:rsidRPr="00457D7E">
        <w:rPr>
          <w:lang w:val="en-GB"/>
          <w:rPrChange w:id="1295" w:author="Anna Gårdmark" w:date="2020-02-07T07:22:00Z">
            <w:rPr/>
          </w:rPrChange>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7D7E">
        <w:rPr>
          <w:lang w:val="en-GB"/>
          <w:rPrChange w:id="1296" w:author="Anna Gårdmark" w:date="2020-02-07T07:22:00Z">
            <w:rPr/>
          </w:rPrChange>
        </w:rPr>
        <w:t xml:space="preserve">. </w:t>
      </w:r>
      <w:r w:rsidR="00B503F2" w:rsidRPr="00457D7E">
        <w:rPr>
          <w:rFonts w:eastAsiaTheme="minorEastAsia" w:cstheme="minorHAnsi"/>
          <w:lang w:val="en-GB"/>
          <w:rPrChange w:id="1297" w:author="Anna Gårdmark" w:date="2020-02-07T07:22:00Z">
            <w:rPr>
              <w:rFonts w:eastAsiaTheme="minorEastAsia" w:cstheme="minorHAnsi"/>
            </w:rPr>
          </w:rPrChange>
        </w:rPr>
        <w:t>T</w:t>
      </w:r>
      <w:r w:rsidR="0040573E" w:rsidRPr="00972C7F">
        <w:rPr>
          <w:rFonts w:eastAsiaTheme="minorEastAsia" w:cstheme="minorHAnsi"/>
          <w:lang w:val="en-GB"/>
        </w:rPr>
        <w:t xml:space="preserve">hat said, there </w:t>
      </w:r>
      <w:r w:rsidR="007A664B" w:rsidRPr="00457D7E">
        <w:rPr>
          <w:rFonts w:eastAsiaTheme="minorEastAsia" w:cstheme="minorHAnsi"/>
          <w:lang w:val="en-GB"/>
          <w:rPrChange w:id="1298" w:author="Anna Gårdmark" w:date="2020-02-07T07:22:00Z">
            <w:rPr>
              <w:rFonts w:eastAsiaTheme="minorEastAsia" w:cstheme="minorHAnsi"/>
            </w:rPr>
          </w:rPrChange>
        </w:rPr>
        <w:t>is</w:t>
      </w:r>
      <w:r w:rsidR="0040573E" w:rsidRPr="00972C7F">
        <w:rPr>
          <w:rFonts w:eastAsiaTheme="minorEastAsia" w:cstheme="minorHAnsi"/>
          <w:lang w:val="en-GB"/>
        </w:rPr>
        <w:t xml:space="preserve"> already empirical evidence of the largest individuals being the first to suffer </w:t>
      </w:r>
      <w:r w:rsidR="00C46B18" w:rsidRPr="00457D7E">
        <w:rPr>
          <w:rFonts w:eastAsiaTheme="minorEastAsia" w:cstheme="minorHAnsi"/>
          <w:lang w:val="en-GB"/>
          <w:rPrChange w:id="1299" w:author="Anna Gårdmark" w:date="2020-02-07T07:22:00Z">
            <w:rPr>
              <w:rFonts w:eastAsiaTheme="minorEastAsia" w:cstheme="minorHAnsi"/>
            </w:rPr>
          </w:rPrChange>
        </w:rPr>
        <w:t xml:space="preserve">from </w:t>
      </w:r>
      <w:r w:rsidR="00FA42C8" w:rsidRPr="00457D7E">
        <w:rPr>
          <w:rFonts w:eastAsiaTheme="minorEastAsia" w:cstheme="minorHAnsi"/>
          <w:lang w:val="en-GB"/>
          <w:rPrChange w:id="1300" w:author="Anna Gårdmark" w:date="2020-02-07T07:22:00Z">
            <w:rPr>
              <w:rFonts w:eastAsiaTheme="minorEastAsia" w:cstheme="minorHAnsi"/>
            </w:rPr>
          </w:rPrChange>
        </w:rPr>
        <w:t xml:space="preserve">(or not being able to </w:t>
      </w:r>
      <w:r w:rsidR="00E0010A" w:rsidRPr="00457D7E">
        <w:rPr>
          <w:rFonts w:eastAsiaTheme="minorEastAsia" w:cstheme="minorHAnsi"/>
          <w:lang w:val="en-GB"/>
          <w:rPrChange w:id="1301" w:author="Anna Gårdmark" w:date="2020-02-07T07:22:00Z">
            <w:rPr>
              <w:rFonts w:eastAsiaTheme="minorEastAsia" w:cstheme="minorHAnsi"/>
            </w:rPr>
          </w:rPrChange>
        </w:rPr>
        <w:t>benefit</w:t>
      </w:r>
      <w:r w:rsidR="00930583" w:rsidRPr="00457D7E">
        <w:rPr>
          <w:rFonts w:eastAsiaTheme="minorEastAsia" w:cstheme="minorHAnsi"/>
          <w:lang w:val="en-GB"/>
          <w:rPrChange w:id="1302" w:author="Anna Gårdmark" w:date="2020-02-07T07:22:00Z">
            <w:rPr>
              <w:rFonts w:eastAsiaTheme="minorEastAsia" w:cstheme="minorHAnsi"/>
            </w:rPr>
          </w:rPrChange>
        </w:rPr>
        <w:t xml:space="preserve">, </w:t>
      </w:r>
      <w:r w:rsidR="00930583">
        <w:rPr>
          <w:rFonts w:eastAsiaTheme="minorEastAsia" w:cstheme="minorHAnsi"/>
        </w:rPr>
        <w:fldChar w:fldCharType="begin"/>
      </w:r>
      <w:r w:rsidR="009F48BC" w:rsidRPr="00457D7E">
        <w:rPr>
          <w:rFonts w:eastAsiaTheme="minorEastAsia" w:cstheme="minorHAnsi"/>
          <w:lang w:val="en-GB"/>
          <w:rPrChange w:id="1303" w:author="Anna Gårdmark" w:date="2020-02-07T07:22:00Z">
            <w:rPr>
              <w:rFonts w:eastAsiaTheme="minorEastAsia" w:cstheme="minorHAnsi"/>
            </w:rPr>
          </w:rPrChange>
        </w:rPr>
        <w:instrText xml:space="preserve"> ADDIN ZOTERO_ITEM CSL_CITATION {"citationID":"ag7eb21mmv","properties":{"formattedCitation":"(Huss {\\i{}et al.} 2019)","plainCitation":"(Huss et al. 2019)","noteIndex":0},"citationItems":[{"id":"JtKt9yLW/Rm8sr6r2","uris":["http://zotero.org/users/6116610/items/3XTZM82V"],"uri":["http://zotero.org/users/6116610/items/3XTZM82V"],"itemData":{"id":"JtKt9yLW/Rm8sr6r2","type":"article-journal","abstract":"A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w:instrText>
      </w:r>
      <w:r w:rsidR="009F48BC">
        <w:rPr>
          <w:rFonts w:eastAsiaTheme="minorEastAsia" w:cstheme="minorHAnsi"/>
        </w:rPr>
        <w:instrText>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9F48BC" w:rsidRPr="00457D7E">
        <w:rPr>
          <w:rFonts w:eastAsiaTheme="minorEastAsia" w:cstheme="minorHAnsi"/>
          <w:lang w:val="en-GB"/>
          <w:rPrChange w:id="1304" w:author="Anna Gårdmark" w:date="2020-02-07T07:22:00Z">
            <w:rPr>
              <w:rFonts w:eastAsiaTheme="minorEastAsia" w:cstheme="minorHAnsi"/>
            </w:rPr>
          </w:rPrChang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7D7E">
        <w:rPr>
          <w:rFonts w:eastAsiaTheme="minorEastAsia" w:cstheme="minorHAnsi"/>
          <w:lang w:val="en-GB"/>
          <w:rPrChange w:id="1305" w:author="Anna Gårdmark" w:date="2020-02-07T07:22:00Z">
            <w:rPr>
              <w:rFonts w:eastAsiaTheme="minorEastAsia" w:cstheme="minorHAnsi"/>
            </w:rPr>
          </w:rPrChange>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7D7E">
        <w:rPr>
          <w:rFonts w:cstheme="minorHAnsi"/>
          <w:lang w:val="en-GB"/>
          <w:rPrChange w:id="1306" w:author="Anna Gårdmark" w:date="2020-02-07T07:22:00Z">
            <w:rPr>
              <w:rFonts w:cstheme="minorHAnsi"/>
            </w:rPr>
          </w:rPrChange>
        </w:rPr>
        <w:t xml:space="preserve">assuming that </w:t>
      </w:r>
      <w:r w:rsidR="00DD56B6" w:rsidRPr="00972C7F">
        <w:rPr>
          <w:rFonts w:cstheme="minorHAnsi"/>
          <w:lang w:val="en-GB"/>
        </w:rPr>
        <w:t xml:space="preserve">species </w:t>
      </w:r>
      <w:r w:rsidR="00C854B1" w:rsidRPr="00457D7E">
        <w:rPr>
          <w:rFonts w:cstheme="minorHAnsi"/>
          <w:lang w:val="en-GB"/>
          <w:rPrChange w:id="1307" w:author="Anna Gårdmark" w:date="2020-02-07T07:22:00Z">
            <w:rPr>
              <w:rFonts w:cstheme="minorHAnsi"/>
            </w:rPr>
          </w:rPrChange>
        </w:rPr>
        <w:t xml:space="preserve">occupy </w:t>
      </w:r>
      <w:r w:rsidR="00DD56B6" w:rsidRPr="00972C7F">
        <w:rPr>
          <w:rFonts w:cstheme="minorHAnsi"/>
          <w:lang w:val="en-GB"/>
        </w:rPr>
        <w:t xml:space="preserve">thermal habitats </w:t>
      </w:r>
      <w:r w:rsidR="007A565B" w:rsidRPr="00457D7E">
        <w:rPr>
          <w:rFonts w:cstheme="minorHAnsi"/>
          <w:lang w:val="en-GB"/>
          <w:rPrChange w:id="1308" w:author="Anna Gårdmark" w:date="2020-02-07T07:22:00Z">
            <w:rPr>
              <w:rFonts w:cstheme="minorHAnsi"/>
            </w:rPr>
          </w:rPrChange>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7D7E">
        <w:rPr>
          <w:rFonts w:cstheme="minorHAnsi"/>
          <w:lang w:val="en-GB"/>
          <w:rPrChange w:id="1309" w:author="Anna Gårdmark" w:date="2020-02-07T07:22:00Z">
            <w:rPr>
              <w:rFonts w:cstheme="minorHAnsi"/>
            </w:rPr>
          </w:rPrChange>
        </w:rPr>
        <w:t xml:space="preserve"> </w:t>
      </w:r>
    </w:p>
    <w:p w14:paraId="67F427F7" w14:textId="71BFACBD" w:rsidR="00720141" w:rsidRPr="00972C7F" w:rsidRDefault="00E169B4" w:rsidP="002E3379">
      <w:pPr>
        <w:spacing w:line="480" w:lineRule="auto"/>
        <w:ind w:firstLine="284"/>
        <w:contextualSpacing/>
        <w:jc w:val="both"/>
        <w:rPr>
          <w:rFonts w:eastAsiaTheme="minorEastAsia" w:cstheme="minorHAnsi"/>
          <w:lang w:val="en-GB"/>
        </w:rPr>
      </w:pPr>
      <w:commentRangeStart w:id="1310"/>
      <w:r w:rsidRPr="00972C7F">
        <w:rPr>
          <w:rFonts w:eastAsiaTheme="minorEastAsia" w:cstheme="minorHAnsi"/>
          <w:lang w:val="en-GB"/>
        </w:rPr>
        <w:t>Interestingly</w:t>
      </w:r>
      <w:commentRangeEnd w:id="1310"/>
      <w:r w:rsidR="00E7188A">
        <w:rPr>
          <w:rStyle w:val="Kommentarsreferens"/>
        </w:rPr>
        <w:commentReference w:id="1310"/>
      </w:r>
      <w:r w:rsidRPr="00972C7F">
        <w:rPr>
          <w:rFonts w:eastAsiaTheme="minorEastAsia" w:cstheme="minorHAnsi"/>
          <w:lang w:val="en-GB"/>
        </w:rPr>
        <w:t xml:space="preserve">,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7D7E">
        <w:rPr>
          <w:rFonts w:eastAsiaTheme="minorEastAsia" w:cstheme="minorHAnsi"/>
          <w:lang w:val="en-GB"/>
          <w:rPrChange w:id="1311" w:author="Anna Gårdmark" w:date="2020-02-07T07:22:00Z">
            <w:rPr>
              <w:rFonts w:eastAsiaTheme="minorEastAsia" w:cstheme="minorHAnsi"/>
            </w:rPr>
          </w:rPrChange>
        </w:rPr>
        <w:t>general Pütter-type growth models</w:t>
      </w:r>
      <w:r w:rsidR="003866F7" w:rsidRPr="00457D7E">
        <w:rPr>
          <w:rFonts w:eastAsiaTheme="minorEastAsia" w:cstheme="minorHAnsi"/>
          <w:lang w:val="en-GB"/>
          <w:rPrChange w:id="1312" w:author="Anna Gårdmark" w:date="2020-02-07T07:22:00Z">
            <w:rPr>
              <w:rFonts w:eastAsiaTheme="minorEastAsia" w:cstheme="minorHAnsi"/>
            </w:rPr>
          </w:rPrChange>
        </w:rPr>
        <w:t xml:space="preserve"> </w:t>
      </w:r>
      <w:r w:rsidR="003866F7">
        <w:rPr>
          <w:rFonts w:eastAsiaTheme="minorEastAsia" w:cstheme="minorHAnsi"/>
        </w:rPr>
        <w:fldChar w:fldCharType="begin"/>
      </w:r>
      <w:r w:rsidR="001F613A" w:rsidRPr="00457D7E">
        <w:rPr>
          <w:rFonts w:eastAsiaTheme="minorEastAsia" w:cstheme="minorHAnsi"/>
          <w:lang w:val="en-GB"/>
          <w:rPrChange w:id="1313" w:author="Anna Gårdmark" w:date="2020-02-07T07:22:00Z">
            <w:rPr>
              <w:rFonts w:eastAsiaTheme="minorEastAsia" w:cstheme="minorHAnsi"/>
            </w:rPr>
          </w:rPrChange>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7D7E">
        <w:rPr>
          <w:rFonts w:eastAsiaTheme="minorEastAsia" w:cstheme="minorHAnsi"/>
          <w:lang w:val="en-GB"/>
          <w:rPrChange w:id="1314" w:author="Anna Gårdmark" w:date="2020-02-07T07:22:00Z">
            <w:rPr>
              <w:rFonts w:eastAsiaTheme="minorEastAsia" w:cstheme="minorHAnsi"/>
            </w:rPr>
          </w:rPrChange>
        </w:rPr>
        <w:t xml:space="preserve">, </w:t>
      </w:r>
      <w:r w:rsidR="00E7188A" w:rsidRPr="00457D7E">
        <w:rPr>
          <w:rFonts w:eastAsiaTheme="minorEastAsia" w:cstheme="minorHAnsi"/>
          <w:lang w:val="en-GB"/>
          <w:rPrChange w:id="1315" w:author="Anna Gårdmark" w:date="2020-02-07T07:22:00Z">
            <w:rPr>
              <w:rFonts w:eastAsiaTheme="minorEastAsia" w:cstheme="minorHAnsi"/>
            </w:rPr>
          </w:rPrChange>
        </w:rPr>
        <w:t>where growth is the result of</w:t>
      </w:r>
      <w:r w:rsidR="006B7264" w:rsidRPr="00457D7E">
        <w:rPr>
          <w:rFonts w:eastAsiaTheme="minorEastAsia" w:cstheme="minorHAnsi"/>
          <w:lang w:val="en-GB"/>
          <w:rPrChange w:id="1316" w:author="Anna Gårdmark" w:date="2020-02-07T07:22:00Z">
            <w:rPr>
              <w:rFonts w:eastAsiaTheme="minorEastAsia" w:cstheme="minorHAnsi"/>
            </w:rPr>
          </w:rPrChange>
        </w:rPr>
        <w:t xml:space="preserve"> two antagonistic processes, anabolism and catabolism representing build up and break down of body materials</w:t>
      </w:r>
      <w:r w:rsidR="00013DDC" w:rsidRPr="00457D7E">
        <w:rPr>
          <w:rFonts w:eastAsiaTheme="minorEastAsia" w:cstheme="minorHAnsi"/>
          <w:lang w:val="en-GB"/>
          <w:rPrChange w:id="1317" w:author="Anna Gårdmark" w:date="2020-02-07T07:22:00Z">
            <w:rPr>
              <w:rFonts w:eastAsiaTheme="minorEastAsia" w:cstheme="minorHAnsi"/>
            </w:rPr>
          </w:rPrChange>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7D7E">
        <w:rPr>
          <w:rFonts w:eastAsiaTheme="minorEastAsia" w:cstheme="minorHAnsi"/>
          <w:lang w:val="en-GB"/>
          <w:rPrChange w:id="1318" w:author="Anna Gårdmark" w:date="2020-02-07T07:22:00Z">
            <w:rPr>
              <w:rFonts w:eastAsiaTheme="minorEastAsia" w:cstheme="minorHAnsi"/>
            </w:rPr>
          </w:rPrChange>
        </w:rPr>
        <w:t xml:space="preserve">optimum </w:t>
      </w:r>
      <w:r w:rsidR="001A1712" w:rsidRPr="00457D7E">
        <w:rPr>
          <w:rFonts w:eastAsiaTheme="minorEastAsia" w:cstheme="minorHAnsi"/>
          <w:lang w:val="en-GB"/>
          <w:rPrChange w:id="1319" w:author="Anna Gårdmark" w:date="2020-02-07T07:22:00Z">
            <w:rPr>
              <w:rFonts w:eastAsiaTheme="minorEastAsia" w:cstheme="minorHAnsi"/>
            </w:rPr>
          </w:rPrChange>
        </w:rPr>
        <w:t xml:space="preserve">growth temperatures </w:t>
      </w:r>
      <w:r w:rsidR="00013DDC" w:rsidRPr="00457D7E">
        <w:rPr>
          <w:rFonts w:eastAsiaTheme="minorEastAsia" w:cstheme="minorHAnsi"/>
          <w:lang w:val="en-GB"/>
          <w:rPrChange w:id="1320" w:author="Anna Gårdmark" w:date="2020-02-07T07:22:00Z">
            <w:rPr>
              <w:rFonts w:eastAsiaTheme="minorEastAsia" w:cstheme="minorHAnsi"/>
            </w:rPr>
          </w:rPrChange>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7D7E">
        <w:rPr>
          <w:rFonts w:eastAsiaTheme="minorEastAsia" w:cstheme="minorHAnsi"/>
          <w:lang w:val="en-GB"/>
          <w:rPrChange w:id="1321" w:author="Anna Gårdmark" w:date="2020-02-07T07:22:00Z">
            <w:rPr>
              <w:rFonts w:eastAsiaTheme="minorEastAsia" w:cstheme="minorHAnsi"/>
            </w:rPr>
          </w:rPrChange>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Bertalanffy growth model (VBGM) – a species case of the Pütter model – </w:t>
      </w:r>
      <m:oMath>
        <m:r>
          <w:rPr>
            <w:rFonts w:ascii="Cambria Math" w:eastAsiaTheme="minorEastAsia" w:hAnsi="Cambria Math" w:cstheme="minorHAnsi"/>
            <w:lang w:val="en-GB"/>
          </w:rPr>
          <m:t>b</m:t>
        </m:r>
        <m:r>
          <w:rPr>
            <w:rFonts w:ascii="Cambria Math" w:eastAsiaTheme="minorEastAsia" w:hAnsi="Cambria Math" w:cstheme="minorHAnsi"/>
            <w:lang w:val="en-GB"/>
            <w:rPrChange w:id="1322" w:author="Anna Gårdmark" w:date="2020-02-07T07:22:00Z">
              <w:rPr>
                <w:rFonts w:ascii="Cambria Math" w:eastAsiaTheme="minorEastAsia" w:hAnsi="Cambria Math" w:cstheme="minorHAnsi"/>
              </w:rPr>
            </w:rPrChange>
          </w:rPr>
          <m:t>=1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7D7E">
        <w:rPr>
          <w:rFonts w:eastAsiaTheme="minorEastAsia" w:cstheme="minorHAnsi"/>
          <w:lang w:val="en-GB"/>
          <w:rPrChange w:id="1323" w:author="Anna Gårdmark" w:date="2020-02-07T07:22:00Z">
            <w:rPr>
              <w:rFonts w:eastAsiaTheme="minorEastAsia" w:cstheme="minorHAnsi"/>
            </w:rPr>
          </w:rPrChange>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7D7E">
        <w:rPr>
          <w:rFonts w:eastAsiaTheme="minorEastAsia" w:cstheme="minorHAnsi"/>
          <w:lang w:val="en-GB"/>
          <w:rPrChange w:id="1324" w:author="Anna Gårdmark" w:date="2020-02-07T07:22:00Z">
            <w:rPr>
              <w:rFonts w:eastAsiaTheme="minorEastAsia" w:cstheme="minorHAnsi"/>
            </w:rPr>
          </w:rPrChange>
        </w:rPr>
        <w:t xml:space="preserve">, which has a mass-exponent typically around 0.8 </w:t>
      </w:r>
      <w:r w:rsidR="008512D7">
        <w:rPr>
          <w:rFonts w:eastAsiaTheme="minorEastAsia" w:cstheme="minorHAnsi"/>
        </w:rPr>
        <w:fldChar w:fldCharType="begin"/>
      </w:r>
      <w:r w:rsidR="009C0DAC" w:rsidRPr="00457D7E">
        <w:rPr>
          <w:rFonts w:eastAsiaTheme="minorEastAsia" w:cstheme="minorHAnsi"/>
          <w:lang w:val="en-GB"/>
          <w:rPrChange w:id="1325" w:author="Anna Gårdmark" w:date="2020-02-07T07:22:00Z">
            <w:rPr>
              <w:rFonts w:eastAsiaTheme="minorEastAsia" w:cstheme="minorHAnsi"/>
            </w:rPr>
          </w:rPrChange>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7D7E">
        <w:rPr>
          <w:rFonts w:eastAsiaTheme="minorEastAsia" w:cstheme="minorHAnsi"/>
          <w:lang w:val="en-GB"/>
          <w:rPrChange w:id="1326" w:author="Anna Gårdmark" w:date="2020-02-07T07:22:00Z">
            <w:rPr>
              <w:rFonts w:eastAsiaTheme="minorEastAsia" w:cstheme="minorHAnsi"/>
            </w:rPr>
          </w:rPrChange>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7D7E">
        <w:rPr>
          <w:rFonts w:eastAsiaTheme="minorEastAsia" w:cstheme="minorHAnsi"/>
          <w:lang w:val="en-GB"/>
          <w:rPrChange w:id="1327" w:author="Anna Gårdmark" w:date="2020-02-07T07:22:00Z">
            <w:rPr>
              <w:rFonts w:eastAsiaTheme="minorEastAsia" w:cstheme="minorHAnsi"/>
            </w:rPr>
          </w:rPrChange>
        </w:rPr>
        <w:instrText xml:space="preserve">sh species and confronted this data with </w:instrText>
      </w:r>
      <w:r w:rsidR="009C0DAC">
        <w:rPr>
          <w:rFonts w:eastAsiaTheme="minorEastAsia" w:cstheme="minorHAnsi"/>
        </w:rPr>
        <w:instrText>ﬂ</w:instrText>
      </w:r>
      <w:r w:rsidR="009C0DAC" w:rsidRPr="00457D7E">
        <w:rPr>
          <w:rFonts w:eastAsiaTheme="minorEastAsia" w:cstheme="minorHAnsi"/>
          <w:lang w:val="en-GB"/>
          <w:rPrChange w:id="1328" w:author="Anna Gårdmark" w:date="2020-02-07T07:22:00Z">
            <w:rPr>
              <w:rFonts w:eastAsiaTheme="minorEastAsia" w:cstheme="minorHAnsi"/>
            </w:rPr>
          </w:rPrChange>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7D7E">
        <w:rPr>
          <w:rFonts w:eastAsiaTheme="minorEastAsia" w:cstheme="minorHAnsi"/>
          <w:lang w:val="en-GB"/>
          <w:rPrChange w:id="1329" w:author="Anna Gårdmark" w:date="2020-02-07T07:22:00Z">
            <w:rPr>
              <w:rFonts w:eastAsiaTheme="minorEastAsia" w:cstheme="minorHAnsi"/>
            </w:rPr>
          </w:rPrChange>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7D7E">
        <w:rPr>
          <w:rFonts w:eastAsiaTheme="minorEastAsia" w:cstheme="minorHAnsi"/>
          <w:lang w:val="en-GB"/>
          <w:rPrChange w:id="1330" w:author="Anna Gårdmark" w:date="2020-02-07T07:22:00Z">
            <w:rPr>
              <w:rFonts w:eastAsiaTheme="minorEastAsia" w:cstheme="minorHAnsi"/>
            </w:rPr>
          </w:rPrChange>
        </w:rPr>
        <w:instrText>cient of 0.89 with a SIC interval spanning 0.82 to 0.99, implying that mechanistically derived coef</w:instrText>
      </w:r>
      <w:r w:rsidR="009C0DAC">
        <w:rPr>
          <w:rFonts w:eastAsiaTheme="minorEastAsia" w:cstheme="minorHAnsi"/>
        </w:rPr>
        <w:instrText>ﬁ</w:instrText>
      </w:r>
      <w:r w:rsidR="009C0DAC" w:rsidRPr="00457D7E">
        <w:rPr>
          <w:rFonts w:eastAsiaTheme="minorEastAsia" w:cstheme="minorHAnsi"/>
          <w:lang w:val="en-GB"/>
          <w:rPrChange w:id="1331" w:author="Anna Gårdmark" w:date="2020-02-07T07:22:00Z">
            <w:rPr>
              <w:rFonts w:eastAsiaTheme="minorEastAsia" w:cstheme="minorHAnsi"/>
            </w:rPr>
          </w:rPrChange>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7D7E">
        <w:rPr>
          <w:rFonts w:eastAsiaTheme="minorEastAsia" w:cstheme="minorHAnsi"/>
          <w:lang w:val="en-GB"/>
          <w:rPrChange w:id="1332" w:author="Anna Gårdmark" w:date="2020-02-07T07:22:00Z">
            <w:rPr>
              <w:rFonts w:eastAsiaTheme="minorEastAsia" w:cstheme="minorHAnsi"/>
            </w:rPr>
          </w:rPrChange>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7D7E">
        <w:rPr>
          <w:rFonts w:eastAsiaTheme="minorEastAsia" w:cstheme="minorHAnsi"/>
          <w:lang w:val="en-GB"/>
          <w:rPrChange w:id="1333" w:author="Anna Gårdmark" w:date="2020-02-07T07:22:00Z">
            <w:rPr>
              <w:rFonts w:eastAsiaTheme="minorEastAsia" w:cstheme="minorHAnsi"/>
            </w:rPr>
          </w:rPrChange>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classic Pütter</w:t>
      </w:r>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7D7E">
        <w:rPr>
          <w:rFonts w:eastAsiaTheme="minorEastAsia" w:cstheme="minorHAnsi"/>
          <w:lang w:val="en-GB"/>
          <w:rPrChange w:id="1334" w:author="Anna Gårdmark" w:date="2020-02-07T07:22:00Z">
            <w:rPr>
              <w:rFonts w:eastAsiaTheme="minorEastAsia" w:cstheme="minorHAnsi"/>
            </w:rPr>
          </w:rPrChange>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7D7E">
        <w:rPr>
          <w:rFonts w:eastAsiaTheme="minorEastAsia" w:cstheme="minorHAnsi"/>
          <w:lang w:val="en-GB"/>
          <w:rPrChange w:id="1335" w:author="Anna Gårdmark" w:date="2020-02-07T07:22:00Z">
            <w:rPr>
              <w:rFonts w:eastAsiaTheme="minorEastAsia" w:cstheme="minorHAnsi"/>
            </w:rPr>
          </w:rPrChange>
        </w:rPr>
        <w:t xml:space="preserve"> </w:t>
      </w:r>
      <w:r w:rsidR="006364F2">
        <w:rPr>
          <w:rFonts w:eastAsiaTheme="minorEastAsia" w:cstheme="minorHAnsi"/>
        </w:rPr>
        <w:fldChar w:fldCharType="begin"/>
      </w:r>
      <w:r w:rsidR="00592C85" w:rsidRPr="00457D7E">
        <w:rPr>
          <w:rFonts w:eastAsiaTheme="minorEastAsia" w:cstheme="minorHAnsi"/>
          <w:lang w:val="en-GB"/>
          <w:rPrChange w:id="1336" w:author="Anna Gårdmark" w:date="2020-02-07T07:22:00Z">
            <w:rPr>
              <w:rFonts w:eastAsiaTheme="minorEastAsia" w:cstheme="minorHAnsi"/>
            </w:rPr>
          </w:rPrChange>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7D7E">
        <w:rPr>
          <w:rFonts w:eastAsiaTheme="minorEastAsia" w:cstheme="minorHAnsi"/>
          <w:lang w:val="en-GB"/>
          <w:rPrChange w:id="1337" w:author="Anna Gårdmark" w:date="2020-02-07T07:22:00Z">
            <w:rPr>
              <w:rFonts w:eastAsiaTheme="minorEastAsia" w:cstheme="minorHAnsi"/>
            </w:rPr>
          </w:rPrChange>
        </w:rPr>
        <w:t xml:space="preserve"> </w:t>
      </w:r>
      <w:r w:rsidR="00594B91">
        <w:rPr>
          <w:rFonts w:eastAsiaTheme="minorEastAsia" w:cstheme="minorHAnsi"/>
        </w:rPr>
        <w:fldChar w:fldCharType="begin"/>
      </w:r>
      <w:r w:rsidR="001F613A" w:rsidRPr="00457D7E">
        <w:rPr>
          <w:rFonts w:eastAsiaTheme="minorEastAsia" w:cstheme="minorHAnsi"/>
          <w:lang w:val="en-GB"/>
          <w:rPrChange w:id="1338" w:author="Anna Gårdmark" w:date="2020-02-07T07:22:00Z">
            <w:rPr>
              <w:rFonts w:eastAsiaTheme="minorEastAsia" w:cstheme="minorHAnsi"/>
            </w:rPr>
          </w:rPrChange>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7D7E">
        <w:rPr>
          <w:rFonts w:eastAsiaTheme="minorEastAsia" w:cstheme="minorHAnsi"/>
          <w:lang w:val="en-GB"/>
          <w:rPrChange w:id="1339" w:author="Anna Gårdmark" w:date="2020-02-07T07:22:00Z">
            <w:rPr>
              <w:rFonts w:eastAsiaTheme="minorEastAsia" w:cstheme="minorHAnsi"/>
            </w:rPr>
          </w:rPrChange>
        </w:rPr>
        <w:t xml:space="preserve"> in growth models</w:t>
      </w:r>
      <w:r w:rsidR="00320B61" w:rsidRPr="00972C7F">
        <w:rPr>
          <w:rFonts w:eastAsiaTheme="minorEastAsia" w:cstheme="minorHAnsi"/>
          <w:lang w:val="en-GB"/>
        </w:rPr>
        <w:t xml:space="preserve"> </w:t>
      </w:r>
      <w:commentRangeStart w:id="1340"/>
      <w:del w:id="1341" w:author="Anna Gårdmark" w:date="2020-02-07T08:22:00Z">
        <w:r w:rsidR="00AD6896" w:rsidRPr="00972C7F" w:rsidDel="00B4639A">
          <w:rPr>
            <w:rFonts w:eastAsiaTheme="minorEastAsia" w:cstheme="minorHAnsi"/>
            <w:lang w:val="en-GB"/>
          </w:rPr>
          <w:delText>call</w:delText>
        </w:r>
        <w:r w:rsidR="004A2EA6" w:rsidDel="00B4639A">
          <w:rPr>
            <w:rFonts w:eastAsiaTheme="minorEastAsia" w:cstheme="minorHAnsi"/>
            <w:lang w:val="en-GB"/>
          </w:rPr>
          <w:delText>s</w:delText>
        </w:r>
        <w:r w:rsidR="00AD6896" w:rsidRPr="00972C7F" w:rsidDel="00B4639A">
          <w:rPr>
            <w:rFonts w:eastAsiaTheme="minorEastAsia" w:cstheme="minorHAnsi"/>
            <w:lang w:val="en-GB"/>
          </w:rPr>
          <w:delText xml:space="preserve"> </w:delText>
        </w:r>
      </w:del>
      <w:ins w:id="1342" w:author="Anna Gårdmark" w:date="2020-02-07T08:22:00Z">
        <w:r w:rsidR="00B4639A">
          <w:rPr>
            <w:rFonts w:eastAsiaTheme="minorEastAsia" w:cstheme="minorHAnsi"/>
            <w:lang w:val="en-GB"/>
          </w:rPr>
          <w:t>cannot be solved without</w:t>
        </w:r>
      </w:ins>
      <w:del w:id="1343" w:author="Anna Gårdmark" w:date="2020-02-07T08:22:00Z">
        <w:r w:rsidR="00AD6896" w:rsidRPr="00972C7F" w:rsidDel="00B4639A">
          <w:rPr>
            <w:rFonts w:eastAsiaTheme="minorEastAsia" w:cstheme="minorHAnsi"/>
            <w:lang w:val="en-GB"/>
          </w:rPr>
          <w:delText>for</w:delText>
        </w:r>
      </w:del>
      <w:r w:rsidR="00AD6896" w:rsidRPr="00972C7F">
        <w:rPr>
          <w:rFonts w:eastAsiaTheme="minorEastAsia" w:cstheme="minorHAnsi"/>
          <w:lang w:val="en-GB"/>
        </w:rPr>
        <w:t xml:space="preserve"> </w:t>
      </w:r>
      <w:commentRangeEnd w:id="1340"/>
      <w:r w:rsidR="00B4639A">
        <w:rPr>
          <w:rStyle w:val="Kommentarsreferens"/>
        </w:rPr>
        <w:commentReference w:id="1340"/>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7D7E">
        <w:rPr>
          <w:rFonts w:eastAsiaTheme="minorEastAsia" w:cstheme="minorHAnsi"/>
          <w:lang w:val="en-GB"/>
          <w:rPrChange w:id="1344" w:author="Anna Gårdmark" w:date="2020-02-07T07:22:00Z">
            <w:rPr>
              <w:rFonts w:eastAsiaTheme="minorEastAsia" w:cstheme="minorHAnsi"/>
            </w:rPr>
          </w:rPrChange>
        </w:rPr>
        <w:t xml:space="preserve"> It is also worth noting that </w:t>
      </w:r>
      <w:r w:rsidR="00DF2E4E" w:rsidRPr="00457D7E">
        <w:rPr>
          <w:rFonts w:eastAsiaTheme="minorEastAsia" w:cstheme="minorHAnsi"/>
          <w:lang w:val="en-GB"/>
          <w:rPrChange w:id="1345" w:author="Anna Gårdmark" w:date="2020-02-07T07:22:00Z">
            <w:rPr>
              <w:rFonts w:eastAsiaTheme="minorEastAsia" w:cstheme="minorHAnsi"/>
            </w:rPr>
          </w:rPrChange>
        </w:rPr>
        <w:t>our estimate of the mass-scaling exponent of 0.77 is slightly smaller</w:t>
      </w:r>
      <w:r w:rsidR="00CA63C4" w:rsidRPr="00457D7E">
        <w:rPr>
          <w:rFonts w:eastAsiaTheme="minorEastAsia" w:cstheme="minorHAnsi"/>
          <w:lang w:val="en-GB"/>
          <w:rPrChange w:id="1346" w:author="Anna Gårdmark" w:date="2020-02-07T07:22:00Z">
            <w:rPr>
              <w:rFonts w:eastAsiaTheme="minorEastAsia" w:cstheme="minorHAnsi"/>
            </w:rPr>
          </w:rPrChange>
        </w:rPr>
        <w:t xml:space="preserve"> than what is found in other studies, e.g. </w:t>
      </w:r>
      <w:r w:rsidR="00FD7787">
        <w:rPr>
          <w:rFonts w:eastAsiaTheme="minorEastAsia" w:cstheme="minorHAnsi"/>
        </w:rPr>
        <w:fldChar w:fldCharType="begin"/>
      </w:r>
      <w:r w:rsidR="001F613A" w:rsidRPr="00457D7E">
        <w:rPr>
          <w:rFonts w:eastAsiaTheme="minorEastAsia" w:cstheme="minorHAnsi"/>
          <w:lang w:val="en-GB"/>
          <w:rPrChange w:id="1347" w:author="Anna Gårdmark" w:date="2020-02-07T07:22:00Z">
            <w:rPr>
              <w:rFonts w:eastAsiaTheme="minorEastAsia" w:cstheme="minorHAnsi"/>
            </w:rPr>
          </w:rPrChange>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7D7E">
        <w:rPr>
          <w:rFonts w:eastAsiaTheme="minorEastAsia" w:cstheme="minorHAnsi"/>
          <w:lang w:val="en-GB"/>
          <w:rPrChange w:id="1348" w:author="Anna Gårdmark" w:date="2020-02-07T07:22:00Z">
            <w:rPr>
              <w:rFonts w:eastAsiaTheme="minorEastAsia" w:cstheme="minorHAnsi"/>
            </w:rPr>
          </w:rPrChange>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7D7E">
        <w:rPr>
          <w:rFonts w:eastAsiaTheme="minorEastAsia" w:cstheme="minorHAnsi"/>
          <w:lang w:val="en-GB"/>
          <w:rPrChange w:id="1349" w:author="Anna Gårdmark" w:date="2020-02-07T07:22:00Z">
            <w:rPr>
              <w:rFonts w:eastAsiaTheme="minorEastAsia" w:cstheme="minorHAnsi"/>
            </w:rPr>
          </w:rPrChange>
        </w:rPr>
        <w:instrText xml:space="preserve">sh species and confronted this data with </w:instrText>
      </w:r>
      <w:r w:rsidR="001F613A">
        <w:rPr>
          <w:rFonts w:eastAsiaTheme="minorEastAsia" w:cstheme="minorHAnsi"/>
        </w:rPr>
        <w:instrText>ﬂ</w:instrText>
      </w:r>
      <w:r w:rsidR="001F613A" w:rsidRPr="00457D7E">
        <w:rPr>
          <w:rFonts w:eastAsiaTheme="minorEastAsia" w:cstheme="minorHAnsi"/>
          <w:lang w:val="en-GB"/>
          <w:rPrChange w:id="1350" w:author="Anna Gårdmark" w:date="2020-02-07T07:22:00Z">
            <w:rPr>
              <w:rFonts w:eastAsiaTheme="minorEastAsia" w:cstheme="minorHAnsi"/>
            </w:rPr>
          </w:rPrChange>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7D7E">
        <w:rPr>
          <w:rFonts w:eastAsiaTheme="minorEastAsia" w:cstheme="minorHAnsi"/>
          <w:lang w:val="en-GB"/>
          <w:rPrChange w:id="1351" w:author="Anna Gårdmark" w:date="2020-02-07T07:22:00Z">
            <w:rPr>
              <w:rFonts w:eastAsiaTheme="minorEastAsia" w:cstheme="minorHAnsi"/>
            </w:rPr>
          </w:rPrChange>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7D7E">
        <w:rPr>
          <w:rFonts w:eastAsiaTheme="minorEastAsia" w:cstheme="minorHAnsi"/>
          <w:lang w:val="en-GB"/>
          <w:rPrChange w:id="1352" w:author="Anna Gårdmark" w:date="2020-02-07T07:22:00Z">
            <w:rPr>
              <w:rFonts w:eastAsiaTheme="minorEastAsia" w:cstheme="minorHAnsi"/>
            </w:rPr>
          </w:rPrChange>
        </w:rPr>
        <w:instrText>cient of 0.89 with a SIC interval spanning 0.82 to 0.99, implying that mechanistically derived coef</w:instrText>
      </w:r>
      <w:r w:rsidR="001F613A">
        <w:rPr>
          <w:rFonts w:eastAsiaTheme="minorEastAsia" w:cstheme="minorHAnsi"/>
        </w:rPr>
        <w:instrText>ﬁ</w:instrText>
      </w:r>
      <w:r w:rsidR="001F613A" w:rsidRPr="00457D7E">
        <w:rPr>
          <w:rFonts w:eastAsiaTheme="minorEastAsia" w:cstheme="minorHAnsi"/>
          <w:lang w:val="en-GB"/>
          <w:rPrChange w:id="1353" w:author="Anna Gårdmark" w:date="2020-02-07T07:22:00Z">
            <w:rPr>
              <w:rFonts w:eastAsiaTheme="minorEastAsia" w:cstheme="minorHAnsi"/>
            </w:rPr>
          </w:rPrChange>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7D7E">
        <w:rPr>
          <w:rFonts w:eastAsiaTheme="minorEastAsia" w:cstheme="minorHAnsi"/>
          <w:lang w:val="en-GB"/>
          <w:rPrChange w:id="1354" w:author="Anna Gårdmark" w:date="2020-02-07T07:22:00Z">
            <w:rPr>
              <w:rFonts w:eastAsiaTheme="minorEastAsia" w:cstheme="minorHAnsi"/>
            </w:rPr>
          </w:rPrChange>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7D7E">
        <w:rPr>
          <w:rFonts w:eastAsiaTheme="minorEastAsia" w:cstheme="minorHAnsi"/>
          <w:lang w:val="en-GB"/>
          <w:rPrChange w:id="1355" w:author="Anna Gårdmark" w:date="2020-02-07T07:22:00Z">
            <w:rPr>
              <w:rFonts w:eastAsiaTheme="minorEastAsia" w:cstheme="minorHAnsi"/>
            </w:rPr>
          </w:rPrChange>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7D7E">
        <w:rPr>
          <w:rFonts w:eastAsiaTheme="minorEastAsia" w:cstheme="minorHAnsi"/>
          <w:lang w:val="en-GB"/>
          <w:rPrChange w:id="1356" w:author="Anna Gårdmark" w:date="2020-02-07T07:22:00Z">
            <w:rPr>
              <w:rFonts w:eastAsiaTheme="minorEastAsia" w:cstheme="minorHAnsi"/>
            </w:rPr>
          </w:rPrChange>
        </w:rPr>
        <w:t xml:space="preserve">, as illustrated in Fig. </w:t>
      </w:r>
      <w:r w:rsidR="00435EBD" w:rsidRPr="00457D7E">
        <w:rPr>
          <w:rFonts w:eastAsiaTheme="minorEastAsia" w:cstheme="minorHAnsi"/>
          <w:lang w:val="en-GB"/>
          <w:rPrChange w:id="1357" w:author="Anna Gårdmark" w:date="2020-02-07T07:22:00Z">
            <w:rPr>
              <w:rFonts w:eastAsiaTheme="minorEastAsia" w:cstheme="minorHAnsi"/>
            </w:rPr>
          </w:rPrChange>
        </w:rPr>
        <w:t>5</w:t>
      </w:r>
      <w:r w:rsidR="006D4BE2" w:rsidRPr="00457D7E">
        <w:rPr>
          <w:rFonts w:eastAsiaTheme="minorEastAsia" w:cstheme="minorHAnsi"/>
          <w:lang w:val="en-GB"/>
          <w:rPrChange w:id="1358" w:author="Anna Gårdmark" w:date="2020-02-07T07:22:00Z">
            <w:rPr>
              <w:rFonts w:eastAsiaTheme="minorEastAsia" w:cstheme="minorHAnsi"/>
            </w:rPr>
          </w:rPrChange>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6C9E033C"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7D7E">
        <w:rPr>
          <w:rFonts w:eastAsiaTheme="minorEastAsia" w:cstheme="minorHAnsi"/>
          <w:lang w:val="en-GB"/>
          <w:rPrChange w:id="1359" w:author="Anna Gårdmark" w:date="2020-02-07T07:22:00Z">
            <w:rPr>
              <w:rFonts w:eastAsiaTheme="minorEastAsia" w:cstheme="minorHAnsi"/>
            </w:rPr>
          </w:rPrChange>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9F48BC">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S"}],"issued":{"date-parts":[["2005"]]}}},{"id":"JtKt9yLW/kvn25U9T","uris":["http://zotero.org/users/6116610/items/2BTE2RDI"],"uri":["http://zotero.org/users/6116610/items/2BTE2RDI"],"itemData":{"id":"tcAX0HwS/YOgYTW6G","type":"article-journal","container-title":"Global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7D7E">
        <w:rPr>
          <w:rFonts w:eastAsiaTheme="minorEastAsia" w:cstheme="minorHAnsi"/>
          <w:lang w:val="en-GB"/>
          <w:rPrChange w:id="1360" w:author="Anna Gårdmark" w:date="2020-02-07T07:22:00Z">
            <w:rPr>
              <w:rFonts w:eastAsiaTheme="minorEastAsia" w:cstheme="minorHAnsi"/>
            </w:rPr>
          </w:rPrChange>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7D7E">
        <w:rPr>
          <w:rFonts w:eastAsiaTheme="minorEastAsia" w:cstheme="minorHAnsi"/>
          <w:lang w:val="en-GB"/>
          <w:rPrChange w:id="1361" w:author="Anna Gårdmark" w:date="2020-02-07T07:22:00Z">
            <w:rPr>
              <w:rFonts w:eastAsiaTheme="minorEastAsia" w:cstheme="minorHAnsi"/>
            </w:rPr>
          </w:rPrChange>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7D7E">
        <w:rPr>
          <w:rFonts w:eastAsiaTheme="minorEastAsia" w:cstheme="minorHAnsi"/>
          <w:lang w:val="en-GB"/>
          <w:rPrChange w:id="1362" w:author="Anna Gårdmark" w:date="2020-02-07T07:22:00Z">
            <w:rPr>
              <w:rFonts w:eastAsiaTheme="minorEastAsia" w:cstheme="minorHAnsi"/>
            </w:rPr>
          </w:rPrChange>
        </w:rPr>
        <w:t xml:space="preserve">. </w:t>
      </w:r>
      <w:r w:rsidR="00E218B5" w:rsidRPr="00457D7E">
        <w:rPr>
          <w:rFonts w:eastAsiaTheme="minorEastAsia" w:cstheme="minorHAnsi"/>
          <w:lang w:val="en-GB"/>
          <w:rPrChange w:id="1363" w:author="Anna Gårdmark" w:date="2020-02-07T07:22:00Z">
            <w:rPr>
              <w:rFonts w:eastAsiaTheme="minorEastAsia" w:cstheme="minorHAnsi"/>
            </w:rPr>
          </w:rPrChange>
        </w:rPr>
        <w:t>However,</w:t>
      </w:r>
      <w:r w:rsidR="00133D5F" w:rsidRPr="00457D7E">
        <w:rPr>
          <w:rFonts w:eastAsiaTheme="minorEastAsia" w:cstheme="minorHAnsi"/>
          <w:lang w:val="en-GB"/>
          <w:rPrChange w:id="1364" w:author="Anna Gårdmark" w:date="2020-02-07T07:22:00Z">
            <w:rPr>
              <w:rFonts w:eastAsiaTheme="minorEastAsia" w:cstheme="minorHAnsi"/>
            </w:rPr>
          </w:rPrChange>
        </w:rPr>
        <w:t xml:space="preserve"> it</w:t>
      </w:r>
      <w:r w:rsidR="00D7636E" w:rsidRPr="00457D7E">
        <w:rPr>
          <w:rFonts w:eastAsiaTheme="minorEastAsia" w:cstheme="minorHAnsi"/>
          <w:lang w:val="en-GB"/>
          <w:rPrChange w:id="1365" w:author="Anna Gårdmark" w:date="2020-02-07T07:22:00Z">
            <w:rPr>
              <w:rFonts w:eastAsiaTheme="minorEastAsia" w:cstheme="minorHAnsi"/>
            </w:rPr>
          </w:rPrChange>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7BEE72E0" w:rsidR="00947116" w:rsidRPr="00457D7E" w:rsidRDefault="00947116" w:rsidP="00947116">
      <w:pPr>
        <w:spacing w:line="480" w:lineRule="auto"/>
        <w:ind w:firstLine="284"/>
        <w:contextualSpacing/>
        <w:jc w:val="both"/>
        <w:rPr>
          <w:rFonts w:cstheme="minorHAnsi"/>
          <w:lang w:val="en-GB"/>
          <w:rPrChange w:id="1366" w:author="Anna Gårdmark" w:date="2020-02-07T07:22:00Z">
            <w:rPr>
              <w:rFonts w:cstheme="minorHAnsi"/>
            </w:rPr>
          </w:rPrChange>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7D7E">
        <w:rPr>
          <w:rFonts w:eastAsiaTheme="minorEastAsia"/>
          <w:lang w:val="en-GB"/>
          <w:rPrChange w:id="1367" w:author="Anna Gårdmark" w:date="2020-02-07T07:22:00Z">
            <w:rPr>
              <w:rFonts w:eastAsiaTheme="minorEastAsia"/>
            </w:rPr>
          </w:rPrChange>
        </w:rPr>
        <w:t>.</w:t>
      </w:r>
      <w:r w:rsidR="008B751A" w:rsidRPr="00457D7E">
        <w:rPr>
          <w:rFonts w:eastAsiaTheme="minorEastAsia"/>
          <w:lang w:val="en-GB"/>
          <w:rPrChange w:id="1368" w:author="Anna Gårdmark" w:date="2020-02-07T07:22:00Z">
            <w:rPr>
              <w:rFonts w:eastAsiaTheme="minorEastAsia"/>
            </w:rPr>
          </w:rPrChange>
        </w:rPr>
        <w:t xml:space="preserve"> A recent hypothesis suggests </w:t>
      </w:r>
      <w:r w:rsidR="00590D3A" w:rsidRPr="00457D7E">
        <w:rPr>
          <w:rFonts w:eastAsiaTheme="minorEastAsia"/>
          <w:lang w:val="en-GB"/>
          <w:rPrChange w:id="1369" w:author="Anna Gårdmark" w:date="2020-02-07T07:22:00Z">
            <w:rPr>
              <w:rFonts w:eastAsiaTheme="minorEastAsia"/>
            </w:rPr>
          </w:rPrChange>
        </w:rPr>
        <w:t>that the reason for unimodal consumption responses is to protect aerobic scope by not overshoot post-meal oxygen consumption</w:t>
      </w:r>
      <w:r w:rsidR="002F7E09" w:rsidRPr="00457D7E">
        <w:rPr>
          <w:rFonts w:eastAsiaTheme="minorEastAsia"/>
          <w:lang w:val="en-GB"/>
          <w:rPrChange w:id="1370" w:author="Anna Gårdmark" w:date="2020-02-07T07:22:00Z">
            <w:rPr>
              <w:rFonts w:eastAsiaTheme="minorEastAsia"/>
            </w:rPr>
          </w:rPrChange>
        </w:rPr>
        <w:t xml:space="preserve">, which would causally </w:t>
      </w:r>
      <w:r w:rsidR="009C1E05" w:rsidRPr="00457D7E">
        <w:rPr>
          <w:rFonts w:eastAsiaTheme="minorEastAsia"/>
          <w:lang w:val="en-GB"/>
          <w:rPrChange w:id="1371" w:author="Anna Gårdmark" w:date="2020-02-07T07:22:00Z">
            <w:rPr>
              <w:rFonts w:eastAsiaTheme="minorEastAsia"/>
            </w:rPr>
          </w:rPrChange>
        </w:rPr>
        <w:t xml:space="preserve">explain why also growth curves are unimodal </w:t>
      </w:r>
      <w:r w:rsidR="009C1E05">
        <w:rPr>
          <w:rFonts w:eastAsiaTheme="minorEastAsia"/>
        </w:rPr>
        <w:fldChar w:fldCharType="begin"/>
      </w:r>
      <w:r w:rsidR="00AD3510" w:rsidRPr="00457D7E">
        <w:rPr>
          <w:rFonts w:eastAsiaTheme="minorEastAsia"/>
          <w:lang w:val="en-GB"/>
          <w:rPrChange w:id="1372" w:author="Anna Gårdmark" w:date="2020-02-07T07:22:00Z">
            <w:rPr>
              <w:rFonts w:eastAsiaTheme="minorEastAsia"/>
            </w:rPr>
          </w:rPrChange>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7D7E">
        <w:rPr>
          <w:rFonts w:eastAsiaTheme="minorEastAsia"/>
          <w:lang w:val="en-GB"/>
          <w:rPrChange w:id="1373" w:author="Anna Gårdmark" w:date="2020-02-07T07:22:00Z">
            <w:rPr>
              <w:rFonts w:eastAsiaTheme="minorEastAsia"/>
            </w:rPr>
          </w:rPrChange>
        </w:rPr>
        <w:t>.</w:t>
      </w:r>
      <w:r w:rsidR="00092010" w:rsidRPr="00457D7E">
        <w:rPr>
          <w:rFonts w:eastAsiaTheme="minorEastAsia"/>
          <w:lang w:val="en-GB"/>
          <w:rPrChange w:id="1374" w:author="Anna Gårdmark" w:date="2020-02-07T07:22:00Z">
            <w:rPr>
              <w:rFonts w:eastAsiaTheme="minorEastAsia"/>
            </w:rPr>
          </w:rPrChange>
        </w:rPr>
        <w:t xml:space="preserve"> While our data are limited in number of species and relative temperatures are simple approximations, we do find</w:t>
      </w:r>
      <w:r w:rsidR="00590D3A" w:rsidRPr="00457D7E">
        <w:rPr>
          <w:rFonts w:eastAsiaTheme="minorEastAsia"/>
          <w:lang w:val="en-GB"/>
          <w:rPrChange w:id="1375" w:author="Anna Gårdmark" w:date="2020-02-07T07:22:00Z">
            <w:rPr>
              <w:rFonts w:eastAsiaTheme="minorEastAsia"/>
            </w:rPr>
          </w:rPrChange>
        </w:rPr>
        <w:t xml:space="preserve"> </w:t>
      </w:r>
      <w:r w:rsidR="00092010" w:rsidRPr="00457D7E">
        <w:rPr>
          <w:rFonts w:eastAsiaTheme="minorEastAsia"/>
          <w:lang w:val="en-GB"/>
          <w:rPrChange w:id="1376" w:author="Anna Gårdmark" w:date="2020-02-07T07:22:00Z">
            <w:rPr>
              <w:rFonts w:eastAsiaTheme="minorEastAsia"/>
            </w:rPr>
          </w:rPrChange>
        </w:rPr>
        <w:t>that the</w:t>
      </w:r>
      <w:commentRangeStart w:id="1377"/>
      <w:commentRangeStart w:id="1378"/>
      <w:r w:rsidR="006F3CD2" w:rsidRPr="00457D7E">
        <w:rPr>
          <w:rFonts w:eastAsiaTheme="minorEastAsia"/>
          <w:lang w:val="en-GB"/>
          <w:rPrChange w:id="1379" w:author="Anna Gårdmark" w:date="2020-02-07T07:22:00Z">
            <w:rPr>
              <w:rFonts w:eastAsiaTheme="minorEastAsia"/>
            </w:rPr>
          </w:rPrChange>
        </w:rPr>
        <w:t xml:space="preserve"> average optimum for consumption and growth occur at largely similar temperatures (measured in distance from environmental midpoint temperature)</w:t>
      </w:r>
      <w:ins w:id="1380" w:author="Anna Gårdmark" w:date="2020-02-07T08:24:00Z">
        <w:r w:rsidR="00C77C55">
          <w:rPr>
            <w:rFonts w:eastAsiaTheme="minorEastAsia"/>
            <w:lang w:val="en-GB"/>
          </w:rPr>
          <w:t>. This suggests that</w:t>
        </w:r>
      </w:ins>
      <w:del w:id="1381" w:author="Anna Gårdmark" w:date="2020-02-07T08:24:00Z">
        <w:r w:rsidR="006F3CD2" w:rsidRPr="00457D7E" w:rsidDel="00C77C55">
          <w:rPr>
            <w:rFonts w:eastAsiaTheme="minorEastAsia"/>
            <w:lang w:val="en-GB"/>
            <w:rPrChange w:id="1382" w:author="Anna Gårdmark" w:date="2020-02-07T07:22:00Z">
              <w:rPr>
                <w:rFonts w:eastAsiaTheme="minorEastAsia"/>
              </w:rPr>
            </w:rPrChange>
          </w:rPr>
          <w:delText>,</w:delText>
        </w:r>
        <w:r w:rsidR="002F185E" w:rsidRPr="00457D7E" w:rsidDel="00C77C55">
          <w:rPr>
            <w:rFonts w:eastAsiaTheme="minorEastAsia"/>
            <w:lang w:val="en-GB"/>
            <w:rPrChange w:id="1383" w:author="Anna Gårdmark" w:date="2020-02-07T07:22:00Z">
              <w:rPr>
                <w:rFonts w:eastAsiaTheme="minorEastAsia"/>
              </w:rPr>
            </w:rPrChange>
          </w:rPr>
          <w:delText xml:space="preserve"> </w:delText>
        </w:r>
        <w:r w:rsidR="00F45AA9" w:rsidRPr="00457D7E" w:rsidDel="00C77C55">
          <w:rPr>
            <w:rFonts w:eastAsiaTheme="minorEastAsia"/>
            <w:lang w:val="en-GB"/>
            <w:rPrChange w:id="1384" w:author="Anna Gårdmark" w:date="2020-02-07T07:22:00Z">
              <w:rPr>
                <w:rFonts w:eastAsiaTheme="minorEastAsia"/>
              </w:rPr>
            </w:rPrChange>
          </w:rPr>
          <w:delText>which</w:delText>
        </w:r>
      </w:del>
      <w:r w:rsidR="00F45AA9" w:rsidRPr="00457D7E">
        <w:rPr>
          <w:rFonts w:eastAsiaTheme="minorEastAsia"/>
          <w:lang w:val="en-GB"/>
          <w:rPrChange w:id="1385" w:author="Anna Gårdmark" w:date="2020-02-07T07:22:00Z">
            <w:rPr>
              <w:rFonts w:eastAsiaTheme="minorEastAsia"/>
            </w:rPr>
          </w:rPrChange>
        </w:rPr>
        <w:t xml:space="preserve"> consumption may be a driver of </w:t>
      </w:r>
      <w:r w:rsidR="008D1FCB" w:rsidRPr="00457D7E">
        <w:rPr>
          <w:rFonts w:eastAsiaTheme="minorEastAsia"/>
          <w:lang w:val="en-GB"/>
          <w:rPrChange w:id="1386" w:author="Anna Gårdmark" w:date="2020-02-07T07:22:00Z">
            <w:rPr>
              <w:rFonts w:eastAsiaTheme="minorEastAsia"/>
            </w:rPr>
          </w:rPrChange>
        </w:rPr>
        <w:t>unimodal growth curves</w:t>
      </w:r>
      <w:r w:rsidR="00A46FB0" w:rsidRPr="00457D7E">
        <w:rPr>
          <w:rFonts w:eastAsiaTheme="minorEastAsia"/>
          <w:lang w:val="en-GB"/>
          <w:rPrChange w:id="1387" w:author="Anna Gårdmark" w:date="2020-02-07T07:22:00Z">
            <w:rPr>
              <w:rFonts w:eastAsiaTheme="minorEastAsia"/>
            </w:rPr>
          </w:rPrChange>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commentRangeEnd w:id="1377"/>
      <w:r w:rsidR="004B4C78">
        <w:rPr>
          <w:rStyle w:val="Kommentarsreferens"/>
        </w:rPr>
        <w:commentReference w:id="1377"/>
      </w:r>
      <w:commentRangeEnd w:id="1378"/>
      <w:r w:rsidR="00D91BE4">
        <w:rPr>
          <w:rStyle w:val="Kommentarsreferens"/>
        </w:rPr>
        <w:commentReference w:id="1378"/>
      </w:r>
      <w:r w:rsidR="008D1FCB" w:rsidRPr="00457D7E">
        <w:rPr>
          <w:rFonts w:eastAsiaTheme="minorEastAsia"/>
          <w:lang w:val="en-GB"/>
          <w:rPrChange w:id="1388" w:author="Anna Gårdmark" w:date="2020-02-07T07:22:00Z">
            <w:rPr>
              <w:rFonts w:eastAsiaTheme="minorEastAsia"/>
            </w:rPr>
          </w:rPrChange>
        </w:rPr>
        <w:t>. However, w</w:t>
      </w:r>
      <w:r w:rsidR="005C050F" w:rsidRPr="00457D7E">
        <w:rPr>
          <w:rFonts w:eastAsiaTheme="minorEastAsia"/>
          <w:lang w:val="en-GB"/>
          <w:rPrChange w:id="1389" w:author="Anna Gårdmark" w:date="2020-02-07T07:22:00Z">
            <w:rPr>
              <w:rFonts w:eastAsiaTheme="minorEastAsia"/>
            </w:rPr>
          </w:rPrChange>
        </w:rPr>
        <w:t xml:space="preserve">e cannot discriminate between other potential factors, such as </w:t>
      </w:r>
      <w:r w:rsidR="004A2EA6" w:rsidRPr="00457D7E">
        <w:rPr>
          <w:rFonts w:eastAsiaTheme="minorEastAsia"/>
          <w:lang w:val="en-GB"/>
          <w:rPrChange w:id="1390" w:author="Anna Gårdmark" w:date="2020-02-07T07:22:00Z">
            <w:rPr>
              <w:rFonts w:eastAsiaTheme="minorEastAsia"/>
            </w:rPr>
          </w:rPrChange>
        </w:rPr>
        <w:t xml:space="preserve">temperature-dependent </w:t>
      </w:r>
      <w:r w:rsidR="005C050F" w:rsidRPr="00457D7E">
        <w:rPr>
          <w:rFonts w:eastAsiaTheme="minorEastAsia"/>
          <w:lang w:val="en-GB"/>
          <w:rPrChange w:id="1391" w:author="Anna Gårdmark" w:date="2020-02-07T07:22:00Z">
            <w:rPr>
              <w:rFonts w:eastAsiaTheme="minorEastAsia"/>
            </w:rPr>
          </w:rPrChange>
        </w:rPr>
        <w:t>changes in assimilation efficiency or cost of growth</w:t>
      </w:r>
      <w:r w:rsidR="004F2E13" w:rsidRPr="00457D7E">
        <w:rPr>
          <w:rFonts w:eastAsiaTheme="minorEastAsia"/>
          <w:lang w:val="en-GB"/>
          <w:rPrChange w:id="1392" w:author="Anna Gårdmark" w:date="2020-02-07T07:22:00Z">
            <w:rPr>
              <w:rFonts w:eastAsiaTheme="minorEastAsia"/>
            </w:rPr>
          </w:rPrChange>
        </w:rPr>
        <w:t xml:space="preserve"> </w:t>
      </w:r>
      <w:r w:rsidR="004F2E13">
        <w:rPr>
          <w:rFonts w:eastAsiaTheme="minorEastAsia"/>
        </w:rPr>
        <w:fldChar w:fldCharType="begin"/>
      </w:r>
      <w:r w:rsidR="009C66FD" w:rsidRPr="00457D7E">
        <w:rPr>
          <w:rFonts w:eastAsiaTheme="minorEastAsia"/>
          <w:lang w:val="en-GB"/>
          <w:rPrChange w:id="1393" w:author="Anna Gårdmark" w:date="2020-02-07T07:22:00Z">
            <w:rPr>
              <w:rFonts w:eastAsiaTheme="minorEastAsia"/>
            </w:rPr>
          </w:rPrChange>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7D7E">
        <w:rPr>
          <w:rFonts w:eastAsiaTheme="minorEastAsia"/>
          <w:lang w:val="en-GB"/>
          <w:rPrChange w:id="1394" w:author="Anna Gårdmark" w:date="2020-02-07T07:22:00Z">
            <w:rPr>
              <w:rFonts w:eastAsiaTheme="minorEastAsia"/>
            </w:rPr>
          </w:rPrChange>
        </w:rPr>
        <w:t>, and our samples sizes are small and uncertain.</w:t>
      </w:r>
      <w:r w:rsidR="00C551F8" w:rsidRPr="00457D7E">
        <w:rPr>
          <w:rFonts w:eastAsiaTheme="minorEastAsia"/>
          <w:lang w:val="en-GB"/>
          <w:rPrChange w:id="1395" w:author="Anna Gårdmark" w:date="2020-02-07T07:22:00Z">
            <w:rPr>
              <w:rFonts w:eastAsiaTheme="minorEastAsia"/>
            </w:rPr>
          </w:rPrChange>
        </w:rPr>
        <w:t xml:space="preserve"> Nevertheless, </w:t>
      </w:r>
      <w:r w:rsidR="007C5AC9" w:rsidRPr="00457D7E">
        <w:rPr>
          <w:rFonts w:eastAsiaTheme="minorEastAsia"/>
          <w:lang w:val="en-GB"/>
          <w:rPrChange w:id="1396" w:author="Anna Gårdmark" w:date="2020-02-07T07:22:00Z">
            <w:rPr>
              <w:rFonts w:eastAsiaTheme="minorEastAsia"/>
            </w:rPr>
          </w:rPrChange>
        </w:rPr>
        <w:t>unimodal thermal responses are likely important for understanding impacts of climate change</w:t>
      </w:r>
      <w:r w:rsidR="003F679C" w:rsidRPr="00457D7E">
        <w:rPr>
          <w:rFonts w:eastAsiaTheme="minorEastAsia"/>
          <w:lang w:val="en-GB"/>
          <w:rPrChange w:id="1397" w:author="Anna Gårdmark" w:date="2020-02-07T07:22:00Z">
            <w:rPr>
              <w:rFonts w:eastAsiaTheme="minorEastAsia"/>
            </w:rPr>
          </w:rPrChange>
        </w:rPr>
        <w:t xml:space="preserve"> </w:t>
      </w:r>
      <w:r w:rsidR="003F679C">
        <w:rPr>
          <w:rFonts w:eastAsiaTheme="minorEastAsia"/>
        </w:rPr>
        <w:fldChar w:fldCharType="begin"/>
      </w:r>
      <w:r w:rsidR="009C66FD" w:rsidRPr="00457D7E">
        <w:rPr>
          <w:rFonts w:eastAsiaTheme="minorEastAsia"/>
          <w:lang w:val="en-GB"/>
          <w:rPrChange w:id="1398" w:author="Anna Gårdmark" w:date="2020-02-07T07:22:00Z">
            <w:rPr>
              <w:rFonts w:eastAsiaTheme="minorEastAsia"/>
            </w:rPr>
          </w:rPrChange>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7D7E">
        <w:rPr>
          <w:rFonts w:eastAsiaTheme="minorEastAsia"/>
          <w:lang w:val="en-GB"/>
          <w:rPrChange w:id="1399" w:author="Anna Gårdmark" w:date="2020-02-07T07:22:00Z">
            <w:rPr>
              <w:rFonts w:eastAsiaTheme="minorEastAsia"/>
            </w:rPr>
          </w:rPrChange>
        </w:rPr>
        <w:t xml:space="preserve">. Therefore, </w:t>
      </w:r>
      <w:r w:rsidR="004979B3" w:rsidRPr="00457D7E">
        <w:rPr>
          <w:rFonts w:eastAsiaTheme="minorEastAsia"/>
          <w:lang w:val="en-GB"/>
          <w:rPrChange w:id="1400" w:author="Anna Gårdmark" w:date="2020-02-07T07:22:00Z">
            <w:rPr>
              <w:rFonts w:eastAsiaTheme="minorEastAsia"/>
            </w:rPr>
          </w:rPrChange>
        </w:rPr>
        <w:t xml:space="preserve">a priority </w:t>
      </w:r>
      <w:r w:rsidR="00AD3287" w:rsidRPr="00457D7E">
        <w:rPr>
          <w:rFonts w:eastAsiaTheme="minorEastAsia"/>
          <w:lang w:val="en-GB"/>
          <w:rPrChange w:id="1401" w:author="Anna Gårdmark" w:date="2020-02-07T07:22:00Z">
            <w:rPr>
              <w:rFonts w:eastAsiaTheme="minorEastAsia"/>
            </w:rPr>
          </w:rPrChange>
        </w:rPr>
        <w:t xml:space="preserve">should be </w:t>
      </w:r>
      <w:r w:rsidR="006E11A2" w:rsidRPr="00457D7E">
        <w:rPr>
          <w:rFonts w:eastAsiaTheme="minorEastAsia"/>
          <w:lang w:val="en-GB"/>
          <w:rPrChange w:id="1402" w:author="Anna Gårdmark" w:date="2020-02-07T07:22:00Z">
            <w:rPr>
              <w:rFonts w:eastAsiaTheme="minorEastAsia"/>
            </w:rPr>
          </w:rPrChange>
        </w:rPr>
        <w:t xml:space="preserve">to identify generalized approaches </w:t>
      </w:r>
      <w:r w:rsidR="002610ED" w:rsidRPr="00457D7E">
        <w:rPr>
          <w:rFonts w:eastAsiaTheme="minorEastAsia"/>
          <w:lang w:val="en-GB"/>
          <w:rPrChange w:id="1403" w:author="Anna Gårdmark" w:date="2020-02-07T07:22:00Z">
            <w:rPr>
              <w:rFonts w:eastAsiaTheme="minorEastAsia"/>
            </w:rPr>
          </w:rPrChange>
        </w:rPr>
        <w:t xml:space="preserve">and parameters </w:t>
      </w:r>
      <w:r w:rsidR="000F6592" w:rsidRPr="00457D7E">
        <w:rPr>
          <w:rFonts w:eastAsiaTheme="minorEastAsia"/>
          <w:lang w:val="en-GB"/>
          <w:rPrChange w:id="1404" w:author="Anna Gårdmark" w:date="2020-02-07T07:22:00Z">
            <w:rPr>
              <w:rFonts w:eastAsiaTheme="minorEastAsia"/>
            </w:rPr>
          </w:rPrChange>
        </w:rPr>
        <w:t xml:space="preserve">for characterizing </w:t>
      </w:r>
      <w:r w:rsidR="00DD12A0" w:rsidRPr="00457D7E">
        <w:rPr>
          <w:rFonts w:eastAsiaTheme="minorEastAsia"/>
          <w:lang w:val="en-GB"/>
          <w:rPrChange w:id="1405" w:author="Anna Gårdmark" w:date="2020-02-07T07:22:00Z">
            <w:rPr>
              <w:rFonts w:eastAsiaTheme="minorEastAsia"/>
            </w:rPr>
          </w:rPrChange>
        </w:rPr>
        <w:t>the unimodal</w:t>
      </w:r>
      <w:r w:rsidR="00132119" w:rsidRPr="00457D7E">
        <w:rPr>
          <w:rFonts w:eastAsiaTheme="minorEastAsia"/>
          <w:lang w:val="en-GB"/>
          <w:rPrChange w:id="1406" w:author="Anna Gårdmark" w:date="2020-02-07T07:22:00Z">
            <w:rPr>
              <w:rFonts w:eastAsiaTheme="minorEastAsia"/>
            </w:rPr>
          </w:rPrChange>
        </w:rPr>
        <w:t xml:space="preserve"> </w:t>
      </w:r>
      <w:r w:rsidR="00034C53" w:rsidRPr="00457D7E">
        <w:rPr>
          <w:rFonts w:eastAsiaTheme="minorEastAsia"/>
          <w:lang w:val="en-GB"/>
          <w:rPrChange w:id="1407" w:author="Anna Gårdmark" w:date="2020-02-07T07:22:00Z">
            <w:rPr>
              <w:rFonts w:eastAsiaTheme="minorEastAsia"/>
            </w:rPr>
          </w:rPrChange>
        </w:rPr>
        <w:t>shape of consumption</w:t>
      </w:r>
      <w:r w:rsidR="003B651A" w:rsidRPr="00457D7E">
        <w:rPr>
          <w:rFonts w:eastAsiaTheme="minorEastAsia"/>
          <w:lang w:val="en-GB"/>
          <w:rPrChange w:id="1408" w:author="Anna Gårdmark" w:date="2020-02-07T07:22:00Z">
            <w:rPr>
              <w:rFonts w:eastAsiaTheme="minorEastAsia"/>
            </w:rPr>
          </w:rPrChange>
        </w:rPr>
        <w:t xml:space="preserve"> rate</w:t>
      </w:r>
      <w:r w:rsidR="00AC4E19" w:rsidRPr="00457D7E">
        <w:rPr>
          <w:rFonts w:eastAsiaTheme="minorEastAsia"/>
          <w:lang w:val="en-GB"/>
          <w:rPrChange w:id="1409" w:author="Anna Gårdmark" w:date="2020-02-07T07:22:00Z">
            <w:rPr>
              <w:rFonts w:eastAsiaTheme="minorEastAsia"/>
            </w:rPr>
          </w:rPrChange>
        </w:rPr>
        <w:t>, which would require more data and experiments</w:t>
      </w:r>
      <w:ins w:id="1410" w:author="Anna Gårdmark" w:date="2020-02-07T08:25:00Z">
        <w:r w:rsidR="00C77C55">
          <w:rPr>
            <w:rFonts w:eastAsiaTheme="minorEastAsia"/>
            <w:lang w:val="en-GB"/>
          </w:rPr>
          <w:t xml:space="preserve"> with</w:t>
        </w:r>
      </w:ins>
      <w:r w:rsidR="007102FF" w:rsidRPr="00457D7E">
        <w:rPr>
          <w:rFonts w:eastAsiaTheme="minorEastAsia"/>
          <w:lang w:val="en-GB"/>
          <w:rPrChange w:id="1411" w:author="Anna Gårdmark" w:date="2020-02-07T07:22:00Z">
            <w:rPr>
              <w:rFonts w:eastAsiaTheme="minorEastAsia"/>
            </w:rPr>
          </w:rPrChange>
        </w:rPr>
        <w:t xml:space="preserve"> factorial mass and temperature treatments</w:t>
      </w:r>
      <w:r w:rsidR="00AC4E19" w:rsidRPr="00457D7E">
        <w:rPr>
          <w:rFonts w:eastAsiaTheme="minorEastAsia"/>
          <w:lang w:val="en-GB"/>
          <w:rPrChange w:id="1412" w:author="Anna Gårdmark" w:date="2020-02-07T07:22:00Z">
            <w:rPr>
              <w:rFonts w:eastAsiaTheme="minorEastAsia"/>
            </w:rPr>
          </w:rPrChange>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t>We also find the general temperature scaling</w:t>
      </w:r>
      <w:r w:rsidR="00F935D8" w:rsidRPr="00972C7F">
        <w:rPr>
          <w:rFonts w:eastAsiaTheme="minorEastAsia" w:cstheme="minorHAnsi"/>
          <w:lang w:val="en-GB"/>
        </w:rPr>
        <w:t xml:space="preserve"> </w:t>
      </w:r>
      <w:r w:rsidR="00C22343" w:rsidRPr="00457D7E">
        <w:rPr>
          <w:rFonts w:eastAsiaTheme="minorEastAsia" w:cstheme="minorHAnsi"/>
          <w:lang w:val="en-GB"/>
          <w:rPrChange w:id="1413" w:author="Anna Gårdmark" w:date="2020-02-07T07:22:00Z">
            <w:rPr>
              <w:rFonts w:eastAsiaTheme="minorEastAsia" w:cstheme="minorHAnsi"/>
            </w:rPr>
          </w:rPrChange>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 xml:space="preserve">use of </w:t>
      </w:r>
      <w:commentRangeStart w:id="1414"/>
      <w:r w:rsidR="00581069" w:rsidRPr="00972C7F">
        <w:rPr>
          <w:rFonts w:eastAsiaTheme="minorEastAsia" w:cstheme="minorHAnsi"/>
          <w:lang w:val="en-GB"/>
        </w:rPr>
        <w:t>hierarch</w:t>
      </w:r>
      <w:r w:rsidR="0091477E">
        <w:rPr>
          <w:rFonts w:eastAsiaTheme="minorEastAsia" w:cstheme="minorHAnsi"/>
          <w:lang w:val="en-GB"/>
        </w:rPr>
        <w:t>ic</w:t>
      </w:r>
      <w:r w:rsidR="00581069" w:rsidRPr="00972C7F">
        <w:rPr>
          <w:rFonts w:eastAsiaTheme="minorEastAsia" w:cstheme="minorHAnsi"/>
          <w:lang w:val="en-GB"/>
        </w:rPr>
        <w:t xml:space="preserve">al </w:t>
      </w:r>
      <w:commentRangeEnd w:id="1414"/>
      <w:r w:rsidR="00256929">
        <w:rPr>
          <w:rStyle w:val="Kommentarsreferens"/>
        </w:rPr>
        <w:commentReference w:id="1414"/>
      </w:r>
      <w:r w:rsidR="00581069" w:rsidRPr="00972C7F">
        <w:rPr>
          <w:rFonts w:eastAsiaTheme="minorEastAsia" w:cstheme="minorHAnsi"/>
          <w:lang w:val="en-GB"/>
        </w:rPr>
        <w:t xml:space="preserve">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7D7E" w:rsidRDefault="005042B9" w:rsidP="00BA1217">
      <w:pPr>
        <w:spacing w:line="480" w:lineRule="auto"/>
        <w:ind w:firstLine="284"/>
        <w:contextualSpacing/>
        <w:jc w:val="both"/>
        <w:rPr>
          <w:rFonts w:cstheme="minorHAnsi"/>
          <w:lang w:val="en-GB"/>
          <w:rPrChange w:id="1415" w:author="Anna Gårdmark" w:date="2020-02-07T07:22:00Z">
            <w:rPr>
              <w:rFonts w:cstheme="minorHAnsi"/>
            </w:rPr>
          </w:rPrChange>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7D7E">
        <w:rPr>
          <w:rFonts w:eastAsiaTheme="minorEastAsia" w:cstheme="minorHAnsi"/>
          <w:lang w:val="en-GB"/>
          <w:rPrChange w:id="1416" w:author="Anna Gårdmark" w:date="2020-02-07T07:22:00Z">
            <w:rPr>
              <w:rFonts w:eastAsiaTheme="minorEastAsia" w:cstheme="minorHAnsi"/>
            </w:rPr>
          </w:rPrChange>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7D7E">
        <w:rPr>
          <w:rFonts w:cstheme="minorHAnsi"/>
          <w:lang w:val="en-GB"/>
          <w:rPrChange w:id="1417" w:author="Anna Gårdmark" w:date="2020-02-07T07:22:00Z">
            <w:rPr>
              <w:rFonts w:cstheme="minorHAnsi"/>
            </w:rPr>
          </w:rPrChange>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7D7E">
        <w:rPr>
          <w:rFonts w:eastAsiaTheme="minorEastAsia" w:cstheme="minorHAnsi"/>
          <w:lang w:val="en-GB"/>
          <w:rPrChange w:id="1418" w:author="Anna Gårdmark" w:date="2020-02-07T07:22:00Z">
            <w:rPr>
              <w:rFonts w:eastAsiaTheme="minorEastAsia" w:cstheme="minorHAnsi"/>
            </w:rPr>
          </w:rPrChange>
        </w:rPr>
        <w:t>This prediction is in line with the metabolic boundary-level hypothesis, which predicts a negative relationship between resting metabolic exponents and temperature</w:t>
      </w:r>
      <w:r w:rsidR="002431CC" w:rsidRPr="00457D7E">
        <w:rPr>
          <w:rFonts w:eastAsiaTheme="minorEastAsia" w:cstheme="minorHAnsi"/>
          <w:lang w:val="en-GB"/>
          <w:rPrChange w:id="1419" w:author="Anna Gårdmark" w:date="2020-02-07T07:22:00Z">
            <w:rPr>
              <w:rFonts w:eastAsiaTheme="minorEastAsia" w:cstheme="minorHAnsi"/>
            </w:rPr>
          </w:rPrChange>
        </w:rPr>
        <w:t xml:space="preserve"> </w:t>
      </w:r>
      <w:r w:rsidR="002431CC">
        <w:rPr>
          <w:rFonts w:eastAsiaTheme="minorEastAsia" w:cstheme="minorHAnsi"/>
        </w:rPr>
        <w:fldChar w:fldCharType="begin"/>
      </w:r>
      <w:r w:rsidR="00EB6461" w:rsidRPr="00457D7E">
        <w:rPr>
          <w:rFonts w:eastAsiaTheme="minorEastAsia" w:cstheme="minorHAnsi"/>
          <w:lang w:val="en-GB"/>
          <w:rPrChange w:id="1420" w:author="Anna Gårdmark" w:date="2020-02-07T07:22:00Z">
            <w:rPr>
              <w:rFonts w:eastAsiaTheme="minorEastAsia" w:cstheme="minorHAnsi"/>
            </w:rPr>
          </w:rPrChange>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7D7E">
        <w:rPr>
          <w:rFonts w:cstheme="minorHAnsi"/>
          <w:lang w:val="en-GB"/>
          <w:rPrChange w:id="1421" w:author="Anna Gårdmark" w:date="2020-02-07T07:22:00Z">
            <w:rPr>
              <w:rFonts w:cstheme="minorHAnsi"/>
            </w:rPr>
          </w:rPrChange>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7D7E">
        <w:rPr>
          <w:rFonts w:cstheme="minorHAnsi"/>
          <w:lang w:val="en-GB"/>
          <w:rPrChange w:id="1422" w:author="Anna Gårdmark" w:date="2020-02-07T07:22:00Z">
            <w:rPr>
              <w:rFonts w:cstheme="minorHAnsi"/>
            </w:rPr>
          </w:rPrChange>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7D7E">
        <w:rPr>
          <w:rFonts w:cstheme="minorHAnsi"/>
          <w:lang w:val="en-GB"/>
          <w:rPrChange w:id="1423" w:author="Anna Gårdmark" w:date="2020-02-07T07:22:00Z">
            <w:rPr>
              <w:rFonts w:cstheme="minorHAnsi"/>
            </w:rPr>
          </w:rPrChange>
        </w:rPr>
        <w:t>which could be due to</w:t>
      </w:r>
      <w:r w:rsidR="00B80D6C" w:rsidRPr="00457D7E">
        <w:rPr>
          <w:rFonts w:cstheme="minorHAnsi"/>
          <w:lang w:val="en-GB"/>
          <w:rPrChange w:id="1424" w:author="Anna Gårdmark" w:date="2020-02-07T07:22:00Z">
            <w:rPr>
              <w:rFonts w:cstheme="minorHAnsi"/>
            </w:rPr>
          </w:rPrChange>
        </w:rPr>
        <w:t xml:space="preserve"> different data collection protocols</w:t>
      </w:r>
      <w:r w:rsidR="00F91439" w:rsidRPr="00457D7E">
        <w:rPr>
          <w:rFonts w:cstheme="minorHAnsi"/>
          <w:lang w:val="en-GB"/>
          <w:rPrChange w:id="1425" w:author="Anna Gårdmark" w:date="2020-02-07T07:22:00Z">
            <w:rPr>
              <w:rFonts w:cstheme="minorHAnsi"/>
            </w:rPr>
          </w:rPrChange>
        </w:rPr>
        <w:t>, where</w:t>
      </w:r>
      <w:r w:rsidR="002B6C08" w:rsidRPr="00457D7E">
        <w:rPr>
          <w:rFonts w:cstheme="minorHAnsi"/>
          <w:lang w:val="en-GB"/>
          <w:rPrChange w:id="1426" w:author="Anna Gårdmark" w:date="2020-02-07T07:22:00Z">
            <w:rPr>
              <w:rFonts w:cstheme="minorHAnsi"/>
            </w:rPr>
          </w:rPrChange>
        </w:rPr>
        <w:t xml:space="preserve"> </w:t>
      </w:r>
      <w:commentRangeStart w:id="1427"/>
      <w:commentRangeStart w:id="1428"/>
      <w:r w:rsidR="002B6C08" w:rsidRPr="00457D7E">
        <w:rPr>
          <w:rFonts w:cstheme="minorHAnsi"/>
          <w:lang w:val="en-GB"/>
          <w:rPrChange w:id="1429" w:author="Anna Gårdmark" w:date="2020-02-07T07:22:00Z">
            <w:rPr>
              <w:rFonts w:cstheme="minorHAnsi"/>
            </w:rPr>
          </w:rPrChange>
        </w:rPr>
        <w:t xml:space="preserve">we </w:t>
      </w:r>
      <w:r w:rsidR="00841BB5" w:rsidRPr="00457D7E">
        <w:rPr>
          <w:rFonts w:cstheme="minorHAnsi"/>
          <w:lang w:val="en-GB"/>
          <w:rPrChange w:id="1430" w:author="Anna Gårdmark" w:date="2020-02-07T07:22:00Z">
            <w:rPr>
              <w:rFonts w:cstheme="minorHAnsi"/>
            </w:rPr>
          </w:rPrChange>
        </w:rPr>
        <w:t xml:space="preserve">specifically </w:t>
      </w:r>
      <w:r w:rsidR="00683DCB" w:rsidRPr="00457D7E">
        <w:rPr>
          <w:rFonts w:cstheme="minorHAnsi"/>
          <w:lang w:val="en-GB"/>
          <w:rPrChange w:id="1431" w:author="Anna Gårdmark" w:date="2020-02-07T07:22:00Z">
            <w:rPr>
              <w:rFonts w:cstheme="minorHAnsi"/>
            </w:rPr>
          </w:rPrChange>
        </w:rPr>
        <w:t xml:space="preserve">used </w:t>
      </w:r>
      <w:r w:rsidR="00841BB5" w:rsidRPr="00457D7E">
        <w:rPr>
          <w:rFonts w:cstheme="minorHAnsi"/>
          <w:lang w:val="en-GB"/>
          <w:rPrChange w:id="1432" w:author="Anna Gårdmark" w:date="2020-02-07T07:22:00Z">
            <w:rPr>
              <w:rFonts w:cstheme="minorHAnsi"/>
            </w:rPr>
          </w:rPrChange>
        </w:rPr>
        <w:t>studies with temperature replicates within species</w:t>
      </w:r>
      <w:commentRangeEnd w:id="1427"/>
      <w:r w:rsidR="00593260">
        <w:rPr>
          <w:rStyle w:val="Kommentarsreferens"/>
        </w:rPr>
        <w:commentReference w:id="1427"/>
      </w:r>
      <w:commentRangeEnd w:id="1428"/>
      <w:r w:rsidR="001804AA">
        <w:rPr>
          <w:rStyle w:val="Kommentarsreferens"/>
        </w:rPr>
        <w:commentReference w:id="1428"/>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7D7E">
        <w:rPr>
          <w:rFonts w:cstheme="minorHAnsi"/>
          <w:lang w:val="en-GB"/>
          <w:rPrChange w:id="1433" w:author="Anna Gårdmark" w:date="2020-02-07T07:22:00Z">
            <w:rPr>
              <w:rFonts w:cstheme="minorHAnsi"/>
            </w:rPr>
          </w:rPrChange>
        </w:rPr>
        <w:t xml:space="preserve">We do not find strong evidence </w:t>
      </w:r>
      <w:r w:rsidR="00A156DB" w:rsidRPr="00457D7E">
        <w:rPr>
          <w:rFonts w:cstheme="minorHAnsi"/>
          <w:lang w:val="en-GB"/>
          <w:rPrChange w:id="1434" w:author="Anna Gårdmark" w:date="2020-02-07T07:22:00Z">
            <w:rPr>
              <w:rFonts w:cstheme="minorHAnsi"/>
            </w:rPr>
          </w:rPrChange>
        </w:rPr>
        <w:t>for average effects of temperature-size interactions in growth or consumption, although it has been reported</w:t>
      </w:r>
      <w:r w:rsidR="0091477E" w:rsidRPr="00457D7E">
        <w:rPr>
          <w:rFonts w:cstheme="minorHAnsi"/>
          <w:lang w:val="en-GB"/>
          <w:rPrChange w:id="1435" w:author="Anna Gårdmark" w:date="2020-02-07T07:22:00Z">
            <w:rPr>
              <w:rFonts w:cstheme="minorHAnsi"/>
            </w:rPr>
          </w:rPrChange>
        </w:rPr>
        <w:t xml:space="preserve"> for some species</w:t>
      </w:r>
      <w:r w:rsidR="00A156DB" w:rsidRPr="00457D7E">
        <w:rPr>
          <w:rFonts w:cstheme="minorHAnsi"/>
          <w:lang w:val="en-GB"/>
          <w:rPrChange w:id="1436" w:author="Anna Gårdmark" w:date="2020-02-07T07:22:00Z">
            <w:rPr>
              <w:rFonts w:cstheme="minorHAnsi"/>
            </w:rPr>
          </w:rPrChange>
        </w:rPr>
        <w:t xml:space="preserve"> </w:t>
      </w:r>
      <w:r w:rsidR="00A156DB" w:rsidRPr="00A156DB">
        <w:rPr>
          <w:rFonts w:cstheme="minorHAnsi"/>
        </w:rPr>
        <w:fldChar w:fldCharType="begin"/>
      </w:r>
      <w:r w:rsidR="001F613A" w:rsidRPr="00457D7E">
        <w:rPr>
          <w:rFonts w:cstheme="minorHAnsi"/>
          <w:lang w:val="en-GB"/>
          <w:rPrChange w:id="1437" w:author="Anna Gårdmark" w:date="2020-02-07T07:22:00Z">
            <w:rPr>
              <w:rFonts w:cstheme="minorHAnsi"/>
            </w:rPr>
          </w:rPrChange>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7D7E">
        <w:rPr>
          <w:rFonts w:cstheme="minorHAnsi"/>
          <w:lang w:val="en-GB"/>
          <w:rPrChange w:id="1438" w:author="Anna Gårdmark" w:date="2020-02-07T07:22:00Z">
            <w:rPr>
              <w:rFonts w:cstheme="minorHAnsi"/>
            </w:rPr>
          </w:rPrChange>
        </w:rPr>
        <w:instrText>tting the data to the equation Ln Y = Ln a ? b Ln W ? cT ? dT2 ? eT Ln W. Both SGR and SFR, and therefore feed ef</w:instrText>
      </w:r>
      <w:r w:rsidR="001F613A">
        <w:rPr>
          <w:rFonts w:cstheme="minorHAnsi"/>
        </w:rPr>
        <w:instrText>ﬁ</w:instrText>
      </w:r>
      <w:r w:rsidR="001F613A" w:rsidRPr="00457D7E">
        <w:rPr>
          <w:rFonts w:cstheme="minorHAnsi"/>
          <w:lang w:val="en-GB"/>
          <w:rPrChange w:id="1439" w:author="Anna Gårdmark" w:date="2020-02-07T07:22:00Z">
            <w:rPr>
              <w:rFonts w:cstheme="minorHAnsi"/>
            </w:rPr>
          </w:rPrChange>
        </w:rPr>
        <w:instrText>ciency (FE = SGR/SFR), were signi</w:instrText>
      </w:r>
      <w:r w:rsidR="001F613A">
        <w:rPr>
          <w:rFonts w:cstheme="minorHAnsi"/>
        </w:rPr>
        <w:instrText>ﬁ</w:instrText>
      </w:r>
      <w:r w:rsidR="001F613A" w:rsidRPr="00457D7E">
        <w:rPr>
          <w:rFonts w:cstheme="minorHAnsi"/>
          <w:lang w:val="en-GB"/>
          <w:rPrChange w:id="1440" w:author="Anna Gårdmark" w:date="2020-02-07T07:22:00Z">
            <w:rPr>
              <w:rFonts w:cstheme="minorHAnsi"/>
            </w:rPr>
          </w:rPrChange>
        </w:rPr>
        <w:instrText>cantly in</w:instrText>
      </w:r>
      <w:r w:rsidR="001F613A">
        <w:rPr>
          <w:rFonts w:cstheme="minorHAnsi"/>
        </w:rPr>
        <w:instrText>ﬂ</w:instrText>
      </w:r>
      <w:r w:rsidR="001F613A" w:rsidRPr="00457D7E">
        <w:rPr>
          <w:rFonts w:cstheme="minorHAnsi"/>
          <w:lang w:val="en-GB"/>
          <w:rPrChange w:id="1441" w:author="Anna Gårdmark" w:date="2020-02-07T07:22:00Z">
            <w:rPr>
              <w:rFonts w:cstheme="minorHAnsi"/>
            </w:rPr>
          </w:rPrChange>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7D7E">
        <w:rPr>
          <w:rFonts w:cstheme="minorHAnsi"/>
          <w:lang w:val="en-GB"/>
          <w:rPrChange w:id="1442" w:author="Anna Gårdmark" w:date="2020-02-07T07:22:00Z">
            <w:rPr>
              <w:rFonts w:cstheme="minorHAnsi"/>
            </w:rPr>
          </w:rPrChange>
        </w:rPr>
        <w:t>. A possible explanation is that we strictly exclude temperature</w:t>
      </w:r>
      <w:r w:rsidR="0091477E" w:rsidRPr="00457D7E">
        <w:rPr>
          <w:rFonts w:cstheme="minorHAnsi"/>
          <w:lang w:val="en-GB"/>
          <w:rPrChange w:id="1443" w:author="Anna Gårdmark" w:date="2020-02-07T07:22:00Z">
            <w:rPr>
              <w:rFonts w:cstheme="minorHAnsi"/>
            </w:rPr>
          </w:rPrChange>
        </w:rPr>
        <w:t>s</w:t>
      </w:r>
      <w:r w:rsidR="00A156DB" w:rsidRPr="00457D7E">
        <w:rPr>
          <w:rFonts w:cstheme="minorHAnsi"/>
          <w:lang w:val="en-GB"/>
          <w:rPrChange w:id="1444" w:author="Anna Gårdmark" w:date="2020-02-07T07:22:00Z">
            <w:rPr>
              <w:rFonts w:cstheme="minorHAnsi"/>
            </w:rPr>
          </w:rPrChange>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7D7E">
        <w:rPr>
          <w:rFonts w:cstheme="minorHAnsi"/>
          <w:lang w:val="en-GB"/>
          <w:rPrChange w:id="1445" w:author="Anna Gårdmark" w:date="2020-02-07T07:22:00Z">
            <w:rPr>
              <w:rFonts w:cstheme="minorHAnsi"/>
            </w:rPr>
          </w:rPrChange>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7D7E">
        <w:rPr>
          <w:rFonts w:cstheme="minorHAnsi"/>
          <w:lang w:val="en-GB"/>
          <w:rPrChange w:id="1446" w:author="Anna Gårdmark" w:date="2020-02-07T07:22:00Z">
            <w:rPr>
              <w:rFonts w:cstheme="minorHAnsi"/>
            </w:rPr>
          </w:rPrChange>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7D7E">
        <w:rPr>
          <w:rFonts w:cstheme="minorHAnsi"/>
          <w:lang w:val="en-GB"/>
          <w:rPrChange w:id="1447" w:author="Anna Gårdmark" w:date="2020-02-07T07:22:00Z">
            <w:rPr>
              <w:rFonts w:cstheme="minorHAnsi"/>
            </w:rPr>
          </w:rPrChange>
        </w:rPr>
        <w:t xml:space="preserve"> </w:t>
      </w:r>
      <w:r w:rsidR="00E62591">
        <w:rPr>
          <w:rFonts w:cstheme="minorHAnsi"/>
        </w:rPr>
        <w:fldChar w:fldCharType="begin"/>
      </w:r>
      <w:r w:rsidR="00592C85" w:rsidRPr="00457D7E">
        <w:rPr>
          <w:rFonts w:cstheme="minorHAnsi"/>
          <w:lang w:val="en-GB"/>
          <w:rPrChange w:id="1448" w:author="Anna Gårdmark" w:date="2020-02-07T07:22:00Z">
            <w:rPr>
              <w:rFonts w:cstheme="minorHAnsi"/>
            </w:rPr>
          </w:rPrChange>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7D7E">
        <w:rPr>
          <w:rFonts w:cstheme="minorHAnsi"/>
          <w:lang w:val="en-GB"/>
          <w:rPrChange w:id="1449" w:author="Anna Gårdmark" w:date="2020-02-07T07:22:00Z">
            <w:rPr>
              <w:rFonts w:cstheme="minorHAnsi"/>
            </w:rPr>
          </w:rPrChange>
        </w:rPr>
        <w:t xml:space="preserve">. It could also be that the overall effect is masked by variation between species, as studies have found both positive and negative interaction </w:t>
      </w:r>
      <w:r w:rsidR="0091477E" w:rsidRPr="00457D7E">
        <w:rPr>
          <w:rFonts w:cstheme="minorHAnsi"/>
          <w:lang w:val="en-GB"/>
          <w:rPrChange w:id="1450" w:author="Anna Gårdmark" w:date="2020-02-07T07:22:00Z">
            <w:rPr>
              <w:rFonts w:cstheme="minorHAnsi"/>
            </w:rPr>
          </w:rPrChange>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7D7E">
        <w:rPr>
          <w:rFonts w:cstheme="minorHAnsi"/>
          <w:lang w:val="en-GB"/>
          <w:rPrChange w:id="1451" w:author="Anna Gårdmark" w:date="2020-02-07T07:22:00Z">
            <w:rPr>
              <w:rFonts w:cstheme="minorHAnsi"/>
            </w:rPr>
          </w:rPrChange>
        </w:rPr>
        <w:t>Given the between species</w:t>
      </w:r>
      <w:r w:rsidR="004D1D80" w:rsidRPr="00457D7E">
        <w:rPr>
          <w:rFonts w:cstheme="minorHAnsi"/>
          <w:lang w:val="en-GB"/>
          <w:rPrChange w:id="1452" w:author="Anna Gårdmark" w:date="2020-02-07T07:22:00Z">
            <w:rPr>
              <w:rFonts w:cstheme="minorHAnsi"/>
            </w:rPr>
          </w:rPrChange>
        </w:rPr>
        <w:t xml:space="preserve"> </w:t>
      </w:r>
      <w:r w:rsidR="00FC7747" w:rsidRPr="00457D7E">
        <w:rPr>
          <w:rFonts w:cstheme="minorHAnsi"/>
          <w:lang w:val="en-GB"/>
          <w:rPrChange w:id="1453" w:author="Anna Gårdmark" w:date="2020-02-07T07:22:00Z">
            <w:rPr>
              <w:rFonts w:cstheme="minorHAnsi"/>
            </w:rPr>
          </w:rPrChange>
        </w:rPr>
        <w:t>variation</w:t>
      </w:r>
      <w:r w:rsidR="003645E1" w:rsidRPr="00457D7E">
        <w:rPr>
          <w:rFonts w:cstheme="minorHAnsi"/>
          <w:lang w:val="en-GB"/>
          <w:rPrChange w:id="1454" w:author="Anna Gårdmark" w:date="2020-02-07T07:22:00Z">
            <w:rPr>
              <w:rFonts w:cstheme="minorHAnsi"/>
            </w:rPr>
          </w:rPrChange>
        </w:rPr>
        <w:t>, o</w:t>
      </w:r>
      <w:r w:rsidR="00AC1705" w:rsidRPr="00457D7E">
        <w:rPr>
          <w:rFonts w:cstheme="minorHAnsi"/>
          <w:lang w:val="en-GB"/>
          <w:rPrChange w:id="1455" w:author="Anna Gårdmark" w:date="2020-02-07T07:22:00Z">
            <w:rPr>
              <w:rFonts w:cstheme="minorHAnsi"/>
            </w:rPr>
          </w:rPrChange>
        </w:rPr>
        <w:t xml:space="preserve">ne approach forward could be </w:t>
      </w:r>
      <w:r w:rsidR="004C2735" w:rsidRPr="00457D7E">
        <w:rPr>
          <w:rFonts w:cstheme="minorHAnsi"/>
          <w:lang w:val="en-GB"/>
          <w:rPrChange w:id="1456" w:author="Anna Gårdmark" w:date="2020-02-07T07:22:00Z">
            <w:rPr>
              <w:rFonts w:cstheme="minorHAnsi"/>
            </w:rPr>
          </w:rPrChange>
        </w:rPr>
        <w:t xml:space="preserve">to </w:t>
      </w:r>
      <w:r w:rsidR="00041873" w:rsidRPr="00457D7E">
        <w:rPr>
          <w:rFonts w:cstheme="minorHAnsi"/>
          <w:lang w:val="en-GB"/>
          <w:rPrChange w:id="1457" w:author="Anna Gårdmark" w:date="2020-02-07T07:22:00Z">
            <w:rPr>
              <w:rFonts w:cstheme="minorHAnsi"/>
            </w:rPr>
          </w:rPrChange>
        </w:rPr>
        <w:t xml:space="preserve">control for taxonomic </w:t>
      </w:r>
      <w:r w:rsidR="007B601E" w:rsidRPr="00457D7E">
        <w:rPr>
          <w:rFonts w:cstheme="minorHAnsi"/>
          <w:lang w:val="en-GB"/>
          <w:rPrChange w:id="1458" w:author="Anna Gårdmark" w:date="2020-02-07T07:22:00Z">
            <w:rPr>
              <w:rFonts w:cstheme="minorHAnsi"/>
            </w:rPr>
          </w:rPrChange>
        </w:rPr>
        <w:t>structure at multiple levels</w:t>
      </w:r>
      <w:r w:rsidR="0091477E" w:rsidRPr="00457D7E">
        <w:rPr>
          <w:rFonts w:cstheme="minorHAnsi"/>
          <w:lang w:val="en-GB"/>
          <w:rPrChange w:id="1459" w:author="Anna Gårdmark" w:date="2020-02-07T07:22:00Z">
            <w:rPr>
              <w:rFonts w:cstheme="minorHAnsi"/>
            </w:rPr>
          </w:rPrChange>
        </w:rPr>
        <w:t xml:space="preserve"> when assessing intra-specific mass- and temperature-scaling of these rates</w:t>
      </w:r>
      <w:r w:rsidR="00D4043D" w:rsidRPr="00457D7E">
        <w:rPr>
          <w:rFonts w:cstheme="minorHAnsi"/>
          <w:lang w:val="en-GB"/>
          <w:rPrChange w:id="1460" w:author="Anna Gårdmark" w:date="2020-02-07T07:22:00Z">
            <w:rPr>
              <w:rFonts w:cstheme="minorHAnsi"/>
            </w:rPr>
          </w:rPrChange>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7D7E">
        <w:rPr>
          <w:lang w:val="en-GB"/>
          <w:rPrChange w:id="1461" w:author="Anna Gårdmark" w:date="2020-02-07T07:22:00Z">
            <w:rPr/>
          </w:rPrChange>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1462"/>
      <w:r w:rsidR="00A1793C" w:rsidRPr="00972C7F">
        <w:rPr>
          <w:rFonts w:cstheme="minorHAnsi"/>
          <w:lang w:val="en-GB"/>
        </w:rPr>
        <w:t>The relatively small amount of data is especially evident for the consumption experiments, which show larger variation both within and between species</w:t>
      </w:r>
      <w:r w:rsidR="00C46C9C" w:rsidRPr="00457D7E">
        <w:rPr>
          <w:rFonts w:cstheme="minorHAnsi"/>
          <w:lang w:val="en-GB"/>
          <w:rPrChange w:id="1463" w:author="Anna Gårdmark" w:date="2020-02-07T07:22:00Z">
            <w:rPr>
              <w:rFonts w:cstheme="minorHAnsi"/>
            </w:rPr>
          </w:rPrChange>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7D7E">
        <w:rPr>
          <w:rFonts w:cstheme="minorHAnsi"/>
          <w:lang w:val="en-GB"/>
          <w:rPrChange w:id="1464" w:author="Anna Gårdmark" w:date="2020-02-07T07:22:00Z">
            <w:rPr>
              <w:rFonts w:cstheme="minorHAnsi"/>
            </w:rPr>
          </w:rPrChange>
        </w:rPr>
        <w:t xml:space="preserve"> Therefore, the data collated here contains uncertainty from many sources, including differences in experimental protocols.</w:t>
      </w:r>
      <w:r w:rsidR="009D1B6E" w:rsidRPr="00457D7E">
        <w:rPr>
          <w:rFonts w:cstheme="minorHAnsi"/>
          <w:lang w:val="en-GB"/>
          <w:rPrChange w:id="1465" w:author="Anna Gårdmark" w:date="2020-02-07T07:22:00Z">
            <w:rPr>
              <w:rFonts w:cstheme="minorHAnsi"/>
            </w:rPr>
          </w:rPrChange>
        </w:rPr>
        <w:t xml:space="preserve"> </w:t>
      </w:r>
      <w:r w:rsidR="005A608A" w:rsidRPr="00457D7E">
        <w:rPr>
          <w:rFonts w:cstheme="minorHAnsi"/>
          <w:lang w:val="en-GB"/>
          <w:rPrChange w:id="1466" w:author="Anna Gårdmark" w:date="2020-02-07T07:22:00Z">
            <w:rPr>
              <w:rFonts w:cstheme="minorHAnsi"/>
            </w:rPr>
          </w:rPrChange>
        </w:rPr>
        <w:t>O</w:t>
      </w:r>
      <w:r w:rsidR="009D1B6E" w:rsidRPr="00457D7E">
        <w:rPr>
          <w:rFonts w:cstheme="minorHAnsi"/>
          <w:lang w:val="en-GB"/>
          <w:rPrChange w:id="1467" w:author="Anna Gårdmark" w:date="2020-02-07T07:22:00Z">
            <w:rPr>
              <w:rFonts w:cstheme="minorHAnsi"/>
            </w:rPr>
          </w:rPrChange>
        </w:rPr>
        <w:t xml:space="preserve">ur selection criteria </w:t>
      </w:r>
      <w:r w:rsidR="00B10FA5" w:rsidRPr="00457D7E">
        <w:rPr>
          <w:rFonts w:cstheme="minorHAnsi"/>
          <w:lang w:val="en-GB"/>
          <w:rPrChange w:id="1468" w:author="Anna Gårdmark" w:date="2020-02-07T07:22:00Z">
            <w:rPr>
              <w:rFonts w:cstheme="minorHAnsi"/>
            </w:rPr>
          </w:rPrChange>
        </w:rPr>
        <w:t>lead to using a small fraction of all available data</w:t>
      </w:r>
      <w:r w:rsidR="005A608A" w:rsidRPr="00457D7E">
        <w:rPr>
          <w:rFonts w:cstheme="minorHAnsi"/>
          <w:lang w:val="en-GB"/>
          <w:rPrChange w:id="1469" w:author="Anna Gårdmark" w:date="2020-02-07T07:22:00Z">
            <w:rPr>
              <w:rFonts w:cstheme="minorHAnsi"/>
            </w:rPr>
          </w:rPrChange>
        </w:rPr>
        <w:t xml:space="preserve"> being used</w:t>
      </w:r>
      <w:r w:rsidR="00B10FA5" w:rsidRPr="00457D7E">
        <w:rPr>
          <w:rFonts w:cstheme="minorHAnsi"/>
          <w:lang w:val="en-GB"/>
          <w:rPrChange w:id="1470" w:author="Anna Gårdmark" w:date="2020-02-07T07:22:00Z">
            <w:rPr>
              <w:rFonts w:cstheme="minorHAnsi"/>
            </w:rPr>
          </w:rPrChange>
        </w:rPr>
        <w:t>, which limits the hierarchical model structures we can consider</w:t>
      </w:r>
      <w:r w:rsidR="00170958" w:rsidRPr="00457D7E">
        <w:rPr>
          <w:rFonts w:cstheme="minorHAnsi"/>
          <w:lang w:val="en-GB"/>
          <w:rPrChange w:id="1471" w:author="Anna Gårdmark" w:date="2020-02-07T07:22:00Z">
            <w:rPr>
              <w:rFonts w:cstheme="minorHAnsi"/>
            </w:rPr>
          </w:rPrChange>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7D7E">
        <w:rPr>
          <w:rFonts w:cstheme="minorHAnsi"/>
          <w:lang w:val="en-GB"/>
          <w:rPrChange w:id="1472" w:author="Anna Gårdmark" w:date="2020-02-07T07:22:00Z">
            <w:rPr>
              <w:rFonts w:cstheme="minorHAnsi"/>
            </w:rPr>
          </w:rPrChange>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7D7E">
        <w:rPr>
          <w:rFonts w:cstheme="minorHAnsi"/>
          <w:lang w:val="en-GB"/>
          <w:rPrChange w:id="1473" w:author="Anna Gårdmark" w:date="2020-02-07T07:22:00Z">
            <w:rPr>
              <w:rFonts w:cstheme="minorHAnsi"/>
            </w:rPr>
          </w:rPrChange>
        </w:rPr>
        <w:t>our approach also has merit</w:t>
      </w:r>
      <w:commentRangeEnd w:id="1462"/>
      <w:r w:rsidR="00682627">
        <w:rPr>
          <w:rStyle w:val="Kommentarsreferens"/>
        </w:rPr>
        <w:commentReference w:id="1462"/>
      </w:r>
      <w:r w:rsidR="0091477E" w:rsidRPr="00457D7E">
        <w:rPr>
          <w:rFonts w:cstheme="minorHAnsi"/>
          <w:lang w:val="en-GB"/>
          <w:rPrChange w:id="1474" w:author="Anna Gårdmark" w:date="2020-02-07T07:22:00Z">
            <w:rPr>
              <w:rFonts w:cstheme="minorHAnsi"/>
            </w:rPr>
          </w:rPrChange>
        </w:rPr>
        <w:t>, because</w:t>
      </w:r>
      <w:r w:rsidR="00CD663E" w:rsidRPr="00457D7E">
        <w:rPr>
          <w:rFonts w:cstheme="minorHAnsi"/>
          <w:lang w:val="en-GB"/>
          <w:rPrChange w:id="1475" w:author="Anna Gårdmark" w:date="2020-02-07T07:22:00Z">
            <w:rPr>
              <w:rFonts w:cstheme="minorHAnsi"/>
            </w:rPr>
          </w:rPrChange>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7D7E">
        <w:rPr>
          <w:rFonts w:cstheme="minorHAnsi"/>
          <w:lang w:val="en-GB"/>
          <w:rPrChange w:id="1476" w:author="Anna Gårdmark" w:date="2020-02-07T07:22:00Z">
            <w:rPr>
              <w:rFonts w:cstheme="minorHAnsi"/>
            </w:rPr>
          </w:rPrChange>
        </w:rPr>
        <w:t xml:space="preserve">(e.g. in a Bayesian framework with </w:t>
      </w:r>
      <w:r w:rsidR="00D866A9" w:rsidRPr="00972C7F">
        <w:rPr>
          <w:rFonts w:cstheme="minorHAnsi"/>
          <w:lang w:val="en-GB"/>
        </w:rPr>
        <w:t>literature-informed priors</w:t>
      </w:r>
      <w:r w:rsidR="00DB1BC5" w:rsidRPr="00457D7E">
        <w:rPr>
          <w:rFonts w:cstheme="minorHAnsi"/>
          <w:lang w:val="en-GB"/>
          <w:rPrChange w:id="1477" w:author="Anna Gårdmark" w:date="2020-02-07T07:22:00Z">
            <w:rPr>
              <w:rFonts w:cstheme="minorHAnsi"/>
            </w:rPr>
          </w:rPrChange>
        </w:rPr>
        <w:t>)</w:t>
      </w:r>
      <w:r w:rsidR="0091477E" w:rsidRPr="00457D7E">
        <w:rPr>
          <w:rFonts w:cstheme="minorHAnsi"/>
          <w:lang w:val="en-GB"/>
          <w:rPrChange w:id="1478" w:author="Anna Gårdmark" w:date="2020-02-07T07:22:00Z">
            <w:rPr>
              <w:rFonts w:cstheme="minorHAnsi"/>
            </w:rPr>
          </w:rPrChange>
        </w:rPr>
        <w:t xml:space="preserve"> </w:t>
      </w:r>
      <w:r w:rsidR="00682627" w:rsidRPr="00457D7E">
        <w:rPr>
          <w:rFonts w:cstheme="minorHAnsi"/>
          <w:lang w:val="en-GB"/>
          <w:rPrChange w:id="1479" w:author="Anna Gårdmark" w:date="2020-02-07T07:22:00Z">
            <w:rPr>
              <w:rFonts w:cstheme="minorHAnsi"/>
            </w:rPr>
          </w:rPrChange>
        </w:rPr>
        <w:t xml:space="preserve">can </w:t>
      </w:r>
      <w:r w:rsidR="0091477E" w:rsidRPr="00457D7E">
        <w:rPr>
          <w:rFonts w:cstheme="minorHAnsi"/>
          <w:lang w:val="en-GB"/>
          <w:rPrChange w:id="1480" w:author="Anna Gårdmark" w:date="2020-02-07T07:22:00Z">
            <w:rPr>
              <w:rFonts w:cstheme="minorHAnsi"/>
            </w:rPr>
          </w:rPrChange>
        </w:rPr>
        <w:t>overcome difficulties with small data sets.</w:t>
      </w:r>
      <w:commentRangeStart w:id="1481"/>
      <w:r w:rsidR="0091477E" w:rsidRPr="00457D7E">
        <w:rPr>
          <w:rFonts w:cstheme="minorHAnsi"/>
          <w:lang w:val="en-GB"/>
          <w:rPrChange w:id="1482" w:author="Anna Gårdmark" w:date="2020-02-07T07:22:00Z">
            <w:rPr>
              <w:rFonts w:cstheme="minorHAnsi"/>
            </w:rPr>
          </w:rPrChange>
        </w:rPr>
        <w:t xml:space="preserve"> </w:t>
      </w:r>
      <w:commentRangeEnd w:id="1481"/>
      <w:r w:rsidR="003F679C">
        <w:rPr>
          <w:rStyle w:val="Kommentarsreferens"/>
        </w:rPr>
        <w:commentReference w:id="1481"/>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7D7E">
        <w:rPr>
          <w:rFonts w:eastAsiaTheme="minorEastAsia" w:cstheme="minorHAnsi"/>
          <w:lang w:val="en-GB"/>
          <w:rPrChange w:id="1483" w:author="Anna Gårdmark" w:date="2020-02-07T07:22:00Z">
            <w:rPr>
              <w:rFonts w:eastAsiaTheme="minorEastAsia" w:cstheme="minorHAnsi"/>
            </w:rPr>
          </w:rPrChange>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7D7E">
        <w:rPr>
          <w:rFonts w:eastAsiaTheme="minorEastAsia" w:cstheme="minorHAnsi"/>
          <w:lang w:val="en-GB"/>
          <w:rPrChange w:id="1484" w:author="Anna Gårdmark" w:date="2020-02-07T07:22:00Z">
            <w:rPr>
              <w:rFonts w:eastAsiaTheme="minorEastAsia" w:cstheme="minorHAnsi"/>
            </w:rPr>
          </w:rPrChange>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7D7E">
        <w:rPr>
          <w:rFonts w:eastAsiaTheme="minorEastAsia" w:cstheme="minorHAnsi"/>
          <w:lang w:val="en-GB"/>
          <w:rPrChange w:id="1485" w:author="Anna Gårdmark" w:date="2020-02-07T07:22:00Z">
            <w:rPr>
              <w:rFonts w:eastAsiaTheme="minorEastAsia" w:cstheme="minorHAnsi"/>
            </w:rPr>
          </w:rPrChange>
        </w:rPr>
        <w:t xml:space="preserve">the </w:t>
      </w:r>
      <w:r w:rsidR="00E62DE7" w:rsidRPr="00972C7F">
        <w:rPr>
          <w:rFonts w:eastAsiaTheme="minorEastAsia" w:cstheme="minorHAnsi"/>
          <w:lang w:val="en-GB"/>
        </w:rPr>
        <w:t>specie</w:t>
      </w:r>
      <w:r w:rsidR="003678B0" w:rsidRPr="00457D7E">
        <w:rPr>
          <w:rFonts w:eastAsiaTheme="minorEastAsia" w:cstheme="minorHAnsi"/>
          <w:lang w:val="en-GB"/>
          <w:rPrChange w:id="1486" w:author="Anna Gårdmark" w:date="2020-02-07T07:22:00Z">
            <w:rPr>
              <w:rFonts w:eastAsiaTheme="minorEastAsia" w:cstheme="minorHAnsi"/>
            </w:rPr>
          </w:rPrChange>
        </w:rPr>
        <w:t xml:space="preserve">s-level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7D7E">
        <w:rPr>
          <w:rFonts w:eastAsiaTheme="minorEastAsia" w:cstheme="minorHAnsi"/>
          <w:lang w:val="en-GB"/>
          <w:rPrChange w:id="1487" w:author="Anna Gårdmark" w:date="2020-02-07T07:22:00Z">
            <w:rPr>
              <w:rFonts w:eastAsiaTheme="minorEastAsia" w:cstheme="minorHAnsi"/>
            </w:rPr>
          </w:rPrChange>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5214D1" w:rsidRDefault="007D3468" w:rsidP="007D3468">
      <w:pPr>
        <w:spacing w:line="480" w:lineRule="auto"/>
        <w:contextualSpacing/>
        <w:jc w:val="both"/>
        <w:rPr>
          <w:rFonts w:cstheme="minorHAnsi"/>
          <w:b/>
          <w:highlight w:val="yellow"/>
          <w:lang w:val="en-GB"/>
        </w:rPr>
      </w:pPr>
      <w:r w:rsidRPr="005214D1">
        <w:rPr>
          <w:rFonts w:cstheme="minorHAnsi"/>
          <w:b/>
          <w:highlight w:val="yellow"/>
          <w:lang w:val="en-GB"/>
        </w:rPr>
        <w:t>Acknowledgements</w:t>
      </w:r>
    </w:p>
    <w:p w14:paraId="1063AD0C" w14:textId="53821125" w:rsidR="000A0D7E" w:rsidRPr="000A0D7E" w:rsidRDefault="00063E83" w:rsidP="000A0D7E">
      <w:pPr>
        <w:spacing w:line="480" w:lineRule="auto"/>
        <w:contextualSpacing/>
        <w:jc w:val="both"/>
        <w:rPr>
          <w:ins w:id="1488" w:author="Anna Gårdmark" w:date="2020-02-07T09:36:00Z"/>
          <w:rFonts w:eastAsiaTheme="minorEastAsia"/>
          <w:lang w:val="en-GB"/>
        </w:rPr>
      </w:pPr>
      <w:r w:rsidRPr="005214D1">
        <w:rPr>
          <w:rFonts w:eastAsiaTheme="minorEastAsia"/>
          <w:highlight w:val="yellow"/>
          <w:lang w:val="en-GB"/>
        </w:rPr>
        <w:t xml:space="preserve">We </w:t>
      </w:r>
      <w:del w:id="1489" w:author="Jan Ohlberger" w:date="2020-02-06T12:58:00Z">
        <w:r w:rsidRPr="005214D1" w:rsidDel="00B011B0">
          <w:rPr>
            <w:rFonts w:eastAsiaTheme="minorEastAsia"/>
            <w:highlight w:val="yellow"/>
            <w:lang w:val="en-GB"/>
          </w:rPr>
          <w:delText xml:space="preserve">can </w:delText>
        </w:r>
      </w:del>
      <w:ins w:id="1490" w:author="Jan Ohlberger" w:date="2020-02-06T12:58:00Z">
        <w:r w:rsidR="00B011B0">
          <w:rPr>
            <w:rFonts w:eastAsiaTheme="minorEastAsia"/>
            <w:highlight w:val="yellow"/>
            <w:lang w:val="en-GB"/>
          </w:rPr>
          <w:t>thank</w:t>
        </w:r>
        <w:r w:rsidR="00B011B0" w:rsidRPr="005214D1">
          <w:rPr>
            <w:rFonts w:eastAsiaTheme="minorEastAsia"/>
            <w:highlight w:val="yellow"/>
            <w:lang w:val="en-GB"/>
          </w:rPr>
          <w:t xml:space="preserve"> </w:t>
        </w:r>
      </w:ins>
      <w:r w:rsidRPr="005214D1">
        <w:rPr>
          <w:rFonts w:eastAsiaTheme="minorEastAsia"/>
          <w:highlight w:val="yellow"/>
          <w:lang w:val="en-GB"/>
        </w:rPr>
        <w:t>Magnus Huss for providing useful comments on the manuscript</w:t>
      </w:r>
      <w:r w:rsidR="006F4991" w:rsidRPr="005214D1">
        <w:rPr>
          <w:rFonts w:eastAsiaTheme="minorEastAsia"/>
          <w:highlight w:val="yellow"/>
          <w:lang w:val="en-GB"/>
        </w:rPr>
        <w:t xml:space="preserve"> and </w:t>
      </w:r>
      <w:commentRangeStart w:id="1491"/>
      <w:r w:rsidR="006F4991" w:rsidRPr="005214D1">
        <w:rPr>
          <w:rFonts w:eastAsiaTheme="minorEastAsia"/>
          <w:highlight w:val="yellow"/>
          <w:lang w:val="en-GB"/>
        </w:rPr>
        <w:t>Matthew Low</w:t>
      </w:r>
      <w:r w:rsidR="00285CF9" w:rsidRPr="005214D1">
        <w:rPr>
          <w:rFonts w:eastAsiaTheme="minorEastAsia"/>
          <w:highlight w:val="yellow"/>
          <w:lang w:val="en-GB"/>
        </w:rPr>
        <w:t xml:space="preserve"> for an introduction to Bayesian inference</w:t>
      </w:r>
      <w:commentRangeEnd w:id="1491"/>
      <w:r w:rsidR="005214D1">
        <w:rPr>
          <w:rStyle w:val="Kommentarsreferens"/>
        </w:rPr>
        <w:commentReference w:id="1491"/>
      </w:r>
      <w:r w:rsidR="00285CF9" w:rsidRPr="005214D1">
        <w:rPr>
          <w:rFonts w:eastAsiaTheme="minorEastAsia"/>
          <w:highlight w:val="yellow"/>
          <w:lang w:val="en-GB"/>
        </w:rPr>
        <w:t>.</w:t>
      </w:r>
      <w:ins w:id="1492" w:author="Anna Gårdmark" w:date="2020-02-07T07:53:00Z">
        <w:r w:rsidR="00BD3CCA">
          <w:rPr>
            <w:rFonts w:eastAsiaTheme="minorEastAsia"/>
            <w:lang w:val="en-GB"/>
          </w:rPr>
          <w:t xml:space="preserve"> </w:t>
        </w:r>
        <w:r w:rsidR="00BD3CCA">
          <w:rPr>
            <w:rStyle w:val="Kommentarsreferens"/>
          </w:rPr>
          <w:commentReference w:id="1493"/>
        </w:r>
      </w:ins>
      <w:ins w:id="1494" w:author="Anna Gårdmark" w:date="2020-02-07T09:36:00Z">
        <w:r w:rsidR="000A0D7E" w:rsidRPr="000A0D7E">
          <w:rPr>
            <w:lang w:val="en-GB"/>
            <w:rPrChange w:id="1495" w:author="Anna Gårdmark" w:date="2020-02-07T09:36:00Z">
              <w:rPr/>
            </w:rPrChange>
          </w:rPr>
          <w:t xml:space="preserve"> </w:t>
        </w:r>
        <w:r w:rsidR="000A0D7E" w:rsidRPr="000A0D7E">
          <w:rPr>
            <w:rFonts w:eastAsiaTheme="minorEastAsia"/>
            <w:lang w:val="en-GB"/>
          </w:rPr>
          <w:t>This study was supported by grants from the Swedish Research</w:t>
        </w:r>
      </w:ins>
    </w:p>
    <w:p w14:paraId="58B5DAFE" w14:textId="02B1CA32" w:rsidR="007D3468" w:rsidRDefault="000A0D7E" w:rsidP="000A0D7E">
      <w:pPr>
        <w:spacing w:line="480" w:lineRule="auto"/>
        <w:contextualSpacing/>
        <w:jc w:val="both"/>
        <w:rPr>
          <w:rFonts w:eastAsiaTheme="minorEastAsia"/>
          <w:lang w:val="en-GB"/>
        </w:rPr>
      </w:pPr>
      <w:ins w:id="1496" w:author="Anna Gårdmark" w:date="2020-02-07T09:36:00Z">
        <w:r w:rsidRPr="000A0D7E">
          <w:rPr>
            <w:rFonts w:eastAsiaTheme="minorEastAsia"/>
            <w:lang w:val="en-GB"/>
          </w:rPr>
          <w:t>Council FORMAS (no. 217‐201</w:t>
        </w:r>
      </w:ins>
      <w:ins w:id="1497" w:author="Anna Gårdmark" w:date="2020-02-07T09:37:00Z">
        <w:r>
          <w:rPr>
            <w:rFonts w:eastAsiaTheme="minorEastAsia"/>
            <w:lang w:val="en-GB"/>
          </w:rPr>
          <w:t>3</w:t>
        </w:r>
      </w:ins>
      <w:ins w:id="1498" w:author="Anna Gårdmark" w:date="2020-02-07T09:36:00Z">
        <w:r w:rsidRPr="000A0D7E">
          <w:rPr>
            <w:rFonts w:eastAsiaTheme="minorEastAsia"/>
            <w:lang w:val="en-GB"/>
          </w:rPr>
          <w:t>‐</w:t>
        </w:r>
      </w:ins>
      <w:ins w:id="1499" w:author="Anna Gårdmark" w:date="2020-02-07T09:37:00Z">
        <w:r>
          <w:rPr>
            <w:rFonts w:eastAsiaTheme="minorEastAsia"/>
            <w:lang w:val="en-GB"/>
          </w:rPr>
          <w:t>1315</w:t>
        </w:r>
      </w:ins>
      <w:ins w:id="1500" w:author="Anna Gårdmark" w:date="2020-02-07T09:36:00Z">
        <w:r>
          <w:rPr>
            <w:rFonts w:eastAsiaTheme="minorEastAsia"/>
            <w:lang w:val="en-GB"/>
          </w:rPr>
          <w:t>)</w:t>
        </w:r>
        <w:r w:rsidRPr="000A0D7E">
          <w:rPr>
            <w:rFonts w:eastAsiaTheme="minorEastAsia"/>
            <w:lang w:val="en-GB"/>
          </w:rPr>
          <w:t xml:space="preserve"> and the Swedish Research Council</w:t>
        </w:r>
        <w:r>
          <w:rPr>
            <w:rFonts w:eastAsiaTheme="minorEastAsia"/>
            <w:lang w:val="en-GB"/>
          </w:rPr>
          <w:t xml:space="preserve"> </w:t>
        </w:r>
        <w:r w:rsidRPr="000A0D7E">
          <w:rPr>
            <w:rFonts w:eastAsiaTheme="minorEastAsia"/>
            <w:lang w:val="en-GB"/>
          </w:rPr>
          <w:t>(no. 2015‐03752</w:t>
        </w:r>
        <w:r>
          <w:rPr>
            <w:rFonts w:eastAsiaTheme="minorEastAsia"/>
            <w:lang w:val="en-GB"/>
          </w:rPr>
          <w:t>) (both to AG).</w:t>
        </w:r>
      </w:ins>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analyzed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r w:rsidR="00457D7E">
        <w:fldChar w:fldCharType="begin"/>
      </w:r>
      <w:r w:rsidR="00457D7E" w:rsidRPr="00457D7E">
        <w:rPr>
          <w:lang w:val="en-GB"/>
          <w:rPrChange w:id="1501" w:author="Anna Gårdmark" w:date="2020-02-07T07:22:00Z">
            <w:rPr/>
          </w:rPrChange>
        </w:rPr>
        <w:instrText xml:space="preserve"> HYPERLINK "https://github.com/maxlindmark/scaling" </w:instrText>
      </w:r>
      <w:r w:rsidR="00457D7E">
        <w:fldChar w:fldCharType="separate"/>
      </w:r>
      <w:r w:rsidRPr="00972C7F">
        <w:rPr>
          <w:rStyle w:val="Hyperlnk"/>
          <w:rFonts w:eastAsiaTheme="minorEastAsia"/>
          <w:color w:val="auto"/>
          <w:lang w:val="en-GB"/>
        </w:rPr>
        <w:t>https://github.com/maxlindmark/scaling</w:t>
      </w:r>
      <w:r w:rsidR="00457D7E">
        <w:rPr>
          <w:rStyle w:val="Hyperlnk"/>
          <w:rFonts w:eastAsiaTheme="minorEastAsia"/>
          <w:color w:val="auto"/>
          <w:lang w:val="en-GB"/>
        </w:rPr>
        <w:fldChar w:fldCharType="end"/>
      </w:r>
      <w:r w:rsidRPr="00972C7F">
        <w:rPr>
          <w:rFonts w:eastAsiaTheme="minorEastAsia"/>
          <w:lang w:val="en-GB"/>
        </w:rPr>
        <w:t xml:space="preserve">) and will be archived on Zenodo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4698FCB6" w14:textId="77777777" w:rsidR="009C0DAC" w:rsidRPr="009C0DAC" w:rsidRDefault="00C41369" w:rsidP="009C0DAC">
      <w:pPr>
        <w:pStyle w:val="Litteraturfrteckning"/>
        <w:rPr>
          <w:rFonts w:ascii="Times New Roman" w:cs="Times New Roman"/>
          <w:lang w:val="en-GB"/>
        </w:rPr>
      </w:pPr>
      <w:r w:rsidRPr="003E64FD">
        <w:rPr>
          <w:rFonts w:cstheme="minorHAnsi"/>
        </w:rPr>
        <w:fldChar w:fldCharType="begin"/>
      </w:r>
      <w:r w:rsidR="009C0DAC" w:rsidRPr="00457D7E">
        <w:rPr>
          <w:rFonts w:cstheme="minorHAnsi"/>
          <w:lang w:val="en-GB"/>
          <w:rPrChange w:id="1502" w:author="Anna Gårdmark" w:date="2020-02-07T07:22:00Z">
            <w:rPr>
              <w:rFonts w:cstheme="minorHAnsi"/>
            </w:rPr>
          </w:rPrChange>
        </w:rPr>
        <w:instrText xml:space="preserve"> ADDIN ZOTERO_BIBL {"uncited":[],"omitted":[],"custom":[]} CSL_BIBLIOGRAPHY </w:instrText>
      </w:r>
      <w:r w:rsidRPr="003E64FD">
        <w:rPr>
          <w:rFonts w:cstheme="minorHAnsi"/>
        </w:rPr>
        <w:fldChar w:fldCharType="separate"/>
      </w:r>
      <w:r w:rsidR="009C0DAC" w:rsidRPr="00457D7E">
        <w:rPr>
          <w:rFonts w:ascii="Times New Roman" w:cs="Times New Roman"/>
          <w:lang w:val="en-GB"/>
          <w:rPrChange w:id="1503" w:author="Anna Gårdmark" w:date="2020-02-07T07:22:00Z">
            <w:rPr>
              <w:rFonts w:ascii="Times New Roman" w:cs="Times New Roman"/>
            </w:rPr>
          </w:rPrChange>
        </w:rPr>
        <w:t xml:space="preserve">Andersen, K.H., Beyer, J.E. &amp; Lundberg, P. (2009). </w:t>
      </w:r>
      <w:r w:rsidR="009C0DAC" w:rsidRPr="009C0DAC">
        <w:rPr>
          <w:rFonts w:ascii="Times New Roman" w:cs="Times New Roman"/>
          <w:lang w:val="en-GB"/>
        </w:rPr>
        <w:t xml:space="preserve">Trophic and individual efficiencies of size-structured communities. </w:t>
      </w:r>
      <w:r w:rsidR="009C0DAC" w:rsidRPr="009C0DAC">
        <w:rPr>
          <w:rFonts w:ascii="Times New Roman" w:cs="Times New Roman"/>
          <w:i/>
          <w:iCs/>
          <w:lang w:val="en-GB"/>
        </w:rPr>
        <w:t>Proceedings of the Royal Society B: Biological Sciences</w:t>
      </w:r>
      <w:r w:rsidR="009C0DAC" w:rsidRPr="009C0DAC">
        <w:rPr>
          <w:rFonts w:ascii="Times New Roman" w:cs="Times New Roman"/>
          <w:lang w:val="en-GB"/>
        </w:rPr>
        <w:t>, 276, 109–114.</w:t>
      </w:r>
    </w:p>
    <w:p w14:paraId="7623B9E4"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Armstrong, J.D. &amp; Hawkins, L.A. (2008). Standard metabolic rate of pike, Esox lucius: variation among studies and implications for energy flow modelling. </w:t>
      </w:r>
      <w:r w:rsidRPr="009C0DAC">
        <w:rPr>
          <w:rFonts w:ascii="Times New Roman" w:cs="Times New Roman"/>
          <w:i/>
          <w:iCs/>
          <w:lang w:val="en-GB"/>
        </w:rPr>
        <w:t>Hydrobiologia</w:t>
      </w:r>
      <w:r w:rsidRPr="009C0DAC">
        <w:rPr>
          <w:rFonts w:ascii="Times New Roman" w:cs="Times New Roman"/>
          <w:lang w:val="en-GB"/>
        </w:rPr>
        <w:t>, 601, 83–90.</w:t>
      </w:r>
    </w:p>
    <w:p w14:paraId="539F4F9F"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Atkinson, D. (1994). Temperature and Organism Size—A Biological Law for Ectotherms? In: </w:t>
      </w:r>
      <w:r w:rsidRPr="009C0DAC">
        <w:rPr>
          <w:rFonts w:ascii="Times New Roman" w:cs="Times New Roman"/>
          <w:i/>
          <w:iCs/>
          <w:lang w:val="en-GB"/>
        </w:rPr>
        <w:t>Advances in Ecological Research</w:t>
      </w:r>
      <w:r w:rsidRPr="009C0DAC">
        <w:rPr>
          <w:rFonts w:ascii="Times New Roman" w:cs="Times New Roman"/>
          <w:lang w:val="en-GB"/>
        </w:rPr>
        <w:t>. Elsevier, pp. 1–58.</w:t>
      </w:r>
    </w:p>
    <w:p w14:paraId="21BE60E7"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Audzijonyte, A., Barneche, D.R., Baudron, A.R., Belmaker, J., Clark, T.D., Marshall, C.T., </w:t>
      </w:r>
      <w:r w:rsidRPr="009C0DAC">
        <w:rPr>
          <w:rFonts w:ascii="Times New Roman" w:cs="Times New Roman"/>
          <w:i/>
          <w:iCs/>
          <w:lang w:val="en-GB"/>
        </w:rPr>
        <w:t>et al.</w:t>
      </w:r>
      <w:r w:rsidRPr="009C0DAC">
        <w:rPr>
          <w:rFonts w:ascii="Times New Roman" w:cs="Times New Roman"/>
          <w:lang w:val="en-GB"/>
        </w:rPr>
        <w:t xml:space="preserve"> (2018). Is oxygen limitation in warming waters a valid mechanism to explain decreased body sizes in aquatic ectotherms? </w:t>
      </w:r>
      <w:r w:rsidRPr="009C0DAC">
        <w:rPr>
          <w:rFonts w:ascii="Times New Roman" w:cs="Times New Roman"/>
          <w:i/>
          <w:iCs/>
          <w:lang w:val="en-GB"/>
        </w:rPr>
        <w:t>Global Ecology and Biogeography</w:t>
      </w:r>
      <w:r w:rsidRPr="009C0DAC">
        <w:rPr>
          <w:rFonts w:ascii="Times New Roman" w:cs="Times New Roman"/>
          <w:lang w:val="en-GB"/>
        </w:rPr>
        <w:t>.</w:t>
      </w:r>
    </w:p>
    <w:p w14:paraId="1F98451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Audzijonyte, A. &amp; Pecl, G.T. (2018). Deep impact of fisheries. </w:t>
      </w:r>
      <w:r w:rsidRPr="009C0DAC">
        <w:rPr>
          <w:rFonts w:ascii="Times New Roman" w:cs="Times New Roman"/>
          <w:i/>
          <w:iCs/>
          <w:lang w:val="en-GB"/>
        </w:rPr>
        <w:t>Nature Ecology &amp; Evolution</w:t>
      </w:r>
      <w:r w:rsidRPr="009C0DAC">
        <w:rPr>
          <w:rFonts w:ascii="Times New Roman" w:cs="Times New Roman"/>
          <w:lang w:val="en-GB"/>
        </w:rPr>
        <w:t>, 2, 1348–1349.</w:t>
      </w:r>
    </w:p>
    <w:p w14:paraId="2F9FBF5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Barneche, D.R. &amp; Allen, A.P. (2018). The energetics of fish growth and how it constrains food-web trophic structure. </w:t>
      </w:r>
      <w:r w:rsidRPr="009C0DAC">
        <w:rPr>
          <w:rFonts w:ascii="Times New Roman" w:cs="Times New Roman"/>
          <w:i/>
          <w:iCs/>
          <w:lang w:val="en-GB"/>
        </w:rPr>
        <w:t>Ecology Letters</w:t>
      </w:r>
      <w:r w:rsidRPr="009C0DAC">
        <w:rPr>
          <w:rFonts w:ascii="Times New Roman" w:cs="Times New Roman"/>
          <w:lang w:val="en-GB"/>
        </w:rPr>
        <w:t>, 21, 836–844.</w:t>
      </w:r>
    </w:p>
    <w:p w14:paraId="1E7CAF6C"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Barneche, D.R., Jahn, M. &amp; Seebacher, F. (2019). Warming increases the cost of growth in a model vertebrate. </w:t>
      </w:r>
      <w:r w:rsidRPr="009C0DAC">
        <w:rPr>
          <w:rFonts w:ascii="Times New Roman" w:cs="Times New Roman"/>
          <w:i/>
          <w:iCs/>
          <w:lang w:val="en-GB"/>
        </w:rPr>
        <w:t>Functional Ecology</w:t>
      </w:r>
      <w:r w:rsidRPr="009C0DAC">
        <w:rPr>
          <w:rFonts w:ascii="Times New Roman" w:cs="Times New Roman"/>
          <w:lang w:val="en-GB"/>
        </w:rPr>
        <w:t>, 33, 1256–1266.</w:t>
      </w:r>
    </w:p>
    <w:p w14:paraId="30627FE7"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Barrios‐O’Neill, D., Kelly, R. &amp; Emmerson, M.C. (2019). Biomass encounter rates limit the size scaling of feeding interactions. </w:t>
      </w:r>
      <w:r w:rsidRPr="009C0DAC">
        <w:rPr>
          <w:rFonts w:ascii="Times New Roman" w:cs="Times New Roman"/>
          <w:i/>
          <w:iCs/>
          <w:lang w:val="en-GB"/>
        </w:rPr>
        <w:t>Ecology Letters</w:t>
      </w:r>
      <w:r w:rsidRPr="009C0DAC">
        <w:rPr>
          <w:rFonts w:ascii="Times New Roman" w:cs="Times New Roman"/>
          <w:lang w:val="en-GB"/>
        </w:rPr>
        <w:t>, 22, 1870–1878.</w:t>
      </w:r>
    </w:p>
    <w:p w14:paraId="4DD18733"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Baudron, A.R., Needle, C.L., Rijnsdorp, A.D. &amp; Marshall, C.T. (2014). Warming temperatures and smaller body sizes: synchronous changes in growth of North Sea fishes. </w:t>
      </w:r>
      <w:r w:rsidRPr="009C0DAC">
        <w:rPr>
          <w:rFonts w:ascii="Times New Roman" w:cs="Times New Roman"/>
          <w:i/>
          <w:iCs/>
          <w:lang w:val="en-GB"/>
        </w:rPr>
        <w:t>Global Change Biology</w:t>
      </w:r>
      <w:r w:rsidRPr="009C0DAC">
        <w:rPr>
          <w:rFonts w:ascii="Times New Roman" w:cs="Times New Roman"/>
          <w:lang w:val="en-GB"/>
        </w:rPr>
        <w:t>, 20, 1023–1031.</w:t>
      </w:r>
    </w:p>
    <w:p w14:paraId="7A3C97E6"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Beamish, F.W.H. (1964). Respiration of fishes with special emphasis on standard oxygen consumption: II. Influence of weight and temperature on respiration of several species. </w:t>
      </w:r>
      <w:r w:rsidRPr="009C0DAC">
        <w:rPr>
          <w:rFonts w:ascii="Times New Roman" w:cs="Times New Roman"/>
          <w:i/>
          <w:iCs/>
          <w:lang w:val="en-GB"/>
        </w:rPr>
        <w:t>Canadian Journal of Zoology/Revue Canadienne de Zoologie</w:t>
      </w:r>
      <w:r w:rsidRPr="009C0DAC">
        <w:rPr>
          <w:rFonts w:ascii="Times New Roman" w:cs="Times New Roman"/>
          <w:lang w:val="en-GB"/>
        </w:rPr>
        <w:t>, 42, 177–188.</w:t>
      </w:r>
    </w:p>
    <w:p w14:paraId="019C53BC"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von Bertalanffy, L. (1938). A QUANTITATIVE THEORY OF ORGANIC GROWTH (INQUIRIES ON GROWTH LAWS. II). </w:t>
      </w:r>
      <w:r w:rsidRPr="009C0DAC">
        <w:rPr>
          <w:rFonts w:ascii="Times New Roman" w:cs="Times New Roman"/>
          <w:i/>
          <w:iCs/>
          <w:lang w:val="en-GB"/>
        </w:rPr>
        <w:t>Human Biology</w:t>
      </w:r>
      <w:r w:rsidRPr="009C0DAC">
        <w:rPr>
          <w:rFonts w:ascii="Times New Roman" w:cs="Times New Roman"/>
          <w:lang w:val="en-GB"/>
        </w:rPr>
        <w:t>, 10, 181–213.</w:t>
      </w:r>
    </w:p>
    <w:p w14:paraId="65450C77"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von Bertalanffy, L. (1957). Laws in metabolism and growth. </w:t>
      </w:r>
      <w:r w:rsidRPr="009C0DAC">
        <w:rPr>
          <w:rFonts w:ascii="Times New Roman" w:cs="Times New Roman"/>
          <w:i/>
          <w:iCs/>
          <w:lang w:val="en-GB"/>
        </w:rPr>
        <w:t>The quarterly review of biology</w:t>
      </w:r>
      <w:r w:rsidRPr="009C0DAC">
        <w:rPr>
          <w:rFonts w:ascii="Times New Roman" w:cs="Times New Roman"/>
          <w:lang w:val="en-GB"/>
        </w:rPr>
        <w:t>, 32, 217–231.</w:t>
      </w:r>
    </w:p>
    <w:p w14:paraId="24FC21C7"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rPr>
        <w:t xml:space="preserve">Björnsson, B., Steinarsson, A. &amp; Árnason, T. (2007). </w:t>
      </w:r>
      <w:r w:rsidRPr="009C0DAC">
        <w:rPr>
          <w:rFonts w:ascii="Times New Roman" w:cs="Times New Roman"/>
          <w:lang w:val="en-GB"/>
        </w:rPr>
        <w:t xml:space="preserve">Growth model for Atlantic cod (Gadus morhua): Effects of temperature and body weight on growth rate. </w:t>
      </w:r>
      <w:r w:rsidRPr="009C0DAC">
        <w:rPr>
          <w:rFonts w:ascii="Times New Roman" w:cs="Times New Roman"/>
          <w:i/>
          <w:iCs/>
          <w:lang w:val="en-GB"/>
        </w:rPr>
        <w:t>Aquaculture</w:t>
      </w:r>
      <w:r w:rsidRPr="009C0DAC">
        <w:rPr>
          <w:rFonts w:ascii="Times New Roman" w:cs="Times New Roman"/>
          <w:lang w:val="en-GB"/>
        </w:rPr>
        <w:t>, 271, 216–226.</w:t>
      </w:r>
    </w:p>
    <w:p w14:paraId="77A8877C"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Blanchard, J.L., Heneghan, R.F., Everett, J.D., Trebilco, R. &amp; Richardson, A.J. (2017). From Bacteria to Whales: Using Functional Size Spectra to Model Marine Ecosystems. </w:t>
      </w:r>
      <w:r w:rsidRPr="009C0DAC">
        <w:rPr>
          <w:rFonts w:ascii="Times New Roman" w:cs="Times New Roman"/>
          <w:i/>
          <w:iCs/>
          <w:lang w:val="en-GB"/>
        </w:rPr>
        <w:t>Trends in Ecology &amp; Evolution</w:t>
      </w:r>
      <w:r w:rsidRPr="009C0DAC">
        <w:rPr>
          <w:rFonts w:ascii="Times New Roman" w:cs="Times New Roman"/>
          <w:lang w:val="en-GB"/>
        </w:rPr>
        <w:t>, 32, 174–186.</w:t>
      </w:r>
    </w:p>
    <w:p w14:paraId="1762A918"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Bokma, F. (2004). Evidence against universal metabolic allometry. </w:t>
      </w:r>
      <w:r w:rsidRPr="009C0DAC">
        <w:rPr>
          <w:rFonts w:ascii="Times New Roman" w:cs="Times New Roman"/>
          <w:i/>
          <w:iCs/>
          <w:lang w:val="en-GB"/>
        </w:rPr>
        <w:t>Functional Ecology</w:t>
      </w:r>
      <w:r w:rsidRPr="009C0DAC">
        <w:rPr>
          <w:rFonts w:ascii="Times New Roman" w:cs="Times New Roman"/>
          <w:lang w:val="en-GB"/>
        </w:rPr>
        <w:t>, 18, 184–187.</w:t>
      </w:r>
    </w:p>
    <w:p w14:paraId="3EFDB9BD"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Bolnick, D.I., Amarasekare, P., Araújo, Márcio.S., Bürger, R., Levine, J.M., Novak, M., </w:t>
      </w:r>
      <w:r w:rsidRPr="009C0DAC">
        <w:rPr>
          <w:rFonts w:ascii="Times New Roman" w:cs="Times New Roman"/>
          <w:i/>
          <w:iCs/>
          <w:lang w:val="en-GB"/>
        </w:rPr>
        <w:t>et al.</w:t>
      </w:r>
      <w:r w:rsidRPr="009C0DAC">
        <w:rPr>
          <w:rFonts w:ascii="Times New Roman" w:cs="Times New Roman"/>
          <w:lang w:val="en-GB"/>
        </w:rPr>
        <w:t xml:space="preserve"> (2011). Why intraspecific trait variation matters in community ecology. </w:t>
      </w:r>
      <w:r w:rsidRPr="009C0DAC">
        <w:rPr>
          <w:rFonts w:ascii="Times New Roman" w:cs="Times New Roman"/>
          <w:i/>
          <w:iCs/>
          <w:lang w:val="en-GB"/>
        </w:rPr>
        <w:t>Trends in Ecology and Evolution</w:t>
      </w:r>
      <w:r w:rsidRPr="009C0DAC">
        <w:rPr>
          <w:rFonts w:ascii="Times New Roman" w:cs="Times New Roman"/>
          <w:lang w:val="en-GB"/>
        </w:rPr>
        <w:t>, 26, 183–192.</w:t>
      </w:r>
    </w:p>
    <w:p w14:paraId="26CB4E18"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rPr>
        <w:t xml:space="preserve">Boukal, D.S., Dieckmann, U., Enberg, K., Heino, M. &amp; Jørgensen, C. (2014). </w:t>
      </w:r>
      <w:r w:rsidRPr="009C0DAC">
        <w:rPr>
          <w:rFonts w:ascii="Times New Roman" w:cs="Times New Roman"/>
          <w:lang w:val="en-GB"/>
        </w:rPr>
        <w:t xml:space="preserve">Life-history implications of the allometric scaling of growth. </w:t>
      </w:r>
      <w:r w:rsidRPr="009C0DAC">
        <w:rPr>
          <w:rFonts w:ascii="Times New Roman" w:cs="Times New Roman"/>
          <w:i/>
          <w:iCs/>
          <w:lang w:val="en-GB"/>
        </w:rPr>
        <w:t>Journal of Theoretical Biology</w:t>
      </w:r>
      <w:r w:rsidRPr="009C0DAC">
        <w:rPr>
          <w:rFonts w:ascii="Times New Roman" w:cs="Times New Roman"/>
          <w:lang w:val="en-GB"/>
        </w:rPr>
        <w:t>, 359, 199–207.</w:t>
      </w:r>
    </w:p>
    <w:p w14:paraId="607FBEA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Brett, J.R., Shelbourn, J.E. &amp; Shoop, C.T. (1969). Growth Rate and Body Composition of Fingerling Sockeye Salmon, Oncorhynchus nerka, in relation to Temperature and Ration Size. </w:t>
      </w:r>
      <w:r w:rsidRPr="009C0DAC">
        <w:rPr>
          <w:rFonts w:ascii="Times New Roman" w:cs="Times New Roman"/>
          <w:i/>
          <w:iCs/>
          <w:lang w:val="en-GB"/>
        </w:rPr>
        <w:t>J. Fish. Res. Bd. Can.</w:t>
      </w:r>
      <w:r w:rsidRPr="009C0DAC">
        <w:rPr>
          <w:rFonts w:ascii="Times New Roman" w:cs="Times New Roman"/>
          <w:lang w:val="en-GB"/>
        </w:rPr>
        <w:t>, 26, 2363–2394.</w:t>
      </w:r>
    </w:p>
    <w:p w14:paraId="1FC278B2"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Brose, U., Blanchard, J.L., Eklöf, A., Galiana, N., Hartvig, M., Hirt, M.R., </w:t>
      </w:r>
      <w:r w:rsidRPr="009C0DAC">
        <w:rPr>
          <w:rFonts w:ascii="Times New Roman" w:cs="Times New Roman"/>
          <w:i/>
          <w:iCs/>
          <w:lang w:val="en-GB"/>
        </w:rPr>
        <w:t>et al.</w:t>
      </w:r>
      <w:r w:rsidRPr="009C0DAC">
        <w:rPr>
          <w:rFonts w:ascii="Times New Roman" w:cs="Times New Roman"/>
          <w:lang w:val="en-GB"/>
        </w:rPr>
        <w:t xml:space="preserve"> (2017). Predicting the consequences of species loss using size-structured biodiversity approaches. </w:t>
      </w:r>
      <w:r w:rsidRPr="009C0DAC">
        <w:rPr>
          <w:rFonts w:ascii="Times New Roman" w:cs="Times New Roman"/>
          <w:i/>
          <w:iCs/>
          <w:lang w:val="en-GB"/>
        </w:rPr>
        <w:t>Biological Reviews</w:t>
      </w:r>
      <w:r w:rsidRPr="009C0DAC">
        <w:rPr>
          <w:rFonts w:ascii="Times New Roman" w:cs="Times New Roman"/>
          <w:lang w:val="en-GB"/>
        </w:rPr>
        <w:t>, 92, 684–697.</w:t>
      </w:r>
    </w:p>
    <w:p w14:paraId="029CFE96"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Brown, J.H., Gillooly, J.F., Allen, A.P., Savage, V.M. &amp; West, G.B. (2004). Toward a metabolic theory of ecology. </w:t>
      </w:r>
      <w:r w:rsidRPr="009C0DAC">
        <w:rPr>
          <w:rFonts w:ascii="Times New Roman" w:cs="Times New Roman"/>
          <w:i/>
          <w:iCs/>
          <w:lang w:val="en-GB"/>
        </w:rPr>
        <w:t>Ecology</w:t>
      </w:r>
      <w:r w:rsidRPr="009C0DAC">
        <w:rPr>
          <w:rFonts w:ascii="Times New Roman" w:cs="Times New Roman"/>
          <w:lang w:val="en-GB"/>
        </w:rPr>
        <w:t>, 85, 1771–1789.</w:t>
      </w:r>
    </w:p>
    <w:p w14:paraId="5BDF83A0"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Cheung, W.W.L., Sarmiento, J.L., Dunne, J., Frölicher, T.L., Lam, V.W.Y., Deng Palomares, M.L., </w:t>
      </w:r>
      <w:r w:rsidRPr="009C0DAC">
        <w:rPr>
          <w:rFonts w:ascii="Times New Roman" w:cs="Times New Roman"/>
          <w:i/>
          <w:iCs/>
          <w:lang w:val="en-GB"/>
        </w:rPr>
        <w:t>et al.</w:t>
      </w:r>
      <w:r w:rsidRPr="009C0DAC">
        <w:rPr>
          <w:rFonts w:ascii="Times New Roman" w:cs="Times New Roman"/>
          <w:lang w:val="en-GB"/>
        </w:rPr>
        <w:t xml:space="preserve"> (2013). Shrinking of fishes exacerbates impacts of global ocean changes on marine ecosystems. </w:t>
      </w:r>
      <w:r w:rsidRPr="009C0DAC">
        <w:rPr>
          <w:rFonts w:ascii="Times New Roman" w:cs="Times New Roman"/>
          <w:i/>
          <w:iCs/>
          <w:lang w:val="en-GB"/>
        </w:rPr>
        <w:t>Nature Climate Change</w:t>
      </w:r>
      <w:r w:rsidRPr="009C0DAC">
        <w:rPr>
          <w:rFonts w:ascii="Times New Roman" w:cs="Times New Roman"/>
          <w:lang w:val="en-GB"/>
        </w:rPr>
        <w:t>, 3, 254–258.</w:t>
      </w:r>
    </w:p>
    <w:p w14:paraId="28C987BE"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Clarke, A. (2004). Is there a Universal Temperature Dependence of metabolism? </w:t>
      </w:r>
      <w:r w:rsidRPr="009C0DAC">
        <w:rPr>
          <w:rFonts w:ascii="Times New Roman" w:cs="Times New Roman"/>
          <w:i/>
          <w:iCs/>
          <w:lang w:val="en-GB"/>
        </w:rPr>
        <w:t>Functional Ecology</w:t>
      </w:r>
      <w:r w:rsidRPr="009C0DAC">
        <w:rPr>
          <w:rFonts w:ascii="Times New Roman" w:cs="Times New Roman"/>
          <w:lang w:val="en-GB"/>
        </w:rPr>
        <w:t>, 18.</w:t>
      </w:r>
    </w:p>
    <w:p w14:paraId="56693CBE"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Clarke, A. &amp; Johnston, N.M. (1999). Scaling of metabolic rate with body mass and temperature in teleost fish. </w:t>
      </w:r>
      <w:r w:rsidRPr="009C0DAC">
        <w:rPr>
          <w:rFonts w:ascii="Times New Roman" w:cs="Times New Roman"/>
          <w:i/>
          <w:iCs/>
          <w:lang w:val="en-GB"/>
        </w:rPr>
        <w:t>Journal of Animal Ecology</w:t>
      </w:r>
      <w:r w:rsidRPr="009C0DAC">
        <w:rPr>
          <w:rFonts w:ascii="Times New Roman" w:cs="Times New Roman"/>
          <w:lang w:val="en-GB"/>
        </w:rPr>
        <w:t>, 68, 893–905.</w:t>
      </w:r>
    </w:p>
    <w:p w14:paraId="1E4C321F"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Daufresne, M., Lengfellner, K. &amp; Sommer, U. (2009). Global warming benefits the small in aquatic ecosystems. </w:t>
      </w:r>
      <w:r w:rsidRPr="009C0DAC">
        <w:rPr>
          <w:rFonts w:ascii="Times New Roman" w:cs="Times New Roman"/>
          <w:i/>
          <w:iCs/>
          <w:lang w:val="en-GB"/>
        </w:rPr>
        <w:t>Proceedings of the National Academy of Sciences, USA</w:t>
      </w:r>
      <w:r w:rsidRPr="009C0DAC">
        <w:rPr>
          <w:rFonts w:ascii="Times New Roman" w:cs="Times New Roman"/>
          <w:lang w:val="en-GB"/>
        </w:rPr>
        <w:t>, 106, 12788–12793.</w:t>
      </w:r>
    </w:p>
    <w:p w14:paraId="6C2B94B8"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Dell, A.I., Pawar, S. &amp; Savage, V.M. (2011). Systematic variation in the temperature dependence of physiological and ecological traits. </w:t>
      </w:r>
      <w:r w:rsidRPr="009C0DAC">
        <w:rPr>
          <w:rFonts w:ascii="Times New Roman" w:cs="Times New Roman"/>
          <w:i/>
          <w:iCs/>
          <w:lang w:val="en-GB"/>
        </w:rPr>
        <w:t>Proceedings of the National Academy of Sciences</w:t>
      </w:r>
      <w:r w:rsidRPr="009C0DAC">
        <w:rPr>
          <w:rFonts w:ascii="Times New Roman" w:cs="Times New Roman"/>
          <w:lang w:val="en-GB"/>
        </w:rPr>
        <w:t>, 108, 10591–10596.</w:t>
      </w:r>
    </w:p>
    <w:p w14:paraId="5EF53F4B"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van Denderen, P.D., Gislason, H. &amp; Andersen, K.H. (2019). Little difference in average fish growth and maximum size across temperatures. </w:t>
      </w:r>
      <w:r w:rsidRPr="009C0DAC">
        <w:rPr>
          <w:rFonts w:ascii="Times New Roman" w:cs="Times New Roman"/>
          <w:i/>
          <w:iCs/>
          <w:lang w:val="en-GB"/>
        </w:rPr>
        <w:t>EcoEvoRxiv 10.32942/osf.io/8cu4y</w:t>
      </w:r>
      <w:r w:rsidRPr="009C0DAC">
        <w:rPr>
          <w:rFonts w:ascii="Times New Roman" w:cs="Times New Roman"/>
          <w:lang w:val="en-GB"/>
        </w:rPr>
        <w:t>.</w:t>
      </w:r>
    </w:p>
    <w:p w14:paraId="018A022E"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van Dorst, R.M., Gårdmark, A., Svanbäck, R., Beier, U., Weyhenmeyer, G.A. &amp; Huss, M. (2019). Warmer and browner waters decrease fish biomass production. </w:t>
      </w:r>
      <w:r w:rsidRPr="009C0DAC">
        <w:rPr>
          <w:rFonts w:ascii="Times New Roman" w:cs="Times New Roman"/>
          <w:i/>
          <w:iCs/>
          <w:lang w:val="en-GB"/>
        </w:rPr>
        <w:t>Global Change Biology</w:t>
      </w:r>
      <w:r w:rsidRPr="009C0DAC">
        <w:rPr>
          <w:rFonts w:ascii="Times New Roman" w:cs="Times New Roman"/>
          <w:lang w:val="en-GB"/>
        </w:rPr>
        <w:t>, 25, 1395–1408.</w:t>
      </w:r>
    </w:p>
    <w:p w14:paraId="268261B3"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Downs, C.J., Hayes, J.P. &amp; Tracy, C.R. (2008). Scaling metabolic rate with body mass and inverse body temperature: A test of the Arrhenius fractal supply model. </w:t>
      </w:r>
      <w:r w:rsidRPr="009C0DAC">
        <w:rPr>
          <w:rFonts w:ascii="Times New Roman" w:cs="Times New Roman"/>
          <w:i/>
          <w:iCs/>
          <w:lang w:val="en-GB"/>
        </w:rPr>
        <w:t>Functional Ecology</w:t>
      </w:r>
      <w:r w:rsidRPr="009C0DAC">
        <w:rPr>
          <w:rFonts w:ascii="Times New Roman" w:cs="Times New Roman"/>
          <w:lang w:val="en-GB"/>
        </w:rPr>
        <w:t>, 22, 239–244.</w:t>
      </w:r>
    </w:p>
    <w:p w14:paraId="72EAD256"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Elliott, J.M. &amp; Hurley, M.A. (1995). The Functional Relationship between Body Size and Growth Rate in Fish. </w:t>
      </w:r>
      <w:r w:rsidRPr="009C0DAC">
        <w:rPr>
          <w:rFonts w:ascii="Times New Roman" w:cs="Times New Roman"/>
          <w:i/>
          <w:iCs/>
          <w:lang w:val="en-GB"/>
        </w:rPr>
        <w:t>Functional Ecology</w:t>
      </w:r>
      <w:r w:rsidRPr="009C0DAC">
        <w:rPr>
          <w:rFonts w:ascii="Times New Roman" w:cs="Times New Roman"/>
          <w:lang w:val="en-GB"/>
        </w:rPr>
        <w:t>, 9, 625.</w:t>
      </w:r>
    </w:p>
    <w:p w14:paraId="35942F6E"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Englund, G., Öhlund, G., Hein, C.L. &amp; Diehl, S. (2011). Temperature dependence of the functional response. </w:t>
      </w:r>
      <w:r w:rsidRPr="009C0DAC">
        <w:rPr>
          <w:rFonts w:ascii="Times New Roman" w:cs="Times New Roman"/>
          <w:i/>
          <w:iCs/>
          <w:lang w:val="en-GB"/>
        </w:rPr>
        <w:t>Ecology Letters</w:t>
      </w:r>
      <w:r w:rsidRPr="009C0DAC">
        <w:rPr>
          <w:rFonts w:ascii="Times New Roman" w:cs="Times New Roman"/>
          <w:lang w:val="en-GB"/>
        </w:rPr>
        <w:t>, 14, 914–921.</w:t>
      </w:r>
    </w:p>
    <w:p w14:paraId="10EC6CB3"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Essington, T.E., Kitchell, J.F. &amp; Walters, C.J. (2001). The von Bertalanffy growth function, bioenergetics, and the consumption rates of fish. </w:t>
      </w:r>
      <w:r w:rsidRPr="009C0DAC">
        <w:rPr>
          <w:rFonts w:ascii="Times New Roman" w:cs="Times New Roman"/>
          <w:i/>
          <w:iCs/>
          <w:lang w:val="en-GB"/>
        </w:rPr>
        <w:t>Canadian Journal of Fisheries and Aquatic Sciences</w:t>
      </w:r>
      <w:r w:rsidRPr="009C0DAC">
        <w:rPr>
          <w:rFonts w:ascii="Times New Roman" w:cs="Times New Roman"/>
          <w:lang w:val="en-GB"/>
        </w:rPr>
        <w:t>, 58, 2129–2138.</w:t>
      </w:r>
    </w:p>
    <w:p w14:paraId="5912CB6B"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Fernández-i-Marín, X. (2016). ggmcmc: Analysis of MCMC Samples and Bayesian Inference. </w:t>
      </w:r>
      <w:r w:rsidRPr="009C0DAC">
        <w:rPr>
          <w:rFonts w:ascii="Times New Roman" w:cs="Times New Roman"/>
          <w:i/>
          <w:iCs/>
          <w:lang w:val="en-GB"/>
        </w:rPr>
        <w:t>Journal of Statistical Software</w:t>
      </w:r>
      <w:r w:rsidRPr="009C0DAC">
        <w:rPr>
          <w:rFonts w:ascii="Times New Roman" w:cs="Times New Roman"/>
          <w:lang w:val="en-GB"/>
        </w:rPr>
        <w:t>, 70, 1–20.</w:t>
      </w:r>
    </w:p>
    <w:p w14:paraId="4112B125"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Forster, J., Hirst, A.G. &amp; Atkinson, D. (2012). Warming-induced reductions in body size are greater in aquatic than terrestrial species. </w:t>
      </w:r>
      <w:r w:rsidRPr="009C0DAC">
        <w:rPr>
          <w:rFonts w:ascii="Times New Roman" w:cs="Times New Roman"/>
          <w:i/>
          <w:iCs/>
          <w:lang w:val="en-GB"/>
        </w:rPr>
        <w:t>PNAS</w:t>
      </w:r>
      <w:r w:rsidRPr="009C0DAC">
        <w:rPr>
          <w:rFonts w:ascii="Times New Roman" w:cs="Times New Roman"/>
          <w:lang w:val="en-GB"/>
        </w:rPr>
        <w:t>, 109, 19310–19314.</w:t>
      </w:r>
    </w:p>
    <w:p w14:paraId="0522BA27"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Fossen, E.I.F., Pélabon, C. &amp; Einum, S. (2019). Genetic and environmental effects on the scaling of metabolic rate with body size. </w:t>
      </w:r>
      <w:r w:rsidRPr="009C0DAC">
        <w:rPr>
          <w:rFonts w:ascii="Times New Roman" w:cs="Times New Roman"/>
          <w:i/>
          <w:iCs/>
          <w:lang w:val="en-GB"/>
        </w:rPr>
        <w:t>Journal of Experimental Biology</w:t>
      </w:r>
      <w:r w:rsidRPr="009C0DAC">
        <w:rPr>
          <w:rFonts w:ascii="Times New Roman" w:cs="Times New Roman"/>
          <w:lang w:val="en-GB"/>
        </w:rPr>
        <w:t>, 222.</w:t>
      </w:r>
    </w:p>
    <w:p w14:paraId="204C1840"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Froese, R. &amp; Pauly, D. (2016). </w:t>
      </w:r>
      <w:r w:rsidRPr="009C0DAC">
        <w:rPr>
          <w:rFonts w:ascii="Times New Roman" w:cs="Times New Roman"/>
          <w:i/>
          <w:iCs/>
          <w:lang w:val="en-GB"/>
        </w:rPr>
        <w:t>Editors. FishBase</w:t>
      </w:r>
      <w:r w:rsidRPr="009C0DAC">
        <w:rPr>
          <w:rFonts w:ascii="Times New Roman" w:cs="Times New Roman"/>
          <w:lang w:val="en-GB"/>
        </w:rPr>
        <w:t>. World Wide Web electronic publication. www.fishbase.org, (10/2016).</w:t>
      </w:r>
    </w:p>
    <w:p w14:paraId="224B1DED"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Fussmann, K.E., Schwarzmüller, F., Brose, U., Jousset, A. &amp; Rall, B.C. (2014). Ecological stability in response to warming. </w:t>
      </w:r>
      <w:r w:rsidRPr="009C0DAC">
        <w:rPr>
          <w:rFonts w:ascii="Times New Roman" w:cs="Times New Roman"/>
          <w:i/>
          <w:iCs/>
          <w:lang w:val="en-GB"/>
        </w:rPr>
        <w:t>Nature Climate Change</w:t>
      </w:r>
      <w:r w:rsidRPr="009C0DAC">
        <w:rPr>
          <w:rFonts w:ascii="Times New Roman" w:cs="Times New Roman"/>
          <w:lang w:val="en-GB"/>
        </w:rPr>
        <w:t>, 4, 206–210.</w:t>
      </w:r>
    </w:p>
    <w:p w14:paraId="36C7DC4C"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Gabry, J., Simpson, D., Vehtari, A., Betancourt, M. &amp; Gelman, A. (2019). Visualization in Bayesian workflow. </w:t>
      </w:r>
      <w:r w:rsidRPr="009C0DAC">
        <w:rPr>
          <w:rFonts w:ascii="Times New Roman" w:cs="Times New Roman"/>
          <w:i/>
          <w:iCs/>
          <w:lang w:val="en-GB"/>
        </w:rPr>
        <w:t>J. R. Stat. Soc. A</w:t>
      </w:r>
      <w:r w:rsidRPr="009C0DAC">
        <w:rPr>
          <w:rFonts w:ascii="Times New Roman" w:cs="Times New Roman"/>
          <w:lang w:val="en-GB"/>
        </w:rPr>
        <w:t>, 182, 389–402.</w:t>
      </w:r>
    </w:p>
    <w:p w14:paraId="2C5B293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9C0DAC">
        <w:rPr>
          <w:rFonts w:ascii="Times New Roman" w:cs="Times New Roman"/>
          <w:i/>
          <w:iCs/>
          <w:lang w:val="en-GB"/>
        </w:rPr>
        <w:t>Aquaculture International</w:t>
      </w:r>
      <w:r w:rsidRPr="009C0DAC">
        <w:rPr>
          <w:rFonts w:ascii="Times New Roman" w:cs="Times New Roman"/>
          <w:lang w:val="en-GB"/>
        </w:rPr>
        <w:t>, 19, 131–141.</w:t>
      </w:r>
    </w:p>
    <w:p w14:paraId="404952D6"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Gardner, J.L., Peters, A., Kearney, M.R., Joseph, L. &amp; Heinsohn, R. (2011). Declining body size: a third universal response to warming? </w:t>
      </w:r>
      <w:r w:rsidRPr="009C0DAC">
        <w:rPr>
          <w:rFonts w:ascii="Times New Roman" w:cs="Times New Roman"/>
          <w:i/>
          <w:iCs/>
          <w:lang w:val="en-GB"/>
        </w:rPr>
        <w:t>Trends in Ecology &amp; Evolution</w:t>
      </w:r>
      <w:r w:rsidRPr="009C0DAC">
        <w:rPr>
          <w:rFonts w:ascii="Times New Roman" w:cs="Times New Roman"/>
          <w:lang w:val="en-GB"/>
        </w:rPr>
        <w:t>, 26, 285–291.</w:t>
      </w:r>
    </w:p>
    <w:p w14:paraId="57FBC17E"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Gelman, A., Carlin, J., Stern, H. &amp; Rubin, D. (2003). </w:t>
      </w:r>
      <w:r w:rsidRPr="009C0DAC">
        <w:rPr>
          <w:rFonts w:ascii="Times New Roman" w:cs="Times New Roman"/>
          <w:i/>
          <w:iCs/>
          <w:lang w:val="en-GB"/>
        </w:rPr>
        <w:t>Bayesian Data Analysis. 2nd edition</w:t>
      </w:r>
      <w:r w:rsidRPr="009C0DAC">
        <w:rPr>
          <w:rFonts w:ascii="Times New Roman" w:cs="Times New Roman"/>
          <w:lang w:val="en-GB"/>
        </w:rPr>
        <w:t>. Chapman and Hall/CRC, Boca Raton.</w:t>
      </w:r>
    </w:p>
    <w:p w14:paraId="703AF23C"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Gelman, A. &amp; Hill, J. (2007). </w:t>
      </w:r>
      <w:r w:rsidRPr="009C0DAC">
        <w:rPr>
          <w:rFonts w:ascii="Times New Roman" w:cs="Times New Roman"/>
          <w:i/>
          <w:iCs/>
          <w:lang w:val="en-GB"/>
        </w:rPr>
        <w:t>Data Analysis Using Regression and Multilevel/Hierarchical Models</w:t>
      </w:r>
      <w:r w:rsidRPr="009C0DAC">
        <w:rPr>
          <w:rFonts w:ascii="Times New Roman" w:cs="Times New Roman"/>
          <w:lang w:val="en-GB"/>
        </w:rPr>
        <w:t>. Cambridge University Press.</w:t>
      </w:r>
    </w:p>
    <w:p w14:paraId="206BE47B"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Gillooly, J.F., Brown, J.H., West, G.B., Savage, V.M. &amp; Charnov, E.L. (2001). Effects of size and temperature on metabolic rate. </w:t>
      </w:r>
      <w:r w:rsidRPr="009C0DAC">
        <w:rPr>
          <w:rFonts w:ascii="Times New Roman" w:cs="Times New Roman"/>
          <w:i/>
          <w:iCs/>
          <w:lang w:val="en-GB"/>
        </w:rPr>
        <w:t>Science</w:t>
      </w:r>
      <w:r w:rsidRPr="009C0DAC">
        <w:rPr>
          <w:rFonts w:ascii="Times New Roman" w:cs="Times New Roman"/>
          <w:lang w:val="en-GB"/>
        </w:rPr>
        <w:t>, 2248–2251.</w:t>
      </w:r>
    </w:p>
    <w:p w14:paraId="6628FFC0"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Glazier, D.S. (2005). Beyond the “3/4-power law”: variation in the intra- and interspecific scaling of metabolic rate in animals. </w:t>
      </w:r>
      <w:r w:rsidRPr="009C0DAC">
        <w:rPr>
          <w:rFonts w:ascii="Times New Roman" w:cs="Times New Roman"/>
          <w:i/>
          <w:iCs/>
          <w:lang w:val="en-GB"/>
        </w:rPr>
        <w:t>Biological Reviews of the Cambridge Philosophical Society</w:t>
      </w:r>
      <w:r w:rsidRPr="009C0DAC">
        <w:rPr>
          <w:rFonts w:ascii="Times New Roman" w:cs="Times New Roman"/>
          <w:lang w:val="en-GB"/>
        </w:rPr>
        <w:t>, 80, 611–662.</w:t>
      </w:r>
    </w:p>
    <w:p w14:paraId="4DE84403"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Glazier, D.S. (2010). A unifying explanation for diverse metabolic scaling in animals and plants. </w:t>
      </w:r>
      <w:r w:rsidRPr="009C0DAC">
        <w:rPr>
          <w:rFonts w:ascii="Times New Roman" w:cs="Times New Roman"/>
          <w:i/>
          <w:iCs/>
          <w:lang w:val="en-GB"/>
        </w:rPr>
        <w:t>Biological Reviews of the Cambridge Philosophical Society</w:t>
      </w:r>
      <w:r w:rsidRPr="009C0DAC">
        <w:rPr>
          <w:rFonts w:ascii="Times New Roman" w:cs="Times New Roman"/>
          <w:lang w:val="en-GB"/>
        </w:rPr>
        <w:t>, 85, 111–138.</w:t>
      </w:r>
    </w:p>
    <w:p w14:paraId="62860A11"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9C0DAC">
        <w:rPr>
          <w:rFonts w:ascii="Times New Roman" w:cs="Times New Roman"/>
          <w:i/>
          <w:iCs/>
          <w:lang w:val="en-GB"/>
        </w:rPr>
        <w:t>Aquaculture</w:t>
      </w:r>
      <w:r w:rsidRPr="009C0DAC">
        <w:rPr>
          <w:rFonts w:ascii="Times New Roman" w:cs="Times New Roman"/>
          <w:lang w:val="en-GB"/>
        </w:rPr>
        <w:t>, 283, 36–42.</w:t>
      </w:r>
    </w:p>
    <w:p w14:paraId="4B3D2C5B" w14:textId="77777777" w:rsidR="009C0DAC" w:rsidRPr="009C0DAC" w:rsidRDefault="009C0DAC" w:rsidP="009C0DAC">
      <w:pPr>
        <w:pStyle w:val="Litteraturfrteckning"/>
        <w:rPr>
          <w:rFonts w:ascii="Times New Roman" w:cs="Times New Roman"/>
        </w:rPr>
      </w:pPr>
      <w:r w:rsidRPr="009C0DAC">
        <w:rPr>
          <w:rFonts w:ascii="Times New Roman" w:cs="Times New Roman"/>
          <w:lang w:val="en-GB"/>
        </w:rPr>
        <w:t xml:space="preserve">Harrison, X.A., Donaldson, L., Correa-Cano, M.E., Evans, J., Fisher, D.N., Goodwin, C.E.D., </w:t>
      </w:r>
      <w:r w:rsidRPr="009C0DAC">
        <w:rPr>
          <w:rFonts w:ascii="Times New Roman" w:cs="Times New Roman"/>
          <w:i/>
          <w:iCs/>
          <w:lang w:val="en-GB"/>
        </w:rPr>
        <w:t>et al.</w:t>
      </w:r>
      <w:r w:rsidRPr="009C0DAC">
        <w:rPr>
          <w:rFonts w:ascii="Times New Roman" w:cs="Times New Roman"/>
          <w:lang w:val="en-GB"/>
        </w:rPr>
        <w:t xml:space="preserve"> (2018). A brief introduction to mixed effects modelling and multi-model inference in ecology. </w:t>
      </w:r>
      <w:r w:rsidRPr="009C0DAC">
        <w:rPr>
          <w:rFonts w:ascii="Times New Roman" w:cs="Times New Roman"/>
          <w:i/>
          <w:iCs/>
        </w:rPr>
        <w:t>PeerJ</w:t>
      </w:r>
      <w:r w:rsidRPr="009C0DAC">
        <w:rPr>
          <w:rFonts w:ascii="Times New Roman" w:cs="Times New Roman"/>
        </w:rPr>
        <w:t>, 6, e4794.</w:t>
      </w:r>
    </w:p>
    <w:p w14:paraId="04DB7468"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rPr>
        <w:t xml:space="preserve">Hartvig, M., Andersen, K.H. &amp; Beyer, J.E. (2011). </w:t>
      </w:r>
      <w:r w:rsidRPr="009C0DAC">
        <w:rPr>
          <w:rFonts w:ascii="Times New Roman" w:cs="Times New Roman"/>
          <w:lang w:val="en-GB"/>
        </w:rPr>
        <w:t xml:space="preserve">Food web framework for size-structured populations. </w:t>
      </w:r>
      <w:r w:rsidRPr="009C0DAC">
        <w:rPr>
          <w:rFonts w:ascii="Times New Roman" w:cs="Times New Roman"/>
          <w:i/>
          <w:iCs/>
          <w:lang w:val="en-GB"/>
        </w:rPr>
        <w:t>Journal of Theoretical Biology</w:t>
      </w:r>
      <w:r w:rsidRPr="009C0DAC">
        <w:rPr>
          <w:rFonts w:ascii="Times New Roman" w:cs="Times New Roman"/>
          <w:lang w:val="en-GB"/>
        </w:rPr>
        <w:t>, 272, 113–122.</w:t>
      </w:r>
    </w:p>
    <w:p w14:paraId="720D68FC"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Heincke, F. (1913). Rapp. Proc. Verb. Réun. ICES 16, 1–70.</w:t>
      </w:r>
    </w:p>
    <w:p w14:paraId="07817606"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9C0DAC">
        <w:rPr>
          <w:rFonts w:ascii="Times New Roman" w:cs="Times New Roman"/>
          <w:i/>
          <w:iCs/>
          <w:lang w:val="en-GB"/>
        </w:rPr>
        <w:t>Ecology Letters</w:t>
      </w:r>
      <w:r w:rsidRPr="009C0DAC">
        <w:rPr>
          <w:rFonts w:ascii="Times New Roman" w:cs="Times New Roman"/>
          <w:lang w:val="en-GB"/>
        </w:rPr>
        <w:t>, 18, 327–335.</w:t>
      </w:r>
    </w:p>
    <w:p w14:paraId="0C997C01"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Huey, R.B. &amp; Kingsolver, J.G. (2019). Climate Warming, Resource Availability, and the Metabolic Meltdown of Ectotherms. </w:t>
      </w:r>
      <w:r w:rsidRPr="009C0DAC">
        <w:rPr>
          <w:rFonts w:ascii="Times New Roman" w:cs="Times New Roman"/>
          <w:i/>
          <w:iCs/>
          <w:lang w:val="en-GB"/>
        </w:rPr>
        <w:t>The American Naturalist</w:t>
      </w:r>
      <w:r w:rsidRPr="009C0DAC">
        <w:rPr>
          <w:rFonts w:ascii="Times New Roman" w:cs="Times New Roman"/>
          <w:lang w:val="en-GB"/>
        </w:rPr>
        <w:t>, 194, E140–E150.</w:t>
      </w:r>
    </w:p>
    <w:p w14:paraId="7736F233"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9C0DAC">
        <w:rPr>
          <w:rFonts w:ascii="Times New Roman" w:cs="Times New Roman"/>
          <w:i/>
          <w:iCs/>
          <w:lang w:val="en-GB"/>
        </w:rPr>
        <w:t>Global Change Biology</w:t>
      </w:r>
      <w:r w:rsidRPr="009C0DAC">
        <w:rPr>
          <w:rFonts w:ascii="Times New Roman" w:cs="Times New Roman"/>
          <w:lang w:val="en-GB"/>
        </w:rPr>
        <w:t>.</w:t>
      </w:r>
    </w:p>
    <w:p w14:paraId="11F68571"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Isaac, N.J.B. &amp; Carbone, C. (2010). Why are metabolic scaling exponents so controversial? Quantifying variance and testing hypotheses. </w:t>
      </w:r>
      <w:r w:rsidRPr="009C0DAC">
        <w:rPr>
          <w:rFonts w:ascii="Times New Roman" w:cs="Times New Roman"/>
          <w:i/>
          <w:iCs/>
          <w:lang w:val="en-GB"/>
        </w:rPr>
        <w:t>Ecology Letters</w:t>
      </w:r>
      <w:r w:rsidRPr="009C0DAC">
        <w:rPr>
          <w:rFonts w:ascii="Times New Roman" w:cs="Times New Roman"/>
          <w:lang w:val="en-GB"/>
        </w:rPr>
        <w:t>, 13, 728–735.</w:t>
      </w:r>
    </w:p>
    <w:p w14:paraId="3969FDB8"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Jerde, C.L., Kraskura, K., Eliason, E.J., Csik, S.R., Stier, A.C. &amp; Taper, M.L. (2019). Strong Evidence for an Intraspecific Metabolic Scaling Coefficient Near 0.89 in Fish. </w:t>
      </w:r>
      <w:r w:rsidRPr="009C0DAC">
        <w:rPr>
          <w:rFonts w:ascii="Times New Roman" w:cs="Times New Roman"/>
          <w:i/>
          <w:iCs/>
          <w:lang w:val="en-GB"/>
        </w:rPr>
        <w:t>Front. Physiol.</w:t>
      </w:r>
      <w:r w:rsidRPr="009C0DAC">
        <w:rPr>
          <w:rFonts w:ascii="Times New Roman" w:cs="Times New Roman"/>
          <w:lang w:val="en-GB"/>
        </w:rPr>
        <w:t>, 10, 1166.</w:t>
      </w:r>
    </w:p>
    <w:p w14:paraId="32374221"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Jobling, M. (1997). Temperature and growth: modulation of growth rate via temperature change. In: </w:t>
      </w:r>
      <w:r w:rsidRPr="009C0DAC">
        <w:rPr>
          <w:rFonts w:ascii="Times New Roman" w:cs="Times New Roman"/>
          <w:i/>
          <w:iCs/>
          <w:lang w:val="en-GB"/>
        </w:rPr>
        <w:t>Global Warming: Implications for Freshwater and Marine Fish</w:t>
      </w:r>
      <w:r w:rsidRPr="009C0DAC">
        <w:rPr>
          <w:rFonts w:ascii="Times New Roman" w:cs="Times New Roman"/>
          <w:lang w:val="en-GB"/>
        </w:rPr>
        <w:t xml:space="preserve"> (eds. Wood, C.M. &amp; McDonald, D.G.). Cambridge University Press, Cambridge, pp. 225–254.</w:t>
      </w:r>
    </w:p>
    <w:p w14:paraId="0CF0AE01"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rPr>
        <w:t xml:space="preserve">Joh, M., Nakaya, M., Yoshida, N. &amp; Takatsu, T. (2013). </w:t>
      </w:r>
      <w:r w:rsidRPr="009C0DAC">
        <w:rPr>
          <w:rFonts w:ascii="Times New Roman" w:cs="Times New Roman"/>
          <w:lang w:val="en-GB"/>
        </w:rPr>
        <w:t xml:space="preserve">Interannual growth differences and growth-selective survival in larvae and juveniles of marbled sole Pseudopleuronectes yokohamae. </w:t>
      </w:r>
      <w:r w:rsidRPr="009C0DAC">
        <w:rPr>
          <w:rFonts w:ascii="Times New Roman" w:cs="Times New Roman"/>
          <w:i/>
          <w:iCs/>
          <w:lang w:val="en-GB"/>
        </w:rPr>
        <w:t>Marine Ecology Progress Series</w:t>
      </w:r>
      <w:r w:rsidRPr="009C0DAC">
        <w:rPr>
          <w:rFonts w:ascii="Times New Roman" w:cs="Times New Roman"/>
          <w:lang w:val="en-GB"/>
        </w:rPr>
        <w:t>, 494, 267–279.</w:t>
      </w:r>
    </w:p>
    <w:p w14:paraId="085010D1"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Jutfelt, F., Norin, T., Åsheim, E.R., Rowsey, L.E., Andreassen, A.H., Morgan, R., </w:t>
      </w:r>
      <w:r w:rsidRPr="009C0DAC">
        <w:rPr>
          <w:rFonts w:ascii="Times New Roman" w:cs="Times New Roman"/>
          <w:i/>
          <w:iCs/>
          <w:lang w:val="en-GB"/>
        </w:rPr>
        <w:t>et al.</w:t>
      </w:r>
      <w:r w:rsidRPr="009C0DAC">
        <w:rPr>
          <w:rFonts w:ascii="Times New Roman" w:cs="Times New Roman"/>
          <w:lang w:val="en-GB"/>
        </w:rPr>
        <w:t xml:space="preserve"> (2020). </w:t>
      </w:r>
      <w:r w:rsidRPr="009C0DAC">
        <w:rPr>
          <w:rFonts w:ascii="Times New Roman" w:cs="Times New Roman"/>
          <w:i/>
          <w:iCs/>
          <w:lang w:val="en-GB"/>
        </w:rPr>
        <w:t>The aerobic scope protection hypothesis: a mechanism explaining reduced growth of ectotherms in warming environments?</w:t>
      </w:r>
      <w:r w:rsidRPr="009C0DAC">
        <w:rPr>
          <w:rFonts w:ascii="Times New Roman" w:cs="Times New Roman"/>
          <w:lang w:val="en-GB"/>
        </w:rPr>
        <w:t xml:space="preserve"> (preprint). EcoEvoRxiv.</w:t>
      </w:r>
    </w:p>
    <w:p w14:paraId="02A1DB1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Kearney, M. (2019). Reproductive Hyperallometry Does Not Challenge Mechanistic Growth Models. </w:t>
      </w:r>
      <w:r w:rsidRPr="009C0DAC">
        <w:rPr>
          <w:rFonts w:ascii="Times New Roman" w:cs="Times New Roman"/>
          <w:i/>
          <w:iCs/>
          <w:lang w:val="en-GB"/>
        </w:rPr>
        <w:t>Trends in Ecology &amp; Evolution</w:t>
      </w:r>
      <w:r w:rsidRPr="009C0DAC">
        <w:rPr>
          <w:rFonts w:ascii="Times New Roman" w:cs="Times New Roman"/>
          <w:lang w:val="en-GB"/>
        </w:rPr>
        <w:t>, 34, 275–276.</w:t>
      </w:r>
    </w:p>
    <w:p w14:paraId="165F1844"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Killen, S.S., Atkinson, D. &amp; Glazier, D.S. (2010). The intraspecific scaling of metabolic rate with body mass in fishes depends on lifestyle and temperature. </w:t>
      </w:r>
      <w:r w:rsidRPr="009C0DAC">
        <w:rPr>
          <w:rFonts w:ascii="Times New Roman" w:cs="Times New Roman"/>
          <w:i/>
          <w:iCs/>
          <w:lang w:val="en-GB"/>
        </w:rPr>
        <w:t>Ecology Letters</w:t>
      </w:r>
      <w:r w:rsidRPr="009C0DAC">
        <w:rPr>
          <w:rFonts w:ascii="Times New Roman" w:cs="Times New Roman"/>
          <w:lang w:val="en-GB"/>
        </w:rPr>
        <w:t>, 13, 184–193.</w:t>
      </w:r>
    </w:p>
    <w:p w14:paraId="59329570"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Kitchell, J.F., Stewart, D.J. &amp; Weininger, D. (1977). Applications of a bioenergetics model to yellow perch (Perca flavescens) and walleye (Stizostedion vitreum vitreum). </w:t>
      </w:r>
      <w:r w:rsidRPr="009C0DAC">
        <w:rPr>
          <w:rFonts w:ascii="Times New Roman" w:cs="Times New Roman"/>
          <w:i/>
          <w:iCs/>
          <w:lang w:val="en-GB"/>
        </w:rPr>
        <w:t>Journal of the Fisheries Board of Canada</w:t>
      </w:r>
      <w:r w:rsidRPr="009C0DAC">
        <w:rPr>
          <w:rFonts w:ascii="Times New Roman" w:cs="Times New Roman"/>
          <w:lang w:val="en-GB"/>
        </w:rPr>
        <w:t>, 34, 1922–1935.</w:t>
      </w:r>
    </w:p>
    <w:p w14:paraId="049BC507"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Kooijman, S.A.L.M. (1993). </w:t>
      </w:r>
      <w:r w:rsidRPr="009C0DAC">
        <w:rPr>
          <w:rFonts w:ascii="Times New Roman" w:cs="Times New Roman"/>
          <w:i/>
          <w:iCs/>
          <w:lang w:val="en-GB"/>
        </w:rPr>
        <w:t>Dynamic energy budgets in biological systems</w:t>
      </w:r>
      <w:r w:rsidRPr="009C0DAC">
        <w:rPr>
          <w:rFonts w:ascii="Times New Roman" w:cs="Times New Roman"/>
          <w:lang w:val="en-GB"/>
        </w:rPr>
        <w:t>. Cambridge University Press.</w:t>
      </w:r>
    </w:p>
    <w:p w14:paraId="66E26120"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Kozlowski, J. (1996). Optimal allocation of resources explains interspecific life-history patterns in animals with indeterminate growth. </w:t>
      </w:r>
      <w:r w:rsidRPr="009C0DAC">
        <w:rPr>
          <w:rFonts w:ascii="Times New Roman" w:cs="Times New Roman"/>
          <w:i/>
          <w:iCs/>
          <w:lang w:val="en-GB"/>
        </w:rPr>
        <w:t>Proceedings of the Royal Society B: Biological Sciences</w:t>
      </w:r>
      <w:r w:rsidRPr="009C0DAC">
        <w:rPr>
          <w:rFonts w:ascii="Times New Roman" w:cs="Times New Roman"/>
          <w:lang w:val="en-GB"/>
        </w:rPr>
        <w:t>, 263, 559–566.</w:t>
      </w:r>
    </w:p>
    <w:p w14:paraId="15B502B0"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Lefevre, S., McKenzie, D.J. &amp; Nilsson, G.E. (2017). Models projecting the fate of fish populations under climate change need to be based on valid physiological mechanisms. </w:t>
      </w:r>
      <w:r w:rsidRPr="009C0DAC">
        <w:rPr>
          <w:rFonts w:ascii="Times New Roman" w:cs="Times New Roman"/>
          <w:i/>
          <w:iCs/>
          <w:lang w:val="en-GB"/>
        </w:rPr>
        <w:t>Global Change Biology</w:t>
      </w:r>
      <w:r w:rsidRPr="009C0DAC">
        <w:rPr>
          <w:rFonts w:ascii="Times New Roman" w:cs="Times New Roman"/>
          <w:lang w:val="en-GB"/>
        </w:rPr>
        <w:t>, 23, 3449–3459.</w:t>
      </w:r>
    </w:p>
    <w:p w14:paraId="5C34C94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Lemoine, N.P. &amp; Burkepile, D.E. (2012). Temperature-induced mismatches between consumption and metabolism reduce consumer fitness. </w:t>
      </w:r>
      <w:r w:rsidRPr="009C0DAC">
        <w:rPr>
          <w:rFonts w:ascii="Times New Roman" w:cs="Times New Roman"/>
          <w:i/>
          <w:iCs/>
          <w:lang w:val="en-GB"/>
        </w:rPr>
        <w:t>Ecology</w:t>
      </w:r>
      <w:r w:rsidRPr="009C0DAC">
        <w:rPr>
          <w:rFonts w:ascii="Times New Roman" w:cs="Times New Roman"/>
          <w:lang w:val="en-GB"/>
        </w:rPr>
        <w:t>, 93, 2483–2489.</w:t>
      </w:r>
    </w:p>
    <w:p w14:paraId="701B144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Lindmark, M., Huss, M., Ohlberger, J. &amp; Gårdmark, A. (2018). Temperature-dependent body size effects determine population responses to climate warming. </w:t>
      </w:r>
      <w:r w:rsidRPr="009C0DAC">
        <w:rPr>
          <w:rFonts w:ascii="Times New Roman" w:cs="Times New Roman"/>
          <w:i/>
          <w:iCs/>
          <w:lang w:val="en-GB"/>
        </w:rPr>
        <w:t>Ecology Letters</w:t>
      </w:r>
      <w:r w:rsidRPr="009C0DAC">
        <w:rPr>
          <w:rFonts w:ascii="Times New Roman" w:cs="Times New Roman"/>
          <w:lang w:val="en-GB"/>
        </w:rPr>
        <w:t>, 21, 181–189.</w:t>
      </w:r>
    </w:p>
    <w:p w14:paraId="59E6571D"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Lindmark, M., Ohlberger, J., Huss, M. &amp; Gårdmark, A. (2019). Size‐based ecological interactions drive food web responses to climate warming. </w:t>
      </w:r>
      <w:r w:rsidRPr="009C0DAC">
        <w:rPr>
          <w:rFonts w:ascii="Times New Roman" w:cs="Times New Roman"/>
          <w:i/>
          <w:iCs/>
          <w:lang w:val="en-GB"/>
        </w:rPr>
        <w:t>Ecology Letters</w:t>
      </w:r>
      <w:r w:rsidRPr="009C0DAC">
        <w:rPr>
          <w:rFonts w:ascii="Times New Roman" w:cs="Times New Roman"/>
          <w:lang w:val="en-GB"/>
        </w:rPr>
        <w:t>, 22, 778–786.</w:t>
      </w:r>
    </w:p>
    <w:p w14:paraId="74A8D3A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Lorenzen, K. (1996). The relationship between body weight and natural mortality in juvenile and adult fish: a comparison of natural ecosystems and aquaculture. </w:t>
      </w:r>
      <w:r w:rsidRPr="009C0DAC">
        <w:rPr>
          <w:rFonts w:ascii="Times New Roman" w:cs="Times New Roman"/>
          <w:i/>
          <w:iCs/>
          <w:lang w:val="en-GB"/>
        </w:rPr>
        <w:t>Journal of Fish Biology</w:t>
      </w:r>
      <w:r w:rsidRPr="009C0DAC">
        <w:rPr>
          <w:rFonts w:ascii="Times New Roman" w:cs="Times New Roman"/>
          <w:lang w:val="en-GB"/>
        </w:rPr>
        <w:t>, 49, 627–642.</w:t>
      </w:r>
    </w:p>
    <w:p w14:paraId="0BCD22B0"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Marshall, D.J. &amp; White, C.R. (2019a). Aquatic Life History Trajectories Are Shaped by Selection, Not Oxygen Limitation. </w:t>
      </w:r>
      <w:r w:rsidRPr="009C0DAC">
        <w:rPr>
          <w:rFonts w:ascii="Times New Roman" w:cs="Times New Roman"/>
          <w:i/>
          <w:iCs/>
          <w:lang w:val="en-GB"/>
        </w:rPr>
        <w:t>Trends in Ecology &amp; Evolution</w:t>
      </w:r>
      <w:r w:rsidRPr="009C0DAC">
        <w:rPr>
          <w:rFonts w:ascii="Times New Roman" w:cs="Times New Roman"/>
          <w:lang w:val="en-GB"/>
        </w:rPr>
        <w:t>.</w:t>
      </w:r>
    </w:p>
    <w:p w14:paraId="57B86C37"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Marshall, D.J. &amp; White, C.R. (2019b). Have We Outgrown the Existing Models of Growth? </w:t>
      </w:r>
      <w:r w:rsidRPr="009C0DAC">
        <w:rPr>
          <w:rFonts w:ascii="Times New Roman" w:cs="Times New Roman"/>
          <w:i/>
          <w:iCs/>
          <w:lang w:val="en-GB"/>
        </w:rPr>
        <w:t>Trends in Ecology &amp; Evolution</w:t>
      </w:r>
      <w:r w:rsidRPr="009C0DAC">
        <w:rPr>
          <w:rFonts w:ascii="Times New Roman" w:cs="Times New Roman"/>
          <w:lang w:val="en-GB"/>
        </w:rPr>
        <w:t>, 34, 102–111.</w:t>
      </w:r>
    </w:p>
    <w:p w14:paraId="591C4F3F"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9C0DAC">
        <w:rPr>
          <w:rFonts w:ascii="Times New Roman" w:cs="Times New Roman"/>
          <w:i/>
          <w:iCs/>
          <w:lang w:val="en-GB"/>
        </w:rPr>
        <w:t>Journal of Theoretical Biology</w:t>
      </w:r>
      <w:r w:rsidRPr="009C0DAC">
        <w:rPr>
          <w:rFonts w:ascii="Times New Roman" w:cs="Times New Roman"/>
          <w:lang w:val="en-GB"/>
        </w:rPr>
        <w:t>, 324, 52–71.</w:t>
      </w:r>
    </w:p>
    <w:p w14:paraId="2E1918D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Messmer, V., Pratchett, M.S., Hoey, A.S., Tobin, A.J., Coker, D.J., Cooke, S.J., </w:t>
      </w:r>
      <w:r w:rsidRPr="009C0DAC">
        <w:rPr>
          <w:rFonts w:ascii="Times New Roman" w:cs="Times New Roman"/>
          <w:i/>
          <w:iCs/>
          <w:lang w:val="en-GB"/>
        </w:rPr>
        <w:t>et al.</w:t>
      </w:r>
      <w:r w:rsidRPr="009C0DAC">
        <w:rPr>
          <w:rFonts w:ascii="Times New Roman" w:cs="Times New Roman"/>
          <w:lang w:val="en-GB"/>
        </w:rPr>
        <w:t xml:space="preserve"> (2016). Global warming may disproportionately affect larger adults in a predatory coral reef fish. </w:t>
      </w:r>
      <w:r w:rsidRPr="009C0DAC">
        <w:rPr>
          <w:rFonts w:ascii="Times New Roman" w:cs="Times New Roman"/>
          <w:i/>
          <w:iCs/>
          <w:lang w:val="en-GB"/>
        </w:rPr>
        <w:t>Global Change Biology</w:t>
      </w:r>
      <w:r w:rsidRPr="009C0DAC">
        <w:rPr>
          <w:rFonts w:ascii="Times New Roman" w:cs="Times New Roman"/>
          <w:lang w:val="en-GB"/>
        </w:rPr>
        <w:t>, 23, 2230–2240.</w:t>
      </w:r>
    </w:p>
    <w:p w14:paraId="13DB2B6E"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Miller, T.E.X. &amp; Rudolf, V.H.W. (2011). Thinking inside the box: Community-level consequences of stage-structured populations. </w:t>
      </w:r>
      <w:r w:rsidRPr="009C0DAC">
        <w:rPr>
          <w:rFonts w:ascii="Times New Roman" w:cs="Times New Roman"/>
          <w:i/>
          <w:iCs/>
          <w:lang w:val="en-GB"/>
        </w:rPr>
        <w:t>Trends in Ecology and Evolution</w:t>
      </w:r>
      <w:r w:rsidRPr="009C0DAC">
        <w:rPr>
          <w:rFonts w:ascii="Times New Roman" w:cs="Times New Roman"/>
          <w:lang w:val="en-GB"/>
        </w:rPr>
        <w:t>, 26, 457–466.</w:t>
      </w:r>
    </w:p>
    <w:p w14:paraId="5A1DD255"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9C0DAC">
        <w:rPr>
          <w:rFonts w:ascii="Times New Roman" w:cs="Times New Roman"/>
          <w:i/>
          <w:iCs/>
          <w:lang w:val="en-GB"/>
        </w:rPr>
        <w:t>Fish Sci</w:t>
      </w:r>
      <w:r w:rsidRPr="009C0DAC">
        <w:rPr>
          <w:rFonts w:ascii="Times New Roman" w:cs="Times New Roman"/>
          <w:lang w:val="en-GB"/>
        </w:rPr>
        <w:t>, 86, 77–85.</w:t>
      </w:r>
    </w:p>
    <w:p w14:paraId="451AE9A2" w14:textId="77777777" w:rsidR="009C0DAC" w:rsidRPr="009C0DAC" w:rsidRDefault="009C0DAC" w:rsidP="009C0DAC">
      <w:pPr>
        <w:pStyle w:val="Litteraturfrteckning"/>
        <w:rPr>
          <w:rFonts w:ascii="Times New Roman" w:cs="Times New Roman"/>
          <w:lang w:val="en-GB"/>
        </w:rPr>
      </w:pPr>
      <w:r w:rsidRPr="00457D7E">
        <w:rPr>
          <w:rFonts w:ascii="Times New Roman" w:cs="Times New Roman"/>
          <w:lang w:val="en-GB"/>
          <w:rPrChange w:id="1504" w:author="Anna Gårdmark" w:date="2020-02-07T07:22:00Z">
            <w:rPr>
              <w:rFonts w:ascii="Times New Roman" w:cs="Times New Roman"/>
            </w:rPr>
          </w:rPrChange>
        </w:rPr>
        <w:t xml:space="preserve">Morita, K., Fukuwaka, M., Tanimata, N. &amp; Yamamura, O. (2010). </w:t>
      </w:r>
      <w:r w:rsidRPr="009C0DAC">
        <w:rPr>
          <w:rFonts w:ascii="Times New Roman" w:cs="Times New Roman"/>
          <w:lang w:val="en-GB"/>
        </w:rPr>
        <w:t xml:space="preserve">Size-dependent thermal preferences in a pelagic fish. </w:t>
      </w:r>
      <w:r w:rsidRPr="009C0DAC">
        <w:rPr>
          <w:rFonts w:ascii="Times New Roman" w:cs="Times New Roman"/>
          <w:i/>
          <w:iCs/>
          <w:lang w:val="en-GB"/>
        </w:rPr>
        <w:t>Oikos</w:t>
      </w:r>
      <w:r w:rsidRPr="009C0DAC">
        <w:rPr>
          <w:rFonts w:ascii="Times New Roman" w:cs="Times New Roman"/>
          <w:lang w:val="en-GB"/>
        </w:rPr>
        <w:t>, 119, 1265–1272.</w:t>
      </w:r>
    </w:p>
    <w:p w14:paraId="3481D520"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Nelson, J.A. (2016). Oxygen consumption rate v. rate of energy utilization of fishes: a comparison and brief history of the two measurements. </w:t>
      </w:r>
      <w:r w:rsidRPr="009C0DAC">
        <w:rPr>
          <w:rFonts w:ascii="Times New Roman" w:cs="Times New Roman"/>
          <w:i/>
          <w:iCs/>
          <w:lang w:val="en-GB"/>
        </w:rPr>
        <w:t>Journal of Fish Biology</w:t>
      </w:r>
      <w:r w:rsidRPr="009C0DAC">
        <w:rPr>
          <w:rFonts w:ascii="Times New Roman" w:cs="Times New Roman"/>
          <w:lang w:val="en-GB"/>
        </w:rPr>
        <w:t>, 88, 10–25.</w:t>
      </w:r>
    </w:p>
    <w:p w14:paraId="73DA0E54"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Neubauer, P. &amp; Andersen, K.H. (2019). Thermal performance of fish is explained by an interplay between physiology, behaviour and ecology. </w:t>
      </w:r>
      <w:r w:rsidRPr="009C0DAC">
        <w:rPr>
          <w:rFonts w:ascii="Times New Roman" w:cs="Times New Roman"/>
          <w:i/>
          <w:iCs/>
          <w:lang w:val="en-GB"/>
        </w:rPr>
        <w:t>Conserv Physiol</w:t>
      </w:r>
      <w:r w:rsidRPr="009C0DAC">
        <w:rPr>
          <w:rFonts w:ascii="Times New Roman" w:cs="Times New Roman"/>
          <w:lang w:val="en-GB"/>
        </w:rPr>
        <w:t>, 7.</w:t>
      </w:r>
    </w:p>
    <w:p w14:paraId="0F64A754"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Neuheimer, A.B., Thresher, R.E., Lyle, J.M. &amp; Semmens, J.M. (2011). Tolerance limit for fish growth exceeded by warming waters. </w:t>
      </w:r>
      <w:r w:rsidRPr="009C0DAC">
        <w:rPr>
          <w:rFonts w:ascii="Times New Roman" w:cs="Times New Roman"/>
          <w:i/>
          <w:iCs/>
          <w:lang w:val="en-GB"/>
        </w:rPr>
        <w:t>Nature Climate Change</w:t>
      </w:r>
      <w:r w:rsidRPr="009C0DAC">
        <w:rPr>
          <w:rFonts w:ascii="Times New Roman" w:cs="Times New Roman"/>
          <w:lang w:val="en-GB"/>
        </w:rPr>
        <w:t>, 1, 110–113.</w:t>
      </w:r>
    </w:p>
    <w:p w14:paraId="2373E9E7"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Ohlberger, J. (2013). Climate warming and ectotherm body size – from individual physiology to community ecology. </w:t>
      </w:r>
      <w:r w:rsidRPr="009C0DAC">
        <w:rPr>
          <w:rFonts w:ascii="Times New Roman" w:cs="Times New Roman"/>
          <w:i/>
          <w:iCs/>
          <w:lang w:val="en-GB"/>
        </w:rPr>
        <w:t>Functional Ecology</w:t>
      </w:r>
      <w:r w:rsidRPr="009C0DAC">
        <w:rPr>
          <w:rFonts w:ascii="Times New Roman" w:cs="Times New Roman"/>
          <w:lang w:val="en-GB"/>
        </w:rPr>
        <w:t>, 27, 991–1001.</w:t>
      </w:r>
    </w:p>
    <w:p w14:paraId="30E11916"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9C0DAC">
        <w:rPr>
          <w:rFonts w:ascii="Times New Roman" w:cs="Times New Roman"/>
          <w:i/>
          <w:iCs/>
          <w:lang w:val="en-GB"/>
        </w:rPr>
        <w:t>Oikos</w:t>
      </w:r>
      <w:r w:rsidRPr="009C0DAC">
        <w:rPr>
          <w:rFonts w:ascii="Times New Roman" w:cs="Times New Roman"/>
          <w:lang w:val="en-GB"/>
        </w:rPr>
        <w:t>, 121, 245–251.</w:t>
      </w:r>
    </w:p>
    <w:p w14:paraId="468C367C"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Ohlberger, J., Staaks, G. &amp; Hölker, F. (2007). Effects of temperature, swimming speed and body mass on standard and active metabolic rate in vendace (Coregonus albula). </w:t>
      </w:r>
      <w:r w:rsidRPr="009C0DAC">
        <w:rPr>
          <w:rFonts w:ascii="Times New Roman" w:cs="Times New Roman"/>
          <w:i/>
          <w:iCs/>
          <w:lang w:val="en-GB"/>
        </w:rPr>
        <w:t>Journal of Comparative Physiology, B</w:t>
      </w:r>
      <w:r w:rsidRPr="009C0DAC">
        <w:rPr>
          <w:rFonts w:ascii="Times New Roman" w:cs="Times New Roman"/>
          <w:lang w:val="en-GB"/>
        </w:rPr>
        <w:t>, 177, 905–916.</w:t>
      </w:r>
    </w:p>
    <w:p w14:paraId="0C13168E"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Olmos, M., Payne, M.R., Nevoux, M., Prévost, E., Chaput, G., Pontavice, H.D., </w:t>
      </w:r>
      <w:r w:rsidRPr="009C0DAC">
        <w:rPr>
          <w:rFonts w:ascii="Times New Roman" w:cs="Times New Roman"/>
          <w:i/>
          <w:iCs/>
          <w:lang w:val="en-GB"/>
        </w:rPr>
        <w:t>et al.</w:t>
      </w:r>
      <w:r w:rsidRPr="009C0DAC">
        <w:rPr>
          <w:rFonts w:ascii="Times New Roman" w:cs="Times New Roman"/>
          <w:lang w:val="en-GB"/>
        </w:rPr>
        <w:t xml:space="preserve"> (2019). Spatial synchrony in the response of a long range migratory species (Salmo salar) to climate change in the North Atlantic Ocean. </w:t>
      </w:r>
      <w:r w:rsidRPr="009C0DAC">
        <w:rPr>
          <w:rFonts w:ascii="Times New Roman" w:cs="Times New Roman"/>
          <w:i/>
          <w:iCs/>
          <w:lang w:val="en-GB"/>
        </w:rPr>
        <w:t>Global Change Biology</w:t>
      </w:r>
      <w:r w:rsidRPr="009C0DAC">
        <w:rPr>
          <w:rFonts w:ascii="Times New Roman" w:cs="Times New Roman"/>
          <w:lang w:val="en-GB"/>
        </w:rPr>
        <w:t>, n/a.</w:t>
      </w:r>
    </w:p>
    <w:p w14:paraId="53550174"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Panov, V.E. &amp; McQueen, D.J. (1998). Effects of temperature on individual growth rate and body size of a freshwater amphipod, 76, 10.</w:t>
      </w:r>
    </w:p>
    <w:p w14:paraId="7F259DFF"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Pauly, D. &amp; Cheung, W.W.L. (2018a). On confusing cause and effect in the oxygen limitation of fish. </w:t>
      </w:r>
      <w:r w:rsidRPr="009C0DAC">
        <w:rPr>
          <w:rFonts w:ascii="Times New Roman" w:cs="Times New Roman"/>
          <w:i/>
          <w:iCs/>
          <w:lang w:val="en-GB"/>
        </w:rPr>
        <w:t>Global Change Biology</w:t>
      </w:r>
      <w:r w:rsidRPr="009C0DAC">
        <w:rPr>
          <w:rFonts w:ascii="Times New Roman" w:cs="Times New Roman"/>
          <w:lang w:val="en-GB"/>
        </w:rPr>
        <w:t>, 24, e743–e744.</w:t>
      </w:r>
    </w:p>
    <w:p w14:paraId="612B3E30"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Pauly, D. &amp; Cheung, W.W.L. (2018b). Sound physiological knowledge and principles in modeling shrinking of fishes under climate change. </w:t>
      </w:r>
      <w:r w:rsidRPr="009C0DAC">
        <w:rPr>
          <w:rFonts w:ascii="Times New Roman" w:cs="Times New Roman"/>
          <w:i/>
          <w:iCs/>
          <w:lang w:val="en-GB"/>
        </w:rPr>
        <w:t>Global Change Biology</w:t>
      </w:r>
      <w:r w:rsidRPr="009C0DAC">
        <w:rPr>
          <w:rFonts w:ascii="Times New Roman" w:cs="Times New Roman"/>
          <w:lang w:val="en-GB"/>
        </w:rPr>
        <w:t>, 24, e15–e26.</w:t>
      </w:r>
    </w:p>
    <w:p w14:paraId="52FDAFB2"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Persson, L. &amp; De Roos, A.M. (2013). Symmetry breaking in ecological systems through different energy efficiencies of juveniles and adults. </w:t>
      </w:r>
      <w:r w:rsidRPr="009C0DAC">
        <w:rPr>
          <w:rFonts w:ascii="Times New Roman" w:cs="Times New Roman"/>
          <w:i/>
          <w:iCs/>
          <w:lang w:val="en-GB"/>
        </w:rPr>
        <w:t>Ecology</w:t>
      </w:r>
      <w:r w:rsidRPr="009C0DAC">
        <w:rPr>
          <w:rFonts w:ascii="Times New Roman" w:cs="Times New Roman"/>
          <w:lang w:val="en-GB"/>
        </w:rPr>
        <w:t>, 94, 1487–1498.</w:t>
      </w:r>
    </w:p>
    <w:p w14:paraId="694A2DF5"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Plummer, M. (2003). JAGS: A program for analysis of Bayesian graphical models using Gibbs sampling. </w:t>
      </w:r>
      <w:r w:rsidRPr="009C0DAC">
        <w:rPr>
          <w:rFonts w:ascii="Times New Roman" w:cs="Times New Roman"/>
          <w:i/>
          <w:iCs/>
          <w:lang w:val="en-GB"/>
        </w:rPr>
        <w:t>Working Papers</w:t>
      </w:r>
      <w:r w:rsidRPr="009C0DAC">
        <w:rPr>
          <w:rFonts w:ascii="Times New Roman" w:cs="Times New Roman"/>
          <w:lang w:val="en-GB"/>
        </w:rPr>
        <w:t>, 8.</w:t>
      </w:r>
    </w:p>
    <w:p w14:paraId="5DD1F83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Plummer, M. (2019). </w:t>
      </w:r>
      <w:r w:rsidRPr="009C0DAC">
        <w:rPr>
          <w:rFonts w:ascii="Times New Roman" w:cs="Times New Roman"/>
          <w:i/>
          <w:iCs/>
          <w:lang w:val="en-GB"/>
        </w:rPr>
        <w:t>rjags</w:t>
      </w:r>
      <w:r w:rsidRPr="009C0DAC">
        <w:rPr>
          <w:rFonts w:ascii="Times New Roman" w:cs="Times New Roman"/>
          <w:lang w:val="en-GB"/>
        </w:rPr>
        <w:t>.</w:t>
      </w:r>
    </w:p>
    <w:p w14:paraId="5B2CBC4F"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Pörtner, H.O. &amp; Knust, R. (2007). Climate change affects marine fishes through the oxygen limitation of thermal tolerance. </w:t>
      </w:r>
      <w:r w:rsidRPr="009C0DAC">
        <w:rPr>
          <w:rFonts w:ascii="Times New Roman" w:cs="Times New Roman"/>
          <w:i/>
          <w:iCs/>
          <w:lang w:val="en-GB"/>
        </w:rPr>
        <w:t>Science</w:t>
      </w:r>
      <w:r w:rsidRPr="009C0DAC">
        <w:rPr>
          <w:rFonts w:ascii="Times New Roman" w:cs="Times New Roman"/>
          <w:lang w:val="en-GB"/>
        </w:rPr>
        <w:t>, 315, 95–97.</w:t>
      </w:r>
    </w:p>
    <w:p w14:paraId="5E410A79"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Pütter, A. (1920). Studien über physiologische Ähnlichkeit VI. Wachstumsähnlichkeiten. </w:t>
      </w:r>
      <w:r w:rsidRPr="009C0DAC">
        <w:rPr>
          <w:rFonts w:ascii="Times New Roman" w:cs="Times New Roman"/>
          <w:i/>
          <w:iCs/>
          <w:lang w:val="en-GB"/>
        </w:rPr>
        <w:t>Pflügers Arch.</w:t>
      </w:r>
      <w:r w:rsidRPr="009C0DAC">
        <w:rPr>
          <w:rFonts w:ascii="Times New Roman" w:cs="Times New Roman"/>
          <w:lang w:val="en-GB"/>
        </w:rPr>
        <w:t>, 180, 298–340.</w:t>
      </w:r>
    </w:p>
    <w:p w14:paraId="003BB3C1"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Quince, C., Abrams, P.A., Shuter, B.J. &amp; Lester, N.P. (2008). Biphasic growth in fish I: Theoretical foundations. </w:t>
      </w:r>
      <w:r w:rsidRPr="009C0DAC">
        <w:rPr>
          <w:rFonts w:ascii="Times New Roman" w:cs="Times New Roman"/>
          <w:i/>
          <w:iCs/>
          <w:lang w:val="en-GB"/>
        </w:rPr>
        <w:t>Journal of Theoretical Biology</w:t>
      </w:r>
      <w:r w:rsidRPr="009C0DAC">
        <w:rPr>
          <w:rFonts w:ascii="Times New Roman" w:cs="Times New Roman"/>
          <w:lang w:val="en-GB"/>
        </w:rPr>
        <w:t>, 254, 197–206.</w:t>
      </w:r>
    </w:p>
    <w:p w14:paraId="0D6BA6E4"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R Core Team. (2018). </w:t>
      </w:r>
      <w:r w:rsidRPr="009C0DAC">
        <w:rPr>
          <w:rFonts w:ascii="Times New Roman" w:cs="Times New Roman"/>
          <w:i/>
          <w:iCs/>
          <w:lang w:val="en-GB"/>
        </w:rPr>
        <w:t>R: A Language and Environment for Statistical Computing. R Foundation for Statistical Computing</w:t>
      </w:r>
      <w:r w:rsidRPr="009C0DAC">
        <w:rPr>
          <w:rFonts w:ascii="Times New Roman" w:cs="Times New Roman"/>
          <w:lang w:val="en-GB"/>
        </w:rPr>
        <w:t>. Vienna, Austria.</w:t>
      </w:r>
    </w:p>
    <w:p w14:paraId="75EE4002"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Rall, B.C., Brose, U., Hartvig, M., Kalinkat, G., Schwarzmuller, F., Vucic-Pestic, O., </w:t>
      </w:r>
      <w:r w:rsidRPr="009C0DAC">
        <w:rPr>
          <w:rFonts w:ascii="Times New Roman" w:cs="Times New Roman"/>
          <w:i/>
          <w:iCs/>
          <w:lang w:val="en-GB"/>
        </w:rPr>
        <w:t>et al.</w:t>
      </w:r>
      <w:r w:rsidRPr="009C0DAC">
        <w:rPr>
          <w:rFonts w:ascii="Times New Roman" w:cs="Times New Roman"/>
          <w:lang w:val="en-GB"/>
        </w:rPr>
        <w:t xml:space="preserve"> (2012). Universal temperature and body-mass scaling of feeding rates. </w:t>
      </w:r>
      <w:r w:rsidRPr="009C0DAC">
        <w:rPr>
          <w:rFonts w:ascii="Times New Roman" w:cs="Times New Roman"/>
          <w:i/>
          <w:iCs/>
          <w:lang w:val="en-GB"/>
        </w:rPr>
        <w:t>Philosophical Transactions of the Royal Society of London, Series B: Biological Sciences</w:t>
      </w:r>
      <w:r w:rsidRPr="009C0DAC">
        <w:rPr>
          <w:rFonts w:ascii="Times New Roman" w:cs="Times New Roman"/>
          <w:lang w:val="en-GB"/>
        </w:rPr>
        <w:t>, 367, 2923–2934.</w:t>
      </w:r>
    </w:p>
    <w:p w14:paraId="501A8A5D"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Rall, B.C., Vucic-Pestic, O., Ehnes, R.B., Emmerson, M. &amp; Brose, U. (2010). Temperature, predator-prey interaction strength and population stability. </w:t>
      </w:r>
      <w:r w:rsidRPr="009C0DAC">
        <w:rPr>
          <w:rFonts w:ascii="Times New Roman" w:cs="Times New Roman"/>
          <w:i/>
          <w:iCs/>
          <w:lang w:val="en-GB"/>
        </w:rPr>
        <w:t>Global Change Biology</w:t>
      </w:r>
      <w:r w:rsidRPr="009C0DAC">
        <w:rPr>
          <w:rFonts w:ascii="Times New Roman" w:cs="Times New Roman"/>
          <w:lang w:val="en-GB"/>
        </w:rPr>
        <w:t>, 16, 2145–2157.</w:t>
      </w:r>
    </w:p>
    <w:p w14:paraId="253AE495"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van Rijn, I., Buba, Y., DeLong, J., Kiflawi, M. &amp; Belmaker, J. (2017). Large but uneven reduction in fish size across species in relation to changing sea temperatures. </w:t>
      </w:r>
      <w:r w:rsidRPr="009C0DAC">
        <w:rPr>
          <w:rFonts w:ascii="Times New Roman" w:cs="Times New Roman"/>
          <w:i/>
          <w:iCs/>
          <w:lang w:val="en-GB"/>
        </w:rPr>
        <w:t>Global Change Biology</w:t>
      </w:r>
      <w:r w:rsidRPr="009C0DAC">
        <w:rPr>
          <w:rFonts w:ascii="Times New Roman" w:cs="Times New Roman"/>
          <w:lang w:val="en-GB"/>
        </w:rPr>
        <w:t>, 23, 3667–3674.</w:t>
      </w:r>
    </w:p>
    <w:p w14:paraId="5F5FF6F4"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Rohatgi, A. (2012). </w:t>
      </w:r>
      <w:r w:rsidRPr="009C0DAC">
        <w:rPr>
          <w:rFonts w:ascii="Times New Roman" w:cs="Times New Roman"/>
          <w:i/>
          <w:iCs/>
          <w:lang w:val="en-GB"/>
        </w:rPr>
        <w:t>WebPlotDigitalizer: HTML5 based online tool to extract numerical data from plot images. Version 4.1. [WWW document] URL https://automeris.io/WebPlotDigitizer (accessed on January 2019).</w:t>
      </w:r>
    </w:p>
    <w:p w14:paraId="7F91CBC6"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de Roos, A.M. &amp; Persson, L. (2001). Physiologically structured models – from versatile technique to ecological theory. </w:t>
      </w:r>
      <w:r w:rsidRPr="009C0DAC">
        <w:rPr>
          <w:rFonts w:ascii="Times New Roman" w:cs="Times New Roman"/>
          <w:i/>
          <w:iCs/>
          <w:lang w:val="en-GB"/>
        </w:rPr>
        <w:t>Oikos</w:t>
      </w:r>
      <w:r w:rsidRPr="009C0DAC">
        <w:rPr>
          <w:rFonts w:ascii="Times New Roman" w:cs="Times New Roman"/>
          <w:lang w:val="en-GB"/>
        </w:rPr>
        <w:t>, 94, 51–71.</w:t>
      </w:r>
    </w:p>
    <w:p w14:paraId="174362AB"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Savage, V.M., Gillooly, J.F., Brown, J.H., West, G.B. &amp; Charnov, E.L. (2004). Effects of body size and temperature on population growth. </w:t>
      </w:r>
      <w:r w:rsidRPr="009C0DAC">
        <w:rPr>
          <w:rFonts w:ascii="Times New Roman" w:cs="Times New Roman"/>
          <w:i/>
          <w:iCs/>
          <w:lang w:val="en-GB"/>
        </w:rPr>
        <w:t>The American Naturalist</w:t>
      </w:r>
      <w:r w:rsidRPr="009C0DAC">
        <w:rPr>
          <w:rFonts w:ascii="Times New Roman" w:cs="Times New Roman"/>
          <w:lang w:val="en-GB"/>
        </w:rPr>
        <w:t>, 163, 429–441.</w:t>
      </w:r>
    </w:p>
    <w:p w14:paraId="0F2CF7C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Schoolfield, R.M., Sharpe, P.J.H. &amp; Magnuson, C.E. (1981). Non-linear regression of biological temperature-dependent rate models based on absolute reaction-rate theory. </w:t>
      </w:r>
      <w:r w:rsidRPr="009C0DAC">
        <w:rPr>
          <w:rFonts w:ascii="Times New Roman" w:cs="Times New Roman"/>
          <w:i/>
          <w:iCs/>
          <w:lang w:val="en-GB"/>
        </w:rPr>
        <w:t>Journal of Theoretical Biology</w:t>
      </w:r>
      <w:r w:rsidRPr="009C0DAC">
        <w:rPr>
          <w:rFonts w:ascii="Times New Roman" w:cs="Times New Roman"/>
          <w:lang w:val="en-GB"/>
        </w:rPr>
        <w:t>, 88, 719–731.</w:t>
      </w:r>
    </w:p>
    <w:p w14:paraId="4B2AC6A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Sibly, R.M., Baker, J., Grady, J.M., Luna, S.M., Kodric-Brown, A., Venditti, C., </w:t>
      </w:r>
      <w:r w:rsidRPr="009C0DAC">
        <w:rPr>
          <w:rFonts w:ascii="Times New Roman" w:cs="Times New Roman"/>
          <w:i/>
          <w:iCs/>
          <w:lang w:val="en-GB"/>
        </w:rPr>
        <w:t>et al.</w:t>
      </w:r>
      <w:r w:rsidRPr="009C0DAC">
        <w:rPr>
          <w:rFonts w:ascii="Times New Roman" w:cs="Times New Roman"/>
          <w:lang w:val="en-GB"/>
        </w:rPr>
        <w:t xml:space="preserve"> (2015). Fundamental insights into ontogenetic growth from theory and fish. </w:t>
      </w:r>
      <w:r w:rsidRPr="009C0DAC">
        <w:rPr>
          <w:rFonts w:ascii="Times New Roman" w:cs="Times New Roman"/>
          <w:i/>
          <w:iCs/>
          <w:lang w:val="en-GB"/>
        </w:rPr>
        <w:t>Proceedings of the National Academy of Sciences, USA</w:t>
      </w:r>
      <w:r w:rsidRPr="009C0DAC">
        <w:rPr>
          <w:rFonts w:ascii="Times New Roman" w:cs="Times New Roman"/>
          <w:lang w:val="en-GB"/>
        </w:rPr>
        <w:t>, 112, 13934–13939.</w:t>
      </w:r>
    </w:p>
    <w:p w14:paraId="43145022"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Steinarsson, A. &amp; Imsland, A.K. (2003). Size dependent variation in optimum growth temperature of red abalone (Haliotis rufescens). </w:t>
      </w:r>
      <w:r w:rsidRPr="009C0DAC">
        <w:rPr>
          <w:rFonts w:ascii="Times New Roman" w:cs="Times New Roman"/>
          <w:i/>
          <w:iCs/>
          <w:lang w:val="en-GB"/>
        </w:rPr>
        <w:t>Aquaculture</w:t>
      </w:r>
      <w:r w:rsidRPr="009C0DAC">
        <w:rPr>
          <w:rFonts w:ascii="Times New Roman" w:cs="Times New Roman"/>
          <w:lang w:val="en-GB"/>
        </w:rPr>
        <w:t>, 224, 353–362.</w:t>
      </w:r>
    </w:p>
    <w:p w14:paraId="7D530329"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Thresher, R.E., Koslow, J.A., Morison, A.K. &amp; Smith, D.C. (2007). Depth-mediated reversal of the effects of climate change on long-term growth rates of exploited marine fish. </w:t>
      </w:r>
      <w:r w:rsidRPr="009C0DAC">
        <w:rPr>
          <w:rFonts w:ascii="Times New Roman" w:cs="Times New Roman"/>
          <w:i/>
          <w:iCs/>
          <w:lang w:val="en-GB"/>
        </w:rPr>
        <w:t>Proceedings of the National Academy of Sciences, USA</w:t>
      </w:r>
      <w:r w:rsidRPr="009C0DAC">
        <w:rPr>
          <w:rFonts w:ascii="Times New Roman" w:cs="Times New Roman"/>
          <w:lang w:val="en-GB"/>
        </w:rPr>
        <w:t>, 104, 7461–7465.</w:t>
      </w:r>
    </w:p>
    <w:p w14:paraId="74AD41CA"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Uiterwaal, S.F. &amp; DeLong, J.P. (2020). Functional responses are maximized at intermediate temperatures. </w:t>
      </w:r>
      <w:r w:rsidRPr="009C0DAC">
        <w:rPr>
          <w:rFonts w:ascii="Times New Roman" w:cs="Times New Roman"/>
          <w:i/>
          <w:iCs/>
          <w:lang w:val="en-GB"/>
        </w:rPr>
        <w:t>Ecology</w:t>
      </w:r>
      <w:r w:rsidRPr="009C0DAC">
        <w:rPr>
          <w:rFonts w:ascii="Times New Roman" w:cs="Times New Roman"/>
          <w:lang w:val="en-GB"/>
        </w:rPr>
        <w:t>, n/a.</w:t>
      </w:r>
    </w:p>
    <w:p w14:paraId="35C1D300"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Ursin, E. (1967). A Mathematical Model of Some Aspects of Fish Growth, Respiration, and Mortality. </w:t>
      </w:r>
      <w:r w:rsidRPr="009C0DAC">
        <w:rPr>
          <w:rFonts w:ascii="Times New Roman" w:cs="Times New Roman"/>
          <w:i/>
          <w:iCs/>
          <w:lang w:val="en-GB"/>
        </w:rPr>
        <w:t>Journal of the Fisheries Research Board of Canada</w:t>
      </w:r>
      <w:r w:rsidRPr="009C0DAC">
        <w:rPr>
          <w:rFonts w:ascii="Times New Roman" w:cs="Times New Roman"/>
          <w:lang w:val="en-GB"/>
        </w:rPr>
        <w:t>, 24, 2355–2453.</w:t>
      </w:r>
    </w:p>
    <w:p w14:paraId="67C88123"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Vasseur, D.A. &amp; McCann, K.S. (2005). A mechanistic approach for modelling temperature-dependent consumer-resource dynamics. </w:t>
      </w:r>
      <w:r w:rsidRPr="009C0DAC">
        <w:rPr>
          <w:rFonts w:ascii="Times New Roman" w:cs="Times New Roman"/>
          <w:i/>
          <w:iCs/>
          <w:lang w:val="en-GB"/>
        </w:rPr>
        <w:t>The American Naturalist</w:t>
      </w:r>
      <w:r w:rsidRPr="009C0DAC">
        <w:rPr>
          <w:rFonts w:ascii="Times New Roman" w:cs="Times New Roman"/>
          <w:lang w:val="en-GB"/>
        </w:rPr>
        <w:t>, 166, 184–198.</w:t>
      </w:r>
    </w:p>
    <w:p w14:paraId="120F0943"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Vehtari, A., Gelman, A. &amp; Gabry, J. (2017). Practical Bayesian model evaluation using leave-one-out cross-validation and WAIC. </w:t>
      </w:r>
      <w:r w:rsidRPr="009C0DAC">
        <w:rPr>
          <w:rFonts w:ascii="Times New Roman" w:cs="Times New Roman"/>
          <w:i/>
          <w:iCs/>
          <w:lang w:val="en-GB"/>
        </w:rPr>
        <w:t>Stat Comput</w:t>
      </w:r>
      <w:r w:rsidRPr="009C0DAC">
        <w:rPr>
          <w:rFonts w:ascii="Times New Roman" w:cs="Times New Roman"/>
          <w:lang w:val="en-GB"/>
        </w:rPr>
        <w:t>, 27, 1413–1432.</w:t>
      </w:r>
    </w:p>
    <w:p w14:paraId="65E3183E"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Watanabe, S. (2013). A Widely Applicable Bayesian Information Criterion. </w:t>
      </w:r>
      <w:r w:rsidRPr="009C0DAC">
        <w:rPr>
          <w:rFonts w:ascii="Times New Roman" w:cs="Times New Roman"/>
          <w:i/>
          <w:iCs/>
          <w:lang w:val="en-GB"/>
        </w:rPr>
        <w:t>Journal of Machine Learning Research</w:t>
      </w:r>
      <w:r w:rsidRPr="009C0DAC">
        <w:rPr>
          <w:rFonts w:ascii="Times New Roman" w:cs="Times New Roman"/>
          <w:lang w:val="en-GB"/>
        </w:rPr>
        <w:t>, 14, 867–897.</w:t>
      </w:r>
    </w:p>
    <w:p w14:paraId="5425F89C"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Werner, E.E. &amp; Hall, D.J. (1988). Ontogenetic Habitat Shifts in Bluegill: The Foraging Rate-Predation Risk Trade-off. </w:t>
      </w:r>
      <w:r w:rsidRPr="009C0DAC">
        <w:rPr>
          <w:rFonts w:ascii="Times New Roman" w:cs="Times New Roman"/>
          <w:i/>
          <w:iCs/>
          <w:lang w:val="en-GB"/>
        </w:rPr>
        <w:t>Ecology</w:t>
      </w:r>
      <w:r w:rsidRPr="009C0DAC">
        <w:rPr>
          <w:rFonts w:ascii="Times New Roman" w:cs="Times New Roman"/>
          <w:lang w:val="en-GB"/>
        </w:rPr>
        <w:t>, 69, 1352–1366.</w:t>
      </w:r>
    </w:p>
    <w:p w14:paraId="4FBF5CB3"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West, G.B., Brown, J.H. &amp; Enquist, B.J. (2001). A general model for ontogenetic growth. </w:t>
      </w:r>
      <w:r w:rsidRPr="009C0DAC">
        <w:rPr>
          <w:rFonts w:ascii="Times New Roman" w:cs="Times New Roman"/>
          <w:i/>
          <w:iCs/>
          <w:lang w:val="en-GB"/>
        </w:rPr>
        <w:t>Nature</w:t>
      </w:r>
      <w:r w:rsidRPr="009C0DAC">
        <w:rPr>
          <w:rFonts w:ascii="Times New Roman" w:cs="Times New Roman"/>
          <w:lang w:val="en-GB"/>
        </w:rPr>
        <w:t>, 413, 628–631.</w:t>
      </w:r>
    </w:p>
    <w:p w14:paraId="7B542BAC"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Wickham, H. (2017). </w:t>
      </w:r>
      <w:r w:rsidRPr="009C0DAC">
        <w:rPr>
          <w:rFonts w:ascii="Times New Roman" w:cs="Times New Roman"/>
          <w:i/>
          <w:iCs/>
          <w:lang w:val="en-GB"/>
        </w:rPr>
        <w:t>tidyverse: Easily Install and Load the “Tidyverse.”</w:t>
      </w:r>
    </w:p>
    <w:p w14:paraId="671C4DDC" w14:textId="77777777" w:rsidR="009C0DAC" w:rsidRPr="009C0DAC" w:rsidRDefault="009C0DAC" w:rsidP="009C0DAC">
      <w:pPr>
        <w:pStyle w:val="Litteraturfrteckning"/>
        <w:rPr>
          <w:rFonts w:ascii="Times New Roman" w:cs="Times New Roman"/>
          <w:lang w:val="en-GB"/>
        </w:rPr>
      </w:pPr>
      <w:r w:rsidRPr="009C0DAC">
        <w:rPr>
          <w:rFonts w:ascii="Times New Roman" w:cs="Times New Roman"/>
          <w:lang w:val="en-GB"/>
        </w:rPr>
        <w:t xml:space="preserve">Xie, Xiaojun. &amp; Sun, Ruyung. (1990). The Bioenergetics of the Southern Catfish (Silurus meridionalis Chen). I. Resting Metabolic Rate as a Function of Body Weight and Temperature. </w:t>
      </w:r>
      <w:r w:rsidRPr="009C0DAC">
        <w:rPr>
          <w:rFonts w:ascii="Times New Roman" w:cs="Times New Roman"/>
          <w:i/>
          <w:iCs/>
          <w:lang w:val="en-GB"/>
        </w:rPr>
        <w:t>Physiological Zoology</w:t>
      </w:r>
      <w:r w:rsidRPr="009C0DAC">
        <w:rPr>
          <w:rFonts w:ascii="Times New Roman" w:cs="Times New Roman"/>
          <w:lang w:val="en-GB"/>
        </w:rPr>
        <w:t>, 63, 1181–1195.</w:t>
      </w:r>
    </w:p>
    <w:p w14:paraId="4C5C30BA" w14:textId="494D47F7"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1"/>
      <w:footerReference w:type="even" r:id="rId22"/>
      <w:footerReference w:type="default" r:id="rId23"/>
      <w:headerReference w:type="first" r:id="rId24"/>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an Ohlberger" w:date="2020-01-21T09:27:00Z" w:initials="Ca">
    <w:p w14:paraId="3505BED5" w14:textId="551F665C" w:rsidR="00457D7E" w:rsidRPr="00972C7F" w:rsidRDefault="00457D7E" w:rsidP="00AD3E75">
      <w:pPr>
        <w:pStyle w:val="Kommentarer"/>
        <w:rPr>
          <w:lang w:val="en-GB"/>
        </w:rPr>
      </w:pPr>
      <w:r>
        <w:rPr>
          <w:rStyle w:val="Kommentarsreferens"/>
        </w:rPr>
        <w:annotationRef/>
      </w:r>
      <w:r w:rsidRPr="00972C7F">
        <w:rPr>
          <w:lang w:val="en-GB"/>
        </w:rPr>
        <w:t>Wondering if a title about the results would be more appealing?</w:t>
      </w:r>
    </w:p>
    <w:p w14:paraId="3876CA8B" w14:textId="6B153179" w:rsidR="00457D7E" w:rsidRPr="00972C7F" w:rsidRDefault="00457D7E" w:rsidP="00AD3E75">
      <w:pPr>
        <w:pStyle w:val="Kommentarer"/>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457D7E" w:rsidRPr="00972C7F" w:rsidRDefault="00457D7E">
      <w:pPr>
        <w:pStyle w:val="Kommentarer"/>
        <w:rPr>
          <w:lang w:val="en-GB"/>
        </w:rPr>
      </w:pPr>
    </w:p>
  </w:comment>
  <w:comment w:id="1" w:author="Max Lindmark" w:date="2020-01-22T13:17:00Z" w:initials="ML">
    <w:p w14:paraId="4F0CEFE9" w14:textId="77777777" w:rsidR="00457D7E" w:rsidRPr="00972C7F" w:rsidRDefault="00457D7E">
      <w:pPr>
        <w:pStyle w:val="Kommentarer"/>
        <w:rPr>
          <w:rStyle w:val="Kommentarsreferens"/>
          <w:lang w:val="en-GB"/>
        </w:rPr>
      </w:pPr>
      <w:r>
        <w:rPr>
          <w:rStyle w:val="Kommentarsreferens"/>
        </w:rPr>
        <w:annotationRef/>
      </w:r>
      <w:r w:rsidRPr="00972C7F">
        <w:rPr>
          <w:rStyle w:val="Kommentarsreferens"/>
          <w:lang w:val="en-GB"/>
        </w:rPr>
        <w:t>I agree that it would (but I’d prefer after the thesis then, because this title already circulates in some documents).</w:t>
      </w:r>
    </w:p>
    <w:p w14:paraId="7FFE6F4B" w14:textId="77777777" w:rsidR="00457D7E" w:rsidRPr="00972C7F" w:rsidRDefault="00457D7E">
      <w:pPr>
        <w:pStyle w:val="Kommentarer"/>
        <w:rPr>
          <w:rStyle w:val="Kommentarsreferens"/>
          <w:lang w:val="en-GB"/>
        </w:rPr>
      </w:pPr>
    </w:p>
    <w:p w14:paraId="2EB02CDA" w14:textId="77777777" w:rsidR="00457D7E" w:rsidRPr="00457D7E" w:rsidRDefault="00457D7E">
      <w:pPr>
        <w:pStyle w:val="Kommentarer"/>
        <w:rPr>
          <w:rStyle w:val="Kommentarsreferens"/>
          <w:lang w:val="en-GB"/>
        </w:rPr>
      </w:pPr>
      <w:r w:rsidRPr="00972C7F">
        <w:rPr>
          <w:rStyle w:val="Kommentarsreferens"/>
          <w:lang w:val="en-GB"/>
        </w:rPr>
        <w:t>The problem is then we’d have to choose one result from many! (maybe too many…)</w:t>
      </w:r>
      <w:r w:rsidRPr="00457D7E">
        <w:rPr>
          <w:rStyle w:val="Kommentarsreferens"/>
          <w:lang w:val="en-GB"/>
        </w:rPr>
        <w:t>.</w:t>
      </w:r>
    </w:p>
    <w:p w14:paraId="48D94B4E" w14:textId="77777777" w:rsidR="00457D7E" w:rsidRPr="00457D7E" w:rsidRDefault="00457D7E">
      <w:pPr>
        <w:pStyle w:val="Kommentarer"/>
        <w:rPr>
          <w:rStyle w:val="Kommentarsreferens"/>
          <w:lang w:val="en-GB"/>
        </w:rPr>
      </w:pPr>
    </w:p>
    <w:p w14:paraId="13B9FBCF" w14:textId="286CE2E6" w:rsidR="00457D7E" w:rsidRPr="00457D7E" w:rsidRDefault="00457D7E">
      <w:pPr>
        <w:pStyle w:val="Kommentarer"/>
        <w:rPr>
          <w:lang w:val="en-GB"/>
        </w:rPr>
      </w:pPr>
      <w:r w:rsidRPr="00457D7E">
        <w:rPr>
          <w:rStyle w:val="Kommentarsreferens"/>
          <w:lang w:val="en-GB"/>
        </w:rPr>
        <w:t xml:space="preserve">Let’s think about that after the thesis </w:t>
      </w:r>
      <w:r w:rsidRPr="00A41592">
        <w:rPr>
          <w:rStyle w:val="Kommentarsreferens"/>
        </w:rPr>
        <w:sym w:font="Wingdings" w:char="F04A"/>
      </w:r>
    </w:p>
  </w:comment>
  <w:comment w:id="2" w:author="Anna Gårdmark" w:date="2020-02-03T15:23:00Z" w:initials="AG">
    <w:p w14:paraId="31629226" w14:textId="42B25F73" w:rsidR="00457D7E" w:rsidRPr="002D70E2" w:rsidRDefault="00457D7E">
      <w:pPr>
        <w:pStyle w:val="Kommentarer"/>
        <w:rPr>
          <w:lang w:val="en-GB"/>
        </w:rPr>
      </w:pPr>
      <w:r>
        <w:rPr>
          <w:rStyle w:val="Kommentarsreferens"/>
        </w:rPr>
        <w:annotationRef/>
      </w:r>
      <w:r w:rsidRPr="002D70E2">
        <w:rPr>
          <w:lang w:val="en-GB"/>
        </w:rPr>
        <w:t xml:space="preserve">for the thesis I think the title was set when you applied for the defense, but </w:t>
      </w:r>
      <w:r>
        <w:rPr>
          <w:lang w:val="en-GB"/>
        </w:rPr>
        <w:t>doable afterwards</w:t>
      </w:r>
    </w:p>
  </w:comment>
  <w:comment w:id="10" w:author="Jan Ohlberger" w:date="2020-02-06T10:27:00Z" w:initials="Ca">
    <w:p w14:paraId="52010553" w14:textId="622EF9B9" w:rsidR="00457D7E" w:rsidRPr="00457D7E" w:rsidRDefault="00457D7E">
      <w:pPr>
        <w:pStyle w:val="Kommentarer"/>
        <w:rPr>
          <w:lang w:val="en-GB"/>
        </w:rPr>
      </w:pPr>
      <w:r>
        <w:rPr>
          <w:rStyle w:val="Kommentarsreferens"/>
        </w:rPr>
        <w:annotationRef/>
      </w:r>
      <w:r w:rsidRPr="00457D7E">
        <w:rPr>
          <w:lang w:val="en-GB"/>
        </w:rPr>
        <w:t>‘understanding’? ‘overview sounds like all we need is someone to summarize existing results…</w:t>
      </w:r>
    </w:p>
  </w:comment>
  <w:comment w:id="13" w:author="Jan Ohlberger" w:date="2020-02-06T12:03:00Z" w:initials="Ca">
    <w:p w14:paraId="3F1C78D5" w14:textId="13AD23FA" w:rsidR="00457D7E" w:rsidRPr="00457D7E" w:rsidRDefault="00457D7E">
      <w:pPr>
        <w:pStyle w:val="Kommentarer"/>
        <w:rPr>
          <w:lang w:val="en-GB"/>
        </w:rPr>
      </w:pPr>
      <w:r>
        <w:rPr>
          <w:rStyle w:val="Kommentarsreferens"/>
        </w:rPr>
        <w:annotationRef/>
      </w:r>
      <w:r w:rsidRPr="00457D7E">
        <w:rPr>
          <w:lang w:val="en-GB"/>
        </w:rPr>
        <w:t>You mention later that we use experimental data to acquire this knowledge… for presenting the knowledge gap it can be dropped</w:t>
      </w:r>
    </w:p>
  </w:comment>
  <w:comment w:id="15" w:author="Jan Ohlberger" w:date="2020-02-06T12:03:00Z" w:initials="Ca">
    <w:p w14:paraId="048E867E" w14:textId="041F6105" w:rsidR="00457D7E" w:rsidRPr="00457D7E" w:rsidRDefault="00457D7E">
      <w:pPr>
        <w:pStyle w:val="Kommentarer"/>
        <w:rPr>
          <w:lang w:val="en-GB"/>
        </w:rPr>
      </w:pPr>
      <w:r>
        <w:rPr>
          <w:rStyle w:val="Kommentarsreferens"/>
        </w:rPr>
        <w:annotationRef/>
      </w:r>
      <w:r w:rsidRPr="00457D7E">
        <w:rPr>
          <w:lang w:val="en-GB"/>
        </w:rPr>
        <w:t>Could also drop this</w:t>
      </w:r>
    </w:p>
  </w:comment>
  <w:comment w:id="21" w:author="Jan Ohlberger" w:date="2020-02-06T10:23:00Z" w:initials="Ca">
    <w:p w14:paraId="53D8F31A" w14:textId="465F7419" w:rsidR="00457D7E" w:rsidRPr="00457D7E" w:rsidRDefault="00457D7E" w:rsidP="00B67E98">
      <w:pPr>
        <w:pStyle w:val="Kommentarer"/>
        <w:ind w:left="1304" w:hanging="1304"/>
        <w:rPr>
          <w:lang w:val="en-GB"/>
        </w:rPr>
      </w:pPr>
      <w:r>
        <w:rPr>
          <w:rStyle w:val="Kommentarsreferens"/>
        </w:rPr>
        <w:annotationRef/>
      </w:r>
      <w:r w:rsidRPr="00457D7E">
        <w:rPr>
          <w:lang w:val="en-GB"/>
        </w:rPr>
        <w:t>Something missing in this sentence. Is this a list of three limitation? The just the commas were missing I think…</w:t>
      </w:r>
    </w:p>
  </w:comment>
  <w:comment w:id="23" w:author="Anna Gårdmark" w:date="2020-02-04T09:35:00Z" w:initials="AG">
    <w:p w14:paraId="121E58B9" w14:textId="2EC8C324" w:rsidR="00457D7E" w:rsidRPr="00C205B8" w:rsidRDefault="00457D7E">
      <w:pPr>
        <w:pStyle w:val="Kommentarer"/>
        <w:rPr>
          <w:lang w:val="en-GB"/>
        </w:rPr>
      </w:pPr>
      <w:r>
        <w:rPr>
          <w:rStyle w:val="Kommentarsreferens"/>
        </w:rPr>
        <w:annotationRef/>
      </w:r>
      <w:r>
        <w:rPr>
          <w:lang w:val="en-GB"/>
        </w:rPr>
        <w:t>“</w:t>
      </w:r>
      <w:r w:rsidRPr="00C205B8">
        <w:rPr>
          <w:lang w:val="en-GB"/>
        </w:rPr>
        <w:t>with</w:t>
      </w:r>
      <w:r>
        <w:rPr>
          <w:lang w:val="en-GB"/>
        </w:rPr>
        <w:t>”</w:t>
      </w:r>
      <w:r w:rsidRPr="00C205B8">
        <w:rPr>
          <w:lang w:val="en-GB"/>
        </w:rPr>
        <w:t xml:space="preserve"> doesn’t show that they need to be factorial (they could have been done in parallel)</w:t>
      </w:r>
    </w:p>
  </w:comment>
  <w:comment w:id="24" w:author="Max Lindmark" w:date="2020-02-06T07:40:00Z" w:initials="ML">
    <w:p w14:paraId="17C6711A" w14:textId="60CEE827" w:rsidR="00457D7E" w:rsidRPr="00457D7E" w:rsidRDefault="00457D7E">
      <w:pPr>
        <w:pStyle w:val="Kommentarer"/>
        <w:rPr>
          <w:lang w:val="en-GB"/>
        </w:rPr>
      </w:pPr>
      <w:r>
        <w:rPr>
          <w:rStyle w:val="Kommentarsreferens"/>
        </w:rPr>
        <w:annotationRef/>
      </w:r>
      <w:r w:rsidRPr="00457D7E">
        <w:rPr>
          <w:lang w:val="en-GB"/>
        </w:rPr>
        <w:t xml:space="preserve">Maybe that’s implicit (or it seems strange if you have mass and temp variation but e.g. test the small in one temp and large in one temp)? Not sure combining makes that clearer. Maybe just factorial?? Don’t know.. </w:t>
      </w:r>
    </w:p>
  </w:comment>
  <w:comment w:id="25" w:author="Anna Gårdmark" w:date="2020-02-07T07:24:00Z" w:initials="AG">
    <w:p w14:paraId="306BCFC3" w14:textId="2DF32964" w:rsidR="00457D7E" w:rsidRPr="00457D7E" w:rsidRDefault="00457D7E">
      <w:pPr>
        <w:pStyle w:val="Kommentarer"/>
        <w:rPr>
          <w:lang w:val="en-GB"/>
        </w:rPr>
      </w:pPr>
      <w:r>
        <w:rPr>
          <w:rStyle w:val="Kommentarsreferens"/>
        </w:rPr>
        <w:annotationRef/>
      </w:r>
      <w:r w:rsidRPr="00455E63">
        <w:rPr>
          <w:highlight w:val="yellow"/>
          <w:lang w:val="en-GB"/>
        </w:rPr>
        <w:t>what about this solution? you’ve saved some words now, if you accept Jan’s suggestions (which I now inserted as track changes, to make it a bit faster for you in case you want to use them….)</w:t>
      </w:r>
    </w:p>
  </w:comment>
  <w:comment w:id="112" w:author="Jan Ohlberger" w:date="2020-02-06T12:10:00Z" w:initials="Ca">
    <w:p w14:paraId="35584541" w14:textId="4DD522C9" w:rsidR="00457D7E" w:rsidRPr="00457D7E" w:rsidRDefault="00457D7E">
      <w:pPr>
        <w:pStyle w:val="Kommentarer"/>
        <w:rPr>
          <w:lang w:val="en-GB"/>
        </w:rPr>
      </w:pPr>
      <w:r>
        <w:rPr>
          <w:rStyle w:val="Kommentarsreferens"/>
        </w:rPr>
        <w:annotationRef/>
      </w:r>
      <w:r w:rsidRPr="00457D7E">
        <w:rPr>
          <w:lang w:val="en-GB"/>
        </w:rPr>
        <w:t xml:space="preserve">I don’t think materials is the right terms here </w:t>
      </w:r>
    </w:p>
  </w:comment>
  <w:comment w:id="109" w:author="Jan Ohlberger" w:date="2020-02-06T12:11:00Z" w:initials="Ca">
    <w:p w14:paraId="04A46299" w14:textId="2AAF416B" w:rsidR="00457D7E" w:rsidRPr="00457D7E" w:rsidRDefault="00457D7E">
      <w:pPr>
        <w:pStyle w:val="Kommentarer"/>
        <w:rPr>
          <w:lang w:val="en-GB"/>
        </w:rPr>
      </w:pPr>
      <w:r>
        <w:rPr>
          <w:rStyle w:val="Kommentarsreferens"/>
        </w:rPr>
        <w:annotationRef/>
      </w:r>
      <w:r w:rsidRPr="00457D7E">
        <w:rPr>
          <w:lang w:val="en-GB"/>
        </w:rPr>
        <w:t>How about ‘of energy in form of body mass’?</w:t>
      </w:r>
    </w:p>
  </w:comment>
  <w:comment w:id="110" w:author="Anna Gårdmark" w:date="2020-02-07T08:01:00Z" w:initials="AG">
    <w:p w14:paraId="568BA779" w14:textId="19C4EBE3" w:rsidR="00455E63" w:rsidRPr="00455E63" w:rsidRDefault="00455E63">
      <w:pPr>
        <w:pStyle w:val="Kommentarer"/>
        <w:rPr>
          <w:lang w:val="en-GB"/>
        </w:rPr>
      </w:pPr>
      <w:r w:rsidRPr="00455E63">
        <w:rPr>
          <w:rStyle w:val="Kommentarsreferens"/>
          <w:highlight w:val="yellow"/>
        </w:rPr>
        <w:annotationRef/>
      </w:r>
      <w:r w:rsidRPr="00455E63">
        <w:rPr>
          <w:highlight w:val="yellow"/>
          <w:lang w:val="en-GB"/>
        </w:rPr>
        <w:t>see suggested revisions for wording, and clarifications of the explanations that follow.</w:t>
      </w:r>
    </w:p>
  </w:comment>
  <w:comment w:id="118" w:author="Jan Ohlberger" w:date="2020-02-06T12:12:00Z" w:initials="Ca">
    <w:p w14:paraId="2B402AF9" w14:textId="3C682D27" w:rsidR="00457D7E" w:rsidRPr="00457D7E" w:rsidRDefault="00457D7E">
      <w:pPr>
        <w:pStyle w:val="Kommentarer"/>
        <w:rPr>
          <w:lang w:val="en-GB"/>
        </w:rPr>
      </w:pPr>
      <w:r>
        <w:rPr>
          <w:rStyle w:val="Kommentarsreferens"/>
        </w:rPr>
        <w:annotationRef/>
      </w:r>
      <w:r w:rsidRPr="00457D7E">
        <w:rPr>
          <w:lang w:val="en-GB"/>
        </w:rPr>
        <w:t>Either ‘criticized’ or ‘challenged’</w:t>
      </w:r>
    </w:p>
  </w:comment>
  <w:comment w:id="120" w:author="Jan Ohlberger" w:date="2020-02-06T12:13:00Z" w:initials="Ca">
    <w:p w14:paraId="0398F85B" w14:textId="0C900589" w:rsidR="00457D7E" w:rsidRPr="00457D7E" w:rsidRDefault="00457D7E">
      <w:pPr>
        <w:pStyle w:val="Kommentarer"/>
        <w:rPr>
          <w:lang w:val="en-GB"/>
        </w:rPr>
      </w:pPr>
      <w:r>
        <w:rPr>
          <w:rStyle w:val="Kommentarsreferens"/>
        </w:rPr>
        <w:annotationRef/>
      </w:r>
      <w:r w:rsidRPr="00457D7E">
        <w:rPr>
          <w:lang w:val="en-GB"/>
        </w:rPr>
        <w:t xml:space="preserve">Not clear. I think it supposed to read something like: “For instance, it has been suggested that…” </w:t>
      </w:r>
    </w:p>
  </w:comment>
  <w:comment w:id="130" w:author="Jan Ohlberger" w:date="2020-02-06T12:16:00Z" w:initials="Ca">
    <w:p w14:paraId="059DA31C" w14:textId="1D0A1271" w:rsidR="00457D7E" w:rsidRPr="00457D7E" w:rsidRDefault="00457D7E">
      <w:pPr>
        <w:pStyle w:val="Kommentarer"/>
        <w:rPr>
          <w:lang w:val="en-GB"/>
        </w:rPr>
      </w:pPr>
      <w:r>
        <w:rPr>
          <w:rStyle w:val="Kommentarsreferens"/>
        </w:rPr>
        <w:annotationRef/>
      </w:r>
      <w:r w:rsidRPr="00457D7E">
        <w:rPr>
          <w:lang w:val="en-GB"/>
        </w:rPr>
        <w:t xml:space="preserve">‘…, as assumed in Pütter-type growth models,…’ ??? </w:t>
      </w:r>
    </w:p>
  </w:comment>
  <w:comment w:id="134" w:author="Jan Ohlberger" w:date="2020-02-06T12:19:00Z" w:initials="Ca">
    <w:p w14:paraId="79A82A91" w14:textId="79BC4445" w:rsidR="00457D7E" w:rsidRPr="00457D7E" w:rsidRDefault="00457D7E">
      <w:pPr>
        <w:pStyle w:val="Kommentarer"/>
        <w:rPr>
          <w:lang w:val="en-GB"/>
        </w:rPr>
      </w:pPr>
      <w:r>
        <w:rPr>
          <w:rStyle w:val="Kommentarsreferens"/>
        </w:rPr>
        <w:annotationRef/>
      </w:r>
      <w:r w:rsidRPr="00457D7E">
        <w:rPr>
          <w:lang w:val="en-GB"/>
        </w:rPr>
        <w:t>Need to spell things out I think, either here or more explicitly in the previous sentence… it is complex material, and probably hard to follow for anybody who’s not currently writing a thesis about it…</w:t>
      </w:r>
    </w:p>
    <w:p w14:paraId="6B189EE2" w14:textId="5650ED30" w:rsidR="00457D7E" w:rsidRPr="00457D7E" w:rsidRDefault="00457D7E">
      <w:pPr>
        <w:pStyle w:val="Kommentarer"/>
        <w:rPr>
          <w:lang w:val="en-GB"/>
        </w:rPr>
      </w:pPr>
    </w:p>
  </w:comment>
  <w:comment w:id="146" w:author="Jan Ohlberger" w:date="2020-01-21T09:39:00Z" w:initials="Ca">
    <w:p w14:paraId="574A0327" w14:textId="144443F0" w:rsidR="00457D7E" w:rsidRPr="00972C7F" w:rsidRDefault="00457D7E" w:rsidP="000A6647">
      <w:pPr>
        <w:pStyle w:val="Kommentarer"/>
        <w:rPr>
          <w:lang w:val="en-GB"/>
        </w:rPr>
      </w:pPr>
      <w:r>
        <w:rPr>
          <w:rStyle w:val="Kommentarsreferens"/>
        </w:rPr>
        <w:annotationRef/>
      </w:r>
      <w:r w:rsidRPr="00972C7F">
        <w:rPr>
          <w:lang w:val="en-GB"/>
        </w:rPr>
        <w:t xml:space="preserve">This needs better explanation, or shorten the second part of the sentence to say ‘for multiple reasons… (see refs)’ </w:t>
      </w:r>
    </w:p>
    <w:p w14:paraId="59523F49" w14:textId="4352B72D" w:rsidR="00457D7E" w:rsidRPr="00972C7F" w:rsidRDefault="00457D7E">
      <w:pPr>
        <w:pStyle w:val="Kommentarer"/>
        <w:rPr>
          <w:lang w:val="en-GB"/>
        </w:rPr>
      </w:pPr>
    </w:p>
  </w:comment>
  <w:comment w:id="147" w:author="Max Lindmark" w:date="2020-01-28T09:08:00Z" w:initials="ML">
    <w:p w14:paraId="2E470E0A" w14:textId="13651A62" w:rsidR="00457D7E" w:rsidRPr="00457D7E" w:rsidRDefault="00457D7E">
      <w:pPr>
        <w:pStyle w:val="Kommentarer"/>
        <w:rPr>
          <w:lang w:val="en-GB"/>
        </w:rPr>
      </w:pPr>
      <w:r>
        <w:rPr>
          <w:rStyle w:val="Kommentarsreferens"/>
        </w:rPr>
        <w:annotationRef/>
      </w:r>
      <w:r w:rsidRPr="00457D7E">
        <w:rPr>
          <w:lang w:val="en-GB"/>
        </w:rPr>
        <w:t>Tried to explain and change. Can also skip going into the details as you suggest!</w:t>
      </w:r>
    </w:p>
  </w:comment>
  <w:comment w:id="148" w:author="Anna Gårdmark" w:date="2020-02-03T15:47:00Z" w:initials="AG">
    <w:p w14:paraId="2452CC96" w14:textId="0388A70D" w:rsidR="00457D7E" w:rsidRPr="007C71CD" w:rsidRDefault="00457D7E">
      <w:pPr>
        <w:pStyle w:val="Kommentarer"/>
        <w:rPr>
          <w:lang w:val="en-GB"/>
        </w:rPr>
      </w:pPr>
      <w:r>
        <w:rPr>
          <w:rStyle w:val="Kommentarsreferens"/>
        </w:rPr>
        <w:annotationRef/>
      </w:r>
      <w:r w:rsidRPr="007C71CD">
        <w:rPr>
          <w:lang w:val="en-GB"/>
        </w:rPr>
        <w:t>it isn’t clear from your sentences what the respective critiques are</w:t>
      </w:r>
      <w:r>
        <w:rPr>
          <w:lang w:val="en-GB"/>
        </w:rPr>
        <w:t xml:space="preserve"> lacking/finding faulty. Suggest you add that in the parenthesis (i.e., Marshall &amp; White criticise the lack of reproduction in growth models; Lefevre the assumption of that gill surface area is limiting for large individuals)</w:t>
      </w:r>
    </w:p>
  </w:comment>
  <w:comment w:id="149" w:author="Max Lindmark" w:date="2020-02-06T07:52:00Z" w:initials="ML">
    <w:p w14:paraId="1218935E" w14:textId="2778B251" w:rsidR="00457D7E" w:rsidRPr="00457D7E" w:rsidRDefault="00457D7E">
      <w:pPr>
        <w:pStyle w:val="Kommentarer"/>
        <w:rPr>
          <w:lang w:val="en-GB"/>
        </w:rPr>
      </w:pPr>
      <w:r>
        <w:rPr>
          <w:rStyle w:val="Kommentarsreferens"/>
        </w:rPr>
        <w:annotationRef/>
      </w:r>
      <w:r w:rsidRPr="00457D7E">
        <w:rPr>
          <w:lang w:val="en-GB"/>
        </w:rPr>
        <w:t>I think I’d like to give it another try to explain these because it’s maybe important given the discussion paragraph. But if it does not add clarity or is too long, I’m also happy to go with Jan’s suggestion:</w:t>
      </w:r>
    </w:p>
    <w:p w14:paraId="7465BD59" w14:textId="77777777" w:rsidR="00457D7E" w:rsidRPr="00457D7E" w:rsidRDefault="00457D7E">
      <w:pPr>
        <w:pStyle w:val="Kommentarer"/>
        <w:rPr>
          <w:lang w:val="en-GB"/>
        </w:rPr>
      </w:pPr>
    </w:p>
    <w:p w14:paraId="737F28D6" w14:textId="77777777" w:rsidR="00457D7E" w:rsidRPr="00457D7E" w:rsidRDefault="00457D7E" w:rsidP="00750E51">
      <w:pPr>
        <w:pStyle w:val="Kommentarer"/>
        <w:rPr>
          <w:lang w:val="en-GB"/>
        </w:rPr>
      </w:pPr>
      <w:r w:rsidRPr="00457D7E">
        <w:rPr>
          <w:lang w:val="en-GB"/>
        </w:rPr>
        <w:t>“Predictions about declines in asymptotic body mass, and declines in optimum growth temperatures, have also been made from theoretical growth models (Morita et al. 2010; Pauly &amp; Cheung 2018b), though the physiological basis of these models has been questioned for multiple reasons (Marshall &amp; White 2019a; Lefevre et al. 2017).”</w:t>
      </w:r>
    </w:p>
    <w:p w14:paraId="49D29CEE" w14:textId="26724CAC" w:rsidR="00457D7E" w:rsidRPr="00457D7E" w:rsidRDefault="00457D7E">
      <w:pPr>
        <w:pStyle w:val="Kommentarer"/>
        <w:rPr>
          <w:lang w:val="en-GB"/>
        </w:rPr>
      </w:pPr>
    </w:p>
  </w:comment>
  <w:comment w:id="150" w:author="Jan Ohlberger" w:date="2020-02-06T12:17:00Z" w:initials="Ca">
    <w:p w14:paraId="1FA79BF7" w14:textId="5FC94D72" w:rsidR="00457D7E" w:rsidRPr="00457D7E" w:rsidRDefault="00457D7E">
      <w:pPr>
        <w:pStyle w:val="Kommentarer"/>
        <w:rPr>
          <w:lang w:val="en-GB"/>
        </w:rPr>
      </w:pPr>
      <w:r>
        <w:rPr>
          <w:rStyle w:val="Kommentarsreferens"/>
        </w:rPr>
        <w:annotationRef/>
      </w:r>
      <w:r w:rsidRPr="00457D7E">
        <w:rPr>
          <w:lang w:val="en-GB"/>
        </w:rPr>
        <w:t>I still think it might be better not to go into those details here – it takes a lot of explanation, I think even more than what you have now for the non-expert to understand</w:t>
      </w:r>
    </w:p>
  </w:comment>
  <w:comment w:id="151" w:author="Anna Gårdmark" w:date="2020-02-07T08:03:00Z" w:initials="AG">
    <w:p w14:paraId="0BD4C3E3" w14:textId="57821B4A" w:rsidR="00455E63" w:rsidRPr="00B4639A" w:rsidRDefault="00455E63">
      <w:pPr>
        <w:pStyle w:val="Kommentarer"/>
        <w:rPr>
          <w:highlight w:val="yellow"/>
          <w:lang w:val="en-GB"/>
        </w:rPr>
      </w:pPr>
      <w:r w:rsidRPr="00455E63">
        <w:rPr>
          <w:rStyle w:val="Kommentarsreferens"/>
          <w:highlight w:val="yellow"/>
        </w:rPr>
        <w:annotationRef/>
      </w:r>
      <w:r w:rsidRPr="00455E63">
        <w:rPr>
          <w:highlight w:val="yellow"/>
          <w:lang w:val="en-GB"/>
        </w:rPr>
        <w:t>You can go for either or, I think. Keeping explanations could be an option for the thesis chapter, and you can remove it for the paper later on, if you like.   If you keep the explanations, I think you need to be more explicit and careful about spelling out th</w:t>
      </w:r>
      <w:r w:rsidRPr="00B4639A">
        <w:rPr>
          <w:highlight w:val="yellow"/>
          <w:lang w:val="en-GB"/>
        </w:rPr>
        <w:t xml:space="preserve">e logical links. See suggested revisions. </w:t>
      </w:r>
    </w:p>
    <w:p w14:paraId="355DDD05" w14:textId="4065B0AD" w:rsidR="00603E09" w:rsidRPr="00455E63" w:rsidRDefault="00603E09">
      <w:pPr>
        <w:pStyle w:val="Kommentarer"/>
        <w:rPr>
          <w:lang w:val="en-GB"/>
        </w:rPr>
      </w:pPr>
      <w:r w:rsidRPr="00B4639A">
        <w:rPr>
          <w:highlight w:val="yellow"/>
          <w:lang w:val="en-GB"/>
        </w:rPr>
        <w:t>On the other hand….after rereading your revised discussion paragraph on this, I realize they are very similar. That suggest you can cut down this intro explanations, so I would also vote for Jan’s suggestion</w:t>
      </w:r>
      <w:r w:rsidR="00B4639A" w:rsidRPr="00B4639A">
        <w:rPr>
          <w:highlight w:val="yellow"/>
          <w:lang w:val="en-GB"/>
        </w:rPr>
        <w:t xml:space="preserve"> to not go into details here and just have a summarizing sentence like suggested by Jan above.</w:t>
      </w:r>
    </w:p>
  </w:comment>
  <w:comment w:id="217" w:author="Anna Gårdmark" w:date="2020-02-03T16:01:00Z" w:initials="AG">
    <w:p w14:paraId="5D824DFE" w14:textId="7352E861" w:rsidR="00457D7E" w:rsidRPr="000772A5" w:rsidRDefault="00457D7E">
      <w:pPr>
        <w:pStyle w:val="Kommentarer"/>
        <w:rPr>
          <w:lang w:val="en-GB"/>
        </w:rPr>
      </w:pPr>
      <w:r>
        <w:rPr>
          <w:rStyle w:val="Kommentarsreferens"/>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accounting for that rates – which are known to scale allometrically – also depend on temperatures by applying the temperaturepart of the AFS)]</w:t>
      </w:r>
    </w:p>
  </w:comment>
  <w:comment w:id="218" w:author="Max Lindmark" w:date="2020-02-06T09:23:00Z" w:initials="ML">
    <w:p w14:paraId="77A4263A" w14:textId="77777777" w:rsidR="00457D7E" w:rsidRPr="00457D7E" w:rsidRDefault="00457D7E">
      <w:pPr>
        <w:pStyle w:val="Kommentarer"/>
        <w:rPr>
          <w:lang w:val="en-GB"/>
        </w:rPr>
      </w:pPr>
      <w:r>
        <w:rPr>
          <w:rStyle w:val="Kommentarsreferens"/>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457D7E" w:rsidRPr="00457D7E" w:rsidRDefault="00457D7E">
      <w:pPr>
        <w:pStyle w:val="Kommentarer"/>
        <w:rPr>
          <w:lang w:val="en-GB"/>
        </w:rPr>
      </w:pPr>
    </w:p>
    <w:p w14:paraId="7510E99E" w14:textId="741F21DF" w:rsidR="00457D7E" w:rsidRPr="00457D7E" w:rsidRDefault="00457D7E">
      <w:pPr>
        <w:pStyle w:val="Kommentarer"/>
        <w:rPr>
          <w:lang w:val="en-GB"/>
        </w:rPr>
      </w:pPr>
      <w:r w:rsidRPr="00457D7E">
        <w:rPr>
          <w:lang w:val="en-GB"/>
        </w:rPr>
        <w:t>So the criticism here that Downs et al 2008 bring up is that this is not optimal if the correction is “wrong”, and using multiple regression (not multivariate, thank you Jan) overcomes that issue!</w:t>
      </w:r>
    </w:p>
  </w:comment>
  <w:comment w:id="249" w:author="Anna Gårdmark" w:date="2020-02-07T07:57:00Z" w:initials="AG">
    <w:p w14:paraId="64F833F6" w14:textId="64A92D75" w:rsidR="00BD3CCA" w:rsidRPr="00BD3CCA" w:rsidRDefault="00BD3CCA">
      <w:pPr>
        <w:pStyle w:val="Kommentarer"/>
        <w:rPr>
          <w:lang w:val="en-GB"/>
        </w:rPr>
      </w:pPr>
      <w:r>
        <w:rPr>
          <w:rStyle w:val="Kommentarsreferens"/>
        </w:rPr>
        <w:annotationRef/>
      </w:r>
      <w:r w:rsidRPr="00455E63">
        <w:rPr>
          <w:highlight w:val="yellow"/>
          <w:lang w:val="en-GB"/>
        </w:rPr>
        <w:t>it is much easier for your readers to follow if you have a clearly stated question or aim.</w:t>
      </w:r>
      <w:r w:rsidRPr="00BD3CCA">
        <w:rPr>
          <w:lang w:val="en-GB"/>
        </w:rPr>
        <w:t xml:space="preserve"> </w:t>
      </w:r>
      <w:r>
        <w:rPr>
          <w:lang w:val="en-GB"/>
        </w:rPr>
        <w:t>For you it may be obvious, and easily inferred from all your reasoning earlier in the intro, but please help the reader here. Then it is also easier for the reader to evaluate your conclusions and discussion in light of this clearly stated aim/open question</w:t>
      </w:r>
      <w:r w:rsidRPr="00455E63">
        <w:rPr>
          <w:highlight w:val="yellow"/>
          <w:lang w:val="en-GB"/>
        </w:rPr>
        <w:t>.  Fine to go ahead and rephrase, of course, but please make sure to have one!</w:t>
      </w:r>
    </w:p>
  </w:comment>
  <w:comment w:id="322" w:author="Jan Ohlberger" w:date="2020-02-06T12:22:00Z" w:initials="Ca">
    <w:p w14:paraId="476EF5DD" w14:textId="77777777" w:rsidR="00457D7E" w:rsidRDefault="00457D7E">
      <w:pPr>
        <w:pStyle w:val="Kommentarer"/>
        <w:rPr>
          <w:lang w:val="en-GB"/>
        </w:rPr>
      </w:pPr>
      <w:r>
        <w:rPr>
          <w:rStyle w:val="Kommentarsreferens"/>
        </w:rPr>
        <w:annotationRef/>
      </w:r>
      <w:r w:rsidRPr="00457D7E">
        <w:rPr>
          <w:lang w:val="en-GB"/>
        </w:rPr>
        <w:t xml:space="preserve">I agree with your points below – it’s more critical in case different source populations or different experimental setups were used, which I assume is not the case for </w:t>
      </w:r>
      <w:r w:rsidRPr="002D70E2">
        <w:rPr>
          <w:lang w:val="en-GB"/>
        </w:rPr>
        <w:t>Björnsson</w:t>
      </w:r>
      <w:r>
        <w:rPr>
          <w:lang w:val="en-GB"/>
        </w:rPr>
        <w:t xml:space="preserve"> et al.</w:t>
      </w:r>
    </w:p>
    <w:p w14:paraId="1C0C75D9" w14:textId="77777777" w:rsidR="00457D7E" w:rsidRDefault="00457D7E">
      <w:pPr>
        <w:pStyle w:val="Kommentarer"/>
        <w:rPr>
          <w:lang w:val="en-GB"/>
        </w:rPr>
      </w:pPr>
    </w:p>
    <w:p w14:paraId="4FF20B94" w14:textId="77777777" w:rsidR="00457D7E" w:rsidRDefault="00457D7E">
      <w:pPr>
        <w:pStyle w:val="Kommentarer"/>
        <w:rPr>
          <w:lang w:val="en-GB"/>
        </w:rPr>
      </w:pPr>
      <w:r>
        <w:rPr>
          <w:lang w:val="en-GB"/>
        </w:rPr>
        <w:t>However, I think ‘article’ is not better than ‘study’</w:t>
      </w:r>
    </w:p>
    <w:p w14:paraId="55818072" w14:textId="77777777" w:rsidR="00457D7E" w:rsidRDefault="00457D7E">
      <w:pPr>
        <w:pStyle w:val="Kommentarer"/>
        <w:rPr>
          <w:lang w:val="en-GB"/>
        </w:rPr>
      </w:pPr>
    </w:p>
    <w:p w14:paraId="0A143688" w14:textId="1DAA5ECD" w:rsidR="00457D7E" w:rsidRPr="00457D7E" w:rsidRDefault="00457D7E">
      <w:pPr>
        <w:pStyle w:val="Kommentarer"/>
        <w:rPr>
          <w:lang w:val="en-GB"/>
        </w:rPr>
      </w:pPr>
      <w:r>
        <w:rPr>
          <w:lang w:val="en-GB"/>
        </w:rPr>
        <w:t xml:space="preserve">We could simply make that point about the different ‘trials’ in their experiments in the appendix somewhere.  </w:t>
      </w:r>
    </w:p>
  </w:comment>
  <w:comment w:id="318" w:author="Max Lindmark" w:date="2020-01-08T08:51:00Z" w:initials="ML">
    <w:p w14:paraId="36B91E73" w14:textId="77777777" w:rsidR="00457D7E" w:rsidRPr="002D70E2" w:rsidRDefault="00457D7E">
      <w:pPr>
        <w:pStyle w:val="Kommentarer"/>
        <w:rPr>
          <w:lang w:val="en-GB"/>
        </w:rPr>
      </w:pPr>
      <w:r w:rsidRPr="00AD0A46">
        <w:rPr>
          <w:rStyle w:val="Kommentarsreferens"/>
        </w:rPr>
        <w:annotationRef/>
      </w:r>
      <w:r w:rsidRPr="002D70E2">
        <w:rPr>
          <w:lang w:val="en-GB"/>
        </w:rPr>
        <w:t>Check this is true for Björnsson data and other papers that combine old and new data.</w:t>
      </w:r>
    </w:p>
    <w:p w14:paraId="6F3BDEC0" w14:textId="77777777" w:rsidR="00457D7E" w:rsidRPr="002D70E2" w:rsidRDefault="00457D7E">
      <w:pPr>
        <w:pStyle w:val="Kommentarer"/>
        <w:rPr>
          <w:lang w:val="en-GB"/>
        </w:rPr>
      </w:pPr>
    </w:p>
    <w:p w14:paraId="59FD3B5A" w14:textId="719080D0" w:rsidR="00457D7E" w:rsidRPr="00457D7E" w:rsidRDefault="00457D7E">
      <w:pPr>
        <w:pStyle w:val="Kommentarer"/>
        <w:rPr>
          <w:lang w:val="en-GB"/>
        </w:rPr>
      </w:pPr>
      <w:r w:rsidRPr="00457D7E">
        <w:rPr>
          <w:lang w:val="en-GB"/>
        </w:rPr>
        <w:t>..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319" w:author="Anna Gårdmark" w:date="2020-02-03T17:38:00Z" w:initials="AG">
    <w:p w14:paraId="168D59B9" w14:textId="14ADA0BC" w:rsidR="00457D7E" w:rsidRPr="00296320" w:rsidRDefault="00457D7E">
      <w:pPr>
        <w:pStyle w:val="Kommentarer"/>
        <w:rPr>
          <w:lang w:val="en-GB"/>
        </w:rPr>
      </w:pPr>
      <w:r>
        <w:rPr>
          <w:rStyle w:val="Kommentarsreferens"/>
        </w:rPr>
        <w:annotationRef/>
      </w:r>
      <w:r w:rsidRPr="00296320">
        <w:rPr>
          <w:lang w:val="en-GB"/>
        </w:rPr>
        <w:t xml:space="preserve">for consistency I guess. Also within research group can </w:t>
      </w:r>
      <w:r>
        <w:rPr>
          <w:lang w:val="en-GB"/>
        </w:rPr>
        <w:t>experimental protocols differ between expeirments (hopefully one learns from each experiment!), unless the second ones were explicitly set out to extend the first one. In that case it may be ok to include it I guess.</w:t>
      </w:r>
    </w:p>
  </w:comment>
  <w:comment w:id="320" w:author="Max Lindmark" w:date="2020-02-06T09:31:00Z" w:initials="ML">
    <w:p w14:paraId="474051D2" w14:textId="6DDCCA1E" w:rsidR="00457D7E" w:rsidRPr="00457D7E" w:rsidRDefault="00457D7E">
      <w:pPr>
        <w:pStyle w:val="Kommentarer"/>
        <w:rPr>
          <w:b/>
          <w:bCs/>
          <w:lang w:val="en-GB"/>
        </w:rPr>
      </w:pPr>
      <w:r w:rsidRPr="0026073A">
        <w:rPr>
          <w:rStyle w:val="Kommentarsreferens"/>
          <w:b/>
          <w:bCs/>
        </w:rPr>
        <w:annotationRef/>
      </w:r>
      <w:r w:rsidRPr="00457D7E">
        <w:rPr>
          <w:b/>
          <w:bCs/>
          <w:lang w:val="en-GB"/>
        </w:rPr>
        <w:t xml:space="preserve">From Jan: </w:t>
      </w:r>
      <w:r w:rsidRPr="0026073A">
        <w:rPr>
          <w:rStyle w:val="Kommentarsreferens"/>
          <w:b/>
          <w:bCs/>
        </w:rPr>
        <w:annotationRef/>
      </w:r>
      <w:r w:rsidRPr="00457D7E">
        <w:rPr>
          <w:b/>
          <w:bCs/>
          <w:lang w:val="en-GB"/>
        </w:rPr>
        <w:t xml:space="preserve">You mean combining the experiments but still having one dataset per species? </w:t>
      </w:r>
    </w:p>
  </w:comment>
  <w:comment w:id="321" w:author="Max Lindmark" w:date="2020-02-06T09:31:00Z" w:initials="ML">
    <w:p w14:paraId="7701872C" w14:textId="01180D97" w:rsidR="00457D7E" w:rsidRPr="00457D7E" w:rsidRDefault="00457D7E">
      <w:pPr>
        <w:pStyle w:val="Kommentarer"/>
        <w:rPr>
          <w:lang w:val="en-GB"/>
        </w:rPr>
      </w:pPr>
      <w:r>
        <w:rPr>
          <w:rStyle w:val="Kommentarsreferens"/>
        </w:rPr>
        <w:annotationRef/>
      </w:r>
      <w:r w:rsidRPr="00457D7E">
        <w:rPr>
          <w:lang w:val="en-GB"/>
        </w:rPr>
        <w:t xml:space="preserve">Yes, still one data set per species! The specific issue is the Björnsson example. It’s experimental data in a single paper by the same research group etc etc. But the experiments where conducted over the course of some years and partially published before this paper. </w:t>
      </w:r>
    </w:p>
    <w:p w14:paraId="6C09B323" w14:textId="77777777" w:rsidR="00457D7E" w:rsidRPr="00457D7E" w:rsidRDefault="00457D7E">
      <w:pPr>
        <w:pStyle w:val="Kommentarer"/>
        <w:rPr>
          <w:lang w:val="en-GB"/>
        </w:rPr>
      </w:pPr>
    </w:p>
    <w:p w14:paraId="2B7B6DCB" w14:textId="12C67162" w:rsidR="00457D7E" w:rsidRPr="00457D7E" w:rsidRDefault="00457D7E">
      <w:pPr>
        <w:pStyle w:val="Kommentarer"/>
        <w:rPr>
          <w:lang w:val="en-GB"/>
        </w:rPr>
      </w:pPr>
      <w:r w:rsidRPr="00457D7E">
        <w:rPr>
          <w:lang w:val="en-GB"/>
        </w:rPr>
        <w:t xml:space="preserve">The critera “one study per species” was not detailed enough for this situation! Is a “study” an experiment or an article? I don’t think it’s a question about consistency because this is the only situation (that I’m certain of at least). </w:t>
      </w:r>
    </w:p>
    <w:p w14:paraId="78A99E22" w14:textId="77777777" w:rsidR="00457D7E" w:rsidRPr="00457D7E" w:rsidRDefault="00457D7E">
      <w:pPr>
        <w:pStyle w:val="Kommentarer"/>
        <w:rPr>
          <w:lang w:val="en-GB"/>
        </w:rPr>
      </w:pPr>
    </w:p>
    <w:p w14:paraId="2AE7B15C" w14:textId="77777777" w:rsidR="00457D7E" w:rsidRPr="00457D7E" w:rsidRDefault="00457D7E">
      <w:pPr>
        <w:pStyle w:val="Kommentarer"/>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457D7E" w:rsidRPr="00457D7E" w:rsidRDefault="00457D7E">
      <w:pPr>
        <w:pStyle w:val="Kommentarer"/>
        <w:rPr>
          <w:lang w:val="en-GB"/>
        </w:rPr>
      </w:pPr>
    </w:p>
    <w:p w14:paraId="4A42D736" w14:textId="39477FC0" w:rsidR="00457D7E" w:rsidRPr="00457D7E" w:rsidRDefault="00457D7E">
      <w:pPr>
        <w:pStyle w:val="Kommentarer"/>
        <w:rPr>
          <w:lang w:val="en-GB"/>
        </w:rPr>
      </w:pPr>
      <w:r w:rsidRPr="00457D7E">
        <w:rPr>
          <w:lang w:val="en-GB"/>
        </w:rPr>
        <w:t>I changed “study” to “article” for now, but also partly because I’d rather not rerun any models now…</w:t>
      </w:r>
    </w:p>
  </w:comment>
  <w:comment w:id="325" w:author="Max Lindmark" w:date="2020-02-06T09:39:00Z" w:initials="ML">
    <w:p w14:paraId="3C3B4C62" w14:textId="015442C8" w:rsidR="00457D7E" w:rsidRPr="00457D7E" w:rsidRDefault="00457D7E">
      <w:pPr>
        <w:pStyle w:val="Kommentarer"/>
        <w:rPr>
          <w:lang w:val="en-GB"/>
        </w:rPr>
      </w:pPr>
      <w:r>
        <w:rPr>
          <w:rStyle w:val="Kommentarsreferens"/>
        </w:rPr>
        <w:annotationRef/>
      </w:r>
      <w:r w:rsidRPr="00457D7E">
        <w:rPr>
          <w:lang w:val="en-GB"/>
        </w:rPr>
        <w:t>I opted for the non-hyphened version of writing this…</w:t>
      </w:r>
    </w:p>
  </w:comment>
  <w:comment w:id="353" w:author="Jan Ohlberger" w:date="2020-01-21T10:50:00Z" w:initials="Ca">
    <w:p w14:paraId="42F3CCE8" w14:textId="77777777" w:rsidR="00457D7E" w:rsidRPr="002D70E2" w:rsidRDefault="00457D7E" w:rsidP="000D3D07">
      <w:pPr>
        <w:pStyle w:val="Kommentarer"/>
        <w:rPr>
          <w:lang w:val="en-GB"/>
        </w:rPr>
      </w:pPr>
      <w:r>
        <w:rPr>
          <w:rStyle w:val="Kommentarsreferens"/>
        </w:rPr>
        <w:annotationRef/>
      </w:r>
      <w:r w:rsidRPr="002D70E2">
        <w:rPr>
          <w:lang w:val="en-GB"/>
        </w:rPr>
        <w:t>Would be nice to have one recent date…)</w:t>
      </w:r>
    </w:p>
  </w:comment>
  <w:comment w:id="354" w:author="Max Lindmark" w:date="2020-01-28T10:55:00Z" w:initials="ML">
    <w:p w14:paraId="1E08BA1F" w14:textId="77777777" w:rsidR="00457D7E" w:rsidRPr="00457D7E" w:rsidRDefault="00457D7E" w:rsidP="000D3D07">
      <w:pPr>
        <w:pStyle w:val="Kommentarer"/>
        <w:rPr>
          <w:lang w:val="en-GB"/>
        </w:rPr>
      </w:pPr>
      <w:r>
        <w:rPr>
          <w:rStyle w:val="Kommentarsreferens"/>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355" w:author="Max Lindmark" w:date="2020-02-06T09:41:00Z" w:initials="ML">
    <w:p w14:paraId="410881C0" w14:textId="6C73C0D7" w:rsidR="00457D7E" w:rsidRPr="00457D7E" w:rsidRDefault="00457D7E">
      <w:pPr>
        <w:pStyle w:val="Kommentarer"/>
        <w:rPr>
          <w:b/>
          <w:bCs/>
          <w:lang w:val="en-GB"/>
        </w:rPr>
      </w:pPr>
      <w:r w:rsidRPr="006F043D">
        <w:rPr>
          <w:rStyle w:val="Kommentarsreferens"/>
          <w:b/>
          <w:bCs/>
        </w:rPr>
        <w:annotationRef/>
      </w:r>
      <w:r w:rsidRPr="00457D7E">
        <w:rPr>
          <w:b/>
          <w:bCs/>
          <w:lang w:val="en-GB"/>
        </w:rPr>
        <w:t xml:space="preserve">Jan: </w:t>
      </w:r>
      <w:r w:rsidRPr="006F043D">
        <w:rPr>
          <w:rStyle w:val="Kommentarsreferens"/>
          <w:b/>
          <w:bCs/>
        </w:rPr>
        <w:annotationRef/>
      </w:r>
      <w:r w:rsidRPr="00457D7E">
        <w:rPr>
          <w:b/>
          <w:bCs/>
          <w:lang w:val="en-GB"/>
        </w:rPr>
        <w:t>Yes, that’s what I meant.</w:t>
      </w:r>
    </w:p>
  </w:comment>
  <w:comment w:id="366" w:author="Anna Gårdmark" w:date="2020-02-03T16:16:00Z" w:initials="AG">
    <w:p w14:paraId="1262537C" w14:textId="1E217B6C" w:rsidR="00457D7E" w:rsidRPr="00404F83" w:rsidRDefault="00457D7E">
      <w:pPr>
        <w:pStyle w:val="Kommentarer"/>
        <w:rPr>
          <w:lang w:val="en-GB"/>
        </w:rPr>
      </w:pPr>
      <w:r>
        <w:rPr>
          <w:rStyle w:val="Kommentarsreferens"/>
        </w:rPr>
        <w:annotationRef/>
      </w:r>
      <w:r w:rsidRPr="00404F83">
        <w:rPr>
          <w:lang w:val="en-GB"/>
        </w:rPr>
        <w:t>do you mean ”for each size-class”?</w:t>
      </w:r>
    </w:p>
  </w:comment>
  <w:comment w:id="367" w:author="Max Lindmark" w:date="2020-02-06T09:41:00Z" w:initials="ML">
    <w:p w14:paraId="2235B617" w14:textId="30D19D75" w:rsidR="00457D7E" w:rsidRPr="00457D7E" w:rsidRDefault="00457D7E">
      <w:pPr>
        <w:pStyle w:val="Kommentarer"/>
        <w:rPr>
          <w:lang w:val="en-GB"/>
        </w:rPr>
      </w:pPr>
      <w:r>
        <w:rPr>
          <w:rStyle w:val="Kommentarsreferens"/>
        </w:rPr>
        <w:annotationRef/>
      </w:r>
      <w:r w:rsidRPr="00457D7E">
        <w:rPr>
          <w:lang w:val="en-GB"/>
        </w:rPr>
        <w:t>No, I got one mean value per species, and subtracted all size-varying optimum temperature for that species by that value</w:t>
      </w:r>
    </w:p>
  </w:comment>
  <w:comment w:id="390" w:author="Max Lindmark" w:date="2020-02-06T09:42:00Z" w:initials="ML">
    <w:p w14:paraId="77A842BC" w14:textId="5C66CD10" w:rsidR="00457D7E" w:rsidRPr="00457D7E" w:rsidRDefault="00457D7E">
      <w:pPr>
        <w:pStyle w:val="Kommentarer"/>
        <w:rPr>
          <w:lang w:val="en-GB"/>
        </w:rPr>
      </w:pPr>
      <w:r>
        <w:rPr>
          <w:rStyle w:val="Kommentarsreferens"/>
        </w:rPr>
        <w:annotationRef/>
      </w:r>
      <w:r w:rsidRPr="00457D7E">
        <w:rPr>
          <w:lang w:val="en-GB"/>
        </w:rPr>
        <w:t>Appendix!</w:t>
      </w:r>
    </w:p>
  </w:comment>
  <w:comment w:id="412" w:author="Max Lindmark" w:date="2020-02-06T14:28:00Z" w:initials="ML">
    <w:p w14:paraId="0FC987AB" w14:textId="61ED1EBF" w:rsidR="00457D7E" w:rsidRPr="00457D7E" w:rsidRDefault="00457D7E">
      <w:pPr>
        <w:pStyle w:val="Kommentarer"/>
        <w:rPr>
          <w:lang w:val="en-GB"/>
        </w:rPr>
      </w:pPr>
      <w:r w:rsidRPr="00716AB1">
        <w:rPr>
          <w:rStyle w:val="Kommentarsreferens"/>
          <w:highlight w:val="yellow"/>
        </w:rPr>
        <w:annotationRef/>
      </w:r>
      <w:r w:rsidRPr="00457D7E">
        <w:rPr>
          <w:highlight w:val="yellow"/>
          <w:lang w:val="en-GB"/>
        </w:rPr>
        <w:t>Re-arranged the methods section here to match the order of the results. This also means I can properly introduce the mixed model approach in reference to the MTE equation, which I think nicely brings up the benefits of mixed models.</w:t>
      </w:r>
    </w:p>
  </w:comment>
  <w:comment w:id="413" w:author="Anna Gårdmark" w:date="2020-02-07T08:05:00Z" w:initials="AG">
    <w:p w14:paraId="3B72B703" w14:textId="3E2D94FE" w:rsidR="00455E63" w:rsidRPr="00455E63" w:rsidRDefault="00455E63">
      <w:pPr>
        <w:pStyle w:val="Kommentarer"/>
        <w:rPr>
          <w:lang w:val="en-GB"/>
        </w:rPr>
      </w:pPr>
      <w:r w:rsidRPr="00455E63">
        <w:rPr>
          <w:rStyle w:val="Kommentarsreferens"/>
          <w:highlight w:val="yellow"/>
        </w:rPr>
        <w:annotationRef/>
      </w:r>
      <w:r w:rsidRPr="00455E63">
        <w:rPr>
          <w:highlight w:val="yellow"/>
          <w:lang w:val="en-GB"/>
        </w:rPr>
        <w:t>very good – also the rearrangement of the table!</w:t>
      </w:r>
    </w:p>
  </w:comment>
  <w:comment w:id="441" w:author="Max Lindmark" w:date="2020-02-06T14:26:00Z" w:initials="ML">
    <w:p w14:paraId="4CFD8115" w14:textId="46B1D827" w:rsidR="00457D7E" w:rsidRPr="00457D7E" w:rsidRDefault="00457D7E">
      <w:pPr>
        <w:pStyle w:val="Kommentarer"/>
        <w:rPr>
          <w:lang w:val="en-GB"/>
        </w:rPr>
      </w:pPr>
      <w:r>
        <w:rPr>
          <w:rStyle w:val="Kommentarsreferens"/>
        </w:rPr>
        <w:annotationRef/>
      </w:r>
      <w:r w:rsidRPr="00457D7E">
        <w:rPr>
          <w:lang w:val="en-GB"/>
        </w:rPr>
        <w:t>Added the Isaac reference here. It’s a nice example of taxonomic variation (although not at species level only higher)</w:t>
      </w:r>
    </w:p>
  </w:comment>
  <w:comment w:id="450" w:author="Max Lindmark" w:date="2020-02-06T14:26:00Z" w:initials="ML">
    <w:p w14:paraId="5610B251" w14:textId="5995B6C6" w:rsidR="00457D7E" w:rsidRPr="00457D7E" w:rsidRDefault="00457D7E">
      <w:pPr>
        <w:pStyle w:val="Kommentarer"/>
        <w:rPr>
          <w:lang w:val="en-GB"/>
        </w:rPr>
      </w:pPr>
      <w:r>
        <w:rPr>
          <w:rStyle w:val="Kommentarsreferens"/>
        </w:rPr>
        <w:annotationRef/>
      </w:r>
    </w:p>
  </w:comment>
  <w:comment w:id="451" w:author="Max Lindmark" w:date="2020-02-06T14:27:00Z" w:initials="ML">
    <w:p w14:paraId="5E6004D4" w14:textId="68E762E3" w:rsidR="00457D7E" w:rsidRPr="00457D7E" w:rsidRDefault="00457D7E">
      <w:pPr>
        <w:pStyle w:val="Kommentarer"/>
        <w:rPr>
          <w:lang w:val="en-GB"/>
        </w:rPr>
      </w:pPr>
      <w:r>
        <w:rPr>
          <w:rStyle w:val="Kommentarsreferens"/>
        </w:rPr>
        <w:annotationRef/>
      </w:r>
      <w:r w:rsidRPr="00457D7E">
        <w:rPr>
          <w:lang w:val="en-GB"/>
        </w:rPr>
        <w:t>Since I think this is the place were we first truly describe hierarchical models maybe we should point out also the main benefits.</w:t>
      </w:r>
    </w:p>
  </w:comment>
  <w:comment w:id="458" w:author="Jan Ohlberger" w:date="2020-02-06T12:26:00Z" w:initials="Ca">
    <w:p w14:paraId="65A03E3E" w14:textId="743648CB" w:rsidR="00457D7E" w:rsidRPr="00457D7E" w:rsidRDefault="00457D7E">
      <w:pPr>
        <w:pStyle w:val="Kommentarer"/>
        <w:rPr>
          <w:lang w:val="en-GB"/>
        </w:rPr>
      </w:pPr>
      <w:r>
        <w:rPr>
          <w:rStyle w:val="Kommentarsreferens"/>
        </w:rPr>
        <w:annotationRef/>
      </w:r>
      <w:r w:rsidRPr="00457D7E">
        <w:rPr>
          <w:lang w:val="en-GB"/>
        </w:rPr>
        <w:t>I’d repeat it here</w:t>
      </w:r>
    </w:p>
  </w:comment>
  <w:comment w:id="465" w:author="Jan Ohlberger" w:date="2020-02-06T12:27:00Z" w:initials="Ca">
    <w:p w14:paraId="7463713F" w14:textId="4682A6AD" w:rsidR="00457D7E" w:rsidRPr="00457D7E" w:rsidRDefault="00457D7E">
      <w:pPr>
        <w:pStyle w:val="Kommentarer"/>
        <w:rPr>
          <w:lang w:val="en-GB"/>
        </w:rPr>
      </w:pPr>
      <w:r>
        <w:rPr>
          <w:rStyle w:val="Kommentarsreferens"/>
        </w:rPr>
        <w:annotationRef/>
      </w:r>
      <w:r w:rsidRPr="00457D7E">
        <w:rPr>
          <w:lang w:val="en-GB"/>
        </w:rPr>
        <w:t xml:space="preserve">‘due to’? ‘e.g.’? </w:t>
      </w:r>
    </w:p>
  </w:comment>
  <w:comment w:id="455" w:author="Anna Gårdmark" w:date="2020-02-07T07:40:00Z" w:initials="AG">
    <w:p w14:paraId="31F66F29" w14:textId="51511907" w:rsidR="00001A7F" w:rsidRPr="00001A7F" w:rsidRDefault="00001A7F">
      <w:pPr>
        <w:pStyle w:val="Kommentarer"/>
        <w:rPr>
          <w:lang w:val="en-GB"/>
        </w:rPr>
      </w:pPr>
      <w:r>
        <w:rPr>
          <w:rStyle w:val="Kommentarsreferens"/>
        </w:rPr>
        <w:annotationRef/>
      </w:r>
      <w:r w:rsidRPr="00455E63">
        <w:rPr>
          <w:highlight w:val="yellow"/>
          <w:lang w:val="en-GB"/>
        </w:rPr>
        <w:t>too long sentence, with two ”which” in it so it was unclear which referred to the drawbacks of AFS and which model that had the benefit. Split in two. See suggestion</w:t>
      </w:r>
    </w:p>
  </w:comment>
  <w:comment w:id="468" w:author="Max Lindmark" w:date="2020-02-06T10:15:00Z" w:initials="ML">
    <w:p w14:paraId="0CCA28B0" w14:textId="3C4CF45C" w:rsidR="00457D7E" w:rsidRPr="00457D7E" w:rsidRDefault="00457D7E">
      <w:pPr>
        <w:pStyle w:val="Kommentarer"/>
        <w:rPr>
          <w:lang w:val="en-GB"/>
        </w:rPr>
      </w:pPr>
      <w:r>
        <w:rPr>
          <w:rStyle w:val="Kommentarsreferens"/>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81" w:author="Anna Gårdmark" w:date="2020-02-03T17:35:00Z" w:initials="AG">
    <w:p w14:paraId="498F42AA" w14:textId="77777777" w:rsidR="00F31E5D" w:rsidRPr="00404F83" w:rsidRDefault="00F31E5D">
      <w:pPr>
        <w:pStyle w:val="Kommentarer"/>
        <w:rPr>
          <w:lang w:val="en-GB"/>
        </w:rPr>
      </w:pPr>
      <w:r>
        <w:rPr>
          <w:rStyle w:val="Kommentarsreferens"/>
        </w:rPr>
        <w:annotationRef/>
      </w:r>
      <w:r w:rsidRPr="00404F83">
        <w:rPr>
          <w:lang w:val="en-GB"/>
        </w:rPr>
        <w:t xml:space="preserve">this becomes confusing as the unit of Arrhenius temperature is </w:t>
      </w:r>
      <m:oMath>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eV</m:t>
            </m:r>
          </m:e>
          <m:sup>
            <m:r>
              <m:rPr>
                <m:sty m:val="p"/>
              </m:rPr>
              <w:rPr>
                <w:rFonts w:ascii="Cambria Math" w:eastAsiaTheme="minorEastAsia" w:hAnsi="Cambria Math" w:cstheme="minorHAnsi"/>
                <w:lang w:val="en-GB"/>
              </w:rPr>
              <m:t>-1</m:t>
            </m:r>
          </m:sup>
        </m:sSup>
      </m:oMath>
      <w:r w:rsidRPr="00404F83">
        <w:rPr>
          <w:rFonts w:eastAsiaTheme="minorEastAsia"/>
          <w:bCs/>
          <w:iCs/>
          <w:lang w:val="en-GB"/>
        </w:rPr>
        <w:t xml:space="preserve">. </w:t>
      </w:r>
      <w:r>
        <w:rPr>
          <w:rFonts w:eastAsiaTheme="minorEastAsia"/>
          <w:bCs/>
          <w:iCs/>
          <w:lang w:val="en-GB"/>
        </w:rPr>
        <w:t xml:space="preserve"> You anyway need to define the unit of temperature in eqs 4-5 as degrees Kelvin, so need to reiterate the temperature unit here. Better to give the unit of the Arrhenius temp.</w:t>
      </w:r>
    </w:p>
  </w:comment>
  <w:comment w:id="484" w:author="Max Lindmark" w:date="2020-02-06T10:13:00Z" w:initials="ML">
    <w:p w14:paraId="17FD44FC" w14:textId="77777777" w:rsidR="00F31E5D" w:rsidRPr="00457D7E" w:rsidRDefault="00F31E5D">
      <w:pPr>
        <w:pStyle w:val="Kommentarer"/>
        <w:rPr>
          <w:lang w:val="en-GB"/>
        </w:rPr>
      </w:pPr>
      <w:r>
        <w:rPr>
          <w:rStyle w:val="Kommentarsreferens"/>
        </w:rPr>
        <w:annotationRef/>
      </w:r>
      <w:r w:rsidRPr="00457D7E">
        <w:rPr>
          <w:rStyle w:val="Kommentarsreferens"/>
          <w:lang w:val="en-GB"/>
        </w:rPr>
        <w:t>Isn’t it just the inverse of a temperature multiplied with a constant? So, why is the unit eV and not K? Activation energy is in unit eV</w:t>
      </w:r>
    </w:p>
  </w:comment>
  <w:comment w:id="487" w:author="Jan Ohlberger" w:date="2020-02-06T12:33:00Z" w:initials="Ca">
    <w:p w14:paraId="6A4C2720" w14:textId="77777777" w:rsidR="00F31E5D" w:rsidRPr="00457D7E" w:rsidRDefault="00F31E5D">
      <w:pPr>
        <w:pStyle w:val="Kommentarer"/>
        <w:rPr>
          <w:lang w:val="en-GB"/>
        </w:rPr>
      </w:pPr>
      <w:r>
        <w:rPr>
          <w:rStyle w:val="Kommentarsreferens"/>
        </w:rPr>
        <w:annotationRef/>
      </w:r>
      <w:r w:rsidRPr="00457D7E">
        <w:rPr>
          <w:lang w:val="en-GB"/>
        </w:rPr>
        <w:t>Hadn’t thought about it but agree that Arrhenius temperature should be in unit eV</w:t>
      </w:r>
      <w:r w:rsidRPr="00457D7E">
        <w:rPr>
          <w:rFonts w:cs="Times New Roman (Body CS)"/>
          <w:vertAlign w:val="superscript"/>
          <w:lang w:val="en-GB"/>
        </w:rPr>
        <w:t>-1</w:t>
      </w:r>
      <w:r w:rsidRPr="00457D7E">
        <w:rPr>
          <w:lang w:val="en-GB"/>
        </w:rPr>
        <w:t xml:space="preserve"> or J</w:t>
      </w:r>
      <w:r w:rsidRPr="00457D7E">
        <w:rPr>
          <w:rFonts w:cs="Times New Roman (Body CS)"/>
          <w:vertAlign w:val="superscript"/>
          <w:lang w:val="en-GB"/>
        </w:rPr>
        <w:t>-1</w:t>
      </w:r>
    </w:p>
    <w:p w14:paraId="0685DD95" w14:textId="77777777" w:rsidR="00F31E5D" w:rsidRPr="00457D7E" w:rsidRDefault="00F31E5D">
      <w:pPr>
        <w:pStyle w:val="Kommentarer"/>
        <w:rPr>
          <w:lang w:val="en-GB"/>
        </w:rPr>
      </w:pPr>
    </w:p>
    <w:p w14:paraId="58924045" w14:textId="77777777" w:rsidR="00F31E5D" w:rsidRPr="00457D7E" w:rsidRDefault="00F31E5D">
      <w:pPr>
        <w:pStyle w:val="Kommentarer"/>
        <w:rPr>
          <w:lang w:val="en-GB"/>
        </w:rPr>
      </w:pPr>
      <w:r w:rsidRPr="00457D7E">
        <w:rPr>
          <w:i/>
          <w:lang w:val="en-GB"/>
        </w:rPr>
        <w:t>k</w:t>
      </w:r>
      <w:r w:rsidRPr="00457D7E">
        <w:rPr>
          <w:lang w:val="en-GB"/>
        </w:rPr>
        <w:t xml:space="preserve"> is in eV/K and </w:t>
      </w:r>
      <w:r w:rsidRPr="00457D7E">
        <w:rPr>
          <w:i/>
          <w:lang w:val="en-GB"/>
        </w:rPr>
        <w:t>T</w:t>
      </w:r>
      <w:r w:rsidRPr="00457D7E">
        <w:rPr>
          <w:lang w:val="en-GB"/>
        </w:rPr>
        <w:t xml:space="preserve"> is in K so 1/</w:t>
      </w:r>
      <w:r w:rsidRPr="00457D7E">
        <w:rPr>
          <w:i/>
          <w:lang w:val="en-GB"/>
        </w:rPr>
        <w:t>kT</w:t>
      </w:r>
      <w:r w:rsidRPr="00457D7E">
        <w:rPr>
          <w:lang w:val="en-GB"/>
        </w:rPr>
        <w:t xml:space="preserve"> should be in eV</w:t>
      </w:r>
      <w:r w:rsidRPr="00457D7E">
        <w:rPr>
          <w:rFonts w:cs="Times New Roman (Body CS)"/>
          <w:vertAlign w:val="superscript"/>
          <w:lang w:val="en-GB"/>
        </w:rPr>
        <w:t>-1</w:t>
      </w:r>
    </w:p>
  </w:comment>
  <w:comment w:id="490" w:author="Anna Gårdmark" w:date="2020-02-07T07:41:00Z" w:initials="AG">
    <w:p w14:paraId="7DB8782C" w14:textId="77777777" w:rsidR="00F31E5D" w:rsidRPr="00001A7F" w:rsidRDefault="00F31E5D">
      <w:pPr>
        <w:pStyle w:val="Kommentarer"/>
        <w:rPr>
          <w:lang w:val="en-GB"/>
        </w:rPr>
      </w:pPr>
      <w:r>
        <w:rPr>
          <w:rStyle w:val="Kommentarsreferens"/>
        </w:rPr>
        <w:annotationRef/>
      </w:r>
      <w:r w:rsidRPr="00455E63">
        <w:rPr>
          <w:highlight w:val="yellow"/>
          <w:lang w:val="en-GB"/>
        </w:rPr>
        <w:t>the constant also has a unit Max. So to get the unit of the Arrhenius temperature you multiply the units of 1/k and 1/T. That’s how you get eV</w:t>
      </w:r>
      <w:r w:rsidRPr="00455E63">
        <w:rPr>
          <w:rFonts w:cs="Times New Roman (Body CS)"/>
          <w:highlight w:val="yellow"/>
          <w:vertAlign w:val="superscript"/>
          <w:lang w:val="en-GB"/>
        </w:rPr>
        <w:t>-1</w:t>
      </w:r>
    </w:p>
  </w:comment>
  <w:comment w:id="471" w:author="Anna Gårdmark" w:date="2020-02-03T17:35:00Z" w:initials="AG">
    <w:p w14:paraId="185496A3" w14:textId="0F1C8FA5" w:rsidR="00457D7E" w:rsidRPr="00404F83" w:rsidRDefault="00457D7E">
      <w:pPr>
        <w:pStyle w:val="Kommentarer"/>
        <w:rPr>
          <w:lang w:val="en-GB"/>
        </w:rPr>
      </w:pPr>
      <w:r>
        <w:rPr>
          <w:rStyle w:val="Kommentarsreferens"/>
        </w:rPr>
        <w:annotationRef/>
      </w:r>
      <w:r w:rsidRPr="00404F83">
        <w:rPr>
          <w:lang w:val="en-GB"/>
        </w:rPr>
        <w:t xml:space="preserve">this becomes confusing as the unit of Arrhenius temperature is </w:t>
      </w:r>
      <m:oMath>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eV</m:t>
            </m:r>
          </m:e>
          <m:sup>
            <m:r>
              <m:rPr>
                <m:sty m:val="p"/>
              </m:rPr>
              <w:rPr>
                <w:rFonts w:ascii="Cambria Math" w:eastAsiaTheme="minorEastAsia" w:hAnsi="Cambria Math" w:cstheme="minorHAnsi"/>
                <w:lang w:val="en-GB"/>
              </w:rPr>
              <m:t>-1</m:t>
            </m:r>
          </m:sup>
        </m:sSup>
      </m:oMath>
      <w:r w:rsidRPr="00404F83">
        <w:rPr>
          <w:rFonts w:eastAsiaTheme="minorEastAsia"/>
          <w:bCs/>
          <w:iCs/>
          <w:lang w:val="en-GB"/>
        </w:rPr>
        <w:t xml:space="preserve">. </w:t>
      </w:r>
      <w:r>
        <w:rPr>
          <w:rFonts w:eastAsiaTheme="minorEastAsia"/>
          <w:bCs/>
          <w:iCs/>
          <w:lang w:val="en-GB"/>
        </w:rPr>
        <w:t xml:space="preserve"> You anyway need to define the unit of temperature in eqs 4-5 as degrees Kelvin, so need to reiterate the temperature unit here. Better to give the unit of the Arrhenius temp.</w:t>
      </w:r>
    </w:p>
  </w:comment>
  <w:comment w:id="472" w:author="Max Lindmark" w:date="2020-02-06T10:13:00Z" w:initials="ML">
    <w:p w14:paraId="10B6837D" w14:textId="0D837B65" w:rsidR="00457D7E" w:rsidRPr="00457D7E" w:rsidRDefault="00457D7E">
      <w:pPr>
        <w:pStyle w:val="Kommentarer"/>
        <w:rPr>
          <w:lang w:val="en-GB"/>
        </w:rPr>
      </w:pPr>
      <w:r>
        <w:rPr>
          <w:rStyle w:val="Kommentarsreferens"/>
        </w:rPr>
        <w:annotationRef/>
      </w:r>
      <w:r w:rsidRPr="00457D7E">
        <w:rPr>
          <w:rStyle w:val="Kommentarsreferens"/>
          <w:lang w:val="en-GB"/>
        </w:rPr>
        <w:t>Isn’t it just the inverse of a temperature multiplied with a constant? So, why is the unit eV and not K? Activation energy is in unit eV</w:t>
      </w:r>
    </w:p>
  </w:comment>
  <w:comment w:id="473" w:author="Jan Ohlberger" w:date="2020-02-06T12:33:00Z" w:initials="Ca">
    <w:p w14:paraId="7AAE48D5" w14:textId="1A2F9074" w:rsidR="00457D7E" w:rsidRPr="00457D7E" w:rsidRDefault="00457D7E">
      <w:pPr>
        <w:pStyle w:val="Kommentarer"/>
        <w:rPr>
          <w:lang w:val="en-GB"/>
        </w:rPr>
      </w:pPr>
      <w:r>
        <w:rPr>
          <w:rStyle w:val="Kommentarsreferens"/>
        </w:rPr>
        <w:annotationRef/>
      </w:r>
      <w:r w:rsidRPr="00457D7E">
        <w:rPr>
          <w:lang w:val="en-GB"/>
        </w:rPr>
        <w:t>Hadn’t thought about it but agree that Arrhenius temperature should be in unit eV</w:t>
      </w:r>
      <w:r w:rsidRPr="00457D7E">
        <w:rPr>
          <w:rFonts w:cs="Times New Roman (Body CS)"/>
          <w:vertAlign w:val="superscript"/>
          <w:lang w:val="en-GB"/>
        </w:rPr>
        <w:t>-1</w:t>
      </w:r>
      <w:r w:rsidRPr="00457D7E">
        <w:rPr>
          <w:lang w:val="en-GB"/>
        </w:rPr>
        <w:t xml:space="preserve"> or J</w:t>
      </w:r>
      <w:r w:rsidRPr="00457D7E">
        <w:rPr>
          <w:rFonts w:cs="Times New Roman (Body CS)"/>
          <w:vertAlign w:val="superscript"/>
          <w:lang w:val="en-GB"/>
        </w:rPr>
        <w:t>-1</w:t>
      </w:r>
    </w:p>
    <w:p w14:paraId="7502391D" w14:textId="77777777" w:rsidR="00457D7E" w:rsidRPr="00457D7E" w:rsidRDefault="00457D7E">
      <w:pPr>
        <w:pStyle w:val="Kommentarer"/>
        <w:rPr>
          <w:lang w:val="en-GB"/>
        </w:rPr>
      </w:pPr>
    </w:p>
    <w:p w14:paraId="15B33786" w14:textId="708337D7" w:rsidR="00457D7E" w:rsidRPr="00457D7E" w:rsidRDefault="00457D7E">
      <w:pPr>
        <w:pStyle w:val="Kommentarer"/>
        <w:rPr>
          <w:lang w:val="en-GB"/>
        </w:rPr>
      </w:pPr>
      <w:r w:rsidRPr="00457D7E">
        <w:rPr>
          <w:i/>
          <w:lang w:val="en-GB"/>
        </w:rPr>
        <w:t>k</w:t>
      </w:r>
      <w:r w:rsidRPr="00457D7E">
        <w:rPr>
          <w:lang w:val="en-GB"/>
        </w:rPr>
        <w:t xml:space="preserve"> is in eV/K and </w:t>
      </w:r>
      <w:r w:rsidRPr="00457D7E">
        <w:rPr>
          <w:i/>
          <w:lang w:val="en-GB"/>
        </w:rPr>
        <w:t>T</w:t>
      </w:r>
      <w:r w:rsidRPr="00457D7E">
        <w:rPr>
          <w:lang w:val="en-GB"/>
        </w:rPr>
        <w:t xml:space="preserve"> is in K so 1/</w:t>
      </w:r>
      <w:r w:rsidRPr="00457D7E">
        <w:rPr>
          <w:i/>
          <w:lang w:val="en-GB"/>
        </w:rPr>
        <w:t>kT</w:t>
      </w:r>
      <w:r w:rsidRPr="00457D7E">
        <w:rPr>
          <w:lang w:val="en-GB"/>
        </w:rPr>
        <w:t xml:space="preserve"> should be in eV</w:t>
      </w:r>
      <w:r w:rsidRPr="00457D7E">
        <w:rPr>
          <w:rFonts w:cs="Times New Roman (Body CS)"/>
          <w:vertAlign w:val="superscript"/>
          <w:lang w:val="en-GB"/>
        </w:rPr>
        <w:t>-1</w:t>
      </w:r>
    </w:p>
  </w:comment>
  <w:comment w:id="474" w:author="Anna Gårdmark" w:date="2020-02-07T07:41:00Z" w:initials="AG">
    <w:p w14:paraId="2B0E403E" w14:textId="0B73FA2E" w:rsidR="00001A7F" w:rsidRPr="00001A7F" w:rsidRDefault="00001A7F">
      <w:pPr>
        <w:pStyle w:val="Kommentarer"/>
        <w:rPr>
          <w:lang w:val="en-GB"/>
        </w:rPr>
      </w:pPr>
      <w:r>
        <w:rPr>
          <w:rStyle w:val="Kommentarsreferens"/>
        </w:rPr>
        <w:annotationRef/>
      </w:r>
      <w:r w:rsidRPr="00455E63">
        <w:rPr>
          <w:highlight w:val="yellow"/>
          <w:lang w:val="en-GB"/>
        </w:rPr>
        <w:t>the constant also has a unit Max. So to get the unit of the Arrhenius temperature you multiply the units of 1/k and 1/T. That’s how you get eV</w:t>
      </w:r>
      <w:r w:rsidRPr="00455E63">
        <w:rPr>
          <w:rFonts w:cs="Times New Roman (Body CS)"/>
          <w:highlight w:val="yellow"/>
          <w:vertAlign w:val="superscript"/>
          <w:lang w:val="en-GB"/>
        </w:rPr>
        <w:t>-1</w:t>
      </w:r>
    </w:p>
  </w:comment>
  <w:comment w:id="540" w:author="Anna Gårdmark" w:date="2020-01-21T09:18:00Z" w:initials="AG">
    <w:p w14:paraId="71C87292" w14:textId="6D2ADB37" w:rsidR="00457D7E" w:rsidRPr="001C2C66" w:rsidRDefault="00457D7E">
      <w:pPr>
        <w:pStyle w:val="Kommentarer"/>
        <w:rPr>
          <w:lang w:val="en-GB"/>
        </w:rPr>
      </w:pPr>
      <w:r>
        <w:rPr>
          <w:rStyle w:val="Kommentarsreferens"/>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541" w:author="Max Lindmark" w:date="2020-02-06T10:20:00Z" w:initials="ML">
    <w:p w14:paraId="259C5BDB" w14:textId="77777777" w:rsidR="00457D7E" w:rsidRPr="00457D7E" w:rsidRDefault="00457D7E" w:rsidP="00361B70">
      <w:pPr>
        <w:pStyle w:val="Kommentarer"/>
        <w:rPr>
          <w:lang w:val="en-GB"/>
        </w:rPr>
      </w:pPr>
      <w:r>
        <w:rPr>
          <w:rStyle w:val="Kommentarsreferens"/>
        </w:rPr>
        <w:annotationRef/>
      </w:r>
      <w:r w:rsidRPr="00457D7E">
        <w:rPr>
          <w:lang w:val="en-GB"/>
        </w:rPr>
        <w:t xml:space="preserve">Not sure I follow, </w:t>
      </w:r>
      <w:r>
        <w:rPr>
          <w:rStyle w:val="Kommentarsreferens"/>
        </w:rPr>
        <w:annotationRef/>
      </w:r>
      <w:r w:rsidRPr="00457D7E">
        <w:rPr>
          <w:lang w:val="en-GB"/>
        </w:rPr>
        <w:t xml:space="preserve"> the “full” part refers to the data, not model, as we do not consider alternative model formulations. </w:t>
      </w:r>
    </w:p>
    <w:p w14:paraId="7A7CAD5B" w14:textId="77777777" w:rsidR="00457D7E" w:rsidRPr="00457D7E" w:rsidRDefault="00457D7E" w:rsidP="00361B70">
      <w:pPr>
        <w:pStyle w:val="Kommentarer"/>
        <w:rPr>
          <w:lang w:val="en-GB"/>
        </w:rPr>
      </w:pPr>
    </w:p>
    <w:p w14:paraId="7FCD3A76" w14:textId="1C13833B" w:rsidR="00457D7E" w:rsidRPr="00457D7E" w:rsidRDefault="00457D7E" w:rsidP="00361B70">
      <w:pPr>
        <w:pStyle w:val="Kommentarer"/>
        <w:rPr>
          <w:lang w:val="en-GB"/>
        </w:rPr>
      </w:pPr>
      <w:r w:rsidRPr="00457D7E">
        <w:rPr>
          <w:lang w:val="en-GB"/>
        </w:rPr>
        <w:t>This is the non-hierarchical model.</w:t>
      </w:r>
    </w:p>
  </w:comment>
  <w:comment w:id="542" w:author="Anna Gårdmark" w:date="2020-02-03T20:03:00Z" w:initials="AG">
    <w:p w14:paraId="2E1281A3" w14:textId="497F60D2" w:rsidR="00457D7E" w:rsidRPr="00584B66" w:rsidRDefault="00457D7E">
      <w:pPr>
        <w:pStyle w:val="Kommentarer"/>
        <w:rPr>
          <w:lang w:val="en-GB"/>
        </w:rPr>
      </w:pPr>
      <w:r>
        <w:rPr>
          <w:rStyle w:val="Kommentarsreferens"/>
        </w:rPr>
        <w:annotationRef/>
      </w:r>
      <w:r w:rsidRPr="00584B66">
        <w:rPr>
          <w:lang w:val="en-GB"/>
        </w:rPr>
        <w:t>is this what you mean by the model for the ’full’ data set?</w:t>
      </w:r>
    </w:p>
  </w:comment>
  <w:comment w:id="543" w:author="Max Lindmark" w:date="2020-02-06T10:20:00Z" w:initials="ML">
    <w:p w14:paraId="539C3352" w14:textId="619272F5" w:rsidR="00457D7E" w:rsidRPr="00457D7E" w:rsidRDefault="00457D7E">
      <w:pPr>
        <w:pStyle w:val="Kommentarer"/>
        <w:rPr>
          <w:lang w:val="en-GB"/>
        </w:rPr>
      </w:pPr>
      <w:r w:rsidRPr="00457D7E">
        <w:rPr>
          <w:lang w:val="en-GB"/>
        </w:rPr>
        <w:t xml:space="preserve">Ah now I see, </w:t>
      </w:r>
      <w:r>
        <w:rPr>
          <w:rStyle w:val="Kommentarsreferens"/>
        </w:rPr>
        <w:annotationRef/>
      </w:r>
      <w:r w:rsidRPr="00457D7E">
        <w:rPr>
          <w:lang w:val="en-GB"/>
        </w:rPr>
        <w:t xml:space="preserve"> with full I mean the full temperature-range within species as I thought it was clear from the sentence above that’s by-species, not full as in all species pooled.</w:t>
      </w:r>
    </w:p>
  </w:comment>
  <w:comment w:id="544" w:author="Max Lindmark" w:date="2020-01-14T13:33:00Z" w:initials="ML">
    <w:p w14:paraId="214DBB0F" w14:textId="1F09464A" w:rsidR="00457D7E" w:rsidRPr="002D70E2" w:rsidRDefault="00457D7E">
      <w:pPr>
        <w:pStyle w:val="Kommentarer"/>
        <w:rPr>
          <w:lang w:val="en-GB"/>
        </w:rPr>
      </w:pPr>
      <w:r>
        <w:rPr>
          <w:rStyle w:val="Kommentarsreferens"/>
        </w:rPr>
        <w:annotationRef/>
      </w:r>
      <w:r w:rsidRPr="002D70E2">
        <w:rPr>
          <w:lang w:val="en-GB"/>
        </w:rPr>
        <w:t>This was necessary to fit the models even by species, I don’t actually know why but maybe has something to do with trimming the y-axis to a smaller scale?</w:t>
      </w:r>
    </w:p>
  </w:comment>
  <w:comment w:id="545" w:author="Anna Gårdmark" w:date="2020-01-21T09:20:00Z" w:initials="AG">
    <w:p w14:paraId="44519E1D" w14:textId="7E697D89" w:rsidR="00457D7E" w:rsidRPr="001C2C66" w:rsidRDefault="00457D7E">
      <w:pPr>
        <w:pStyle w:val="Kommentarer"/>
        <w:rPr>
          <w:lang w:val="en-GB"/>
        </w:rPr>
      </w:pPr>
      <w:r>
        <w:rPr>
          <w:rStyle w:val="Kommentarsreferens"/>
        </w:rPr>
        <w:annotationRef/>
      </w:r>
      <w:r w:rsidRPr="001C2C66">
        <w:rPr>
          <w:lang w:val="en-GB"/>
        </w:rPr>
        <w:t>or because your predictor mass was mean-centred?</w:t>
      </w:r>
    </w:p>
  </w:comment>
  <w:comment w:id="546" w:author="Max Lindmark" w:date="2020-01-28T14:03:00Z" w:initials="ML">
    <w:p w14:paraId="239AC5FB" w14:textId="6C5D7F80" w:rsidR="00457D7E" w:rsidRPr="00457D7E" w:rsidRDefault="00457D7E">
      <w:pPr>
        <w:pStyle w:val="Kommentarer"/>
        <w:rPr>
          <w:lang w:val="en-GB"/>
        </w:rPr>
      </w:pPr>
      <w:r>
        <w:rPr>
          <w:rStyle w:val="Kommentarsreferens"/>
        </w:rPr>
        <w:annotationRef/>
      </w:r>
      <w:r w:rsidRPr="00457D7E">
        <w:rPr>
          <w:lang w:val="en-GB"/>
        </w:rPr>
        <w:t xml:space="preserve">No, I mean that when I fit the model with the raw consumption data as the dependent the fits look quite poor. When I divide the consumption (not the predictor variables, which are mean centered in </w:t>
      </w:r>
      <w:r w:rsidRPr="00457D7E">
        <w:rPr>
          <w:u w:val="single"/>
          <w:lang w:val="en-GB"/>
        </w:rPr>
        <w:t>both</w:t>
      </w:r>
      <w:r w:rsidRPr="00457D7E">
        <w:rPr>
          <w:lang w:val="en-GB"/>
        </w:rPr>
        <w:t xml:space="preserve"> cases) by the mean it model fits look ok.</w:t>
      </w:r>
    </w:p>
    <w:p w14:paraId="2C7E65CD" w14:textId="77777777" w:rsidR="00457D7E" w:rsidRPr="00457D7E" w:rsidRDefault="00457D7E">
      <w:pPr>
        <w:pStyle w:val="Kommentarer"/>
        <w:rPr>
          <w:lang w:val="en-GB"/>
        </w:rPr>
      </w:pPr>
    </w:p>
    <w:p w14:paraId="22F75534" w14:textId="18AA65CB" w:rsidR="00457D7E" w:rsidRPr="00457D7E" w:rsidRDefault="00457D7E">
      <w:pPr>
        <w:pStyle w:val="Kommentarer"/>
        <w:rPr>
          <w:lang w:val="en-GB"/>
        </w:rPr>
      </w:pPr>
      <w:r w:rsidRPr="00457D7E">
        <w:rPr>
          <w:lang w:val="en-GB"/>
        </w:rPr>
        <w:t xml:space="preserve">So, the only thing that differs is the scale of the y-axis, which I didn’t think would have such a large effect since we anyway fit it within species. </w:t>
      </w:r>
    </w:p>
  </w:comment>
  <w:comment w:id="552" w:author="Max Lindmark" w:date="2020-02-06T10:23:00Z" w:initials="ML">
    <w:p w14:paraId="73CDD5D9" w14:textId="7EB1BA81" w:rsidR="00457D7E" w:rsidRPr="00457D7E" w:rsidRDefault="00457D7E">
      <w:pPr>
        <w:pStyle w:val="Kommentarer"/>
        <w:rPr>
          <w:lang w:val="en-GB"/>
        </w:rPr>
      </w:pPr>
      <w:r>
        <w:rPr>
          <w:rStyle w:val="Kommentarsreferens"/>
        </w:rPr>
        <w:annotationRef/>
      </w:r>
      <w:r w:rsidRPr="00457D7E">
        <w:rPr>
          <w:lang w:val="en-GB"/>
        </w:rPr>
        <w:t>Maybe this clarification helps Jan? Agree it’s not very visible!</w:t>
      </w:r>
    </w:p>
  </w:comment>
  <w:comment w:id="553" w:author="Jan Ohlberger" w:date="2020-02-06T12:42:00Z" w:initials="Ca">
    <w:p w14:paraId="5B54492C" w14:textId="327D1631" w:rsidR="00457D7E" w:rsidRPr="00457D7E" w:rsidRDefault="00457D7E">
      <w:pPr>
        <w:pStyle w:val="Kommentarer"/>
        <w:rPr>
          <w:lang w:val="en-GB"/>
        </w:rPr>
      </w:pPr>
      <w:r>
        <w:rPr>
          <w:rStyle w:val="Kommentarsreferens"/>
        </w:rPr>
        <w:annotationRef/>
      </w:r>
      <w:r w:rsidRPr="00457D7E">
        <w:rPr>
          <w:lang w:val="en-GB"/>
        </w:rPr>
        <w:t>Not necessary I think. You can see it just fine now, and ultimately depends on typesetting of the journal anyhow…</w:t>
      </w:r>
    </w:p>
  </w:comment>
  <w:comment w:id="560" w:author="Max Lindmark" w:date="2020-02-06T10:04:00Z" w:initials="ML">
    <w:p w14:paraId="64B96B51" w14:textId="77777777" w:rsidR="00457D7E" w:rsidRPr="00457D7E" w:rsidRDefault="00457D7E" w:rsidP="00716AB1">
      <w:pPr>
        <w:pStyle w:val="Kommentarer"/>
        <w:rPr>
          <w:lang w:val="en-GB"/>
        </w:rPr>
      </w:pPr>
      <w:r>
        <w:rPr>
          <w:rStyle w:val="Kommentarsreferens"/>
        </w:rPr>
        <w:annotationRef/>
      </w:r>
      <w:r w:rsidRPr="00457D7E">
        <w:rPr>
          <w:lang w:val="en-GB"/>
        </w:rPr>
        <w:t>Smart idea Jan… haha</w:t>
      </w:r>
    </w:p>
  </w:comment>
  <w:comment w:id="576" w:author="Anna Gårdmark" w:date="2020-02-03T20:07:00Z" w:initials="AG">
    <w:p w14:paraId="27935821" w14:textId="37D800F7" w:rsidR="00457D7E" w:rsidRPr="00584B66" w:rsidRDefault="00457D7E">
      <w:pPr>
        <w:pStyle w:val="Kommentarer"/>
        <w:rPr>
          <w:lang w:val="en-GB"/>
        </w:rPr>
      </w:pPr>
      <w:r>
        <w:rPr>
          <w:rStyle w:val="Kommentarsreferens"/>
        </w:rPr>
        <w:annotationRef/>
      </w:r>
      <w:r w:rsidRPr="00584B66">
        <w:rPr>
          <w:lang w:val="en-GB"/>
        </w:rPr>
        <w:t xml:space="preserve">since Table 1 doesn’t include any references to previous literature for the priors, I suggest you </w:t>
      </w:r>
      <w:r>
        <w:rPr>
          <w:lang w:val="en-GB"/>
        </w:rPr>
        <w:t xml:space="preserve">here instead write as you suggested (at Table 1) that </w:t>
      </w:r>
      <w:r w:rsidRPr="00457D7E">
        <w:rPr>
          <w:lang w:val="en-GB"/>
        </w:rPr>
        <w:t>the means of the prior distributions were broadly centered around average MTE predictions (refs, refs) with extra variability added, and motivate why you added the extra variability.</w:t>
      </w:r>
    </w:p>
  </w:comment>
  <w:comment w:id="577" w:author="Max Lindmark" w:date="2020-02-06T13:12:00Z" w:initials="ML">
    <w:p w14:paraId="247CEA7C" w14:textId="5C16DB08" w:rsidR="00457D7E" w:rsidRPr="00457D7E" w:rsidRDefault="00457D7E">
      <w:pPr>
        <w:pStyle w:val="Kommentarer"/>
        <w:rPr>
          <w:lang w:val="en-GB"/>
        </w:rPr>
      </w:pPr>
      <w:r>
        <w:rPr>
          <w:rStyle w:val="Kommentarsreferens"/>
        </w:rPr>
        <w:annotationRef/>
      </w:r>
      <w:r w:rsidRPr="00457D7E">
        <w:rPr>
          <w:lang w:val="en-GB"/>
        </w:rPr>
        <w:t>Added a sentence</w:t>
      </w:r>
    </w:p>
  </w:comment>
  <w:comment w:id="578" w:author="Max Lindmark" w:date="2020-02-01T10:20:00Z" w:initials="ML">
    <w:p w14:paraId="5C0FE86C" w14:textId="71F9BB17" w:rsidR="00457D7E" w:rsidRPr="00457D7E" w:rsidRDefault="00457D7E">
      <w:pPr>
        <w:pStyle w:val="Kommentarer"/>
        <w:rPr>
          <w:lang w:val="en-GB"/>
        </w:rPr>
      </w:pPr>
      <w:r>
        <w:rPr>
          <w:rStyle w:val="Kommentarsreferens"/>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628" w:author="Max Lindmark" w:date="2020-02-06T14:30:00Z" w:initials="ML">
    <w:p w14:paraId="4BF21092" w14:textId="4157ABF6" w:rsidR="00457D7E" w:rsidRPr="00457D7E" w:rsidRDefault="00457D7E">
      <w:pPr>
        <w:pStyle w:val="Kommentarer"/>
        <w:rPr>
          <w:lang w:val="en-GB"/>
        </w:rPr>
      </w:pPr>
      <w:r w:rsidRPr="008D4E78">
        <w:rPr>
          <w:rStyle w:val="Kommentarsreferens"/>
          <w:highlight w:val="yellow"/>
        </w:rPr>
        <w:annotationRef/>
      </w:r>
      <w:r w:rsidRPr="00457D7E">
        <w:rPr>
          <w:highlight w:val="yellow"/>
          <w:lang w:val="en-GB"/>
        </w:rPr>
        <w:t>Same here, changed the order of models</w:t>
      </w:r>
    </w:p>
  </w:comment>
  <w:comment w:id="641" w:author="Max Lindmark" w:date="2020-01-29T17:43:00Z" w:initials="ML">
    <w:p w14:paraId="07FBC7E8" w14:textId="04CFDFB7" w:rsidR="00457D7E" w:rsidRPr="00457D7E" w:rsidRDefault="00457D7E">
      <w:pPr>
        <w:pStyle w:val="Kommentarer"/>
        <w:rPr>
          <w:lang w:val="en-GB"/>
        </w:rPr>
      </w:pPr>
      <w:r>
        <w:rPr>
          <w:rStyle w:val="Kommentarsreferens"/>
        </w:rPr>
        <w:annotationRef/>
      </w:r>
      <w:r w:rsidRPr="00457D7E">
        <w:rPr>
          <w:lang w:val="en-GB"/>
        </w:rPr>
        <w:t>It was 0.8 before, now it’s 0.77. This isn’t because we now use non-scaled variables (rescaled or non-rescaled temperatures did not change estimates at all except the intercept), but because I discovered a unit-conversion error when I plotted the data on the non-rescaled values.</w:t>
      </w:r>
    </w:p>
    <w:p w14:paraId="28082E80" w14:textId="77777777" w:rsidR="00457D7E" w:rsidRPr="00457D7E" w:rsidRDefault="00457D7E">
      <w:pPr>
        <w:pStyle w:val="Kommentarer"/>
        <w:rPr>
          <w:lang w:val="en-GB"/>
        </w:rPr>
      </w:pPr>
    </w:p>
    <w:p w14:paraId="0D876CEB" w14:textId="58E9A2A9" w:rsidR="00457D7E" w:rsidRPr="00457D7E" w:rsidRDefault="00457D7E">
      <w:pPr>
        <w:pStyle w:val="Kommentarer"/>
        <w:rPr>
          <w:lang w:val="en-GB"/>
        </w:rPr>
      </w:pPr>
      <w:r w:rsidRPr="00457D7E">
        <w:rPr>
          <w:lang w:val="en-GB"/>
        </w:rPr>
        <w:t>There I noticed a really small bodied fish with really high values and checked it out further. The reason I didn’t see that cluster with way to high metabolic rates before was because the body masses of that fish are close to observed max for that species (desert pupfish) (so it looked like a really big fish on the re-scaled-scale, which illustrates why the raw masses are better).</w:t>
      </w:r>
    </w:p>
    <w:p w14:paraId="4624C738" w14:textId="77777777" w:rsidR="00457D7E" w:rsidRPr="00457D7E" w:rsidRDefault="00457D7E">
      <w:pPr>
        <w:pStyle w:val="Kommentarer"/>
        <w:rPr>
          <w:lang w:val="en-GB"/>
        </w:rPr>
      </w:pPr>
    </w:p>
    <w:p w14:paraId="15DF91DB" w14:textId="04E6665E" w:rsidR="00457D7E" w:rsidRPr="00457D7E" w:rsidRDefault="00457D7E">
      <w:pPr>
        <w:pStyle w:val="Kommentarer"/>
        <w:rPr>
          <w:lang w:val="en-GB"/>
        </w:rPr>
      </w:pPr>
      <w:r w:rsidRPr="00457D7E">
        <w:rPr>
          <w:lang w:val="en-GB"/>
        </w:rPr>
        <w:t>I will go through all data really thoroughly after the thesis, so this won’t happen again…</w:t>
      </w:r>
    </w:p>
  </w:comment>
  <w:comment w:id="765" w:author="Jan Ohlberger" w:date="2020-01-21T14:07:00Z" w:initials="Ca">
    <w:p w14:paraId="03B53C1D" w14:textId="77777777" w:rsidR="00457D7E" w:rsidRPr="002D70E2" w:rsidRDefault="00457D7E" w:rsidP="00F85DA2">
      <w:pPr>
        <w:pStyle w:val="Kommentarer"/>
        <w:rPr>
          <w:lang w:val="en-GB"/>
        </w:rPr>
      </w:pPr>
      <w:r>
        <w:rPr>
          <w:rStyle w:val="Kommentarsreferens"/>
        </w:rPr>
        <w:annotationRef/>
      </w:r>
      <w:r w:rsidRPr="002D70E2">
        <w:rPr>
          <w:lang w:val="en-GB"/>
        </w:rPr>
        <w:t>Maybe better in the discussion…</w:t>
      </w:r>
    </w:p>
  </w:comment>
  <w:comment w:id="766" w:author="Max Lindmark" w:date="2020-01-28T15:33:00Z" w:initials="ML">
    <w:p w14:paraId="5ACFCA4C" w14:textId="021245C5" w:rsidR="00457D7E" w:rsidRPr="00457D7E" w:rsidRDefault="00457D7E" w:rsidP="00F85DA2">
      <w:pPr>
        <w:pStyle w:val="Kommentarer"/>
        <w:rPr>
          <w:lang w:val="en-GB"/>
        </w:rPr>
      </w:pPr>
      <w:r>
        <w:rPr>
          <w:rStyle w:val="Kommentarsreferens"/>
        </w:rPr>
        <w:annotationRef/>
      </w:r>
      <w:r w:rsidRPr="00457D7E">
        <w:rPr>
          <w:lang w:val="en-GB"/>
        </w:rPr>
        <w:t>I’ve been trying to sneak in borderline discussion-sentences here in case I couldn’t fit them in the discussion (because we already have too much to discuss in this wide-spanning ms…). If you think it’s too much of a discussion, I can remove it!</w:t>
      </w:r>
    </w:p>
  </w:comment>
  <w:comment w:id="777" w:author="Jan Ohlberger" w:date="2020-02-06T12:45:00Z" w:initials="Ca">
    <w:p w14:paraId="639B754C" w14:textId="492BBA9B" w:rsidR="00457D7E" w:rsidRPr="00457D7E" w:rsidRDefault="00457D7E">
      <w:pPr>
        <w:pStyle w:val="Kommentarer"/>
        <w:rPr>
          <w:lang w:val="en-GB"/>
        </w:rPr>
      </w:pPr>
      <w:r>
        <w:rPr>
          <w:rStyle w:val="Kommentarsreferens"/>
        </w:rPr>
        <w:annotationRef/>
      </w:r>
      <w:r w:rsidRPr="00457D7E">
        <w:rPr>
          <w:lang w:val="en-GB"/>
        </w:rPr>
        <w:t>Just to clarify… otherwise one might misinterpret it as ‘values lower than -0.65 are predicted by the MTE’</w:t>
      </w:r>
    </w:p>
  </w:comment>
  <w:comment w:id="793" w:author="Max Lindmark" w:date="2020-02-06T10:41:00Z" w:initials="ML">
    <w:p w14:paraId="1BF33A6F" w14:textId="550C72B2" w:rsidR="00457D7E" w:rsidRPr="00457D7E" w:rsidRDefault="00457D7E">
      <w:pPr>
        <w:pStyle w:val="Kommentarer"/>
        <w:rPr>
          <w:lang w:val="en-GB"/>
        </w:rPr>
      </w:pPr>
      <w:r>
        <w:rPr>
          <w:rStyle w:val="Kommentarsreferens"/>
        </w:rPr>
        <w:annotationRef/>
      </w:r>
      <w:r w:rsidRPr="00457D7E">
        <w:rPr>
          <w:lang w:val="en-GB"/>
        </w:rPr>
        <w:t>Clearer now Jan?</w:t>
      </w:r>
    </w:p>
  </w:comment>
  <w:comment w:id="794" w:author="Jan Ohlberger" w:date="2020-02-06T12:47:00Z" w:initials="Ca">
    <w:p w14:paraId="0CD33E25" w14:textId="2B0EF43F" w:rsidR="00457D7E" w:rsidRPr="00457D7E" w:rsidRDefault="00457D7E">
      <w:pPr>
        <w:pStyle w:val="Kommentarer"/>
        <w:rPr>
          <w:lang w:val="en-GB"/>
        </w:rPr>
      </w:pPr>
      <w:r>
        <w:rPr>
          <w:rStyle w:val="Kommentarsreferens"/>
        </w:rPr>
        <w:annotationRef/>
      </w:r>
      <w:r w:rsidRPr="00457D7E">
        <w:rPr>
          <w:lang w:val="en-GB"/>
        </w:rPr>
        <w:t>yes</w:t>
      </w:r>
    </w:p>
  </w:comment>
  <w:comment w:id="802" w:author="Jan Ohlberger" w:date="2020-01-21T14:57:00Z" w:initials="Ca">
    <w:p w14:paraId="14C41261" w14:textId="77777777" w:rsidR="00457D7E" w:rsidRPr="002D70E2" w:rsidRDefault="00457D7E">
      <w:pPr>
        <w:pStyle w:val="Kommentarer"/>
        <w:rPr>
          <w:lang w:val="en-GB"/>
        </w:rPr>
      </w:pPr>
      <w:r>
        <w:rPr>
          <w:rStyle w:val="Kommentarsreferens"/>
        </w:rPr>
        <w:annotationRef/>
      </w:r>
      <w:r w:rsidRPr="002D70E2">
        <w:rPr>
          <w:lang w:val="en-GB"/>
        </w:rPr>
        <w:t>Those are rather extreme values, esp. the highest and lowest values.</w:t>
      </w:r>
    </w:p>
    <w:p w14:paraId="3D8CEC3A" w14:textId="77777777" w:rsidR="00457D7E" w:rsidRPr="002D70E2" w:rsidRDefault="00457D7E">
      <w:pPr>
        <w:pStyle w:val="Kommentarer"/>
        <w:rPr>
          <w:lang w:val="en-GB"/>
        </w:rPr>
      </w:pPr>
    </w:p>
    <w:p w14:paraId="6653FE73" w14:textId="0A209DBF" w:rsidR="00457D7E" w:rsidRPr="002D70E2" w:rsidRDefault="00457D7E">
      <w:pPr>
        <w:pStyle w:val="Kommentarer"/>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457D7E" w:rsidRPr="002D70E2" w:rsidRDefault="00457D7E">
      <w:pPr>
        <w:pStyle w:val="Kommentarer"/>
        <w:rPr>
          <w:lang w:val="en-GB"/>
        </w:rPr>
      </w:pPr>
    </w:p>
    <w:p w14:paraId="0FEAD394" w14:textId="58BEC5A8" w:rsidR="00457D7E" w:rsidRPr="002D70E2" w:rsidRDefault="00457D7E">
      <w:pPr>
        <w:pStyle w:val="Kommentarer"/>
        <w:rPr>
          <w:lang w:val="en-GB"/>
        </w:rPr>
      </w:pPr>
      <w:r w:rsidRPr="002D70E2">
        <w:rPr>
          <w:lang w:val="en-GB"/>
        </w:rPr>
        <w:t>The negative value for brown trout is also questionable. Optimum for consumption should be higher than mean experienced temperature.</w:t>
      </w:r>
    </w:p>
    <w:p w14:paraId="21B997A2" w14:textId="2B0D32B9" w:rsidR="00457D7E" w:rsidRPr="002D70E2" w:rsidRDefault="00457D7E">
      <w:pPr>
        <w:pStyle w:val="Kommentarer"/>
        <w:rPr>
          <w:lang w:val="en-GB"/>
        </w:rPr>
      </w:pPr>
    </w:p>
    <w:p w14:paraId="08A228F7" w14:textId="601A6767" w:rsidR="00457D7E" w:rsidRPr="002D70E2" w:rsidRDefault="00457D7E">
      <w:pPr>
        <w:pStyle w:val="Kommentarer"/>
        <w:rPr>
          <w:lang w:val="en-GB"/>
        </w:rPr>
      </w:pPr>
      <w:r w:rsidRPr="002D70E2">
        <w:rPr>
          <w:lang w:val="en-GB"/>
        </w:rPr>
        <w:t>The overall mean of 6°C, on the other hand, seems reasonable.</w:t>
      </w:r>
    </w:p>
    <w:p w14:paraId="19AF2500" w14:textId="65C98CB9" w:rsidR="00457D7E" w:rsidRPr="002D70E2" w:rsidRDefault="00457D7E">
      <w:pPr>
        <w:pStyle w:val="Kommentarer"/>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457D7E" w:rsidRPr="002D70E2" w:rsidRDefault="00457D7E">
      <w:pPr>
        <w:pStyle w:val="Kommentarer"/>
        <w:rPr>
          <w:lang w:val="en-GB"/>
        </w:rPr>
      </w:pPr>
    </w:p>
    <w:p w14:paraId="32692339" w14:textId="77C0DC03" w:rsidR="00457D7E" w:rsidRPr="002D70E2" w:rsidRDefault="00457D7E">
      <w:pPr>
        <w:pStyle w:val="Kommentarer"/>
        <w:rPr>
          <w:lang w:val="en-GB"/>
        </w:rPr>
      </w:pPr>
      <w:r w:rsidRPr="002D70E2">
        <w:rPr>
          <w:lang w:val="en-GB"/>
        </w:rPr>
        <w:t>I know this seems very picky - but somehow these are extreme enough to warrant further scrutiny in my view</w:t>
      </w:r>
    </w:p>
  </w:comment>
  <w:comment w:id="803" w:author="Max Lindmark" w:date="2020-01-28T15:25:00Z" w:initials="ML">
    <w:p w14:paraId="18CB7814" w14:textId="77777777" w:rsidR="00457D7E" w:rsidRPr="00457D7E" w:rsidRDefault="00457D7E">
      <w:pPr>
        <w:pStyle w:val="Kommentarer"/>
        <w:rPr>
          <w:lang w:val="en-GB"/>
        </w:rPr>
      </w:pPr>
      <w:r>
        <w:rPr>
          <w:rStyle w:val="Kommentarsreferens"/>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457D7E" w:rsidRPr="00457D7E" w:rsidRDefault="00457D7E">
      <w:pPr>
        <w:pStyle w:val="Kommentarer"/>
        <w:rPr>
          <w:lang w:val="en-GB"/>
        </w:rPr>
      </w:pPr>
    </w:p>
    <w:p w14:paraId="3F9AF4D5" w14:textId="506AAFAA" w:rsidR="00457D7E" w:rsidRPr="00457D7E" w:rsidRDefault="00457D7E">
      <w:pPr>
        <w:pStyle w:val="Kommentarer"/>
        <w:rPr>
          <w:lang w:val="en-GB"/>
        </w:rPr>
      </w:pPr>
      <w:r w:rsidRPr="00457D7E">
        <w:rPr>
          <w:lang w:val="en-GB"/>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457D7E" w:rsidRPr="00457D7E" w:rsidRDefault="00457D7E">
      <w:pPr>
        <w:pStyle w:val="Kommentarer"/>
        <w:rPr>
          <w:lang w:val="en-GB"/>
        </w:rPr>
      </w:pPr>
    </w:p>
    <w:p w14:paraId="09190D46" w14:textId="0DD35202" w:rsidR="00457D7E" w:rsidRPr="00457D7E" w:rsidRDefault="00457D7E">
      <w:pPr>
        <w:pStyle w:val="Kommentarer"/>
        <w:rPr>
          <w:lang w:val="en-GB"/>
        </w:rPr>
      </w:pPr>
      <w:r w:rsidRPr="00457D7E">
        <w:rPr>
          <w:lang w:val="en-GB"/>
        </w:rPr>
        <w:t>Since we only use this metric for a few species now (only growth and consumption), we can probably afford to refine it.</w:t>
      </w:r>
    </w:p>
  </w:comment>
  <w:comment w:id="804" w:author="Max Lindmark" w:date="2020-02-06T10:42:00Z" w:initials="ML">
    <w:p w14:paraId="2E7A1F17" w14:textId="00618321" w:rsidR="00457D7E" w:rsidRPr="00457D7E" w:rsidRDefault="00457D7E">
      <w:pPr>
        <w:pStyle w:val="Kommentarer"/>
        <w:rPr>
          <w:b/>
          <w:bCs/>
          <w:lang w:val="en-GB"/>
        </w:rPr>
      </w:pPr>
      <w:r w:rsidRPr="00457D7E">
        <w:rPr>
          <w:b/>
          <w:bCs/>
          <w:lang w:val="en-GB"/>
        </w:rPr>
        <w:t xml:space="preserve">Jan: </w:t>
      </w:r>
      <w:r w:rsidRPr="004D14D0">
        <w:rPr>
          <w:rStyle w:val="Kommentarsreferens"/>
          <w:b/>
          <w:bCs/>
        </w:rPr>
        <w:annotationRef/>
      </w:r>
      <w:r w:rsidRPr="004D14D0">
        <w:rPr>
          <w:rStyle w:val="Kommentarsreferens"/>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806" w:author="Max Lindmark" w:date="2020-01-31T19:19:00Z" w:initials="ML">
    <w:p w14:paraId="5FA02F3D" w14:textId="7C54B478" w:rsidR="00457D7E" w:rsidRPr="00457D7E" w:rsidRDefault="00457D7E">
      <w:pPr>
        <w:pStyle w:val="Kommentarer"/>
        <w:rPr>
          <w:lang w:val="en-GB"/>
        </w:rPr>
      </w:pPr>
      <w:r>
        <w:rPr>
          <w:rStyle w:val="Kommentarsreferens"/>
        </w:rPr>
        <w:annotationRef/>
      </w:r>
      <w:r w:rsidRPr="00457D7E">
        <w:rPr>
          <w:lang w:val="en-GB"/>
        </w:rPr>
        <w:t>Maybe something for the discussion? Did not really fit in there at first glance but seem important to I hid it here…</w:t>
      </w:r>
    </w:p>
  </w:comment>
  <w:comment w:id="833" w:author="Max Lindmark" w:date="2020-02-06T10:44:00Z" w:initials="ML">
    <w:p w14:paraId="126865DF" w14:textId="24988AE9" w:rsidR="00457D7E" w:rsidRPr="00457D7E" w:rsidRDefault="00457D7E">
      <w:pPr>
        <w:pStyle w:val="Kommentarer"/>
        <w:rPr>
          <w:lang w:val="en-GB"/>
        </w:rPr>
      </w:pPr>
      <w:r>
        <w:rPr>
          <w:rStyle w:val="Kommentarsreferens"/>
        </w:rPr>
        <w:annotationRef/>
      </w:r>
      <w:r w:rsidRPr="00457D7E">
        <w:rPr>
          <w:lang w:val="en-GB"/>
        </w:rPr>
        <w:t>Does this sound better Jan?</w:t>
      </w:r>
    </w:p>
  </w:comment>
  <w:comment w:id="834" w:author="Jan Ohlberger" w:date="2020-02-06T12:50:00Z" w:initials="Ca">
    <w:p w14:paraId="59349AE0" w14:textId="622FC0D5" w:rsidR="00457D7E" w:rsidRPr="00457D7E" w:rsidRDefault="00457D7E">
      <w:pPr>
        <w:pStyle w:val="Kommentarer"/>
        <w:rPr>
          <w:lang w:val="en-GB"/>
        </w:rPr>
      </w:pPr>
      <w:r>
        <w:rPr>
          <w:rStyle w:val="Kommentarsreferens"/>
        </w:rPr>
        <w:annotationRef/>
      </w:r>
      <w:r w:rsidRPr="00457D7E">
        <w:rPr>
          <w:lang w:val="en-GB"/>
        </w:rPr>
        <w:t>Yes, though I wonder if we even need this sentence here…</w:t>
      </w:r>
    </w:p>
  </w:comment>
  <w:comment w:id="863" w:author="Max Lindmark" w:date="2020-02-06T10:44:00Z" w:initials="ML">
    <w:p w14:paraId="7362E8D6" w14:textId="337B637F" w:rsidR="00457D7E" w:rsidRPr="00457D7E" w:rsidRDefault="00457D7E">
      <w:pPr>
        <w:pStyle w:val="Kommentarer"/>
        <w:rPr>
          <w:lang w:val="en-GB"/>
        </w:rPr>
      </w:pPr>
      <w:r w:rsidRPr="00457D7E">
        <w:rPr>
          <w:lang w:val="en-GB"/>
        </w:rPr>
        <w:t xml:space="preserve">Jan, </w:t>
      </w:r>
      <w:r>
        <w:rPr>
          <w:rStyle w:val="Kommentarsreferens"/>
        </w:rPr>
        <w:annotationRef/>
      </w:r>
      <w:r w:rsidRPr="00457D7E">
        <w:rPr>
          <w:lang w:val="en-GB"/>
        </w:rPr>
        <w:t>this is the main argument I chose this one! See also the appendix figure.</w:t>
      </w:r>
    </w:p>
  </w:comment>
  <w:comment w:id="883" w:author="Max Lindmark" w:date="2020-02-06T10:46:00Z" w:initials="ML">
    <w:p w14:paraId="24D3DCE9" w14:textId="4844CFD2" w:rsidR="00457D7E" w:rsidRPr="00457D7E" w:rsidRDefault="00457D7E">
      <w:pPr>
        <w:pStyle w:val="Kommentarer"/>
        <w:rPr>
          <w:b/>
          <w:bCs/>
          <w:lang w:val="en-GB"/>
        </w:rPr>
      </w:pPr>
      <w:r w:rsidRPr="00457D7E">
        <w:rPr>
          <w:b/>
          <w:bCs/>
          <w:lang w:val="en-GB"/>
        </w:rPr>
        <w:t xml:space="preserve">Jan: </w:t>
      </w:r>
      <w:r w:rsidRPr="00BC6DAB">
        <w:rPr>
          <w:rStyle w:val="Kommentarsreferens"/>
          <w:b/>
          <w:bCs/>
        </w:rPr>
        <w:annotationRef/>
      </w:r>
      <w:r w:rsidRPr="00BC6DAB">
        <w:rPr>
          <w:rStyle w:val="Kommentarsreferens"/>
          <w:b/>
          <w:bCs/>
        </w:rPr>
        <w:annotationRef/>
      </w:r>
      <w:r w:rsidRPr="00457D7E">
        <w:rPr>
          <w:b/>
          <w:bCs/>
          <w:lang w:val="en-GB"/>
        </w:rPr>
        <w:t>we should back-transform this to actual metric scale</w:t>
      </w:r>
    </w:p>
  </w:comment>
  <w:comment w:id="884" w:author="Max Lindmark" w:date="2020-02-06T10:46:00Z" w:initials="ML">
    <w:p w14:paraId="12E58D26" w14:textId="50EEB09E" w:rsidR="00457D7E" w:rsidRPr="00457D7E" w:rsidRDefault="00457D7E">
      <w:pPr>
        <w:pStyle w:val="Kommentarer"/>
        <w:rPr>
          <w:lang w:val="en-GB"/>
        </w:rPr>
      </w:pPr>
      <w:r>
        <w:rPr>
          <w:rStyle w:val="Kommentarsreferens"/>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890" w:author="Anna Gårdmark" w:date="2020-02-03T22:27:00Z" w:initials="AG">
    <w:p w14:paraId="071E91EA" w14:textId="4375AA6B" w:rsidR="00457D7E" w:rsidRPr="008A107C" w:rsidRDefault="00457D7E">
      <w:pPr>
        <w:pStyle w:val="Kommentarer"/>
        <w:rPr>
          <w:lang w:val="en-GB"/>
        </w:rPr>
      </w:pPr>
      <w:r>
        <w:rPr>
          <w:rStyle w:val="Kommentarsreferens"/>
        </w:rPr>
        <w:annotationRef/>
      </w:r>
      <w:r w:rsidRPr="008A107C">
        <w:rPr>
          <w:lang w:val="en-GB"/>
        </w:rPr>
        <w:t xml:space="preserve">refer to where (appendix fig?) </w:t>
      </w:r>
      <w:r>
        <w:rPr>
          <w:lang w:val="en-GB"/>
        </w:rPr>
        <w:t>this can be seen</w:t>
      </w:r>
    </w:p>
  </w:comment>
  <w:comment w:id="891" w:author="Max Lindmark" w:date="2020-02-06T10:47:00Z" w:initials="ML">
    <w:p w14:paraId="02153B92" w14:textId="62F93F79" w:rsidR="00457D7E" w:rsidRPr="00457D7E" w:rsidRDefault="00457D7E">
      <w:pPr>
        <w:pStyle w:val="Kommentarer"/>
        <w:rPr>
          <w:lang w:val="en-GB"/>
        </w:rPr>
      </w:pPr>
      <w:r>
        <w:rPr>
          <w:rStyle w:val="Kommentarsreferens"/>
        </w:rPr>
        <w:annotationRef/>
      </w:r>
      <w:r w:rsidRPr="00457D7E">
        <w:rPr>
          <w:lang w:val="en-GB"/>
        </w:rPr>
        <w:t>This is not illustrated in any figure or anything like that, just a result from a calculation of the model output. That’s ok, right? I mean not all test statistics and all that need to be in a table or fig!</w:t>
      </w:r>
    </w:p>
  </w:comment>
  <w:comment w:id="892" w:author="Anna Gårdmark" w:date="2020-02-07T07:45:00Z" w:initials="AG">
    <w:p w14:paraId="79498F25" w14:textId="39383173" w:rsidR="00001A7F" w:rsidRPr="00001A7F" w:rsidRDefault="00001A7F">
      <w:pPr>
        <w:pStyle w:val="Kommentarer"/>
        <w:rPr>
          <w:lang w:val="en-GB"/>
        </w:rPr>
      </w:pPr>
      <w:r>
        <w:rPr>
          <w:rStyle w:val="Kommentarsreferens"/>
        </w:rPr>
        <w:annotationRef/>
      </w:r>
      <w:r w:rsidRPr="00D14B05">
        <w:rPr>
          <w:highlight w:val="yellow"/>
          <w:lang w:val="en-GB"/>
        </w:rPr>
        <w:t>not for such an important result that you use for a cocnlusions. it is clear that optimum temperature decreases with body size; I’d say you need that posterior plot in the appendix</w:t>
      </w:r>
      <w:r w:rsidR="00D14B05" w:rsidRPr="00D14B05">
        <w:rPr>
          <w:highlight w:val="yellow"/>
          <w:lang w:val="en-GB"/>
        </w:rPr>
        <w:t xml:space="preserve">.    Reading your new appendix now, can’t you here just refer to figure S11? you have the posteriors for </w:t>
      </w:r>
      <w:r w:rsidR="0098521B">
        <w:rPr>
          <w:highlight w:val="yellow"/>
          <w:lang w:val="en-GB"/>
        </w:rPr>
        <w:t xml:space="preserve">b1 for </w:t>
      </w:r>
      <w:r w:rsidR="00D14B05" w:rsidRPr="00D14B05">
        <w:rPr>
          <w:highlight w:val="yellow"/>
          <w:lang w:val="en-GB"/>
        </w:rPr>
        <w:t>each chain therein</w:t>
      </w:r>
      <w:r w:rsidR="0098521B">
        <w:rPr>
          <w:highlight w:val="yellow"/>
          <w:lang w:val="en-GB"/>
        </w:rPr>
        <w:t xml:space="preserve"> (top left)</w:t>
      </w:r>
      <w:r w:rsidR="00D14B05" w:rsidRPr="00D14B05">
        <w:rPr>
          <w:highlight w:val="yellow"/>
          <w:lang w:val="en-GB"/>
        </w:rPr>
        <w:t>. Seems like a quick and sufficient solution at this stage.</w:t>
      </w:r>
    </w:p>
  </w:comment>
  <w:comment w:id="894" w:author="Max Lindmark" w:date="2020-01-28T14:33:00Z" w:initials="ML">
    <w:p w14:paraId="425E47FE" w14:textId="6893C797" w:rsidR="00457D7E" w:rsidRPr="00457D7E" w:rsidRDefault="00457D7E" w:rsidP="00CA28E0">
      <w:pPr>
        <w:pStyle w:val="Kommentarer"/>
        <w:rPr>
          <w:lang w:val="en-GB"/>
        </w:rPr>
      </w:pPr>
      <w:r>
        <w:rPr>
          <w:rStyle w:val="Kommentarsreferens"/>
        </w:rPr>
        <w:annotationRef/>
      </w:r>
      <w:r w:rsidRPr="00457D7E">
        <w:rPr>
          <w:lang w:val="en-GB"/>
        </w:rPr>
        <w:t>Some confusion here in the last round, because I didn’t put the WAIC for T_opt in any table. They are just two so I thought I could just put them in a text and keep the WAIC table to the log-linear models to make it clearer. I stick with that approach here, so don’t look for these values anywhere else :)</w:t>
      </w:r>
    </w:p>
  </w:comment>
  <w:comment w:id="895" w:author="Max Lindmark" w:date="2020-02-06T10:48:00Z" w:initials="ML">
    <w:p w14:paraId="5192D4B4" w14:textId="7C37EBEA" w:rsidR="00457D7E" w:rsidRPr="00457D7E" w:rsidRDefault="00457D7E">
      <w:pPr>
        <w:pStyle w:val="Kommentarer"/>
        <w:rPr>
          <w:b/>
          <w:bCs/>
          <w:lang w:val="en-GB"/>
        </w:rPr>
      </w:pPr>
      <w:r w:rsidRPr="00EA3584">
        <w:rPr>
          <w:rStyle w:val="Kommentarsreferens"/>
          <w:b/>
          <w:bCs/>
        </w:rPr>
        <w:annotationRef/>
      </w:r>
      <w:r w:rsidRPr="00457D7E">
        <w:rPr>
          <w:b/>
          <w:bCs/>
          <w:lang w:val="en-GB"/>
        </w:rPr>
        <w:t xml:space="preserve">Jan: </w:t>
      </w:r>
      <w:r w:rsidRPr="00EA3584">
        <w:rPr>
          <w:rStyle w:val="Kommentarsreferens"/>
          <w:b/>
          <w:bCs/>
        </w:rPr>
        <w:annotationRef/>
      </w:r>
      <w:r w:rsidRPr="00457D7E">
        <w:rPr>
          <w:b/>
          <w:bCs/>
          <w:lang w:val="en-GB"/>
        </w:rPr>
        <w:t>Ok, makes sense, though I wonder if that needs to be emphasized, that it’s not shown in the table I mean</w:t>
      </w:r>
    </w:p>
  </w:comment>
  <w:comment w:id="899" w:author="Anna Gårdmark" w:date="2020-02-07T07:47:00Z" w:initials="AG">
    <w:p w14:paraId="50A71D41" w14:textId="2E9A9342" w:rsidR="00001A7F" w:rsidRPr="0098521B" w:rsidRDefault="00001A7F">
      <w:pPr>
        <w:pStyle w:val="Kommentarer"/>
        <w:rPr>
          <w:lang w:val="en-GB"/>
        </w:rPr>
      </w:pPr>
      <w:r>
        <w:rPr>
          <w:rStyle w:val="Kommentarsreferens"/>
        </w:rPr>
        <w:annotationRef/>
      </w:r>
      <w:r w:rsidRPr="0098521B">
        <w:rPr>
          <w:highlight w:val="yellow"/>
          <w:lang w:val="en-GB"/>
        </w:rPr>
        <w:t>not needed!</w:t>
      </w:r>
    </w:p>
  </w:comment>
  <w:comment w:id="932" w:author="Max Lindmark" w:date="2020-01-29T19:50:00Z" w:initials="ML">
    <w:p w14:paraId="12DD45A9" w14:textId="77777777" w:rsidR="00457D7E" w:rsidRPr="00457D7E" w:rsidRDefault="00457D7E">
      <w:pPr>
        <w:pStyle w:val="Kommentarer"/>
        <w:rPr>
          <w:rStyle w:val="Kommentarsreferens"/>
          <w:lang w:val="en-GB"/>
        </w:rPr>
      </w:pPr>
      <w:r>
        <w:rPr>
          <w:rStyle w:val="Kommentarsreferens"/>
        </w:rPr>
        <w:annotationRef/>
      </w:r>
      <w:r w:rsidRPr="00457D7E">
        <w:rPr>
          <w:rStyle w:val="Kommentarsreferens"/>
          <w:lang w:val="en-GB"/>
        </w:rPr>
        <w:t xml:space="preserve">Later I can add transparent/dashed/narrow lines corresponding to predictions by species… that would maybe visualize better that we account for the clusters. </w:t>
      </w:r>
    </w:p>
    <w:p w14:paraId="42A2E24A" w14:textId="77777777" w:rsidR="00457D7E" w:rsidRPr="00457D7E" w:rsidRDefault="00457D7E">
      <w:pPr>
        <w:pStyle w:val="Kommentarer"/>
        <w:rPr>
          <w:rStyle w:val="Kommentarsreferens"/>
          <w:lang w:val="en-GB"/>
        </w:rPr>
      </w:pPr>
    </w:p>
    <w:p w14:paraId="4CBF0665" w14:textId="1D94F896" w:rsidR="00457D7E" w:rsidRPr="00457D7E" w:rsidRDefault="00457D7E">
      <w:pPr>
        <w:pStyle w:val="Kommentarer"/>
        <w:rPr>
          <w:lang w:val="en-GB"/>
        </w:rPr>
      </w:pPr>
      <w:r w:rsidRPr="00457D7E">
        <w:rPr>
          <w:rStyle w:val="Kommentarsreferens"/>
          <w:lang w:val="en-GB"/>
        </w:rPr>
        <w:t>We could also remove the hot and cold predictions, I think they are best for illustration when we have strong interactions, which we don’t. Then we can color the global prediction with something more neutral, to not make it too confusing with the color-coded data points…</w:t>
      </w:r>
    </w:p>
  </w:comment>
  <w:comment w:id="935" w:author="Anna Gårdmark" w:date="2020-02-04T08:44:00Z" w:initials="AG">
    <w:p w14:paraId="47BBDAEA" w14:textId="54A96A5A" w:rsidR="00457D7E" w:rsidRPr="00BD7D6F" w:rsidRDefault="00457D7E">
      <w:pPr>
        <w:pStyle w:val="Kommentarer"/>
        <w:rPr>
          <w:lang w:val="en-GB"/>
        </w:rPr>
      </w:pPr>
      <w:r>
        <w:rPr>
          <w:rStyle w:val="Kommentarsreferens"/>
        </w:rPr>
        <w:annotationRef/>
      </w:r>
      <w:r w:rsidRPr="00BD7D6F">
        <w:rPr>
          <w:lang w:val="en-GB"/>
        </w:rPr>
        <w:t xml:space="preserve">what do you mean by </w:t>
      </w:r>
      <w:r>
        <w:rPr>
          <w:lang w:val="en-GB"/>
        </w:rPr>
        <w:t>“</w:t>
      </w:r>
      <w:r w:rsidRPr="00BD7D6F">
        <w:rPr>
          <w:lang w:val="en-GB"/>
        </w:rPr>
        <w:t>m</w:t>
      </w:r>
      <w:r>
        <w:rPr>
          <w:lang w:val="en-GB"/>
        </w:rPr>
        <w:t>ass ct” in the axis label? Suggest you either explain in legend or remove the ct</w:t>
      </w:r>
    </w:p>
  </w:comment>
  <w:comment w:id="936" w:author="Max Lindmark" w:date="2020-02-06T11:01:00Z" w:initials="ML">
    <w:p w14:paraId="7362B8B8" w14:textId="480EAAB1" w:rsidR="00457D7E" w:rsidRPr="00457D7E" w:rsidRDefault="00457D7E">
      <w:pPr>
        <w:pStyle w:val="Kommentarer"/>
        <w:rPr>
          <w:lang w:val="en-GB"/>
        </w:rPr>
      </w:pPr>
      <w:r>
        <w:rPr>
          <w:rStyle w:val="Kommentarsreferens"/>
        </w:rPr>
        <w:annotationRef/>
      </w:r>
      <w:r w:rsidRPr="00457D7E">
        <w:rPr>
          <w:lang w:val="en-GB"/>
        </w:rPr>
        <w:t>it’s for centered, added that to text. I could also spell out ln(centered mass), else the numbers look strange!</w:t>
      </w:r>
    </w:p>
  </w:comment>
  <w:comment w:id="937" w:author="Anna Gårdmark" w:date="2020-02-07T07:48:00Z" w:initials="AG">
    <w:p w14:paraId="1317250B" w14:textId="0939A55D" w:rsidR="00001A7F" w:rsidRPr="0098521B" w:rsidRDefault="00001A7F">
      <w:pPr>
        <w:pStyle w:val="Kommentarer"/>
        <w:rPr>
          <w:lang w:val="en-GB"/>
        </w:rPr>
      </w:pPr>
      <w:r>
        <w:rPr>
          <w:rStyle w:val="Kommentarsreferens"/>
        </w:rPr>
        <w:annotationRef/>
      </w:r>
      <w:r w:rsidRPr="0098521B">
        <w:rPr>
          <w:highlight w:val="yellow"/>
          <w:lang w:val="en-GB"/>
        </w:rPr>
        <w:t>fine now</w:t>
      </w:r>
    </w:p>
  </w:comment>
  <w:comment w:id="943" w:author="Max Lindmark" w:date="2020-01-29T18:18:00Z" w:initials="ML">
    <w:p w14:paraId="5740D507" w14:textId="6BAE5D19" w:rsidR="00457D7E" w:rsidRPr="00457D7E" w:rsidRDefault="00457D7E" w:rsidP="0000025A">
      <w:pPr>
        <w:pStyle w:val="Kommentarer"/>
        <w:rPr>
          <w:lang w:val="en-GB"/>
        </w:rPr>
      </w:pPr>
      <w:r>
        <w:rPr>
          <w:rStyle w:val="Kommentarsreferens"/>
        </w:rPr>
        <w:annotationRef/>
      </w:r>
      <w:r w:rsidRPr="00457D7E">
        <w:rPr>
          <w:lang w:val="en-GB"/>
        </w:rPr>
        <w:t>The reason I had odd temperatures for predictions before was that they looked nice on Arrhenius scale (-1 and 0). Now I instead choose the C-values and odd/specific Arrhenius temperatures instead.</w:t>
      </w:r>
    </w:p>
  </w:comment>
  <w:comment w:id="958" w:author="Max Lindmark" w:date="2020-02-06T11:05:00Z" w:initials="ML">
    <w:p w14:paraId="62040C99" w14:textId="69623746" w:rsidR="00457D7E" w:rsidRPr="00457D7E" w:rsidRDefault="00457D7E">
      <w:pPr>
        <w:pStyle w:val="Kommentarer"/>
        <w:rPr>
          <w:lang w:val="en-GB"/>
        </w:rPr>
      </w:pPr>
      <w:r>
        <w:rPr>
          <w:rStyle w:val="Kommentarsreferens"/>
        </w:rPr>
        <w:annotationRef/>
      </w:r>
      <w:r w:rsidRPr="00457D7E">
        <w:rPr>
          <w:lang w:val="en-GB"/>
        </w:rPr>
        <w:t>I’ll stick to this spelling as I’ve used it most elsewhere, can change depending on US/UK journal later!</w:t>
      </w:r>
    </w:p>
  </w:comment>
  <w:comment w:id="969" w:author="Max Lindmark" w:date="2020-01-29T19:18:00Z" w:initials="ML">
    <w:p w14:paraId="35D7C907" w14:textId="37322D8B" w:rsidR="00457D7E" w:rsidRPr="00457D7E" w:rsidRDefault="00457D7E">
      <w:pPr>
        <w:pStyle w:val="Kommentarer"/>
        <w:rPr>
          <w:lang w:val="en-GB"/>
        </w:rPr>
      </w:pPr>
      <w:r>
        <w:rPr>
          <w:rStyle w:val="Kommentarsreferens"/>
        </w:rPr>
        <w:annotationRef/>
      </w:r>
      <w:r w:rsidRPr="00457D7E">
        <w:rPr>
          <w:lang w:val="en-GB"/>
        </w:rPr>
        <w:t>Some species’ mass-coefficients changed here since I rolled back to using non-scaled predictor variables. Seems also more extreme species-predictions came out this time, will look into it in more detail. Wonder what those extremes would be in a non-hierarchical single species model.</w:t>
      </w:r>
    </w:p>
  </w:comment>
  <w:comment w:id="974" w:author="Jan Ohlberger" w:date="2020-01-21T15:41:00Z" w:initials="Ca">
    <w:p w14:paraId="09BC348E" w14:textId="292A9450" w:rsidR="00457D7E" w:rsidRPr="002D70E2" w:rsidRDefault="00457D7E">
      <w:pPr>
        <w:pStyle w:val="Kommentarer"/>
        <w:rPr>
          <w:lang w:val="en-GB"/>
        </w:rPr>
      </w:pPr>
      <w:r>
        <w:rPr>
          <w:rStyle w:val="Kommentarsreferens"/>
        </w:rPr>
        <w:annotationRef/>
      </w:r>
      <w:r w:rsidRPr="002D70E2">
        <w:rPr>
          <w:lang w:val="en-GB"/>
        </w:rPr>
        <w:t>See comment above – if we keep it for metabolism we need to clearly state that we refer to the temperature at which the respective rate is at its maximum (in the intro or methods)</w:t>
      </w:r>
    </w:p>
  </w:comment>
  <w:comment w:id="975" w:author="Max Lindmark" w:date="2020-01-31T11:45:00Z" w:initials="ML">
    <w:p w14:paraId="1B0A0025" w14:textId="663CA1A5" w:rsidR="00457D7E" w:rsidRPr="00457D7E" w:rsidRDefault="00457D7E">
      <w:pPr>
        <w:pStyle w:val="Kommentarer"/>
        <w:rPr>
          <w:lang w:val="en-GB"/>
        </w:rPr>
      </w:pPr>
      <w:r>
        <w:rPr>
          <w:rStyle w:val="Kommentarsreferens"/>
        </w:rPr>
        <w:annotationRef/>
      </w:r>
      <w:r w:rsidRPr="00457D7E">
        <w:rPr>
          <w:lang w:val="en-GB"/>
        </w:rPr>
        <w:t>Good point. Tried to say that early on now.</w:t>
      </w:r>
    </w:p>
  </w:comment>
  <w:comment w:id="981" w:author="Jan Ohlberger" w:date="2020-01-21T15:43:00Z" w:initials="Ca">
    <w:p w14:paraId="1A238F9A" w14:textId="09E0F2FF" w:rsidR="00457D7E" w:rsidRPr="002D70E2" w:rsidRDefault="00457D7E">
      <w:pPr>
        <w:pStyle w:val="Kommentarer"/>
        <w:rPr>
          <w:lang w:val="en-GB"/>
        </w:rPr>
      </w:pPr>
      <w:r>
        <w:rPr>
          <w:rStyle w:val="Kommentarsreferens"/>
        </w:rPr>
        <w:annotationRef/>
      </w:r>
      <w:r w:rsidRPr="002D70E2">
        <w:rPr>
          <w:lang w:val="en-GB"/>
        </w:rPr>
        <w:t xml:space="preserve">Maybe better? </w:t>
      </w:r>
    </w:p>
  </w:comment>
  <w:comment w:id="982" w:author="Max Lindmark" w:date="2020-01-28T15:58:00Z" w:initials="ML">
    <w:p w14:paraId="50BCCDCC" w14:textId="2E84632D" w:rsidR="00457D7E" w:rsidRPr="00457D7E" w:rsidRDefault="00457D7E">
      <w:pPr>
        <w:pStyle w:val="Kommentarer"/>
        <w:rPr>
          <w:lang w:val="en-GB"/>
        </w:rPr>
      </w:pPr>
      <w:r>
        <w:rPr>
          <w:rStyle w:val="Kommentarsreferens"/>
        </w:rPr>
        <w:annotationRef/>
      </w:r>
      <w:r w:rsidRPr="00457D7E">
        <w:rPr>
          <w:lang w:val="en-GB"/>
        </w:rPr>
        <w:t>Or average?</w:t>
      </w:r>
    </w:p>
  </w:comment>
  <w:comment w:id="983" w:author="Anna Gårdmark" w:date="2020-02-03T15:34:00Z" w:initials="AG">
    <w:p w14:paraId="5DD4C2DF" w14:textId="5A828D45" w:rsidR="00457D7E" w:rsidRPr="00404F83" w:rsidRDefault="00457D7E">
      <w:pPr>
        <w:pStyle w:val="Kommentarer"/>
        <w:rPr>
          <w:lang w:val="en-GB"/>
        </w:rPr>
      </w:pPr>
      <w:r>
        <w:rPr>
          <w:rStyle w:val="Kommentarsreferens"/>
        </w:rPr>
        <w:annotationRef/>
      </w:r>
      <w:r w:rsidRPr="00404F83">
        <w:rPr>
          <w:lang w:val="en-GB"/>
        </w:rPr>
        <w:t>average is better, I think</w:t>
      </w:r>
    </w:p>
  </w:comment>
  <w:comment w:id="984" w:author="Max Lindmark" w:date="2020-02-06T11:11:00Z" w:initials="ML">
    <w:p w14:paraId="70D4CCDD" w14:textId="77777777" w:rsidR="00457D7E" w:rsidRPr="00457D7E" w:rsidRDefault="00457D7E" w:rsidP="00AE4AF5">
      <w:pPr>
        <w:pStyle w:val="Kommentarer"/>
        <w:rPr>
          <w:b/>
          <w:bCs/>
          <w:lang w:val="en-GB"/>
        </w:rPr>
      </w:pPr>
      <w:r w:rsidRPr="00AE4AF5">
        <w:rPr>
          <w:rStyle w:val="Kommentarsreferens"/>
          <w:b/>
          <w:bCs/>
        </w:rPr>
        <w:annotationRef/>
      </w:r>
      <w:r w:rsidRPr="00457D7E">
        <w:rPr>
          <w:b/>
          <w:bCs/>
          <w:lang w:val="en-GB"/>
        </w:rPr>
        <w:t xml:space="preserve">Jan: </w:t>
      </w:r>
      <w:r w:rsidRPr="00AE4AF5">
        <w:rPr>
          <w:rStyle w:val="Kommentarsreferens"/>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457D7E" w:rsidRPr="00457D7E" w:rsidRDefault="00457D7E" w:rsidP="00AE4AF5">
      <w:pPr>
        <w:pStyle w:val="Kommentarer"/>
        <w:rPr>
          <w:b/>
          <w:bCs/>
          <w:lang w:val="en-GB"/>
        </w:rPr>
      </w:pPr>
    </w:p>
    <w:p w14:paraId="396C1A80" w14:textId="77777777" w:rsidR="00457D7E" w:rsidRPr="00457D7E" w:rsidRDefault="00457D7E" w:rsidP="00AE4AF5">
      <w:pPr>
        <w:pStyle w:val="Kommentarer"/>
        <w:rPr>
          <w:b/>
          <w:bCs/>
          <w:lang w:val="en-GB"/>
        </w:rPr>
      </w:pPr>
      <w:r w:rsidRPr="00457D7E">
        <w:rPr>
          <w:b/>
          <w:bCs/>
          <w:lang w:val="en-GB"/>
        </w:rPr>
        <w:t>Most importantly, we should make sure to be consistent…</w:t>
      </w:r>
    </w:p>
    <w:p w14:paraId="5112A399" w14:textId="034185F5" w:rsidR="00457D7E" w:rsidRPr="00457D7E" w:rsidRDefault="00457D7E">
      <w:pPr>
        <w:pStyle w:val="Kommentarer"/>
        <w:rPr>
          <w:b/>
          <w:bCs/>
          <w:lang w:val="en-GB"/>
        </w:rPr>
      </w:pPr>
    </w:p>
  </w:comment>
  <w:comment w:id="985" w:author="Max Lindmark" w:date="2020-02-06T11:11:00Z" w:initials="ML">
    <w:p w14:paraId="2D701D9D" w14:textId="77777777" w:rsidR="00457D7E" w:rsidRPr="00457D7E" w:rsidRDefault="00457D7E">
      <w:pPr>
        <w:pStyle w:val="Kommentarer"/>
        <w:rPr>
          <w:lang w:val="en-GB"/>
        </w:rPr>
      </w:pPr>
      <w:r>
        <w:rPr>
          <w:rStyle w:val="Kommentarsreferens"/>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457D7E" w:rsidRPr="00457D7E" w:rsidRDefault="00457D7E">
      <w:pPr>
        <w:pStyle w:val="Kommentarer"/>
        <w:rPr>
          <w:lang w:val="en-GB"/>
        </w:rPr>
      </w:pPr>
    </w:p>
    <w:p w14:paraId="76F23DB8" w14:textId="267E38A7" w:rsidR="00457D7E" w:rsidRPr="00457D7E" w:rsidRDefault="00457D7E">
      <w:pPr>
        <w:pStyle w:val="Kommentarer"/>
        <w:rPr>
          <w:lang w:val="en-GB"/>
        </w:rPr>
      </w:pPr>
      <w:r w:rsidRPr="00457D7E">
        <w:rPr>
          <w:lang w:val="en-GB"/>
        </w:rPr>
        <w:t>I agree that average isn’t perfect either, because the species doesn’t have to be average for us to make a qualified guess!</w:t>
      </w:r>
    </w:p>
  </w:comment>
  <w:comment w:id="986" w:author="Anna Gårdmark" w:date="2020-02-07T07:48:00Z" w:initials="AG">
    <w:p w14:paraId="4A3ACB85" w14:textId="54318309" w:rsidR="00001A7F" w:rsidRPr="0098521B" w:rsidRDefault="00001A7F">
      <w:pPr>
        <w:pStyle w:val="Kommentarer"/>
        <w:rPr>
          <w:lang w:val="en-GB"/>
        </w:rPr>
      </w:pPr>
      <w:r w:rsidRPr="00001A7F">
        <w:rPr>
          <w:rStyle w:val="Kommentarsreferens"/>
          <w:highlight w:val="yellow"/>
        </w:rPr>
        <w:annotationRef/>
      </w:r>
      <w:r w:rsidRPr="0098521B">
        <w:rPr>
          <w:highlight w:val="yellow"/>
          <w:lang w:val="en-GB"/>
        </w:rPr>
        <w:t>what about ’arbitrary species’</w:t>
      </w:r>
    </w:p>
  </w:comment>
  <w:comment w:id="1047" w:author="Max Lindmark" w:date="2020-01-31T16:35:00Z" w:initials="ML">
    <w:p w14:paraId="166CC7DC" w14:textId="59BE92AA" w:rsidR="00457D7E" w:rsidRPr="00457D7E" w:rsidRDefault="00457D7E">
      <w:pPr>
        <w:pStyle w:val="Kommentarer"/>
        <w:rPr>
          <w:lang w:val="en-GB"/>
        </w:rPr>
      </w:pPr>
      <w:r w:rsidRPr="00457D7E">
        <w:rPr>
          <w:lang w:val="en-GB"/>
        </w:rPr>
        <w:t xml:space="preserve">Just FYI, </w:t>
      </w:r>
      <w:r>
        <w:rPr>
          <w:rStyle w:val="Kommentarsreferens"/>
        </w:rPr>
        <w:annotationRef/>
      </w:r>
      <w:r w:rsidRPr="00457D7E">
        <w:rPr>
          <w:lang w:val="en-GB"/>
        </w:rPr>
        <w:t>since the models are fitted on different data sets with different mean body masses, and they are fitted to mean-centered data, I have to use different mean-centered values when I calculate these curves so that they represent the same body mass in unit g.</w:t>
      </w:r>
    </w:p>
  </w:comment>
  <w:comment w:id="1082" w:author="Max Lindmark" w:date="2020-01-31T11:40:00Z" w:initials="ML">
    <w:p w14:paraId="3FA41E8E" w14:textId="77777777" w:rsidR="00457D7E" w:rsidRPr="00457D7E" w:rsidRDefault="00457D7E">
      <w:pPr>
        <w:pStyle w:val="Kommentarer"/>
        <w:rPr>
          <w:lang w:val="en-GB"/>
        </w:rPr>
      </w:pPr>
      <w:r>
        <w:rPr>
          <w:rStyle w:val="Kommentarsreferens"/>
        </w:rPr>
        <w:annotationRef/>
      </w:r>
      <w:r w:rsidRPr="00457D7E">
        <w:rPr>
          <w:lang w:val="en-GB"/>
        </w:rPr>
        <w:t>I don’t think this matter so much in this case because we look at the temperature where optimum occurs.</w:t>
      </w:r>
    </w:p>
    <w:p w14:paraId="681B65EF" w14:textId="77777777" w:rsidR="00457D7E" w:rsidRPr="00457D7E" w:rsidRDefault="00457D7E">
      <w:pPr>
        <w:pStyle w:val="Kommentarer"/>
        <w:rPr>
          <w:lang w:val="en-GB"/>
        </w:rPr>
      </w:pPr>
    </w:p>
    <w:p w14:paraId="00A045FC" w14:textId="77777777" w:rsidR="00457D7E" w:rsidRPr="00457D7E" w:rsidRDefault="00457D7E">
      <w:pPr>
        <w:pStyle w:val="Kommentarer"/>
        <w:rPr>
          <w:lang w:val="en-GB"/>
        </w:rPr>
      </w:pPr>
      <w:r w:rsidRPr="00457D7E">
        <w:rPr>
          <w:lang w:val="en-GB"/>
        </w:rPr>
        <w:t xml:space="preserve">This normalization is not needed to get lower T_opt for large, and I also plotted without this normalization per size-class. </w:t>
      </w:r>
    </w:p>
    <w:p w14:paraId="443072BC" w14:textId="77777777" w:rsidR="00457D7E" w:rsidRPr="00457D7E" w:rsidRDefault="00457D7E">
      <w:pPr>
        <w:pStyle w:val="Kommentarer"/>
        <w:rPr>
          <w:lang w:val="en-GB"/>
        </w:rPr>
      </w:pPr>
    </w:p>
    <w:p w14:paraId="41133D76" w14:textId="77777777" w:rsidR="00457D7E" w:rsidRPr="00457D7E" w:rsidRDefault="00457D7E">
      <w:pPr>
        <w:pStyle w:val="Kommentarer"/>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457D7E" w:rsidRPr="00457D7E" w:rsidRDefault="00457D7E">
      <w:pPr>
        <w:pStyle w:val="Kommentarer"/>
        <w:rPr>
          <w:lang w:val="en-GB"/>
        </w:rPr>
      </w:pPr>
    </w:p>
    <w:p w14:paraId="15D8F8B8" w14:textId="56B3EF2B" w:rsidR="00457D7E" w:rsidRPr="00457D7E" w:rsidRDefault="00457D7E">
      <w:pPr>
        <w:pStyle w:val="Kommentarer"/>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1105" w:author="Anna Gårdmark" w:date="2020-02-04T09:00:00Z" w:initials="AG">
    <w:p w14:paraId="01176257" w14:textId="77DCA2CD" w:rsidR="00457D7E" w:rsidRPr="002C5859" w:rsidRDefault="00457D7E">
      <w:pPr>
        <w:pStyle w:val="Kommentarer"/>
        <w:rPr>
          <w:lang w:val="en-GB"/>
        </w:rPr>
      </w:pPr>
      <w:r>
        <w:rPr>
          <w:rStyle w:val="Kommentarsreferens"/>
        </w:rPr>
        <w:annotationRef/>
      </w:r>
      <w:r w:rsidRPr="002C5859">
        <w:rPr>
          <w:lang w:val="en-GB"/>
        </w:rPr>
        <w:t xml:space="preserve">it’s not visible in this graph which species are temperate and which are not – but you refer to this fig in the discussion when you </w:t>
      </w:r>
      <w:r>
        <w:rPr>
          <w:lang w:val="en-GB"/>
        </w:rPr>
        <w:t xml:space="preserve">make conclusions about this. A possibility would be to color the species names by biogeographical region. Alternatively, add a sentence to the legend to say the temperature-ranges of env-temperatures that you refer to as polar, temperate, sub-tropical, tropical species. </w:t>
      </w:r>
    </w:p>
  </w:comment>
  <w:comment w:id="1106" w:author="Max Lindmark" w:date="2020-02-06T11:16:00Z" w:initials="ML">
    <w:p w14:paraId="7873562C" w14:textId="281CD47F" w:rsidR="00457D7E" w:rsidRPr="00457D7E" w:rsidRDefault="00457D7E">
      <w:pPr>
        <w:pStyle w:val="Kommentarer"/>
        <w:rPr>
          <w:lang w:val="en-GB"/>
        </w:rPr>
      </w:pPr>
      <w:r>
        <w:rPr>
          <w:rStyle w:val="Kommentarsreferens"/>
        </w:rPr>
        <w:annotationRef/>
      </w:r>
      <w:r w:rsidRPr="00457D7E">
        <w:rPr>
          <w:lang w:val="en-GB"/>
        </w:rPr>
        <w:t xml:space="preserve">Ok, in that case I’d rather tone down the conclusion or talk about it broadly and not as something I find here </w:t>
      </w:r>
      <w:r w:rsidRPr="003A59D4">
        <w:sym w:font="Wingdings" w:char="F04A"/>
      </w:r>
      <w:r w:rsidRPr="00457D7E">
        <w:rPr>
          <w:lang w:val="en-GB"/>
        </w:rPr>
        <w:t xml:space="preserve"> I also feel I’m maxed out on grouping-variables (point types, size, color). </w:t>
      </w:r>
    </w:p>
    <w:p w14:paraId="3B535242" w14:textId="77777777" w:rsidR="00457D7E" w:rsidRPr="00457D7E" w:rsidRDefault="00457D7E">
      <w:pPr>
        <w:pStyle w:val="Kommentarer"/>
        <w:rPr>
          <w:lang w:val="en-GB"/>
        </w:rPr>
      </w:pPr>
    </w:p>
    <w:p w14:paraId="5D057A29" w14:textId="054F7AD8" w:rsidR="00457D7E" w:rsidRPr="00457D7E" w:rsidRDefault="00457D7E" w:rsidP="00686FE3">
      <w:pPr>
        <w:rPr>
          <w:lang w:val="en-GB"/>
        </w:rPr>
      </w:pPr>
      <w:r w:rsidRPr="00457D7E">
        <w:rPr>
          <w:lang w:val="en-GB"/>
        </w:rPr>
        <w:t xml:space="preserve">I could though arrange not by temperature but by biogeography, and the add open curly brackets </w:t>
      </w:r>
      <w:r w:rsidRPr="00457D7E">
        <w:rPr>
          <w:rFonts w:ascii="Times New Roman" w:eastAsia="Times New Roman" w:hAnsi="Times New Roman" w:cs="Times New Roman"/>
          <w:lang w:val="en-GB" w:eastAsia="en-GB"/>
        </w:rPr>
        <w:t xml:space="preserve">{ </w:t>
      </w:r>
      <w:r w:rsidRPr="00457D7E">
        <w:rPr>
          <w:lang w:val="en-GB"/>
        </w:rPr>
        <w:t>on the left-hand side indicating group. Order of species should largely be the same!</w:t>
      </w:r>
    </w:p>
  </w:comment>
  <w:comment w:id="1103" w:author="Max Lindmark" w:date="2020-02-06T11:21:00Z" w:initials="ML">
    <w:p w14:paraId="2D1FC256" w14:textId="2F51E726" w:rsidR="00457D7E" w:rsidRPr="00457D7E" w:rsidRDefault="00457D7E">
      <w:pPr>
        <w:pStyle w:val="Kommentarer"/>
        <w:rPr>
          <w:b/>
          <w:bCs/>
          <w:lang w:val="en-GB"/>
        </w:rPr>
      </w:pPr>
      <w:r w:rsidRPr="00457D7E">
        <w:rPr>
          <w:b/>
          <w:bCs/>
          <w:lang w:val="en-GB"/>
        </w:rPr>
        <w:t xml:space="preserve">Jan: </w:t>
      </w:r>
      <w:r w:rsidRPr="00B56427">
        <w:rPr>
          <w:rStyle w:val="Kommentarsreferens"/>
          <w:b/>
          <w:bCs/>
        </w:rPr>
        <w:annotationRef/>
      </w:r>
      <w:r w:rsidRPr="00457D7E">
        <w:rPr>
          <w:b/>
          <w:bCs/>
          <w:lang w:val="en-GB"/>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1104" w:author="Max Lindmark" w:date="2020-02-06T11:28:00Z" w:initials="ML">
    <w:p w14:paraId="3FA1DF52" w14:textId="3EE78406" w:rsidR="00457D7E" w:rsidRPr="00457D7E" w:rsidRDefault="00457D7E">
      <w:pPr>
        <w:pStyle w:val="Kommentarer"/>
        <w:rPr>
          <w:lang w:val="en-GB"/>
        </w:rPr>
      </w:pPr>
      <w:r>
        <w:rPr>
          <w:rStyle w:val="Kommentarsreferens"/>
        </w:rPr>
        <w:annotationRef/>
      </w:r>
      <w:r w:rsidRPr="00457D7E">
        <w:rPr>
          <w:lang w:val="en-GB"/>
        </w:rPr>
        <w:t>Tried to simplify the message but will see if I can explore different plot layouts! See below.</w:t>
      </w:r>
    </w:p>
  </w:comment>
  <w:comment w:id="1117" w:author="Max Lindmark" w:date="2020-02-06T11:21:00Z" w:initials="ML">
    <w:p w14:paraId="511DAC36" w14:textId="2234481E" w:rsidR="00457D7E" w:rsidRPr="00457D7E" w:rsidRDefault="00457D7E">
      <w:pPr>
        <w:pStyle w:val="Kommentarer"/>
        <w:rPr>
          <w:b/>
          <w:bCs/>
          <w:lang w:val="en-GB"/>
        </w:rPr>
      </w:pPr>
      <w:r w:rsidRPr="007907BC">
        <w:rPr>
          <w:rStyle w:val="Kommentarsreferens"/>
          <w:b/>
          <w:bCs/>
        </w:rPr>
        <w:annotationRef/>
      </w:r>
      <w:r w:rsidRPr="00457D7E">
        <w:rPr>
          <w:b/>
          <w:bCs/>
          <w:lang w:val="en-GB"/>
        </w:rPr>
        <w:t xml:space="preserve">Jan: </w:t>
      </w:r>
      <w:r w:rsidRPr="007907BC">
        <w:rPr>
          <w:rStyle w:val="Kommentarsreferens"/>
          <w:b/>
          <w:bCs/>
        </w:rPr>
        <w:annotationRef/>
      </w:r>
      <w:r w:rsidRPr="00457D7E">
        <w:rPr>
          <w:b/>
          <w:bCs/>
          <w:lang w:val="en-GB"/>
        </w:rPr>
        <w:t>Guess if you want that information here, keep it also above – but do we need it? Makes the figure even busier and unless we talk about the difference and discuss it, we could leave it for the appendix.</w:t>
      </w:r>
    </w:p>
  </w:comment>
  <w:comment w:id="1118" w:author="Max Lindmark" w:date="2020-02-06T11:25:00Z" w:initials="ML">
    <w:p w14:paraId="19815538" w14:textId="43B722D2" w:rsidR="00457D7E" w:rsidRPr="00457D7E" w:rsidRDefault="00457D7E">
      <w:pPr>
        <w:pStyle w:val="Kommentarer"/>
        <w:rPr>
          <w:lang w:val="en-GB"/>
        </w:rPr>
      </w:pPr>
      <w:r>
        <w:rPr>
          <w:rStyle w:val="Kommentarsreferens"/>
        </w:rPr>
        <w:annotationRef/>
      </w:r>
      <w:r w:rsidRPr="00457D7E">
        <w:rPr>
          <w:lang w:val="en-GB"/>
        </w:rPr>
        <w:t>See comment below! For thesis I’ll explore your suggestions only if I have time unfortunately! But I like the idea.</w:t>
      </w:r>
    </w:p>
  </w:comment>
  <w:comment w:id="1122" w:author="Max Lindmark" w:date="2020-02-06T11:20:00Z" w:initials="ML">
    <w:p w14:paraId="567C190F" w14:textId="77777777" w:rsidR="00457D7E" w:rsidRPr="00457D7E" w:rsidRDefault="00457D7E" w:rsidP="003A59D4">
      <w:pPr>
        <w:pStyle w:val="Kommentarer"/>
        <w:rPr>
          <w:b/>
          <w:bCs/>
          <w:lang w:val="en-GB"/>
        </w:rPr>
      </w:pPr>
      <w:r w:rsidRPr="003A59D4">
        <w:rPr>
          <w:rStyle w:val="Kommentarsreferens"/>
          <w:b/>
          <w:bCs/>
        </w:rPr>
        <w:annotationRef/>
      </w:r>
      <w:r w:rsidRPr="00457D7E">
        <w:rPr>
          <w:b/>
          <w:bCs/>
          <w:lang w:val="en-GB"/>
        </w:rPr>
        <w:t xml:space="preserve">Jan: </w:t>
      </w:r>
      <w:r w:rsidRPr="003A59D4">
        <w:rPr>
          <w:rStyle w:val="Kommentarsreferens"/>
          <w:b/>
          <w:bCs/>
        </w:rPr>
        <w:annotationRef/>
      </w:r>
      <w:r w:rsidRPr="00457D7E">
        <w:rPr>
          <w:b/>
          <w:bCs/>
          <w:lang w:val="en-GB"/>
        </w:rPr>
        <w:t>I wonder if it would be better to leave out the number of observations here (again, unless you consider this critical for interpretation) and also just show the mean optimum temperature!?</w:t>
      </w:r>
    </w:p>
    <w:p w14:paraId="71DA425E" w14:textId="77777777" w:rsidR="00457D7E" w:rsidRPr="00457D7E" w:rsidRDefault="00457D7E" w:rsidP="003A59D4">
      <w:pPr>
        <w:pStyle w:val="Kommentarer"/>
        <w:rPr>
          <w:b/>
          <w:bCs/>
          <w:lang w:val="en-GB"/>
        </w:rPr>
      </w:pPr>
    </w:p>
    <w:p w14:paraId="5D30FBE5" w14:textId="77777777" w:rsidR="00457D7E" w:rsidRPr="00457D7E" w:rsidRDefault="00457D7E" w:rsidP="003A59D4">
      <w:pPr>
        <w:pStyle w:val="Kommentarer"/>
        <w:rPr>
          <w:b/>
          <w:bCs/>
          <w:lang w:val="en-GB"/>
        </w:rPr>
      </w:pPr>
      <w:r w:rsidRPr="00457D7E">
        <w:rPr>
          <w:b/>
          <w:bCs/>
          <w:lang w:val="en-GB"/>
        </w:rPr>
        <w:t>Would make this a much cleaner and easier to interpret figure</w:t>
      </w:r>
    </w:p>
    <w:p w14:paraId="279AFF9D" w14:textId="3B3C61D3" w:rsidR="00457D7E" w:rsidRPr="00457D7E" w:rsidRDefault="00457D7E">
      <w:pPr>
        <w:pStyle w:val="Kommentarer"/>
        <w:rPr>
          <w:b/>
          <w:bCs/>
          <w:lang w:val="en-GB"/>
        </w:rPr>
      </w:pPr>
    </w:p>
  </w:comment>
  <w:comment w:id="1123" w:author="Max Lindmark" w:date="2020-02-06T11:22:00Z" w:initials="ML">
    <w:p w14:paraId="0B683017" w14:textId="77777777" w:rsidR="00457D7E" w:rsidRPr="00457D7E" w:rsidRDefault="00457D7E">
      <w:pPr>
        <w:pStyle w:val="Kommentarer"/>
        <w:rPr>
          <w:lang w:val="en-GB"/>
        </w:rPr>
      </w:pPr>
      <w:r>
        <w:rPr>
          <w:rStyle w:val="Kommentarsreferens"/>
        </w:rPr>
        <w:annotationRef/>
      </w:r>
      <w:r w:rsidRPr="00457D7E">
        <w:rPr>
          <w:lang w:val="en-GB"/>
        </w:rPr>
        <w:t>Maybe not critical, I’d say only critical if we show tall the optimum temperatures to illustrate that we have multiple points per species.</w:t>
      </w:r>
    </w:p>
    <w:p w14:paraId="05FF5B78" w14:textId="77777777" w:rsidR="00457D7E" w:rsidRPr="00457D7E" w:rsidRDefault="00457D7E">
      <w:pPr>
        <w:pStyle w:val="Kommentarer"/>
        <w:rPr>
          <w:lang w:val="en-GB"/>
        </w:rPr>
      </w:pPr>
    </w:p>
    <w:p w14:paraId="42915C74" w14:textId="742A1156" w:rsidR="00457D7E" w:rsidRPr="00457D7E" w:rsidRDefault="00457D7E">
      <w:pPr>
        <w:pStyle w:val="Kommentarer"/>
        <w:rPr>
          <w:lang w:val="en-GB"/>
        </w:rPr>
      </w:pPr>
      <w:r w:rsidRPr="00457D7E">
        <w:rPr>
          <w:lang w:val="en-GB"/>
        </w:rPr>
        <w:t>Mean and standard deviations could work! Also for the experimental data.. Then we’d have three lines like environmental temperature. I’ll think about it!</w:t>
      </w:r>
    </w:p>
  </w:comment>
  <w:comment w:id="1133" w:author="Jan Ohlberger" w:date="2020-02-06T12:53:00Z" w:initials="Ca">
    <w:p w14:paraId="5D0588E3" w14:textId="7F51F5F0" w:rsidR="00457D7E" w:rsidRPr="00457D7E" w:rsidRDefault="00457D7E">
      <w:pPr>
        <w:pStyle w:val="Kommentarer"/>
        <w:rPr>
          <w:lang w:val="en-GB"/>
        </w:rPr>
      </w:pPr>
      <w:r>
        <w:rPr>
          <w:rStyle w:val="Kommentarsreferens"/>
        </w:rPr>
        <w:annotationRef/>
      </w:r>
      <w:r w:rsidRPr="00457D7E">
        <w:rPr>
          <w:lang w:val="en-GB"/>
        </w:rPr>
        <w:t xml:space="preserve">This kind of stuff is not critical but can take a lot of time, so I’d say any of these changes can wait until after the thesis and defense </w:t>
      </w:r>
    </w:p>
  </w:comment>
  <w:comment w:id="1135" w:author="Anna Gårdmark" w:date="2020-02-07T08:08:00Z" w:initials="AG">
    <w:p w14:paraId="4FF2D770" w14:textId="72DFF3CC" w:rsidR="00455E63" w:rsidRPr="00455E63" w:rsidRDefault="00455E63">
      <w:pPr>
        <w:pStyle w:val="Kommentarer"/>
        <w:rPr>
          <w:lang w:val="en-GB"/>
        </w:rPr>
      </w:pPr>
      <w:r w:rsidRPr="00455E63">
        <w:rPr>
          <w:rStyle w:val="Kommentarsreferens"/>
          <w:highlight w:val="yellow"/>
        </w:rPr>
        <w:annotationRef/>
      </w:r>
      <w:r w:rsidRPr="00455E63">
        <w:rPr>
          <w:highlight w:val="yellow"/>
          <w:lang w:val="en-GB"/>
        </w:rPr>
        <w:t>didn’t read well. make it a clear list of three things. see suggested revision</w:t>
      </w:r>
    </w:p>
  </w:comment>
  <w:comment w:id="1149" w:author="Max Lindmark" w:date="2020-01-28T19:59:00Z" w:initials="ML">
    <w:p w14:paraId="5EE5D0B0" w14:textId="18144D67" w:rsidR="00457D7E" w:rsidRPr="00457D7E" w:rsidRDefault="00457D7E">
      <w:pPr>
        <w:pStyle w:val="Kommentarer"/>
        <w:rPr>
          <w:lang w:val="en-GB"/>
        </w:rPr>
      </w:pPr>
      <w:r w:rsidRPr="00457D7E">
        <w:rPr>
          <w:lang w:val="en-GB"/>
        </w:rPr>
        <w:t xml:space="preserve">Regarding your question Anna </w:t>
      </w:r>
      <w:r>
        <w:rPr>
          <w:rStyle w:val="Kommentarsreferens"/>
        </w:rPr>
        <w:annotationRef/>
      </w:r>
      <w:r w:rsidRPr="00457D7E">
        <w:rPr>
          <w:lang w:val="en-GB"/>
        </w:rPr>
        <w:t xml:space="preserve">if MTE predicts higher activation energies of growth: </w:t>
      </w:r>
      <w:r>
        <w:rPr>
          <w:rStyle w:val="Kommentarsreferens"/>
        </w:rPr>
        <w:annotationRef/>
      </w:r>
      <w:r w:rsidRPr="00457D7E">
        <w:rPr>
          <w:rStyle w:val="Kommentarsreferens"/>
          <w:lang w:val="en-GB"/>
        </w:rPr>
        <w:t>w</w:t>
      </w:r>
      <w:r w:rsidRPr="00457D7E">
        <w:rPr>
          <w:lang w:val="en-GB"/>
        </w:rPr>
        <w:t>ell, no, but e.g. 95% credible intervals overlap 0.6 so similarly seemed like an ok description! (not identical, but not very different either!)</w:t>
      </w:r>
    </w:p>
  </w:comment>
  <w:comment w:id="1150" w:author="Anna Gårdmark" w:date="2020-02-04T08:48:00Z" w:initials="AG">
    <w:p w14:paraId="2495A2F5" w14:textId="4AD93A43" w:rsidR="00457D7E" w:rsidRPr="00BD7D6F" w:rsidRDefault="00457D7E">
      <w:pPr>
        <w:pStyle w:val="Kommentarer"/>
        <w:rPr>
          <w:lang w:val="en-GB"/>
        </w:rPr>
      </w:pPr>
      <w:r>
        <w:rPr>
          <w:rStyle w:val="Kommentarsreferens"/>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1151" w:author="Max Lindmark" w:date="2020-02-06T11:32:00Z" w:initials="ML">
    <w:p w14:paraId="758C28E2" w14:textId="4AC6BDA2" w:rsidR="00457D7E" w:rsidRPr="00457D7E" w:rsidRDefault="00457D7E">
      <w:pPr>
        <w:pStyle w:val="Kommentarer"/>
        <w:rPr>
          <w:lang w:val="en-GB"/>
        </w:rPr>
      </w:pPr>
      <w:r>
        <w:rPr>
          <w:rStyle w:val="Kommentarsreferens"/>
        </w:rPr>
        <w:annotationRef/>
      </w:r>
      <w:r w:rsidRPr="00457D7E">
        <w:rPr>
          <w:lang w:val="en-GB"/>
        </w:rPr>
        <w:t>I think it’s a good idea as you say to talk about the probabilities, because we can. For later, I thought about maybe analyzing the posterior overlap somehow and given probabilities for the values (of different rates) being the same, and also within the range of MTE prediction rather than just MTE’s midpoint prediction.</w:t>
      </w:r>
    </w:p>
  </w:comment>
  <w:comment w:id="1152" w:author="Anna Gårdmark" w:date="2020-02-07T08:09:00Z" w:initials="AG">
    <w:p w14:paraId="2AC900F7" w14:textId="0FBF6277" w:rsidR="00641ACD" w:rsidRPr="00641ACD" w:rsidRDefault="00641ACD">
      <w:pPr>
        <w:pStyle w:val="Kommentarer"/>
        <w:rPr>
          <w:lang w:val="en-GB"/>
        </w:rPr>
      </w:pPr>
      <w:r w:rsidRPr="00641ACD">
        <w:rPr>
          <w:rStyle w:val="Kommentarsreferens"/>
          <w:highlight w:val="yellow"/>
        </w:rPr>
        <w:annotationRef/>
      </w:r>
      <w:r w:rsidRPr="00641ACD">
        <w:rPr>
          <w:highlight w:val="yellow"/>
          <w:lang w:val="en-GB"/>
        </w:rPr>
        <w:t>so why not add some % credible interval to 0.6 here</w:t>
      </w:r>
      <w:r w:rsidR="00603E09">
        <w:rPr>
          <w:highlight w:val="yellow"/>
          <w:lang w:val="en-GB"/>
        </w:rPr>
        <w:t xml:space="preserve"> (in brackets afterwards)</w:t>
      </w:r>
      <w:r w:rsidRPr="00641ACD">
        <w:rPr>
          <w:highlight w:val="yellow"/>
          <w:lang w:val="en-GB"/>
        </w:rPr>
        <w:t xml:space="preserve"> – to signal the benefit of the BAyesian approach?</w:t>
      </w:r>
    </w:p>
  </w:comment>
  <w:comment w:id="1180" w:author="Anna Gårdmark" w:date="2020-02-04T08:56:00Z" w:initials="AG">
    <w:p w14:paraId="0D13AD99" w14:textId="278CD4EB" w:rsidR="00457D7E" w:rsidRPr="002C5859" w:rsidRDefault="00457D7E">
      <w:pPr>
        <w:pStyle w:val="Kommentarer"/>
        <w:rPr>
          <w:lang w:val="en-GB"/>
        </w:rPr>
      </w:pPr>
      <w:r>
        <w:rPr>
          <w:rStyle w:val="Kommentarsreferens"/>
        </w:rPr>
        <w:annotationRef/>
      </w:r>
      <w:r w:rsidRPr="002C5859">
        <w:rPr>
          <w:lang w:val="en-GB"/>
        </w:rPr>
        <w:t xml:space="preserve">but isn’t it also that you account for the body-mass scaling of temperature effects (i.e. </w:t>
      </w:r>
      <w:r>
        <w:rPr>
          <w:lang w:val="en-GB"/>
        </w:rPr>
        <w:t>the mass-temperature interaction in metabolism?), or do you only mean it generally as long as body mass scaling of C &amp; M aren’t identical ? you actually find both in your model results for below optimum temps, and its good to be specific here as it is one of your main points</w:t>
      </w:r>
    </w:p>
  </w:comment>
  <w:comment w:id="1181" w:author="Max Lindmark" w:date="2020-02-06T11:36:00Z" w:initials="ML">
    <w:p w14:paraId="6A2D3C14" w14:textId="77777777" w:rsidR="00457D7E" w:rsidRPr="00457D7E" w:rsidRDefault="00457D7E">
      <w:pPr>
        <w:pStyle w:val="Kommentarer"/>
        <w:rPr>
          <w:lang w:val="en-GB"/>
        </w:rPr>
      </w:pPr>
      <w:r>
        <w:rPr>
          <w:rStyle w:val="Kommentarsreferens"/>
        </w:rPr>
        <w:annotationRef/>
      </w:r>
      <w:r w:rsidRPr="00457D7E">
        <w:rPr>
          <w:lang w:val="en-GB"/>
        </w:rPr>
        <w:t>Yes, so this touches on the reason I wanted to split it into two papers!</w:t>
      </w:r>
    </w:p>
    <w:p w14:paraId="54D82071" w14:textId="77777777" w:rsidR="00457D7E" w:rsidRPr="00457D7E" w:rsidRDefault="00457D7E">
      <w:pPr>
        <w:pStyle w:val="Kommentarer"/>
        <w:rPr>
          <w:lang w:val="en-GB"/>
        </w:rPr>
      </w:pPr>
    </w:p>
    <w:p w14:paraId="48DC857D" w14:textId="71B86F82" w:rsidR="00457D7E" w:rsidRPr="00457D7E" w:rsidRDefault="00457D7E">
      <w:pPr>
        <w:pStyle w:val="Kommentarer"/>
        <w:rPr>
          <w:lang w:val="en-GB"/>
        </w:rPr>
      </w:pPr>
      <w:r w:rsidRPr="00457D7E">
        <w:rPr>
          <w:lang w:val="en-GB"/>
        </w:rPr>
        <w:t>As I interpret it: We can say we use a special case of a Pütter model when I plot the net energy and rates. If such a model has an optimum over temperature, it will decline with mass, under the condition that the maintenance exponent is larger than consumption (Morita et al 2010).</w:t>
      </w:r>
    </w:p>
    <w:p w14:paraId="64143625" w14:textId="77777777" w:rsidR="00457D7E" w:rsidRPr="00457D7E" w:rsidRDefault="00457D7E">
      <w:pPr>
        <w:pStyle w:val="Kommentarer"/>
        <w:rPr>
          <w:lang w:val="en-GB"/>
        </w:rPr>
      </w:pPr>
    </w:p>
    <w:p w14:paraId="776601BB" w14:textId="24F08D9F" w:rsidR="00457D7E" w:rsidRPr="00457D7E" w:rsidRDefault="00457D7E">
      <w:pPr>
        <w:pStyle w:val="Kommentarer"/>
        <w:rPr>
          <w:lang w:val="en-GB"/>
        </w:rPr>
      </w:pPr>
      <w:r w:rsidRPr="00457D7E">
        <w:rPr>
          <w:lang w:val="en-GB"/>
        </w:rPr>
        <w:t>The new part here is not really coming up with something new that leads to unimodal growth curves. The basic ingredients are already there (the optimum shape due to optimum Cmax and exponential metabolism, and difference in exponents – although here based on data), we just put things together. Importantly, we also verify this with a new data set rather than citing literature that supports this.</w:t>
      </w:r>
    </w:p>
    <w:p w14:paraId="5BF62FF1" w14:textId="77777777" w:rsidR="00457D7E" w:rsidRPr="00457D7E" w:rsidRDefault="00457D7E">
      <w:pPr>
        <w:pStyle w:val="Kommentarer"/>
        <w:rPr>
          <w:lang w:val="en-GB"/>
        </w:rPr>
      </w:pPr>
    </w:p>
    <w:p w14:paraId="1147DE57" w14:textId="77777777" w:rsidR="00457D7E" w:rsidRPr="00457D7E" w:rsidRDefault="00457D7E">
      <w:pPr>
        <w:pStyle w:val="Kommentarer"/>
        <w:rPr>
          <w:lang w:val="en-GB"/>
        </w:rPr>
      </w:pPr>
      <w:r w:rsidRPr="00457D7E">
        <w:rPr>
          <w:lang w:val="en-GB"/>
        </w:rPr>
        <w:t>And, the results from metabolism and consumption show that assuming different exponents is warranted. Otherwise someone might say we only got the prediction of declining T_opt by using the VBGE model with arbitrary exponents of 2/3 and 1 which few believe represent the actual allometry.</w:t>
      </w:r>
    </w:p>
    <w:p w14:paraId="0BA1C896" w14:textId="77777777" w:rsidR="00457D7E" w:rsidRPr="00457D7E" w:rsidRDefault="00457D7E">
      <w:pPr>
        <w:pStyle w:val="Kommentarer"/>
        <w:rPr>
          <w:lang w:val="en-GB"/>
        </w:rPr>
      </w:pPr>
    </w:p>
    <w:p w14:paraId="4565C1F9" w14:textId="5BECAB48" w:rsidR="00457D7E" w:rsidRPr="00457D7E" w:rsidRDefault="00457D7E">
      <w:pPr>
        <w:pStyle w:val="Kommentarer"/>
        <w:rPr>
          <w:lang w:val="en-GB"/>
        </w:rPr>
      </w:pPr>
      <w:r w:rsidRPr="00457D7E">
        <w:rPr>
          <w:lang w:val="en-GB"/>
        </w:rPr>
        <w:t>Agree this needs to be made clearer. See the paragraph below!</w:t>
      </w:r>
    </w:p>
  </w:comment>
  <w:comment w:id="1182" w:author="Anna Gårdmark" w:date="2020-02-07T08:12:00Z" w:initials="AG">
    <w:p w14:paraId="3C081A25" w14:textId="60CFB3C9" w:rsidR="00603E09" w:rsidRPr="00603E09" w:rsidRDefault="00603E09">
      <w:pPr>
        <w:pStyle w:val="Kommentarer"/>
        <w:rPr>
          <w:lang w:val="en-GB"/>
        </w:rPr>
      </w:pPr>
      <w:r w:rsidRPr="00603E09">
        <w:rPr>
          <w:rStyle w:val="Kommentarsreferens"/>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1249" w:author="Anna Gårdmark" w:date="2020-02-04T09:01:00Z" w:initials="AG">
    <w:p w14:paraId="39212F40" w14:textId="6D31984C" w:rsidR="00457D7E" w:rsidRPr="002C5859" w:rsidRDefault="00457D7E">
      <w:pPr>
        <w:pStyle w:val="Kommentarer"/>
        <w:rPr>
          <w:lang w:val="en-GB"/>
        </w:rPr>
      </w:pPr>
      <w:r>
        <w:rPr>
          <w:rStyle w:val="Kommentarsreferens"/>
        </w:rPr>
        <w:annotationRef/>
      </w:r>
      <w:r w:rsidRPr="002C5859">
        <w:rPr>
          <w:lang w:val="en-GB"/>
        </w:rPr>
        <w:t>not visible in this figure which species that are temperate and which are not</w:t>
      </w:r>
    </w:p>
  </w:comment>
  <w:comment w:id="1250" w:author="Max Lindmark" w:date="2020-02-06T11:49:00Z" w:initials="ML">
    <w:p w14:paraId="32A1D4E7" w14:textId="600E1E73" w:rsidR="00457D7E" w:rsidRPr="00457D7E" w:rsidRDefault="00457D7E">
      <w:pPr>
        <w:pStyle w:val="Kommentarer"/>
        <w:rPr>
          <w:lang w:val="en-GB"/>
        </w:rPr>
      </w:pPr>
      <w:r>
        <w:rPr>
          <w:rStyle w:val="Kommentarsreferens"/>
        </w:rPr>
        <w:annotationRef/>
      </w:r>
      <w:r w:rsidRPr="00457D7E">
        <w:rPr>
          <w:lang w:val="en-GB"/>
        </w:rPr>
        <w:t>Yes, removed the ref to Fig. 7</w:t>
      </w:r>
    </w:p>
  </w:comment>
  <w:comment w:id="1310" w:author="Max Lindmark" w:date="2020-02-06T13:53:00Z" w:initials="ML">
    <w:p w14:paraId="5C4D1BBA" w14:textId="1AFD1767" w:rsidR="00457D7E" w:rsidRPr="00457D7E" w:rsidRDefault="00457D7E">
      <w:pPr>
        <w:pStyle w:val="Kommentarer"/>
        <w:rPr>
          <w:lang w:val="en-GB"/>
        </w:rPr>
      </w:pPr>
      <w:r w:rsidRPr="009C0DAC">
        <w:rPr>
          <w:rStyle w:val="Kommentarsreferens"/>
          <w:highlight w:val="yellow"/>
        </w:rPr>
        <w:annotationRef/>
      </w:r>
      <w:r w:rsidRPr="00457D7E">
        <w:rPr>
          <w:highlight w:val="yellow"/>
          <w:lang w:val="en-GB"/>
        </w:rPr>
        <w:t>This paragraph was also rewritten slightly to fit better with the wording in the introduction.</w:t>
      </w:r>
    </w:p>
  </w:comment>
  <w:comment w:id="1340" w:author="Anna Gårdmark" w:date="2020-02-07T08:22:00Z" w:initials="AG">
    <w:p w14:paraId="77F968BA" w14:textId="3DBDD26B" w:rsidR="00B4639A" w:rsidRPr="00B4639A" w:rsidRDefault="00B4639A">
      <w:pPr>
        <w:pStyle w:val="Kommentarer"/>
        <w:rPr>
          <w:lang w:val="en-GB"/>
        </w:rPr>
      </w:pPr>
      <w:r>
        <w:rPr>
          <w:highlight w:val="yellow"/>
          <w:lang w:val="en-GB"/>
        </w:rPr>
        <w:t xml:space="preserve">else it </w:t>
      </w:r>
      <w:r w:rsidRPr="00B4639A">
        <w:rPr>
          <w:rStyle w:val="Kommentarsreferens"/>
          <w:highlight w:val="yellow"/>
        </w:rPr>
        <w:annotationRef/>
      </w:r>
      <w:r w:rsidRPr="00B4639A">
        <w:rPr>
          <w:highlight w:val="yellow"/>
          <w:lang w:val="en-GB"/>
        </w:rPr>
        <w:t>sound</w:t>
      </w:r>
      <w:r>
        <w:rPr>
          <w:highlight w:val="yellow"/>
          <w:lang w:val="en-GB"/>
        </w:rPr>
        <w:t>s</w:t>
      </w:r>
      <w:r w:rsidRPr="00B4639A">
        <w:rPr>
          <w:highlight w:val="yellow"/>
          <w:lang w:val="en-GB"/>
        </w:rPr>
        <w:t xml:space="preserve"> like an intro-sentence</w:t>
      </w:r>
      <w:r w:rsidRPr="00B4639A">
        <w:rPr>
          <w:lang w:val="en-GB"/>
        </w:rPr>
        <w:t xml:space="preserve"> </w:t>
      </w:r>
    </w:p>
  </w:comment>
  <w:comment w:id="1377" w:author="Max Lindmark" w:date="2020-02-06T11:59:00Z" w:initials="ML">
    <w:p w14:paraId="24CCA034" w14:textId="77777777" w:rsidR="00457D7E" w:rsidRPr="00457D7E" w:rsidRDefault="00457D7E" w:rsidP="004B4C78">
      <w:pPr>
        <w:pStyle w:val="Kommentarer"/>
        <w:rPr>
          <w:b/>
          <w:bCs/>
          <w:lang w:val="en-GB"/>
        </w:rPr>
      </w:pPr>
      <w:r w:rsidRPr="004B4C78">
        <w:rPr>
          <w:rStyle w:val="Kommentarsreferens"/>
          <w:b/>
          <w:bCs/>
        </w:rPr>
        <w:annotationRef/>
      </w:r>
      <w:r w:rsidRPr="00457D7E">
        <w:rPr>
          <w:b/>
          <w:bCs/>
          <w:lang w:val="en-GB"/>
        </w:rPr>
        <w:t xml:space="preserve">Jan: </w:t>
      </w:r>
      <w:r w:rsidRPr="004B4C78">
        <w:rPr>
          <w:rStyle w:val="Kommentarsreferens"/>
          <w:b/>
          <w:bCs/>
        </w:rPr>
        <w:annotationRef/>
      </w:r>
      <w:r w:rsidRPr="00457D7E">
        <w:rPr>
          <w:b/>
          <w:bCs/>
          <w:lang w:val="en-GB"/>
        </w:rPr>
        <w:t xml:space="preserve">Not sure about the line of argumentation here - how close the two optima are also depends on temperature sensitivities of both rates, so I think the fact that they are similar isn’t proof of a causal link. </w:t>
      </w:r>
    </w:p>
    <w:p w14:paraId="7D2E8BE1" w14:textId="592AC075" w:rsidR="00457D7E" w:rsidRPr="00457D7E" w:rsidRDefault="00457D7E">
      <w:pPr>
        <w:pStyle w:val="Kommentarer"/>
        <w:rPr>
          <w:b/>
          <w:bCs/>
          <w:lang w:val="en-GB"/>
        </w:rPr>
      </w:pPr>
    </w:p>
  </w:comment>
  <w:comment w:id="1378" w:author="Max Lindmark" w:date="2020-02-06T12:38:00Z" w:initials="ML">
    <w:p w14:paraId="2BF257B7" w14:textId="0F81F45D" w:rsidR="00457D7E" w:rsidRPr="00457D7E" w:rsidRDefault="00457D7E">
      <w:pPr>
        <w:pStyle w:val="Kommentarer"/>
        <w:rPr>
          <w:lang w:val="en-GB"/>
        </w:rPr>
      </w:pPr>
      <w:r>
        <w:rPr>
          <w:rStyle w:val="Kommentarsreferens"/>
        </w:rPr>
        <w:annotationRef/>
      </w:r>
      <w:r w:rsidRPr="00457D7E">
        <w:rPr>
          <w:lang w:val="en-GB"/>
        </w:rPr>
        <w:t>No, you’re right. I’ll downplay that to an observsation and cite Jutfelts new preprint, in which they suggest a hypothesis for the mechanistic link.</w:t>
      </w:r>
    </w:p>
  </w:comment>
  <w:comment w:id="1414" w:author="Max Lindmark" w:date="2020-02-06T12:46:00Z" w:initials="ML">
    <w:p w14:paraId="0DF70C2D" w14:textId="263AB027" w:rsidR="00457D7E" w:rsidRPr="00457D7E" w:rsidRDefault="00457D7E">
      <w:pPr>
        <w:pStyle w:val="Kommentarer"/>
        <w:rPr>
          <w:lang w:val="en-GB"/>
        </w:rPr>
      </w:pPr>
      <w:r>
        <w:rPr>
          <w:rStyle w:val="Kommentarsreferens"/>
        </w:rPr>
        <w:annotationRef/>
      </w:r>
      <w:r w:rsidRPr="00457D7E">
        <w:rPr>
          <w:lang w:val="en-GB"/>
        </w:rPr>
        <w:t>As Jan pointed not all models here are hierarchical, so I clarified that this paragraph corresponds to sub-optimum temperatures only, as intended</w:t>
      </w:r>
    </w:p>
  </w:comment>
  <w:comment w:id="1427" w:author="Max Lindmark" w:date="2020-02-06T12:59:00Z" w:initials="ML">
    <w:p w14:paraId="561CFC58" w14:textId="3EB5CF0D" w:rsidR="00457D7E" w:rsidRPr="00457D7E" w:rsidRDefault="00457D7E" w:rsidP="00593260">
      <w:pPr>
        <w:pStyle w:val="Kommentarer"/>
        <w:rPr>
          <w:b/>
          <w:bCs/>
          <w:lang w:val="en-GB"/>
        </w:rPr>
      </w:pPr>
      <w:r w:rsidRPr="00593260">
        <w:rPr>
          <w:rStyle w:val="Kommentarsreferens"/>
          <w:b/>
          <w:bCs/>
        </w:rPr>
        <w:annotationRef/>
      </w:r>
      <w:r w:rsidRPr="00457D7E">
        <w:rPr>
          <w:b/>
          <w:bCs/>
          <w:lang w:val="en-GB"/>
        </w:rPr>
        <w:t xml:space="preserve">Jan: </w:t>
      </w:r>
      <w:r w:rsidRPr="00593260">
        <w:rPr>
          <w:rStyle w:val="Kommentarsreferens"/>
          <w:b/>
          <w:bCs/>
        </w:rPr>
        <w:annotationRef/>
      </w:r>
      <w:r w:rsidRPr="00457D7E">
        <w:rPr>
          <w:b/>
          <w:bCs/>
          <w:lang w:val="en-GB"/>
        </w:rPr>
        <w:t>Should we focus on this as a potential explanation – and/or merge this with the first point?</w:t>
      </w:r>
    </w:p>
    <w:p w14:paraId="23CAF4F6" w14:textId="31099E5A" w:rsidR="00457D7E" w:rsidRPr="00457D7E" w:rsidRDefault="00457D7E">
      <w:pPr>
        <w:pStyle w:val="Kommentarer"/>
        <w:rPr>
          <w:b/>
          <w:bCs/>
          <w:lang w:val="en-GB"/>
        </w:rPr>
      </w:pPr>
    </w:p>
  </w:comment>
  <w:comment w:id="1428" w:author="Max Lindmark" w:date="2020-02-06T12:59:00Z" w:initials="ML">
    <w:p w14:paraId="2C1DEDE2" w14:textId="2339F443" w:rsidR="00457D7E" w:rsidRPr="00457D7E" w:rsidRDefault="00457D7E">
      <w:pPr>
        <w:pStyle w:val="Kommentarer"/>
        <w:rPr>
          <w:lang w:val="en-GB"/>
        </w:rPr>
      </w:pPr>
      <w:r>
        <w:rPr>
          <w:rStyle w:val="Kommentarsreferens"/>
        </w:rPr>
        <w:annotationRef/>
      </w:r>
      <w:r w:rsidRPr="00457D7E">
        <w:rPr>
          <w:lang w:val="en-GB"/>
        </w:rPr>
        <w:t>I think that sounds like a good idea. I haven’t checked their data so I’m just guessing here, which we can avoid for now…</w:t>
      </w:r>
    </w:p>
  </w:comment>
  <w:comment w:id="1462" w:author="Max Lindmark" w:date="2020-02-06T13:04:00Z" w:initials="ML">
    <w:p w14:paraId="61204E3E" w14:textId="29123053" w:rsidR="00457D7E" w:rsidRPr="00457D7E" w:rsidRDefault="00457D7E" w:rsidP="00682627">
      <w:pPr>
        <w:pStyle w:val="Kommentarer"/>
        <w:rPr>
          <w:b/>
          <w:bCs/>
          <w:lang w:val="en-GB"/>
        </w:rPr>
      </w:pPr>
      <w:r w:rsidRPr="006E4A56">
        <w:rPr>
          <w:rStyle w:val="Kommentarsreferens"/>
          <w:b/>
          <w:bCs/>
        </w:rPr>
        <w:annotationRef/>
      </w:r>
      <w:r w:rsidRPr="00457D7E">
        <w:rPr>
          <w:b/>
          <w:bCs/>
          <w:lang w:val="en-GB"/>
        </w:rPr>
        <w:t xml:space="preserve">Jan: </w:t>
      </w:r>
      <w:r w:rsidRPr="006E4A56">
        <w:rPr>
          <w:rStyle w:val="Kommentarsreferens"/>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457D7E" w:rsidRPr="00457D7E" w:rsidRDefault="00457D7E">
      <w:pPr>
        <w:pStyle w:val="Kommentarer"/>
        <w:rPr>
          <w:b/>
          <w:bCs/>
          <w:lang w:val="en-GB"/>
        </w:rPr>
      </w:pPr>
    </w:p>
  </w:comment>
  <w:comment w:id="1481" w:author="Max Lindmark" w:date="2020-02-06T13:37:00Z" w:initials="ML">
    <w:p w14:paraId="4C6189D4" w14:textId="77777777" w:rsidR="00457D7E" w:rsidRPr="00457D7E" w:rsidRDefault="00457D7E">
      <w:pPr>
        <w:pStyle w:val="Kommentarer"/>
        <w:rPr>
          <w:lang w:val="en-GB"/>
        </w:rPr>
      </w:pPr>
      <w:r>
        <w:rPr>
          <w:rStyle w:val="Kommentarsreferens"/>
        </w:rPr>
        <w:annotationRef/>
      </w:r>
      <w:r w:rsidRPr="00457D7E">
        <w:rPr>
          <w:lang w:val="en-GB"/>
        </w:rPr>
        <w:t>I deleted this part:</w:t>
      </w:r>
    </w:p>
    <w:p w14:paraId="1D453C72" w14:textId="77777777" w:rsidR="00457D7E" w:rsidRPr="00457D7E" w:rsidRDefault="00457D7E" w:rsidP="003F679C">
      <w:pPr>
        <w:spacing w:line="480" w:lineRule="auto"/>
        <w:ind w:firstLine="284"/>
        <w:contextualSpacing/>
        <w:jc w:val="both"/>
        <w:rPr>
          <w:rFonts w:cstheme="minorHAnsi"/>
          <w:lang w:val="en-GB"/>
        </w:rPr>
      </w:pPr>
    </w:p>
    <w:p w14:paraId="54F15D43" w14:textId="1960D4C7" w:rsidR="00457D7E" w:rsidRDefault="00457D7E" w:rsidP="003F679C">
      <w:pPr>
        <w:spacing w:line="480" w:lineRule="auto"/>
        <w:ind w:firstLine="284"/>
        <w:contextualSpacing/>
        <w:jc w:val="both"/>
        <w:rPr>
          <w:rFonts w:cstheme="minorHAnsi"/>
          <w:lang w:val="en-GB"/>
        </w:rPr>
      </w:pPr>
      <w:r w:rsidRPr="00457D7E">
        <w:rPr>
          <w:rFonts w:cstheme="minorHAnsi"/>
          <w:lang w:val="en-GB"/>
        </w:rPr>
        <w:t xml:space="preserve">“Such approaches </w:t>
      </w:r>
      <w:r w:rsidRPr="00972C7F">
        <w:rPr>
          <w:rFonts w:cstheme="minorHAnsi"/>
          <w:lang w:val="en-GB"/>
        </w:rPr>
        <w:t xml:space="preserve">can aid </w:t>
      </w:r>
      <w:r w:rsidRPr="00457D7E">
        <w:rPr>
          <w:rFonts w:cstheme="minorHAnsi"/>
          <w:lang w:val="en-GB"/>
        </w:rPr>
        <w:t xml:space="preserve">estimation of </w:t>
      </w:r>
      <w:r w:rsidRPr="00972C7F">
        <w:rPr>
          <w:rFonts w:cstheme="minorHAnsi"/>
          <w:lang w:val="en-GB"/>
        </w:rPr>
        <w:t xml:space="preserve">general </w:t>
      </w:r>
      <w:r>
        <w:rPr>
          <w:rFonts w:cstheme="minorHAnsi"/>
          <w:lang w:val="en-GB"/>
        </w:rPr>
        <w:t xml:space="preserve">intra-specific </w:t>
      </w:r>
      <w:r w:rsidRPr="00972C7F">
        <w:rPr>
          <w:rFonts w:cstheme="minorHAnsi"/>
          <w:lang w:val="en-GB"/>
        </w:rPr>
        <w:t>scaling relationships</w:t>
      </w:r>
      <w:r>
        <w:rPr>
          <w:rFonts w:cstheme="minorHAnsi"/>
          <w:lang w:val="en-GB"/>
        </w:rPr>
        <w:t xml:space="preserve"> across species, as further experimental data accumulates</w:t>
      </w:r>
      <w:r w:rsidRPr="00972C7F">
        <w:rPr>
          <w:rFonts w:cstheme="minorHAnsi"/>
          <w:lang w:val="en-GB"/>
        </w:rPr>
        <w:t>.</w:t>
      </w:r>
      <w:r>
        <w:rPr>
          <w:rFonts w:cstheme="minorHAnsi"/>
          <w:lang w:val="en-GB"/>
        </w:rPr>
        <w:t>”</w:t>
      </w:r>
    </w:p>
    <w:p w14:paraId="32CF9F20" w14:textId="62185761" w:rsidR="00457D7E" w:rsidRDefault="00457D7E" w:rsidP="003F679C">
      <w:pPr>
        <w:spacing w:line="480" w:lineRule="auto"/>
        <w:ind w:firstLine="284"/>
        <w:contextualSpacing/>
        <w:jc w:val="both"/>
        <w:rPr>
          <w:rFonts w:cstheme="minorHAnsi"/>
          <w:lang w:val="en-GB"/>
        </w:rPr>
      </w:pPr>
    </w:p>
    <w:p w14:paraId="5ADD0C63" w14:textId="5A6D1505" w:rsidR="00457D7E" w:rsidRPr="00972C7F" w:rsidRDefault="00457D7E" w:rsidP="003F679C">
      <w:pPr>
        <w:spacing w:line="480" w:lineRule="auto"/>
        <w:ind w:firstLine="284"/>
        <w:contextualSpacing/>
        <w:jc w:val="both"/>
        <w:rPr>
          <w:rFonts w:cstheme="minorHAnsi"/>
          <w:lang w:val="en-GB"/>
        </w:rPr>
      </w:pPr>
      <w:r>
        <w:rPr>
          <w:rFonts w:cstheme="minorHAnsi"/>
          <w:lang w:val="en-GB"/>
        </w:rPr>
        <w:t>Because it sounds like something we tried to do here, which seemed a bit confusing!</w:t>
      </w:r>
    </w:p>
    <w:p w14:paraId="0C7068D7" w14:textId="68C799BB" w:rsidR="00457D7E" w:rsidRPr="003F679C" w:rsidRDefault="00457D7E">
      <w:pPr>
        <w:pStyle w:val="Kommentarer"/>
        <w:rPr>
          <w:lang w:val="en-GB"/>
        </w:rPr>
      </w:pPr>
    </w:p>
  </w:comment>
  <w:comment w:id="1491" w:author="Max Lindmark" w:date="2020-02-06T13:16:00Z" w:initials="ML">
    <w:p w14:paraId="4D66305F" w14:textId="21AD09C7" w:rsidR="00457D7E" w:rsidRPr="00457D7E" w:rsidRDefault="00457D7E">
      <w:pPr>
        <w:pStyle w:val="Kommentarer"/>
        <w:rPr>
          <w:lang w:val="en-GB"/>
        </w:rPr>
      </w:pPr>
      <w:r>
        <w:rPr>
          <w:rStyle w:val="Kommentarsreferens"/>
        </w:rPr>
        <w:annotationRef/>
      </w:r>
      <w:r w:rsidRPr="00457D7E">
        <w:rPr>
          <w:lang w:val="en-GB"/>
        </w:rPr>
        <w:t>The course was really hands on and I was ”allowed” to work a lot on my specific examples, so it was most helpful</w:t>
      </w:r>
    </w:p>
  </w:comment>
  <w:comment w:id="1493" w:author="Anna Gårdmark" w:date="2020-02-07T07:53:00Z" w:initials="AG">
    <w:p w14:paraId="029DA33C" w14:textId="10B1ED6D" w:rsidR="00BD3CCA" w:rsidRPr="00BD3CCA" w:rsidRDefault="00BD3CCA">
      <w:pPr>
        <w:pStyle w:val="Kommentarer"/>
        <w:rPr>
          <w:lang w:val="en-GB"/>
        </w:rPr>
      </w:pPr>
      <w:r>
        <w:rPr>
          <w:rStyle w:val="Kommentarsreferens"/>
        </w:rPr>
        <w:annotationRef/>
      </w:r>
      <w:r w:rsidRPr="00BD3CCA">
        <w:rPr>
          <w:lang w:val="en-GB"/>
        </w:rPr>
        <w:t>you need the funding acknowledgement as well (I almost forgot…)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F7263B" w15:done="0"/>
  <w15:commentEx w15:paraId="13B9FBCF" w15:paraIdParent="46F7263B" w15:done="0"/>
  <w15:commentEx w15:paraId="31629226" w15:paraIdParent="46F7263B" w15:done="0"/>
  <w15:commentEx w15:paraId="52010553" w15:done="0"/>
  <w15:commentEx w15:paraId="3F1C78D5" w15:done="0"/>
  <w15:commentEx w15:paraId="048E867E" w15:done="0"/>
  <w15:commentEx w15:paraId="53D8F31A" w15:done="0"/>
  <w15:commentEx w15:paraId="121E58B9" w15:done="0"/>
  <w15:commentEx w15:paraId="17C6711A" w15:paraIdParent="121E58B9" w15:done="0"/>
  <w15:commentEx w15:paraId="306BCFC3" w15:paraIdParent="121E58B9" w15:done="0"/>
  <w15:commentEx w15:paraId="35584541" w15:done="0"/>
  <w15:commentEx w15:paraId="04A46299" w15:done="0"/>
  <w15:commentEx w15:paraId="568BA779" w15:paraIdParent="04A46299" w15:done="0"/>
  <w15:commentEx w15:paraId="2B402AF9" w15:done="0"/>
  <w15:commentEx w15:paraId="0398F85B" w15:done="0"/>
  <w15:commentEx w15:paraId="059DA31C" w15:done="0"/>
  <w15:commentEx w15:paraId="6B189EE2" w15:done="0"/>
  <w15:commentEx w15:paraId="59523F49" w15:done="0"/>
  <w15:commentEx w15:paraId="2E470E0A" w15:paraIdParent="59523F49" w15:done="0"/>
  <w15:commentEx w15:paraId="2452CC96" w15:paraIdParent="59523F49" w15:done="0"/>
  <w15:commentEx w15:paraId="49D29CEE" w15:paraIdParent="59523F49" w15:done="0"/>
  <w15:commentEx w15:paraId="1FA79BF7" w15:paraIdParent="59523F49" w15:done="0"/>
  <w15:commentEx w15:paraId="355DDD05" w15:paraIdParent="59523F49" w15:done="0"/>
  <w15:commentEx w15:paraId="5D824DFE" w15:done="0"/>
  <w15:commentEx w15:paraId="7510E99E" w15:paraIdParent="5D824DFE" w15:done="0"/>
  <w15:commentEx w15:paraId="64F833F6"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3C3B4C62" w15:done="0"/>
  <w15:commentEx w15:paraId="42F3CCE8" w15:done="0"/>
  <w15:commentEx w15:paraId="1E08BA1F" w15:paraIdParent="42F3CCE8" w15:done="0"/>
  <w15:commentEx w15:paraId="410881C0" w15:paraIdParent="42F3CCE8" w15:done="0"/>
  <w15:commentEx w15:paraId="1262537C" w15:done="0"/>
  <w15:commentEx w15:paraId="2235B617" w15:paraIdParent="1262537C" w15:done="0"/>
  <w15:commentEx w15:paraId="77A842BC" w15:done="0"/>
  <w15:commentEx w15:paraId="0FC987AB" w15:done="0"/>
  <w15:commentEx w15:paraId="3B72B703" w15:paraIdParent="0FC987AB" w15:done="0"/>
  <w15:commentEx w15:paraId="4CFD8115" w15:done="0"/>
  <w15:commentEx w15:paraId="5610B251" w15:done="0"/>
  <w15:commentEx w15:paraId="5E6004D4" w15:done="0"/>
  <w15:commentEx w15:paraId="65A03E3E" w15:done="0"/>
  <w15:commentEx w15:paraId="7463713F" w15:done="0"/>
  <w15:commentEx w15:paraId="31F66F29" w15:done="0"/>
  <w15:commentEx w15:paraId="0CCA28B0" w15:done="0"/>
  <w15:commentEx w15:paraId="498F42AA" w15:done="0"/>
  <w15:commentEx w15:paraId="17FD44FC" w15:paraIdParent="498F42AA" w15:done="0"/>
  <w15:commentEx w15:paraId="58924045" w15:paraIdParent="498F42AA" w15:done="0"/>
  <w15:commentEx w15:paraId="7DB8782C" w15:paraIdParent="498F42AA" w15:done="0"/>
  <w15:commentEx w15:paraId="185496A3" w15:done="0"/>
  <w15:commentEx w15:paraId="10B6837D" w15:paraIdParent="185496A3" w15:done="0"/>
  <w15:commentEx w15:paraId="15B33786" w15:paraIdParent="185496A3" w15:done="0"/>
  <w15:commentEx w15:paraId="2B0E403E" w15:paraIdParent="185496A3" w15:done="0"/>
  <w15:commentEx w15:paraId="71C87292" w15:done="0"/>
  <w15:commentEx w15:paraId="7FCD3A76" w15:paraIdParent="71C87292" w15:done="0"/>
  <w15:commentEx w15:paraId="2E1281A3" w15:done="0"/>
  <w15:commentEx w15:paraId="539C3352" w15:paraIdParent="2E1281A3" w15:done="0"/>
  <w15:commentEx w15:paraId="214DBB0F" w15:done="0"/>
  <w15:commentEx w15:paraId="44519E1D" w15:paraIdParent="214DBB0F" w15:done="0"/>
  <w15:commentEx w15:paraId="22F75534" w15:paraIdParent="214DBB0F" w15:done="0"/>
  <w15:commentEx w15:paraId="73CDD5D9" w15:done="0"/>
  <w15:commentEx w15:paraId="5B54492C" w15:paraIdParent="73CDD5D9" w15:done="0"/>
  <w15:commentEx w15:paraId="64B96B51" w15:done="0"/>
  <w15:commentEx w15:paraId="27935821" w15:done="0"/>
  <w15:commentEx w15:paraId="247CEA7C" w15:paraIdParent="27935821" w15:done="0"/>
  <w15:commentEx w15:paraId="5C0FE86C" w15:done="0"/>
  <w15:commentEx w15:paraId="4BF21092" w15:done="0"/>
  <w15:commentEx w15:paraId="15DF91DB" w15:done="0"/>
  <w15:commentEx w15:paraId="03B53C1D" w15:done="0"/>
  <w15:commentEx w15:paraId="5ACFCA4C" w15:paraIdParent="03B53C1D" w15:done="0"/>
  <w15:commentEx w15:paraId="639B754C" w15:done="0"/>
  <w15:commentEx w15:paraId="1BF33A6F" w15:done="0"/>
  <w15:commentEx w15:paraId="0CD33E25" w15:paraIdParent="1BF33A6F" w15:done="0"/>
  <w15:commentEx w15:paraId="32692339" w15:done="0"/>
  <w15:commentEx w15:paraId="09190D46" w15:paraIdParent="32692339" w15:done="0"/>
  <w15:commentEx w15:paraId="2E7A1F17" w15:paraIdParent="32692339" w15:done="0"/>
  <w15:commentEx w15:paraId="5FA02F3D" w15:done="0"/>
  <w15:commentEx w15:paraId="126865DF" w15:done="0"/>
  <w15:commentEx w15:paraId="59349AE0" w15:done="0"/>
  <w15:commentEx w15:paraId="7362E8D6" w15:done="0"/>
  <w15:commentEx w15:paraId="24D3DCE9" w15:done="0"/>
  <w15:commentEx w15:paraId="12E58D26" w15:paraIdParent="24D3DCE9" w15:done="0"/>
  <w15:commentEx w15:paraId="071E91EA" w15:done="0"/>
  <w15:commentEx w15:paraId="02153B92" w15:paraIdParent="071E91EA" w15:done="0"/>
  <w15:commentEx w15:paraId="79498F25" w15:paraIdParent="071E91EA" w15:done="0"/>
  <w15:commentEx w15:paraId="425E47FE" w15:done="0"/>
  <w15:commentEx w15:paraId="5192D4B4" w15:paraIdParent="425E47FE" w15:done="0"/>
  <w15:commentEx w15:paraId="50A71D41" w15:done="0"/>
  <w15:commentEx w15:paraId="4CBF0665" w15:done="0"/>
  <w15:commentEx w15:paraId="47BBDAEA" w15:done="0"/>
  <w15:commentEx w15:paraId="7362B8B8" w15:paraIdParent="47BBDAEA" w15:done="0"/>
  <w15:commentEx w15:paraId="1317250B" w15:paraIdParent="47BBDAEA" w15:done="0"/>
  <w15:commentEx w15:paraId="5740D507" w15:done="0"/>
  <w15:commentEx w15:paraId="62040C99" w15:done="0"/>
  <w15:commentEx w15:paraId="35D7C907" w15:done="0"/>
  <w15:commentEx w15:paraId="09BC348E" w15:done="0"/>
  <w15:commentEx w15:paraId="1B0A0025" w15:paraIdParent="09BC348E"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D0588E3" w15:done="0"/>
  <w15:commentEx w15:paraId="4FF2D770" w15:done="0"/>
  <w15:commentEx w15:paraId="5EE5D0B0" w15:done="0"/>
  <w15:commentEx w15:paraId="2495A2F5" w15:paraIdParent="5EE5D0B0" w15:done="0"/>
  <w15:commentEx w15:paraId="758C28E2" w15:paraIdParent="5EE5D0B0" w15:done="0"/>
  <w15:commentEx w15:paraId="2AC900F7" w15:paraIdParent="5EE5D0B0" w15:done="0"/>
  <w15:commentEx w15:paraId="0D13AD99" w15:done="0"/>
  <w15:commentEx w15:paraId="4565C1F9" w15:paraIdParent="0D13AD99" w15:done="0"/>
  <w15:commentEx w15:paraId="3C081A25" w15:paraIdParent="0D13AD99" w15:done="0"/>
  <w15:commentEx w15:paraId="39212F40" w15:done="0"/>
  <w15:commentEx w15:paraId="32A1D4E7" w15:paraIdParent="39212F40" w15:done="0"/>
  <w15:commentEx w15:paraId="5C4D1BBA" w15:done="0"/>
  <w15:commentEx w15:paraId="77F968BA" w15:done="0"/>
  <w15:commentEx w15:paraId="7D2E8BE1" w15:done="0"/>
  <w15:commentEx w15:paraId="2BF257B7" w15:paraIdParent="7D2E8BE1" w15:done="0"/>
  <w15:commentEx w15:paraId="0DF70C2D" w15:done="0"/>
  <w15:commentEx w15:paraId="23CAF4F6" w15:done="0"/>
  <w15:commentEx w15:paraId="2C1DEDE2" w15:paraIdParent="23CAF4F6" w15:done="0"/>
  <w15:commentEx w15:paraId="3C37E55F" w15:done="0"/>
  <w15:commentEx w15:paraId="0C7068D7" w15:done="0"/>
  <w15:commentEx w15:paraId="4D66305F" w15:done="0"/>
  <w15:commentEx w15:paraId="029DA3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52010553" w16cid:durableId="21E66905"/>
  <w16cid:commentId w16cid:paraId="3F1C78D5" w16cid:durableId="21E67F04"/>
  <w16cid:commentId w16cid:paraId="048E867E" w16cid:durableId="21E67EFC"/>
  <w16cid:commentId w16cid:paraId="53D8F31A" w16cid:durableId="21E667AA"/>
  <w16cid:commentId w16cid:paraId="121E58B9" w16cid:durableId="21E63F36"/>
  <w16cid:commentId w16cid:paraId="17C6711A" w16cid:durableId="21E64167"/>
  <w16cid:commentId w16cid:paraId="35584541" w16cid:durableId="21E680CE"/>
  <w16cid:commentId w16cid:paraId="04A46299" w16cid:durableId="21E680E3"/>
  <w16cid:commentId w16cid:paraId="2B402AF9" w16cid:durableId="21E6812A"/>
  <w16cid:commentId w16cid:paraId="0398F85B" w16cid:durableId="21E68179"/>
  <w16cid:commentId w16cid:paraId="059DA31C" w16cid:durableId="21E68203"/>
  <w16cid:commentId w16cid:paraId="6B189EE2" w16cid:durableId="21E682C5"/>
  <w16cid:commentId w16cid:paraId="59523F49" w16cid:durableId="21D1454F"/>
  <w16cid:commentId w16cid:paraId="2E470E0A" w16cid:durableId="21DA787E"/>
  <w16cid:commentId w16cid:paraId="2452CC96" w16cid:durableId="21E63F3C"/>
  <w16cid:commentId w16cid:paraId="49D29CEE" w16cid:durableId="21E64446"/>
  <w16cid:commentId w16cid:paraId="1FA79BF7" w16cid:durableId="21E6825C"/>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3C3B4C62" w16cid:durableId="21E65D43"/>
  <w16cid:commentId w16cid:paraId="42F3CCE8" w16cid:durableId="21D155FF"/>
  <w16cid:commentId w16cid:paraId="1E08BA1F" w16cid:durableId="21DA91A7"/>
  <w16cid:commentId w16cid:paraId="410881C0" w16cid:durableId="21E65DDB"/>
  <w16cid:commentId w16cid:paraId="1262537C" w16cid:durableId="21E63F54"/>
  <w16cid:commentId w16cid:paraId="2235B617" w16cid:durableId="21E65DB1"/>
  <w16cid:commentId w16cid:paraId="77A842BC" w16cid:durableId="21E65E03"/>
  <w16cid:commentId w16cid:paraId="0FC987AB" w16cid:durableId="21E6A107"/>
  <w16cid:commentId w16cid:paraId="4CFD8115" w16cid:durableId="21E6A0AB"/>
  <w16cid:commentId w16cid:paraId="5610B251" w16cid:durableId="21E6A08A"/>
  <w16cid:commentId w16cid:paraId="5E6004D4" w16cid:durableId="21E6A0D2"/>
  <w16cid:commentId w16cid:paraId="65A03E3E" w16cid:durableId="21E6847E"/>
  <w16cid:commentId w16cid:paraId="7463713F" w16cid:durableId="21E684B9"/>
  <w16cid:commentId w16cid:paraId="0CCA28B0" w16cid:durableId="21E665A5"/>
  <w16cid:commentId w16cid:paraId="185496A3" w16cid:durableId="21E63F5C"/>
  <w16cid:commentId w16cid:paraId="10B6837D" w16cid:durableId="21E66538"/>
  <w16cid:commentId w16cid:paraId="15B33786" w16cid:durableId="21E6860F"/>
  <w16cid:commentId w16cid:paraId="71C87292" w16cid:durableId="21D1427A"/>
  <w16cid:commentId w16cid:paraId="7FCD3A76" w16cid:durableId="21E6670B"/>
  <w16cid:commentId w16cid:paraId="2E1281A3" w16cid:durableId="21E6A4BB"/>
  <w16cid:commentId w16cid:paraId="539C3352" w16cid:durableId="21E666DD"/>
  <w16cid:commentId w16cid:paraId="214DBB0F" w16cid:durableId="21C841B4"/>
  <w16cid:commentId w16cid:paraId="44519E1D" w16cid:durableId="21D1427F"/>
  <w16cid:commentId w16cid:paraId="22F75534" w16cid:durableId="21DABDCD"/>
  <w16cid:commentId w16cid:paraId="73CDD5D9" w16cid:durableId="21E667A9"/>
  <w16cid:commentId w16cid:paraId="5B54492C" w16cid:durableId="21E6883A"/>
  <w16cid:commentId w16cid:paraId="64B96B51" w16cid:durableId="21E6633C"/>
  <w16cid:commentId w16cid:paraId="27935821" w16cid:durableId="21E63F6A"/>
  <w16cid:commentId w16cid:paraId="247CEA7C" w16cid:durableId="21E68F4F"/>
  <w16cid:commentId w16cid:paraId="5C0FE86C" w16cid:durableId="21DFCF7C"/>
  <w16cid:commentId w16cid:paraId="4BF21092" w16cid:durableId="21E6A190"/>
  <w16cid:commentId w16cid:paraId="15DF91DB" w16cid:durableId="21DC42B8"/>
  <w16cid:commentId w16cid:paraId="03B53C1D" w16cid:durableId="21D18418"/>
  <w16cid:commentId w16cid:paraId="5ACFCA4C" w16cid:durableId="21DAD2CA"/>
  <w16cid:commentId w16cid:paraId="639B754C" w16cid:durableId="21E688FA"/>
  <w16cid:commentId w16cid:paraId="1BF33A6F" w16cid:durableId="21E66BCD"/>
  <w16cid:commentId w16cid:paraId="0CD33E25" w16cid:durableId="21E68972"/>
  <w16cid:commentId w16cid:paraId="32692339" w16cid:durableId="21D18FCA"/>
  <w16cid:commentId w16cid:paraId="09190D46" w16cid:durableId="21DAD0ED"/>
  <w16cid:commentId w16cid:paraId="2E7A1F17" w16cid:durableId="21E66BFC"/>
  <w16cid:commentId w16cid:paraId="5FA02F3D" w16cid:durableId="21DEFC2C"/>
  <w16cid:commentId w16cid:paraId="126865DF" w16cid:durableId="21E66C73"/>
  <w16cid:commentId w16cid:paraId="59349AE0" w16cid:durableId="21E68A07"/>
  <w16cid:commentId w16cid:paraId="7362E8D6" w16cid:durableId="21E66CA9"/>
  <w16cid:commentId w16cid:paraId="24D3DCE9" w16cid:durableId="21E66D06"/>
  <w16cid:commentId w16cid:paraId="12E58D26" w16cid:durableId="21E66D10"/>
  <w16cid:commentId w16cid:paraId="071E91EA" w16cid:durableId="21E63F79"/>
  <w16cid:commentId w16cid:paraId="02153B92" w16cid:durableId="21E66D32"/>
  <w16cid:commentId w16cid:paraId="425E47FE" w16cid:durableId="21DAC4D3"/>
  <w16cid:commentId w16cid:paraId="5192D4B4" w16cid:durableId="21E66D84"/>
  <w16cid:commentId w16cid:paraId="4CBF0665" w16cid:durableId="21DC6093"/>
  <w16cid:commentId w16cid:paraId="47BBDAEA" w16cid:durableId="21E63F7D"/>
  <w16cid:commentId w16cid:paraId="7362B8B8" w16cid:durableId="21E67099"/>
  <w16cid:commentId w16cid:paraId="5740D507" w16cid:durableId="21DC5616"/>
  <w16cid:commentId w16cid:paraId="62040C99" w16cid:durableId="21E67169"/>
  <w16cid:commentId w16cid:paraId="35D7C907" w16cid:durableId="21DC591E"/>
  <w16cid:commentId w16cid:paraId="09BC348E" w16cid:durableId="21D19A11"/>
  <w16cid:commentId w16cid:paraId="1B0A0025" w16cid:durableId="21DE91D1"/>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D0588E3" w16cid:durableId="21E68AB6"/>
  <w16cid:commentId w16cid:paraId="5EE5D0B0" w16cid:durableId="21DB1126"/>
  <w16cid:commentId w16cid:paraId="2495A2F5" w16cid:durableId="21E63F92"/>
  <w16cid:commentId w16cid:paraId="758C28E2" w16cid:durableId="21E677E0"/>
  <w16cid:commentId w16cid:paraId="0D13AD99" w16cid:durableId="21E63F94"/>
  <w16cid:commentId w16cid:paraId="4565C1F9" w16cid:durableId="21E678CA"/>
  <w16cid:commentId w16cid:paraId="39212F40" w16cid:durableId="21E63F97"/>
  <w16cid:commentId w16cid:paraId="32A1D4E7" w16cid:durableId="21E67BC8"/>
  <w16cid:commentId w16cid:paraId="5C4D1BBA" w16cid:durableId="21E698E1"/>
  <w16cid:commentId w16cid:paraId="7D2E8BE1" w16cid:durableId="21E67E18"/>
  <w16cid:commentId w16cid:paraId="2BF257B7" w16cid:durableId="21E68728"/>
  <w16cid:commentId w16cid:paraId="0DF70C2D" w16cid:durableId="21E68930"/>
  <w16cid:commentId w16cid:paraId="23CAF4F6" w16cid:durableId="21E68C20"/>
  <w16cid:commentId w16cid:paraId="2C1DEDE2" w16cid:durableId="21E68C33"/>
  <w16cid:commentId w16cid:paraId="3C37E55F" w16cid:durableId="21E68D4E"/>
  <w16cid:commentId w16cid:paraId="0C7068D7" w16cid:durableId="21E69519"/>
  <w16cid:commentId w16cid:paraId="4D66305F" w16cid:durableId="21E6905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94B7FA" w14:textId="77777777" w:rsidR="004F2F7A" w:rsidRDefault="004F2F7A" w:rsidP="00B65B3A">
      <w:r>
        <w:separator/>
      </w:r>
    </w:p>
    <w:p w14:paraId="6262A1B3" w14:textId="77777777" w:rsidR="004F2F7A" w:rsidRDefault="004F2F7A"/>
  </w:endnote>
  <w:endnote w:type="continuationSeparator" w:id="0">
    <w:p w14:paraId="0BD196CC" w14:textId="77777777" w:rsidR="004F2F7A" w:rsidRDefault="004F2F7A" w:rsidP="00B65B3A">
      <w:r>
        <w:continuationSeparator/>
      </w:r>
    </w:p>
    <w:p w14:paraId="0292CC6E" w14:textId="77777777" w:rsidR="004F2F7A" w:rsidRDefault="004F2F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New Roman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2086805531"/>
      <w:docPartObj>
        <w:docPartGallery w:val="Page Numbers (Bottom of Page)"/>
        <w:docPartUnique/>
      </w:docPartObj>
    </w:sdtPr>
    <w:sdtEndPr>
      <w:rPr>
        <w:rStyle w:val="Sidnummer"/>
      </w:rPr>
    </w:sdtEndPr>
    <w:sdtContent>
      <w:p w14:paraId="44D71C08" w14:textId="470418E5" w:rsidR="00457D7E" w:rsidRDefault="00457D7E" w:rsidP="003F7FF4">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4E1CE056" w14:textId="77777777" w:rsidR="00457D7E" w:rsidRDefault="00457D7E">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076641171"/>
      <w:docPartObj>
        <w:docPartGallery w:val="Page Numbers (Bottom of Page)"/>
        <w:docPartUnique/>
      </w:docPartObj>
    </w:sdtPr>
    <w:sdtEndPr>
      <w:rPr>
        <w:rStyle w:val="Sidnummer"/>
      </w:rPr>
    </w:sdtEndPr>
    <w:sdtContent>
      <w:p w14:paraId="2401ADF2" w14:textId="1207C686" w:rsidR="00457D7E" w:rsidRDefault="00457D7E" w:rsidP="003F7FF4">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sidR="00F31E5D">
          <w:rPr>
            <w:rStyle w:val="Sidnummer"/>
            <w:noProof/>
          </w:rPr>
          <w:t>9</w:t>
        </w:r>
        <w:r>
          <w:rPr>
            <w:rStyle w:val="Sidnummer"/>
          </w:rPr>
          <w:fldChar w:fldCharType="end"/>
        </w:r>
      </w:p>
    </w:sdtContent>
  </w:sdt>
  <w:p w14:paraId="00D5C560" w14:textId="77777777" w:rsidR="00457D7E" w:rsidRDefault="00457D7E">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AAFA0" w14:textId="77777777" w:rsidR="004F2F7A" w:rsidRDefault="004F2F7A" w:rsidP="00B65B3A">
      <w:r>
        <w:separator/>
      </w:r>
    </w:p>
  </w:footnote>
  <w:footnote w:type="continuationSeparator" w:id="0">
    <w:p w14:paraId="43B58B3C" w14:textId="77777777" w:rsidR="004F2F7A" w:rsidRDefault="004F2F7A"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3CF9C" w14:textId="77777777" w:rsidR="00457D7E" w:rsidRDefault="00457D7E" w:rsidP="00B65B3A">
    <w:pPr>
      <w:pStyle w:val="Sidhuvud"/>
      <w:spacing w:before="240" w:after="276"/>
    </w:pPr>
  </w:p>
  <w:p w14:paraId="3F805A8E" w14:textId="77777777" w:rsidR="00457D7E" w:rsidRDefault="00457D7E" w:rsidP="00B65B3A">
    <w:pPr>
      <w:spacing w:after="276"/>
    </w:pPr>
  </w:p>
  <w:p w14:paraId="3A1ECCFB" w14:textId="77777777" w:rsidR="00457D7E" w:rsidRDefault="00457D7E"/>
  <w:p w14:paraId="4AAA9964" w14:textId="77777777" w:rsidR="00457D7E" w:rsidRDefault="00457D7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8934A" w14:textId="77777777" w:rsidR="00457D7E" w:rsidRPr="00B30794" w:rsidRDefault="00457D7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98"/>
    <w:rsid w:val="00094EC0"/>
    <w:rsid w:val="000950A4"/>
    <w:rsid w:val="000953BC"/>
    <w:rsid w:val="00095A51"/>
    <w:rsid w:val="00095A7D"/>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44E"/>
    <w:rsid w:val="000B4795"/>
    <w:rsid w:val="000B4B62"/>
    <w:rsid w:val="000B4B68"/>
    <w:rsid w:val="000B504A"/>
    <w:rsid w:val="000B5050"/>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BD5"/>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3E09"/>
    <w:rsid w:val="006043E6"/>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A3F"/>
    <w:rsid w:val="00807A48"/>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7C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8DB"/>
    <w:rsid w:val="00B46915"/>
    <w:rsid w:val="00B46A92"/>
    <w:rsid w:val="00B46E4B"/>
    <w:rsid w:val="00B472A8"/>
    <w:rsid w:val="00B4735F"/>
    <w:rsid w:val="00B474B6"/>
    <w:rsid w:val="00B479C4"/>
    <w:rsid w:val="00B50037"/>
    <w:rsid w:val="00B503F2"/>
    <w:rsid w:val="00B5044B"/>
    <w:rsid w:val="00B5070E"/>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773AC"/>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38CF"/>
    <w:rsid w:val="00BB401D"/>
    <w:rsid w:val="00BB4239"/>
    <w:rsid w:val="00BB466E"/>
    <w:rsid w:val="00BB4832"/>
    <w:rsid w:val="00BB4AEA"/>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C55"/>
    <w:rsid w:val="00C77D1A"/>
    <w:rsid w:val="00C804DD"/>
    <w:rsid w:val="00C80501"/>
    <w:rsid w:val="00C8083F"/>
    <w:rsid w:val="00C80991"/>
    <w:rsid w:val="00C812FD"/>
    <w:rsid w:val="00C8166B"/>
    <w:rsid w:val="00C816B5"/>
    <w:rsid w:val="00C81774"/>
    <w:rsid w:val="00C8188D"/>
    <w:rsid w:val="00C81AD3"/>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E5D"/>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E5D"/>
    <w:pPr>
      <w:spacing w:after="160" w:line="259" w:lineRule="auto"/>
      <w:jc w:val="left"/>
    </w:pPr>
    <w:rPr>
      <w:rFonts w:asciiTheme="minorHAnsi" w:hAnsiTheme="minorHAnsi"/>
    </w:rPr>
  </w:style>
  <w:style w:type="paragraph" w:styleId="Rubrik1">
    <w:name w:val="heading 1"/>
    <w:basedOn w:val="Normal"/>
    <w:next w:val="Normal"/>
    <w:link w:val="Rubrik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Rubrik2">
    <w:name w:val="heading 2"/>
    <w:basedOn w:val="Normal"/>
    <w:next w:val="Normal"/>
    <w:link w:val="Rubrik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Rubrik3">
    <w:name w:val="heading 3"/>
    <w:basedOn w:val="Normal"/>
    <w:next w:val="Normal"/>
    <w:link w:val="Rubrik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Rubrik4">
    <w:name w:val="heading 4"/>
    <w:basedOn w:val="Normal"/>
    <w:next w:val="Normal"/>
    <w:link w:val="Rubrik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Standardstycketeckensnitt">
    <w:name w:val="Default Paragraph Font"/>
    <w:uiPriority w:val="1"/>
    <w:semiHidden/>
    <w:unhideWhenUsed/>
    <w:rsid w:val="00F31E5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rsid w:val="00F31E5D"/>
  </w:style>
  <w:style w:type="character" w:customStyle="1" w:styleId="Rubrik1Char">
    <w:name w:val="Rubrik 1 Char"/>
    <w:basedOn w:val="Standardstycketeckensnitt"/>
    <w:link w:val="Rubrik1"/>
    <w:uiPriority w:val="9"/>
    <w:rsid w:val="00226B8F"/>
    <w:rPr>
      <w:rFonts w:ascii="Times New Roman" w:eastAsiaTheme="majorEastAsia" w:hAnsi="Times New Roman" w:cstheme="majorBidi"/>
      <w:b/>
      <w:color w:val="000000" w:themeColor="text1"/>
      <w:sz w:val="32"/>
      <w:szCs w:val="32"/>
      <w:lang w:val="en-US"/>
    </w:rPr>
  </w:style>
  <w:style w:type="character" w:customStyle="1" w:styleId="Rubrik2Char">
    <w:name w:val="Rubrik 2 Char"/>
    <w:basedOn w:val="Standardstycketeckensnitt"/>
    <w:link w:val="Rubrik2"/>
    <w:uiPriority w:val="9"/>
    <w:rsid w:val="00226B8F"/>
    <w:rPr>
      <w:rFonts w:ascii="Times New Roman" w:eastAsiaTheme="majorEastAsia" w:hAnsi="Times New Roman" w:cstheme="majorBidi"/>
      <w:b/>
      <w:color w:val="000000" w:themeColor="text1"/>
      <w:sz w:val="28"/>
      <w:szCs w:val="26"/>
      <w:lang w:val="en-US"/>
    </w:rPr>
  </w:style>
  <w:style w:type="character" w:customStyle="1" w:styleId="Rubrik3Char">
    <w:name w:val="Rubrik 3 Char"/>
    <w:basedOn w:val="Standardstycketeckensnitt"/>
    <w:link w:val="Rubrik3"/>
    <w:uiPriority w:val="9"/>
    <w:rsid w:val="00226B8F"/>
    <w:rPr>
      <w:rFonts w:ascii="Times New Roman" w:eastAsiaTheme="majorEastAsia" w:hAnsi="Times New Roman" w:cstheme="majorBidi"/>
      <w:b/>
      <w:i/>
      <w:color w:val="000000" w:themeColor="text1"/>
      <w:sz w:val="24"/>
      <w:szCs w:val="24"/>
      <w:lang w:val="en-US"/>
    </w:rPr>
  </w:style>
  <w:style w:type="paragraph" w:styleId="Rubrik">
    <w:name w:val="Title"/>
    <w:aliases w:val="Titel/Dokumentnamn"/>
    <w:basedOn w:val="Normal"/>
    <w:next w:val="Normal"/>
    <w:link w:val="Rubrik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Sidhuvud">
    <w:name w:val="header"/>
    <w:basedOn w:val="Normal"/>
    <w:link w:val="Sidhuvud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93588F"/>
    <w:rPr>
      <w:rFonts w:asciiTheme="majorHAnsi" w:hAnsiTheme="majorHAnsi"/>
      <w:sz w:val="14"/>
    </w:rPr>
  </w:style>
  <w:style w:type="paragraph" w:styleId="Sidfot">
    <w:name w:val="footer"/>
    <w:basedOn w:val="Sidhuvud"/>
    <w:link w:val="SidfotChar"/>
    <w:uiPriority w:val="99"/>
    <w:rsid w:val="0093588F"/>
    <w:pPr>
      <w:tabs>
        <w:tab w:val="clear" w:pos="3686"/>
        <w:tab w:val="left" w:pos="4111"/>
      </w:tabs>
    </w:pPr>
  </w:style>
  <w:style w:type="character" w:customStyle="1" w:styleId="SidfotChar">
    <w:name w:val="Sidfot Char"/>
    <w:basedOn w:val="Standardstycketeckensnitt"/>
    <w:link w:val="Sidfot"/>
    <w:uiPriority w:val="99"/>
    <w:rsid w:val="0093588F"/>
    <w:rPr>
      <w:rFonts w:asciiTheme="majorHAnsi" w:hAnsiTheme="majorHAnsi"/>
      <w:sz w:val="14"/>
      <w:lang w:val="en-GB"/>
    </w:rPr>
  </w:style>
  <w:style w:type="character" w:styleId="Platshllartext">
    <w:name w:val="Placeholder Text"/>
    <w:basedOn w:val="Standardstycketeckensnitt"/>
    <w:uiPriority w:val="99"/>
    <w:semiHidden/>
    <w:rsid w:val="0093588F"/>
    <w:rPr>
      <w:color w:val="808080"/>
    </w:rPr>
  </w:style>
  <w:style w:type="paragraph" w:styleId="Ballongtext">
    <w:name w:val="Balloon Text"/>
    <w:basedOn w:val="Normal"/>
    <w:link w:val="BallongtextChar"/>
    <w:uiPriority w:val="99"/>
    <w:semiHidden/>
    <w:unhideWhenUsed/>
    <w:rsid w:val="0093588F"/>
    <w:rPr>
      <w:rFonts w:ascii="Tahoma" w:hAnsi="Tahoma" w:cs="Tahoma"/>
      <w:sz w:val="16"/>
      <w:szCs w:val="16"/>
    </w:rPr>
  </w:style>
  <w:style w:type="character" w:customStyle="1" w:styleId="BallongtextChar">
    <w:name w:val="Ballongtext Char"/>
    <w:basedOn w:val="Standardstycketeckensnitt"/>
    <w:link w:val="Ballongtext"/>
    <w:uiPriority w:val="99"/>
    <w:semiHidden/>
    <w:rsid w:val="0093588F"/>
    <w:rPr>
      <w:rFonts w:ascii="Tahoma" w:hAnsi="Tahoma" w:cs="Tahoma"/>
      <w:sz w:val="16"/>
      <w:szCs w:val="16"/>
    </w:rPr>
  </w:style>
  <w:style w:type="table" w:styleId="Tabellrutnt">
    <w:name w:val="Table Grid"/>
    <w:basedOn w:val="Normaltabel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93588F"/>
    <w:pPr>
      <w:tabs>
        <w:tab w:val="clear" w:pos="9072"/>
        <w:tab w:val="right" w:pos="8789"/>
      </w:tabs>
    </w:pPr>
  </w:style>
  <w:style w:type="character" w:styleId="Hyperlnk">
    <w:name w:val="Hyperlink"/>
    <w:basedOn w:val="Standardstycketeckensnitt"/>
    <w:uiPriority w:val="99"/>
    <w:semiHidden/>
    <w:qFormat/>
    <w:rsid w:val="0093588F"/>
    <w:rPr>
      <w:color w:val="0000FF"/>
      <w:u w:val="single"/>
    </w:rPr>
  </w:style>
  <w:style w:type="paragraph" w:styleId="Innehllsfrteckningsrubrik">
    <w:name w:val="TOC Heading"/>
    <w:basedOn w:val="Rubrik1"/>
    <w:next w:val="Normal"/>
    <w:uiPriority w:val="39"/>
    <w:semiHidden/>
    <w:rsid w:val="0093588F"/>
    <w:pPr>
      <w:pageBreakBefore/>
      <w:outlineLvl w:val="9"/>
    </w:pPr>
    <w:rPr>
      <w:lang w:eastAsia="ja-JP"/>
    </w:rPr>
  </w:style>
  <w:style w:type="paragraph" w:styleId="Citat">
    <w:name w:val="Quote"/>
    <w:basedOn w:val="Normal"/>
    <w:link w:val="CitatChar"/>
    <w:uiPriority w:val="10"/>
    <w:qFormat/>
    <w:rsid w:val="0093588F"/>
    <w:pPr>
      <w:spacing w:after="220"/>
      <w:ind w:left="357"/>
    </w:pPr>
    <w:rPr>
      <w:iCs/>
      <w:color w:val="000000" w:themeColor="text1"/>
      <w:sz w:val="20"/>
    </w:rPr>
  </w:style>
  <w:style w:type="character" w:customStyle="1" w:styleId="CitatChar">
    <w:name w:val="Citat Char"/>
    <w:basedOn w:val="Standardstycketeckensnitt"/>
    <w:link w:val="Citat"/>
    <w:uiPriority w:val="10"/>
    <w:rsid w:val="0093588F"/>
    <w:rPr>
      <w:rFonts w:asciiTheme="minorHAnsi" w:hAnsiTheme="minorHAnsi"/>
      <w:iCs/>
      <w:color w:val="000000" w:themeColor="text1"/>
      <w:sz w:val="20"/>
    </w:rPr>
  </w:style>
  <w:style w:type="paragraph" w:styleId="Innehll1">
    <w:name w:val="toc 1"/>
    <w:basedOn w:val="Normal"/>
    <w:next w:val="Normal"/>
    <w:uiPriority w:val="39"/>
    <w:semiHidden/>
    <w:rsid w:val="0093588F"/>
    <w:pPr>
      <w:spacing w:beforeLines="100" w:before="100"/>
    </w:pPr>
  </w:style>
  <w:style w:type="paragraph" w:styleId="Innehll2">
    <w:name w:val="toc 2"/>
    <w:basedOn w:val="Normal"/>
    <w:next w:val="Normal"/>
    <w:uiPriority w:val="99"/>
    <w:semiHidden/>
    <w:rsid w:val="0093588F"/>
    <w:pPr>
      <w:ind w:left="276"/>
    </w:pPr>
  </w:style>
  <w:style w:type="paragraph" w:styleId="Innehll3">
    <w:name w:val="toc 3"/>
    <w:basedOn w:val="Normal"/>
    <w:next w:val="Normal"/>
    <w:uiPriority w:val="99"/>
    <w:semiHidden/>
    <w:rsid w:val="0093588F"/>
    <w:pPr>
      <w:ind w:left="552"/>
    </w:pPr>
  </w:style>
  <w:style w:type="character" w:styleId="Betoning">
    <w:name w:val="Emphasis"/>
    <w:basedOn w:val="Standardstycketeckensnitt"/>
    <w:uiPriority w:val="1"/>
    <w:rsid w:val="0093588F"/>
    <w:rPr>
      <w:i/>
      <w:iCs/>
    </w:rPr>
  </w:style>
  <w:style w:type="paragraph" w:styleId="Innehll4">
    <w:name w:val="toc 4"/>
    <w:basedOn w:val="Normal"/>
    <w:next w:val="Normal"/>
    <w:uiPriority w:val="99"/>
    <w:semiHidden/>
    <w:rsid w:val="0093588F"/>
    <w:pPr>
      <w:spacing w:after="100"/>
      <w:ind w:left="660"/>
    </w:pPr>
  </w:style>
  <w:style w:type="paragraph" w:styleId="Innehll5">
    <w:name w:val="toc 5"/>
    <w:basedOn w:val="Normal"/>
    <w:next w:val="Normal"/>
    <w:uiPriority w:val="99"/>
    <w:semiHidden/>
    <w:rsid w:val="0093588F"/>
    <w:pPr>
      <w:spacing w:after="100"/>
      <w:ind w:left="880"/>
    </w:pPr>
  </w:style>
  <w:style w:type="paragraph" w:styleId="Innehll6">
    <w:name w:val="toc 6"/>
    <w:basedOn w:val="Normal"/>
    <w:next w:val="Normal"/>
    <w:uiPriority w:val="99"/>
    <w:semiHidden/>
    <w:rsid w:val="0093588F"/>
    <w:pPr>
      <w:spacing w:after="100"/>
      <w:ind w:left="1100"/>
    </w:pPr>
  </w:style>
  <w:style w:type="paragraph" w:styleId="Innehll7">
    <w:name w:val="toc 7"/>
    <w:basedOn w:val="Normal"/>
    <w:next w:val="Normal"/>
    <w:uiPriority w:val="99"/>
    <w:semiHidden/>
    <w:rsid w:val="0093588F"/>
    <w:pPr>
      <w:spacing w:after="100"/>
      <w:ind w:left="1320"/>
    </w:pPr>
  </w:style>
  <w:style w:type="paragraph" w:styleId="Innehll8">
    <w:name w:val="toc 8"/>
    <w:basedOn w:val="Normal"/>
    <w:next w:val="Normal"/>
    <w:uiPriority w:val="99"/>
    <w:semiHidden/>
    <w:rsid w:val="0093588F"/>
    <w:pPr>
      <w:spacing w:after="100"/>
      <w:ind w:left="1540"/>
    </w:pPr>
  </w:style>
  <w:style w:type="paragraph" w:styleId="Innehll9">
    <w:name w:val="toc 9"/>
    <w:basedOn w:val="Normal"/>
    <w:next w:val="Normal"/>
    <w:uiPriority w:val="99"/>
    <w:semiHidden/>
    <w:rsid w:val="0093588F"/>
    <w:pPr>
      <w:spacing w:after="100"/>
      <w:ind w:left="1760"/>
    </w:pPr>
  </w:style>
  <w:style w:type="table" w:customStyle="1" w:styleId="Trelinjerstabell">
    <w:name w:val="Trelinjerstabell"/>
    <w:basedOn w:val="Normaltabel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jusskuggning-dekorfrg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jusskuggning-dekorfrg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jusskuggning-dekorfrg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jusskuggning-dekorfrg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jusskuggning-dekorfrg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juslista">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juslista-dekorfrg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juslista-dekorfrg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juslista-dekorfrg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juslista-dekorfrg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juslista-dekorfrg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ark">
    <w:name w:val="Strong"/>
    <w:basedOn w:val="Standardstycketeckensnitt"/>
    <w:uiPriority w:val="1"/>
    <w:rsid w:val="0093588F"/>
    <w:rPr>
      <w:b/>
      <w:bCs/>
    </w:rPr>
  </w:style>
  <w:style w:type="table" w:customStyle="1" w:styleId="Sidfottabell">
    <w:name w:val="Sidfot tabell"/>
    <w:basedOn w:val="Normaltabel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93588F"/>
    <w:rPr>
      <w:sz w:val="20"/>
      <w:szCs w:val="20"/>
    </w:rPr>
  </w:style>
  <w:style w:type="character" w:customStyle="1" w:styleId="FotnotstextChar">
    <w:name w:val="Fotnotstext Char"/>
    <w:basedOn w:val="Standardstycketeckensnitt"/>
    <w:link w:val="Fotnotstext"/>
    <w:uiPriority w:val="99"/>
    <w:semiHidden/>
    <w:rsid w:val="0093588F"/>
    <w:rPr>
      <w:rFonts w:asciiTheme="minorHAnsi" w:hAnsiTheme="minorHAnsi"/>
      <w:sz w:val="20"/>
      <w:szCs w:val="20"/>
    </w:rPr>
  </w:style>
  <w:style w:type="character" w:styleId="Fotnotsreferens">
    <w:name w:val="footnote reference"/>
    <w:basedOn w:val="Standardstycketeckensnitt"/>
    <w:uiPriority w:val="99"/>
    <w:semiHidden/>
    <w:unhideWhenUsed/>
    <w:rsid w:val="0093588F"/>
    <w:rPr>
      <w:vertAlign w:val="superscript"/>
    </w:rPr>
  </w:style>
  <w:style w:type="character" w:customStyle="1" w:styleId="Rubrik4Char">
    <w:name w:val="Rubrik 4 Char"/>
    <w:basedOn w:val="Standardstycketeckensnitt"/>
    <w:link w:val="Rubrik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Standardstycketeckensnitt"/>
    <w:uiPriority w:val="1"/>
    <w:rsid w:val="0093588F"/>
    <w:rPr>
      <w:rFonts w:asciiTheme="majorHAnsi" w:hAnsiTheme="majorHAnsi"/>
      <w:color w:val="auto"/>
      <w:sz w:val="14"/>
    </w:rPr>
  </w:style>
  <w:style w:type="character" w:customStyle="1" w:styleId="Sidfotmallarna">
    <w:name w:val="Sidfot mallarna"/>
    <w:basedOn w:val="Standardstycketeckensnitt"/>
    <w:uiPriority w:val="1"/>
    <w:rsid w:val="0093588F"/>
    <w:rPr>
      <w:rFonts w:asciiTheme="majorHAnsi" w:hAnsiTheme="majorHAnsi"/>
      <w:sz w:val="14"/>
    </w:rPr>
  </w:style>
  <w:style w:type="character" w:customStyle="1" w:styleId="Sidfotmallarnagr">
    <w:name w:val="Sidfot mallarna grå"/>
    <w:basedOn w:val="Standardstycketeckensnit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93588F"/>
    <w:rPr>
      <w:rFonts w:asciiTheme="minorHAnsi" w:hAnsiTheme="minorHAnsi" w:cstheme="minorHAnsi"/>
      <w:bdr w:val="single" w:sz="4" w:space="0" w:color="auto"/>
    </w:rPr>
  </w:style>
  <w:style w:type="paragraph" w:styleId="Punktlista">
    <w:name w:val="List Bullet"/>
    <w:basedOn w:val="Normal"/>
    <w:uiPriority w:val="99"/>
    <w:qFormat/>
    <w:rsid w:val="0093588F"/>
    <w:pPr>
      <w:numPr>
        <w:numId w:val="4"/>
      </w:numPr>
      <w:contextualSpacing/>
    </w:pPr>
  </w:style>
  <w:style w:type="paragraph" w:styleId="Numreradlista">
    <w:name w:val="List Number"/>
    <w:basedOn w:val="Normal"/>
    <w:uiPriority w:val="99"/>
    <w:qFormat/>
    <w:rsid w:val="0093588F"/>
    <w:pPr>
      <w:numPr>
        <w:numId w:val="3"/>
      </w:numPr>
      <w:contextualSpacing/>
    </w:pPr>
  </w:style>
  <w:style w:type="paragraph" w:styleId="Liststycke">
    <w:name w:val="List Paragraph"/>
    <w:basedOn w:val="Normal"/>
    <w:uiPriority w:val="34"/>
    <w:qFormat/>
    <w:rsid w:val="007712E9"/>
    <w:pPr>
      <w:ind w:left="720"/>
      <w:contextualSpacing/>
    </w:pPr>
  </w:style>
  <w:style w:type="character" w:styleId="AnvndHyperlnk">
    <w:name w:val="FollowedHyperlink"/>
    <w:basedOn w:val="Standardstycketeckensnitt"/>
    <w:uiPriority w:val="99"/>
    <w:semiHidden/>
    <w:unhideWhenUsed/>
    <w:rsid w:val="000761CA"/>
    <w:rPr>
      <w:color w:val="000000" w:themeColor="followedHyperlink"/>
      <w:u w:val="single"/>
    </w:rPr>
  </w:style>
  <w:style w:type="character" w:styleId="Kommentarsreferens">
    <w:name w:val="annotation reference"/>
    <w:basedOn w:val="Standardstycketeckensnitt"/>
    <w:uiPriority w:val="99"/>
    <w:semiHidden/>
    <w:unhideWhenUsed/>
    <w:rsid w:val="00595BC7"/>
    <w:rPr>
      <w:sz w:val="16"/>
      <w:szCs w:val="16"/>
    </w:rPr>
  </w:style>
  <w:style w:type="paragraph" w:styleId="Kommentarer">
    <w:name w:val="annotation text"/>
    <w:basedOn w:val="Normal"/>
    <w:link w:val="KommentarerChar"/>
    <w:uiPriority w:val="99"/>
    <w:unhideWhenUsed/>
    <w:rsid w:val="00595BC7"/>
    <w:rPr>
      <w:sz w:val="20"/>
      <w:szCs w:val="20"/>
    </w:rPr>
  </w:style>
  <w:style w:type="character" w:customStyle="1" w:styleId="KommentarerChar">
    <w:name w:val="Kommentarer Char"/>
    <w:basedOn w:val="Standardstycketeckensnitt"/>
    <w:link w:val="Kommentarer"/>
    <w:uiPriority w:val="99"/>
    <w:rsid w:val="00595BC7"/>
    <w:rPr>
      <w:rFonts w:asciiTheme="minorHAnsi" w:hAnsiTheme="minorHAnsi"/>
      <w:sz w:val="20"/>
      <w:szCs w:val="20"/>
    </w:rPr>
  </w:style>
  <w:style w:type="paragraph" w:styleId="Kommentarsmne">
    <w:name w:val="annotation subject"/>
    <w:basedOn w:val="Kommentarer"/>
    <w:next w:val="Kommentarer"/>
    <w:link w:val="KommentarsmneChar"/>
    <w:uiPriority w:val="99"/>
    <w:semiHidden/>
    <w:unhideWhenUsed/>
    <w:rsid w:val="00595BC7"/>
    <w:rPr>
      <w:b/>
      <w:bCs/>
    </w:rPr>
  </w:style>
  <w:style w:type="character" w:customStyle="1" w:styleId="KommentarsmneChar">
    <w:name w:val="Kommentarsämne Char"/>
    <w:basedOn w:val="KommentarerChar"/>
    <w:link w:val="Kommentarsmne"/>
    <w:uiPriority w:val="99"/>
    <w:semiHidden/>
    <w:rsid w:val="00595BC7"/>
    <w:rPr>
      <w:rFonts w:asciiTheme="minorHAnsi" w:hAnsiTheme="minorHAnsi"/>
      <w:b/>
      <w:bCs/>
      <w:sz w:val="20"/>
      <w:szCs w:val="20"/>
    </w:rPr>
  </w:style>
  <w:style w:type="paragraph" w:styleId="Litteraturfrteckning">
    <w:name w:val="Bibliography"/>
    <w:basedOn w:val="Normal"/>
    <w:next w:val="Normal"/>
    <w:uiPriority w:val="37"/>
    <w:unhideWhenUsed/>
    <w:rsid w:val="00C41369"/>
    <w:pPr>
      <w:ind w:left="720" w:hanging="720"/>
    </w:pPr>
  </w:style>
  <w:style w:type="paragraph" w:styleId="Beskrivning">
    <w:name w:val="caption"/>
    <w:basedOn w:val="Normal"/>
    <w:next w:val="Normal"/>
    <w:uiPriority w:val="35"/>
    <w:unhideWhenUsed/>
    <w:qFormat/>
    <w:rsid w:val="001514B7"/>
    <w:rPr>
      <w:i/>
      <w:iCs/>
      <w:color w:val="000000" w:themeColor="text2"/>
      <w:sz w:val="18"/>
      <w:szCs w:val="18"/>
    </w:rPr>
  </w:style>
  <w:style w:type="table" w:styleId="Rutntstabell1ljus">
    <w:name w:val="Grid Table 1 Light"/>
    <w:basedOn w:val="Normaltabel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Standardstycketeckensnitt"/>
    <w:uiPriority w:val="99"/>
    <w:semiHidden/>
    <w:unhideWhenUsed/>
    <w:rsid w:val="005258C0"/>
    <w:rPr>
      <w:color w:val="605E5C"/>
      <w:shd w:val="clear" w:color="auto" w:fill="E1DFDD"/>
    </w:rPr>
  </w:style>
  <w:style w:type="character" w:customStyle="1" w:styleId="mjx-char">
    <w:name w:val="mjx-char"/>
    <w:basedOn w:val="Standardstycketeckensnit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b">
    <w:name w:val="Normal (Web)"/>
    <w:basedOn w:val="Normal"/>
    <w:uiPriority w:val="99"/>
    <w:semiHidden/>
    <w:unhideWhenUsed/>
    <w:rsid w:val="00EC4986"/>
    <w:rPr>
      <w:rFonts w:ascii="Times New Roman" w:hAnsi="Times New Roman" w:cs="Times New Roman"/>
    </w:rPr>
  </w:style>
  <w:style w:type="character" w:styleId="Sidnummer">
    <w:name w:val="page number"/>
    <w:basedOn w:val="Standardstycketeckensnitt"/>
    <w:uiPriority w:val="99"/>
    <w:semiHidden/>
    <w:unhideWhenUsed/>
    <w:rsid w:val="00EC4986"/>
  </w:style>
  <w:style w:type="character" w:customStyle="1" w:styleId="UnresolvedMention2">
    <w:name w:val="Unresolved Mention2"/>
    <w:basedOn w:val="Standardstycketeckensnit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2.xml"/><Relationship Id="rId28"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AB6EC23B-9DF5-4C7D-833E-5E5AECB04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36</Pages>
  <Words>65118</Words>
  <Characters>345127</Characters>
  <Application>Microsoft Office Word</Application>
  <DocSecurity>0</DocSecurity>
  <Lines>2876</Lines>
  <Paragraphs>818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409427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Anna Gårdmark</cp:lastModifiedBy>
  <cp:revision>10</cp:revision>
  <cp:lastPrinted>2020-01-31T14:37:00Z</cp:lastPrinted>
  <dcterms:created xsi:type="dcterms:W3CDTF">2020-02-07T06:20:00Z</dcterms:created>
  <dcterms:modified xsi:type="dcterms:W3CDTF">2020-02-07T10:48:00Z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id="JtKt9yLW"/&gt;&lt;style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