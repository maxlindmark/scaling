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695900" w:rsidRDefault="00221898" w:rsidP="00221898">
      <w:pPr>
        <w:spacing w:line="480" w:lineRule="auto"/>
        <w:contextualSpacing/>
        <w:jc w:val="both"/>
        <w:rPr>
          <w:rFonts w:cstheme="minorHAnsi"/>
          <w:vertAlign w:val="superscript"/>
        </w:rPr>
      </w:pPr>
      <w:r w:rsidRPr="00695900">
        <w:rPr>
          <w:rFonts w:cstheme="minorHAnsi"/>
        </w:rPr>
        <w:t>Max Lindmark</w:t>
      </w:r>
      <w:r w:rsidRPr="0001320D">
        <w:rPr>
          <w:rFonts w:cstheme="minorHAnsi"/>
          <w:vertAlign w:val="superscript"/>
        </w:rPr>
        <w:t>a,1</w:t>
      </w:r>
      <w:r w:rsidRPr="00695900">
        <w:rPr>
          <w:rFonts w:cstheme="minorHAnsi"/>
        </w:rPr>
        <w:t>, Jan Ohlberger</w:t>
      </w:r>
      <w:r w:rsidRPr="00695900">
        <w:rPr>
          <w:rFonts w:cstheme="minorHAnsi"/>
          <w:vertAlign w:val="superscript"/>
        </w:rPr>
        <w:t>b</w:t>
      </w:r>
      <w:r w:rsidRPr="00695900">
        <w:rPr>
          <w:rFonts w:cstheme="minorHAnsi"/>
        </w:rPr>
        <w:t>, Anna Gårdmark</w:t>
      </w:r>
      <w:r w:rsidRPr="00695900">
        <w:rPr>
          <w:rFonts w:cstheme="minorHAnsi"/>
          <w:vertAlign w:val="superscript"/>
        </w:rPr>
        <w:t>c</w:t>
      </w:r>
    </w:p>
    <w:p w14:paraId="52A8E0B2" w14:textId="77777777" w:rsidR="00221898" w:rsidRPr="00695900" w:rsidRDefault="00221898" w:rsidP="00221898">
      <w:pPr>
        <w:spacing w:line="480" w:lineRule="auto"/>
        <w:contextualSpacing/>
        <w:jc w:val="both"/>
        <w:rPr>
          <w:rFonts w:cstheme="minorHAnsi"/>
          <w:vertAlign w:val="superscript"/>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Swedish University of Agricultural Sciences, Department of Aquatic Resources, Institute of Coastal Research, Skolgatan 6, Öregrund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Swedish University of Agricultural Sciences, Department of Aquatic Resources</w:t>
      </w:r>
      <w:commentRangeStart w:id="0"/>
      <w:commentRangeStart w:id="1"/>
      <w:r w:rsidRPr="00B37A74">
        <w:t xml:space="preserve">, </w:t>
      </w:r>
      <w:commentRangeEnd w:id="0"/>
      <w:r w:rsidRPr="00695900">
        <w:rPr>
          <w:rStyle w:val="CommentReference"/>
        </w:rPr>
        <w:commentReference w:id="0"/>
      </w:r>
      <w:commentRangeEnd w:id="1"/>
      <w:r>
        <w:rPr>
          <w:rStyle w:val="CommentReference"/>
        </w:rPr>
        <w:commentReference w:id="1"/>
      </w:r>
      <w:r w:rsidRPr="00B37A74">
        <w:t xml:space="preserve">Skolgatan 6, SE-742 42 Öregrund,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7777777"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Turistgatan 5, Lysekil </w:t>
      </w:r>
      <w:r w:rsidRPr="00B37A74">
        <w:t xml:space="preserve"> </w:t>
      </w:r>
      <w:r w:rsidRPr="00B37A74">
        <w:rPr>
          <w:rFonts w:cstheme="minorHAnsi"/>
        </w:rPr>
        <w:t xml:space="preserve">453 30, Sweden, Tel.: +46(0)104784137, </w:t>
      </w:r>
      <w:r w:rsidRPr="00B37A74">
        <w:rPr>
          <w:rFonts w:cstheme="minorHAnsi"/>
          <w:b/>
          <w:bCs/>
        </w:rPr>
        <w:t>email</w:t>
      </w:r>
      <w:r w:rsidRPr="00B37A74">
        <w:rPr>
          <w:rFonts w:cstheme="minorHAnsi"/>
        </w:rPr>
        <w:t xml:space="preserve">: </w:t>
      </w:r>
      <w:hyperlink r:id="rId10" w:history="1">
        <w:r w:rsidRPr="00B37A74">
          <w:rPr>
            <w:rStyle w:val="Hyperli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7BFFFABB"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Classification</w:t>
      </w:r>
      <w:r w:rsidRPr="00B37A74">
        <w:rPr>
          <w:rFonts w:cstheme="minorHAnsi"/>
          <w:color w:val="333333"/>
          <w:shd w:val="clear" w:color="auto" w:fill="FFFFFF"/>
        </w:rPr>
        <w:t>: BIOLOGICAL SCIENCES, Ecology</w:t>
      </w:r>
    </w:p>
    <w:p w14:paraId="2642D84A"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metabolic rate, consumption rate, temperature-size rule, metabolic theory of ecology </w:t>
      </w:r>
      <w:r w:rsidRPr="00B37A74">
        <w:rPr>
          <w:rFonts w:cstheme="minorHAnsi"/>
          <w:color w:val="333333"/>
          <w:shd w:val="clear" w:color="auto" w:fill="FFFFFF"/>
        </w:rPr>
        <w:tab/>
      </w:r>
    </w:p>
    <w:p w14:paraId="4D66B7D1" w14:textId="59EF96B8" w:rsidR="00221898" w:rsidRDefault="00221898"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79AFE04"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declines with body size. Using an independent dataset, we confirmed this negative relationship between optimum growth temperature and size within fish species. Small individuals </w:t>
      </w:r>
      <w:r>
        <w:rPr>
          <w:rFonts w:cstheme="minorHAnsi"/>
        </w:rPr>
        <w:t>may</w:t>
      </w:r>
      <w:r w:rsidRPr="00B37A74">
        <w:rPr>
          <w:rFonts w:cstheme="minorHAnsi"/>
        </w:rPr>
        <w:t xml:space="preserve"> therefore exhibit increased growth with initial warming, whereas larger conspecific individuals 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5878E0E8"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Significance statement</w:t>
      </w:r>
    </w:p>
    <w:p w14:paraId="3058FB6D" w14:textId="39138FAA" w:rsidR="00FF0C73" w:rsidRPr="00B37A74" w:rsidRDefault="00FF0C73" w:rsidP="00FF0C73">
      <w:pPr>
        <w:spacing w:line="480" w:lineRule="auto"/>
        <w:contextualSpacing/>
        <w:jc w:val="both"/>
      </w:pPr>
      <w:r w:rsidRPr="00B37A74">
        <w:t>Predicting organism responses to a warming climate</w:t>
      </w:r>
      <w:r w:rsidRPr="00B37A74" w:rsidDel="00091D21">
        <w:t xml:space="preserve"> </w:t>
      </w:r>
      <w:r w:rsidRPr="00B37A74">
        <w:t xml:space="preserve">requires understanding how physiological processes such as feeding, metabolism, and growth depend on body size and temperature within species. Common growth models predict declining optimum growth temperatures with body size if energetic costs </w:t>
      </w:r>
      <w:r>
        <w:t xml:space="preserve">(metabolism) </w:t>
      </w:r>
      <w:r w:rsidRPr="00B37A74">
        <w:t>increase faster than gains</w:t>
      </w:r>
      <w:r>
        <w:t xml:space="preserve"> (feeding)</w:t>
      </w:r>
      <w:r w:rsidRPr="00B37A74">
        <w:t xml:space="preserve"> with body size. However, the generality of these features has not been evaluated at the within-species level. By collating data </w:t>
      </w:r>
      <w:r w:rsidR="005911F4">
        <w:t xml:space="preserve">on fish </w:t>
      </w:r>
      <w:r w:rsidRPr="00B37A74">
        <w:t xml:space="preserve">through a </w:t>
      </w:r>
      <w:r w:rsidRPr="00B37A74">
        <w:rPr>
          <w:rFonts w:eastAsiaTheme="minorEastAsia"/>
        </w:rPr>
        <w:t>systematic literature review</w:t>
      </w:r>
      <w:r w:rsidRPr="00B37A74">
        <w:t>, we find support for both declining net energy gain and declining optimum growth temperatures with body size. Th</w:t>
      </w:r>
      <w:r>
        <w:t xml:space="preserve">is </w:t>
      </w:r>
      <w:r w:rsidRPr="00B37A74">
        <w:t>impl</w:t>
      </w:r>
      <w:r>
        <w:t xml:space="preserve">ies </w:t>
      </w:r>
      <w:r w:rsidRPr="00B37A74">
        <w:t xml:space="preserve">large individuals within populations may be the first to suffer </w:t>
      </w:r>
      <w:r w:rsidR="005911F4">
        <w:t>poor growth due to</w:t>
      </w:r>
      <w:r w:rsidRPr="00B37A74">
        <w:t xml:space="preserve"> warming, with </w:t>
      </w:r>
      <w:r w:rsidR="005911F4">
        <w:t>consequences</w:t>
      </w:r>
      <w:r w:rsidR="005911F4" w:rsidRPr="00B37A74">
        <w:t xml:space="preserve"> </w:t>
      </w:r>
      <w:r w:rsidRPr="00B37A74">
        <w:t>for fisheries yield and food web structure in warmer climates.</w:t>
      </w:r>
    </w:p>
    <w:p w14:paraId="60B24196" w14:textId="77777777" w:rsidR="00FF0C73" w:rsidRPr="00B37A74" w:rsidRDefault="00FF0C73" w:rsidP="00FF0C73">
      <w:pPr>
        <w:spacing w:line="480" w:lineRule="auto"/>
        <w:contextualSpacing/>
        <w:jc w:val="both"/>
      </w:pPr>
    </w:p>
    <w:p w14:paraId="318B1227" w14:textId="77777777" w:rsidR="00FF0C73" w:rsidRPr="00B37A74" w:rsidRDefault="00FF0C73" w:rsidP="00FF0C73">
      <w:pPr>
        <w:spacing w:line="480" w:lineRule="auto"/>
        <w:contextualSpacing/>
        <w:jc w:val="both"/>
      </w:pPr>
    </w:p>
    <w:p w14:paraId="3F4422E8" w14:textId="77777777" w:rsidR="00FF0C73" w:rsidRPr="00B37A74" w:rsidRDefault="00FF0C73" w:rsidP="00FF0C73">
      <w:pPr>
        <w:spacing w:line="480" w:lineRule="auto"/>
        <w:contextualSpacing/>
        <w:jc w:val="both"/>
      </w:pPr>
    </w:p>
    <w:p w14:paraId="33FBF5B9" w14:textId="77777777" w:rsidR="00FF0C73" w:rsidRPr="00B37A74" w:rsidRDefault="00FF0C73" w:rsidP="00FF0C73">
      <w:pPr>
        <w:spacing w:line="480" w:lineRule="auto"/>
        <w:contextualSpacing/>
        <w:jc w:val="both"/>
      </w:pPr>
    </w:p>
    <w:p w14:paraId="640E9312" w14:textId="77777777" w:rsidR="00FF0C73" w:rsidRPr="00B37A74" w:rsidRDefault="00FF0C73" w:rsidP="00FF0C73">
      <w:pPr>
        <w:spacing w:line="480" w:lineRule="auto"/>
        <w:contextualSpacing/>
        <w:jc w:val="both"/>
      </w:pPr>
    </w:p>
    <w:p w14:paraId="1E2D03B7" w14:textId="77777777" w:rsidR="00FF0C73" w:rsidRPr="00B37A74" w:rsidRDefault="00FF0C73" w:rsidP="00FF0C73">
      <w:pPr>
        <w:spacing w:line="480" w:lineRule="auto"/>
        <w:contextualSpacing/>
        <w:jc w:val="both"/>
      </w:pPr>
    </w:p>
    <w:p w14:paraId="3FF445B8" w14:textId="77777777" w:rsidR="00FF0C73" w:rsidRPr="00B37A74" w:rsidRDefault="00FF0C73" w:rsidP="00FF0C73">
      <w:pPr>
        <w:spacing w:line="480" w:lineRule="auto"/>
        <w:contextualSpacing/>
        <w:jc w:val="both"/>
      </w:pPr>
    </w:p>
    <w:p w14:paraId="19236D34" w14:textId="77777777" w:rsidR="00FF0C73" w:rsidRPr="00B37A74" w:rsidRDefault="00FF0C73" w:rsidP="00FF0C73">
      <w:pPr>
        <w:spacing w:line="480" w:lineRule="auto"/>
        <w:contextualSpacing/>
        <w:jc w:val="both"/>
      </w:pPr>
    </w:p>
    <w:p w14:paraId="7F2110B2" w14:textId="77777777" w:rsidR="00FF0C73" w:rsidRPr="00B37A74" w:rsidRDefault="00FF0C73" w:rsidP="00FF0C73">
      <w:pPr>
        <w:spacing w:line="480" w:lineRule="auto"/>
        <w:contextualSpacing/>
        <w:jc w:val="both"/>
      </w:pPr>
    </w:p>
    <w:p w14:paraId="328A6E55" w14:textId="77777777" w:rsidR="00FF0C73" w:rsidRPr="00B37A74" w:rsidRDefault="00FF0C73" w:rsidP="00FF0C73">
      <w:pPr>
        <w:spacing w:line="480" w:lineRule="auto"/>
        <w:contextualSpacing/>
        <w:jc w:val="both"/>
      </w:pPr>
    </w:p>
    <w:p w14:paraId="03B77B7D" w14:textId="77777777" w:rsidR="00FF0C73" w:rsidRPr="00B37A74" w:rsidRDefault="00FF0C73" w:rsidP="00FF0C73">
      <w:pPr>
        <w:spacing w:line="480" w:lineRule="auto"/>
        <w:contextualSpacing/>
        <w:jc w:val="both"/>
      </w:pPr>
    </w:p>
    <w:p w14:paraId="31091E43" w14:textId="77777777" w:rsidR="00FF0C73" w:rsidRPr="00B37A74" w:rsidRDefault="00FF0C73" w:rsidP="00FF0C73">
      <w:pPr>
        <w:spacing w:line="480" w:lineRule="auto"/>
        <w:contextualSpacing/>
        <w:jc w:val="both"/>
      </w:pPr>
    </w:p>
    <w:p w14:paraId="45DABE7D" w14:textId="77777777" w:rsidR="00FF0C73" w:rsidRPr="00B37A74" w:rsidRDefault="00FF0C73" w:rsidP="00FF0C73">
      <w:pPr>
        <w:spacing w:line="480" w:lineRule="auto"/>
        <w:contextualSpacing/>
        <w:jc w:val="both"/>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150926C7"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Pr="00B37A74">
        <w:rPr>
          <w:rFonts w:eastAsiaTheme="minorEastAsia" w:cstheme="minorHAnsi"/>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AA5F7C">
        <w:rPr>
          <w:rFonts w:eastAsiaTheme="minorEastAsia" w:cstheme="minorHAnsi"/>
        </w:rPr>
        <w:instrText xml:space="preserve"> ADDIN ZOTERO_ITEM CSL_CITATION {"citationID":"hNb1pqTJ","properties":{"formattedCitation":"(Savage {\\i{}et al.} 2004)","plainCitation":"(Savage et al. 2004)","noteIndex":0},"citationItems":[{"id":"DzJXmSQ3/4vD4ti4n","uris":["http://zotero.org/users/local/FTg3Qpza/items/5EKRHGLR"],"uri":["http://zotero.org/users/local/FTg3Qpza/items/5EKRHGLR"],"itemData":{"id":914,"type":"article-journal","title":"Effects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Pr="00B37A74">
        <w:t xml:space="preserve">(Savage </w:t>
      </w:r>
      <w:r w:rsidRPr="00B37A74">
        <w:rPr>
          <w:i/>
          <w:iCs/>
        </w:rPr>
        <w:t>et al.</w:t>
      </w:r>
      <w:r w:rsidRPr="00B37A74">
        <w:t xml:space="preserve"> 2004)</w:t>
      </w:r>
      <w:r w:rsidRPr="0001320D">
        <w:rPr>
          <w:rFonts w:eastAsiaTheme="minorEastAsia" w:cstheme="minorHAnsi"/>
        </w:rPr>
        <w:fldChar w:fldCharType="end"/>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AA5F7C">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DzJXmSQ3/tEXcjiSk","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Pr="00B37A74">
        <w:t xml:space="preserve">(Andersen </w:t>
      </w:r>
      <w:r w:rsidRPr="00B37A74">
        <w:rPr>
          <w:i/>
          <w:iCs/>
        </w:rPr>
        <w:t>et al.</w:t>
      </w:r>
      <w:r w:rsidRPr="00B37A74">
        <w:t xml:space="preserve">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419D1F24"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Pr="00B37A74">
        <w:t xml:space="preserve">(Daufresne </w:t>
      </w:r>
      <w:r w:rsidRPr="00B37A74">
        <w:rPr>
          <w:i/>
          <w:iCs/>
        </w:rPr>
        <w:t>et al.</w:t>
      </w:r>
      <w:r w:rsidRPr="00B37A74">
        <w:t xml:space="preserve"> 2009; Gardner </w:t>
      </w:r>
      <w:r w:rsidRPr="00B37A74">
        <w:rPr>
          <w:i/>
          <w:iCs/>
        </w:rPr>
        <w:t>et al.</w:t>
      </w:r>
      <w:r w:rsidRPr="00B37A74">
        <w:t xml:space="preserve">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Pr="00B37A74">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Pr="00B37A74">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Pr="00B37A74">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Pr="00B37A74">
        <w:t>(Atkinson 1994)</w:t>
      </w:r>
      <w:r w:rsidRPr="0001320D">
        <w:rPr>
          <w:rFonts w:eastAsiaTheme="minorEastAsia" w:cstheme="minorHAnsi"/>
        </w:rPr>
        <w:fldChar w:fldCharType="end"/>
      </w:r>
      <w:r w:rsidRPr="00B37A74">
        <w:rPr>
          <w:rFonts w:eastAsiaTheme="minorEastAsia" w:cstheme="minorHAnsi"/>
        </w:rPr>
        <w:t xml:space="preserve">, is reflected in latitudinal gradients of insects </w:t>
      </w:r>
      <w:r w:rsidRPr="0001320D">
        <w:rPr>
          <w:rFonts w:eastAsiaTheme="minorEastAsia" w:cstheme="minorHAnsi"/>
        </w:rPr>
        <w:fldChar w:fldCharType="begin"/>
      </w:r>
      <w:r w:rsidRPr="00B37A74">
        <w:rPr>
          <w:rFonts w:eastAsiaTheme="minorEastAsia" w:cstheme="minorHAnsi"/>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Pr="00B37A74">
        <w:rPr>
          <w:rFonts w:ascii="Cambria Math" w:eastAsiaTheme="minorEastAsia" w:hAnsi="Cambria Math" w:cs="Cambria Math"/>
        </w:rPr>
        <w:instrText>∼</w:instrText>
      </w:r>
      <w:r w:rsidRPr="00B37A74">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(Forster </w:t>
      </w:r>
      <w:r w:rsidRPr="00B37A74">
        <w:rPr>
          <w:i/>
          <w:iCs/>
        </w:rPr>
        <w:t>et al.</w:t>
      </w:r>
      <w:r w:rsidRPr="00B37A74">
        <w:t xml:space="preserve"> 2012; 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Pr="00B37A74">
        <w:rPr>
          <w:rFonts w:eastAsiaTheme="minorEastAsia" w:cstheme="minorHAnsi"/>
        </w:rPr>
        <w:instrText xml:space="preserve"> ADDIN ZOTERO_ITEM CSL_CITATION {"citationID":"a2ddgmn6hn","properties":{"formattedCitation":"(Thresher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w:instrText>
      </w:r>
      <w:r w:rsidRPr="003F19AC">
        <w:rPr>
          <w:rFonts w:eastAsiaTheme="minorEastAsia" w:cstheme="minorHAnsi"/>
          <w:lang w:val="sv-SE"/>
        </w:rPr>
        <w:instrText>small</w:instrText>
      </w:r>
      <w:r w:rsidRPr="003F19AC">
        <w:rPr>
          <w:rFonts w:eastAsiaTheme="minorEastAsia" w:cstheme="minorHAnsi" w:hint="eastAsia"/>
          <w:lang w:val="sv-SE"/>
        </w:rPr>
        <w:instrText>‐</w:instrText>
      </w:r>
      <w:r w:rsidRPr="003F19AC">
        <w:rPr>
          <w:rFonts w:eastAsiaTheme="minorEastAsia" w:cstheme="minorHAnsi"/>
          <w:lang w:val="sv-SE"/>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w:instrText>
      </w:r>
      <w:r w:rsidRPr="003F19AC">
        <w:rPr>
          <w:rFonts w:eastAsiaTheme="minorEastAsia" w:cstheme="minorHAnsi" w:hint="eastAsia"/>
          <w:lang w:val="sv-SE"/>
        </w:rPr>
        <w:instrText>–</w:instrText>
      </w:r>
      <w:r w:rsidRPr="003F19AC">
        <w:rPr>
          <w:rFonts w:eastAsiaTheme="minorEastAsia" w:cstheme="minorHAnsi"/>
          <w:lang w:val="sv-SE"/>
        </w:rPr>
        <w:instrText>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Pr="003F19AC">
        <w:rPr>
          <w:rFonts w:eastAsiaTheme="minorEastAsia" w:cstheme="minorHAnsi" w:hint="eastAsia"/>
          <w:lang w:val="sv-SE"/>
        </w:rPr>
        <w:instrText>‐</w:instrText>
      </w:r>
      <w:r w:rsidRPr="003F19AC">
        <w:rPr>
          <w:rFonts w:eastAsiaTheme="minorEastAsia" w:cstheme="minorHAnsi"/>
          <w:lang w:val="sv-SE"/>
        </w:rPr>
        <w:instrText xml:space="preserv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Pr="0001320D">
        <w:rPr>
          <w:rFonts w:eastAsiaTheme="minorEastAsia" w:cstheme="minorHAnsi"/>
        </w:rPr>
        <w:fldChar w:fldCharType="separate"/>
      </w:r>
      <w:r w:rsidRPr="003F19AC">
        <w:rPr>
          <w:lang w:val="sv-SE"/>
        </w:rPr>
        <w:t xml:space="preserve">(Thresher </w:t>
      </w:r>
      <w:r w:rsidRPr="003F19AC">
        <w:rPr>
          <w:i/>
          <w:iCs/>
          <w:lang w:val="sv-SE"/>
        </w:rPr>
        <w:t>et al.</w:t>
      </w:r>
      <w:r w:rsidRPr="003F19AC">
        <w:rPr>
          <w:lang w:val="sv-SE"/>
        </w:rPr>
        <w:t xml:space="preserve"> 2007; Neuheimer </w:t>
      </w:r>
      <w:r w:rsidRPr="003F19AC">
        <w:rPr>
          <w:i/>
          <w:iCs/>
          <w:lang w:val="sv-SE"/>
        </w:rPr>
        <w:t>et al.</w:t>
      </w:r>
      <w:r w:rsidRPr="003F19AC">
        <w:rPr>
          <w:lang w:val="sv-SE"/>
        </w:rPr>
        <w:t xml:space="preserve"> 2011; Baudron </w:t>
      </w:r>
      <w:r w:rsidRPr="003F19AC">
        <w:rPr>
          <w:i/>
          <w:iCs/>
          <w:lang w:val="sv-SE"/>
        </w:rPr>
        <w:t>et al.</w:t>
      </w:r>
      <w:r w:rsidRPr="003F19AC">
        <w:rPr>
          <w:lang w:val="sv-SE"/>
        </w:rPr>
        <w:t xml:space="preserve"> 2014; Huss </w:t>
      </w:r>
      <w:r w:rsidRPr="003F19AC">
        <w:rPr>
          <w:i/>
          <w:iCs/>
          <w:lang w:val="sv-SE"/>
        </w:rPr>
        <w:t>et al.</w:t>
      </w:r>
      <w:r w:rsidRPr="003F19AC">
        <w:rPr>
          <w:lang w:val="sv-SE"/>
        </w:rPr>
        <w:t xml:space="preserve"> 2019)</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commentRangeStart w:id="2"/>
      <w:r w:rsidRPr="0001320D">
        <w:rPr>
          <w:rFonts w:eastAsiaTheme="minorEastAsia" w:cstheme="minorHAnsi"/>
        </w:rPr>
        <w:fldChar w:fldCharType="begin"/>
      </w:r>
      <w:r w:rsidR="00BC7543">
        <w:rPr>
          <w:rFonts w:eastAsiaTheme="minorEastAsia" w:cstheme="minorHAnsi"/>
        </w:rPr>
        <w:instrText xml:space="preserve"> ADDIN ZOTERO_ITEM CSL_CITATION {"citationID":"EeHrKXza","properties":{"formattedCitation":"(Baudron {\\i{}et al.} 2014; van Rijn {\\i{}et al.} 2017; Ikpewe {\\i{}et al.} 2020)","plainCitation":"(Baudron et al. 2014; van Rijn et al. 2017; Ikpewe et al. 2020)","noteIndex":0},"citationItems":[{"id":2504,"uris":["http://zotero.org/users/6116610/items/6SNS68MD"],"uri":["http://zotero.org/users/6116610/items/6SNS68MD"],"itemData":{"id":2504,"type":"article-journal","abstract":"Increasing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BC7543" w:rsidRPr="00BC7543">
        <w:rPr>
          <w:lang w:val="en-GB"/>
        </w:rPr>
        <w:t xml:space="preserve">(Baudron </w:t>
      </w:r>
      <w:r w:rsidR="00BC7543" w:rsidRPr="00BC7543">
        <w:rPr>
          <w:i/>
          <w:iCs/>
          <w:lang w:val="en-GB"/>
        </w:rPr>
        <w:t>et al.</w:t>
      </w:r>
      <w:r w:rsidR="00BC7543" w:rsidRPr="00BC7543">
        <w:rPr>
          <w:lang w:val="en-GB"/>
        </w:rPr>
        <w:t xml:space="preserve"> 2014; van Rijn </w:t>
      </w:r>
      <w:r w:rsidR="00BC7543" w:rsidRPr="00BC7543">
        <w:rPr>
          <w:i/>
          <w:iCs/>
          <w:lang w:val="en-GB"/>
        </w:rPr>
        <w:t>et al.</w:t>
      </w:r>
      <w:r w:rsidR="00BC7543" w:rsidRPr="00BC7543">
        <w:rPr>
          <w:lang w:val="en-GB"/>
        </w:rPr>
        <w:t xml:space="preserve"> 2017; Ikpewe </w:t>
      </w:r>
      <w:r w:rsidR="00BC7543" w:rsidRPr="00BC7543">
        <w:rPr>
          <w:i/>
          <w:iCs/>
          <w:lang w:val="en-GB"/>
        </w:rPr>
        <w:t>et al.</w:t>
      </w:r>
      <w:r w:rsidR="00BC7543" w:rsidRPr="00BC7543">
        <w:rPr>
          <w:lang w:val="en-GB"/>
        </w:rPr>
        <w:t xml:space="preserve"> 2020)</w:t>
      </w:r>
      <w:r w:rsidRPr="0001320D">
        <w:rPr>
          <w:rFonts w:eastAsiaTheme="minorEastAsia" w:cstheme="minorHAnsi"/>
        </w:rPr>
        <w:fldChar w:fldCharType="end"/>
      </w:r>
      <w:commentRangeEnd w:id="2"/>
      <w:r>
        <w:rPr>
          <w:rStyle w:val="CommentReference"/>
        </w:rPr>
        <w:commentReference w:id="2"/>
      </w:r>
      <w:r w:rsidRPr="003F19AC">
        <w:rPr>
          <w:lang w:val="sv-SE"/>
        </w:rPr>
        <w:t xml:space="preserve">. </w:t>
      </w:r>
      <w:r w:rsidRPr="00B37A74">
        <w:t>However, other studies, including large scale experiments, controlled experiments and latitudinal studies</w:t>
      </w:r>
      <w:ins w:id="3" w:author="Max Lindmark" w:date="2021-01-15T08:55:00Z">
        <w:r w:rsidR="000F7520">
          <w:t xml:space="preserve"> or observational data on non-commercial spec</w:t>
        </w:r>
      </w:ins>
      <w:ins w:id="4" w:author="Max Lindmark" w:date="2021-01-15T14:50:00Z">
        <w:r w:rsidR="007B081C">
          <w:t>i</w:t>
        </w:r>
      </w:ins>
      <w:ins w:id="5" w:author="Max Lindmark" w:date="2021-01-15T08:55:00Z">
        <w:r w:rsidR="000F7520">
          <w:t>es</w:t>
        </w:r>
      </w:ins>
      <w:r w:rsidRPr="00B37A74">
        <w:t>, have failed to find negative relationships between maximum size</w:t>
      </w:r>
      <w:ins w:id="6" w:author="Max Lindmark" w:date="2021-01-15T08:55:00Z">
        <w:r w:rsidR="00150144">
          <w:t xml:space="preserve">, </w:t>
        </w:r>
      </w:ins>
      <w:del w:id="7" w:author="Max Lindmark" w:date="2021-01-15T08:55:00Z">
        <w:r w:rsidRPr="00B37A74" w:rsidDel="00150144">
          <w:delText xml:space="preserve"> or </w:delText>
        </w:r>
      </w:del>
      <w:r w:rsidRPr="00B37A74">
        <w:t xml:space="preserve">growth of old fish </w:t>
      </w:r>
      <w:ins w:id="8" w:author="Max Lindmark" w:date="2021-01-15T08:55:00Z">
        <w:r w:rsidR="00150144">
          <w:t xml:space="preserve">or mean size </w:t>
        </w:r>
      </w:ins>
      <w:r w:rsidRPr="00B37A74">
        <w:lastRenderedPageBreak/>
        <w:t xml:space="preserve">and temperature </w:t>
      </w:r>
      <w:commentRangeStart w:id="9"/>
      <w:r w:rsidRPr="00B37A74">
        <w:fldChar w:fldCharType="begin"/>
      </w:r>
      <w:r w:rsidR="00AA5F7C">
        <w:instrText xml:space="preserve"> ADDIN ZOTERO_ITEM CSL_CITATION {"citationID":"MXEDix4O","properties":{"formattedCitation":"(Barneche {\\i{}et al.} 2019; Huss {\\i{}et al.} 2019; van Dorst {\\i{}et al.} 2019; Audzijonyte {\\i{}et al.} 2020; Denderen {\\i{}et al.} 2020)","plainCitation":"(Barneche et al. 2019; Huss et al. 2019; van Dorst et al. 2019; Audzijonyte et al. 2020; Denderen et al. 2020)","noteIndex":0},"citationItems":[{"id":819,"uris":["http://zotero.org/users/6116610/items/Y392ZER2"],"uri":["http://zotero.org/users/6116610/items/Y392ZER2"],"itemData":{"id":819,"type":"article-journal","container-title":"Functional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Group","page":"1-6","source":"www.nature.com","title":"Fish body sizes change with temperature but not all species shrink with warming","author":[{"family":"Audzijonyte","given":"Asta"},{"family":"Richards","given":"Shane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AA5F7C" w:rsidRPr="00AA5F7C">
        <w:rPr>
          <w:lang w:val="en-GB"/>
        </w:rPr>
        <w:t xml:space="preserve">(Barneche </w:t>
      </w:r>
      <w:r w:rsidR="00AA5F7C" w:rsidRPr="00AA5F7C">
        <w:rPr>
          <w:i/>
          <w:iCs/>
          <w:lang w:val="en-GB"/>
        </w:rPr>
        <w:t>et al.</w:t>
      </w:r>
      <w:r w:rsidR="00AA5F7C" w:rsidRPr="00AA5F7C">
        <w:rPr>
          <w:lang w:val="en-GB"/>
        </w:rPr>
        <w:t xml:space="preserve"> 2019; Huss </w:t>
      </w:r>
      <w:r w:rsidR="00AA5F7C" w:rsidRPr="00AA5F7C">
        <w:rPr>
          <w:i/>
          <w:iCs/>
          <w:lang w:val="en-GB"/>
        </w:rPr>
        <w:t>et al.</w:t>
      </w:r>
      <w:r w:rsidR="00AA5F7C" w:rsidRPr="00AA5F7C">
        <w:rPr>
          <w:lang w:val="en-GB"/>
        </w:rPr>
        <w:t xml:space="preserve"> 2019; van Dorst </w:t>
      </w:r>
      <w:r w:rsidR="00AA5F7C" w:rsidRPr="00AA5F7C">
        <w:rPr>
          <w:i/>
          <w:iCs/>
          <w:lang w:val="en-GB"/>
        </w:rPr>
        <w:t>et al.</w:t>
      </w:r>
      <w:r w:rsidR="00AA5F7C" w:rsidRPr="00AA5F7C">
        <w:rPr>
          <w:lang w:val="en-GB"/>
        </w:rPr>
        <w:t xml:space="preserve"> 2019; Audzijonyte </w:t>
      </w:r>
      <w:r w:rsidR="00AA5F7C" w:rsidRPr="00AA5F7C">
        <w:rPr>
          <w:i/>
          <w:iCs/>
          <w:lang w:val="en-GB"/>
        </w:rPr>
        <w:t>et al.</w:t>
      </w:r>
      <w:r w:rsidR="00AA5F7C" w:rsidRPr="00AA5F7C">
        <w:rPr>
          <w:lang w:val="en-GB"/>
        </w:rPr>
        <w:t xml:space="preserve"> 2020; Denderen </w:t>
      </w:r>
      <w:r w:rsidR="00AA5F7C" w:rsidRPr="00AA5F7C">
        <w:rPr>
          <w:i/>
          <w:iCs/>
          <w:lang w:val="en-GB"/>
        </w:rPr>
        <w:t>et al.</w:t>
      </w:r>
      <w:r w:rsidR="00AA5F7C" w:rsidRPr="00AA5F7C">
        <w:rPr>
          <w:lang w:val="en-GB"/>
        </w:rPr>
        <w:t xml:space="preserve"> 2020)</w:t>
      </w:r>
      <w:r w:rsidRPr="00B37A74">
        <w:fldChar w:fldCharType="end"/>
      </w:r>
      <w:commentRangeEnd w:id="9"/>
      <w:r w:rsidR="007F1AD1">
        <w:rPr>
          <w:rStyle w:val="CommentReference"/>
        </w:rPr>
        <w:commentReference w:id="9"/>
      </w:r>
      <w:r w:rsidRPr="00B37A74">
        <w:t xml:space="preserve"> and differences between species may be related to life history traits and depend on local environmental conditions </w:t>
      </w:r>
      <w:r w:rsidRPr="0001320D">
        <w:fldChar w:fldCharType="begin"/>
      </w:r>
      <w:r w:rsidRPr="00B37A74">
        <w:instrText xml:space="preserve"> ADDIN ZOTERO_ITEM CSL_CITATION {"citationID":"a1lcv8c2mco","properties":{"formattedCitation":"(Denderen {\\i{}et al.} 2020; Wang {\\i{}et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Pr="00B37A74">
        <w:t xml:space="preserve">(Denderen </w:t>
      </w:r>
      <w:r w:rsidRPr="00B37A74">
        <w:rPr>
          <w:i/>
          <w:iCs/>
        </w:rPr>
        <w:t>et al.</w:t>
      </w:r>
      <w:r w:rsidRPr="00B37A74">
        <w:t xml:space="preserve"> 2020; Wang </w:t>
      </w:r>
      <w:r w:rsidRPr="00B37A74">
        <w:rPr>
          <w:i/>
          <w:iCs/>
        </w:rPr>
        <w:t>et al.</w:t>
      </w:r>
      <w:r w:rsidRPr="00B37A74">
        <w:t xml:space="preserve"> 2020)</w:t>
      </w:r>
      <w:r w:rsidRPr="0001320D">
        <w:fldChar w:fldCharType="end"/>
      </w:r>
      <w:r w:rsidRPr="00B37A74">
        <w:rPr>
          <w:rFonts w:eastAsiaTheme="minorEastAsia" w:cstheme="minorHAnsi"/>
        </w:rPr>
        <w:t xml:space="preserve">. </w:t>
      </w:r>
    </w:p>
    <w:p w14:paraId="1E9C8E14" w14:textId="4FEDDA73"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Pr="00B37A74">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Pr="00B37A74">
        <w:t xml:space="preserve">(Ohlberger 2013; Audzijonyte </w:t>
      </w:r>
      <w:r w:rsidRPr="00B37A74">
        <w:rPr>
          <w:i/>
          <w:iCs/>
        </w:rPr>
        <w:t>et al.</w:t>
      </w:r>
      <w:r w:rsidRPr="00B37A74">
        <w:t xml:space="preserve"> 2018; Neubauer &amp; Andersen 2019)</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Pr="00B37A74">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Pr="00B37A74">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Pr="00B37A74">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Pr="00B37A74">
        <w:t>(von Bertalanffy 1957)</w:t>
      </w:r>
      <w:r w:rsidRPr="0001320D">
        <w:rPr>
          <w:rFonts w:eastAsiaTheme="minorEastAsia" w:cstheme="minorHAnsi"/>
        </w:rPr>
        <w:fldChar w:fldCharType="end"/>
      </w:r>
      <w:r w:rsidRPr="00B37A74">
        <w:rPr>
          <w:rFonts w:eastAsiaTheme="minorEastAsia" w:cstheme="minorHAnsi"/>
        </w:rPr>
        <w:t xml:space="preserve">, </w:t>
      </w:r>
      <w:del w:id="10" w:author="Max Lindmark" w:date="2021-01-15T08:57:00Z">
        <w:r w:rsidDel="0032004D">
          <w:rPr>
            <w:rFonts w:eastAsiaTheme="minorEastAsia" w:cstheme="minorHAnsi"/>
          </w:rPr>
          <w:delText>tend to</w:delText>
        </w:r>
      </w:del>
      <w:ins w:id="11" w:author="Max Lindmark" w:date="2021-01-15T08:57:00Z">
        <w:r w:rsidR="0032004D">
          <w:rPr>
            <w:rFonts w:eastAsiaTheme="minorEastAsia" w:cstheme="minorHAnsi"/>
          </w:rPr>
          <w:t>commonly</w:t>
        </w:r>
      </w:ins>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commentRangeStart w:id="12"/>
      <w:r w:rsidRPr="0001320D">
        <w:rPr>
          <w:rFonts w:eastAsiaTheme="minorEastAsia" w:cstheme="minorHAnsi"/>
        </w:rPr>
        <w:fldChar w:fldCharType="begin"/>
      </w:r>
      <w:r w:rsidR="007007A8">
        <w:rPr>
          <w:rFonts w:eastAsiaTheme="minorEastAsia" w:cstheme="minorHAnsi"/>
        </w:rPr>
        <w:instrText xml:space="preserve"> ADDIN ZOTERO_ITEM CSL_CITATION {"citationID":"CaB8paFe","properties":{"formattedCitation":"(Morita {\\i{}et al.} 2010; Pauly &amp; Cheung 2018b; Pauly 2021)","plainCitation":"(Morita et al. 2010; Pauly &amp; Cheung 2018b; Pauly 2021)","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7007A8" w:rsidRPr="007007A8">
        <w:rPr>
          <w:lang w:val="en-GB"/>
        </w:rPr>
        <w:t xml:space="preserve">(Morita </w:t>
      </w:r>
      <w:r w:rsidR="007007A8" w:rsidRPr="007007A8">
        <w:rPr>
          <w:i/>
          <w:iCs/>
          <w:lang w:val="en-GB"/>
        </w:rPr>
        <w:t>et al.</w:t>
      </w:r>
      <w:r w:rsidR="007007A8" w:rsidRPr="007007A8">
        <w:rPr>
          <w:lang w:val="en-GB"/>
        </w:rPr>
        <w:t xml:space="preserve"> 2010; Pauly &amp; Cheung 2018b; Pauly 2021)</w:t>
      </w:r>
      <w:r w:rsidRPr="0001320D">
        <w:rPr>
          <w:rFonts w:eastAsiaTheme="minorEastAsia" w:cstheme="minorHAnsi"/>
        </w:rPr>
        <w:fldChar w:fldCharType="end"/>
      </w:r>
      <w:commentRangeEnd w:id="12"/>
      <w:r w:rsidR="007007A8">
        <w:rPr>
          <w:rStyle w:val="CommentReference"/>
        </w:rPr>
        <w:commentReference w:id="12"/>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 </w:t>
      </w:r>
      <w:r w:rsidRPr="00B37A74">
        <w:fldChar w:fldCharType="begin"/>
      </w:r>
      <w:r w:rsidRPr="00B37A74">
        <w:instrText xml:space="preserve"> ADDIN ZOTERO_ITEM CSL_CITATION {"citationID":"a2esn0h1bl","properties":{"formattedCitation":"(Lefevre {\\i{}et al.} 2017a; Marshall &amp; White 2019a, b)","plainCitation":"(Lefevre et al. 2017a;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Evolution","DOI":"10.1016/j.tree.2018.12.015","ISSN":"01695347","issue":"3","language":"en","page":"182-184","source":"Crossref","title":"Aquatic Life History Trajectories Are Shaped by Selection, Not Oxygen Limitation","volume":"34","author":[{"family":"Marshall","given":"Dustin J."},{"family":"White","given":"Craig R."}],"issued":{"date-parts":[["2019",1]]}}},{"id":12,"uris":["http://zotero.org/users/6116610/items/I2ZFE658"],"uri":["http://zotero.org/users/6116610/items/I2ZFE658"],"itemData":{"id":12,"type":"article-journal","container-title":"Trends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37A74">
        <w:fldChar w:fldCharType="separate"/>
      </w:r>
      <w:r w:rsidRPr="00B37A74">
        <w:t xml:space="preserve">(Lefevre </w:t>
      </w:r>
      <w:r w:rsidRPr="00B37A74">
        <w:rPr>
          <w:i/>
          <w:iCs/>
        </w:rPr>
        <w:t>et al.</w:t>
      </w:r>
      <w:r w:rsidRPr="00B37A74">
        <w:t xml:space="preserve"> 2017a; Marshall &amp; White 2019a, b)</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Pr="00B37A74">
        <w:rPr>
          <w:rFonts w:eastAsiaTheme="minorEastAsia"/>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Pr="00B37A74">
        <w:t xml:space="preserve">(Ursin 1967; Kitchell </w:t>
      </w:r>
      <w:r w:rsidRPr="00B37A74">
        <w:rPr>
          <w:i/>
          <w:iCs/>
        </w:rPr>
        <w:t>et al.</w:t>
      </w:r>
      <w:r w:rsidRPr="00B37A74">
        <w:t xml:space="preserve"> 1977; Jobling 1997; Essington </w:t>
      </w:r>
      <w:r w:rsidRPr="00B37A74">
        <w:rPr>
          <w:i/>
          <w:iCs/>
        </w:rPr>
        <w:t>et al.</w:t>
      </w:r>
      <w:r w:rsidRPr="00B37A74">
        <w:t xml:space="preserve"> 2001)</w:t>
      </w:r>
      <w:r w:rsidRPr="0001320D">
        <w:rPr>
          <w:rFonts w:eastAsiaTheme="minorEastAsia"/>
        </w:rPr>
        <w:fldChar w:fldCharType="end"/>
      </w:r>
      <w:r w:rsidRPr="00B37A74">
        <w:rPr>
          <w:rFonts w:eastAsiaTheme="minorEastAsia"/>
        </w:rPr>
        <w:t xml:space="preserve">. Energy gain is normally the amount of energy extracted from consumed food and expenditure is defined as maintenance, activity and feeding metabolism. These components of the energetics of growth are found in dynamic energy budget models </w:t>
      </w:r>
      <w:r w:rsidRPr="0001320D">
        <w:rPr>
          <w:rFonts w:eastAsiaTheme="minorEastAsia"/>
        </w:rPr>
        <w:fldChar w:fldCharType="begin"/>
      </w:r>
      <w:r w:rsidRPr="00B37A74">
        <w:rPr>
          <w:rFonts w:eastAsiaTheme="minorEastAsia"/>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Pr="0001320D">
        <w:rPr>
          <w:rFonts w:eastAsiaTheme="minorEastAsia"/>
        </w:rPr>
        <w:fldChar w:fldCharType="separate"/>
      </w:r>
      <w:r w:rsidRPr="00B37A74">
        <w:t xml:space="preserve">(Kitchell </w:t>
      </w:r>
      <w:r w:rsidRPr="00B37A74">
        <w:rPr>
          <w:i/>
          <w:iCs/>
        </w:rPr>
        <w:t>et al.</w:t>
      </w:r>
      <w:r w:rsidRPr="00B37A74">
        <w:t xml:space="preserve"> 1977; Kooijman 1993; Kearney 2019)</w:t>
      </w:r>
      <w:r w:rsidRPr="0001320D">
        <w:rPr>
          <w:rFonts w:eastAsiaTheme="minorEastAsia"/>
        </w:rPr>
        <w:fldChar w:fldCharType="end"/>
      </w:r>
      <w:r w:rsidRPr="00B37A74">
        <w:rPr>
          <w:rFonts w:eastAsiaTheme="minorEastAsia"/>
        </w:rPr>
        <w:t xml:space="preserve">, including physiologically structured population models (PSPMs) </w:t>
      </w:r>
      <w:r w:rsidRPr="0001320D">
        <w:rPr>
          <w:rFonts w:eastAsiaTheme="minorEastAsia"/>
        </w:rPr>
        <w:fldChar w:fldCharType="begin"/>
      </w:r>
      <w:r w:rsidRPr="00B37A74">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Pr="0001320D">
        <w:rPr>
          <w:rFonts w:eastAsiaTheme="minorEastAsia"/>
          <w:noProof/>
        </w:rPr>
        <w:t>(de Roos &amp; Persson 2001)</w:t>
      </w:r>
      <w:r w:rsidRPr="0001320D">
        <w:rPr>
          <w:rFonts w:eastAsiaTheme="minorEastAsia"/>
        </w:rPr>
        <w:fldChar w:fldCharType="end"/>
      </w:r>
      <w:r w:rsidRPr="00695900">
        <w:rPr>
          <w:rFonts w:eastAsiaTheme="minorEastAsia"/>
        </w:rPr>
        <w:t>,</w:t>
      </w:r>
      <w:r w:rsidRPr="0001320D">
        <w:rPr>
          <w:rFonts w:eastAsiaTheme="minorEastAsia"/>
        </w:rPr>
        <w:t xml:space="preserve"> and size-spectrum models </w:t>
      </w:r>
      <w:r w:rsidRPr="0001320D">
        <w:rPr>
          <w:rFonts w:eastAsiaTheme="minorEastAsia"/>
        </w:rPr>
        <w:fldChar w:fldCharType="begin"/>
      </w:r>
      <w:r w:rsidRPr="00695900">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Pr="00B37A74">
        <w:t xml:space="preserve">(Hartvig </w:t>
      </w:r>
      <w:r w:rsidRPr="00B37A74">
        <w:rPr>
          <w:i/>
          <w:iCs/>
        </w:rPr>
        <w:t>et al.</w:t>
      </w:r>
      <w:r w:rsidRPr="00B37A74">
        <w:t xml:space="preserve"> 2011; Maury &amp; Poggiale 2013; Blanchard </w:t>
      </w:r>
      <w:r w:rsidRPr="00B37A74">
        <w:rPr>
          <w:i/>
          <w:iCs/>
        </w:rPr>
        <w:t>et al.</w:t>
      </w:r>
      <w:r w:rsidRPr="00B37A74">
        <w:t xml:space="preserve"> 2017)</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105AD580"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Pr>
          <w:rFonts w:eastAsiaTheme="minorEastAsia"/>
        </w:rPr>
        <w:t xml:space="preserve"> </w:t>
      </w:r>
      <w:r w:rsidRPr="00B37A74">
        <w:rPr>
          <w:rFonts w:eastAsiaTheme="minorEastAsia"/>
        </w:rPr>
        <w:t xml:space="preserve">the effect of body mass and temperature on growth dynamics should be evaluated over ontogeny at the intraspecific level (within species), which better represents the underlying process than interspecific data (among species) </w:t>
      </w:r>
      <w:r w:rsidRPr="00B37A74">
        <w:rPr>
          <w:rFonts w:eastAsiaTheme="minorEastAsia"/>
        </w:rPr>
        <w:fldChar w:fldCharType="begin"/>
      </w:r>
      <w:r w:rsidRPr="00B37A74">
        <w:rPr>
          <w:rFonts w:eastAsiaTheme="minorEastAsia"/>
        </w:rPr>
        <w:instrText xml:space="preserve"> ADDIN ZOTERO_ITEM CSL_CITATION {"citationID":"a252pqsm22l","properties":{"formattedCitation":"(Marshall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37A74">
        <w:rPr>
          <w:rFonts w:eastAsiaTheme="minorEastAsia"/>
        </w:rPr>
        <w:fldChar w:fldCharType="separate"/>
      </w:r>
      <w:r w:rsidRPr="00B37A74">
        <w:t>(Marshall &amp; White 2019b)</w:t>
      </w:r>
      <w:r w:rsidRPr="00B37A74">
        <w:rPr>
          <w:rFonts w:eastAsiaTheme="minorEastAsia"/>
        </w:rPr>
        <w:fldChar w:fldCharType="end"/>
      </w:r>
      <w:r w:rsidRPr="00B37A74">
        <w:rPr>
          <w:rFonts w:eastAsiaTheme="minorEastAsia"/>
        </w:rPr>
        <w:t xml:space="preserve">. </w:t>
      </w:r>
      <w:commentRangeStart w:id="13"/>
      <w:ins w:id="14" w:author="Max Lindmark" w:date="2021-01-15T15:15:00Z">
        <w:r w:rsidR="00DB1AFE">
          <w:rPr>
            <w:rFonts w:eastAsiaTheme="minorEastAsia"/>
          </w:rPr>
          <w:t xml:space="preserve">For instance, </w:t>
        </w:r>
      </w:ins>
      <w:ins w:id="15" w:author="Max Lindmark" w:date="2021-01-15T15:16:00Z">
        <w:r w:rsidR="00A0526A">
          <w:rPr>
            <w:rFonts w:eastAsiaTheme="minorEastAsia"/>
          </w:rPr>
          <w:t xml:space="preserve">we do not expect </w:t>
        </w:r>
      </w:ins>
      <w:ins w:id="16" w:author="Max Lindmark" w:date="2021-01-15T15:15:00Z">
        <w:r w:rsidR="00DB1AFE" w:rsidRPr="00B37A74">
          <w:rPr>
            <w:rFonts w:eastAsiaTheme="minorEastAsia"/>
          </w:rPr>
          <w:t>an interspecific relationship between optimum growth temperature and body mass</w:t>
        </w:r>
        <w:r w:rsidR="00073015">
          <w:rPr>
            <w:rFonts w:eastAsiaTheme="minorEastAsia"/>
          </w:rPr>
          <w:t>, but within species it ma</w:t>
        </w:r>
      </w:ins>
      <w:ins w:id="17" w:author="Max Lindmark" w:date="2021-01-15T15:16:00Z">
        <w:r w:rsidR="00073015">
          <w:rPr>
            <w:rFonts w:eastAsiaTheme="minorEastAsia"/>
          </w:rPr>
          <w:t>y have a large effect</w:t>
        </w:r>
      </w:ins>
      <w:ins w:id="18" w:author="Max Lindmark" w:date="2021-01-15T15:18:00Z">
        <w:r w:rsidR="00562866">
          <w:rPr>
            <w:rFonts w:eastAsiaTheme="minorEastAsia"/>
          </w:rPr>
          <w:t xml:space="preserve"> on growth dynamics</w:t>
        </w:r>
        <w:commentRangeEnd w:id="13"/>
        <w:r w:rsidR="00B81241">
          <w:rPr>
            <w:rStyle w:val="CommentReference"/>
          </w:rPr>
          <w:commentReference w:id="13"/>
        </w:r>
      </w:ins>
      <w:ins w:id="19" w:author="Max Lindmark" w:date="2021-01-15T15:15:00Z">
        <w:r w:rsidR="00DB1AFE">
          <w:rPr>
            <w:rFonts w:eastAsiaTheme="minorEastAsia"/>
          </w:rPr>
          <w:t>.</w:t>
        </w:r>
        <w:r w:rsidR="00DB1AFE" w:rsidRPr="00B37A74">
          <w:rPr>
            <w:rFonts w:eastAsiaTheme="minorEastAsia"/>
          </w:rPr>
          <w:t xml:space="preserve"> </w:t>
        </w:r>
      </w:ins>
      <w:r w:rsidRPr="00B37A74">
        <w:rPr>
          <w:rFonts w:eastAsiaTheme="minorEastAsia"/>
        </w:rPr>
        <w:t xml:space="preserve">Despite this, intraspecific body mass- and temperature scaling is often inferred from interspecific data, possibly because we know surprisingly little about </w:t>
      </w:r>
      <w:r>
        <w:rPr>
          <w:rFonts w:eastAsiaTheme="minorEastAsia"/>
        </w:rPr>
        <w:t>average</w:t>
      </w:r>
      <w:r w:rsidRPr="00B37A74">
        <w:rPr>
          <w:rFonts w:eastAsiaTheme="minorEastAsia"/>
        </w:rPr>
        <w:t xml:space="preserve"> relationship between consumption and metabolic exponents within species </w:t>
      </w:r>
      <w:r w:rsidRPr="00B37A74">
        <w:rPr>
          <w:rFonts w:eastAsiaTheme="minorEastAsia"/>
        </w:rPr>
        <w:fldChar w:fldCharType="begin"/>
      </w:r>
      <w:r w:rsidRPr="00B37A74">
        <w:rPr>
          <w:rFonts w:eastAsiaTheme="minorEastAsia"/>
        </w:rPr>
        <w:instrText xml:space="preserve"> ADDIN ZOTERO_ITEM CSL_CITATION {"citationID":"a7p21tfn32","properties":{"formattedCitation":"(Marshall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37A74">
        <w:rPr>
          <w:rFonts w:eastAsiaTheme="minorEastAsia"/>
        </w:rPr>
        <w:fldChar w:fldCharType="separate"/>
      </w:r>
      <w:r w:rsidRPr="00B37A74">
        <w:t>(Marshall &amp; White 2019b)</w:t>
      </w:r>
      <w:r w:rsidRPr="00B37A74">
        <w:rPr>
          <w:rFonts w:eastAsiaTheme="minorEastAsia"/>
        </w:rPr>
        <w:fldChar w:fldCharType="end"/>
      </w:r>
      <w:r w:rsidRPr="00B37A74">
        <w:rPr>
          <w:rFonts w:cstheme="minorHAnsi"/>
        </w:rPr>
        <w:t>.</w:t>
      </w:r>
      <w:r w:rsidRPr="00B37A74">
        <w:rPr>
          <w:rFonts w:eastAsiaTheme="minorEastAsia"/>
        </w:rPr>
        <w:t xml:space="preserve"> Yet, how physiological rates depend on mass and temperature within species can differ from the same relationships across species </w:t>
      </w:r>
      <w:r w:rsidRPr="0001320D">
        <w:rPr>
          <w:rFonts w:eastAsiaTheme="minorEastAsia"/>
        </w:rPr>
        <w:fldChar w:fldCharType="begin"/>
      </w:r>
      <w:r w:rsidRPr="00B37A74">
        <w:rPr>
          <w:rFonts w:eastAsiaTheme="minorEastAsia"/>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Pr="00B37A74">
        <w:t xml:space="preserve">(Glazier 2005; Rall </w:t>
      </w:r>
      <w:r w:rsidRPr="00B37A74">
        <w:rPr>
          <w:i/>
          <w:iCs/>
        </w:rPr>
        <w:t>et al.</w:t>
      </w:r>
      <w:r w:rsidRPr="00B37A74">
        <w:t xml:space="preserve"> 2012; Jerde </w:t>
      </w:r>
      <w:r w:rsidRPr="00B37A74">
        <w:rPr>
          <w:i/>
          <w:iCs/>
        </w:rPr>
        <w:t>et al.</w:t>
      </w:r>
      <w:r w:rsidRPr="00B37A74">
        <w:t xml:space="preserve"> 2019)</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(-1/4 for mass-specific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Pr="00B37A74">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Pr="00B37A74">
        <w:t xml:space="preserve">(Gillooly </w:t>
      </w:r>
      <w:r w:rsidRPr="00B37A74">
        <w:rPr>
          <w:i/>
          <w:iCs/>
        </w:rPr>
        <w:t>et al.</w:t>
      </w:r>
      <w:r w:rsidRPr="00B37A74">
        <w:t xml:space="preserve"> 2001; Brown </w:t>
      </w:r>
      <w:r w:rsidRPr="00B37A74">
        <w:rPr>
          <w:i/>
          <w:iCs/>
        </w:rPr>
        <w:t>et al.</w:t>
      </w:r>
      <w:r w:rsidRPr="00B37A74">
        <w:t xml:space="preserve"> 2004; Downs </w:t>
      </w:r>
      <w:r w:rsidRPr="00B37A74">
        <w:rPr>
          <w:i/>
          <w:iCs/>
        </w:rPr>
        <w:t>et al.</w:t>
      </w:r>
      <w:r w:rsidRPr="00B37A74">
        <w:t xml:space="preserve"> 2008)</w:t>
      </w:r>
      <w:r w:rsidRPr="0001320D">
        <w:rPr>
          <w:rFonts w:eastAsiaTheme="minorEastAsia"/>
        </w:rPr>
        <w:fldChar w:fldCharType="end"/>
      </w:r>
      <w:r w:rsidRPr="00B37A74">
        <w:rPr>
          <w:rFonts w:eastAsiaTheme="minorEastAsia"/>
        </w:rPr>
        <w:t xml:space="preserve">). In contrast, within species </w:t>
      </w:r>
      <w:r w:rsidRPr="00B37A74">
        <w:rPr>
          <w:rFonts w:cstheme="minorHAnsi"/>
        </w:rPr>
        <w:t xml:space="preserve">deviations from a general 3/4 mass exponent are common </w:t>
      </w:r>
      <w:r w:rsidRPr="0001320D">
        <w:rPr>
          <w:rFonts w:cstheme="minorHAnsi"/>
        </w:rPr>
        <w:fldChar w:fldCharType="begin"/>
      </w:r>
      <w:r w:rsidRPr="00B37A74">
        <w:rPr>
          <w:rFonts w:cstheme="minorHAnsi"/>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Pr="00B37A74">
        <w:t xml:space="preserve">(Clarke &amp; Johnston 1999; Bokma 2004; Jerde </w:t>
      </w:r>
      <w:r w:rsidRPr="00B37A74">
        <w:rPr>
          <w:i/>
          <w:iCs/>
        </w:rPr>
        <w:t>et al.</w:t>
      </w:r>
      <w:r w:rsidRPr="00B37A74">
        <w:t xml:space="preserve"> 2019)</w:t>
      </w:r>
      <w:r w:rsidRPr="0001320D">
        <w:rPr>
          <w:rFonts w:cstheme="minorHAnsi"/>
        </w:rPr>
        <w:fldChar w:fldCharType="end"/>
      </w:r>
      <w:r w:rsidRPr="00B37A74">
        <w:rPr>
          <w:rFonts w:cstheme="minorHAnsi"/>
        </w:rPr>
        <w:t xml:space="preserve">, rates are typically unimodal </w:t>
      </w:r>
      <w:r w:rsidRPr="0001320D">
        <w:rPr>
          <w:rFonts w:eastAsiaTheme="minorEastAsia"/>
        </w:rPr>
        <w:fldChar w:fldCharType="begin"/>
      </w:r>
      <w:r w:rsidRPr="00B37A74">
        <w:rPr>
          <w:rFonts w:eastAsiaTheme="minorEastAsia"/>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Pr="0001320D">
        <w:rPr>
          <w:rFonts w:eastAsiaTheme="minorEastAsia"/>
        </w:rPr>
        <w:fldChar w:fldCharType="separate"/>
      </w:r>
      <w:r w:rsidRPr="00B37A74">
        <w:t xml:space="preserve">(Dell </w:t>
      </w:r>
      <w:r w:rsidRPr="00B37A74">
        <w:rPr>
          <w:i/>
          <w:iCs/>
        </w:rPr>
        <w:t>et al.</w:t>
      </w:r>
      <w:r w:rsidRPr="00B37A74">
        <w:t xml:space="preserve"> 2011; Englund </w:t>
      </w:r>
      <w:r w:rsidRPr="00B37A74">
        <w:rPr>
          <w:i/>
          <w:iCs/>
        </w:rPr>
        <w:t>et al.</w:t>
      </w:r>
      <w:r w:rsidRPr="00B37A74">
        <w:t xml:space="preserve"> 2011; Rall </w:t>
      </w:r>
      <w:r w:rsidRPr="00B37A74">
        <w:rPr>
          <w:i/>
          <w:iCs/>
        </w:rPr>
        <w:t>et al.</w:t>
      </w:r>
      <w:r w:rsidRPr="00B37A74">
        <w:t xml:space="preserve">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Pr="00B37A74">
        <w:rPr>
          <w:rFonts w:cstheme="minorHAnsi"/>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Pr="00B37A74">
        <w:t xml:space="preserve">(Xie &amp; Sun 1990; Glazier 2005; García García </w:t>
      </w:r>
      <w:r w:rsidRPr="00B37A74">
        <w:rPr>
          <w:i/>
          <w:iCs/>
        </w:rPr>
        <w:t>et al.</w:t>
      </w:r>
      <w:r w:rsidRPr="00B37A74">
        <w:t xml:space="preserve"> 2011; Ohlberger </w:t>
      </w:r>
      <w:r w:rsidRPr="00B37A74">
        <w:rPr>
          <w:i/>
          <w:iCs/>
        </w:rPr>
        <w:t>et al.</w:t>
      </w:r>
      <w:r w:rsidRPr="00B37A74">
        <w:t xml:space="preserve"> 2012; Lindmark </w:t>
      </w:r>
      <w:r w:rsidRPr="00B37A74">
        <w:rPr>
          <w:i/>
          <w:iCs/>
        </w:rPr>
        <w:t>et al.</w:t>
      </w:r>
      <w:r w:rsidRPr="00B37A74">
        <w:t xml:space="preserve"> 2018)</w:t>
      </w:r>
      <w:r w:rsidRPr="0001320D">
        <w:rPr>
          <w:rFonts w:cstheme="minorHAnsi"/>
        </w:rPr>
        <w:fldChar w:fldCharType="end"/>
      </w:r>
      <w:r w:rsidRPr="00B37A74">
        <w:rPr>
          <w:rFonts w:cstheme="minorHAnsi"/>
        </w:rPr>
        <w:t xml:space="preserve"> (but see Jerde </w:t>
      </w:r>
      <w:r w:rsidRPr="00B37A74">
        <w:rPr>
          <w:rFonts w:cstheme="minorHAnsi"/>
          <w:i/>
          <w:iCs/>
        </w:rPr>
        <w:t>et al</w:t>
      </w:r>
      <w:r w:rsidRPr="00B37A74">
        <w:rPr>
          <w:rFonts w:cstheme="minorHAnsi"/>
        </w:rPr>
        <w:t xml:space="preserve">. </w:t>
      </w:r>
      <w:r w:rsidRPr="0001320D">
        <w:rPr>
          <w:rFonts w:cstheme="minorHAnsi"/>
        </w:rPr>
        <w:fldChar w:fldCharType="begin"/>
      </w:r>
      <w:r w:rsidRPr="00B37A74">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695900">
        <w:rPr>
          <w:rFonts w:cstheme="minorHAnsi"/>
        </w:rPr>
        <w:instrText>ﬁ</w:instrText>
      </w:r>
      <w:r w:rsidRPr="00B37A74">
        <w:rPr>
          <w:rFonts w:cstheme="minorHAnsi"/>
        </w:rPr>
        <w:instrText xml:space="preserve">sh as our study taxa, we curated 25 studies with measurements of standard metabolic rate, temperature, and mass, with 55 independent trials and across 16 </w:instrText>
      </w:r>
      <w:r w:rsidRPr="00695900">
        <w:rPr>
          <w:rFonts w:cstheme="minorHAnsi"/>
        </w:rPr>
        <w:instrText>ﬁ</w:instrText>
      </w:r>
      <w:r w:rsidRPr="00B37A74">
        <w:rPr>
          <w:rFonts w:cstheme="minorHAnsi"/>
        </w:rPr>
        <w:instrText xml:space="preserve">sh species and confronted this data with </w:instrText>
      </w:r>
      <w:r w:rsidRPr="00695900">
        <w:rPr>
          <w:rFonts w:cstheme="minorHAnsi"/>
        </w:rPr>
        <w:instrText>ﬂ</w:instrText>
      </w:r>
      <w:r w:rsidRPr="00B37A74">
        <w:rPr>
          <w:rFonts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695900">
        <w:rPr>
          <w:rFonts w:cstheme="minorHAnsi"/>
        </w:rPr>
        <w:instrText>ﬁ</w:instrText>
      </w:r>
      <w:r w:rsidRPr="00B37A74">
        <w:rPr>
          <w:rFonts w:cstheme="minorHAnsi"/>
        </w:rPr>
        <w:instrText>cient of 0.89 with a SIC interval spanning 0.82 to 0.99, implying that mechanistically derived coef</w:instrText>
      </w:r>
      <w:r w:rsidRPr="00695900">
        <w:rPr>
          <w:rFonts w:cstheme="minorHAnsi"/>
        </w:rPr>
        <w:instrText>ﬁ</w:instrText>
      </w:r>
      <w:r w:rsidRPr="00B37A74">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695900">
        <w:rPr>
          <w:rFonts w:cstheme="minorHAnsi"/>
        </w:rPr>
        <w:instrText>ﬁ</w:instrText>
      </w:r>
      <w:r w:rsidRPr="00B37A74">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Pr="00B37A74">
        <w:t>(2019)</w:t>
      </w:r>
      <w:r w:rsidRPr="0001320D">
        <w:rPr>
          <w:rFonts w:cstheme="minorHAnsi"/>
        </w:rPr>
        <w:fldChar w:fldCharType="end"/>
      </w:r>
      <w:r w:rsidRPr="00B37A74">
        <w:rPr>
          <w:rFonts w:cstheme="minorHAnsi"/>
        </w:rPr>
        <w:t xml:space="preserve">). Alternative approaches that overcome these obstacles include fitting multiple regression models where coefficients for mass and temperature are estimated jointly </w:t>
      </w:r>
      <w:r w:rsidRPr="0001320D">
        <w:rPr>
          <w:rFonts w:cstheme="minorHAnsi"/>
        </w:rPr>
        <w:fldChar w:fldCharType="begin"/>
      </w:r>
      <w:r w:rsidRPr="00B37A74">
        <w:rPr>
          <w:rFonts w:cstheme="minorHAnsi"/>
        </w:rPr>
        <w:instrText xml:space="preserve"> ADDIN ZOTERO_ITEM CSL_CITATION {"citationID":"a2fdbvuik6j","properties":{"formattedCitation":"(Downs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Pr="00B37A74">
        <w:t xml:space="preserve">(Downs </w:t>
      </w:r>
      <w:r w:rsidRPr="00B37A74">
        <w:rPr>
          <w:i/>
          <w:iCs/>
        </w:rPr>
        <w:t>et al.</w:t>
      </w:r>
      <w:r w:rsidRPr="00B37A74">
        <w:t xml:space="preserve"> 2008)</w:t>
      </w:r>
      <w:r w:rsidRPr="0001320D">
        <w:rPr>
          <w:rFonts w:cstheme="minorHAnsi"/>
        </w:rPr>
        <w:fldChar w:fldCharType="end"/>
      </w:r>
      <w:r w:rsidRPr="00B37A74">
        <w:rPr>
          <w:rFonts w:cstheme="minorHAnsi"/>
        </w:rPr>
        <w:t xml:space="preserve">, as well as fitting non-linear or polynomial models that can capture the de-activation of biological rates at higher temperatures </w:t>
      </w:r>
      <w:r w:rsidRPr="0001320D">
        <w:rPr>
          <w:rFonts w:cstheme="minorHAnsi"/>
        </w:rPr>
        <w:fldChar w:fldCharType="begin"/>
      </w:r>
      <w:r w:rsidRPr="00B37A74">
        <w:rPr>
          <w:rFonts w:cstheme="minorHAnsi"/>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01320D">
        <w:rPr>
          <w:rFonts w:cstheme="minorHAnsi"/>
        </w:rPr>
        <w:fldChar w:fldCharType="separate"/>
      </w:r>
      <w:r w:rsidRPr="00B37A74">
        <w:t xml:space="preserve">(Schoolfield </w:t>
      </w:r>
      <w:r w:rsidRPr="00B37A74">
        <w:rPr>
          <w:i/>
          <w:iCs/>
        </w:rPr>
        <w:t>et al.</w:t>
      </w:r>
      <w:r w:rsidRPr="00B37A74">
        <w:t xml:space="preserve"> 1981; Dell </w:t>
      </w:r>
      <w:r w:rsidRPr="00B37A74">
        <w:rPr>
          <w:i/>
          <w:iCs/>
        </w:rPr>
        <w:t>et al.</w:t>
      </w:r>
      <w:r w:rsidRPr="00B37A74">
        <w:t xml:space="preserve"> 2011; Englund </w:t>
      </w:r>
      <w:r w:rsidRPr="00B37A74">
        <w:rPr>
          <w:i/>
          <w:iCs/>
        </w:rPr>
        <w:t>et al.</w:t>
      </w:r>
      <w:r w:rsidRPr="00B37A74">
        <w:t xml:space="preserve"> 2011)</w:t>
      </w:r>
      <w:r w:rsidRPr="0001320D">
        <w:rPr>
          <w:rFonts w:cstheme="minorHAnsi"/>
        </w:rPr>
        <w:fldChar w:fldCharType="end"/>
      </w:r>
      <w:r w:rsidRPr="00B37A74">
        <w:rPr>
          <w:rFonts w:cstheme="minorHAnsi"/>
        </w:rPr>
        <w:t>. This requires intraspecific data with variation in both mass and temperature.</w:t>
      </w:r>
    </w:p>
    <w:p w14:paraId="575A6C8B" w14:textId="0DEC93B7" w:rsidR="00FF0C73" w:rsidRPr="00B37A74" w:rsidRDefault="00FF0C73" w:rsidP="00FF0C73">
      <w:pPr>
        <w:spacing w:line="480" w:lineRule="auto"/>
        <w:ind w:firstLine="284"/>
        <w:contextualSpacing/>
        <w:jc w:val="both"/>
        <w:rPr>
          <w:rFonts w:eastAsiaTheme="minorEastAsia"/>
        </w:rPr>
      </w:pPr>
      <w:r w:rsidRPr="00B37A74">
        <w:rPr>
          <w:rFonts w:cstheme="minorHAnsi"/>
          <w:bCs/>
        </w:rPr>
        <w:lastRenderedPageBreak/>
        <w:t>In this</w:t>
      </w:r>
      <w:r w:rsidRPr="00B37A74">
        <w:rPr>
          <w:rFonts w:cstheme="minorHAnsi"/>
        </w:rPr>
        <w:t xml:space="preserve"> study, we analyze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mass-specific consumption</w:t>
      </w:r>
      <w:r w:rsidR="00794EC7">
        <w:rPr>
          <w:rFonts w:eastAsiaTheme="minorEastAsia"/>
        </w:rPr>
        <w:t xml:space="preserve"> and</w:t>
      </w:r>
      <w:r>
        <w:rPr>
          <w:rFonts w:eastAsiaTheme="minorEastAsia"/>
        </w:rPr>
        <w:t xml:space="preserve"> </w:t>
      </w:r>
      <w:r w:rsidRPr="00B37A74">
        <w:rPr>
          <w:rFonts w:eastAsiaTheme="minorEastAsia"/>
        </w:rPr>
        <w:t>metabolism are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xml:space="preserve">) over temperature and body mass. Lastly, we compare our predicted changes in </w:t>
      </w:r>
      <w:r w:rsidRPr="00B37A74">
        <w:rPr>
          <w:rFonts w:eastAsiaTheme="minorEastAsia" w:cstheme="minorHAnsi"/>
        </w:rPr>
        <w:t xml:space="preserve">optimum growth temperature over body mass with </w:t>
      </w:r>
      <w:r w:rsidRPr="00B37A74">
        <w:rPr>
          <w:rFonts w:eastAsiaTheme="minorEastAsia"/>
        </w:rPr>
        <w:t xml:space="preserve">an independently compiled experimental data 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74A5BB8E" w14:textId="10517B72" w:rsidR="00FF0C73" w:rsidRDefault="00FF0C73" w:rsidP="00FF0C73">
      <w:pPr>
        <w:spacing w:line="480" w:lineRule="auto"/>
        <w:contextualSpacing/>
        <w:jc w:val="both"/>
        <w:rPr>
          <w:rFonts w:eastAsiaTheme="minorEastAsia" w:cstheme="minorHAnsi"/>
        </w:rPr>
      </w:pPr>
      <w:r w:rsidRPr="00B37A74">
        <w:rPr>
          <w:rFonts w:cstheme="minorHAnsi"/>
          <w:bCs/>
        </w:rPr>
        <w:t xml:space="preserve">We identified that </w:t>
      </w:r>
      <w:r w:rsidRPr="00B37A74">
        <w:rPr>
          <w:rFonts w:eastAsiaTheme="minorEastAsia" w:cstheme="minorHAnsi"/>
        </w:rPr>
        <w:t xml:space="preserve">within species of fish, mass-specific metabolic rates increase faster with body mass than maximum consumption rates, and neither of these rates conform to the commonly predicted -1/4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 </w:t>
      </w:r>
      <w:r w:rsidRPr="00B37A74">
        <w:rPr>
          <w:rFonts w:eastAsiaTheme="minorEastAsia" w:cstheme="minorHAnsi"/>
        </w:rPr>
        <w:fldChar w:fldCharType="begin"/>
      </w:r>
      <w:r w:rsidRPr="00B37A74">
        <w:rPr>
          <w:rFonts w:eastAsiaTheme="minorEastAsia" w:cstheme="minorHAnsi"/>
        </w:rPr>
        <w:instrText xml:space="preserve"> ADDIN ZOTERO_ITEM CSL_CITATION {"citationID":"ah5g0u4ocv","properties":{"formattedCitation":"(Morita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Pr="00B37A74">
        <w:rPr>
          <w:rFonts w:eastAsiaTheme="minorEastAsia" w:cstheme="minorHAnsi"/>
        </w:rPr>
        <w:fldChar w:fldCharType="separate"/>
      </w:r>
      <w:r w:rsidRPr="00B37A74">
        <w:t xml:space="preserve">(Morita </w:t>
      </w:r>
      <w:r w:rsidRPr="00B37A74">
        <w:rPr>
          <w:i/>
          <w:iCs/>
        </w:rPr>
        <w:t>et al.</w:t>
      </w:r>
      <w:r w:rsidRPr="00B37A74">
        <w:t xml:space="preserve"> 2010)</w:t>
      </w:r>
      <w:r w:rsidRPr="00B37A74">
        <w:rPr>
          <w:rFonts w:eastAsiaTheme="minorEastAsia" w:cstheme="minorHAnsi"/>
        </w:rPr>
        <w:fldChar w:fldCharType="end"/>
      </w:r>
      <w:r w:rsidRPr="00B37A74">
        <w:rPr>
          <w:rFonts w:eastAsiaTheme="minorEastAsia" w:cstheme="minorHAnsi"/>
        </w:rPr>
        <w:t>. 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species the optimum growth temperature </w:t>
      </w:r>
      <w:r w:rsidRPr="00B37A74">
        <w:rPr>
          <w:rFonts w:cstheme="minorHAnsi"/>
        </w:rPr>
        <w:t xml:space="preserve">declines with body size by </w:t>
      </w:r>
      <w:r w:rsidRPr="00B37A74">
        <w:rPr>
          <w:rFonts w:eastAsiaTheme="minorEastAsia" w:cstheme="minorHAnsi"/>
        </w:rPr>
        <w:lastRenderedPageBreak/>
        <w:t>0.31</w:t>
      </w:r>
      <m:oMath>
        <m:r>
          <m:rPr>
            <m:sty m:val="p"/>
          </m:rPr>
          <w:rPr>
            <w:rFonts w:ascii="Cambria Math" w:hAnsi="Cambria Math" w:cstheme="minorHAnsi"/>
          </w:rPr>
          <m:t>℃</m:t>
        </m:r>
      </m:oMath>
      <w:r w:rsidRPr="00B37A74">
        <w:rPr>
          <w:rFonts w:eastAsiaTheme="minorEastAsia" w:cstheme="minorHAnsi"/>
        </w:rPr>
        <w:t xml:space="preserve"> per unit increase in the natural log of relative body mass (Fig. 4). Below we present the underlying results in more detail. </w:t>
      </w:r>
    </w:p>
    <w:p w14:paraId="15193E82" w14:textId="1FF870D5" w:rsidR="00FF0C73" w:rsidRPr="00B37A74" w:rsidRDefault="00FF0C73" w:rsidP="00FF0C73">
      <w:pPr>
        <w:spacing w:line="480" w:lineRule="auto"/>
        <w:ind w:firstLine="284"/>
        <w:contextualSpacing/>
        <w:jc w:val="both"/>
      </w:pPr>
      <w:r>
        <w:rPr>
          <w:rFonts w:eastAsiaTheme="minorEastAsia" w:cstheme="minorHAnsi"/>
        </w:rPr>
        <w:t xml:space="preserve">We found that the average intraspecific mass exponent for </w:t>
      </w:r>
      <w:r w:rsidR="00596F2F">
        <w:rPr>
          <w:rFonts w:eastAsiaTheme="minorEastAsia" w:cstheme="minorHAnsi"/>
        </w:rPr>
        <w:t>mass-</w:t>
      </w:r>
      <w:r>
        <w:rPr>
          <w:rFonts w:eastAsiaTheme="minorEastAsia" w:cstheme="minorHAnsi"/>
        </w:rPr>
        <w:t xml:space="preserve">specific consumption rate is smaller </w:t>
      </w:r>
      <w:r w:rsidRPr="00B37A74">
        <w:rPr>
          <w:rFonts w:eastAsiaTheme="minorEastAsia" w:cstheme="minorHAnsi"/>
        </w:rPr>
        <w:t>(-0.38 [-0.4</w:t>
      </w:r>
      <w:r>
        <w:rPr>
          <w:rFonts w:eastAsiaTheme="minorEastAsia" w:cstheme="minorHAnsi"/>
        </w:rPr>
        <w:t>6</w:t>
      </w:r>
      <w:r w:rsidRPr="00B37A74">
        <w:rPr>
          <w:rFonts w:eastAsiaTheme="minorEastAsia" w:cstheme="minorHAnsi"/>
        </w:rPr>
        <w:t>, -0.30</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(-0.21 [-0.26, -0.16]</w:t>
      </w:r>
      <w:r w:rsidRPr="00B37A74">
        <w:rPr>
          <w:rFonts w:eastAsiaTheme="minorEastAsia" w:cstheme="minorHAnsi"/>
        </w:rPr>
        <w:t xml:space="preserve">), based on the non-overlapping Bayesian 95% credible intervals (Fig. 1). It is also probable that the mass-specific scaling exponents differ from -1/4 (predicted by the MTE). 99.7% of the posterior distribution of the mass exponent of maximum consumption is below -1/4, </w:t>
      </w:r>
      <w:r w:rsidRPr="00B37A74">
        <w:t>whereas 95.</w:t>
      </w:r>
      <w:r>
        <w:t>3</w:t>
      </w:r>
      <w:r w:rsidRPr="00B37A74">
        <w:t>% of</w:t>
      </w:r>
      <w:r w:rsidRPr="00B37A74">
        <w:rPr>
          <w:rFonts w:eastAsiaTheme="minorEastAsia" w:cstheme="minorHAnsi"/>
        </w:rPr>
        <w:t xml:space="preserve"> the posterior distribution of the mass exponent of metabolic rate is above -1/4.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Pr="00B37A74">
        <w:rPr>
          <w:rFonts w:eastAsiaTheme="minorEastAsia" w:cstheme="minorHAnsi"/>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t xml:space="preserve">). </w:t>
      </w:r>
      <w:r>
        <w:t xml:space="preserve">The global intraspecific intercept for routine and resting metabolic rate is estimated to be </w:t>
      </w:r>
      <w:r w:rsidRPr="00700E96">
        <w:t>-1.9</w:t>
      </w:r>
      <w:r>
        <w:t>3</w:t>
      </w:r>
      <w:r w:rsidRPr="00700E96">
        <w:t xml:space="preserve"> </w:t>
      </w:r>
      <w:r>
        <w:t xml:space="preserve">[-2.11, -1.74], and for standard metabolic rate it is </w:t>
      </w:r>
      <w:r w:rsidRPr="008151D3">
        <w:t>-</w:t>
      </w:r>
      <w:r>
        <w:t>2</w:t>
      </w:r>
      <w:r w:rsidRPr="008151D3">
        <w:t>.</w:t>
      </w:r>
      <w:r>
        <w:t>49 [</w:t>
      </w:r>
      <w:r w:rsidRPr="008151D3">
        <w:t>-</w:t>
      </w:r>
      <w:r>
        <w:t>2</w:t>
      </w:r>
      <w:r w:rsidRPr="008151D3">
        <w:t>.</w:t>
      </w:r>
      <w:r>
        <w:t xml:space="preserve">81, </w:t>
      </w:r>
      <w:r w:rsidRPr="008151D3">
        <w:t>-</w:t>
      </w:r>
      <w:r>
        <w:t>2</w:t>
      </w:r>
      <w:r w:rsidRPr="008151D3">
        <w:t>.</w:t>
      </w:r>
      <w:r>
        <w:t>17]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species</w:t>
      </w:r>
      <w:r>
        <w:rPr>
          <w:rFonts w:eastAsiaTheme="minorEastAsia" w:cstheme="minorHAnsi"/>
        </w:rPr>
        <w:t xml:space="preserve"> where favored in terms of WAIC </w:t>
      </w:r>
      <w:r w:rsidRPr="00B37A74">
        <w:rPr>
          <w:rFonts w:eastAsiaTheme="minorEastAsia" w:cstheme="minorHAnsi"/>
        </w:rPr>
        <w:t>(M5 and M1,</w:t>
      </w:r>
      <w:r>
        <w:rPr>
          <w:rFonts w:eastAsiaTheme="minorEastAsia" w:cstheme="minorHAnsi"/>
        </w:rPr>
        <w:t xml:space="preserve"> for consumption and metabolism,</w:t>
      </w:r>
      <w:r w:rsidRPr="00B37A74">
        <w:rPr>
          <w:rFonts w:eastAsiaTheme="minorEastAsia" w:cstheme="minorHAnsi"/>
        </w:rPr>
        <w:t xml:space="preserve"> respectively) (</w:t>
      </w:r>
      <w:r w:rsidRPr="00B37A74">
        <w:rPr>
          <w:rFonts w:eastAsiaTheme="minorEastAsia" w:cstheme="minorHAnsi"/>
          <w:i/>
          <w:iCs/>
        </w:rPr>
        <w:t>SI Appendix</w:t>
      </w:r>
      <w:r w:rsidRPr="00B37A74">
        <w:rPr>
          <w:rFonts w:eastAsiaTheme="minorEastAsia" w:cstheme="minorHAnsi"/>
        </w:rPr>
        <w:t xml:space="preserve">, Table S4). </w:t>
      </w:r>
      <w:r>
        <w:rPr>
          <w:rFonts w:eastAsiaTheme="minorEastAsia" w:cstheme="minorHAnsi"/>
        </w:rPr>
        <w:t>W</w:t>
      </w:r>
      <w:r w:rsidRPr="00B37A74">
        <w:rPr>
          <w:rFonts w:eastAsiaTheme="minorEastAsia" w:cstheme="minorHAnsi"/>
        </w:rPr>
        <w:t xml:space="preserve">e </w:t>
      </w:r>
      <w:r>
        <w:rPr>
          <w:rFonts w:eastAsiaTheme="minorEastAsia" w:cstheme="minorHAnsi"/>
        </w:rPr>
        <w:t xml:space="preserve">found </w:t>
      </w:r>
      <w:r w:rsidRPr="00B37A74">
        <w:rPr>
          <w:rFonts w:eastAsiaTheme="minorEastAsia" w:cstheme="minorHAnsi"/>
        </w:rPr>
        <w:t>statistical support for a species-varying mass and temperature interaction for metabolic rate. 9</w:t>
      </w:r>
      <w:r>
        <w:rPr>
          <w:rFonts w:eastAsiaTheme="minorEastAsia" w:cstheme="minorHAnsi"/>
        </w:rPr>
        <w:t>7</w:t>
      </w:r>
      <w:r w:rsidRPr="00B37A74">
        <w:rPr>
          <w:rFonts w:eastAsiaTheme="minorEastAsia" w:cstheme="minorHAnsi"/>
        </w:rPr>
        <w:t>.</w:t>
      </w:r>
      <w:r>
        <w:rPr>
          <w:rFonts w:eastAsiaTheme="minorEastAsia" w:cstheme="minorHAnsi"/>
        </w:rPr>
        <w:t>9</w:t>
      </w:r>
      <w:r w:rsidRPr="00B37A7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B37A74">
        <w:rPr>
          <w:rFonts w:eastAsiaTheme="minorEastAsia" w:cstheme="minorHAnsi"/>
        </w:rPr>
        <w:t xml:space="preserve"> </w:t>
      </w:r>
      <w:r w:rsidRPr="00B37A74">
        <w:rPr>
          <w:rFonts w:eastAsiaTheme="minorEastAsia" w:cstheme="minorHAnsi"/>
          <w:iCs/>
        </w:rPr>
        <w:t>is above 0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S5)</w:t>
      </w:r>
      <w:r w:rsidRPr="00B37A74">
        <w:rPr>
          <w:rFonts w:eastAsiaTheme="minorEastAsia" w:cstheme="minorHAnsi"/>
        </w:rPr>
        <w:t>. The estimated coefficient is 0.018 [0.00</w:t>
      </w:r>
      <w:r>
        <w:rPr>
          <w:rFonts w:eastAsiaTheme="minorEastAsia" w:cstheme="minorHAnsi"/>
        </w:rPr>
        <w:t>08</w:t>
      </w:r>
      <w:r w:rsidRPr="00B37A74">
        <w:rPr>
          <w:rFonts w:eastAsiaTheme="minorEastAsia" w:cstheme="minorHAnsi"/>
        </w:rPr>
        <w:t>, 0.036</w:t>
      </w:r>
      <w:r>
        <w:rPr>
          <w:rFonts w:eastAsiaTheme="minorEastAsia" w:cstheme="minorHAnsi"/>
        </w:rPr>
        <w:t>7</w:t>
      </w:r>
      <w:r w:rsidRPr="00B37A74">
        <w:rPr>
          <w:rFonts w:eastAsiaTheme="minorEastAsia" w:cstheme="minorHAnsi"/>
        </w:rPr>
        <w:t xml:space="preserve">] on the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Pr>
          <w:rFonts w:eastAsiaTheme="minorEastAsia" w:cstheme="minorHAnsi"/>
        </w:rPr>
        <w:t xml:space="preserve"> (M5)</w:t>
      </w:r>
      <w:r w:rsidRPr="00B37A74">
        <w:rPr>
          <w:rFonts w:eastAsiaTheme="minorEastAsia" w:cstheme="minorHAnsi"/>
        </w:rPr>
        <w:t xml:space="preserve">. </w:t>
      </w:r>
    </w:p>
    <w:p w14:paraId="047FC7E3" w14:textId="0EB904C0" w:rsidR="00FF0C73" w:rsidRPr="00B37A74"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 xml:space="preserve">.58 [0.45, 0.74],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0.70 [0.52, 0.89],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ins w:id="20" w:author="Max Lindmark" w:date="2021-01-15T14:09:00Z">
        <w:r w:rsidR="00FA166A">
          <w:rPr>
            <w:rFonts w:eastAsiaTheme="minorEastAsia"/>
            <w:iCs/>
          </w:rPr>
          <w:t xml:space="preserve">(of the rate in the absence of deactivation) </w:t>
        </w:r>
      </w:ins>
      <w:r w:rsidRPr="00787B6E">
        <w:rPr>
          <w:rFonts w:eastAsiaTheme="minorEastAsia"/>
          <w:iCs/>
        </w:rPr>
        <w:t>due to high temperatures</w:t>
      </w:r>
      <w:commentRangeStart w:id="21"/>
      <w:commentRangeStart w:id="22"/>
      <w:commentRangeStart w:id="23"/>
      <w:commentRangeEnd w:id="21"/>
      <w:r w:rsidRPr="00946795">
        <w:rPr>
          <w:rStyle w:val="CommentReference"/>
        </w:rPr>
        <w:commentReference w:id="21"/>
      </w:r>
      <w:commentRangeEnd w:id="22"/>
      <w:r w:rsidR="00FB7AE1" w:rsidRPr="00946795">
        <w:rPr>
          <w:rStyle w:val="CommentReference"/>
        </w:rPr>
        <w:commentReference w:id="22"/>
      </w:r>
      <w:commentRangeEnd w:id="23"/>
      <w:r w:rsidR="003473C7" w:rsidRPr="00E20F32">
        <w:rPr>
          <w:rStyle w:val="CommentReference"/>
        </w:rPr>
        <w:commentReference w:id="23"/>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Pr="00E20F32">
        <w:rPr>
          <w:rFonts w:eastAsiaTheme="minorEastAsia" w:cstheme="minorHAnsi"/>
        </w:rPr>
        <w:lastRenderedPageBreak/>
        <w:t xml:space="preserve">4.03 [2.82, 4.98],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2.64 [2.17, 3.22].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7C497C07"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Pr="00B37A74">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Pr="00B37A74">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 xml:space="preserve">(i) </w:t>
      </w:r>
      <w:r>
        <w:rPr>
          <w:rFonts w:eastAsiaTheme="minorEastAsia" w:cstheme="minorHAnsi"/>
        </w:rPr>
        <w:t xml:space="preserve">smaller </w:t>
      </w:r>
      <w:r w:rsidRPr="00B37A74">
        <w:rPr>
          <w:rFonts w:eastAsiaTheme="minorEastAsia" w:cstheme="minorHAnsi"/>
        </w:rPr>
        <w:t xml:space="preserve">whole organism mass exponent for consumption than metabolism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w:t>
      </w:r>
      <w:commentRangeStart w:id="24"/>
      <w:commentRangeStart w:id="25"/>
      <w:r>
        <w:rPr>
          <w:rFonts w:eastAsiaTheme="minorEastAsia" w:cstheme="minorHAnsi"/>
        </w:rPr>
        <w:t xml:space="preserve">criterion </w:t>
      </w:r>
      <w:commentRangeEnd w:id="24"/>
      <w:r w:rsidR="002F1D23">
        <w:rPr>
          <w:rStyle w:val="CommentReference"/>
        </w:rPr>
        <w:commentReference w:id="24"/>
      </w:r>
      <w:commentRangeEnd w:id="25"/>
      <w:r w:rsidR="00905AAE">
        <w:rPr>
          <w:rStyle w:val="CommentReference"/>
        </w:rPr>
        <w:commentReference w:id="25"/>
      </w:r>
      <w:r>
        <w:rPr>
          <w:rFonts w:eastAsiaTheme="minorEastAsia" w:cstheme="minorHAnsi"/>
        </w:rPr>
        <w:t xml:space="preserve">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Pr="00B37A74">
        <w:rPr>
          <w:rFonts w:eastAsiaTheme="minorEastAsia" w:cstheme="minorHAnsi"/>
        </w:rPr>
        <w:t>. We illustrate these findings in Fig. 3, which shows that the optimum temperature for net energy gain is reached at a lower temperature for a smaller fish</w:t>
      </w:r>
      <w:r>
        <w:rPr>
          <w:rFonts w:eastAsiaTheme="minorEastAsia" w:cstheme="minorHAnsi"/>
        </w:rPr>
        <w:t xml:space="preserve"> because of the difference in exponents and </w:t>
      </w:r>
      <w:r w:rsidR="002F1D23">
        <w:rPr>
          <w:rFonts w:eastAsiaTheme="minorEastAsia" w:cstheme="minorHAnsi"/>
        </w:rPr>
        <w:t xml:space="preserve">as </w:t>
      </w:r>
      <w:r>
        <w:rPr>
          <w:rFonts w:eastAsiaTheme="minorEastAsia" w:cstheme="minorHAnsi"/>
        </w:rPr>
        <w:t>net gain 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065B43A3"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as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ins w:id="26" w:author="Max Lindmark" w:date="2021-01-15T09:03:00Z">
        <w:r w:rsidR="00992DF4">
          <w:t xml:space="preserve">, calculated as the species-specific </w:t>
        </w:r>
        <w:r w:rsidR="00992DF4" w:rsidRPr="00C22AC7">
          <w:t>ratio of mass to maturation mass</w:t>
        </w:r>
      </w:ins>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48B15E70"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lastRenderedPageBreak/>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grow in size based on two independent approaches. Specifically,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which </w:t>
      </w:r>
      <w:r w:rsidRPr="00B37A74">
        <w:rPr>
          <w:rFonts w:eastAsiaTheme="minorEastAsia" w:cstheme="minorHAnsi"/>
        </w:rPr>
        <w:t>together with the unimodal temperature dependence of consumption</w:t>
      </w:r>
      <w:r>
        <w:rPr>
          <w:rFonts w:eastAsiaTheme="minorEastAsia" w:cstheme="minorHAnsi"/>
        </w:rPr>
        <w:t xml:space="preserve">, leads to declines in optimum temperatures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using a </w:t>
      </w:r>
      <w:r w:rsidRPr="00B37A74">
        <w:rPr>
          <w:rFonts w:eastAsiaTheme="minorEastAsia" w:cstheme="minorHAnsi"/>
        </w:rPr>
        <w:t>Pütter growth model</w:t>
      </w:r>
      <w:r>
        <w:rPr>
          <w:rFonts w:eastAsiaTheme="minorEastAsia" w:cstheme="minorHAnsi"/>
        </w:rPr>
        <w:t xml:space="preserve">. In addition,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08201DB3"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However,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Pr>
          <w:rFonts w:eastAsiaTheme="minorEastAsia" w:cstheme="minorHAnsi"/>
        </w:rPr>
        <w:instrText xml:space="preserve"> ADDIN ZOTERO_ITEM CSL_CITATION {"citationID":"OZFFsIa5","properties":{"formattedCitation":"(Pauly &amp; Cheung 2018b)","plainCitation":"(Pauly &amp; Cheung 2018b)","noteIndex":0},"citationItems":[{"id":18,"uris":["http://zotero.org/users/6116610/items/4VSDHP9D"],"uri":["http://zotero.org/users/6116610/items/4VSDHP9D"],"itemData":{"id":18,"type":"article-journal","abstract":"One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Pr>
          <w:rFonts w:eastAsiaTheme="minorEastAsia" w:cstheme="minorHAnsi"/>
          <w:noProof/>
        </w:rPr>
        <w:t>(Pauly &amp; Cheung 2018b)</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t>
      </w:r>
      <w:r w:rsidR="005E506D">
        <w:rPr>
          <w:rFonts w:eastAsiaTheme="minorEastAsia" w:cstheme="minorHAnsi"/>
        </w:rPr>
        <w:t xml:space="preserve">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 xml:space="preserve">assumptions underlying the VBGE were recently questioned because of the lack of empirical basis for the scaling exponents and the effects of those on the predicted effects of temperature on asymptotic size </w:t>
      </w:r>
      <w:r w:rsidRPr="0001320D">
        <w:rPr>
          <w:rFonts w:eastAsiaTheme="minorEastAsia" w:cstheme="minorHAnsi"/>
        </w:rPr>
        <w:fldChar w:fldCharType="begin"/>
      </w:r>
      <w:r>
        <w:rPr>
          <w:rFonts w:eastAsiaTheme="minorEastAsia" w:cstheme="minorHAnsi"/>
        </w:rPr>
        <w:instrText xml:space="preserve"> ADDIN ZOTERO_ITEM CSL_CITATION {"citationID":"W3LH5a1L","properties":{"formattedCitation":"(Lefevre {\\i{}et al.} 2017b; Marshall &amp; White 2019b)","plainCitation":"(Lefevre et al. 2017b; Marshall &amp; White 2019b)","noteIndex":0},"citationItems":[{"id":17,"uris":["http://zotero.org/users/6116610/items/IM9GABE5"],"uri":["http://zotero.org/users/6116610/items/IM9GABE5"],"itemData":{"id":17,"type":"article-journal","abstract":"Some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01320D">
        <w:rPr>
          <w:rFonts w:eastAsiaTheme="minorEastAsia" w:cstheme="minorHAnsi"/>
        </w:rPr>
        <w:fldChar w:fldCharType="separate"/>
      </w:r>
      <w:r w:rsidRPr="00097076">
        <w:rPr>
          <w:lang w:val="en-GB"/>
        </w:rPr>
        <w:t xml:space="preserve">(Lefevre </w:t>
      </w:r>
      <w:r w:rsidRPr="00097076">
        <w:rPr>
          <w:i/>
          <w:iCs/>
          <w:lang w:val="en-GB"/>
        </w:rPr>
        <w:t>et al.</w:t>
      </w:r>
      <w:r w:rsidRPr="00097076">
        <w:rPr>
          <w:lang w:val="en-GB"/>
        </w:rPr>
        <w:t xml:space="preserve"> 2017b; Marshall &amp; White 2019b)</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Pr="00B37A74">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Pr="00B37A74">
        <w:t>(von Bertalanffy 1957; Pauly &amp; Cheung 2018a)</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 xml:space="preserve">at the interspecific level </w:t>
      </w:r>
      <w:r w:rsidRPr="0001320D">
        <w:rPr>
          <w:rFonts w:eastAsiaTheme="minorEastAsia" w:cstheme="minorHAnsi"/>
        </w:rPr>
        <w:lastRenderedPageBreak/>
        <w:fldChar w:fldCharType="begin"/>
      </w:r>
      <w:r>
        <w:rPr>
          <w:rFonts w:eastAsiaTheme="minorEastAsia" w:cstheme="minorHAnsi"/>
        </w:rPr>
        <w:instrText xml:space="preserve"> ADDIN ZOTERO_ITEM CSL_CITATION {"citationID":"XNyiwtme","properties":{"formattedCitation":"(Brown {\\i{}et al.} 2004; Lefevre {\\i{}et al.} 2017a; Marshall &amp; White 2019b)","plainCitation":"(Brown et al. 2004; Lefevre et al. 2017a; Marshall &amp; White 2019b)","noteIndex":0},"citationItems":[{"id":914,"uris":["http://zotero.org/users/6116610/items/D84IXDI8"],"uri":["http://zotero.org/users/6116610/items/D84IXDI8"],"itemData":{"id":914,"type":"article-journal","abstract":"Metabolism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01320D">
        <w:rPr>
          <w:rFonts w:eastAsiaTheme="minorEastAsia" w:cstheme="minorHAnsi"/>
        </w:rPr>
        <w:fldChar w:fldCharType="separate"/>
      </w:r>
      <w:r w:rsidRPr="00C8787B">
        <w:rPr>
          <w:lang w:val="en-GB"/>
        </w:rPr>
        <w:t xml:space="preserve">(Brown </w:t>
      </w:r>
      <w:r w:rsidRPr="00C8787B">
        <w:rPr>
          <w:i/>
          <w:iCs/>
          <w:lang w:val="en-GB"/>
        </w:rPr>
        <w:t>et al.</w:t>
      </w:r>
      <w:r w:rsidRPr="00C8787B">
        <w:rPr>
          <w:lang w:val="en-GB"/>
        </w:rPr>
        <w:t xml:space="preserve"> 2004; Lefevre </w:t>
      </w:r>
      <w:r w:rsidRPr="00C8787B">
        <w:rPr>
          <w:i/>
          <w:iCs/>
          <w:lang w:val="en-GB"/>
        </w:rPr>
        <w:t>et al.</w:t>
      </w:r>
      <w:r w:rsidRPr="00C8787B">
        <w:rPr>
          <w:lang w:val="en-GB"/>
        </w:rPr>
        <w:t xml:space="preserve"> 2017a; Marshall &amp; White 2019b)</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r>
        <w:rPr>
          <w:rFonts w:eastAsiaTheme="minorEastAsia" w:cstheme="minorHAnsi"/>
        </w:rPr>
        <w:t xml:space="preserve">ing </w:t>
      </w:r>
      <w:r w:rsidRPr="00B37A74">
        <w:rPr>
          <w:rFonts w:eastAsiaTheme="minorEastAsia" w:cstheme="minorHAnsi"/>
        </w:rPr>
        <w:t>in unrealistic growth trajectories and temperature dependences of growth dynamics</w:t>
      </w:r>
      <w:r w:rsidR="00E56DA6">
        <w:rPr>
          <w:rFonts w:eastAsiaTheme="minorEastAsia" w:cstheme="minorHAnsi"/>
        </w:rPr>
        <w:t xml:space="preserve"> in </w:t>
      </w:r>
      <w:del w:id="27" w:author="Max Lindmark" w:date="2021-01-15T12:52:00Z">
        <w:r w:rsidR="00E56DA6" w:rsidDel="009D7373">
          <w:rPr>
            <w:rFonts w:eastAsiaTheme="minorEastAsia" w:cstheme="minorHAnsi"/>
          </w:rPr>
          <w:delText xml:space="preserve">the </w:delText>
        </w:r>
      </w:del>
      <w:ins w:id="28" w:author="Max Lindmark" w:date="2021-01-15T12:52:00Z">
        <w:r w:rsidR="009D7373">
          <w:rPr>
            <w:rFonts w:eastAsiaTheme="minorEastAsia" w:cstheme="minorHAnsi"/>
          </w:rPr>
          <w:t>Pütter models</w:t>
        </w:r>
        <w:r w:rsidR="009D7373">
          <w:rPr>
            <w:rFonts w:eastAsiaTheme="minorEastAsia" w:cstheme="minorHAnsi"/>
          </w:rPr>
          <w:t xml:space="preserve"> </w:t>
        </w:r>
      </w:ins>
      <w:del w:id="29" w:author="Max Lindmark" w:date="2021-01-15T12:52:00Z">
        <w:r w:rsidR="00E56DA6" w:rsidDel="009D7373">
          <w:rPr>
            <w:rFonts w:eastAsiaTheme="minorEastAsia" w:cstheme="minorHAnsi"/>
          </w:rPr>
          <w:delText>VBGE</w:delText>
        </w:r>
        <w:r w:rsidRPr="00B37A74" w:rsidDel="009D7373">
          <w:rPr>
            <w:rFonts w:eastAsiaTheme="minorEastAsia" w:cstheme="minorHAnsi"/>
          </w:rPr>
          <w:delText xml:space="preserve"> </w:delText>
        </w:r>
      </w:del>
      <w:r w:rsidRPr="0001320D">
        <w:rPr>
          <w:rFonts w:eastAsiaTheme="minorEastAsia" w:cstheme="minorHAnsi"/>
        </w:rPr>
        <w:fldChar w:fldCharType="begin"/>
      </w:r>
      <w:r w:rsidRPr="00B37A74">
        <w:rPr>
          <w:rFonts w:eastAsiaTheme="minorEastAsia" w:cstheme="minorHAnsi"/>
        </w:rPr>
        <w:instrText xml:space="preserve"> ADDIN ZOTERO_ITEM CSL_CITATION {"citationID":"wqDonoXn","properties":{"formattedCitation":"(Lefevre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Pr="00695900">
        <w:rPr>
          <w:rFonts w:eastAsiaTheme="minorEastAsia" w:cstheme="minorHAnsi"/>
        </w:rPr>
        <w:instrText>ﬁ</w:instrText>
      </w:r>
      <w:r w:rsidRPr="00B37A74">
        <w:rPr>
          <w:rFonts w:eastAsiaTheme="minorEastAsia" w:cstheme="minorHAnsi"/>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Pr="00695900">
        <w:rPr>
          <w:rFonts w:eastAsiaTheme="minorEastAsia" w:cstheme="minorHAnsi"/>
        </w:rPr>
        <w:instrText>ﬁ</w:instrText>
      </w:r>
      <w:r w:rsidRPr="00B37A74">
        <w:rPr>
          <w:rFonts w:eastAsiaTheme="minorEastAsia" w:cstheme="minorHAnsi"/>
        </w:rPr>
        <w:instrText>shes have relatively lower mass-speci</w:instrText>
      </w:r>
      <w:r w:rsidRPr="00695900">
        <w:rPr>
          <w:rFonts w:eastAsiaTheme="minorEastAsia" w:cstheme="minorHAnsi"/>
        </w:rPr>
        <w:instrText>ﬁ</w:instrText>
      </w:r>
      <w:r w:rsidRPr="00B37A74">
        <w:rPr>
          <w:rFonts w:eastAsiaTheme="minorEastAsia" w:cstheme="minorHAnsi"/>
        </w:rPr>
        <w:instrText xml:space="preserve">c metabolic rates. Assumption (ii) concludes that when </w:instrText>
      </w:r>
      <w:r w:rsidRPr="00695900">
        <w:rPr>
          <w:rFonts w:eastAsiaTheme="minorEastAsia" w:cstheme="minorHAnsi"/>
        </w:rPr>
        <w:instrText>ﬁ</w:instrText>
      </w:r>
      <w:r w:rsidRPr="00B37A74">
        <w:rPr>
          <w:rFonts w:eastAsiaTheme="minorEastAsia" w:cstheme="minorHAnsi"/>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w:instrText>
      </w:r>
      <w:r w:rsidRPr="00695900">
        <w:rPr>
          <w:rFonts w:eastAsiaTheme="minorEastAsia" w:cstheme="minorHAnsi"/>
        </w:rPr>
        <w:instrText>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Pr="00B37A74">
        <w:rPr>
          <w:rFonts w:eastAsiaTheme="minorEastAsia" w:cstheme="minorHAnsi"/>
        </w:rPr>
        <w:instrText xml:space="preserve"> make reliable predictions the underlying mechanisms need to be identi</w:instrText>
      </w:r>
      <w:r w:rsidRPr="00695900">
        <w:rPr>
          <w:rFonts w:eastAsiaTheme="minorEastAsia" w:cstheme="minorHAnsi"/>
        </w:rPr>
        <w:instrText>ﬁ</w:instrText>
      </w:r>
      <w:r w:rsidRPr="00B37A74">
        <w:rPr>
          <w:rFonts w:eastAsiaTheme="minorEastAsia" w:cstheme="minorHAnsi"/>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Pr="00695900">
        <w:rPr>
          <w:rFonts w:eastAsiaTheme="minorEastAsia" w:cstheme="minorHAnsi"/>
        </w:rPr>
        <w:instrText>ﬁ</w:instrText>
      </w:r>
      <w:r w:rsidRPr="00B37A74">
        <w:rPr>
          <w:rFonts w:eastAsiaTheme="minorEastAsia" w:cstheme="minorHAnsi"/>
        </w:rPr>
        <w:instrText xml:space="preserve">sh physiologists and </w:instrText>
      </w:r>
      <w:r w:rsidRPr="00695900">
        <w:rPr>
          <w:rFonts w:eastAsiaTheme="minorEastAsia" w:cstheme="minorHAnsi"/>
        </w:rPr>
        <w:instrText>ﬁ</w:instrText>
      </w:r>
      <w:r w:rsidRPr="00B37A74">
        <w:rPr>
          <w:rFonts w:eastAsiaTheme="minorEastAsia" w:cstheme="minorHAnsi"/>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01320D">
        <w:rPr>
          <w:rFonts w:eastAsiaTheme="minorEastAsia" w:cstheme="minorHAnsi"/>
        </w:rPr>
        <w:fldChar w:fldCharType="separate"/>
      </w:r>
      <w:r w:rsidRPr="00B37A74">
        <w:t xml:space="preserve">(Lefevre </w:t>
      </w:r>
      <w:r w:rsidRPr="00B37A74">
        <w:rPr>
          <w:i/>
          <w:iCs/>
        </w:rPr>
        <w:t>et al.</w:t>
      </w:r>
      <w:r w:rsidRPr="00B37A74">
        <w:t xml:space="preserve"> 2017a; Marshall &amp; White 2019b)</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Pr>
          <w:rFonts w:eastAsiaTheme="minorEastAsia" w:cstheme="minorHAnsi"/>
        </w:rPr>
        <w:t xml:space="preserve"> 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within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 This </w:t>
      </w:r>
      <w:r w:rsidRPr="00B37A74">
        <w:rPr>
          <w:rFonts w:eastAsiaTheme="minorEastAsia" w:cstheme="minorHAnsi"/>
        </w:rPr>
        <w:t xml:space="preserve">implies that on average within species of fish, </w:t>
      </w:r>
      <w:r>
        <w:rPr>
          <w:rFonts w:eastAsiaTheme="minorEastAsia" w:cstheme="minorHAnsi"/>
        </w:rPr>
        <w:t>energetic</w:t>
      </w:r>
      <w:r w:rsidRPr="00B37A74">
        <w:rPr>
          <w:rFonts w:eastAsiaTheme="minorEastAsia" w:cstheme="minorHAnsi"/>
        </w:rPr>
        <w:t xml:space="preserve"> costs increase faster with body mass than gains</w:t>
      </w:r>
      <w:r>
        <w:rPr>
          <w:rFonts w:eastAsiaTheme="minorEastAsia" w:cstheme="minorHAnsi"/>
        </w:rPr>
        <w:t xml:space="preserve"> (all else equal)</w:t>
      </w:r>
      <w:r w:rsidRPr="00B37A74">
        <w:rPr>
          <w:rFonts w:eastAsiaTheme="minorEastAsia" w:cstheme="minorHAnsi"/>
        </w:rPr>
        <w:t>.</w:t>
      </w:r>
      <w:r>
        <w:rPr>
          <w:rFonts w:eastAsiaTheme="minorEastAsia" w:cstheme="minorHAnsi"/>
        </w:rPr>
        <w:t xml:space="preserve"> Importantly, when accounting for this difference in the exponents,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Pr>
          <w:rFonts w:eastAsiaTheme="minorEastAsia" w:cstheme="minorHAnsi"/>
        </w:rPr>
        <w:instrText xml:space="preserve"> ADDIN ZOTERO_ITEM CSL_CITATION {"citationID":"VsUTBfkL","properties":{"formattedCitation":"(Morita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Pr="004C751A">
        <w:rPr>
          <w:lang w:val="en-GB"/>
        </w:rPr>
        <w:t xml:space="preserve">(Morita </w:t>
      </w:r>
      <w:r w:rsidRPr="004C751A">
        <w:rPr>
          <w:i/>
          <w:iCs/>
          <w:lang w:val="en-GB"/>
        </w:rPr>
        <w:t>et al.</w:t>
      </w:r>
      <w:r w:rsidRPr="004C751A">
        <w:rPr>
          <w:lang w:val="en-GB"/>
        </w:rPr>
        <w:t xml:space="preserve"> 2010)</w:t>
      </w:r>
      <w:r>
        <w:rPr>
          <w:rFonts w:eastAsiaTheme="minorEastAsia" w:cstheme="minorHAnsi"/>
        </w:rPr>
        <w:fldChar w:fldCharType="end"/>
      </w:r>
      <w:r>
        <w:rPr>
          <w:rFonts w:eastAsiaTheme="minorEastAsia" w:cstheme="minorHAnsi"/>
        </w:rPr>
        <w:t>. Therefore, also empirically derived intraspecific parameterizations of simple growth models result in predictions in line with the TSR</w:t>
      </w:r>
      <w:r w:rsidRPr="00B37A74">
        <w:rPr>
          <w:rFonts w:eastAsiaTheme="minorEastAsia" w:cstheme="minorHAnsi"/>
        </w:rPr>
        <w:t xml:space="preserve">. </w:t>
      </w:r>
      <w:r>
        <w:rPr>
          <w:rFonts w:eastAsiaTheme="minorEastAsia" w:cstheme="minorHAnsi"/>
        </w:rPr>
        <w:t xml:space="preserve">However, in this case via declines in optimum growth temperatures over ontogeny rather than </w:t>
      </w:r>
      <w:del w:id="30" w:author="Max Lindmark" w:date="2021-01-15T12:53:00Z">
        <w:r w:rsidDel="00021059">
          <w:rPr>
            <w:rFonts w:eastAsiaTheme="minorEastAsia" w:cstheme="minorHAnsi"/>
          </w:rPr>
          <w:delText xml:space="preserve">changes </w:delText>
        </w:r>
      </w:del>
      <w:ins w:id="31" w:author="Max Lindmark" w:date="2021-01-15T12:53:00Z">
        <w:r w:rsidR="00021059">
          <w:rPr>
            <w:rFonts w:eastAsiaTheme="minorEastAsia" w:cstheme="minorHAnsi"/>
          </w:rPr>
          <w:t>decline</w:t>
        </w:r>
      </w:ins>
      <w:ins w:id="32" w:author="Max Lindmark" w:date="2021-01-15T12:54:00Z">
        <w:r w:rsidR="00852EFA">
          <w:rPr>
            <w:rFonts w:eastAsiaTheme="minorEastAsia" w:cstheme="minorHAnsi"/>
          </w:rPr>
          <w:t>s</w:t>
        </w:r>
      </w:ins>
      <w:ins w:id="33" w:author="Max Lindmark" w:date="2021-01-15T12:53:00Z">
        <w:r w:rsidR="00021059">
          <w:rPr>
            <w:rFonts w:eastAsiaTheme="minorEastAsia" w:cstheme="minorHAnsi"/>
          </w:rPr>
          <w:t xml:space="preserve"> </w:t>
        </w:r>
      </w:ins>
      <w:del w:id="34" w:author="Max Lindmark" w:date="2021-01-15T12:53:00Z">
        <w:r w:rsidDel="00BB70B4">
          <w:rPr>
            <w:rFonts w:eastAsiaTheme="minorEastAsia" w:cstheme="minorHAnsi"/>
          </w:rPr>
          <w:delText xml:space="preserve">in </w:delText>
        </w:r>
      </w:del>
      <w:del w:id="35" w:author="Max Lindmark" w:date="2021-01-15T12:54:00Z">
        <w:r w:rsidDel="00DE7308">
          <w:rPr>
            <w:rFonts w:eastAsiaTheme="minorEastAsia" w:cstheme="minorHAnsi"/>
          </w:rPr>
          <w:delText xml:space="preserve">the </w:delText>
        </w:r>
      </w:del>
      <w:r>
        <w:rPr>
          <w:rFonts w:eastAsiaTheme="minorEastAsia" w:cstheme="minorHAnsi"/>
        </w:rPr>
        <w:t>asymptot</w:t>
      </w:r>
      <w:r w:rsidR="00E56DA6">
        <w:rPr>
          <w:rFonts w:eastAsiaTheme="minorEastAsia" w:cstheme="minorHAnsi"/>
        </w:rPr>
        <w:t>ic size</w:t>
      </w:r>
      <w:ins w:id="36" w:author="Max Lindmark" w:date="2021-01-15T12:54:00Z">
        <w:r w:rsidR="00852EFA">
          <w:rPr>
            <w:rFonts w:eastAsiaTheme="minorEastAsia" w:cstheme="minorHAnsi"/>
          </w:rPr>
          <w:t>s</w:t>
        </w:r>
      </w:ins>
      <w:del w:id="37" w:author="Anna Gårdmark" w:date="2021-01-12T10:40:00Z">
        <w:r w:rsidDel="00E56DA6">
          <w:rPr>
            <w:rFonts w:eastAsiaTheme="minorEastAsia" w:cstheme="minorHAnsi"/>
          </w:rPr>
          <w:delText>e</w:delText>
        </w:r>
      </w:del>
      <w:r w:rsidRPr="00B37A74">
        <w:rPr>
          <w:rFonts w:eastAsiaTheme="minorEastAsia" w:cstheme="minorHAnsi"/>
        </w:rPr>
        <w:t>.</w:t>
      </w:r>
    </w:p>
    <w:p w14:paraId="5EDA787C" w14:textId="7F811429"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 (all else equal).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Burkepile </w:t>
      </w:r>
      <w:r w:rsidRPr="00B37A74">
        <w:fldChar w:fldCharType="begin"/>
      </w:r>
      <w:r w:rsidRPr="00B37A74">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Pr="00B37A74">
        <w:t>(2012)</w:t>
      </w:r>
      <w:r w:rsidRPr="00B37A74">
        <w:fldChar w:fldCharType="end"/>
      </w:r>
      <w:r w:rsidRPr="00B37A74">
        <w:t xml:space="preserve"> and Rall </w:t>
      </w:r>
      <w:r w:rsidRPr="00B37A74">
        <w:rPr>
          <w:i/>
          <w:iCs/>
        </w:rPr>
        <w:t xml:space="preserve">et al. </w:t>
      </w:r>
      <w:r w:rsidRPr="00B37A74">
        <w:rPr>
          <w:i/>
          <w:iCs/>
        </w:rPr>
        <w:fldChar w:fldCharType="begin"/>
      </w:r>
      <w:r>
        <w:rPr>
          <w:i/>
          <w:iCs/>
        </w:rPr>
        <w:instrText xml:space="preserve"> ADDIN ZOTERO_ITEM CSL_CITATION {"citationID":"a2nh17rds7n","properties":{"formattedCitation":"(2010a)","plainCitation":"(2010a)","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Pr="00B37A74">
        <w:rPr>
          <w:i/>
          <w:iCs/>
        </w:rPr>
        <w:fldChar w:fldCharType="separate"/>
      </w:r>
      <w:r>
        <w:t>(2010a)</w:t>
      </w:r>
      <w:r w:rsidRPr="00B37A74">
        <w:rPr>
          <w:i/>
          <w:iCs/>
        </w:rPr>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t>(e.g. Angilletta &amp; Dunham 2003)</w:t>
      </w:r>
      <w:r w:rsidRPr="00B37A74">
        <w:rPr>
          <w:rFonts w:eastAsiaTheme="minorEastAsia" w:cstheme="minorHAnsi"/>
        </w:rPr>
        <w:fldChar w:fldCharType="end"/>
      </w:r>
      <w:r w:rsidRPr="00B37A74">
        <w:rPr>
          <w:rFonts w:eastAsiaTheme="minorEastAsia" w:cstheme="minorHAnsi"/>
        </w:rPr>
        <w:t xml:space="preserve">, which is difficult to reconcile from a </w:t>
      </w:r>
      <w:r w:rsidRPr="00B37A74">
        <w:rPr>
          <w:rFonts w:eastAsiaTheme="minorEastAsia" w:cstheme="minorHAnsi"/>
        </w:rPr>
        <w:lastRenderedPageBreak/>
        <w:t>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 xml:space="preserve">models </w:t>
      </w:r>
      <w:r w:rsidRPr="00695900">
        <w:rPr>
          <w:rFonts w:eastAsiaTheme="minorEastAsia" w:cstheme="minorHAnsi"/>
        </w:rPr>
        <w:fldChar w:fldCharType="begin"/>
      </w:r>
      <w:r w:rsidR="00AA5F7C">
        <w:rPr>
          <w:rFonts w:eastAsiaTheme="minorEastAsia" w:cstheme="minorHAnsi"/>
        </w:rPr>
        <w:instrText xml:space="preserve"> ADDIN ZOTERO_ITEM CSL_CITATION {"citationID":"a2669maqb5q","properties":{"formattedCitation":"(Vasseur &amp; McCann 2005; Rall {\\i{}et al.} 2010b; Lemoine &amp; Burkepile 2012; Fussmann {\\i{}et al.} 2014; Lindmark {\\i{}et al.} 2019)","plainCitation":"(Vasseur &amp; McCann 2005; Rall et al. 2010b;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S"}],"issued":{"date-parts":[["2005"]]}}},{"id":"DzJXmSQ3/ITrTQO6S","uris":["http://zotero.org/users/6116610/items/2BTE2RDI"],"uri":["http://zotero.org/users/6116610/items/2BTE2RDI"],"itemData":{"id":"tcAX0HwS/YOgYTW6G","type":"article-journal","container-title":"Global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instrText>
      </w:r>
      <w:r w:rsidR="00AA5F7C">
        <w:rPr>
          <w:rFonts w:eastAsiaTheme="minorEastAsia" w:cstheme="minorHAnsi" w:hint="eastAsia"/>
        </w:rPr>
        <w:instrText>warming on food web stability largely depend on species interactions.","container-title":"Ecology Letters","DOI":"10.1111/ele.13235","ISSN":"1461-023X, 1461-0248","issue":"5","language":"en","page":"778-786","source":"DOI.org (Crossref)","title":"Size</w:instrText>
      </w:r>
      <w:r w:rsidR="00AA5F7C">
        <w:rPr>
          <w:rFonts w:eastAsiaTheme="minorEastAsia" w:cstheme="minorHAnsi" w:hint="eastAsia"/>
        </w:rPr>
        <w:instrText>‐</w:instrText>
      </w:r>
      <w:r w:rsidR="00AA5F7C">
        <w:rPr>
          <w:rFonts w:eastAsiaTheme="minorEastAsia" w:cstheme="minorHAnsi" w:hint="eastAsia"/>
        </w:rPr>
        <w:instrText>bas</w:instrText>
      </w:r>
      <w:r w:rsidR="00AA5F7C">
        <w:rPr>
          <w:rFonts w:eastAsiaTheme="minorEastAsia" w:cstheme="minorHAnsi"/>
        </w:rPr>
        <w:instrText xml:space="preserve">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Pr="00136EBB">
        <w:rPr>
          <w:lang w:val="en-GB"/>
        </w:rPr>
        <w:t xml:space="preserve">(Vasseur &amp; McCann 2005; Rall </w:t>
      </w:r>
      <w:r w:rsidRPr="00136EBB">
        <w:rPr>
          <w:i/>
          <w:iCs/>
          <w:lang w:val="en-GB"/>
        </w:rPr>
        <w:t>et al.</w:t>
      </w:r>
      <w:r w:rsidRPr="00136EBB">
        <w:rPr>
          <w:lang w:val="en-GB"/>
        </w:rPr>
        <w:t xml:space="preserve"> 2010b; Lemoine &amp; Burkepile 2012; Fussmann </w:t>
      </w:r>
      <w:r w:rsidRPr="00136EBB">
        <w:rPr>
          <w:i/>
          <w:iCs/>
          <w:lang w:val="en-GB"/>
        </w:rPr>
        <w:t>et al.</w:t>
      </w:r>
      <w:r w:rsidRPr="00136EBB">
        <w:rPr>
          <w:lang w:val="en-GB"/>
        </w:rPr>
        <w:t xml:space="preserve"> 2014; Lindmark </w:t>
      </w:r>
      <w:r w:rsidRPr="00136EBB">
        <w:rPr>
          <w:i/>
          <w:iCs/>
          <w:lang w:val="en-GB"/>
        </w:rPr>
        <w:t>et al.</w:t>
      </w:r>
      <w:r w:rsidRPr="00136EBB">
        <w:rPr>
          <w:lang w:val="en-GB"/>
        </w:rPr>
        <w:t xml:space="preserve"> 2019)</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should depend on temperature rather than growth being assumed to be monotonically related to temperature.</w:t>
      </w:r>
    </w:p>
    <w:p w14:paraId="7E4D15DE" w14:textId="75A2E096"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FF0C73">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FF0C73">
        <w:rPr>
          <w:rFonts w:eastAsiaTheme="minorEastAsia" w:cstheme="minorHAnsi"/>
          <w:noProof/>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 xml:space="preserve">hough previous studies have found declines in optimum growth temperatures with body size in some species of fishes and other aquatic ectotherms </w:t>
      </w:r>
      <w:r w:rsidR="00FF0C73" w:rsidRPr="0001320D">
        <w:rPr>
          <w:rFonts w:eastAsiaTheme="minorEastAsia" w:cstheme="minorHAnsi"/>
        </w:rPr>
        <w:fldChar w:fldCharType="begin"/>
      </w:r>
      <w:r w:rsidR="00AA5F7C">
        <w:rPr>
          <w:rFonts w:eastAsiaTheme="minorEastAsia" w:cstheme="minorHAnsi"/>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K"}],"issued":{"date-parts":[["2003",6]]}}},{"id":"DzJXmSQ3/IYA3cj38","uris":["http://zotero.org/users/6116610/items/HFRXIBLW"],"uri":["http://zotero.org/users/6116610/items/HFRXIBLW"],"itemData":{"id":830,"type":"article-journal","abstract":"Results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FF0C73" w:rsidRPr="00B37A74">
        <w:t xml:space="preserve">(Wyban </w:t>
      </w:r>
      <w:r w:rsidR="00FF0C73" w:rsidRPr="00B37A74">
        <w:rPr>
          <w:i/>
          <w:iCs/>
        </w:rPr>
        <w:t>et al.</w:t>
      </w:r>
      <w:r w:rsidR="00FF0C73" w:rsidRPr="00B37A74">
        <w:t xml:space="preserve"> 1995; Panov &amp; McQueen 1998; Steinarsson &amp; Imsland 2003; Björnsson </w:t>
      </w:r>
      <w:r w:rsidR="00FF0C73" w:rsidRPr="00B37A74">
        <w:rPr>
          <w:i/>
          <w:iCs/>
        </w:rPr>
        <w:t>et al.</w:t>
      </w:r>
      <w:r w:rsidR="00FF0C73" w:rsidRPr="00B37A74">
        <w:t xml:space="preserve"> 2007; Handeland </w:t>
      </w:r>
      <w:r w:rsidR="00FF0C73" w:rsidRPr="00B37A74">
        <w:rPr>
          <w:i/>
          <w:iCs/>
        </w:rPr>
        <w:t>et al.</w:t>
      </w:r>
      <w:r w:rsidR="00FF0C73" w:rsidRPr="00B37A74">
        <w:t xml:space="preserve"> 2008)</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FF0C73" w:rsidRPr="00B37A74">
        <w:rPr>
          <w:rFonts w:eastAsiaTheme="minorEastAsia" w:cstheme="minorHAnsi"/>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FF0C73" w:rsidRPr="00B37A74">
        <w:t xml:space="preserve">(Brett </w:t>
      </w:r>
      <w:r w:rsidR="00FF0C73" w:rsidRPr="00B37A74">
        <w:rPr>
          <w:i/>
          <w:iCs/>
        </w:rPr>
        <w:t>et al.</w:t>
      </w:r>
      <w:r w:rsidR="00FF0C73" w:rsidRPr="00B37A74">
        <w:t xml:space="preserve"> 1969; Elliott &amp; Hurley 1995)</w:t>
      </w:r>
      <w:r w:rsidR="00FF0C73" w:rsidRPr="0001320D">
        <w:rPr>
          <w:rFonts w:eastAsiaTheme="minorEastAsia" w:cstheme="minorHAnsi"/>
        </w:rPr>
        <w:fldChar w:fldCharType="end"/>
      </w:r>
      <w:r w:rsidR="00FF0C73" w:rsidRPr="00B37A74">
        <w:rPr>
          <w:rFonts w:eastAsiaTheme="minorEastAsia" w:cstheme="minorHAnsi"/>
        </w:rPr>
        <w:t>. Using systematically collated growth data from experiments with variation in both size and temperature treatments (13 species), we find that for an average fish, the optimum growth temperature declines as it grows in size. This is 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S1).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contribute to reduced growth performance of large </w:t>
      </w:r>
      <w:r w:rsidR="00FF0C73" w:rsidRPr="00B37A74">
        <w:rPr>
          <w:rFonts w:eastAsiaTheme="minorEastAsia" w:cstheme="minorHAnsi"/>
        </w:rPr>
        <w:lastRenderedPageBreak/>
        <w:t xml:space="preserve">compared to small fish, in addition to increasing investment into reproduction </w:t>
      </w:r>
      <w:r w:rsidR="00FF0C73" w:rsidRPr="00B37A74">
        <w:rPr>
          <w:rFonts w:eastAsiaTheme="minorEastAsia" w:cstheme="minorHAnsi"/>
        </w:rPr>
        <w:fldChar w:fldCharType="begin"/>
      </w:r>
      <w:r w:rsidR="00FF0C73" w:rsidRPr="00B37A74">
        <w:rPr>
          <w:rFonts w:eastAsiaTheme="minorEastAsia" w:cstheme="minorHAnsi"/>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FF0C73" w:rsidRPr="00B37A74">
        <w:t xml:space="preserve">(Barneche </w:t>
      </w:r>
      <w:r w:rsidR="00FF0C73" w:rsidRPr="00B37A74">
        <w:rPr>
          <w:i/>
          <w:iCs/>
        </w:rPr>
        <w:t>et al.</w:t>
      </w:r>
      <w:r w:rsidR="00FF0C73" w:rsidRPr="00B37A74">
        <w:t xml:space="preserve"> 2018)</w:t>
      </w:r>
      <w:r w:rsidR="00FF0C73" w:rsidRPr="00B37A74">
        <w:rPr>
          <w:rFonts w:eastAsiaTheme="minorEastAsia" w:cstheme="minorHAnsi"/>
        </w:rPr>
        <w:fldChar w:fldCharType="end"/>
      </w:r>
      <w:r w:rsidR="00FF0C73" w:rsidRPr="00B37A74">
        <w:rPr>
          <w:rFonts w:eastAsiaTheme="minorEastAsia" w:cstheme="minorHAnsi"/>
        </w:rPr>
        <w:t>.</w:t>
      </w:r>
    </w:p>
    <w:p w14:paraId="6E4CEA45" w14:textId="36ED7E34"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Pr="00B37A74">
        <w:rPr>
          <w:rFonts w:eastAsiaTheme="minorEastAsia" w:cstheme="minorHAnsi"/>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Pr="00B37A74">
        <w:t xml:space="preserve">(Brett </w:t>
      </w:r>
      <w:r w:rsidRPr="00B37A74">
        <w:rPr>
          <w:i/>
          <w:iCs/>
        </w:rPr>
        <w:t>et al.</w:t>
      </w:r>
      <w:r w:rsidRPr="00B37A74">
        <w:t xml:space="preserve"> 1969; Lorenzen 1996; Huey &amp; Kingsolver 2019)</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del w:id="38" w:author="Max Lindmark" w:date="2021-01-15T13:03:00Z">
        <w:r w:rsidDel="007D312B">
          <w:rPr>
            <w:rFonts w:eastAsiaTheme="minorEastAsia" w:cstheme="minorHAnsi"/>
          </w:rPr>
          <w:delText>However, i</w:delText>
        </w:r>
      </w:del>
      <w:ins w:id="39" w:author="Max Lindmark" w:date="2021-01-15T13:03:00Z">
        <w:r w:rsidR="007D312B">
          <w:rPr>
            <w:rFonts w:eastAsiaTheme="minorEastAsia" w:cstheme="minorHAnsi"/>
          </w:rPr>
          <w:t>I</w:t>
        </w:r>
      </w:ins>
      <w:r>
        <w:rPr>
          <w:rFonts w:eastAsiaTheme="minorEastAsia" w:cstheme="minorHAnsi"/>
        </w:rPr>
        <w:t>t is</w:t>
      </w:r>
      <w:ins w:id="40" w:author="Max Lindmark" w:date="2021-01-15T13:03:00Z">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ins>
      <w:r>
        <w:rPr>
          <w:rFonts w:eastAsiaTheme="minorEastAsia" w:cstheme="minorHAnsi"/>
        </w:rPr>
        <w:t xml:space="preserve">typically found and assumed that standard metabolic rate and natural feeding levels </w:t>
      </w:r>
      <w:r w:rsidR="000244B9">
        <w:rPr>
          <w:rFonts w:eastAsiaTheme="minorEastAsia" w:cstheme="minorHAnsi"/>
        </w:rPr>
        <w:t>are proportional</w:t>
      </w:r>
      <w:r>
        <w:rPr>
          <w:rFonts w:eastAsiaTheme="minorEastAsia" w:cstheme="minorHAnsi"/>
        </w:rPr>
        <w:t xml:space="preserve"> to routine metabolic rate and maximum consumption rate</w:t>
      </w:r>
      <w:r w:rsidR="000244B9">
        <w:rPr>
          <w:rFonts w:eastAsiaTheme="minorEastAsia" w:cstheme="minorHAnsi"/>
        </w:rPr>
        <w:t xml:space="preserve">, respectively, </w:t>
      </w:r>
      <w:r w:rsidR="003D1255">
        <w:rPr>
          <w:rFonts w:eastAsiaTheme="minorEastAsia" w:cstheme="minorHAnsi"/>
        </w:rPr>
        <w:t>and thus exhibit the same mass-scaling relationships</w:t>
      </w:r>
      <w:r>
        <w:rPr>
          <w:rFonts w:eastAsiaTheme="minorEastAsia" w:cstheme="minorHAnsi"/>
        </w:rPr>
        <w:t xml:space="preserve"> </w:t>
      </w:r>
      <w:r>
        <w:rPr>
          <w:rFonts w:eastAsiaTheme="minorEastAsia" w:cstheme="minorHAnsi"/>
        </w:rPr>
        <w:fldChar w:fldCharType="begin"/>
      </w:r>
      <w:r>
        <w:rPr>
          <w:rFonts w:eastAsiaTheme="minorEastAsia" w:cstheme="minorHAnsi"/>
        </w:rPr>
        <w:instrText xml:space="preserve"> ADDIN ZOTERO_ITEM CSL_CITATION {"citationID":"W1VeeMr0","properties":{"formattedCitation":"(Kitchell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Pr>
          <w:rFonts w:eastAsiaTheme="minorEastAsia" w:cstheme="minorHAnsi"/>
        </w:rPr>
        <w:fldChar w:fldCharType="separate"/>
      </w:r>
      <w:r w:rsidRPr="00A63AF9">
        <w:rPr>
          <w:lang w:val="en-GB"/>
        </w:rPr>
        <w:t xml:space="preserve">(Kitchell </w:t>
      </w:r>
      <w:r w:rsidRPr="00A63AF9">
        <w:rPr>
          <w:i/>
          <w:iCs/>
          <w:lang w:val="en-GB"/>
        </w:rPr>
        <w:t>et al.</w:t>
      </w:r>
      <w:r w:rsidRPr="00A63AF9">
        <w:rPr>
          <w:lang w:val="en-GB"/>
        </w:rPr>
        <w:t xml:space="preserve"> 1977; Neuenfeldt </w:t>
      </w:r>
      <w:r w:rsidRPr="00A63AF9">
        <w:rPr>
          <w:i/>
          <w:iCs/>
          <w:lang w:val="en-GB"/>
        </w:rPr>
        <w:t>et al.</w:t>
      </w:r>
      <w:r w:rsidRPr="00A63AF9">
        <w:rPr>
          <w:lang w:val="en-GB"/>
        </w:rPr>
        <w:t xml:space="preserve"> 2019)</w:t>
      </w:r>
      <w:r>
        <w:rPr>
          <w:rFonts w:eastAsiaTheme="minorEastAsia" w:cstheme="minorHAnsi"/>
        </w:rPr>
        <w:fldChar w:fldCharType="end"/>
      </w:r>
      <w:r>
        <w:rPr>
          <w:rFonts w:eastAsiaTheme="minorEastAsia" w:cstheme="minorHAnsi"/>
        </w:rPr>
        <w:t xml:space="preserve">. </w:t>
      </w:r>
      <w:r w:rsidRPr="00B37A74">
        <w:rPr>
          <w:rFonts w:eastAsiaTheme="minorEastAsia" w:cstheme="minorHAnsi"/>
        </w:rPr>
        <w:t>Moreover, effects in experiments reflect responses on shorter time scales than that of natural warming</w:t>
      </w:r>
      <w:r>
        <w:rPr>
          <w:rFonts w:eastAsiaTheme="minorEastAsia" w:cstheme="minorHAnsi"/>
        </w:rPr>
        <w:t xml:space="preserve">. </w:t>
      </w:r>
      <w:commentRangeStart w:id="41"/>
      <w:commentRangeStart w:id="42"/>
      <w:commentRangeStart w:id="43"/>
      <w:commentRangeStart w:id="44"/>
      <w:r>
        <w:rPr>
          <w:rFonts w:eastAsiaTheme="minorEastAsia" w:cstheme="minorHAnsi"/>
        </w:rPr>
        <w:t xml:space="preserve">This could explain why intraspecific growth rates tend not to be unimodally related to temperature when measured across a gradient of experiences temperatures across </w:t>
      </w:r>
      <w:r w:rsidRPr="00B37A74">
        <w:rPr>
          <w:rFonts w:eastAsiaTheme="minorEastAsia" w:cstheme="minorHAnsi"/>
        </w:rPr>
        <w:t xml:space="preserve">populations </w:t>
      </w:r>
      <w:r>
        <w:rPr>
          <w:rFonts w:eastAsiaTheme="minorEastAsia" w:cstheme="minorHAnsi"/>
        </w:rPr>
        <w:t>within a species</w:t>
      </w:r>
      <w:r w:rsidRPr="00B37A74">
        <w:rPr>
          <w:rFonts w:eastAsiaTheme="minorEastAsia" w:cstheme="minorHAnsi"/>
        </w:rPr>
        <w:t xml:space="preserve"> </w:t>
      </w:r>
      <w:commentRangeEnd w:id="41"/>
      <w:r w:rsidR="00A7336E">
        <w:rPr>
          <w:rStyle w:val="CommentReference"/>
        </w:rPr>
        <w:commentReference w:id="41"/>
      </w:r>
      <w:commentRangeEnd w:id="43"/>
      <w:r w:rsidR="00C95867">
        <w:rPr>
          <w:rStyle w:val="CommentReference"/>
        </w:rPr>
        <w:commentReference w:id="43"/>
      </w:r>
      <w:r w:rsidRPr="00B37A74">
        <w:rPr>
          <w:rFonts w:eastAsiaTheme="minorEastAsia" w:cstheme="minorHAnsi"/>
        </w:rPr>
        <w:fldChar w:fldCharType="begin"/>
      </w:r>
      <w:r w:rsidRPr="00B37A74">
        <w:rPr>
          <w:rFonts w:eastAsiaTheme="minorEastAsia" w:cstheme="minorHAnsi"/>
        </w:rPr>
        <w:instrText xml:space="preserve"> ADDIN ZOTERO_ITEM CSL_CITATION {"citationID":"a2fe713taf5","properties":{"formattedCitation":"(Denderen {\\i{}et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rPr>
          <w:rFonts w:eastAsiaTheme="minorEastAsia" w:cstheme="minorHAnsi"/>
        </w:rPr>
        <w:fldChar w:fldCharType="separate"/>
      </w:r>
      <w:r w:rsidRPr="00B37A74">
        <w:t xml:space="preserve">(Denderen </w:t>
      </w:r>
      <w:r w:rsidRPr="00B37A74">
        <w:rPr>
          <w:i/>
          <w:iCs/>
        </w:rPr>
        <w:t>et al.</w:t>
      </w:r>
      <w:r w:rsidRPr="00B37A74">
        <w:t xml:space="preserve"> 2020)</w:t>
      </w:r>
      <w:r w:rsidRPr="00B37A74">
        <w:rPr>
          <w:rFonts w:eastAsiaTheme="minorEastAsia" w:cstheme="minorHAnsi"/>
        </w:rPr>
        <w:fldChar w:fldCharType="end"/>
      </w:r>
      <w:r w:rsidRPr="00B37A74">
        <w:rPr>
          <w:rFonts w:eastAsiaTheme="minorEastAsia" w:cstheme="minorHAnsi"/>
        </w:rPr>
        <w:t xml:space="preserve">. </w:t>
      </w:r>
      <w:r>
        <w:rPr>
          <w:rFonts w:eastAsiaTheme="minorEastAsia" w:cstheme="minorHAnsi"/>
        </w:rPr>
        <w:t xml:space="preserve">However, each population likely has a thermal optimum for growth, which differs between individuals of different size. Hence, each population might have a unimodal relationship with temperature. </w:t>
      </w:r>
      <w:commentRangeEnd w:id="42"/>
      <w:r w:rsidR="00370B3B">
        <w:rPr>
          <w:rStyle w:val="CommentReference"/>
        </w:rPr>
        <w:commentReference w:id="42"/>
      </w:r>
      <w:commentRangeEnd w:id="44"/>
      <w:r w:rsidR="00CF5203">
        <w:rPr>
          <w:rStyle w:val="CommentReference"/>
        </w:rPr>
        <w:commentReference w:id="44"/>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w:t>
      </w:r>
    </w:p>
    <w:p w14:paraId="17C44664" w14:textId="77777777"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In natural systems, </w:t>
      </w:r>
      <w:r w:rsidRPr="00B37A74">
        <w:rPr>
          <w:rFonts w:cstheme="minorHAnsi"/>
        </w:rPr>
        <w:t xml:space="preserve">climate warming may also result in stronger food limitation </w:t>
      </w:r>
      <w:r w:rsidRPr="0001320D">
        <w:rPr>
          <w:rFonts w:cstheme="minorHAnsi"/>
        </w:rPr>
        <w:fldChar w:fldCharType="begin"/>
      </w:r>
      <w:r>
        <w:rPr>
          <w:rFonts w:cstheme="minorHAnsi"/>
        </w:rPr>
        <w:instrText xml:space="preserve"> ADDIN ZOTERO_ITEM CSL_CITATION {"citationID":"29ixWCVp","properties":{"formattedCitation":"(Ohlberger {\\i{}et al.} 2011; Huey &amp; Kingsolver 2019)","plainCitation":"(Ohlberger et al. 2011; Huey &amp; Kingsolver 2019)","noteIndex":0},"citationItems":[{"id":76,"uris":["http://zotero.org/users/6116610/items/35CDZ7HL"],"uri":["http://zotero.org/users/6116610/items/35CDZ7HL"],"itemData":{"id":76,"type":"article-journal","abstract":"Global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Pr="00B53C15">
        <w:rPr>
          <w:lang w:val="en-GB"/>
        </w:rPr>
        <w:t xml:space="preserve">(Ohlberger </w:t>
      </w:r>
      <w:r w:rsidRPr="00B53C15">
        <w:rPr>
          <w:i/>
          <w:iCs/>
          <w:lang w:val="en-GB"/>
        </w:rPr>
        <w:t>et al.</w:t>
      </w:r>
      <w:r w:rsidRPr="00B53C15">
        <w:rPr>
          <w:lang w:val="en-GB"/>
        </w:rPr>
        <w:t xml:space="preserve"> 2011; Huey &amp; Kingsolver 2019)</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Pr="00B37A74">
        <w:rPr>
          <w:rFonts w:eastAsiaTheme="minorEastAsia" w:cstheme="minorHAnsi"/>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(Oncorhynchus nerkd)","volume":"11","author":[{"family":"Brett","given":"John R."}],"issued":{"date-parts":[["1971",2,1]]}}}],"schema":"https://github.com/citation-style-language/schema/raw/master/csl-citation.json"} </w:instrText>
      </w:r>
      <w:r w:rsidRPr="00B37A74">
        <w:rPr>
          <w:rFonts w:eastAsiaTheme="minorEastAsia" w:cstheme="minorHAnsi"/>
        </w:rPr>
        <w:fldChar w:fldCharType="separate"/>
      </w:r>
      <w:r w:rsidRPr="00B37A74">
        <w:t xml:space="preserve">(Brett </w:t>
      </w:r>
      <w:r w:rsidRPr="00B37A74">
        <w:rPr>
          <w:i/>
          <w:iCs/>
        </w:rPr>
        <w:t>et al.</w:t>
      </w:r>
      <w:r w:rsidRPr="00B37A74">
        <w:t xml:space="preserve"> 1969; Brett 1971)</w:t>
      </w:r>
      <w:r w:rsidRPr="00B37A74">
        <w:rPr>
          <w:rFonts w:eastAsiaTheme="minorEastAsia" w:cstheme="minorHAnsi"/>
        </w:rPr>
        <w:fldChar w:fldCharType="end"/>
      </w:r>
      <w:r w:rsidRPr="00B37A74">
        <w:rPr>
          <w:rFonts w:eastAsiaTheme="minorEastAsia" w:cstheme="minorHAnsi"/>
        </w:rPr>
        <w:t xml:space="preserve">, and realized consumption rates are a fraction of the maximum consumption rate (20-70%) (Kitchell </w:t>
      </w:r>
      <w:r w:rsidRPr="00B37A74">
        <w:rPr>
          <w:rFonts w:eastAsiaTheme="minorEastAsia" w:cstheme="minorHAnsi"/>
          <w:i/>
          <w:iCs/>
        </w:rPr>
        <w:t>et al.</w:t>
      </w:r>
      <w:r w:rsidRPr="00B37A74">
        <w:rPr>
          <w:rFonts w:eastAsiaTheme="minorEastAsia" w:cstheme="minorHAnsi"/>
        </w:rPr>
        <w:t xml:space="preserve"> 1977; Neuenfeldt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w:t>
      </w:r>
      <w:r w:rsidRPr="00B37A74">
        <w:rPr>
          <w:rFonts w:eastAsiaTheme="minorEastAsia" w:cstheme="minorHAnsi"/>
        </w:rPr>
        <w:lastRenderedPageBreak/>
        <w:t xml:space="preserve">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Pr>
          <w:rFonts w:cstheme="minorHAnsi"/>
        </w:rPr>
        <w:instrText xml:space="preserve"> ADDIN ZOTERO_ITEM CSL_CITATION {"citationID":"BwYHLP4y","properties":{"formattedCitation":"(Neuheimer {\\i{}et al.} 2011; Huss {\\i{}et al.} 2019)","plainCitation":"(Neuheimer et al. 2011; Huss et al. 2019)","noteIndex":0},"citationItems":[{"id":54,"uris":["http://zotero.org/users/6116610/items/58B8SJXA"],"uri":["http://zotero.org/users/6116610/items/58B8SJXA"],"itemData":{"id":54,"type":"article-journal","container-title":"Nature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Pr="0001320D">
        <w:rPr>
          <w:rFonts w:cstheme="minorHAnsi"/>
        </w:rPr>
        <w:fldChar w:fldCharType="separate"/>
      </w:r>
      <w:r w:rsidRPr="007023D0">
        <w:rPr>
          <w:lang w:val="en-GB"/>
        </w:rPr>
        <w:t xml:space="preserve">(Neuheimer </w:t>
      </w:r>
      <w:r w:rsidRPr="007023D0">
        <w:rPr>
          <w:i/>
          <w:iCs/>
          <w:lang w:val="en-GB"/>
        </w:rPr>
        <w:t>et al.</w:t>
      </w:r>
      <w:r w:rsidRPr="007023D0">
        <w:rPr>
          <w:lang w:val="en-GB"/>
        </w:rPr>
        <w:t xml:space="preserve"> 2011; Huss </w:t>
      </w:r>
      <w:r w:rsidRPr="007023D0">
        <w:rPr>
          <w:i/>
          <w:iCs/>
          <w:lang w:val="en-GB"/>
        </w:rPr>
        <w:t>et al.</w:t>
      </w:r>
      <w:r w:rsidRPr="007023D0">
        <w:rPr>
          <w:lang w:val="en-GB"/>
        </w:rPr>
        <w:t xml:space="preserve"> 2019)</w:t>
      </w:r>
      <w:r w:rsidRPr="0001320D">
        <w:rPr>
          <w:rFonts w:cstheme="minorHAnsi"/>
        </w:rPr>
        <w:fldChar w:fldCharType="end"/>
      </w:r>
      <w:r w:rsidRPr="00B37A74">
        <w:rPr>
          <w:rFonts w:cstheme="minorHAnsi"/>
        </w:rPr>
        <w:t>.</w:t>
      </w:r>
    </w:p>
    <w:p w14:paraId="5FCD1E67" w14:textId="5C73EAAD"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our 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They may for instance inhabit colder temperatures compared to small fish due to ontogenetic habitat shifts </w:t>
      </w:r>
      <w:r w:rsidRPr="0001320D">
        <w:fldChar w:fldCharType="begin"/>
      </w:r>
      <w:r>
        <w:instrText xml:space="preserve"> ADDIN ZOTERO_ITEM CSL_CITATION {"citationID":"44Rz5uDy","properties":{"formattedCitation":"(Werner &amp; Hall 1988; Lloret-Lloret {\\i{}et al.} 2020)","plainCitation":"(Werner &amp; Hall 1988; Lloret-Lloret et al. 2020)","noteIndex":0},"citationItems":[{"id":815,"uris":["http://zotero.org/users/6116610/items/DFGXN47I"],"uri":["http://zotero.org/users/6116610/items/DFGXN47I"],"itemData":{"id":815,"type":"article-journal","abstract":"The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Pr="007023D0">
        <w:rPr>
          <w:lang w:val="en-GB"/>
        </w:rPr>
        <w:t xml:space="preserve">(Werner &amp; Hall 1988; Lloret-Lloret </w:t>
      </w:r>
      <w:r w:rsidRPr="007023D0">
        <w:rPr>
          <w:i/>
          <w:iCs/>
          <w:lang w:val="en-GB"/>
        </w:rPr>
        <w:t>et al.</w:t>
      </w:r>
      <w:r w:rsidRPr="007023D0">
        <w:rPr>
          <w:lang w:val="en-GB"/>
        </w:rPr>
        <w:t xml:space="preserve"> 2020)</w:t>
      </w:r>
      <w:r w:rsidRPr="0001320D">
        <w:fldChar w:fldCharType="end"/>
      </w:r>
      <w:r>
        <w:t>;</w:t>
      </w:r>
      <w:r w:rsidRPr="00B37A74">
        <w:t xml:space="preserve"> see also Heincke’s law </w:t>
      </w:r>
      <w:r w:rsidRPr="00B37A74">
        <w:fldChar w:fldCharType="begin"/>
      </w:r>
      <w:r w:rsidRPr="00B37A74">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Pr="00B37A74">
        <w:t>(Heincke 1913; Audzijonyte &amp; Pecl 2018)</w:t>
      </w:r>
      <w:r w:rsidRPr="00B37A74">
        <w:fldChar w:fldCharType="end"/>
      </w:r>
      <w:r w:rsidRPr="00B37A74">
        <w:t xml:space="preserve">. </w:t>
      </w:r>
      <w:r w:rsidRPr="00B37A74">
        <w:rPr>
          <w:rFonts w:eastAsiaTheme="minorEastAsia" w:cstheme="minorHAnsi"/>
        </w:rPr>
        <w:t xml:space="preserve">That said,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Pr="00B37A74">
        <w:rPr>
          <w:rFonts w:eastAsiaTheme="minorEastAsia" w:cstheme="minorHAnsi"/>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Pr="00B37A74">
        <w:t>(Pörtner &amp; Knust 2007)</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Pr="00B37A74">
        <w:rPr>
          <w:rFonts w:eastAsiaTheme="minorEastAsia" w:cstheme="minorHAnsi"/>
        </w:rPr>
        <w:instrText xml:space="preserve"> ADDIN ZOTERO_ITEM CSL_CITATION {"citationID":"ab767006mr","properties":{"formattedCitation":"(Huss {\\i{}et al.} 2019; van Dorst {\\i{}et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Pr="00B37A74">
        <w:t xml:space="preserve">(Huss </w:t>
      </w:r>
      <w:r w:rsidRPr="00B37A74">
        <w:rPr>
          <w:i/>
          <w:iCs/>
        </w:rPr>
        <w:t>et al.</w:t>
      </w:r>
      <w:r w:rsidRPr="00B37A74">
        <w:t xml:space="preserve"> 2019; van Dorst </w:t>
      </w:r>
      <w:r w:rsidRPr="00B37A74">
        <w:rPr>
          <w:i/>
          <w:iCs/>
        </w:rPr>
        <w:t>et al.</w:t>
      </w:r>
      <w:r w:rsidRPr="00B37A74">
        <w:t xml:space="preserve">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51DA2389"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Growth, consumption and metabolism represent fundamental processes in ecology, and their interspecific scaling with body mass and temperature has been used to predict the effects of warming on body size, size structure, and population and community dynamics </w:t>
      </w:r>
      <w:r w:rsidRPr="0001320D">
        <w:rPr>
          <w:rFonts w:eastAsiaTheme="minorEastAsia" w:cstheme="minorHAnsi"/>
        </w:rPr>
        <w:fldChar w:fldCharType="begin"/>
      </w:r>
      <w:r w:rsidRPr="00B37A74">
        <w:rPr>
          <w:rFonts w:eastAsiaTheme="minorEastAsia" w:cstheme="minorHAnsi"/>
        </w:rPr>
        <w:instrText xml:space="preserve"> ADDIN ZOTERO_ITEM CSL_CITATION {"citationID":"a2471ofjdj6","properties":{"formattedCitation":"(Vasseur &amp; McCann 2005; Cheung {\\i{}et al.} 2013)","plainCitation":"(Vasseur &amp; McCann 2005;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Pr="0001320D">
        <w:rPr>
          <w:rFonts w:eastAsiaTheme="minorEastAsia" w:cstheme="minorHAnsi"/>
        </w:rPr>
        <w:fldChar w:fldCharType="separate"/>
      </w:r>
      <w:r w:rsidRPr="00B37A74">
        <w:t xml:space="preserve">(Vasseur &amp; McCann 2005; Cheung </w:t>
      </w:r>
      <w:r w:rsidRPr="00B37A74">
        <w:rPr>
          <w:i/>
          <w:iCs/>
        </w:rPr>
        <w:t>et al.</w:t>
      </w:r>
      <w:r w:rsidRPr="00B37A74">
        <w:t xml:space="preserve"> 2013)</w:t>
      </w:r>
      <w:r w:rsidRPr="0001320D">
        <w:rPr>
          <w:rFonts w:eastAsiaTheme="minorEastAsia" w:cstheme="minorHAnsi"/>
        </w:rPr>
        <w:fldChar w:fldCharType="end"/>
      </w:r>
      <w:r w:rsidRPr="00B37A74">
        <w:rPr>
          <w:rFonts w:eastAsiaTheme="minorEastAsia" w:cstheme="minorHAnsi"/>
        </w:rPr>
        <w:t xml:space="preserve">. 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Pr="00B37A74">
        <w:rPr>
          <w:rFonts w:eastAsiaTheme="minorEastAsia" w:cstheme="minorHAnsi"/>
        </w:rPr>
        <w:t xml:space="preserve">the lack of data synthesis at the intraspecific level. The approach presented here </w:t>
      </w:r>
      <w:r w:rsidRPr="00B37A74">
        <w:rPr>
          <w:rFonts w:cstheme="minorHAnsi"/>
        </w:rPr>
        <w:t xml:space="preserve">can help overcome limitations of small data sets </w:t>
      </w:r>
      <w:r>
        <w:rPr>
          <w:rFonts w:cstheme="minorHAnsi"/>
        </w:rPr>
        <w:t xml:space="preserve">by </w:t>
      </w:r>
      <w:r w:rsidRPr="00B37A74">
        <w:rPr>
          <w:rFonts w:cstheme="minorHAnsi"/>
        </w:rPr>
        <w:t>borrowing information across species in a single modelling framework</w:t>
      </w:r>
      <w:r w:rsidR="00A7336E">
        <w:rPr>
          <w:rFonts w:cstheme="minorHAnsi"/>
        </w:rPr>
        <w:t>, while still accounting for the intraspecific scaling of rates</w:t>
      </w:r>
      <w:r>
        <w:rPr>
          <w:rFonts w:cstheme="minorHAnsi"/>
        </w:rPr>
        <w:t xml:space="preserve">. </w:t>
      </w:r>
      <w:r w:rsidRPr="000C0ECF">
        <w:rPr>
          <w:rFonts w:cstheme="minorHAnsi"/>
        </w:rPr>
        <w:t>A</w:t>
      </w:r>
      <w:r w:rsidRPr="000C0ECF">
        <w:rPr>
          <w:rFonts w:eastAsiaTheme="minorEastAsia" w:cstheme="minorHAnsi"/>
        </w:rPr>
        <w:t xml:space="preserve">ccounting for the </w:t>
      </w:r>
      <w:r w:rsidR="002B709E" w:rsidRPr="002E1DA7">
        <w:rPr>
          <w:rFonts w:eastAsiaTheme="minorEastAsia" w:cstheme="minorHAnsi"/>
        </w:rPr>
        <w:t xml:space="preserve">faster increase in </w:t>
      </w:r>
      <w:ins w:id="45" w:author="Max Lindmark" w:date="2021-01-15T13:11:00Z">
        <w:r w:rsidR="002E1DA7">
          <w:rPr>
            <w:rFonts w:eastAsiaTheme="minorEastAsia" w:cstheme="minorHAnsi"/>
          </w:rPr>
          <w:t xml:space="preserve">whole-organism </w:t>
        </w:r>
      </w:ins>
      <w:r w:rsidR="002B709E" w:rsidRPr="002E1DA7">
        <w:rPr>
          <w:rFonts w:eastAsiaTheme="minorEastAsia" w:cstheme="minorHAnsi"/>
        </w:rPr>
        <w:t xml:space="preserve">metabolism than consumption with body size, </w:t>
      </w:r>
      <w:r w:rsidRPr="000C0ECF">
        <w:rPr>
          <w:rFonts w:eastAsiaTheme="minorEastAsia" w:cstheme="minorHAnsi"/>
        </w:rPr>
        <w:t xml:space="preserve">the unimodal thermal response of </w:t>
      </w:r>
      <w:r w:rsidRPr="000C0ECF">
        <w:rPr>
          <w:rFonts w:eastAsiaTheme="minorEastAsia" w:cstheme="minorHAnsi"/>
        </w:rPr>
        <w:lastRenderedPageBreak/>
        <w:t>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Pr="000C0ECF">
        <w:rPr>
          <w:rFonts w:eastAsiaTheme="minorEastAsia" w:cstheme="minorHAnsi"/>
        </w:rPr>
        <w:t xml:space="preserve"> improv</w:t>
      </w:r>
      <w:r w:rsidR="000C0ECF">
        <w:rPr>
          <w:rFonts w:eastAsiaTheme="minorEastAsia" w:cstheme="minorHAnsi"/>
        </w:rPr>
        <w:t>ing</w:t>
      </w:r>
      <w:r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Pr="000C0ECF">
        <w:rPr>
          <w:rFonts w:eastAsiaTheme="minorEastAsia" w:cstheme="minorHAnsi"/>
        </w:rPr>
        <w:t>fisheries yields and global food production in warmer climates</w:t>
      </w:r>
      <w:commentRangeStart w:id="46"/>
      <w:commentRangeStart w:id="47"/>
      <w:commentRangeStart w:id="48"/>
      <w:commentRangeStart w:id="49"/>
      <w:r w:rsidRPr="000C0ECF">
        <w:rPr>
          <w:rFonts w:eastAsiaTheme="minorEastAsia" w:cstheme="minorHAnsi"/>
        </w:rPr>
        <w:t>.</w:t>
      </w:r>
      <w:commentRangeEnd w:id="46"/>
      <w:r w:rsidRPr="000C0ECF">
        <w:rPr>
          <w:rStyle w:val="CommentReference"/>
        </w:rPr>
        <w:commentReference w:id="46"/>
      </w:r>
      <w:commentRangeEnd w:id="47"/>
      <w:r w:rsidRPr="000C0ECF">
        <w:rPr>
          <w:rStyle w:val="CommentReference"/>
        </w:rPr>
        <w:commentReference w:id="47"/>
      </w:r>
      <w:commentRangeEnd w:id="48"/>
      <w:r w:rsidR="002B709E" w:rsidRPr="000C0ECF">
        <w:rPr>
          <w:rStyle w:val="CommentReference"/>
        </w:rPr>
        <w:commentReference w:id="48"/>
      </w:r>
      <w:commentRangeEnd w:id="49"/>
      <w:r w:rsidR="007C10AC">
        <w:rPr>
          <w:rStyle w:val="CommentReference"/>
        </w:rPr>
        <w:commentReference w:id="49"/>
      </w:r>
      <w:r>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532F7A38"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Pr="00B37A74">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Pr="00B37A74">
        <w:rPr>
          <w:rFonts w:cstheme="minorHAnsi"/>
          <w:noProof/>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rates depend on body size and temperature within species, we selected studies </w:t>
      </w:r>
      <w:r w:rsidRPr="00B37A74">
        <w:t>that experimentally varied both body size and temperature</w:t>
      </w:r>
      <w:r w:rsidRPr="00B37A74">
        <w:rPr>
          <w:rFonts w:cstheme="minorHAnsi"/>
        </w:rPr>
        <w:t xml:space="preserve"> </w:t>
      </w:r>
      <w:commentRangeStart w:id="50"/>
      <w:r w:rsidRPr="00B37A74">
        <w:rPr>
          <w:rFonts w:cstheme="minorHAnsi"/>
        </w:rPr>
        <w:t>(</w:t>
      </w:r>
      <w:ins w:id="51" w:author="Anna Gårdmark" w:date="2021-01-12T11:12:00Z">
        <w:del w:id="52" w:author="Max Lindmark" w:date="2021-01-15T13:13:00Z">
          <w:r w:rsidR="00895761" w:rsidDel="0013421A">
            <w:rPr>
              <w:rFonts w:cstheme="minorHAnsi"/>
            </w:rPr>
            <w:delText>factorially</w:delText>
          </w:r>
        </w:del>
      </w:ins>
      <w:ins w:id="53" w:author="Anna Gårdmark" w:date="2021-01-12T11:11:00Z">
        <w:del w:id="54" w:author="Max Lindmark" w:date="2021-01-15T13:13:00Z">
          <w:r w:rsidR="00895761" w:rsidDel="0013421A">
            <w:rPr>
              <w:rFonts w:cstheme="minorHAnsi"/>
            </w:rPr>
            <w:delText xml:space="preserve">, with </w:delText>
          </w:r>
        </w:del>
      </w:ins>
      <w:commentRangeEnd w:id="50"/>
      <w:r w:rsidR="0013421A">
        <w:rPr>
          <w:rStyle w:val="CommentReference"/>
        </w:rPr>
        <w:commentReference w:id="50"/>
      </w:r>
      <w:r w:rsidRPr="00B37A74">
        <w:rPr>
          <w:rFonts w:cstheme="minorHAnsi"/>
        </w:rPr>
        <w:t xml:space="preserve">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xml:space="preserve">. The criteria for both mass and temperature variation in the experiments reduces the number of potential 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 xml:space="preserve">we excluded larval studies, which represents a life stage exhibiting different constraints and scaling relationships </w:t>
      </w:r>
      <w:r w:rsidRPr="00B37A74">
        <w:rPr>
          <w:rFonts w:eastAsiaTheme="minorEastAsia" w:cstheme="minorHAnsi"/>
        </w:rPr>
        <w:fldChar w:fldCharType="begin"/>
      </w:r>
      <w:r w:rsidRPr="00B37A74">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Pr="00B37A74">
        <w:t>(Glazier 2005)</w:t>
      </w:r>
      <w:r w:rsidRPr="00B37A74">
        <w:rPr>
          <w:rFonts w:eastAsiaTheme="minorEastAsia" w:cstheme="minorHAnsi"/>
        </w:rPr>
        <w:fldChar w:fldCharType="end"/>
      </w:r>
      <w:r w:rsidRPr="00B37A74">
        <w:rPr>
          <w:rFonts w:eastAsiaTheme="minorEastAsia" w:cstheme="minorHAnsi"/>
        </w:rPr>
        <w:t xml:space="preserve">. </w:t>
      </w:r>
    </w:p>
    <w:p w14:paraId="2BBE529A" w14:textId="77777777"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lastRenderedPageBreak/>
        <w:tab/>
        <w:t>Studies were included if (i)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Pr="00B37A74">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Pr="00B37A74">
        <w:t xml:space="preserve">(Armstrong &amp; Hawkins 2008; Jerde </w:t>
      </w:r>
      <w:r w:rsidRPr="00B37A74">
        <w:rPr>
          <w:i/>
          <w:iCs/>
        </w:rPr>
        <w:t>et al.</w:t>
      </w:r>
      <w:r w:rsidRPr="00B37A74">
        <w:t xml:space="preserve">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77777777"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Pr="00B37A74">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Pr="00B37A74">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77777777" w:rsidR="00FF0C73" w:rsidRPr="00B37A74" w:rsidRDefault="00FF0C73" w:rsidP="00FF0C73">
      <w:pPr>
        <w:pStyle w:val="CommentText"/>
        <w:spacing w:line="480" w:lineRule="auto"/>
        <w:jc w:val="both"/>
        <w:rPr>
          <w:sz w:val="24"/>
          <w:szCs w:val="24"/>
        </w:rPr>
      </w:pPr>
      <w:r w:rsidRPr="00B37A74">
        <w:rPr>
          <w:sz w:val="24"/>
          <w:szCs w:val="24"/>
        </w:rPr>
        <w:lastRenderedPageBreak/>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Pr="00B37A74">
        <w:rPr>
          <w:bCs/>
          <w:sz w:val="24"/>
          <w:szCs w:val="24"/>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Pr="00B37A74">
        <w:rPr>
          <w:sz w:val="24"/>
        </w:rPr>
        <w:t xml:space="preserve">(Gelman &amp; Hill 2007; Harrison </w:t>
      </w:r>
      <w:r w:rsidRPr="00B37A74">
        <w:rPr>
          <w:i/>
          <w:iCs/>
          <w:sz w:val="24"/>
        </w:rPr>
        <w:t>et al.</w:t>
      </w:r>
      <w:r w:rsidRPr="00B37A74">
        <w:rPr>
          <w:sz w:val="24"/>
        </w:rPr>
        <w:t xml:space="preserve">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3473C7"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3473C7"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3473C7"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733EA65"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Pr="00B37A74">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Pr="00B37A74">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t>
      </w:r>
      <w:commentRangeStart w:id="55"/>
      <w:commentRangeStart w:id="56"/>
      <w:r w:rsidR="00154D1C">
        <w:t>weakly informative</w:t>
      </w:r>
      <w:commentRangeEnd w:id="55"/>
      <w:r w:rsidR="00154D1C">
        <w:rPr>
          <w:rStyle w:val="CommentReference"/>
        </w:rPr>
        <w:commentReference w:id="55"/>
      </w:r>
      <w:commentRangeEnd w:id="56"/>
      <w:r w:rsidR="00480900">
        <w:rPr>
          <w:rStyle w:val="CommentReference"/>
        </w:rPr>
        <w:commentReference w:id="56"/>
      </w:r>
      <w:r w:rsidR="00154D1C">
        <w:t xml:space="preser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Pr="00B37A74">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Pr="00B37A74">
        <w:t xml:space="preserve">(Brown </w:t>
      </w:r>
      <w:r w:rsidRPr="00B37A74">
        <w:rPr>
          <w:i/>
          <w:iCs/>
        </w:rPr>
        <w:t>et al.</w:t>
      </w:r>
      <w:r w:rsidRPr="00B37A74">
        <w:t xml:space="preserve">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4738369D" w:rsidR="00FF0C73" w:rsidRPr="00B37A74" w:rsidRDefault="00FF0C73" w:rsidP="00FF0C73">
      <w:pPr>
        <w:spacing w:line="480" w:lineRule="auto"/>
        <w:contextualSpacing/>
        <w:jc w:val="both"/>
        <w:rPr>
          <w:rFonts w:eastAsiaTheme="minorEastAsia"/>
          <w:bCs/>
        </w:rPr>
      </w:pPr>
      <w:r w:rsidRPr="00B37A74">
        <w:rPr>
          <w:bCs/>
        </w:rPr>
        <w:lastRenderedPageBreak/>
        <w:t>Peak temperatures (optimum in the case of growth) refer to the temperature at which the rate was maximized, by size group. For data below peak temperatures, we</w:t>
      </w:r>
      <w:r w:rsidRPr="00B37A74">
        <w:rPr>
          <w:rFonts w:eastAsiaTheme="minorEastAsia"/>
        </w:rPr>
        <w:t xml:space="preserve"> assumed that mass-specific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predictors becomes linear. This is similar to the MTE, except that we estimate all coefficients instead of correcting rates, and allow not only the intercepts but also slopes to vary across species.</w:t>
      </w:r>
      <w:r w:rsidRPr="00B37A74" w:rsidDel="002E21F5">
        <w:rPr>
          <w:rFonts w:eastAsiaTheme="minorEastAsia"/>
        </w:rPr>
        <w:t xml:space="preserve"> </w:t>
      </w:r>
    </w:p>
    <w:p w14:paraId="1F826C43" w14:textId="3F8B9954"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01320D">
        <w:rPr>
          <w:rFonts w:eastAsiaTheme="minorEastAsia"/>
          <w:bCs/>
          <w:iCs/>
        </w:rPr>
        <w:fldChar w:fldCharType="begin"/>
      </w:r>
      <w:r w:rsidRPr="00B37A74">
        <w:rPr>
          <w:rFonts w:eastAsiaTheme="minorEastAsia"/>
          <w:bCs/>
          <w:iCs/>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Pr="00B37A74">
        <w:t xml:space="preserve">(Beamish 1964; Ohlberger </w:t>
      </w:r>
      <w:r w:rsidRPr="00B37A74">
        <w:rPr>
          <w:i/>
          <w:iCs/>
        </w:rPr>
        <w:t>et al.</w:t>
      </w:r>
      <w:r w:rsidRPr="00B37A74">
        <w:t xml:space="preserve">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commentRangeStart w:id="57"/>
      <w:commentRangeStart w:id="58"/>
      <w:commentRangeStart w:id="59"/>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 vice versa</w:t>
      </w:r>
      <w:commentRangeEnd w:id="57"/>
      <w:r>
        <w:rPr>
          <w:rStyle w:val="CommentReference"/>
        </w:rPr>
        <w:commentReference w:id="57"/>
      </w:r>
      <w:commentRangeEnd w:id="58"/>
      <w:r w:rsidR="00416D62">
        <w:rPr>
          <w:rStyle w:val="CommentReference"/>
        </w:rPr>
        <w:commentReference w:id="58"/>
      </w:r>
      <w:commentRangeEnd w:id="59"/>
      <w:r w:rsidR="00480900">
        <w:rPr>
          <w:rStyle w:val="CommentReference"/>
        </w:rPr>
        <w:commentReference w:id="59"/>
      </w:r>
      <w:r>
        <w:rPr>
          <w:rFonts w:eastAsiaTheme="minorEastAsia"/>
          <w:bCs/>
          <w:iCs/>
        </w:rPr>
        <w:t xml:space="preserve">. </w:t>
      </w:r>
      <w:r>
        <w:t xml:space="preserve">We assume these coefficients vary by species </w:t>
      </w:r>
      <w:r>
        <w:rPr>
          <w:rFonts w:eastAsiaTheme="minorEastAsia"/>
          <w:bCs/>
          <w:iCs/>
        </w:rPr>
        <w:t xml:space="preserve">following normal distributions </w:t>
      </w:r>
      <w:r>
        <w:rPr>
          <w:rFonts w:eastAsiaTheme="minorEastAsia"/>
          <w:bCs/>
          <w:iCs/>
        </w:rPr>
        <w:lastRenderedPageBreak/>
        <w:t xml:space="preserve">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77777777"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Pr="00B37A74">
        <w:rPr>
          <w:bCs/>
          <w:shd w:val="clear" w:color="auto" w:fill="FFFFFF" w:themeFill="background1"/>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Pr="00B37A74">
        <w:t xml:space="preserve">(Schoolfield </w:t>
      </w:r>
      <w:r w:rsidRPr="00B37A74">
        <w:rPr>
          <w:i/>
          <w:iCs/>
        </w:rPr>
        <w:t>et al.</w:t>
      </w:r>
      <w:r w:rsidRPr="00B37A74">
        <w:t xml:space="preserve">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parameterized in </w:t>
      </w:r>
      <w:r w:rsidRPr="00B37A74">
        <w:rPr>
          <w:bCs/>
          <w:shd w:val="clear" w:color="auto" w:fill="FFFFFF" w:themeFill="background1"/>
        </w:rPr>
        <w:fldChar w:fldCharType="begin"/>
      </w:r>
      <w:r>
        <w:rPr>
          <w:bCs/>
          <w:shd w:val="clear" w:color="auto" w:fill="FFFFFF" w:themeFill="background1"/>
        </w:rPr>
        <w:instrText xml:space="preserve"> ADDIN ZOTERO_ITEM CSL_CITATION {"citationID":"bCsJD2ib","properties":{"formattedCitation":"(Padfield {\\i{}et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Pr="00B650B9">
        <w:rPr>
          <w:lang w:val="en-GB"/>
        </w:rPr>
        <w:t xml:space="preserve">(Padfield </w:t>
      </w:r>
      <w:r w:rsidRPr="00B650B9">
        <w:rPr>
          <w:i/>
          <w:iCs/>
          <w:lang w:val="en-GB"/>
        </w:rPr>
        <w:t>et al.</w:t>
      </w:r>
      <w:r w:rsidRPr="00B650B9">
        <w:rPr>
          <w:lang w:val="en-GB"/>
        </w:rPr>
        <w:t xml:space="preserve">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as</w:t>
      </w:r>
      <w:r w:rsidRPr="00B37A74">
        <w:rPr>
          <w:bCs/>
          <w:shd w:val="clear" w:color="auto" w:fill="FFFFFF" w:themeFill="background1"/>
        </w:rPr>
        <w:t>:</w:t>
      </w:r>
    </w:p>
    <w:p w14:paraId="7D4EF9EA" w14:textId="77777777" w:rsidR="00FF0C73" w:rsidRPr="00B37A74" w:rsidRDefault="003473C7"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3473C7"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3473C7"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46BCF14C" w:rsidR="00FF0C73" w:rsidRPr="00B37A74" w:rsidRDefault="00FF0C73" w:rsidP="00FF0C73">
      <w:pPr>
        <w:spacing w:line="480" w:lineRule="auto"/>
        <w:contextualSpacing/>
        <w:jc w:val="both"/>
        <w:rPr>
          <w:bCs/>
        </w:rPr>
      </w:pPr>
      <w:r w:rsidRPr="00B37A74">
        <w:rPr>
          <w:bCs/>
        </w:rPr>
        <w:t xml:space="preserve">where the right-hand side of Eq. 4 is the Sharpe-Schoolfield equation,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(here set to -10 on a centered scale),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w:t>
      </w:r>
      <w:commentRangeStart w:id="60"/>
      <w:commentRangeStart w:id="61"/>
      <w:commentRangeStart w:id="62"/>
      <w:r w:rsidRPr="00B37A74">
        <w:rPr>
          <w:rFonts w:eastAsiaTheme="minorEastAsia"/>
          <w:iCs/>
        </w:rPr>
        <w:t xml:space="preserve">at which the rate is reduced </w:t>
      </w:r>
      <w:r w:rsidR="00DE3AE2">
        <w:rPr>
          <w:rFonts w:eastAsiaTheme="minorEastAsia"/>
          <w:iCs/>
        </w:rPr>
        <w:t xml:space="preserve">to half </w:t>
      </w:r>
      <w:ins w:id="63" w:author="Max Lindmark" w:date="2021-01-15T14:10:00Z">
        <w:r w:rsidR="005F73F0">
          <w:rPr>
            <w:rFonts w:eastAsiaTheme="minorEastAsia"/>
            <w:iCs/>
          </w:rPr>
          <w:t>(</w:t>
        </w:r>
        <w:r w:rsidR="005F73F0">
          <w:rPr>
            <w:rFonts w:eastAsiaTheme="minorEastAsia"/>
            <w:iCs/>
          </w:rPr>
          <w:t>of the rate in the absence of deactivation)</w:t>
        </w:r>
        <w:r w:rsidR="005F73F0">
          <w:rPr>
            <w:rFonts w:eastAsiaTheme="minorEastAsia"/>
            <w:iCs/>
          </w:rPr>
          <w:t xml:space="preserve"> </w:t>
        </w:r>
      </w:ins>
      <w:r w:rsidRPr="00B37A74">
        <w:rPr>
          <w:rFonts w:eastAsiaTheme="minorEastAsia"/>
          <w:iCs/>
        </w:rPr>
        <w:t>due to high temperatures</w:t>
      </w:r>
      <w:commentRangeEnd w:id="60"/>
      <w:r>
        <w:rPr>
          <w:rStyle w:val="CommentReference"/>
        </w:rPr>
        <w:commentReference w:id="60"/>
      </w:r>
      <w:commentRangeEnd w:id="61"/>
      <w:r w:rsidR="00A2189E">
        <w:rPr>
          <w:rStyle w:val="CommentReference"/>
        </w:rPr>
        <w:commentReference w:id="61"/>
      </w:r>
      <w:commentRangeEnd w:id="62"/>
      <w:r w:rsidR="00F84B0E">
        <w:rPr>
          <w:rStyle w:val="CommentReference"/>
        </w:rPr>
        <w:commentReference w:id="62"/>
      </w:r>
      <w:r w:rsidRPr="00B37A74">
        <w:rPr>
          <w:rFonts w:eastAsiaTheme="minorEastAsia"/>
          <w:iCs/>
        </w:rPr>
        <w:t xml:space="preserve">.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mass-normalize it by dividing it 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a</m:t>
            </m:r>
          </m:sup>
        </m:sSup>
      </m:oMath>
      <w:r w:rsidRPr="00B37A74">
        <w:rPr>
          <w:rFonts w:eastAsiaTheme="minorEastAsia"/>
          <w:bCs/>
          <w:iCs/>
        </w:rPr>
        <w:t xml:space="preserve"> where </w:t>
      </w:r>
      <m:oMath>
        <m:r>
          <w:rPr>
            <w:rFonts w:ascii="Cambria Math" w:eastAsiaTheme="minorEastAsia" w:hAnsi="Cambria Math"/>
          </w:rPr>
          <m:t>m</m:t>
        </m:r>
      </m:oMath>
      <w:r w:rsidRPr="00B37A74">
        <w:rPr>
          <w:rFonts w:eastAsiaTheme="minorEastAsia"/>
          <w:bCs/>
          <w:iCs/>
        </w:rPr>
        <w:t xml:space="preserve"> is mass in </w:t>
      </w:r>
      <m:oMath>
        <m:r>
          <m:rPr>
            <m:sty m:val="p"/>
          </m:rPr>
          <w:rPr>
            <w:rFonts w:ascii="Cambria Math" w:eastAsiaTheme="minorEastAsia" w:hAnsi="Cambria Math"/>
          </w:rPr>
          <m:t>g</m:t>
        </m:r>
      </m:oMath>
      <w:r w:rsidRPr="00B37A74">
        <w:rPr>
          <w:rFonts w:eastAsiaTheme="minorEastAsia"/>
          <w:bCs/>
        </w:rPr>
        <w:t xml:space="preserve"> and </w:t>
      </w:r>
      <m:oMath>
        <m:r>
          <w:rPr>
            <w:rFonts w:ascii="Cambria Math" w:eastAsiaTheme="minorEastAsia" w:hAnsi="Cambria Math"/>
          </w:rPr>
          <m:t>a</m:t>
        </m:r>
      </m:oMath>
      <w:r w:rsidRPr="00B37A74">
        <w:rPr>
          <w:rFonts w:eastAsiaTheme="minorEastAsia"/>
          <w:bCs/>
        </w:rPr>
        <w:t xml:space="preserve"> is the </w:t>
      </w:r>
      <w:r>
        <w:rPr>
          <w:rFonts w:eastAsiaTheme="minorEastAsia"/>
          <w:bCs/>
        </w:rPr>
        <w:t xml:space="preserve">whole-organism </w:t>
      </w:r>
      <w:r w:rsidRPr="00B37A74">
        <w:rPr>
          <w:rFonts w:eastAsiaTheme="minorEastAsia"/>
          <w:bCs/>
        </w:rPr>
        <w:t xml:space="preserve">mass-exponent </w:t>
      </w:r>
      <w:r>
        <w:rPr>
          <w:rFonts w:eastAsiaTheme="minorEastAsia"/>
          <w:bCs/>
        </w:rPr>
        <w:t xml:space="preserve">calculated from the </w:t>
      </w:r>
      <w:r w:rsidRPr="00B37A74">
        <w:rPr>
          <w:rFonts w:eastAsiaTheme="minorEastAsia"/>
          <w:bCs/>
        </w:rPr>
        <w:t xml:space="preserve">estimated </w:t>
      </w:r>
      <w:r>
        <w:rPr>
          <w:rFonts w:eastAsiaTheme="minorEastAsia"/>
          <w:bCs/>
        </w:rPr>
        <w:t xml:space="preserve">mass-specific exponent </w:t>
      </w:r>
      <w:r w:rsidRPr="00B37A74">
        <w:rPr>
          <w:rFonts w:eastAsiaTheme="minorEastAsia"/>
          <w:bCs/>
        </w:rPr>
        <w:t xml:space="preserve">with the log-linear model fitted to data below </w:t>
      </w:r>
      <w:r w:rsidRPr="00B37A74">
        <w:rPr>
          <w:rFonts w:eastAsiaTheme="minorEastAsia"/>
          <w:bCs/>
        </w:rPr>
        <w:lastRenderedPageBreak/>
        <w:t xml:space="preserve">peak temperature. 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of </w:t>
      </w:r>
      <w:r w:rsidRPr="00B37A74">
        <w:rPr>
          <w:rFonts w:eastAsiaTheme="minorEastAsia"/>
          <w:bCs/>
        </w:rPr>
        <w:t xml:space="preserve">peak </w:t>
      </w:r>
      <w:r>
        <w:rPr>
          <w:rFonts w:eastAsiaTheme="minorEastAsia"/>
          <w:bCs/>
        </w:rPr>
        <w:t xml:space="preserve">consumption </w:t>
      </w:r>
      <w:r w:rsidRPr="00B37A74">
        <w:rPr>
          <w:rFonts w:eastAsiaTheme="minorEastAsia"/>
          <w:bCs/>
        </w:rPr>
        <w:t xml:space="preserve">estimated separately for each species using a linear model with a quadratic temperature term. </w:t>
      </w:r>
      <w:r w:rsidRPr="00B37A74">
        <w:rPr>
          <w:rFonts w:eastAsiaTheme="minorEastAsia"/>
          <w:iCs/>
        </w:rPr>
        <w:t xml:space="preserve">The rescaling is done to control for differences between species with respect to the experimental temperatures relative to the temperature that maximizes their consumption rate such that data can be pooled. </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77777777"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interested in examining relationships within species over “ontogenetic size”, and </w:t>
      </w:r>
      <w:commentRangeStart w:id="64"/>
      <w:commentRangeStart w:id="65"/>
      <w:commentRangeStart w:id="66"/>
      <w:commentRangeStart w:id="67"/>
      <w:r w:rsidRPr="00B37A74">
        <w:rPr>
          <w:rFonts w:eastAsiaTheme="minorEastAsia"/>
        </w:rPr>
        <w:t>because we do not expect an interspecific relationship between optimum growth temperature and body mass because species are adapted to different thermal regimes</w:t>
      </w:r>
      <w:r w:rsidRPr="00B37A74">
        <w:rPr>
          <w:rFonts w:eastAsiaTheme="minorEastAsia"/>
          <w:iCs/>
        </w:rPr>
        <w:t xml:space="preserve">. </w:t>
      </w:r>
      <w:commentRangeEnd w:id="64"/>
      <w:r w:rsidRPr="00695900">
        <w:rPr>
          <w:rStyle w:val="CommentReference"/>
        </w:rPr>
        <w:commentReference w:id="64"/>
      </w:r>
      <w:commentRangeEnd w:id="65"/>
      <w:r>
        <w:rPr>
          <w:rStyle w:val="CommentReference"/>
        </w:rPr>
        <w:commentReference w:id="65"/>
      </w:r>
      <w:commentRangeEnd w:id="66"/>
      <w:r w:rsidR="006423F8">
        <w:rPr>
          <w:rStyle w:val="CommentReference"/>
        </w:rPr>
        <w:commentReference w:id="66"/>
      </w:r>
      <w:commentRangeEnd w:id="67"/>
      <w:r w:rsidR="00F415D9">
        <w:rPr>
          <w:rStyle w:val="CommentReference"/>
        </w:rPr>
        <w:commentReference w:id="67"/>
      </w:r>
      <w:r w:rsidRPr="00B37A74">
        <w:rPr>
          <w:rFonts w:eastAsiaTheme="minorEastAsia"/>
          <w:iCs/>
        </w:rPr>
        <w:t>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77777777" w:rsidR="00FF0C73" w:rsidRPr="00B37A74"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Pr="00B37A74">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Pr="00B37A74">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Pr="00B37A74">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Pr="00B37A74">
        <w:t>(Plummer 2003)</w:t>
      </w:r>
      <w:r w:rsidRPr="0001320D">
        <w:rPr>
          <w:rFonts w:eastAsiaTheme="minorEastAsia"/>
        </w:rPr>
        <w:fldChar w:fldCharType="end"/>
      </w:r>
      <w:r w:rsidRPr="00B37A74">
        <w:rPr>
          <w:rFonts w:eastAsiaTheme="minorEastAsia"/>
        </w:rPr>
        <w:t xml:space="preserve"> through </w:t>
      </w:r>
      <w:r w:rsidRPr="00B37A74">
        <w:t>the R-package ‘</w:t>
      </w:r>
      <w:r w:rsidRPr="00B37A74">
        <w:rPr>
          <w:i/>
          <w:iCs/>
        </w:rPr>
        <w:t>rjags</w:t>
      </w:r>
      <w:r w:rsidRPr="00B37A74">
        <w:t xml:space="preserve">’ </w:t>
      </w:r>
      <w:r w:rsidRPr="0001320D">
        <w:fldChar w:fldCharType="begin"/>
      </w:r>
      <w:r w:rsidRPr="00B37A74">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Pr="00B37A74">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w:t>
      </w:r>
      <w:r w:rsidRPr="00B37A74">
        <w:rPr>
          <w:rFonts w:eastAsiaTheme="minorEastAsia"/>
        </w:rPr>
        <w:lastRenderedPageBreak/>
        <w:t xml:space="preserve">variance, and values &lt;1.1 suggest all three chains converged to a common distribution </w:t>
      </w:r>
      <w:r w:rsidRPr="0001320D">
        <w:rPr>
          <w:rFonts w:eastAsiaTheme="minorEastAsia"/>
        </w:rPr>
        <w:fldChar w:fldCharType="begin"/>
      </w:r>
      <w:r w:rsidRPr="00B37A74">
        <w:rPr>
          <w:rFonts w:eastAsiaTheme="minorEastAsia"/>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Pr="00B37A74">
        <w:t xml:space="preserve">(Gelman </w:t>
      </w:r>
      <w:r w:rsidRPr="00B37A74">
        <w:rPr>
          <w:i/>
          <w:iCs/>
        </w:rPr>
        <w:t>et al.</w:t>
      </w:r>
      <w:r w:rsidRPr="00B37A74">
        <w:t xml:space="preserve"> 2003)</w:t>
      </w:r>
      <w:r w:rsidRPr="0001320D">
        <w:rPr>
          <w:rFonts w:eastAsiaTheme="minorEastAsia"/>
        </w:rPr>
        <w:fldChar w:fldCharType="end"/>
      </w:r>
      <w:r w:rsidRPr="00B37A74">
        <w:rPr>
          <w:rFonts w:eastAsiaTheme="minorEastAsia"/>
        </w:rPr>
        <w:t xml:space="preserve">. </w:t>
      </w:r>
      <w:r w:rsidRPr="00B37A74">
        <w:t>We relied heavily on the R packages within ‘</w:t>
      </w:r>
      <w:r w:rsidRPr="00B37A74">
        <w:rPr>
          <w:i/>
        </w:rPr>
        <w:t>tidyverse’</w:t>
      </w:r>
      <w:r w:rsidRPr="00B37A74">
        <w:t xml:space="preserve"> </w:t>
      </w:r>
      <w:r w:rsidRPr="0001320D">
        <w:fldChar w:fldCharType="begin"/>
      </w:r>
      <w:r w:rsidRPr="00B37A74">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01320D">
        <w:fldChar w:fldCharType="separate"/>
      </w:r>
      <w:r w:rsidRPr="00B37A74">
        <w:t>(Wickham 2017)</w:t>
      </w:r>
      <w:r w:rsidRPr="0001320D">
        <w:fldChar w:fldCharType="end"/>
      </w:r>
      <w:r w:rsidRPr="00B37A74">
        <w:t xml:space="preserve"> for data processing, as well as ‘</w:t>
      </w:r>
      <w:r w:rsidRPr="00B37A74">
        <w:rPr>
          <w:i/>
          <w:iCs/>
        </w:rPr>
        <w:t>ggmcmc</w:t>
      </w:r>
      <w:r w:rsidRPr="00B37A74">
        <w:t xml:space="preserve">’ </w:t>
      </w:r>
      <w:r w:rsidRPr="0001320D">
        <w:fldChar w:fldCharType="begin"/>
      </w:r>
      <w:r w:rsidRPr="00B37A74">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Pr="00B37A74">
        <w:t>(Fernández-i-Marín 2016)</w:t>
      </w:r>
      <w:r w:rsidRPr="0001320D">
        <w:fldChar w:fldCharType="end"/>
      </w:r>
      <w:r w:rsidRPr="00B37A74">
        <w:t>, ‘</w:t>
      </w:r>
      <w:r w:rsidRPr="00B37A74">
        <w:rPr>
          <w:i/>
          <w:iCs/>
        </w:rPr>
        <w:t>mcmcviz</w:t>
      </w:r>
      <w:r w:rsidRPr="00B37A74">
        <w:t xml:space="preserve">’ </w:t>
      </w:r>
      <w:r w:rsidRPr="00B37A74">
        <w:fldChar w:fldCharType="begin"/>
      </w:r>
      <w:r w:rsidRPr="00B37A74">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Pr="00B37A74">
        <w:t>(Youngflesh 2018)</w:t>
      </w:r>
      <w:r w:rsidRPr="00B37A74">
        <w:fldChar w:fldCharType="end"/>
      </w:r>
      <w:r w:rsidRPr="00B37A74">
        <w:t xml:space="preserve"> and ‘</w:t>
      </w:r>
      <w:r w:rsidRPr="00B37A74">
        <w:rPr>
          <w:i/>
          <w:iCs/>
        </w:rPr>
        <w:t>bayesplot</w:t>
      </w:r>
      <w:r w:rsidRPr="00B37A74">
        <w:t xml:space="preserve">’ </w:t>
      </w:r>
      <w:r w:rsidRPr="0001320D">
        <w:fldChar w:fldCharType="begin"/>
      </w:r>
      <w:r w:rsidRPr="00B37A74">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Pr="00B37A74">
        <w:t xml:space="preserve">(Gabry </w:t>
      </w:r>
      <w:r w:rsidRPr="00B37A74">
        <w:rPr>
          <w:i/>
          <w:iCs/>
        </w:rPr>
        <w:t>et al.</w:t>
      </w:r>
      <w:r w:rsidRPr="00B37A74">
        <w:t xml:space="preserve"> 2019)</w:t>
      </w:r>
      <w:r w:rsidRPr="0001320D">
        <w:fldChar w:fldCharType="end"/>
      </w:r>
      <w:r w:rsidRPr="00B37A74">
        <w:t xml:space="preserve"> for visualization. </w:t>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77777777"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Pr="00B37A74">
        <w:rPr>
          <w:bCs/>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Pr="00B37A74">
        <w:t xml:space="preserve">(Watanabe 2013; Vehtari </w:t>
      </w:r>
      <w:r w:rsidRPr="00B37A74">
        <w:rPr>
          <w:i/>
          <w:iCs/>
        </w:rPr>
        <w:t>et al.</w:t>
      </w:r>
      <w:r w:rsidRPr="00B37A74">
        <w:t xml:space="preserve"> 2017)</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Pr="00B37A74">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(Salmo salar)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Pr="00B37A74">
        <w:t xml:space="preserve">(Olmos </w:t>
      </w:r>
      <w:r w:rsidRPr="00B37A74">
        <w:rPr>
          <w:i/>
          <w:iCs/>
        </w:rPr>
        <w:t>et al.</w:t>
      </w:r>
      <w:r w:rsidRPr="00B37A74">
        <w:t xml:space="preserve">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115C2DD9"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Pr="00B37A74">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Pr="00B37A74">
        <w:t xml:space="preserve">(Ursin 1967; Kitchell </w:t>
      </w:r>
      <w:r w:rsidRPr="00B37A74">
        <w:rPr>
          <w:i/>
          <w:iCs/>
        </w:rPr>
        <w:t>et al.</w:t>
      </w:r>
      <w:r w:rsidRPr="00B37A74">
        <w:t xml:space="preserve"> 1977; Essington </w:t>
      </w:r>
      <w:r w:rsidRPr="00B37A74">
        <w:rPr>
          <w:i/>
          <w:iCs/>
        </w:rPr>
        <w:t>et al.</w:t>
      </w:r>
      <w:r w:rsidRPr="00B37A74">
        <w:t xml:space="preserve"> 2001)</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 Pütter-type model, which is the 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3473C7"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w:t>
      </w:r>
      <w:commentRangeStart w:id="68"/>
      <w:r w:rsidR="00FF0C73">
        <w:rPr>
          <w:rFonts w:eastAsiaTheme="minorEastAsia"/>
        </w:rPr>
        <w:t>(7)</w:t>
      </w:r>
      <w:commentRangeEnd w:id="68"/>
      <w:r w:rsidR="00FF0C73">
        <w:rPr>
          <w:rStyle w:val="CommentReference"/>
        </w:rPr>
        <w:commentReference w:id="68"/>
      </w:r>
    </w:p>
    <w:p w14:paraId="73C98CE6" w14:textId="1F5F19BD"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w:t>
      </w:r>
      <w:r w:rsidRPr="00B37A74">
        <w:rPr>
          <w:rFonts w:eastAsiaTheme="minorEastAsia"/>
          <w:iCs/>
        </w:rPr>
        <w:lastRenderedPageBreak/>
        <w:t xml:space="preserve">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Pr="00B37A74">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Pr="00B37A74">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of 5600 </w:t>
      </w:r>
      <m:oMath>
        <m:r>
          <m:rPr>
            <m:sty m:val="p"/>
          </m:rPr>
          <w:rPr>
            <w:rFonts w:ascii="Cambria Math" w:eastAsiaTheme="minorEastAsia" w:hAnsi="Cambria Math"/>
          </w:rPr>
          <m:t>J/g</m:t>
        </m:r>
      </m:oMath>
      <w:r w:rsidRPr="00B37A74">
        <w:rPr>
          <w:rFonts w:eastAsiaTheme="minorEastAsia"/>
          <w:iCs/>
        </w:rPr>
        <w:t xml:space="preserve"> </w:t>
      </w:r>
      <w:r w:rsidRPr="00B37A74">
        <w:rPr>
          <w:rFonts w:eastAsiaTheme="minorEastAsia"/>
          <w:iCs/>
        </w:rPr>
        <w:fldChar w:fldCharType="begin"/>
      </w:r>
      <w:r w:rsidRPr="00B37A74">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B37A74">
        <w:rPr>
          <w:rFonts w:eastAsiaTheme="minorEastAsia"/>
          <w:iCs/>
        </w:rPr>
        <w:fldChar w:fldCharType="separate"/>
      </w:r>
      <w:r w:rsidRPr="00B37A74">
        <w:t>(Rijnsdorp &amp; Ibelings 1989)</w:t>
      </w:r>
      <w:r w:rsidRPr="00B37A74">
        <w:rPr>
          <w:rFonts w:eastAsiaTheme="minorEastAsia"/>
          <w:iCs/>
        </w:rPr>
        <w:fldChar w:fldCharType="end"/>
      </w:r>
      <w:r w:rsidRPr="00B37A74">
        <w:rPr>
          <w:rFonts w:eastAsiaTheme="minorEastAsia"/>
          <w:iCs/>
        </w:rPr>
        <w:t>. Consumption and metabolic rate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3FD6FF99" w:rsidR="00FF0C73" w:rsidRPr="00B37A74" w:rsidRDefault="00FF0C73" w:rsidP="00FF0C73">
      <w:pPr>
        <w:spacing w:line="480" w:lineRule="auto"/>
        <w:contextualSpacing/>
        <w:jc w:val="both"/>
        <w:rPr>
          <w:rFonts w:eastAsiaTheme="minorEastAsia"/>
        </w:rPr>
      </w:pPr>
      <w:r w:rsidRPr="00B37A74">
        <w:rPr>
          <w:rFonts w:eastAsiaTheme="minorEastAsia"/>
        </w:rPr>
        <w:t>We thank Hiroki Yamanaka, Dennis Tomalá Solano, Vanessa Messmer, Björn Björnsson, Albert Imsland, Tomas Árnasson, Yiping Luo, Takeshi Tomiyama and Myron Peck for generously providing data</w:t>
      </w:r>
      <w:ins w:id="69" w:author="Max Lindmark" w:date="2021-01-15T15:28:00Z">
        <w:r w:rsidR="00054D52">
          <w:rPr>
            <w:rFonts w:eastAsiaTheme="minorEastAsia"/>
          </w:rPr>
          <w:t>;</w:t>
        </w:r>
      </w:ins>
      <w:del w:id="70" w:author="Max Lindmark" w:date="2021-01-15T15:28:00Z">
        <w:r w:rsidRPr="00B37A74" w:rsidDel="00054D52">
          <w:rPr>
            <w:rFonts w:eastAsiaTheme="minorEastAsia"/>
          </w:rPr>
          <w:delText>,</w:delText>
        </w:r>
      </w:del>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ins w:id="71" w:author="Max Lindmark" w:date="2021-01-15T15:28:00Z">
        <w:r w:rsidR="00054D52">
          <w:rPr>
            <w:rFonts w:eastAsiaTheme="minorEastAsia"/>
          </w:rPr>
          <w:t>;</w:t>
        </w:r>
        <w:r w:rsidR="00013A66">
          <w:rPr>
            <w:rFonts w:eastAsiaTheme="minorEastAsia"/>
          </w:rPr>
          <w:t xml:space="preserve"> Daniel Padfield and Wilco Verberk for helpful </w:t>
        </w:r>
      </w:ins>
      <w:ins w:id="72" w:author="Max Lindmark" w:date="2021-01-15T15:23:00Z">
        <w:r w:rsidR="00243D8D">
          <w:rPr>
            <w:rFonts w:eastAsiaTheme="minorEastAsia"/>
          </w:rPr>
          <w:t>discussions</w:t>
        </w:r>
      </w:ins>
      <w:ins w:id="73" w:author="Max Lindmark" w:date="2021-01-15T15:28:00Z">
        <w:r w:rsidR="00054D52">
          <w:rPr>
            <w:rFonts w:eastAsiaTheme="minorEastAsia"/>
          </w:rPr>
          <w:t>;</w:t>
        </w:r>
      </w:ins>
      <w:ins w:id="74" w:author="Max Lindmark" w:date="2021-01-15T15:21:00Z">
        <w:r w:rsidR="002B2766">
          <w:rPr>
            <w:rFonts w:eastAsiaTheme="minorEastAsia"/>
          </w:rPr>
          <w:t xml:space="preserve"> </w:t>
        </w:r>
      </w:ins>
      <w:del w:id="75" w:author="Max Lindmark" w:date="2021-01-15T15:28:00Z">
        <w:r w:rsidRPr="00B37A74" w:rsidDel="00054D52">
          <w:rPr>
            <w:rFonts w:eastAsiaTheme="minorEastAsia"/>
          </w:rPr>
          <w:delText xml:space="preserve">and </w:delText>
        </w:r>
      </w:del>
      <w:r w:rsidRPr="00B37A74">
        <w:rPr>
          <w:rFonts w:eastAsiaTheme="minorEastAsia"/>
        </w:rPr>
        <w:t>Matthew Low and Malin Aronson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lastRenderedPageBreak/>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11" w:history="1">
        <w:r w:rsidRPr="00B37A74">
          <w:rPr>
            <w:rStyle w:val="Hyperlink"/>
            <w:rFonts w:eastAsiaTheme="minorEastAsia"/>
          </w:rPr>
          <w:t>https://github.com/maxlindmark/scaling</w:t>
        </w:r>
      </w:hyperlink>
      <w:r w:rsidRPr="00B37A74">
        <w:rPr>
          <w:rFonts w:eastAsiaTheme="minorEastAsia"/>
        </w:rPr>
        <w:t xml:space="preserve">) and will be archived on Zenodo upon publication.  </w:t>
      </w:r>
    </w:p>
    <w:p w14:paraId="4E370B0B" w14:textId="352F6F6B" w:rsidR="00FF0C73" w:rsidRDefault="00FF0C73" w:rsidP="00FF0C73">
      <w:pPr>
        <w:spacing w:line="480" w:lineRule="auto"/>
        <w:contextualSpacing/>
        <w:jc w:val="both"/>
        <w:rPr>
          <w:rFonts w:cstheme="minorHAnsi"/>
        </w:rPr>
      </w:pPr>
    </w:p>
    <w:p w14:paraId="77D22752" w14:textId="319D5C16" w:rsidR="00F73D98" w:rsidRDefault="00F73D98" w:rsidP="00FF0C73">
      <w:pPr>
        <w:spacing w:line="480" w:lineRule="auto"/>
        <w:contextualSpacing/>
        <w:jc w:val="both"/>
        <w:rPr>
          <w:rFonts w:cstheme="minorHAnsi"/>
        </w:rPr>
      </w:pPr>
    </w:p>
    <w:p w14:paraId="7CE2785A" w14:textId="0D785977" w:rsidR="00F73D98" w:rsidRDefault="00F73D98" w:rsidP="00FF0C73">
      <w:pPr>
        <w:spacing w:line="480" w:lineRule="auto"/>
        <w:contextualSpacing/>
        <w:jc w:val="both"/>
        <w:rPr>
          <w:rFonts w:cstheme="minorHAnsi"/>
        </w:rPr>
      </w:pPr>
    </w:p>
    <w:p w14:paraId="5D0CD071" w14:textId="4C0FA2F2" w:rsidR="00F73D98" w:rsidRDefault="00F73D98" w:rsidP="00FF0C73">
      <w:pPr>
        <w:spacing w:line="480" w:lineRule="auto"/>
        <w:contextualSpacing/>
        <w:jc w:val="both"/>
        <w:rPr>
          <w:rFonts w:cstheme="minorHAnsi"/>
        </w:rPr>
      </w:pPr>
    </w:p>
    <w:p w14:paraId="0EEB09AA" w14:textId="21FDE658" w:rsidR="00F73D98" w:rsidRDefault="00F73D98" w:rsidP="00FF0C73">
      <w:pPr>
        <w:spacing w:line="480" w:lineRule="auto"/>
        <w:contextualSpacing/>
        <w:jc w:val="both"/>
        <w:rPr>
          <w:rFonts w:cstheme="minorHAnsi"/>
        </w:rPr>
      </w:pPr>
    </w:p>
    <w:p w14:paraId="247A75F1" w14:textId="33079E1D" w:rsidR="00F73D98" w:rsidRDefault="00F73D98" w:rsidP="00FF0C73">
      <w:pPr>
        <w:spacing w:line="480" w:lineRule="auto"/>
        <w:contextualSpacing/>
        <w:jc w:val="both"/>
        <w:rPr>
          <w:rFonts w:cstheme="minorHAnsi"/>
        </w:rPr>
      </w:pPr>
    </w:p>
    <w:p w14:paraId="46497A54" w14:textId="521143C3" w:rsidR="00F73D98" w:rsidRDefault="00F73D98" w:rsidP="00FF0C73">
      <w:pPr>
        <w:spacing w:line="480" w:lineRule="auto"/>
        <w:contextualSpacing/>
        <w:jc w:val="both"/>
        <w:rPr>
          <w:rFonts w:cstheme="minorHAnsi"/>
        </w:rPr>
      </w:pPr>
    </w:p>
    <w:p w14:paraId="7B6182C7" w14:textId="376C077A" w:rsidR="00F73D98" w:rsidRDefault="00F73D98" w:rsidP="00FF0C73">
      <w:pPr>
        <w:spacing w:line="480" w:lineRule="auto"/>
        <w:contextualSpacing/>
        <w:jc w:val="both"/>
        <w:rPr>
          <w:rFonts w:cstheme="minorHAnsi"/>
        </w:rPr>
      </w:pPr>
    </w:p>
    <w:p w14:paraId="4667A00C" w14:textId="7D14D2E6" w:rsidR="00F73D98" w:rsidRDefault="00F73D98" w:rsidP="00FF0C73">
      <w:pPr>
        <w:spacing w:line="480" w:lineRule="auto"/>
        <w:contextualSpacing/>
        <w:jc w:val="both"/>
        <w:rPr>
          <w:rFonts w:cstheme="minorHAnsi"/>
        </w:rPr>
      </w:pPr>
    </w:p>
    <w:p w14:paraId="22EBC4D5" w14:textId="26BF496E" w:rsidR="00F73D98" w:rsidRDefault="00F73D98" w:rsidP="00FF0C73">
      <w:pPr>
        <w:spacing w:line="480" w:lineRule="auto"/>
        <w:contextualSpacing/>
        <w:jc w:val="both"/>
        <w:rPr>
          <w:rFonts w:cstheme="minorHAnsi"/>
        </w:rPr>
      </w:pPr>
    </w:p>
    <w:p w14:paraId="1370D2B6" w14:textId="678C7902" w:rsidR="00F73D98" w:rsidRDefault="00F73D98" w:rsidP="00FF0C73">
      <w:pPr>
        <w:spacing w:line="480" w:lineRule="auto"/>
        <w:contextualSpacing/>
        <w:jc w:val="both"/>
        <w:rPr>
          <w:rFonts w:cstheme="minorHAnsi"/>
        </w:rPr>
      </w:pPr>
    </w:p>
    <w:p w14:paraId="130B3DBC" w14:textId="26BF23B5" w:rsidR="00F73D98" w:rsidRDefault="00F73D98" w:rsidP="00FF0C73">
      <w:pPr>
        <w:spacing w:line="480" w:lineRule="auto"/>
        <w:contextualSpacing/>
        <w:jc w:val="both"/>
        <w:rPr>
          <w:rFonts w:cstheme="minorHAnsi"/>
        </w:rPr>
      </w:pPr>
    </w:p>
    <w:p w14:paraId="0DC990D4" w14:textId="7BA0F9A7" w:rsidR="00F73D98" w:rsidRDefault="00F73D98" w:rsidP="00FF0C73">
      <w:pPr>
        <w:spacing w:line="480" w:lineRule="auto"/>
        <w:contextualSpacing/>
        <w:jc w:val="both"/>
        <w:rPr>
          <w:rFonts w:cstheme="minorHAnsi"/>
        </w:rPr>
      </w:pPr>
    </w:p>
    <w:p w14:paraId="69967B6B" w14:textId="70F73C3C" w:rsidR="00F73D98" w:rsidRDefault="00F73D98" w:rsidP="00FF0C73">
      <w:pPr>
        <w:spacing w:line="480" w:lineRule="auto"/>
        <w:contextualSpacing/>
        <w:jc w:val="both"/>
        <w:rPr>
          <w:rFonts w:cstheme="minorHAnsi"/>
        </w:rPr>
      </w:pPr>
    </w:p>
    <w:p w14:paraId="57CEC1E8" w14:textId="10C9F48C" w:rsidR="00F73D98" w:rsidRDefault="00F73D98" w:rsidP="00FF0C73">
      <w:pPr>
        <w:spacing w:line="480" w:lineRule="auto"/>
        <w:contextualSpacing/>
        <w:jc w:val="both"/>
        <w:rPr>
          <w:rFonts w:cstheme="minorHAnsi"/>
        </w:rPr>
      </w:pPr>
    </w:p>
    <w:p w14:paraId="2EB76BBD" w14:textId="77777777" w:rsidR="00F73D98" w:rsidRPr="00B37A74" w:rsidRDefault="00F73D98" w:rsidP="00FF0C73">
      <w:pPr>
        <w:spacing w:line="480" w:lineRule="auto"/>
        <w:contextualSpacing/>
        <w:jc w:val="both"/>
        <w:rPr>
          <w:rFonts w:cstheme="minorHAnsi"/>
        </w:rPr>
      </w:pPr>
    </w:p>
    <w:p w14:paraId="59F1CEC6"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Figure captions</w:t>
      </w:r>
    </w:p>
    <w:p w14:paraId="2C965660" w14:textId="77777777" w:rsidR="00FF0C73" w:rsidRPr="00B37A74" w:rsidRDefault="00FF0C73" w:rsidP="00FF0C73">
      <w:pPr>
        <w:spacing w:line="480" w:lineRule="auto"/>
        <w:contextualSpacing/>
        <w:jc w:val="both"/>
        <w:rPr>
          <w:rFonts w:cstheme="minorHAnsi"/>
          <w:i/>
          <w:iCs/>
        </w:rPr>
      </w:pPr>
      <w:r w:rsidRPr="00B37A74">
        <w:rPr>
          <w:rFonts w:cstheme="minorHAnsi"/>
          <w:b/>
          <w:bCs/>
        </w:rPr>
        <w:t>Figure 1.</w:t>
      </w:r>
      <w:r w:rsidRPr="00B37A74">
        <w:rPr>
          <w:rFonts w:cstheme="minorHAnsi"/>
          <w:i/>
          <w:iCs/>
        </w:rPr>
        <w:t xml:space="preserve"> Natural log of mass-specific 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Lines are global predictions at the average temperature in each data set (both 19</w:t>
      </w:r>
      <m:oMath>
        <m:r>
          <w:rPr>
            <w:rFonts w:ascii="Cambria Math" w:hAnsi="Cambria Math" w:cstheme="minorHAnsi"/>
          </w:rPr>
          <m:t>℃</m:t>
        </m:r>
      </m:oMath>
      <w:r w:rsidRPr="00B37A74">
        <w:rPr>
          <w:rFonts w:eastAsiaTheme="minorEastAsia" w:cstheme="minorHAnsi"/>
          <w:i/>
        </w:rPr>
        <w:t xml:space="preserve">, but note the model is fitted using </w:t>
      </w:r>
      <w:r w:rsidRPr="00B37A74">
        <w:rPr>
          <w:rFonts w:cstheme="minorHAnsi"/>
          <w:i/>
        </w:rPr>
        <w:t xml:space="preserve">mean-centred Arrhenius temperature). </w:t>
      </w:r>
      <w:r w:rsidRPr="00B37A74">
        <w:rPr>
          <w:rFonts w:cstheme="minorHAnsi"/>
          <w:i/>
          <w:iCs/>
        </w:rPr>
        <w:t>Shaded areas correspond to 80% and 95% credible intervals. Species are grouped by color (legend not shown, n=20 for consumption and n=34 for metabolism, respectively). C) Global and species-level effects of mass- and temperature on specific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coefficients, respectively). The shaded horizontal rectangles correspond to the posterior median </w:t>
      </w:r>
      <m:oMath>
        <m:r>
          <w:rPr>
            <w:rFonts w:ascii="Cambria Math" w:hAnsi="Cambria Math" w:cstheme="minorHAnsi"/>
          </w:rPr>
          <m:t>±2</m:t>
        </m:r>
      </m:oMath>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p>
    <w:p w14:paraId="1E7C6F8D" w14:textId="77777777" w:rsidR="00FF0C73" w:rsidRPr="00B37A74" w:rsidRDefault="00FF0C73" w:rsidP="00FF0C73">
      <w:pPr>
        <w:spacing w:line="480" w:lineRule="auto"/>
        <w:contextualSpacing/>
        <w:jc w:val="both"/>
        <w:rPr>
          <w:rFonts w:cstheme="minorHAnsi"/>
          <w:i/>
          <w:iCs/>
        </w:rPr>
      </w:pPr>
    </w:p>
    <w:p w14:paraId="26D0436C" w14:textId="77777777" w:rsidR="00FF0C73" w:rsidRPr="00B37A74" w:rsidRDefault="00FF0C73" w:rsidP="00FF0C73">
      <w:pPr>
        <w:spacing w:line="480" w:lineRule="auto"/>
        <w:contextualSpacing/>
        <w:jc w:val="both"/>
        <w:rPr>
          <w:rFonts w:cstheme="minorHAnsi"/>
          <w:i/>
          <w:iCs/>
        </w:rPr>
      </w:pPr>
      <w:r w:rsidRPr="00B37A74">
        <w:rPr>
          <w:rFonts w:cstheme="minorHAnsi"/>
          <w:b/>
          <w:bCs/>
        </w:rPr>
        <w:t xml:space="preserve">Figure 2. </w:t>
      </w:r>
      <w:r w:rsidRPr="00B37A74">
        <w:rPr>
          <w:i/>
          <w:iCs/>
        </w:rPr>
        <w:t>Mass-specific 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species). Lines show posterior median of predictions from the Sharpe-Schoolfield model (using the average intercept across species and the common coefficients), grey bands show 95% and 80% credible intervals. Colors indicate species.</w:t>
      </w:r>
    </w:p>
    <w:p w14:paraId="1EB75FDA" w14:textId="77777777" w:rsidR="00FF0C73" w:rsidRPr="00B37A74" w:rsidRDefault="00FF0C73" w:rsidP="00FF0C73">
      <w:pPr>
        <w:spacing w:line="480" w:lineRule="auto"/>
        <w:contextualSpacing/>
        <w:jc w:val="both"/>
        <w:rPr>
          <w:rFonts w:cstheme="minorHAnsi"/>
          <w:i/>
          <w:iCs/>
        </w:rPr>
      </w:pPr>
    </w:p>
    <w:p w14:paraId="7BE4EAF5" w14:textId="77777777" w:rsidR="00FF0C73" w:rsidRPr="00B37A74" w:rsidRDefault="00FF0C73" w:rsidP="00FF0C73">
      <w:pPr>
        <w:spacing w:line="480" w:lineRule="auto"/>
        <w:contextualSpacing/>
        <w:jc w:val="both"/>
        <w:rPr>
          <w:rFonts w:cstheme="minorHAnsi"/>
          <w:i/>
          <w:iCs/>
        </w:rPr>
      </w:pPr>
      <w:r w:rsidRPr="00B37A74">
        <w:rPr>
          <w:rFonts w:cstheme="minorHAnsi"/>
          <w:b/>
          <w:bCs/>
        </w:rPr>
        <w:lastRenderedPageBreak/>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CommentReference"/>
          <w:sz w:val="22"/>
          <w:szCs w:val="22"/>
        </w:rPr>
        <w:t xml:space="preserve"> </w:t>
      </w:r>
    </w:p>
    <w:p w14:paraId="1816C51F" w14:textId="77777777" w:rsidR="00FF0C73" w:rsidRPr="00B37A74" w:rsidRDefault="00FF0C73" w:rsidP="00FF0C73">
      <w:pPr>
        <w:spacing w:line="480" w:lineRule="auto"/>
        <w:contextualSpacing/>
        <w:jc w:val="both"/>
        <w:rPr>
          <w:rFonts w:cstheme="minorHAnsi"/>
        </w:rPr>
      </w:pPr>
    </w:p>
    <w:p w14:paraId="3C950383" w14:textId="18CAA4B7" w:rsidR="00FF0C73" w:rsidRDefault="00FF0C73" w:rsidP="00FF0C73">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timum growth temperature declines with 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p w14:paraId="311DC471" w14:textId="5DA363E5" w:rsidR="00FB7083" w:rsidRDefault="00FB7083" w:rsidP="00FF0C73">
      <w:pPr>
        <w:spacing w:line="480" w:lineRule="auto"/>
        <w:contextualSpacing/>
        <w:jc w:val="both"/>
        <w:rPr>
          <w:rFonts w:cstheme="minorHAnsi"/>
          <w:i/>
        </w:rPr>
      </w:pPr>
    </w:p>
    <w:p w14:paraId="603C26AD" w14:textId="252AC77C" w:rsidR="00FB7083" w:rsidRDefault="00FB7083" w:rsidP="00FF0C73">
      <w:pPr>
        <w:spacing w:line="480" w:lineRule="auto"/>
        <w:contextualSpacing/>
        <w:jc w:val="both"/>
        <w:rPr>
          <w:rFonts w:cstheme="minorHAnsi"/>
          <w:i/>
        </w:rPr>
      </w:pPr>
    </w:p>
    <w:p w14:paraId="7533B490" w14:textId="1BE0E51A" w:rsidR="00FB7083" w:rsidRDefault="00FB7083" w:rsidP="00FF0C73">
      <w:pPr>
        <w:spacing w:line="480" w:lineRule="auto"/>
        <w:contextualSpacing/>
        <w:jc w:val="both"/>
        <w:rPr>
          <w:rFonts w:cstheme="minorHAnsi"/>
          <w:i/>
        </w:rPr>
      </w:pPr>
    </w:p>
    <w:p w14:paraId="1DC1E98B" w14:textId="3A8ED93A" w:rsidR="00FB7083" w:rsidRDefault="00FB7083" w:rsidP="00FF0C73">
      <w:pPr>
        <w:spacing w:line="480" w:lineRule="auto"/>
        <w:contextualSpacing/>
        <w:jc w:val="both"/>
        <w:rPr>
          <w:rFonts w:cstheme="minorHAnsi"/>
          <w:i/>
        </w:rPr>
      </w:pPr>
    </w:p>
    <w:p w14:paraId="1530525A" w14:textId="5C83A017" w:rsidR="00FB7083" w:rsidRDefault="00FB7083" w:rsidP="00FF0C73">
      <w:pPr>
        <w:spacing w:line="480" w:lineRule="auto"/>
        <w:contextualSpacing/>
        <w:jc w:val="both"/>
        <w:rPr>
          <w:rFonts w:cstheme="minorHAnsi"/>
          <w:i/>
        </w:rPr>
      </w:pPr>
    </w:p>
    <w:p w14:paraId="40A16839" w14:textId="769AB404" w:rsidR="00FB7083" w:rsidRDefault="00FB7083" w:rsidP="00FF0C73">
      <w:pPr>
        <w:spacing w:line="480" w:lineRule="auto"/>
        <w:contextualSpacing/>
        <w:jc w:val="both"/>
        <w:rPr>
          <w:rFonts w:cstheme="minorHAnsi"/>
          <w:i/>
        </w:rPr>
      </w:pPr>
    </w:p>
    <w:p w14:paraId="27F8F6C4" w14:textId="56C65CCE" w:rsidR="00FB7083" w:rsidRDefault="00FB7083" w:rsidP="00FF0C73">
      <w:pPr>
        <w:spacing w:line="480" w:lineRule="auto"/>
        <w:contextualSpacing/>
        <w:jc w:val="both"/>
        <w:rPr>
          <w:rFonts w:cstheme="minorHAnsi"/>
          <w:i/>
        </w:rPr>
      </w:pPr>
    </w:p>
    <w:p w14:paraId="12E34160" w14:textId="66951353" w:rsidR="00FB7083" w:rsidRDefault="00FB7083" w:rsidP="00FF0C73">
      <w:pPr>
        <w:spacing w:line="480" w:lineRule="auto"/>
        <w:contextualSpacing/>
        <w:jc w:val="both"/>
        <w:rPr>
          <w:rFonts w:cstheme="minorHAnsi"/>
          <w:i/>
        </w:rPr>
      </w:pPr>
    </w:p>
    <w:p w14:paraId="00135317" w14:textId="0DA16052" w:rsidR="00FB7083" w:rsidRDefault="00FB7083" w:rsidP="00FF0C73">
      <w:pPr>
        <w:spacing w:line="480" w:lineRule="auto"/>
        <w:contextualSpacing/>
        <w:jc w:val="both"/>
        <w:rPr>
          <w:rFonts w:cstheme="minorHAnsi"/>
          <w:i/>
        </w:rPr>
      </w:pPr>
    </w:p>
    <w:p w14:paraId="02F8DAF2" w14:textId="4A46BB3A" w:rsidR="00FB7083" w:rsidRDefault="00FB7083" w:rsidP="00FF0C73">
      <w:pPr>
        <w:spacing w:line="480" w:lineRule="auto"/>
        <w:contextualSpacing/>
        <w:jc w:val="both"/>
        <w:rPr>
          <w:rFonts w:cstheme="minorHAnsi"/>
          <w:i/>
        </w:rPr>
      </w:pPr>
    </w:p>
    <w:p w14:paraId="16896F46" w14:textId="66772EE2" w:rsidR="00FB7083" w:rsidRDefault="000F76CB" w:rsidP="00FF0C73">
      <w:pPr>
        <w:spacing w:line="480" w:lineRule="auto"/>
        <w:contextualSpacing/>
        <w:jc w:val="both"/>
        <w:rPr>
          <w:rFonts w:cstheme="minorHAnsi"/>
          <w:b/>
          <w:sz w:val="28"/>
          <w:szCs w:val="28"/>
        </w:rPr>
      </w:pPr>
      <w:r w:rsidRPr="00B37A74">
        <w:rPr>
          <w:rFonts w:cstheme="minorHAnsi"/>
          <w:b/>
          <w:sz w:val="28"/>
          <w:szCs w:val="28"/>
        </w:rPr>
        <w:lastRenderedPageBreak/>
        <w:t>Figure</w:t>
      </w:r>
      <w:r w:rsidR="00630BE5">
        <w:rPr>
          <w:rFonts w:cstheme="minorHAnsi"/>
          <w:b/>
          <w:sz w:val="28"/>
          <w:szCs w:val="28"/>
        </w:rPr>
        <w:t>s</w:t>
      </w:r>
    </w:p>
    <w:p w14:paraId="54EE76EA" w14:textId="547B1F74" w:rsidR="00BF3282" w:rsidRPr="00B37A74" w:rsidRDefault="00BF3282" w:rsidP="00BF3282">
      <w:pPr>
        <w:spacing w:line="360" w:lineRule="auto"/>
        <w:contextualSpacing/>
        <w:jc w:val="both"/>
        <w:rPr>
          <w:rFonts w:cstheme="minorHAnsi"/>
          <w:bCs/>
        </w:rPr>
      </w:pPr>
      <w:r w:rsidRPr="00B37A74">
        <w:rPr>
          <w:rFonts w:cstheme="minorHAnsi"/>
          <w:b/>
        </w:rPr>
        <w:t xml:space="preserve">Figure </w:t>
      </w:r>
      <w:r>
        <w:rPr>
          <w:rFonts w:cstheme="minorHAnsi"/>
          <w:b/>
        </w:rPr>
        <w:t>1</w:t>
      </w:r>
    </w:p>
    <w:p w14:paraId="6DEC390D" w14:textId="5344D6E0" w:rsidR="00B0145D" w:rsidRDefault="00231794" w:rsidP="00231794">
      <w:pPr>
        <w:spacing w:line="480" w:lineRule="auto"/>
        <w:contextualSpacing/>
        <w:jc w:val="center"/>
        <w:rPr>
          <w:rFonts w:cstheme="minorHAnsi"/>
          <w:i/>
        </w:rPr>
      </w:pPr>
      <w:r>
        <w:rPr>
          <w:rFonts w:cstheme="minorHAnsi"/>
          <w:i/>
          <w:noProof/>
        </w:rPr>
        <w:drawing>
          <wp:inline distT="0" distB="0" distL="0" distR="0" wp14:anchorId="12F441A5" wp14:editId="4437FEDB">
            <wp:extent cx="5596467" cy="6681520"/>
            <wp:effectExtent l="0" t="0" r="444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2">
                      <a:extLst>
                        <a:ext uri="{28A0092B-C50C-407E-A947-70E740481C1C}">
                          <a14:useLocalDpi xmlns:a14="http://schemas.microsoft.com/office/drawing/2010/main" val="0"/>
                        </a:ext>
                      </a:extLst>
                    </a:blip>
                    <a:srcRect l="7835" r="8405"/>
                    <a:stretch/>
                  </pic:blipFill>
                  <pic:spPr bwMode="auto">
                    <a:xfrm>
                      <a:off x="0" y="0"/>
                      <a:ext cx="5604991" cy="6691697"/>
                    </a:xfrm>
                    <a:prstGeom prst="rect">
                      <a:avLst/>
                    </a:prstGeom>
                    <a:ln>
                      <a:noFill/>
                    </a:ln>
                    <a:extLst>
                      <a:ext uri="{53640926-AAD7-44D8-BBD7-CCE9431645EC}">
                        <a14:shadowObscured xmlns:a14="http://schemas.microsoft.com/office/drawing/2010/main"/>
                      </a:ext>
                    </a:extLst>
                  </pic:spPr>
                </pic:pic>
              </a:graphicData>
            </a:graphic>
          </wp:inline>
        </w:drawing>
      </w:r>
    </w:p>
    <w:p w14:paraId="2ED690AB" w14:textId="353C9738" w:rsidR="00FB7083" w:rsidRDefault="00FB7083" w:rsidP="00FF0C73">
      <w:pPr>
        <w:spacing w:line="480" w:lineRule="auto"/>
        <w:contextualSpacing/>
        <w:jc w:val="both"/>
        <w:rPr>
          <w:rFonts w:cstheme="minorHAnsi"/>
          <w:i/>
        </w:rPr>
      </w:pPr>
    </w:p>
    <w:p w14:paraId="7082083F" w14:textId="48A93087" w:rsidR="00FB7083" w:rsidRDefault="00FB7083" w:rsidP="00FF0C73">
      <w:pPr>
        <w:spacing w:line="480" w:lineRule="auto"/>
        <w:contextualSpacing/>
        <w:jc w:val="both"/>
        <w:rPr>
          <w:rFonts w:cstheme="minorHAnsi"/>
          <w:i/>
        </w:rPr>
      </w:pPr>
    </w:p>
    <w:p w14:paraId="0C263492" w14:textId="77777777" w:rsidR="002D73FB" w:rsidRPr="00B37A74" w:rsidRDefault="002D73FB" w:rsidP="002D73FB">
      <w:pPr>
        <w:spacing w:line="360" w:lineRule="auto"/>
        <w:contextualSpacing/>
        <w:jc w:val="both"/>
        <w:rPr>
          <w:rFonts w:cstheme="minorHAnsi"/>
          <w:bCs/>
        </w:rPr>
      </w:pPr>
      <w:r w:rsidRPr="00B37A74">
        <w:rPr>
          <w:rFonts w:cstheme="minorHAnsi"/>
          <w:b/>
        </w:rPr>
        <w:lastRenderedPageBreak/>
        <w:t>Figure 2</w:t>
      </w:r>
    </w:p>
    <w:p w14:paraId="1494A702" w14:textId="2E5511C6" w:rsidR="00652574" w:rsidRDefault="004418AB" w:rsidP="00281464">
      <w:pPr>
        <w:spacing w:line="480" w:lineRule="auto"/>
        <w:contextualSpacing/>
        <w:jc w:val="center"/>
        <w:rPr>
          <w:rFonts w:cstheme="minorHAnsi"/>
          <w:i/>
        </w:rPr>
      </w:pPr>
      <w:r>
        <w:rPr>
          <w:rFonts w:cstheme="minorHAnsi"/>
          <w:i/>
          <w:noProof/>
        </w:rPr>
        <w:drawing>
          <wp:inline distT="0" distB="0" distL="0" distR="0" wp14:anchorId="1097AFA0" wp14:editId="7AA0D326">
            <wp:extent cx="4318000" cy="431800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8596" cy="4328596"/>
                    </a:xfrm>
                    <a:prstGeom prst="rect">
                      <a:avLst/>
                    </a:prstGeom>
                  </pic:spPr>
                </pic:pic>
              </a:graphicData>
            </a:graphic>
          </wp:inline>
        </w:drawing>
      </w:r>
    </w:p>
    <w:p w14:paraId="619EF7F2" w14:textId="02975B58" w:rsidR="00FB7083" w:rsidRDefault="00FB7083" w:rsidP="00FF0C73">
      <w:pPr>
        <w:spacing w:line="480" w:lineRule="auto"/>
        <w:contextualSpacing/>
        <w:jc w:val="both"/>
        <w:rPr>
          <w:rFonts w:cstheme="minorHAnsi"/>
          <w:i/>
        </w:rPr>
      </w:pPr>
    </w:p>
    <w:p w14:paraId="0397DF1E" w14:textId="64669B08" w:rsidR="00B55F1B" w:rsidRDefault="00B55F1B" w:rsidP="00D26C75">
      <w:pPr>
        <w:spacing w:line="480" w:lineRule="auto"/>
        <w:contextualSpacing/>
        <w:jc w:val="both"/>
        <w:rPr>
          <w:rFonts w:cstheme="minorHAnsi"/>
          <w:i/>
        </w:rPr>
      </w:pPr>
    </w:p>
    <w:p w14:paraId="4F567E23" w14:textId="0DF0B0C8" w:rsidR="00B55F1B" w:rsidRDefault="00B55F1B" w:rsidP="00D26C75">
      <w:pPr>
        <w:spacing w:line="480" w:lineRule="auto"/>
        <w:contextualSpacing/>
        <w:jc w:val="both"/>
        <w:rPr>
          <w:rFonts w:cstheme="minorHAnsi"/>
          <w:i/>
        </w:rPr>
      </w:pPr>
    </w:p>
    <w:p w14:paraId="65BAA4BF" w14:textId="03783F5C" w:rsidR="00B55F1B" w:rsidRDefault="00B55F1B" w:rsidP="00D26C75">
      <w:pPr>
        <w:spacing w:line="480" w:lineRule="auto"/>
        <w:contextualSpacing/>
        <w:jc w:val="both"/>
        <w:rPr>
          <w:rFonts w:cstheme="minorHAnsi"/>
          <w:i/>
        </w:rPr>
      </w:pPr>
    </w:p>
    <w:p w14:paraId="372358DB" w14:textId="03AD8681" w:rsidR="00B55F1B" w:rsidRDefault="00B55F1B" w:rsidP="00D26C75">
      <w:pPr>
        <w:spacing w:line="480" w:lineRule="auto"/>
        <w:contextualSpacing/>
        <w:jc w:val="both"/>
        <w:rPr>
          <w:rFonts w:cstheme="minorHAnsi"/>
          <w:i/>
        </w:rPr>
      </w:pPr>
    </w:p>
    <w:p w14:paraId="330DC314" w14:textId="383DD079" w:rsidR="00B55F1B" w:rsidRDefault="00B55F1B" w:rsidP="00D26C75">
      <w:pPr>
        <w:spacing w:line="480" w:lineRule="auto"/>
        <w:contextualSpacing/>
        <w:jc w:val="both"/>
        <w:rPr>
          <w:rFonts w:cstheme="minorHAnsi"/>
          <w:i/>
        </w:rPr>
      </w:pPr>
    </w:p>
    <w:p w14:paraId="367372C5" w14:textId="1D1AFCE7" w:rsidR="00B55F1B" w:rsidRDefault="00B55F1B" w:rsidP="00D26C75">
      <w:pPr>
        <w:spacing w:line="480" w:lineRule="auto"/>
        <w:contextualSpacing/>
        <w:jc w:val="both"/>
        <w:rPr>
          <w:rFonts w:cstheme="minorHAnsi"/>
          <w:i/>
        </w:rPr>
      </w:pPr>
    </w:p>
    <w:p w14:paraId="2F64DF31" w14:textId="448AF162" w:rsidR="00B55F1B" w:rsidRDefault="00B55F1B" w:rsidP="00D26C75">
      <w:pPr>
        <w:spacing w:line="480" w:lineRule="auto"/>
        <w:contextualSpacing/>
        <w:jc w:val="both"/>
        <w:rPr>
          <w:rFonts w:cstheme="minorHAnsi"/>
          <w:i/>
        </w:rPr>
      </w:pPr>
    </w:p>
    <w:p w14:paraId="215B28BA" w14:textId="1BFB4796" w:rsidR="00B9298F" w:rsidRDefault="00B9298F" w:rsidP="00D26C75">
      <w:pPr>
        <w:spacing w:line="480" w:lineRule="auto"/>
        <w:contextualSpacing/>
        <w:jc w:val="both"/>
        <w:rPr>
          <w:rFonts w:cstheme="minorHAnsi"/>
          <w:i/>
        </w:rPr>
      </w:pPr>
    </w:p>
    <w:p w14:paraId="11F5F5E6" w14:textId="77ED7C05" w:rsidR="00B9298F" w:rsidRDefault="00B9298F" w:rsidP="00D26C75">
      <w:pPr>
        <w:spacing w:line="480" w:lineRule="auto"/>
        <w:contextualSpacing/>
        <w:jc w:val="both"/>
        <w:rPr>
          <w:rFonts w:cstheme="minorHAnsi"/>
          <w:i/>
        </w:rPr>
      </w:pPr>
    </w:p>
    <w:p w14:paraId="0E9F2C2F" w14:textId="7B046E8C" w:rsidR="00B9298F" w:rsidRPr="00B37A74" w:rsidRDefault="00B9298F" w:rsidP="00B9298F">
      <w:pPr>
        <w:spacing w:line="360" w:lineRule="auto"/>
        <w:contextualSpacing/>
        <w:jc w:val="both"/>
        <w:rPr>
          <w:rFonts w:cstheme="minorHAnsi"/>
          <w:bCs/>
        </w:rPr>
      </w:pPr>
      <w:r w:rsidRPr="00B37A74">
        <w:rPr>
          <w:rFonts w:cstheme="minorHAnsi"/>
          <w:b/>
        </w:rPr>
        <w:lastRenderedPageBreak/>
        <w:t xml:space="preserve">Figure </w:t>
      </w:r>
      <w:r>
        <w:rPr>
          <w:rFonts w:cstheme="minorHAnsi"/>
          <w:b/>
        </w:rPr>
        <w:t>3</w:t>
      </w:r>
    </w:p>
    <w:p w14:paraId="2D73A2EC" w14:textId="16BC4DE0" w:rsidR="00FB7083" w:rsidRDefault="00FE0538" w:rsidP="00D26C75">
      <w:pPr>
        <w:spacing w:line="480" w:lineRule="auto"/>
        <w:contextualSpacing/>
        <w:jc w:val="center"/>
      </w:pPr>
      <w:r>
        <w:rPr>
          <w:noProof/>
        </w:rPr>
        <w:drawing>
          <wp:inline distT="0" distB="0" distL="0" distR="0" wp14:anchorId="3FE18408" wp14:editId="2895A20A">
            <wp:extent cx="2700655" cy="5943309"/>
            <wp:effectExtent l="0" t="0" r="4445" b="63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l="27352" r="27208"/>
                    <a:stretch/>
                  </pic:blipFill>
                  <pic:spPr bwMode="auto">
                    <a:xfrm>
                      <a:off x="0" y="0"/>
                      <a:ext cx="2700787" cy="5943600"/>
                    </a:xfrm>
                    <a:prstGeom prst="rect">
                      <a:avLst/>
                    </a:prstGeom>
                    <a:ln>
                      <a:noFill/>
                    </a:ln>
                    <a:extLst>
                      <a:ext uri="{53640926-AAD7-44D8-BBD7-CCE9431645EC}">
                        <a14:shadowObscured xmlns:a14="http://schemas.microsoft.com/office/drawing/2010/main"/>
                      </a:ext>
                    </a:extLst>
                  </pic:spPr>
                </pic:pic>
              </a:graphicData>
            </a:graphic>
          </wp:inline>
        </w:drawing>
      </w:r>
    </w:p>
    <w:p w14:paraId="51044F29" w14:textId="342A8F16" w:rsidR="00D26C75" w:rsidRDefault="00D26C75" w:rsidP="00D26C75">
      <w:pPr>
        <w:spacing w:line="480" w:lineRule="auto"/>
        <w:contextualSpacing/>
        <w:jc w:val="center"/>
      </w:pPr>
    </w:p>
    <w:p w14:paraId="5FC0001A" w14:textId="07F0A7D4" w:rsidR="00D26C75" w:rsidRDefault="00D26C75" w:rsidP="00D26C75">
      <w:pPr>
        <w:spacing w:line="480" w:lineRule="auto"/>
        <w:contextualSpacing/>
        <w:jc w:val="center"/>
      </w:pPr>
    </w:p>
    <w:p w14:paraId="36631F25" w14:textId="269F8333" w:rsidR="00D26C75" w:rsidRDefault="00D26C75" w:rsidP="00D26C75">
      <w:pPr>
        <w:spacing w:line="480" w:lineRule="auto"/>
        <w:contextualSpacing/>
        <w:jc w:val="center"/>
      </w:pPr>
    </w:p>
    <w:p w14:paraId="50790E66" w14:textId="369E4B5D" w:rsidR="0038100B" w:rsidRDefault="0038100B" w:rsidP="00D26C75">
      <w:pPr>
        <w:spacing w:line="480" w:lineRule="auto"/>
        <w:contextualSpacing/>
        <w:jc w:val="center"/>
      </w:pPr>
    </w:p>
    <w:p w14:paraId="71BDF2D1" w14:textId="7A643344" w:rsidR="0038100B" w:rsidRDefault="0038100B" w:rsidP="00D26C75">
      <w:pPr>
        <w:spacing w:line="480" w:lineRule="auto"/>
        <w:contextualSpacing/>
        <w:jc w:val="center"/>
      </w:pPr>
    </w:p>
    <w:p w14:paraId="10E94F87" w14:textId="6D94ECC6" w:rsidR="00E8344A" w:rsidRPr="00B37A74" w:rsidRDefault="00E8344A" w:rsidP="00E8344A">
      <w:pPr>
        <w:spacing w:line="360" w:lineRule="auto"/>
        <w:contextualSpacing/>
        <w:jc w:val="both"/>
        <w:rPr>
          <w:rFonts w:cstheme="minorHAnsi"/>
          <w:bCs/>
        </w:rPr>
      </w:pPr>
      <w:r w:rsidRPr="00B37A74">
        <w:rPr>
          <w:rFonts w:cstheme="minorHAnsi"/>
          <w:b/>
        </w:rPr>
        <w:lastRenderedPageBreak/>
        <w:t xml:space="preserve">Figure </w:t>
      </w:r>
      <w:r>
        <w:rPr>
          <w:rFonts w:cstheme="minorHAnsi"/>
          <w:b/>
        </w:rPr>
        <w:t>4</w:t>
      </w:r>
    </w:p>
    <w:p w14:paraId="693BF6B6" w14:textId="196FF691" w:rsidR="00D26C75" w:rsidRDefault="00F13350" w:rsidP="00D26C75">
      <w:pPr>
        <w:spacing w:line="480" w:lineRule="auto"/>
        <w:contextualSpacing/>
        <w:jc w:val="center"/>
      </w:pPr>
      <w:r>
        <w:rPr>
          <w:noProof/>
        </w:rPr>
        <w:drawing>
          <wp:inline distT="0" distB="0" distL="0" distR="0" wp14:anchorId="20F95D49" wp14:editId="1DE488A3">
            <wp:extent cx="4207933" cy="4207933"/>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9349" cy="4229349"/>
                    </a:xfrm>
                    <a:prstGeom prst="rect">
                      <a:avLst/>
                    </a:prstGeom>
                  </pic:spPr>
                </pic:pic>
              </a:graphicData>
            </a:graphic>
          </wp:inline>
        </w:drawing>
      </w:r>
    </w:p>
    <w:p w14:paraId="7752E433" w14:textId="596522E0" w:rsidR="007900F4" w:rsidRDefault="007900F4" w:rsidP="00D26C75">
      <w:pPr>
        <w:spacing w:line="480" w:lineRule="auto"/>
        <w:contextualSpacing/>
        <w:jc w:val="center"/>
      </w:pPr>
    </w:p>
    <w:p w14:paraId="17F7D9C9" w14:textId="234A3F0F" w:rsidR="007900F4" w:rsidRDefault="007900F4" w:rsidP="00D26C75">
      <w:pPr>
        <w:spacing w:line="480" w:lineRule="auto"/>
        <w:contextualSpacing/>
        <w:jc w:val="center"/>
      </w:pPr>
    </w:p>
    <w:p w14:paraId="7261E38F" w14:textId="27D2B564" w:rsidR="007900F4" w:rsidRDefault="007900F4" w:rsidP="00D26C75">
      <w:pPr>
        <w:spacing w:line="480" w:lineRule="auto"/>
        <w:contextualSpacing/>
        <w:jc w:val="center"/>
      </w:pPr>
    </w:p>
    <w:p w14:paraId="598590CD" w14:textId="5A7AF4F0" w:rsidR="007900F4" w:rsidRDefault="007900F4" w:rsidP="00D26C75">
      <w:pPr>
        <w:spacing w:line="480" w:lineRule="auto"/>
        <w:contextualSpacing/>
        <w:jc w:val="center"/>
      </w:pPr>
    </w:p>
    <w:p w14:paraId="3A137ACC" w14:textId="03D7703B" w:rsidR="007900F4" w:rsidRDefault="007900F4" w:rsidP="00D26C75">
      <w:pPr>
        <w:spacing w:line="480" w:lineRule="auto"/>
        <w:contextualSpacing/>
        <w:jc w:val="center"/>
      </w:pPr>
    </w:p>
    <w:p w14:paraId="7AF93B95" w14:textId="7F9D4512" w:rsidR="007900F4" w:rsidRDefault="007900F4" w:rsidP="00D26C75">
      <w:pPr>
        <w:spacing w:line="480" w:lineRule="auto"/>
        <w:contextualSpacing/>
        <w:jc w:val="center"/>
      </w:pPr>
    </w:p>
    <w:p w14:paraId="4F6FB1C2" w14:textId="6B79D1B9" w:rsidR="007900F4" w:rsidRDefault="007900F4" w:rsidP="00D26C75">
      <w:pPr>
        <w:spacing w:line="480" w:lineRule="auto"/>
        <w:contextualSpacing/>
        <w:jc w:val="center"/>
      </w:pPr>
    </w:p>
    <w:p w14:paraId="3B6FA3A3" w14:textId="3CC62369" w:rsidR="007900F4" w:rsidRDefault="007900F4" w:rsidP="00D26C75">
      <w:pPr>
        <w:spacing w:line="480" w:lineRule="auto"/>
        <w:contextualSpacing/>
        <w:jc w:val="center"/>
      </w:pPr>
    </w:p>
    <w:p w14:paraId="184958AD" w14:textId="1B5A0FB5" w:rsidR="007900F4" w:rsidRDefault="007900F4" w:rsidP="00D26C75">
      <w:pPr>
        <w:spacing w:line="480" w:lineRule="auto"/>
        <w:contextualSpacing/>
        <w:jc w:val="center"/>
      </w:pPr>
    </w:p>
    <w:p w14:paraId="691964F3" w14:textId="64367544" w:rsidR="007900F4" w:rsidRDefault="007900F4" w:rsidP="00D26C75">
      <w:pPr>
        <w:spacing w:line="480" w:lineRule="auto"/>
        <w:contextualSpacing/>
        <w:jc w:val="center"/>
      </w:pPr>
    </w:p>
    <w:p w14:paraId="68002BD9" w14:textId="77777777" w:rsidR="007900F4" w:rsidRPr="00B37A74" w:rsidRDefault="007900F4" w:rsidP="007900F4">
      <w:pPr>
        <w:spacing w:line="480" w:lineRule="auto"/>
        <w:contextualSpacing/>
        <w:jc w:val="both"/>
        <w:rPr>
          <w:rFonts w:cstheme="minorHAnsi"/>
        </w:rPr>
      </w:pPr>
      <w:r w:rsidRPr="00B37A74">
        <w:rPr>
          <w:rFonts w:cstheme="minorHAnsi"/>
          <w:b/>
          <w:sz w:val="28"/>
          <w:szCs w:val="28"/>
        </w:rPr>
        <w:lastRenderedPageBreak/>
        <w:t>References</w:t>
      </w:r>
    </w:p>
    <w:p w14:paraId="0473B19B" w14:textId="77777777" w:rsidR="00B72E09" w:rsidRPr="00B72E09" w:rsidRDefault="00B72E09" w:rsidP="00B72E09">
      <w:pPr>
        <w:pStyle w:val="Bibliography"/>
        <w:rPr>
          <w:lang w:val="en-GB"/>
        </w:rPr>
      </w:pPr>
      <w:r>
        <w:fldChar w:fldCharType="begin"/>
      </w:r>
      <w:r>
        <w:instrText xml:space="preserve"> ADDIN ZOTERO_BIBL {"uncited":[],"omitted":[],"custom":[]} CSL_BIBLIOGRAPHY </w:instrText>
      </w:r>
      <w:r>
        <w:fldChar w:fldCharType="separate"/>
      </w:r>
      <w:r w:rsidRPr="00B72E09">
        <w:rPr>
          <w:lang w:val="en-GB"/>
        </w:rPr>
        <w:t xml:space="preserve">Andersen, K.H., Beyer, J.E. &amp; Lundberg, P. (2009). Trophic and individual efficiencies of size-structured communities. </w:t>
      </w:r>
      <w:r w:rsidRPr="00B72E09">
        <w:rPr>
          <w:i/>
          <w:iCs/>
          <w:lang w:val="en-GB"/>
        </w:rPr>
        <w:t>Proceedings of the Royal Society B: Biological Sciences</w:t>
      </w:r>
      <w:r w:rsidRPr="00B72E09">
        <w:rPr>
          <w:lang w:val="en-GB"/>
        </w:rPr>
        <w:t>, 276, 109–114.</w:t>
      </w:r>
    </w:p>
    <w:p w14:paraId="65714592" w14:textId="77777777" w:rsidR="00B72E09" w:rsidRPr="00B72E09" w:rsidRDefault="00B72E09" w:rsidP="00B72E09">
      <w:pPr>
        <w:pStyle w:val="Bibliography"/>
        <w:rPr>
          <w:lang w:val="en-GB"/>
        </w:rPr>
      </w:pPr>
      <w:r w:rsidRPr="00B72E09">
        <w:rPr>
          <w:lang w:val="en-GB"/>
        </w:rPr>
        <w:t xml:space="preserve">Angilletta, M.J. &amp; Dunham, A.E. (2003). The temperature-size rule in ectotherms: simple evolutionary explanations may not be general. </w:t>
      </w:r>
      <w:r w:rsidRPr="00B72E09">
        <w:rPr>
          <w:i/>
          <w:iCs/>
          <w:lang w:val="en-GB"/>
        </w:rPr>
        <w:t>The American Naturalist</w:t>
      </w:r>
      <w:r w:rsidRPr="00B72E09">
        <w:rPr>
          <w:lang w:val="en-GB"/>
        </w:rPr>
        <w:t>, 162, 332–342.</w:t>
      </w:r>
    </w:p>
    <w:p w14:paraId="4586F012" w14:textId="77777777" w:rsidR="00B72E09" w:rsidRPr="00B72E09" w:rsidRDefault="00B72E09" w:rsidP="00B72E09">
      <w:pPr>
        <w:pStyle w:val="Bibliography"/>
        <w:rPr>
          <w:lang w:val="en-GB"/>
        </w:rPr>
      </w:pPr>
      <w:r w:rsidRPr="00B72E09">
        <w:rPr>
          <w:lang w:val="en-GB"/>
        </w:rPr>
        <w:t xml:space="preserve">Armstrong, J.D. &amp; Hawkins, L.A. (2008). Standard metabolic rate of pike, Esox lucius: variation among studies and implications for energy flow modelling. </w:t>
      </w:r>
      <w:r w:rsidRPr="00B72E09">
        <w:rPr>
          <w:i/>
          <w:iCs/>
          <w:lang w:val="en-GB"/>
        </w:rPr>
        <w:t>Hydrobiologia</w:t>
      </w:r>
      <w:r w:rsidRPr="00B72E09">
        <w:rPr>
          <w:lang w:val="en-GB"/>
        </w:rPr>
        <w:t>, 601, 83–90.</w:t>
      </w:r>
    </w:p>
    <w:p w14:paraId="64B4A9F2" w14:textId="77777777" w:rsidR="00B72E09" w:rsidRPr="00B72E09" w:rsidRDefault="00B72E09" w:rsidP="00B72E09">
      <w:pPr>
        <w:pStyle w:val="Bibliography"/>
        <w:rPr>
          <w:lang w:val="en-GB"/>
        </w:rPr>
      </w:pPr>
      <w:r w:rsidRPr="00B72E09">
        <w:rPr>
          <w:lang w:val="en-GB"/>
        </w:rPr>
        <w:t xml:space="preserve">Atkinson, D. (1994). Temperature and Organism Size—A Biological Law for Ectotherms? In: </w:t>
      </w:r>
      <w:r w:rsidRPr="00B72E09">
        <w:rPr>
          <w:i/>
          <w:iCs/>
          <w:lang w:val="en-GB"/>
        </w:rPr>
        <w:t>Advances in Ecological Research</w:t>
      </w:r>
      <w:r w:rsidRPr="00B72E09">
        <w:rPr>
          <w:lang w:val="en-GB"/>
        </w:rPr>
        <w:t>. Elsevier, pp. 1–58.</w:t>
      </w:r>
    </w:p>
    <w:p w14:paraId="01E886BA" w14:textId="77777777" w:rsidR="00B72E09" w:rsidRPr="00B72E09" w:rsidRDefault="00B72E09" w:rsidP="00B72E09">
      <w:pPr>
        <w:pStyle w:val="Bibliography"/>
        <w:rPr>
          <w:lang w:val="en-GB"/>
        </w:rPr>
      </w:pPr>
      <w:r w:rsidRPr="00B72E09">
        <w:rPr>
          <w:lang w:val="en-GB"/>
        </w:rPr>
        <w:t xml:space="preserve">Audzijonyte, A., Barneche, D.R., Baudron, A.R., Belmaker, J., Clark, T.D., Marshall, C.T., </w:t>
      </w:r>
      <w:r w:rsidRPr="00B72E09">
        <w:rPr>
          <w:i/>
          <w:iCs/>
          <w:lang w:val="en-GB"/>
        </w:rPr>
        <w:t>et al.</w:t>
      </w:r>
      <w:r w:rsidRPr="00B72E09">
        <w:rPr>
          <w:lang w:val="en-GB"/>
        </w:rPr>
        <w:t xml:space="preserve"> (2018). Is oxygen limitation in warming waters a valid mechanism to explain decreased body sizes in aquatic ectotherms? </w:t>
      </w:r>
      <w:r w:rsidRPr="00B72E09">
        <w:rPr>
          <w:i/>
          <w:iCs/>
          <w:lang w:val="en-GB"/>
        </w:rPr>
        <w:t>Global Ecology and Biogeography</w:t>
      </w:r>
      <w:r w:rsidRPr="00B72E09">
        <w:rPr>
          <w:lang w:val="en-GB"/>
        </w:rPr>
        <w:t>.</w:t>
      </w:r>
    </w:p>
    <w:p w14:paraId="508550EE" w14:textId="77777777" w:rsidR="00B72E09" w:rsidRPr="00B72E09" w:rsidRDefault="00B72E09" w:rsidP="00B72E09">
      <w:pPr>
        <w:pStyle w:val="Bibliography"/>
        <w:rPr>
          <w:lang w:val="en-GB"/>
        </w:rPr>
      </w:pPr>
      <w:r w:rsidRPr="00B72E09">
        <w:rPr>
          <w:lang w:val="en-GB"/>
        </w:rPr>
        <w:t xml:space="preserve">Audzijonyte, A. &amp; Pecl, G.T. (2018). Deep impact of fisheries. </w:t>
      </w:r>
      <w:r w:rsidRPr="00B72E09">
        <w:rPr>
          <w:i/>
          <w:iCs/>
          <w:lang w:val="en-GB"/>
        </w:rPr>
        <w:t>Nature Ecology &amp; Evolution</w:t>
      </w:r>
      <w:r w:rsidRPr="00B72E09">
        <w:rPr>
          <w:lang w:val="en-GB"/>
        </w:rPr>
        <w:t>, 2, 1348–1349.</w:t>
      </w:r>
    </w:p>
    <w:p w14:paraId="257E9F9E" w14:textId="77777777" w:rsidR="00B72E09" w:rsidRPr="00B72E09" w:rsidRDefault="00B72E09" w:rsidP="00B72E09">
      <w:pPr>
        <w:pStyle w:val="Bibliography"/>
        <w:rPr>
          <w:lang w:val="en-GB"/>
        </w:rPr>
      </w:pPr>
      <w:r w:rsidRPr="00B72E09">
        <w:rPr>
          <w:lang w:val="en-GB"/>
        </w:rPr>
        <w:t xml:space="preserve">Audzijonyte, A., Richards, S.A., Stuart-Smith, R.D., Pecl, G., Edgar, G.J., Barrett, N.S., </w:t>
      </w:r>
      <w:r w:rsidRPr="00B72E09">
        <w:rPr>
          <w:i/>
          <w:iCs/>
          <w:lang w:val="en-GB"/>
        </w:rPr>
        <w:t>et al.</w:t>
      </w:r>
      <w:r w:rsidRPr="00B72E09">
        <w:rPr>
          <w:lang w:val="en-GB"/>
        </w:rPr>
        <w:t xml:space="preserve"> (2020). Fish body sizes change with temperature but not all species shrink with warming. </w:t>
      </w:r>
      <w:r w:rsidRPr="00B72E09">
        <w:rPr>
          <w:i/>
          <w:iCs/>
          <w:lang w:val="en-GB"/>
        </w:rPr>
        <w:t>Nat Ecol Evol</w:t>
      </w:r>
      <w:r w:rsidRPr="00B72E09">
        <w:rPr>
          <w:lang w:val="en-GB"/>
        </w:rPr>
        <w:t>, 1–6.</w:t>
      </w:r>
    </w:p>
    <w:p w14:paraId="05BE4320" w14:textId="77777777" w:rsidR="00B72E09" w:rsidRPr="00B72E09" w:rsidRDefault="00B72E09" w:rsidP="00B72E09">
      <w:pPr>
        <w:pStyle w:val="Bibliography"/>
        <w:rPr>
          <w:lang w:val="en-GB"/>
        </w:rPr>
      </w:pPr>
      <w:r w:rsidRPr="00B72E09">
        <w:rPr>
          <w:lang w:val="en-GB"/>
        </w:rPr>
        <w:t xml:space="preserve">Barneche, D.R. &amp; Allen, A.P. (2018). The energetics of fish growth and how it constrains food-web trophic structure. </w:t>
      </w:r>
      <w:r w:rsidRPr="00B72E09">
        <w:rPr>
          <w:i/>
          <w:iCs/>
          <w:lang w:val="en-GB"/>
        </w:rPr>
        <w:t>Ecology Letters</w:t>
      </w:r>
      <w:r w:rsidRPr="00B72E09">
        <w:rPr>
          <w:lang w:val="en-GB"/>
        </w:rPr>
        <w:t>, 21, 836–844.</w:t>
      </w:r>
    </w:p>
    <w:p w14:paraId="6F21C41E" w14:textId="77777777" w:rsidR="00B72E09" w:rsidRPr="00B72E09" w:rsidRDefault="00B72E09" w:rsidP="00B72E09">
      <w:pPr>
        <w:pStyle w:val="Bibliography"/>
        <w:rPr>
          <w:lang w:val="en-GB"/>
        </w:rPr>
      </w:pPr>
      <w:r w:rsidRPr="00B72E09">
        <w:rPr>
          <w:lang w:val="en-GB"/>
        </w:rPr>
        <w:t xml:space="preserve">Barneche, D.R., Jahn, M. &amp; Seebacher, F. (2019). Warming increases the cost of growth in a model vertebrate. </w:t>
      </w:r>
      <w:r w:rsidRPr="00B72E09">
        <w:rPr>
          <w:i/>
          <w:iCs/>
          <w:lang w:val="en-GB"/>
        </w:rPr>
        <w:t>Functional Ecology</w:t>
      </w:r>
      <w:r w:rsidRPr="00B72E09">
        <w:rPr>
          <w:lang w:val="en-GB"/>
        </w:rPr>
        <w:t>, 33, 1256–1266.</w:t>
      </w:r>
    </w:p>
    <w:p w14:paraId="7D6D9427" w14:textId="77777777" w:rsidR="00B72E09" w:rsidRPr="00B72E09" w:rsidRDefault="00B72E09" w:rsidP="00B72E09">
      <w:pPr>
        <w:pStyle w:val="Bibliography"/>
        <w:rPr>
          <w:lang w:val="en-GB"/>
        </w:rPr>
      </w:pPr>
      <w:r w:rsidRPr="00B72E09">
        <w:rPr>
          <w:lang w:val="en-GB"/>
        </w:rPr>
        <w:t xml:space="preserve">Barneche, D.R., Robertson, D.R., White, C.R. &amp; Marshall, D.J. (2018). Fish reproductive-energy output increases disproportionately with body size. </w:t>
      </w:r>
      <w:r w:rsidRPr="00B72E09">
        <w:rPr>
          <w:i/>
          <w:iCs/>
          <w:lang w:val="en-GB"/>
        </w:rPr>
        <w:t>Science</w:t>
      </w:r>
      <w:r w:rsidRPr="00B72E09">
        <w:rPr>
          <w:lang w:val="en-GB"/>
        </w:rPr>
        <w:t>, 360, 642–645.</w:t>
      </w:r>
    </w:p>
    <w:p w14:paraId="6FD993AD" w14:textId="77777777" w:rsidR="00B72E09" w:rsidRPr="00B72E09" w:rsidRDefault="00B72E09" w:rsidP="00B72E09">
      <w:pPr>
        <w:pStyle w:val="Bibliography"/>
        <w:rPr>
          <w:lang w:val="en-GB"/>
        </w:rPr>
      </w:pPr>
      <w:r w:rsidRPr="00B72E09">
        <w:rPr>
          <w:lang w:val="en-GB"/>
        </w:rPr>
        <w:t xml:space="preserve">Baudron, A.R., Needle, C.L., Rijnsdorp, A.D. &amp; Marshall, C.T. (2014). Warming temperatures and smaller body sizes: synchronous changes in growth of North Sea fishes. </w:t>
      </w:r>
      <w:r w:rsidRPr="00B72E09">
        <w:rPr>
          <w:i/>
          <w:iCs/>
          <w:lang w:val="en-GB"/>
        </w:rPr>
        <w:t>Global Change Biology</w:t>
      </w:r>
      <w:r w:rsidRPr="00B72E09">
        <w:rPr>
          <w:lang w:val="en-GB"/>
        </w:rPr>
        <w:t>, 20, 1023–1031.</w:t>
      </w:r>
    </w:p>
    <w:p w14:paraId="09034944" w14:textId="77777777" w:rsidR="00B72E09" w:rsidRPr="00B72E09" w:rsidRDefault="00B72E09" w:rsidP="00B72E09">
      <w:pPr>
        <w:pStyle w:val="Bibliography"/>
        <w:rPr>
          <w:lang w:val="en-GB"/>
        </w:rPr>
      </w:pPr>
      <w:r w:rsidRPr="00B72E09">
        <w:rPr>
          <w:lang w:val="en-GB"/>
        </w:rPr>
        <w:t xml:space="preserve">Beamish, F.W.H. (1964). Respiration of fishes with special emphasis on standard oxygen consumption II. Influence of weight and temperature on respiration of several species’. </w:t>
      </w:r>
      <w:r w:rsidRPr="00B72E09">
        <w:rPr>
          <w:i/>
          <w:iCs/>
          <w:lang w:val="en-GB"/>
        </w:rPr>
        <w:t>Canadian Journal of Zoology/Revue Canadienne de Zoologie</w:t>
      </w:r>
      <w:r w:rsidRPr="00B72E09">
        <w:rPr>
          <w:lang w:val="en-GB"/>
        </w:rPr>
        <w:t>, 42, 177–188.</w:t>
      </w:r>
    </w:p>
    <w:p w14:paraId="5E1E5B17" w14:textId="77777777" w:rsidR="00B72E09" w:rsidRPr="00B72E09" w:rsidRDefault="00B72E09" w:rsidP="00B72E09">
      <w:pPr>
        <w:pStyle w:val="Bibliography"/>
        <w:rPr>
          <w:lang w:val="en-GB"/>
        </w:rPr>
      </w:pPr>
      <w:r w:rsidRPr="00B72E09">
        <w:rPr>
          <w:lang w:val="en-GB"/>
        </w:rPr>
        <w:t xml:space="preserve">von Bertalanffy, L. (1957). Laws in metabolism and growth. </w:t>
      </w:r>
      <w:r w:rsidRPr="00B72E09">
        <w:rPr>
          <w:i/>
          <w:iCs/>
          <w:lang w:val="en-GB"/>
        </w:rPr>
        <w:t>The quarterly review of biology</w:t>
      </w:r>
      <w:r w:rsidRPr="00B72E09">
        <w:rPr>
          <w:lang w:val="en-GB"/>
        </w:rPr>
        <w:t>, 32, 217–231.</w:t>
      </w:r>
    </w:p>
    <w:p w14:paraId="4D9973B2" w14:textId="77777777" w:rsidR="00B72E09" w:rsidRPr="00B72E09" w:rsidRDefault="00B72E09" w:rsidP="00B72E09">
      <w:pPr>
        <w:pStyle w:val="Bibliography"/>
        <w:rPr>
          <w:lang w:val="en-GB"/>
        </w:rPr>
      </w:pPr>
      <w:r w:rsidRPr="00B72E09">
        <w:rPr>
          <w:lang w:val="en-GB"/>
        </w:rPr>
        <w:t xml:space="preserve">Björnsson, B., Steinarsson, A. &amp; Árnason, T. (2007). Growth model for Atlantic cod (Gadus morhua): Effects of temperature and body weight on growth rate. </w:t>
      </w:r>
      <w:r w:rsidRPr="00B72E09">
        <w:rPr>
          <w:i/>
          <w:iCs/>
          <w:lang w:val="en-GB"/>
        </w:rPr>
        <w:t>Aquaculture</w:t>
      </w:r>
      <w:r w:rsidRPr="00B72E09">
        <w:rPr>
          <w:lang w:val="en-GB"/>
        </w:rPr>
        <w:t>, 271, 216–226.</w:t>
      </w:r>
    </w:p>
    <w:p w14:paraId="12F8548D" w14:textId="77777777" w:rsidR="00B72E09" w:rsidRPr="00B72E09" w:rsidRDefault="00B72E09" w:rsidP="00B72E09">
      <w:pPr>
        <w:pStyle w:val="Bibliography"/>
        <w:rPr>
          <w:lang w:val="en-GB"/>
        </w:rPr>
      </w:pPr>
      <w:r w:rsidRPr="00B72E09">
        <w:rPr>
          <w:lang w:val="en-GB"/>
        </w:rPr>
        <w:t xml:space="preserve">Blanchard, J.L., Heneghan, R.F., Everett, J.D., Trebilco, R. &amp; Richardson, A.J. (2017). From Bacteria to Whales: Using Functional Size Spectra to Model Marine Ecosystems. </w:t>
      </w:r>
      <w:r w:rsidRPr="00B72E09">
        <w:rPr>
          <w:i/>
          <w:iCs/>
          <w:lang w:val="en-GB"/>
        </w:rPr>
        <w:t>Trends in Ecology &amp; Evolution</w:t>
      </w:r>
      <w:r w:rsidRPr="00B72E09">
        <w:rPr>
          <w:lang w:val="en-GB"/>
        </w:rPr>
        <w:t>, 32, 174–186.</w:t>
      </w:r>
    </w:p>
    <w:p w14:paraId="5BD05361" w14:textId="77777777" w:rsidR="00B72E09" w:rsidRPr="00B72E09" w:rsidRDefault="00B72E09" w:rsidP="00B72E09">
      <w:pPr>
        <w:pStyle w:val="Bibliography"/>
        <w:rPr>
          <w:lang w:val="en-GB"/>
        </w:rPr>
      </w:pPr>
      <w:r w:rsidRPr="00B72E09">
        <w:rPr>
          <w:lang w:val="en-GB"/>
        </w:rPr>
        <w:t xml:space="preserve">Bokma, F. (2004). Evidence against universal metabolic allometry. </w:t>
      </w:r>
      <w:r w:rsidRPr="00B72E09">
        <w:rPr>
          <w:i/>
          <w:iCs/>
          <w:lang w:val="en-GB"/>
        </w:rPr>
        <w:t>Functional Ecology</w:t>
      </w:r>
      <w:r w:rsidRPr="00B72E09">
        <w:rPr>
          <w:lang w:val="en-GB"/>
        </w:rPr>
        <w:t>, 18, 184–187.</w:t>
      </w:r>
    </w:p>
    <w:p w14:paraId="621B85E1" w14:textId="77777777" w:rsidR="00B72E09" w:rsidRPr="00B72E09" w:rsidRDefault="00B72E09" w:rsidP="00B72E09">
      <w:pPr>
        <w:pStyle w:val="Bibliography"/>
        <w:rPr>
          <w:lang w:val="en-GB"/>
        </w:rPr>
      </w:pPr>
      <w:r w:rsidRPr="00B72E09">
        <w:rPr>
          <w:lang w:val="en-GB"/>
        </w:rPr>
        <w:t xml:space="preserve">Brett, J.R. (1971). Energetic Responses of Salmon to Temperature. A Study of Some Thermal Relations in the Physiology and Freshwater Ecology of Sockeye Salmon (Oncorhynchus nerkd). </w:t>
      </w:r>
      <w:r w:rsidRPr="00B72E09">
        <w:rPr>
          <w:i/>
          <w:iCs/>
          <w:lang w:val="en-GB"/>
        </w:rPr>
        <w:t>Integr Comp Biol</w:t>
      </w:r>
      <w:r w:rsidRPr="00B72E09">
        <w:rPr>
          <w:lang w:val="en-GB"/>
        </w:rPr>
        <w:t>, 11, 99–113.</w:t>
      </w:r>
    </w:p>
    <w:p w14:paraId="54EBFA2E" w14:textId="77777777" w:rsidR="00B72E09" w:rsidRPr="00B72E09" w:rsidRDefault="00B72E09" w:rsidP="00B72E09">
      <w:pPr>
        <w:pStyle w:val="Bibliography"/>
        <w:rPr>
          <w:lang w:val="en-GB"/>
        </w:rPr>
      </w:pPr>
      <w:r w:rsidRPr="00B72E09">
        <w:rPr>
          <w:lang w:val="en-GB"/>
        </w:rPr>
        <w:lastRenderedPageBreak/>
        <w:t xml:space="preserve">Brett, J.R., Shelbourn, J.E. &amp; Shoop, C.T. (1969). Growth Rate and Body Composition of Fingerling Sockeye Salmon, Oncorhynchus nerka, in relation to Temperature and Ration Size. </w:t>
      </w:r>
      <w:r w:rsidRPr="00B72E09">
        <w:rPr>
          <w:i/>
          <w:iCs/>
          <w:lang w:val="en-GB"/>
        </w:rPr>
        <w:t>J. Fish. Res. Bd. Can.</w:t>
      </w:r>
      <w:r w:rsidRPr="00B72E09">
        <w:rPr>
          <w:lang w:val="en-GB"/>
        </w:rPr>
        <w:t>, 26, 2363–2394.</w:t>
      </w:r>
    </w:p>
    <w:p w14:paraId="7BE990B2" w14:textId="77777777" w:rsidR="00B72E09" w:rsidRPr="00B72E09" w:rsidRDefault="00B72E09" w:rsidP="00B72E09">
      <w:pPr>
        <w:pStyle w:val="Bibliography"/>
        <w:rPr>
          <w:lang w:val="en-GB"/>
        </w:rPr>
      </w:pPr>
      <w:r w:rsidRPr="00B72E09">
        <w:rPr>
          <w:lang w:val="en-GB"/>
        </w:rPr>
        <w:t xml:space="preserve">Brown, J.H., Gillooly, J.F., Allen, A.P., Savage, V.M. &amp; West, G.B. (2004). Toward a metabolic theory of ecology. </w:t>
      </w:r>
      <w:r w:rsidRPr="00B72E09">
        <w:rPr>
          <w:i/>
          <w:iCs/>
          <w:lang w:val="en-GB"/>
        </w:rPr>
        <w:t>Ecology</w:t>
      </w:r>
      <w:r w:rsidRPr="00B72E09">
        <w:rPr>
          <w:lang w:val="en-GB"/>
        </w:rPr>
        <w:t>, 85, 1771–1789.</w:t>
      </w:r>
    </w:p>
    <w:p w14:paraId="4A6102A3" w14:textId="77777777" w:rsidR="00B72E09" w:rsidRPr="00B72E09" w:rsidRDefault="00B72E09" w:rsidP="00B72E09">
      <w:pPr>
        <w:pStyle w:val="Bibliography"/>
        <w:rPr>
          <w:lang w:val="en-GB"/>
        </w:rPr>
      </w:pPr>
      <w:r w:rsidRPr="00B72E09">
        <w:rPr>
          <w:lang w:val="en-GB"/>
        </w:rPr>
        <w:t xml:space="preserve">Cheung, W.W.L., Sarmiento, J.L., Dunne, J., Frölicher, T.L., Lam, V.W.Y., Deng Palomares, M.L., </w:t>
      </w:r>
      <w:r w:rsidRPr="00B72E09">
        <w:rPr>
          <w:i/>
          <w:iCs/>
          <w:lang w:val="en-GB"/>
        </w:rPr>
        <w:t>et al.</w:t>
      </w:r>
      <w:r w:rsidRPr="00B72E09">
        <w:rPr>
          <w:lang w:val="en-GB"/>
        </w:rPr>
        <w:t xml:space="preserve"> (2013). Shrinking of fishes exacerbates impacts of global ocean changes on marine ecosystems. </w:t>
      </w:r>
      <w:r w:rsidRPr="00B72E09">
        <w:rPr>
          <w:i/>
          <w:iCs/>
          <w:lang w:val="en-GB"/>
        </w:rPr>
        <w:t>Nature Climate Change</w:t>
      </w:r>
      <w:r w:rsidRPr="00B72E09">
        <w:rPr>
          <w:lang w:val="en-GB"/>
        </w:rPr>
        <w:t>, 3, 254–258.</w:t>
      </w:r>
    </w:p>
    <w:p w14:paraId="06AEF85E" w14:textId="77777777" w:rsidR="00B72E09" w:rsidRPr="00B72E09" w:rsidRDefault="00B72E09" w:rsidP="00B72E09">
      <w:pPr>
        <w:pStyle w:val="Bibliography"/>
        <w:rPr>
          <w:lang w:val="en-GB"/>
        </w:rPr>
      </w:pPr>
      <w:r w:rsidRPr="00B72E09">
        <w:rPr>
          <w:lang w:val="en-GB"/>
        </w:rPr>
        <w:t xml:space="preserve">Clarke, A. &amp; Johnston, N.M. (1999). Scaling of metabolic rate with body mass and temperature in teleost fish. </w:t>
      </w:r>
      <w:r w:rsidRPr="00B72E09">
        <w:rPr>
          <w:i/>
          <w:iCs/>
          <w:lang w:val="en-GB"/>
        </w:rPr>
        <w:t>Journal of Animal Ecology</w:t>
      </w:r>
      <w:r w:rsidRPr="00B72E09">
        <w:rPr>
          <w:lang w:val="en-GB"/>
        </w:rPr>
        <w:t>, 68, 893–905.</w:t>
      </w:r>
    </w:p>
    <w:p w14:paraId="017AD6C4" w14:textId="77777777" w:rsidR="00B72E09" w:rsidRPr="00B72E09" w:rsidRDefault="00B72E09" w:rsidP="00B72E09">
      <w:pPr>
        <w:pStyle w:val="Bibliography"/>
        <w:rPr>
          <w:lang w:val="en-GB"/>
        </w:rPr>
      </w:pPr>
      <w:r w:rsidRPr="00B72E09">
        <w:rPr>
          <w:lang w:val="en-GB"/>
        </w:rPr>
        <w:t xml:space="preserve">Daufresne, M., Lengfellner, K. &amp; Sommer, U. (2009). Global warming benefits the small in aquatic ecosystems. </w:t>
      </w:r>
      <w:r w:rsidRPr="00B72E09">
        <w:rPr>
          <w:i/>
          <w:iCs/>
          <w:lang w:val="en-GB"/>
        </w:rPr>
        <w:t>Proceedings of the National Academy of Sciences, USA</w:t>
      </w:r>
      <w:r w:rsidRPr="00B72E09">
        <w:rPr>
          <w:lang w:val="en-GB"/>
        </w:rPr>
        <w:t>, 106, 12788–12793.</w:t>
      </w:r>
    </w:p>
    <w:p w14:paraId="608DBB8C" w14:textId="77777777" w:rsidR="00B72E09" w:rsidRPr="00B72E09" w:rsidRDefault="00B72E09" w:rsidP="00B72E09">
      <w:pPr>
        <w:pStyle w:val="Bibliography"/>
        <w:rPr>
          <w:lang w:val="en-GB"/>
        </w:rPr>
      </w:pPr>
      <w:r w:rsidRPr="00B72E09">
        <w:rPr>
          <w:lang w:val="en-GB"/>
        </w:rPr>
        <w:t xml:space="preserve">Dell, A.I., Pawar, S. &amp; Savage, V.M. (2011). Systematic variation in the temperature dependence of physiological and ecological traits. </w:t>
      </w:r>
      <w:r w:rsidRPr="00B72E09">
        <w:rPr>
          <w:i/>
          <w:iCs/>
          <w:lang w:val="en-GB"/>
        </w:rPr>
        <w:t>Proceedings of the National Academy of Sciences</w:t>
      </w:r>
      <w:r w:rsidRPr="00B72E09">
        <w:rPr>
          <w:lang w:val="en-GB"/>
        </w:rPr>
        <w:t>, 108, 10591–10596.</w:t>
      </w:r>
    </w:p>
    <w:p w14:paraId="3860D95B" w14:textId="77777777" w:rsidR="00B72E09" w:rsidRPr="00B72E09" w:rsidRDefault="00B72E09" w:rsidP="00B72E09">
      <w:pPr>
        <w:pStyle w:val="Bibliography"/>
        <w:rPr>
          <w:lang w:val="en-GB"/>
        </w:rPr>
      </w:pPr>
      <w:r w:rsidRPr="00B72E09">
        <w:rPr>
          <w:lang w:val="en-GB"/>
        </w:rPr>
        <w:t xml:space="preserve">Denderen, D. van, Gislason, H., Heuvel, J. van den &amp; Andersen, K.H. (2020). Global analysis of fish growth rates shows weaker responses to temperature than metabolic predictions. </w:t>
      </w:r>
      <w:r w:rsidRPr="00B72E09">
        <w:rPr>
          <w:i/>
          <w:iCs/>
          <w:lang w:val="en-GB"/>
        </w:rPr>
        <w:t>Global Ecology and Biogeography</w:t>
      </w:r>
      <w:r w:rsidRPr="00B72E09">
        <w:rPr>
          <w:lang w:val="en-GB"/>
        </w:rPr>
        <w:t>, 29, 2203–2213.</w:t>
      </w:r>
    </w:p>
    <w:p w14:paraId="767F41C9" w14:textId="77777777" w:rsidR="00B72E09" w:rsidRPr="00B72E09" w:rsidRDefault="00B72E09" w:rsidP="00B72E09">
      <w:pPr>
        <w:pStyle w:val="Bibliography"/>
        <w:rPr>
          <w:lang w:val="en-GB"/>
        </w:rPr>
      </w:pPr>
      <w:r w:rsidRPr="00B72E09">
        <w:rPr>
          <w:lang w:val="en-GB"/>
        </w:rPr>
        <w:t xml:space="preserve">van Dorst, R.M., Gårdmark, A., Svanbäck, R., Beier, U., Weyhenmeyer, G.A. &amp; Huss, M. (2019). Warmer and browner waters decrease fish biomass production. </w:t>
      </w:r>
      <w:r w:rsidRPr="00B72E09">
        <w:rPr>
          <w:i/>
          <w:iCs/>
          <w:lang w:val="en-GB"/>
        </w:rPr>
        <w:t>Global Change Biology</w:t>
      </w:r>
      <w:r w:rsidRPr="00B72E09">
        <w:rPr>
          <w:lang w:val="en-GB"/>
        </w:rPr>
        <w:t>, 25, 1395–1408.</w:t>
      </w:r>
    </w:p>
    <w:p w14:paraId="0B0BB209" w14:textId="77777777" w:rsidR="00B72E09" w:rsidRPr="00B72E09" w:rsidRDefault="00B72E09" w:rsidP="00B72E09">
      <w:pPr>
        <w:pStyle w:val="Bibliography"/>
        <w:rPr>
          <w:lang w:val="en-GB"/>
        </w:rPr>
      </w:pPr>
      <w:r w:rsidRPr="00B72E09">
        <w:rPr>
          <w:lang w:val="en-GB"/>
        </w:rPr>
        <w:t xml:space="preserve">Downs, C.J., Hayes, J.P. &amp; Tracy, C.R. (2008). Scaling metabolic rate with body mass and inverse body temperature: A test of the Arrhenius fractal supply model. </w:t>
      </w:r>
      <w:r w:rsidRPr="00B72E09">
        <w:rPr>
          <w:i/>
          <w:iCs/>
          <w:lang w:val="en-GB"/>
        </w:rPr>
        <w:t>Functional Ecology</w:t>
      </w:r>
      <w:r w:rsidRPr="00B72E09">
        <w:rPr>
          <w:lang w:val="en-GB"/>
        </w:rPr>
        <w:t>, 22, 239–244.</w:t>
      </w:r>
    </w:p>
    <w:p w14:paraId="5AB9BA0A" w14:textId="77777777" w:rsidR="00B72E09" w:rsidRPr="00B72E09" w:rsidRDefault="00B72E09" w:rsidP="00B72E09">
      <w:pPr>
        <w:pStyle w:val="Bibliography"/>
        <w:rPr>
          <w:lang w:val="en-GB"/>
        </w:rPr>
      </w:pPr>
      <w:r w:rsidRPr="00B72E09">
        <w:rPr>
          <w:lang w:val="en-GB"/>
        </w:rPr>
        <w:t xml:space="preserve">Elliott, J.M. &amp; Hurley, M.A. (1995). The Functional Relationship between Body Size and Growth Rate in Fish. </w:t>
      </w:r>
      <w:r w:rsidRPr="00B72E09">
        <w:rPr>
          <w:i/>
          <w:iCs/>
          <w:lang w:val="en-GB"/>
        </w:rPr>
        <w:t>Functional Ecology</w:t>
      </w:r>
      <w:r w:rsidRPr="00B72E09">
        <w:rPr>
          <w:lang w:val="en-GB"/>
        </w:rPr>
        <w:t>, 9, 625.</w:t>
      </w:r>
    </w:p>
    <w:p w14:paraId="2223095F" w14:textId="77777777" w:rsidR="00B72E09" w:rsidRPr="00B72E09" w:rsidRDefault="00B72E09" w:rsidP="00B72E09">
      <w:pPr>
        <w:pStyle w:val="Bibliography"/>
        <w:rPr>
          <w:lang w:val="en-GB"/>
        </w:rPr>
      </w:pPr>
      <w:r w:rsidRPr="00B72E09">
        <w:rPr>
          <w:lang w:val="en-GB"/>
        </w:rPr>
        <w:t xml:space="preserve">Englund, G., Öhlund, G., Hein, C.L. &amp; Diehl, S. (2011). Temperature dependence of the functional response. </w:t>
      </w:r>
      <w:r w:rsidRPr="00B72E09">
        <w:rPr>
          <w:i/>
          <w:iCs/>
          <w:lang w:val="en-GB"/>
        </w:rPr>
        <w:t>Ecology Letters</w:t>
      </w:r>
      <w:r w:rsidRPr="00B72E09">
        <w:rPr>
          <w:lang w:val="en-GB"/>
        </w:rPr>
        <w:t>, 14, 914–921.</w:t>
      </w:r>
    </w:p>
    <w:p w14:paraId="352B3F07" w14:textId="77777777" w:rsidR="00B72E09" w:rsidRPr="00B72E09" w:rsidRDefault="00B72E09" w:rsidP="00B72E09">
      <w:pPr>
        <w:pStyle w:val="Bibliography"/>
        <w:rPr>
          <w:lang w:val="en-GB"/>
        </w:rPr>
      </w:pPr>
      <w:r w:rsidRPr="00B72E09">
        <w:rPr>
          <w:lang w:val="en-GB"/>
        </w:rPr>
        <w:t xml:space="preserve">Essington, T.E., Kitchell, J.F. &amp; Walters, C.J. (2001). The von Bertalanffy growth function, bioenergetics, and the consumption rates of fish. </w:t>
      </w:r>
      <w:r w:rsidRPr="00B72E09">
        <w:rPr>
          <w:i/>
          <w:iCs/>
          <w:lang w:val="en-GB"/>
        </w:rPr>
        <w:t>Canadian Journal of Fisheries and Aquatic Sciences</w:t>
      </w:r>
      <w:r w:rsidRPr="00B72E09">
        <w:rPr>
          <w:lang w:val="en-GB"/>
        </w:rPr>
        <w:t>, 58, 2129–2138.</w:t>
      </w:r>
    </w:p>
    <w:p w14:paraId="571DCE40" w14:textId="77777777" w:rsidR="00B72E09" w:rsidRPr="00B72E09" w:rsidRDefault="00B72E09" w:rsidP="00B72E09">
      <w:pPr>
        <w:pStyle w:val="Bibliography"/>
        <w:rPr>
          <w:lang w:val="en-GB"/>
        </w:rPr>
      </w:pPr>
      <w:r w:rsidRPr="00B72E09">
        <w:rPr>
          <w:lang w:val="en-GB"/>
        </w:rPr>
        <w:t xml:space="preserve">Fernández-i-Marín, X. (2016). ggmcmc: Analysis of MCMC Samples and Bayesian Inference. </w:t>
      </w:r>
      <w:r w:rsidRPr="00B72E09">
        <w:rPr>
          <w:i/>
          <w:iCs/>
          <w:lang w:val="en-GB"/>
        </w:rPr>
        <w:t>Journal of Statistical Software</w:t>
      </w:r>
      <w:r w:rsidRPr="00B72E09">
        <w:rPr>
          <w:lang w:val="en-GB"/>
        </w:rPr>
        <w:t>, 70, 1–20.</w:t>
      </w:r>
    </w:p>
    <w:p w14:paraId="2D7E5DDE" w14:textId="77777777" w:rsidR="00B72E09" w:rsidRPr="00B72E09" w:rsidRDefault="00B72E09" w:rsidP="00B72E09">
      <w:pPr>
        <w:pStyle w:val="Bibliography"/>
        <w:rPr>
          <w:lang w:val="en-GB"/>
        </w:rPr>
      </w:pPr>
      <w:r w:rsidRPr="00B72E09">
        <w:rPr>
          <w:lang w:val="en-GB"/>
        </w:rPr>
        <w:t xml:space="preserve">Forster, J., Hirst, A.G. &amp; Atkinson, D. (2012). Warming-induced reductions in body size are greater in aquatic than terrestrial species. </w:t>
      </w:r>
      <w:r w:rsidRPr="00B72E09">
        <w:rPr>
          <w:i/>
          <w:iCs/>
          <w:lang w:val="en-GB"/>
        </w:rPr>
        <w:t>PNAS</w:t>
      </w:r>
      <w:r w:rsidRPr="00B72E09">
        <w:rPr>
          <w:lang w:val="en-GB"/>
        </w:rPr>
        <w:t>, 109, 19310–19314.</w:t>
      </w:r>
    </w:p>
    <w:p w14:paraId="63E3E7B6" w14:textId="77777777" w:rsidR="00B72E09" w:rsidRPr="00B72E09" w:rsidRDefault="00B72E09" w:rsidP="00B72E09">
      <w:pPr>
        <w:pStyle w:val="Bibliography"/>
        <w:rPr>
          <w:lang w:val="en-GB"/>
        </w:rPr>
      </w:pPr>
      <w:r w:rsidRPr="00B72E09">
        <w:rPr>
          <w:lang w:val="en-GB"/>
        </w:rPr>
        <w:t xml:space="preserve">Fussmann, K.E., Schwarzmüller, F., Brose, U., Jousset, A. &amp; Rall, B.C. (2014). Ecological stability in response to warming. </w:t>
      </w:r>
      <w:r w:rsidRPr="00B72E09">
        <w:rPr>
          <w:i/>
          <w:iCs/>
          <w:lang w:val="en-GB"/>
        </w:rPr>
        <w:t>Nature Climate Change</w:t>
      </w:r>
      <w:r w:rsidRPr="00B72E09">
        <w:rPr>
          <w:lang w:val="en-GB"/>
        </w:rPr>
        <w:t>, 4, 206–210.</w:t>
      </w:r>
    </w:p>
    <w:p w14:paraId="393D17B2" w14:textId="77777777" w:rsidR="00B72E09" w:rsidRPr="00B72E09" w:rsidRDefault="00B72E09" w:rsidP="00B72E09">
      <w:pPr>
        <w:pStyle w:val="Bibliography"/>
        <w:rPr>
          <w:lang w:val="en-GB"/>
        </w:rPr>
      </w:pPr>
      <w:r w:rsidRPr="00B72E09">
        <w:rPr>
          <w:lang w:val="en-GB"/>
        </w:rPr>
        <w:t xml:space="preserve">Gabry, J., Simpson, D., Vehtari, A., Betancourt, M. &amp; Gelman, A. (2019). Visualization in Bayesian workflow. </w:t>
      </w:r>
      <w:r w:rsidRPr="00B72E09">
        <w:rPr>
          <w:i/>
          <w:iCs/>
          <w:lang w:val="en-GB"/>
        </w:rPr>
        <w:t>J. R. Stat. Soc. A</w:t>
      </w:r>
      <w:r w:rsidRPr="00B72E09">
        <w:rPr>
          <w:lang w:val="en-GB"/>
        </w:rPr>
        <w:t>, 182, 389–402.</w:t>
      </w:r>
    </w:p>
    <w:p w14:paraId="77C2D4B0" w14:textId="77777777" w:rsidR="00B72E09" w:rsidRPr="00B72E09" w:rsidRDefault="00B72E09" w:rsidP="00B72E09">
      <w:pPr>
        <w:pStyle w:val="Bibliography"/>
        <w:rPr>
          <w:lang w:val="en-GB"/>
        </w:rPr>
      </w:pPr>
      <w:r w:rsidRPr="00B72E09">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B72E09">
        <w:rPr>
          <w:i/>
          <w:iCs/>
          <w:lang w:val="en-GB"/>
        </w:rPr>
        <w:t>Aquaculture International</w:t>
      </w:r>
      <w:r w:rsidRPr="00B72E09">
        <w:rPr>
          <w:lang w:val="en-GB"/>
        </w:rPr>
        <w:t>, 19, 131–141.</w:t>
      </w:r>
    </w:p>
    <w:p w14:paraId="086659A7" w14:textId="77777777" w:rsidR="00B72E09" w:rsidRPr="00B72E09" w:rsidRDefault="00B72E09" w:rsidP="00B72E09">
      <w:pPr>
        <w:pStyle w:val="Bibliography"/>
        <w:rPr>
          <w:lang w:val="en-GB"/>
        </w:rPr>
      </w:pPr>
      <w:r w:rsidRPr="00B72E09">
        <w:rPr>
          <w:lang w:val="en-GB"/>
        </w:rPr>
        <w:t xml:space="preserve">Gardner, J.L., Peters, A., Kearney, M.R., Joseph, L. &amp; Heinsohn, R. (2011). Declining body size: a third universal response to warming? </w:t>
      </w:r>
      <w:r w:rsidRPr="00B72E09">
        <w:rPr>
          <w:i/>
          <w:iCs/>
          <w:lang w:val="en-GB"/>
        </w:rPr>
        <w:t>Trends in Ecology &amp; Evolution</w:t>
      </w:r>
      <w:r w:rsidRPr="00B72E09">
        <w:rPr>
          <w:lang w:val="en-GB"/>
        </w:rPr>
        <w:t>, 26, 285–291.</w:t>
      </w:r>
    </w:p>
    <w:p w14:paraId="598A1CEE" w14:textId="77777777" w:rsidR="00B72E09" w:rsidRPr="00B72E09" w:rsidRDefault="00B72E09" w:rsidP="00B72E09">
      <w:pPr>
        <w:pStyle w:val="Bibliography"/>
        <w:rPr>
          <w:lang w:val="en-GB"/>
        </w:rPr>
      </w:pPr>
      <w:r w:rsidRPr="00B72E09">
        <w:rPr>
          <w:lang w:val="en-GB"/>
        </w:rPr>
        <w:lastRenderedPageBreak/>
        <w:t xml:space="preserve">Gelman, A., Carlin, J., Stern, H. &amp; Rubin, D. (2003). </w:t>
      </w:r>
      <w:r w:rsidRPr="00B72E09">
        <w:rPr>
          <w:i/>
          <w:iCs/>
          <w:lang w:val="en-GB"/>
        </w:rPr>
        <w:t>Bayesian Data Analysis. 2nd edition</w:t>
      </w:r>
      <w:r w:rsidRPr="00B72E09">
        <w:rPr>
          <w:lang w:val="en-GB"/>
        </w:rPr>
        <w:t>. Chapman and Hall/CRC, Boca Raton.</w:t>
      </w:r>
    </w:p>
    <w:p w14:paraId="2284B852" w14:textId="77777777" w:rsidR="00B72E09" w:rsidRPr="00B72E09" w:rsidRDefault="00B72E09" w:rsidP="00B72E09">
      <w:pPr>
        <w:pStyle w:val="Bibliography"/>
        <w:rPr>
          <w:lang w:val="en-GB"/>
        </w:rPr>
      </w:pPr>
      <w:r w:rsidRPr="00B72E09">
        <w:rPr>
          <w:lang w:val="en-GB"/>
        </w:rPr>
        <w:t xml:space="preserve">Gelman, A. &amp; Hill, J. (2007). </w:t>
      </w:r>
      <w:r w:rsidRPr="00B72E09">
        <w:rPr>
          <w:i/>
          <w:iCs/>
          <w:lang w:val="en-GB"/>
        </w:rPr>
        <w:t>Data Analysis Using Regression and Multilevel/Hierarchical Models</w:t>
      </w:r>
      <w:r w:rsidRPr="00B72E09">
        <w:rPr>
          <w:lang w:val="en-GB"/>
        </w:rPr>
        <w:t>. Cambridge University Press.</w:t>
      </w:r>
    </w:p>
    <w:p w14:paraId="589FDDCE" w14:textId="77777777" w:rsidR="00B72E09" w:rsidRPr="00B72E09" w:rsidRDefault="00B72E09" w:rsidP="00B72E09">
      <w:pPr>
        <w:pStyle w:val="Bibliography"/>
        <w:rPr>
          <w:lang w:val="en-GB"/>
        </w:rPr>
      </w:pPr>
      <w:r w:rsidRPr="00B72E09">
        <w:rPr>
          <w:lang w:val="en-GB"/>
        </w:rPr>
        <w:t xml:space="preserve">Gillooly, J.F., Brown, J.H., West, G.B., Savage, V.M. &amp; Charnov, E.L. (2001). Effects of size and temperature on metabolic rate. </w:t>
      </w:r>
      <w:r w:rsidRPr="00B72E09">
        <w:rPr>
          <w:i/>
          <w:iCs/>
          <w:lang w:val="en-GB"/>
        </w:rPr>
        <w:t>Science</w:t>
      </w:r>
      <w:r w:rsidRPr="00B72E09">
        <w:rPr>
          <w:lang w:val="en-GB"/>
        </w:rPr>
        <w:t>, 2248-2251.</w:t>
      </w:r>
    </w:p>
    <w:p w14:paraId="080D14A3" w14:textId="77777777" w:rsidR="00B72E09" w:rsidRPr="00B72E09" w:rsidRDefault="00B72E09" w:rsidP="00B72E09">
      <w:pPr>
        <w:pStyle w:val="Bibliography"/>
        <w:rPr>
          <w:lang w:val="en-GB"/>
        </w:rPr>
      </w:pPr>
      <w:r w:rsidRPr="00B72E09">
        <w:rPr>
          <w:lang w:val="en-GB"/>
        </w:rPr>
        <w:t xml:space="preserve">Glazier, D.S. (2005). Beyond the “3/4-power law”: variation in the intra- and interspecific scaling of metabolic rate in animals. </w:t>
      </w:r>
      <w:r w:rsidRPr="00B72E09">
        <w:rPr>
          <w:i/>
          <w:iCs/>
          <w:lang w:val="en-GB"/>
        </w:rPr>
        <w:t>Biological Reviews of the Cambridge Philosophical Society</w:t>
      </w:r>
      <w:r w:rsidRPr="00B72E09">
        <w:rPr>
          <w:lang w:val="en-GB"/>
        </w:rPr>
        <w:t>, 80, 611–662.</w:t>
      </w:r>
    </w:p>
    <w:p w14:paraId="78DD5ACC" w14:textId="77777777" w:rsidR="00B72E09" w:rsidRPr="00B72E09" w:rsidRDefault="00B72E09" w:rsidP="00B72E09">
      <w:pPr>
        <w:pStyle w:val="Bibliography"/>
        <w:rPr>
          <w:lang w:val="en-GB"/>
        </w:rPr>
      </w:pPr>
      <w:r w:rsidRPr="00B72E09">
        <w:rPr>
          <w:lang w:val="en-GB"/>
        </w:rPr>
        <w:t xml:space="preserve">Handeland, S.O., Imsland, A.K. &amp; Stefansson, S.O. (2008). The effect of temperature and fish size on growth, feed intake, food conversion efficiency and stomach evacuation rate of Atlantic salmon post-smolts. </w:t>
      </w:r>
      <w:r w:rsidRPr="00B72E09">
        <w:rPr>
          <w:i/>
          <w:iCs/>
          <w:lang w:val="en-GB"/>
        </w:rPr>
        <w:t>Aquaculture</w:t>
      </w:r>
      <w:r w:rsidRPr="00B72E09">
        <w:rPr>
          <w:lang w:val="en-GB"/>
        </w:rPr>
        <w:t>, 283, 36–42.</w:t>
      </w:r>
    </w:p>
    <w:p w14:paraId="5EF13D0B" w14:textId="77777777" w:rsidR="00B72E09" w:rsidRPr="00B72E09" w:rsidRDefault="00B72E09" w:rsidP="00B72E09">
      <w:pPr>
        <w:pStyle w:val="Bibliography"/>
        <w:rPr>
          <w:lang w:val="en-GB"/>
        </w:rPr>
      </w:pPr>
      <w:r w:rsidRPr="00B72E09">
        <w:rPr>
          <w:lang w:val="en-GB"/>
        </w:rPr>
        <w:t xml:space="preserve">Harrison, X.A., Donaldson, L., Correa-Cano, M.E., Evans, J., Fisher, D.N., Goodwin, C.E.D., </w:t>
      </w:r>
      <w:r w:rsidRPr="00B72E09">
        <w:rPr>
          <w:i/>
          <w:iCs/>
          <w:lang w:val="en-GB"/>
        </w:rPr>
        <w:t>et al.</w:t>
      </w:r>
      <w:r w:rsidRPr="00B72E09">
        <w:rPr>
          <w:lang w:val="en-GB"/>
        </w:rPr>
        <w:t xml:space="preserve"> (2018). A brief introduction to mixed effects modelling and multi-model inference in ecology. </w:t>
      </w:r>
      <w:r w:rsidRPr="00B72E09">
        <w:rPr>
          <w:i/>
          <w:iCs/>
          <w:lang w:val="en-GB"/>
        </w:rPr>
        <w:t>PeerJ</w:t>
      </w:r>
      <w:r w:rsidRPr="00B72E09">
        <w:rPr>
          <w:lang w:val="en-GB"/>
        </w:rPr>
        <w:t>, 6, e4794.</w:t>
      </w:r>
    </w:p>
    <w:p w14:paraId="67BFAF6D" w14:textId="77777777" w:rsidR="00B72E09" w:rsidRPr="00B72E09" w:rsidRDefault="00B72E09" w:rsidP="00B72E09">
      <w:pPr>
        <w:pStyle w:val="Bibliography"/>
        <w:rPr>
          <w:lang w:val="en-GB"/>
        </w:rPr>
      </w:pPr>
      <w:r w:rsidRPr="00B72E09">
        <w:rPr>
          <w:lang w:val="en-GB"/>
        </w:rPr>
        <w:t xml:space="preserve">Hartvig, M., Andersen, K.H. &amp; Beyer, J.E. (2011). Food web framework for size-structured populations. </w:t>
      </w:r>
      <w:r w:rsidRPr="00B72E09">
        <w:rPr>
          <w:i/>
          <w:iCs/>
          <w:lang w:val="en-GB"/>
        </w:rPr>
        <w:t>Journal of Theoretical Biology</w:t>
      </w:r>
      <w:r w:rsidRPr="00B72E09">
        <w:rPr>
          <w:lang w:val="en-GB"/>
        </w:rPr>
        <w:t>, 272, 113–122.</w:t>
      </w:r>
    </w:p>
    <w:p w14:paraId="3FB9E009" w14:textId="77777777" w:rsidR="00B72E09" w:rsidRPr="00B72E09" w:rsidRDefault="00B72E09" w:rsidP="00B72E09">
      <w:pPr>
        <w:pStyle w:val="Bibliography"/>
        <w:rPr>
          <w:lang w:val="en-GB"/>
        </w:rPr>
      </w:pPr>
      <w:r w:rsidRPr="00B72E09">
        <w:rPr>
          <w:lang w:val="en-GB"/>
        </w:rPr>
        <w:t>Heincke, F. (1913). Rapp. Proc. Verb. Réun. ICES 16, 1–70.</w:t>
      </w:r>
    </w:p>
    <w:p w14:paraId="58D48146" w14:textId="77777777" w:rsidR="00B72E09" w:rsidRPr="00B72E09" w:rsidRDefault="00B72E09" w:rsidP="00B72E09">
      <w:pPr>
        <w:pStyle w:val="Bibliography"/>
        <w:rPr>
          <w:lang w:val="en-GB"/>
        </w:rPr>
      </w:pPr>
      <w:r w:rsidRPr="00B72E09">
        <w:rPr>
          <w:lang w:val="en-GB"/>
        </w:rPr>
        <w:t xml:space="preserve">Hepher, B. (1988). </w:t>
      </w:r>
      <w:r w:rsidRPr="00B72E09">
        <w:rPr>
          <w:i/>
          <w:iCs/>
          <w:lang w:val="en-GB"/>
        </w:rPr>
        <w:t>Nutrition of Pond Fishes</w:t>
      </w:r>
      <w:r w:rsidRPr="00B72E09">
        <w:rPr>
          <w:lang w:val="en-GB"/>
        </w:rPr>
        <w:t>. Cambridge University Press.</w:t>
      </w:r>
    </w:p>
    <w:p w14:paraId="6B70499F" w14:textId="77777777" w:rsidR="00B72E09" w:rsidRPr="00B72E09" w:rsidRDefault="00B72E09" w:rsidP="00B72E09">
      <w:pPr>
        <w:pStyle w:val="Bibliography"/>
        <w:rPr>
          <w:lang w:val="en-GB"/>
        </w:rPr>
      </w:pPr>
      <w:r w:rsidRPr="00B72E09">
        <w:rPr>
          <w:lang w:val="en-GB"/>
        </w:rPr>
        <w:t xml:space="preserve">Horne, C.R., Hirst, Andrew.G. &amp; Atkinson, D. (2015). Temperature-size responses match latitudinal-size clines in arthropods, revealing critical differences between aquatic and terrestrial species. </w:t>
      </w:r>
      <w:r w:rsidRPr="00B72E09">
        <w:rPr>
          <w:i/>
          <w:iCs/>
          <w:lang w:val="en-GB"/>
        </w:rPr>
        <w:t>Ecology Letters</w:t>
      </w:r>
      <w:r w:rsidRPr="00B72E09">
        <w:rPr>
          <w:lang w:val="en-GB"/>
        </w:rPr>
        <w:t>, 18, 327–335.</w:t>
      </w:r>
    </w:p>
    <w:p w14:paraId="4DC547E1" w14:textId="77777777" w:rsidR="00B72E09" w:rsidRPr="00B72E09" w:rsidRDefault="00B72E09" w:rsidP="00B72E09">
      <w:pPr>
        <w:pStyle w:val="Bibliography"/>
        <w:rPr>
          <w:lang w:val="en-GB"/>
        </w:rPr>
      </w:pPr>
      <w:r w:rsidRPr="00B72E09">
        <w:rPr>
          <w:lang w:val="en-GB"/>
        </w:rPr>
        <w:t xml:space="preserve">Huey, R.B. &amp; Kingsolver, J.G. (2019). Climate Warming, Resource Availability, and the Metabolic Meltdown of Ectotherms. </w:t>
      </w:r>
      <w:r w:rsidRPr="00B72E09">
        <w:rPr>
          <w:i/>
          <w:iCs/>
          <w:lang w:val="en-GB"/>
        </w:rPr>
        <w:t>The American Naturalist</w:t>
      </w:r>
      <w:r w:rsidRPr="00B72E09">
        <w:rPr>
          <w:lang w:val="en-GB"/>
        </w:rPr>
        <w:t>, 194, E140–E150.</w:t>
      </w:r>
    </w:p>
    <w:p w14:paraId="24636AF7" w14:textId="77777777" w:rsidR="00B72E09" w:rsidRPr="00B72E09" w:rsidRDefault="00B72E09" w:rsidP="00B72E09">
      <w:pPr>
        <w:pStyle w:val="Bibliography"/>
        <w:rPr>
          <w:lang w:val="en-GB"/>
        </w:rPr>
      </w:pPr>
      <w:r w:rsidRPr="00B72E09">
        <w:rPr>
          <w:lang w:val="en-GB"/>
        </w:rPr>
        <w:t xml:space="preserve">Huss, M., Lindmark, M., Jacobson, P., van Dorst, R.M. &amp; Gårdmark, A. (2019). Experimental evidence of gradual size‐dependent shifts in body size and growth of fish in response to warming. </w:t>
      </w:r>
      <w:r w:rsidRPr="00B72E09">
        <w:rPr>
          <w:i/>
          <w:iCs/>
          <w:lang w:val="en-GB"/>
        </w:rPr>
        <w:t>Glob Change Biol</w:t>
      </w:r>
      <w:r w:rsidRPr="00B72E09">
        <w:rPr>
          <w:lang w:val="en-GB"/>
        </w:rPr>
        <w:t>, 25, 2285–2295.</w:t>
      </w:r>
    </w:p>
    <w:p w14:paraId="150B529C" w14:textId="77777777" w:rsidR="00B72E09" w:rsidRPr="00B72E09" w:rsidRDefault="00B72E09" w:rsidP="00B72E09">
      <w:pPr>
        <w:pStyle w:val="Bibliography"/>
        <w:rPr>
          <w:lang w:val="en-GB"/>
        </w:rPr>
      </w:pPr>
      <w:r w:rsidRPr="00B72E09">
        <w:rPr>
          <w:lang w:val="en-GB"/>
        </w:rPr>
        <w:t xml:space="preserve">Ikpewe, I.E., Baudron, A.R., Ponchon, A. &amp; Fernandes, P.G. (2020). Bigger juveniles and smaller adults: Changes in fish size correlate with warming seas. </w:t>
      </w:r>
      <w:r w:rsidRPr="00B72E09">
        <w:rPr>
          <w:i/>
          <w:iCs/>
          <w:lang w:val="en-GB"/>
        </w:rPr>
        <w:t>Journal of Applied Ecology</w:t>
      </w:r>
      <w:r w:rsidRPr="00B72E09">
        <w:rPr>
          <w:lang w:val="en-GB"/>
        </w:rPr>
        <w:t>, Early View.</w:t>
      </w:r>
    </w:p>
    <w:p w14:paraId="6E6CEC15" w14:textId="77777777" w:rsidR="00B72E09" w:rsidRPr="00B72E09" w:rsidRDefault="00B72E09" w:rsidP="00B72E09">
      <w:pPr>
        <w:pStyle w:val="Bibliography"/>
        <w:rPr>
          <w:lang w:val="en-GB"/>
        </w:rPr>
      </w:pPr>
      <w:r w:rsidRPr="00B72E09">
        <w:rPr>
          <w:lang w:val="en-GB"/>
        </w:rPr>
        <w:t xml:space="preserve">Jerde, C.L., Kraskura, K., Eliason, E.J., Csik, S.R., Stier, A.C. &amp; Taper, M.L. (2019). Strong Evidence for an Intraspecific Metabolic Scaling Coefficient Near 0.89 in Fish. </w:t>
      </w:r>
      <w:r w:rsidRPr="00B72E09">
        <w:rPr>
          <w:i/>
          <w:iCs/>
          <w:lang w:val="en-GB"/>
        </w:rPr>
        <w:t>Front. Physiol.</w:t>
      </w:r>
      <w:r w:rsidRPr="00B72E09">
        <w:rPr>
          <w:lang w:val="en-GB"/>
        </w:rPr>
        <w:t>, 10, 1166.</w:t>
      </w:r>
    </w:p>
    <w:p w14:paraId="63A9D16C" w14:textId="77777777" w:rsidR="00B72E09" w:rsidRPr="00B72E09" w:rsidRDefault="00B72E09" w:rsidP="00B72E09">
      <w:pPr>
        <w:pStyle w:val="Bibliography"/>
        <w:rPr>
          <w:lang w:val="en-GB"/>
        </w:rPr>
      </w:pPr>
      <w:r w:rsidRPr="00B72E09">
        <w:rPr>
          <w:lang w:val="en-GB"/>
        </w:rPr>
        <w:t xml:space="preserve">Jobling, M. (1997). Temperature and growth: modulation of growth rate via temperature change. In: </w:t>
      </w:r>
      <w:r w:rsidRPr="00B72E09">
        <w:rPr>
          <w:i/>
          <w:iCs/>
          <w:lang w:val="en-GB"/>
        </w:rPr>
        <w:t>Global Warming: Implications for Freshwater and Marine Fish</w:t>
      </w:r>
      <w:r w:rsidRPr="00B72E09">
        <w:rPr>
          <w:lang w:val="en-GB"/>
        </w:rPr>
        <w:t xml:space="preserve"> (eds. Wood, C.M. &amp; McDonald, D.G.). Cambridge University Press, Cambridge, pp. 225–254.</w:t>
      </w:r>
    </w:p>
    <w:p w14:paraId="04D3F661" w14:textId="77777777" w:rsidR="00B72E09" w:rsidRPr="00B72E09" w:rsidRDefault="00B72E09" w:rsidP="00B72E09">
      <w:pPr>
        <w:pStyle w:val="Bibliography"/>
        <w:rPr>
          <w:lang w:val="en-GB"/>
        </w:rPr>
      </w:pPr>
      <w:r w:rsidRPr="00B72E09">
        <w:rPr>
          <w:lang w:val="en-GB"/>
        </w:rPr>
        <w:t xml:space="preserve">Kearney, M. (2019). Reproductive Hyperallometry Does Not Challenge Mechanistic Growth Models. </w:t>
      </w:r>
      <w:r w:rsidRPr="00B72E09">
        <w:rPr>
          <w:i/>
          <w:iCs/>
          <w:lang w:val="en-GB"/>
        </w:rPr>
        <w:t>Trends in Ecology &amp; Evolution</w:t>
      </w:r>
      <w:r w:rsidRPr="00B72E09">
        <w:rPr>
          <w:lang w:val="en-GB"/>
        </w:rPr>
        <w:t>, 34, 275–276.</w:t>
      </w:r>
    </w:p>
    <w:p w14:paraId="529F880E" w14:textId="77777777" w:rsidR="00B72E09" w:rsidRPr="00B72E09" w:rsidRDefault="00B72E09" w:rsidP="00B72E09">
      <w:pPr>
        <w:pStyle w:val="Bibliography"/>
        <w:rPr>
          <w:lang w:val="en-GB"/>
        </w:rPr>
      </w:pPr>
      <w:r w:rsidRPr="00B72E09">
        <w:rPr>
          <w:lang w:val="en-GB"/>
        </w:rPr>
        <w:t xml:space="preserve">Kitchell, J.F., Stewart, D.J. &amp; Weininger, D. (1977). Applications of a bioenergetics model to yellow perch (Perca flavescens) and walleye (Stizostedion vitreum vitreum). </w:t>
      </w:r>
      <w:r w:rsidRPr="00B72E09">
        <w:rPr>
          <w:i/>
          <w:iCs/>
          <w:lang w:val="en-GB"/>
        </w:rPr>
        <w:t>Journal of the Fisheries Board of Canada</w:t>
      </w:r>
      <w:r w:rsidRPr="00B72E09">
        <w:rPr>
          <w:lang w:val="en-GB"/>
        </w:rPr>
        <w:t>, 34, 1922–1935.</w:t>
      </w:r>
    </w:p>
    <w:p w14:paraId="4D33705B" w14:textId="77777777" w:rsidR="00B72E09" w:rsidRPr="00B72E09" w:rsidRDefault="00B72E09" w:rsidP="00B72E09">
      <w:pPr>
        <w:pStyle w:val="Bibliography"/>
        <w:rPr>
          <w:lang w:val="en-GB"/>
        </w:rPr>
      </w:pPr>
      <w:r w:rsidRPr="00B72E09">
        <w:rPr>
          <w:lang w:val="en-GB"/>
        </w:rPr>
        <w:t xml:space="preserve">Kooijman, S.A.L.M. (1993). </w:t>
      </w:r>
      <w:r w:rsidRPr="00B72E09">
        <w:rPr>
          <w:i/>
          <w:iCs/>
          <w:lang w:val="en-GB"/>
        </w:rPr>
        <w:t>Dynamic energy budgets in biological systems</w:t>
      </w:r>
      <w:r w:rsidRPr="00B72E09">
        <w:rPr>
          <w:lang w:val="en-GB"/>
        </w:rPr>
        <w:t>. Cambridge University Press.</w:t>
      </w:r>
    </w:p>
    <w:p w14:paraId="496A22C8" w14:textId="77777777" w:rsidR="00B72E09" w:rsidRPr="00B72E09" w:rsidRDefault="00B72E09" w:rsidP="00B72E09">
      <w:pPr>
        <w:pStyle w:val="Bibliography"/>
        <w:rPr>
          <w:lang w:val="en-GB"/>
        </w:rPr>
      </w:pPr>
      <w:r w:rsidRPr="00B72E09">
        <w:rPr>
          <w:lang w:val="en-GB"/>
        </w:rPr>
        <w:t xml:space="preserve">Lefevre, S., McKenzie, D.J. &amp; Nilsson, G.E. (2017a). Models projecting the fate of fish populations under climate change need to be based on valid physiological mechanisms. </w:t>
      </w:r>
      <w:r w:rsidRPr="00B72E09">
        <w:rPr>
          <w:i/>
          <w:iCs/>
          <w:lang w:val="en-GB"/>
        </w:rPr>
        <w:t>Global Change Biology</w:t>
      </w:r>
      <w:r w:rsidRPr="00B72E09">
        <w:rPr>
          <w:lang w:val="en-GB"/>
        </w:rPr>
        <w:t>, 23, 3449–3459.</w:t>
      </w:r>
    </w:p>
    <w:p w14:paraId="07C536B0" w14:textId="77777777" w:rsidR="00B72E09" w:rsidRPr="00B72E09" w:rsidRDefault="00B72E09" w:rsidP="00B72E09">
      <w:pPr>
        <w:pStyle w:val="Bibliography"/>
        <w:rPr>
          <w:lang w:val="en-GB"/>
        </w:rPr>
      </w:pPr>
      <w:r w:rsidRPr="00B72E09">
        <w:rPr>
          <w:lang w:val="en-GB"/>
        </w:rPr>
        <w:lastRenderedPageBreak/>
        <w:t xml:space="preserve">Lefevre, S., McKenzie, D.J. &amp; Nilsson, G.E. (2017b). Models projecting the fate of fish populations under climate change need to be based on valid physiological mechanisms. </w:t>
      </w:r>
      <w:r w:rsidRPr="00B72E09">
        <w:rPr>
          <w:i/>
          <w:iCs/>
          <w:lang w:val="en-GB"/>
        </w:rPr>
        <w:t>Global Change Biology</w:t>
      </w:r>
      <w:r w:rsidRPr="00B72E09">
        <w:rPr>
          <w:lang w:val="en-GB"/>
        </w:rPr>
        <w:t>, 23, 3449–3459.</w:t>
      </w:r>
    </w:p>
    <w:p w14:paraId="33CFC439" w14:textId="77777777" w:rsidR="00B72E09" w:rsidRPr="00B72E09" w:rsidRDefault="00B72E09" w:rsidP="00B72E09">
      <w:pPr>
        <w:pStyle w:val="Bibliography"/>
        <w:rPr>
          <w:lang w:val="en-GB"/>
        </w:rPr>
      </w:pPr>
      <w:r w:rsidRPr="00B72E09">
        <w:rPr>
          <w:lang w:val="en-GB"/>
        </w:rPr>
        <w:t xml:space="preserve">Lemoine, N.P. &amp; Burkepile, D.E. (2012). Temperature-induced mismatches between consumption and metabolism reduce consumer fitness. </w:t>
      </w:r>
      <w:r w:rsidRPr="00B72E09">
        <w:rPr>
          <w:i/>
          <w:iCs/>
          <w:lang w:val="en-GB"/>
        </w:rPr>
        <w:t>Ecology</w:t>
      </w:r>
      <w:r w:rsidRPr="00B72E09">
        <w:rPr>
          <w:lang w:val="en-GB"/>
        </w:rPr>
        <w:t>, 93, 2483–2489.</w:t>
      </w:r>
    </w:p>
    <w:p w14:paraId="44A780B8" w14:textId="77777777" w:rsidR="00B72E09" w:rsidRPr="00B72E09" w:rsidRDefault="00B72E09" w:rsidP="00B72E09">
      <w:pPr>
        <w:pStyle w:val="Bibliography"/>
        <w:rPr>
          <w:lang w:val="en-GB"/>
        </w:rPr>
      </w:pPr>
      <w:r w:rsidRPr="00B72E09">
        <w:rPr>
          <w:lang w:val="en-GB"/>
        </w:rPr>
        <w:t xml:space="preserve">Lindmark, M., Huss, M., Ohlberger, J. &amp; Gårdmark, A. (2018). Temperature-dependent body size effects determine population responses to climate warming. </w:t>
      </w:r>
      <w:r w:rsidRPr="00B72E09">
        <w:rPr>
          <w:i/>
          <w:iCs/>
          <w:lang w:val="en-GB"/>
        </w:rPr>
        <w:t>Ecology Letters</w:t>
      </w:r>
      <w:r w:rsidRPr="00B72E09">
        <w:rPr>
          <w:lang w:val="en-GB"/>
        </w:rPr>
        <w:t>, 21, 181–189.</w:t>
      </w:r>
    </w:p>
    <w:p w14:paraId="6901EDA8" w14:textId="77777777" w:rsidR="00B72E09" w:rsidRPr="00B72E09" w:rsidRDefault="00B72E09" w:rsidP="00B72E09">
      <w:pPr>
        <w:pStyle w:val="Bibliography"/>
        <w:rPr>
          <w:lang w:val="en-GB"/>
        </w:rPr>
      </w:pPr>
      <w:r w:rsidRPr="00B72E09">
        <w:rPr>
          <w:lang w:val="en-GB"/>
        </w:rPr>
        <w:t xml:space="preserve">Lindmark, M., Ohlberger, J., Huss, M. &amp; Gårdmark, A. (2019). Size‐based ecological interactions drive food web responses to climate warming. </w:t>
      </w:r>
      <w:r w:rsidRPr="00B72E09">
        <w:rPr>
          <w:i/>
          <w:iCs/>
          <w:lang w:val="en-GB"/>
        </w:rPr>
        <w:t>Ecology Letters</w:t>
      </w:r>
      <w:r w:rsidRPr="00B72E09">
        <w:rPr>
          <w:lang w:val="en-GB"/>
        </w:rPr>
        <w:t>, 22, 778–786.</w:t>
      </w:r>
    </w:p>
    <w:p w14:paraId="0A072592" w14:textId="77777777" w:rsidR="00B72E09" w:rsidRPr="00B72E09" w:rsidRDefault="00B72E09" w:rsidP="00B72E09">
      <w:pPr>
        <w:pStyle w:val="Bibliography"/>
        <w:rPr>
          <w:lang w:val="en-GB"/>
        </w:rPr>
      </w:pPr>
      <w:r w:rsidRPr="00B72E09">
        <w:rPr>
          <w:lang w:val="en-GB"/>
        </w:rPr>
        <w:t xml:space="preserve">Lloret-Lloret, E., Navarro, J., Giménez, J., López, N., Albo-Puigserver, M., Pennino, M.G., </w:t>
      </w:r>
      <w:r w:rsidRPr="00B72E09">
        <w:rPr>
          <w:i/>
          <w:iCs/>
          <w:lang w:val="en-GB"/>
        </w:rPr>
        <w:t>et al.</w:t>
      </w:r>
      <w:r w:rsidRPr="00B72E09">
        <w:rPr>
          <w:lang w:val="en-GB"/>
        </w:rPr>
        <w:t xml:space="preserve"> (2020). The Seasonal Distribution of a Highly Commercial Fish Is Related to Ontogenetic Changes in Its Feeding Strategy. </w:t>
      </w:r>
      <w:r w:rsidRPr="00B72E09">
        <w:rPr>
          <w:i/>
          <w:iCs/>
          <w:lang w:val="en-GB"/>
        </w:rPr>
        <w:t>Front. Mar. Sci.</w:t>
      </w:r>
      <w:r w:rsidRPr="00B72E09">
        <w:rPr>
          <w:lang w:val="en-GB"/>
        </w:rPr>
        <w:t>, 7.</w:t>
      </w:r>
    </w:p>
    <w:p w14:paraId="4F38F5DB" w14:textId="77777777" w:rsidR="00B72E09" w:rsidRPr="00B72E09" w:rsidRDefault="00B72E09" w:rsidP="00B72E09">
      <w:pPr>
        <w:pStyle w:val="Bibliography"/>
        <w:rPr>
          <w:lang w:val="en-GB"/>
        </w:rPr>
      </w:pPr>
      <w:r w:rsidRPr="00B72E09">
        <w:rPr>
          <w:lang w:val="en-GB"/>
        </w:rPr>
        <w:t xml:space="preserve">Lorenzen, K. (1996). The relationship between body weight and natural mortality in juvenile and adult fish: a comparison of natural ecosystems and aquaculture. </w:t>
      </w:r>
      <w:r w:rsidRPr="00B72E09">
        <w:rPr>
          <w:i/>
          <w:iCs/>
          <w:lang w:val="en-GB"/>
        </w:rPr>
        <w:t>Journal of Fish Biology</w:t>
      </w:r>
      <w:r w:rsidRPr="00B72E09">
        <w:rPr>
          <w:lang w:val="en-GB"/>
        </w:rPr>
        <w:t>, 49, 627–642.</w:t>
      </w:r>
    </w:p>
    <w:p w14:paraId="573CA5A7" w14:textId="77777777" w:rsidR="00B72E09" w:rsidRPr="00B72E09" w:rsidRDefault="00B72E09" w:rsidP="00B72E09">
      <w:pPr>
        <w:pStyle w:val="Bibliography"/>
        <w:rPr>
          <w:lang w:val="en-GB"/>
        </w:rPr>
      </w:pPr>
      <w:r w:rsidRPr="00B72E09">
        <w:rPr>
          <w:lang w:val="en-GB"/>
        </w:rPr>
        <w:t xml:space="preserve">Marshall, D.J. &amp; White, C.R. (2019a). Aquatic Life History Trajectories Are Shaped by Selection, Not Oxygen Limitation. </w:t>
      </w:r>
      <w:r w:rsidRPr="00B72E09">
        <w:rPr>
          <w:i/>
          <w:iCs/>
          <w:lang w:val="en-GB"/>
        </w:rPr>
        <w:t>Trends in Ecology &amp; Evolution</w:t>
      </w:r>
      <w:r w:rsidRPr="00B72E09">
        <w:rPr>
          <w:lang w:val="en-GB"/>
        </w:rPr>
        <w:t>, 34, 182–184.</w:t>
      </w:r>
    </w:p>
    <w:p w14:paraId="4CABE25E" w14:textId="77777777" w:rsidR="00B72E09" w:rsidRPr="00B72E09" w:rsidRDefault="00B72E09" w:rsidP="00B72E09">
      <w:pPr>
        <w:pStyle w:val="Bibliography"/>
        <w:rPr>
          <w:lang w:val="en-GB"/>
        </w:rPr>
      </w:pPr>
      <w:r w:rsidRPr="00B72E09">
        <w:rPr>
          <w:lang w:val="en-GB"/>
        </w:rPr>
        <w:t xml:space="preserve">Marshall, D.J. &amp; White, C.R. (2019b). Have We Outgrown the Existing Models of Growth? </w:t>
      </w:r>
      <w:r w:rsidRPr="00B72E09">
        <w:rPr>
          <w:i/>
          <w:iCs/>
          <w:lang w:val="en-GB"/>
        </w:rPr>
        <w:t>Trends in Ecology &amp; Evolution</w:t>
      </w:r>
      <w:r w:rsidRPr="00B72E09">
        <w:rPr>
          <w:lang w:val="en-GB"/>
        </w:rPr>
        <w:t>, 34, 102–111.</w:t>
      </w:r>
    </w:p>
    <w:p w14:paraId="7917FCCC" w14:textId="77777777" w:rsidR="00B72E09" w:rsidRPr="00B72E09" w:rsidRDefault="00B72E09" w:rsidP="00B72E09">
      <w:pPr>
        <w:pStyle w:val="Bibliography"/>
        <w:rPr>
          <w:lang w:val="en-GB"/>
        </w:rPr>
      </w:pPr>
      <w:r w:rsidRPr="00B72E09">
        <w:rPr>
          <w:lang w:val="en-GB"/>
        </w:rPr>
        <w:t xml:space="preserve">Maury, O. &amp; Poggiale, J.-C. (2013). From individuals to populations to communities: A dynamic energy budget model of marine ecosystem size-spectrum including life history diversity. </w:t>
      </w:r>
      <w:r w:rsidRPr="00B72E09">
        <w:rPr>
          <w:i/>
          <w:iCs/>
          <w:lang w:val="en-GB"/>
        </w:rPr>
        <w:t>Journal of Theoretical Biology</w:t>
      </w:r>
      <w:r w:rsidRPr="00B72E09">
        <w:rPr>
          <w:lang w:val="en-GB"/>
        </w:rPr>
        <w:t>, 324, 52–71.</w:t>
      </w:r>
    </w:p>
    <w:p w14:paraId="284A1758" w14:textId="77777777" w:rsidR="00B72E09" w:rsidRPr="00B72E09" w:rsidRDefault="00B72E09" w:rsidP="00B72E09">
      <w:pPr>
        <w:pStyle w:val="Bibliography"/>
        <w:rPr>
          <w:lang w:val="en-GB"/>
        </w:rPr>
      </w:pPr>
      <w:r w:rsidRPr="00B72E09">
        <w:rPr>
          <w:lang w:val="en-GB"/>
        </w:rPr>
        <w:t xml:space="preserve">Morita, K., Fukuwaka, M., Tanimata, N. &amp; Yamamura, O. (2010). Size-dependent thermal preferences in a pelagic fish. </w:t>
      </w:r>
      <w:r w:rsidRPr="00B72E09">
        <w:rPr>
          <w:i/>
          <w:iCs/>
          <w:lang w:val="en-GB"/>
        </w:rPr>
        <w:t>Oikos</w:t>
      </w:r>
      <w:r w:rsidRPr="00B72E09">
        <w:rPr>
          <w:lang w:val="en-GB"/>
        </w:rPr>
        <w:t>, 119, 1265–1272.</w:t>
      </w:r>
    </w:p>
    <w:p w14:paraId="3D6E60E9" w14:textId="77777777" w:rsidR="00B72E09" w:rsidRPr="00B72E09" w:rsidRDefault="00B72E09" w:rsidP="00B72E09">
      <w:pPr>
        <w:pStyle w:val="Bibliography"/>
        <w:rPr>
          <w:lang w:val="en-GB"/>
        </w:rPr>
      </w:pPr>
      <w:r w:rsidRPr="00B72E09">
        <w:rPr>
          <w:lang w:val="en-GB"/>
        </w:rPr>
        <w:t xml:space="preserve">Nelson, J.A. (2016). Oxygen consumption rate v. rate of energy utilization of fishes: a comparison and brief history of the two measurements. </w:t>
      </w:r>
      <w:r w:rsidRPr="00B72E09">
        <w:rPr>
          <w:i/>
          <w:iCs/>
          <w:lang w:val="en-GB"/>
        </w:rPr>
        <w:t>Journal of Fish Biology</w:t>
      </w:r>
      <w:r w:rsidRPr="00B72E09">
        <w:rPr>
          <w:lang w:val="en-GB"/>
        </w:rPr>
        <w:t>, 88, 10–25.</w:t>
      </w:r>
    </w:p>
    <w:p w14:paraId="4E88B198" w14:textId="77777777" w:rsidR="00B72E09" w:rsidRPr="00B72E09" w:rsidRDefault="00B72E09" w:rsidP="00B72E09">
      <w:pPr>
        <w:pStyle w:val="Bibliography"/>
        <w:rPr>
          <w:lang w:val="en-GB"/>
        </w:rPr>
      </w:pPr>
      <w:r w:rsidRPr="00B72E09">
        <w:rPr>
          <w:lang w:val="en-GB"/>
        </w:rPr>
        <w:t xml:space="preserve">Neubauer, P. &amp; Andersen, K.H. (2019). Thermal performance of fish is explained by an interplay between physiology, behaviour and ecology. </w:t>
      </w:r>
      <w:r w:rsidRPr="00B72E09">
        <w:rPr>
          <w:i/>
          <w:iCs/>
          <w:lang w:val="en-GB"/>
        </w:rPr>
        <w:t>Conserv Physiol</w:t>
      </w:r>
      <w:r w:rsidRPr="00B72E09">
        <w:rPr>
          <w:lang w:val="en-GB"/>
        </w:rPr>
        <w:t>, 7.</w:t>
      </w:r>
    </w:p>
    <w:p w14:paraId="6D120416" w14:textId="77777777" w:rsidR="00B72E09" w:rsidRPr="00B72E09" w:rsidRDefault="00B72E09" w:rsidP="00B72E09">
      <w:pPr>
        <w:pStyle w:val="Bibliography"/>
        <w:rPr>
          <w:lang w:val="en-GB"/>
        </w:rPr>
      </w:pPr>
      <w:r w:rsidRPr="00B72E09">
        <w:rPr>
          <w:lang w:val="en-GB"/>
        </w:rPr>
        <w:t xml:space="preserve">Neuenfeldt, S., Bartolino, V., Orio, A., Andersen, K.H., Andersen, N.G., Niiranen, S., </w:t>
      </w:r>
      <w:r w:rsidRPr="00B72E09">
        <w:rPr>
          <w:i/>
          <w:iCs/>
          <w:lang w:val="en-GB"/>
        </w:rPr>
        <w:t>et al.</w:t>
      </w:r>
      <w:r w:rsidRPr="00B72E09">
        <w:rPr>
          <w:lang w:val="en-GB"/>
        </w:rPr>
        <w:t xml:space="preserve"> (2019). Feeding and growth of Atlantic cod (Gadus morhua L.) in the eastern Baltic Sea under environmental change. </w:t>
      </w:r>
      <w:r w:rsidRPr="00B72E09">
        <w:rPr>
          <w:i/>
          <w:iCs/>
          <w:lang w:val="en-GB"/>
        </w:rPr>
        <w:t>ICES Journal of Marine Science</w:t>
      </w:r>
      <w:r w:rsidRPr="00B72E09">
        <w:rPr>
          <w:lang w:val="en-GB"/>
        </w:rPr>
        <w:t>, fsz224.</w:t>
      </w:r>
    </w:p>
    <w:p w14:paraId="6733A119" w14:textId="77777777" w:rsidR="00B72E09" w:rsidRPr="00B72E09" w:rsidRDefault="00B72E09" w:rsidP="00B72E09">
      <w:pPr>
        <w:pStyle w:val="Bibliography"/>
        <w:rPr>
          <w:lang w:val="en-GB"/>
        </w:rPr>
      </w:pPr>
      <w:r w:rsidRPr="00B72E09">
        <w:rPr>
          <w:lang w:val="en-GB"/>
        </w:rPr>
        <w:t xml:space="preserve">Neuheimer, A.B., Thresher, R.E., Lyle, J.M. &amp; Semmens, J.M. (2011). Tolerance limit for fish growth exceeded by warming waters. </w:t>
      </w:r>
      <w:r w:rsidRPr="00B72E09">
        <w:rPr>
          <w:i/>
          <w:iCs/>
          <w:lang w:val="en-GB"/>
        </w:rPr>
        <w:t>Nature Climate Change</w:t>
      </w:r>
      <w:r w:rsidRPr="00B72E09">
        <w:rPr>
          <w:lang w:val="en-GB"/>
        </w:rPr>
        <w:t>, 1, 110–113.</w:t>
      </w:r>
    </w:p>
    <w:p w14:paraId="42B82582" w14:textId="77777777" w:rsidR="00B72E09" w:rsidRPr="00B72E09" w:rsidRDefault="00B72E09" w:rsidP="00B72E09">
      <w:pPr>
        <w:pStyle w:val="Bibliography"/>
        <w:rPr>
          <w:lang w:val="en-GB"/>
        </w:rPr>
      </w:pPr>
      <w:r w:rsidRPr="00B72E09">
        <w:rPr>
          <w:lang w:val="en-GB"/>
        </w:rPr>
        <w:t xml:space="preserve">Ohlberger, J. (2013). Climate warming and ectotherm body size – from individual physiology to community ecology. </w:t>
      </w:r>
      <w:r w:rsidRPr="00B72E09">
        <w:rPr>
          <w:i/>
          <w:iCs/>
          <w:lang w:val="en-GB"/>
        </w:rPr>
        <w:t>Functional Ecology</w:t>
      </w:r>
      <w:r w:rsidRPr="00B72E09">
        <w:rPr>
          <w:lang w:val="en-GB"/>
        </w:rPr>
        <w:t>, 27, 991–1001.</w:t>
      </w:r>
    </w:p>
    <w:p w14:paraId="2D83B582" w14:textId="77777777" w:rsidR="00B72E09" w:rsidRPr="00B72E09" w:rsidRDefault="00B72E09" w:rsidP="00B72E09">
      <w:pPr>
        <w:pStyle w:val="Bibliography"/>
        <w:rPr>
          <w:lang w:val="en-GB"/>
        </w:rPr>
      </w:pPr>
      <w:r w:rsidRPr="00B72E09">
        <w:rPr>
          <w:lang w:val="en-GB"/>
        </w:rPr>
        <w:t xml:space="preserve">Ohlberger, J., Edeline, E., Vollestad, L.A., Stenseth, N.C. &amp; Claessen, D. (2011). Temperature-driven regime shifts in the dynamics of size-structured populations. </w:t>
      </w:r>
      <w:r w:rsidRPr="00B72E09">
        <w:rPr>
          <w:i/>
          <w:iCs/>
          <w:lang w:val="en-GB"/>
        </w:rPr>
        <w:t>The American Naturalist</w:t>
      </w:r>
      <w:r w:rsidRPr="00B72E09">
        <w:rPr>
          <w:lang w:val="en-GB"/>
        </w:rPr>
        <w:t>, 177, 211–223.</w:t>
      </w:r>
    </w:p>
    <w:p w14:paraId="30D7086E" w14:textId="77777777" w:rsidR="00B72E09" w:rsidRPr="00B72E09" w:rsidRDefault="00B72E09" w:rsidP="00B72E09">
      <w:pPr>
        <w:pStyle w:val="Bibliography"/>
        <w:rPr>
          <w:lang w:val="en-GB"/>
        </w:rPr>
      </w:pPr>
      <w:r w:rsidRPr="00B72E09">
        <w:rPr>
          <w:lang w:val="en-GB"/>
        </w:rPr>
        <w:t xml:space="preserve">Ohlberger, J., Mehner, Thomas., Staaks, Georg. &amp; Hölker, Franz. (2012). Intraspecific temperature dependence of the scaling of metabolic rate with body mass in fishes and its ecological implications. </w:t>
      </w:r>
      <w:r w:rsidRPr="00B72E09">
        <w:rPr>
          <w:i/>
          <w:iCs/>
          <w:lang w:val="en-GB"/>
        </w:rPr>
        <w:t>Oikos</w:t>
      </w:r>
      <w:r w:rsidRPr="00B72E09">
        <w:rPr>
          <w:lang w:val="en-GB"/>
        </w:rPr>
        <w:t>, 121, 245–251.</w:t>
      </w:r>
    </w:p>
    <w:p w14:paraId="446B3363" w14:textId="77777777" w:rsidR="00B72E09" w:rsidRPr="00B72E09" w:rsidRDefault="00B72E09" w:rsidP="00B72E09">
      <w:pPr>
        <w:pStyle w:val="Bibliography"/>
        <w:rPr>
          <w:lang w:val="en-GB"/>
        </w:rPr>
      </w:pPr>
      <w:r w:rsidRPr="00B72E09">
        <w:rPr>
          <w:lang w:val="en-GB"/>
        </w:rPr>
        <w:t xml:space="preserve">Ohlberger, J., Staaks, G. &amp; Hölker, F. (2007). Effects of temperature, swimming speed and body mass on standard and active metabolic rate in vendace (Coregonus albula). </w:t>
      </w:r>
      <w:r w:rsidRPr="00B72E09">
        <w:rPr>
          <w:i/>
          <w:iCs/>
          <w:lang w:val="en-GB"/>
        </w:rPr>
        <w:t>Journal of Comparative Physiology, B</w:t>
      </w:r>
      <w:r w:rsidRPr="00B72E09">
        <w:rPr>
          <w:lang w:val="en-GB"/>
        </w:rPr>
        <w:t>, 177, 905–916.</w:t>
      </w:r>
    </w:p>
    <w:p w14:paraId="5F9F251F" w14:textId="77777777" w:rsidR="00B72E09" w:rsidRPr="00B72E09" w:rsidRDefault="00B72E09" w:rsidP="00B72E09">
      <w:pPr>
        <w:pStyle w:val="Bibliography"/>
        <w:rPr>
          <w:lang w:val="en-GB"/>
        </w:rPr>
      </w:pPr>
      <w:r w:rsidRPr="00B72E09">
        <w:rPr>
          <w:lang w:val="en-GB"/>
        </w:rPr>
        <w:lastRenderedPageBreak/>
        <w:t xml:space="preserve">Olmos, M., Payne, M.R., Nevoux, M., Prévost, E., Chaput, G., Pontavice, H.D., </w:t>
      </w:r>
      <w:r w:rsidRPr="00B72E09">
        <w:rPr>
          <w:i/>
          <w:iCs/>
          <w:lang w:val="en-GB"/>
        </w:rPr>
        <w:t>et al.</w:t>
      </w:r>
      <w:r w:rsidRPr="00B72E09">
        <w:rPr>
          <w:lang w:val="en-GB"/>
        </w:rPr>
        <w:t xml:space="preserve"> (2019). Spatial synchrony in the response of a long range migratory species (Salmo salar) to climate change in the North Atlantic Ocean. </w:t>
      </w:r>
      <w:r w:rsidRPr="00B72E09">
        <w:rPr>
          <w:i/>
          <w:iCs/>
          <w:lang w:val="en-GB"/>
        </w:rPr>
        <w:t>Global Change Biology</w:t>
      </w:r>
      <w:r w:rsidRPr="00B72E09">
        <w:rPr>
          <w:lang w:val="en-GB"/>
        </w:rPr>
        <w:t>, 26, 1319–1337.</w:t>
      </w:r>
    </w:p>
    <w:p w14:paraId="775FED07" w14:textId="77777777" w:rsidR="00B72E09" w:rsidRPr="00B72E09" w:rsidRDefault="00B72E09" w:rsidP="00B72E09">
      <w:pPr>
        <w:pStyle w:val="Bibliography"/>
        <w:rPr>
          <w:lang w:val="en-GB"/>
        </w:rPr>
      </w:pPr>
      <w:r w:rsidRPr="00B72E09">
        <w:rPr>
          <w:lang w:val="en-GB"/>
        </w:rPr>
        <w:t xml:space="preserve">Padfield, D., Castledine, M. &amp; Buckling, A. (2020). Temperature-dependent changes to host–parasite interactions alter the thermal performance of a bacterial host. </w:t>
      </w:r>
      <w:r w:rsidRPr="00B72E09">
        <w:rPr>
          <w:i/>
          <w:iCs/>
          <w:lang w:val="en-GB"/>
        </w:rPr>
        <w:t>The ISME Journal</w:t>
      </w:r>
      <w:r w:rsidRPr="00B72E09">
        <w:rPr>
          <w:lang w:val="en-GB"/>
        </w:rPr>
        <w:t>, 14, 389–398.</w:t>
      </w:r>
    </w:p>
    <w:p w14:paraId="36150C6C" w14:textId="77777777" w:rsidR="00B72E09" w:rsidRPr="00B72E09" w:rsidRDefault="00B72E09" w:rsidP="00B72E09">
      <w:pPr>
        <w:pStyle w:val="Bibliography"/>
        <w:rPr>
          <w:lang w:val="en-GB"/>
        </w:rPr>
      </w:pPr>
      <w:r w:rsidRPr="00B72E09">
        <w:rPr>
          <w:lang w:val="en-GB"/>
        </w:rPr>
        <w:t>Panov, V.E. &amp; McQueen, D.J. (1998). Effects of temperature on individual growth rate and body size of a freshwater amphipod, 76, 10.</w:t>
      </w:r>
    </w:p>
    <w:p w14:paraId="608A4DD8" w14:textId="77777777" w:rsidR="00B72E09" w:rsidRPr="00B72E09" w:rsidRDefault="00B72E09" w:rsidP="00B72E09">
      <w:pPr>
        <w:pStyle w:val="Bibliography"/>
        <w:rPr>
          <w:lang w:val="en-GB"/>
        </w:rPr>
      </w:pPr>
      <w:r w:rsidRPr="00B72E09">
        <w:rPr>
          <w:lang w:val="en-GB"/>
        </w:rPr>
        <w:t xml:space="preserve">Pauly, D. (2021). The gill-oxygen limitation theory (GOLT) and its critics. </w:t>
      </w:r>
      <w:r w:rsidRPr="00B72E09">
        <w:rPr>
          <w:i/>
          <w:iCs/>
          <w:lang w:val="en-GB"/>
        </w:rPr>
        <w:t>Science Advances</w:t>
      </w:r>
      <w:r w:rsidRPr="00B72E09">
        <w:rPr>
          <w:lang w:val="en-GB"/>
        </w:rPr>
        <w:t>, 7, eabc6050.</w:t>
      </w:r>
    </w:p>
    <w:p w14:paraId="34D943AB" w14:textId="77777777" w:rsidR="00B72E09" w:rsidRPr="00B72E09" w:rsidRDefault="00B72E09" w:rsidP="00B72E09">
      <w:pPr>
        <w:pStyle w:val="Bibliography"/>
        <w:rPr>
          <w:lang w:val="en-GB"/>
        </w:rPr>
      </w:pPr>
      <w:r w:rsidRPr="00B72E09">
        <w:rPr>
          <w:lang w:val="en-GB"/>
        </w:rPr>
        <w:t xml:space="preserve">Pauly, D. &amp; Cheung, W.W.L. (2018a). On confusing cause and effect in the oxygen limitation of fish. </w:t>
      </w:r>
      <w:r w:rsidRPr="00B72E09">
        <w:rPr>
          <w:i/>
          <w:iCs/>
          <w:lang w:val="en-GB"/>
        </w:rPr>
        <w:t>Global Change Biology</w:t>
      </w:r>
      <w:r w:rsidRPr="00B72E09">
        <w:rPr>
          <w:lang w:val="en-GB"/>
        </w:rPr>
        <w:t>, 24, e743–e744.</w:t>
      </w:r>
    </w:p>
    <w:p w14:paraId="0E05B5B1" w14:textId="77777777" w:rsidR="00B72E09" w:rsidRPr="00B72E09" w:rsidRDefault="00B72E09" w:rsidP="00B72E09">
      <w:pPr>
        <w:pStyle w:val="Bibliography"/>
        <w:rPr>
          <w:lang w:val="en-GB"/>
        </w:rPr>
      </w:pPr>
      <w:r w:rsidRPr="00B72E09">
        <w:rPr>
          <w:lang w:val="en-GB"/>
        </w:rPr>
        <w:t xml:space="preserve">Pauly, D. &amp; Cheung, W.W.L. (2018b). Sound physiological knowledge and principles in modeling shrinking of fishes under climate change. </w:t>
      </w:r>
      <w:r w:rsidRPr="00B72E09">
        <w:rPr>
          <w:i/>
          <w:iCs/>
          <w:lang w:val="en-GB"/>
        </w:rPr>
        <w:t>Global Change Biology</w:t>
      </w:r>
      <w:r w:rsidRPr="00B72E09">
        <w:rPr>
          <w:lang w:val="en-GB"/>
        </w:rPr>
        <w:t>, 24, e15–e26.</w:t>
      </w:r>
    </w:p>
    <w:p w14:paraId="0C17EE1E" w14:textId="77777777" w:rsidR="00B72E09" w:rsidRPr="00B72E09" w:rsidRDefault="00B72E09" w:rsidP="00B72E09">
      <w:pPr>
        <w:pStyle w:val="Bibliography"/>
        <w:rPr>
          <w:lang w:val="en-GB"/>
        </w:rPr>
      </w:pPr>
      <w:r w:rsidRPr="00B72E09">
        <w:rPr>
          <w:lang w:val="en-GB"/>
        </w:rPr>
        <w:t xml:space="preserve">Plummer, M. (2003). JAGS: A program for analysis of Bayesian graphical models using Gibbs sampling. </w:t>
      </w:r>
      <w:r w:rsidRPr="00B72E09">
        <w:rPr>
          <w:i/>
          <w:iCs/>
          <w:lang w:val="en-GB"/>
        </w:rPr>
        <w:t>Working Papers</w:t>
      </w:r>
      <w:r w:rsidRPr="00B72E09">
        <w:rPr>
          <w:lang w:val="en-GB"/>
        </w:rPr>
        <w:t>, 8.</w:t>
      </w:r>
    </w:p>
    <w:p w14:paraId="0D16ABD3" w14:textId="77777777" w:rsidR="00B72E09" w:rsidRPr="00B72E09" w:rsidRDefault="00B72E09" w:rsidP="00B72E09">
      <w:pPr>
        <w:pStyle w:val="Bibliography"/>
        <w:rPr>
          <w:lang w:val="en-GB"/>
        </w:rPr>
      </w:pPr>
      <w:r w:rsidRPr="00B72E09">
        <w:rPr>
          <w:lang w:val="en-GB"/>
        </w:rPr>
        <w:t xml:space="preserve">Plummer, M. (2019). </w:t>
      </w:r>
      <w:r w:rsidRPr="00B72E09">
        <w:rPr>
          <w:i/>
          <w:iCs/>
          <w:lang w:val="en-GB"/>
        </w:rPr>
        <w:t>rjags</w:t>
      </w:r>
      <w:r w:rsidRPr="00B72E09">
        <w:rPr>
          <w:lang w:val="en-GB"/>
        </w:rPr>
        <w:t>.</w:t>
      </w:r>
    </w:p>
    <w:p w14:paraId="39CA7699" w14:textId="77777777" w:rsidR="00B72E09" w:rsidRPr="00B72E09" w:rsidRDefault="00B72E09" w:rsidP="00B72E09">
      <w:pPr>
        <w:pStyle w:val="Bibliography"/>
        <w:rPr>
          <w:lang w:val="en-GB"/>
        </w:rPr>
      </w:pPr>
      <w:r w:rsidRPr="00B72E09">
        <w:rPr>
          <w:lang w:val="en-GB"/>
        </w:rPr>
        <w:t xml:space="preserve">Pörtner, H.O. &amp; Knust, R. (2007). Climate change affects marine fishes through the oxygen limitation of thermal tolerance. </w:t>
      </w:r>
      <w:r w:rsidRPr="00B72E09">
        <w:rPr>
          <w:i/>
          <w:iCs/>
          <w:lang w:val="en-GB"/>
        </w:rPr>
        <w:t>Science</w:t>
      </w:r>
      <w:r w:rsidRPr="00B72E09">
        <w:rPr>
          <w:lang w:val="en-GB"/>
        </w:rPr>
        <w:t>, 315, 95–97.</w:t>
      </w:r>
    </w:p>
    <w:p w14:paraId="2734A739" w14:textId="77777777" w:rsidR="00B72E09" w:rsidRPr="00B72E09" w:rsidRDefault="00B72E09" w:rsidP="00B72E09">
      <w:pPr>
        <w:pStyle w:val="Bibliography"/>
        <w:rPr>
          <w:lang w:val="en-GB"/>
        </w:rPr>
      </w:pPr>
      <w:r w:rsidRPr="00B72E09">
        <w:rPr>
          <w:lang w:val="en-GB"/>
        </w:rPr>
        <w:t xml:space="preserve">Pütter, A. (1920). Studien über physiologische Ähnlichkeit VI. Wachstumsähnlichkeiten. </w:t>
      </w:r>
      <w:r w:rsidRPr="00B72E09">
        <w:rPr>
          <w:i/>
          <w:iCs/>
          <w:lang w:val="en-GB"/>
        </w:rPr>
        <w:t>Pflügers Arch.</w:t>
      </w:r>
      <w:r w:rsidRPr="00B72E09">
        <w:rPr>
          <w:lang w:val="en-GB"/>
        </w:rPr>
        <w:t>, 180, 298–340.</w:t>
      </w:r>
    </w:p>
    <w:p w14:paraId="29FFEECE" w14:textId="77777777" w:rsidR="00B72E09" w:rsidRPr="00B72E09" w:rsidRDefault="00B72E09" w:rsidP="00B72E09">
      <w:pPr>
        <w:pStyle w:val="Bibliography"/>
        <w:rPr>
          <w:lang w:val="en-GB"/>
        </w:rPr>
      </w:pPr>
      <w:r w:rsidRPr="00B72E09">
        <w:rPr>
          <w:lang w:val="en-GB"/>
        </w:rPr>
        <w:t xml:space="preserve">R Core Team. (2020). </w:t>
      </w:r>
      <w:r w:rsidRPr="00B72E09">
        <w:rPr>
          <w:i/>
          <w:iCs/>
          <w:lang w:val="en-GB"/>
        </w:rPr>
        <w:t>R: A Language and Environment for Statistical Computing. R Foundation for Statistical Computing</w:t>
      </w:r>
      <w:r w:rsidRPr="00B72E09">
        <w:rPr>
          <w:lang w:val="en-GB"/>
        </w:rPr>
        <w:t>. Vienna, Austria.</w:t>
      </w:r>
    </w:p>
    <w:p w14:paraId="5A79180C" w14:textId="77777777" w:rsidR="00B72E09" w:rsidRPr="00B72E09" w:rsidRDefault="00B72E09" w:rsidP="00B72E09">
      <w:pPr>
        <w:pStyle w:val="Bibliography"/>
        <w:rPr>
          <w:lang w:val="en-GB"/>
        </w:rPr>
      </w:pPr>
      <w:r w:rsidRPr="00B72E09">
        <w:rPr>
          <w:lang w:val="en-GB"/>
        </w:rPr>
        <w:t xml:space="preserve">Rall, B.C., Brose, U., Hartvig, M., Kalinkat, G., Schwarzmuller, F., Vucic-Pestic, O., </w:t>
      </w:r>
      <w:r w:rsidRPr="00B72E09">
        <w:rPr>
          <w:i/>
          <w:iCs/>
          <w:lang w:val="en-GB"/>
        </w:rPr>
        <w:t>et al.</w:t>
      </w:r>
      <w:r w:rsidRPr="00B72E09">
        <w:rPr>
          <w:lang w:val="en-GB"/>
        </w:rPr>
        <w:t xml:space="preserve"> (2012). Universal temperature and body-mass scaling of feeding rates. </w:t>
      </w:r>
      <w:r w:rsidRPr="00B72E09">
        <w:rPr>
          <w:i/>
          <w:iCs/>
          <w:lang w:val="en-GB"/>
        </w:rPr>
        <w:t>Philosophical Transactions of the Royal Society of London, Series B: Biological Sciences</w:t>
      </w:r>
      <w:r w:rsidRPr="00B72E09">
        <w:rPr>
          <w:lang w:val="en-GB"/>
        </w:rPr>
        <w:t>, 367, 2923–2934.</w:t>
      </w:r>
    </w:p>
    <w:p w14:paraId="729C5B93" w14:textId="77777777" w:rsidR="00B72E09" w:rsidRPr="00B72E09" w:rsidRDefault="00B72E09" w:rsidP="00B72E09">
      <w:pPr>
        <w:pStyle w:val="Bibliography"/>
        <w:rPr>
          <w:lang w:val="en-GB"/>
        </w:rPr>
      </w:pPr>
      <w:r w:rsidRPr="00B72E09">
        <w:rPr>
          <w:lang w:val="en-GB"/>
        </w:rPr>
        <w:t xml:space="preserve">Rall, B.C., Vucic‐Pestic, O., Ehnes, R.B., Emmerson, M. &amp; Brose, U. (2010a). Temperature, predator–prey interaction strength and population stability. </w:t>
      </w:r>
      <w:r w:rsidRPr="00B72E09">
        <w:rPr>
          <w:i/>
          <w:iCs/>
          <w:lang w:val="en-GB"/>
        </w:rPr>
        <w:t>Global Change Biology</w:t>
      </w:r>
      <w:r w:rsidRPr="00B72E09">
        <w:rPr>
          <w:lang w:val="en-GB"/>
        </w:rPr>
        <w:t>, 16, 2145–2157.</w:t>
      </w:r>
    </w:p>
    <w:p w14:paraId="737200B9" w14:textId="77777777" w:rsidR="00B72E09" w:rsidRPr="00B72E09" w:rsidRDefault="00B72E09" w:rsidP="00B72E09">
      <w:pPr>
        <w:pStyle w:val="Bibliography"/>
        <w:rPr>
          <w:lang w:val="en-GB"/>
        </w:rPr>
      </w:pPr>
      <w:r w:rsidRPr="00B72E09">
        <w:rPr>
          <w:lang w:val="en-GB"/>
        </w:rPr>
        <w:t xml:space="preserve">Rall, B.C., Vucic-Pestic, O., Ehnes, R.B., Emmerson, M. &amp; Brose, U. (2010b). Temperature, predator-prey interaction strength and population stability. </w:t>
      </w:r>
      <w:r w:rsidRPr="00B72E09">
        <w:rPr>
          <w:i/>
          <w:iCs/>
          <w:lang w:val="en-GB"/>
        </w:rPr>
        <w:t>Global Change Biology</w:t>
      </w:r>
      <w:r w:rsidRPr="00B72E09">
        <w:rPr>
          <w:lang w:val="en-GB"/>
        </w:rPr>
        <w:t>, 16, 2145–2157.</w:t>
      </w:r>
    </w:p>
    <w:p w14:paraId="7792AFD1" w14:textId="77777777" w:rsidR="00B72E09" w:rsidRPr="00B72E09" w:rsidRDefault="00B72E09" w:rsidP="00B72E09">
      <w:pPr>
        <w:pStyle w:val="Bibliography"/>
        <w:rPr>
          <w:lang w:val="en-GB"/>
        </w:rPr>
      </w:pPr>
      <w:r w:rsidRPr="00B72E09">
        <w:rPr>
          <w:lang w:val="en-GB"/>
        </w:rPr>
        <w:t xml:space="preserve">van Rijn, I., Buba, Y., DeLong, J., Kiflawi, M. &amp; Belmaker, J. (2017). Large but uneven reduction in fish size across species in relation to changing sea temperatures. </w:t>
      </w:r>
      <w:r w:rsidRPr="00B72E09">
        <w:rPr>
          <w:i/>
          <w:iCs/>
          <w:lang w:val="en-GB"/>
        </w:rPr>
        <w:t>Global Change Biology</w:t>
      </w:r>
      <w:r w:rsidRPr="00B72E09">
        <w:rPr>
          <w:lang w:val="en-GB"/>
        </w:rPr>
        <w:t>, 23, 3667–3674.</w:t>
      </w:r>
    </w:p>
    <w:p w14:paraId="516FD372" w14:textId="77777777" w:rsidR="00B72E09" w:rsidRPr="00B72E09" w:rsidRDefault="00B72E09" w:rsidP="00B72E09">
      <w:pPr>
        <w:pStyle w:val="Bibliography"/>
        <w:rPr>
          <w:lang w:val="en-GB"/>
        </w:rPr>
      </w:pPr>
      <w:r w:rsidRPr="00B72E09">
        <w:rPr>
          <w:lang w:val="en-GB"/>
        </w:rPr>
        <w:t xml:space="preserve">Rijnsdorp, A.D. &amp; Ibelings, B. (1989). Sexual dimorphism in the energetics of reproduction and growth of North Sea plaice, Pleuronectes platessa L. </w:t>
      </w:r>
      <w:r w:rsidRPr="00B72E09">
        <w:rPr>
          <w:i/>
          <w:iCs/>
          <w:lang w:val="en-GB"/>
        </w:rPr>
        <w:t>Journal of Fish Biology</w:t>
      </w:r>
      <w:r w:rsidRPr="00B72E09">
        <w:rPr>
          <w:lang w:val="en-GB"/>
        </w:rPr>
        <w:t>, 35, 401–415.</w:t>
      </w:r>
    </w:p>
    <w:p w14:paraId="4A0F9341" w14:textId="77777777" w:rsidR="00B72E09" w:rsidRPr="00B72E09" w:rsidRDefault="00B72E09" w:rsidP="00B72E09">
      <w:pPr>
        <w:pStyle w:val="Bibliography"/>
        <w:rPr>
          <w:lang w:val="en-GB"/>
        </w:rPr>
      </w:pPr>
      <w:r w:rsidRPr="00B72E09">
        <w:rPr>
          <w:lang w:val="en-GB"/>
        </w:rPr>
        <w:t xml:space="preserve">Rohatgi, A. (2012). </w:t>
      </w:r>
      <w:r w:rsidRPr="00B72E09">
        <w:rPr>
          <w:i/>
          <w:iCs/>
          <w:lang w:val="en-GB"/>
        </w:rPr>
        <w:t>WebPlotDigitalizer: HTML5 based online tool to extract numerical data from plot images. Version 4.1. [WWW document] URL https://automeris.io/WebPlotDigitizer (accessed on January 2019).</w:t>
      </w:r>
    </w:p>
    <w:p w14:paraId="52911275" w14:textId="77777777" w:rsidR="00B72E09" w:rsidRPr="00B72E09" w:rsidRDefault="00B72E09" w:rsidP="00B72E09">
      <w:pPr>
        <w:pStyle w:val="Bibliography"/>
        <w:rPr>
          <w:lang w:val="en-GB"/>
        </w:rPr>
      </w:pPr>
      <w:r w:rsidRPr="00B72E09">
        <w:rPr>
          <w:lang w:val="en-GB"/>
        </w:rPr>
        <w:t xml:space="preserve">de Roos, A.M. &amp; Persson, L. (2001). Physiologically structured models – from versatile technique to ecological theory. </w:t>
      </w:r>
      <w:r w:rsidRPr="00B72E09">
        <w:rPr>
          <w:i/>
          <w:iCs/>
          <w:lang w:val="en-GB"/>
        </w:rPr>
        <w:t>Oikos</w:t>
      </w:r>
      <w:r w:rsidRPr="00B72E09">
        <w:rPr>
          <w:lang w:val="en-GB"/>
        </w:rPr>
        <w:t>, 94, 51–71.</w:t>
      </w:r>
    </w:p>
    <w:p w14:paraId="227DF749" w14:textId="77777777" w:rsidR="00B72E09" w:rsidRPr="00B72E09" w:rsidRDefault="00B72E09" w:rsidP="00B72E09">
      <w:pPr>
        <w:pStyle w:val="Bibliography"/>
        <w:rPr>
          <w:lang w:val="en-GB"/>
        </w:rPr>
      </w:pPr>
      <w:r w:rsidRPr="00B72E09">
        <w:rPr>
          <w:lang w:val="en-GB"/>
        </w:rPr>
        <w:t xml:space="preserve">Savage, V.M., Gillooly, J.F., Brown, J.H., West, G.B. &amp; Charnov, E.L. (2004). Effects of body size and temperature on population growth. </w:t>
      </w:r>
      <w:r w:rsidRPr="00B72E09">
        <w:rPr>
          <w:i/>
          <w:iCs/>
          <w:lang w:val="en-GB"/>
        </w:rPr>
        <w:t>The American Naturalist</w:t>
      </w:r>
      <w:r w:rsidRPr="00B72E09">
        <w:rPr>
          <w:lang w:val="en-GB"/>
        </w:rPr>
        <w:t>, 163, 429–441.</w:t>
      </w:r>
    </w:p>
    <w:p w14:paraId="55846AC2" w14:textId="77777777" w:rsidR="00B72E09" w:rsidRPr="00B72E09" w:rsidRDefault="00B72E09" w:rsidP="00B72E09">
      <w:pPr>
        <w:pStyle w:val="Bibliography"/>
        <w:rPr>
          <w:lang w:val="en-GB"/>
        </w:rPr>
      </w:pPr>
      <w:r w:rsidRPr="00B72E09">
        <w:rPr>
          <w:lang w:val="en-GB"/>
        </w:rPr>
        <w:lastRenderedPageBreak/>
        <w:t xml:space="preserve">Schielzeth, H. (2010). Simple means to improve the interpretability of regression coefficients: Interpretation of regression coefficients. </w:t>
      </w:r>
      <w:r w:rsidRPr="00B72E09">
        <w:rPr>
          <w:i/>
          <w:iCs/>
          <w:lang w:val="en-GB"/>
        </w:rPr>
        <w:t>Methods in Ecology and Evolution</w:t>
      </w:r>
      <w:r w:rsidRPr="00B72E09">
        <w:rPr>
          <w:lang w:val="en-GB"/>
        </w:rPr>
        <w:t>, 1, 103–113.</w:t>
      </w:r>
    </w:p>
    <w:p w14:paraId="54007A01" w14:textId="77777777" w:rsidR="00B72E09" w:rsidRPr="00B72E09" w:rsidRDefault="00B72E09" w:rsidP="00B72E09">
      <w:pPr>
        <w:pStyle w:val="Bibliography"/>
        <w:rPr>
          <w:lang w:val="en-GB"/>
        </w:rPr>
      </w:pPr>
      <w:r w:rsidRPr="00B72E09">
        <w:rPr>
          <w:lang w:val="en-GB"/>
        </w:rPr>
        <w:t xml:space="preserve">Schoolfield, R.M., Sharpe, P.J.H. &amp; Magnuson, C.E. (1981). Non-linear regression of biological temperature-dependent rate models based on absolute reaction-rate theory. </w:t>
      </w:r>
      <w:r w:rsidRPr="00B72E09">
        <w:rPr>
          <w:i/>
          <w:iCs/>
          <w:lang w:val="en-GB"/>
        </w:rPr>
        <w:t>Journal of Theoretical Biology</w:t>
      </w:r>
      <w:r w:rsidRPr="00B72E09">
        <w:rPr>
          <w:lang w:val="en-GB"/>
        </w:rPr>
        <w:t>, 88, 719–731.</w:t>
      </w:r>
    </w:p>
    <w:p w14:paraId="315556ED" w14:textId="77777777" w:rsidR="00B72E09" w:rsidRPr="00B72E09" w:rsidRDefault="00B72E09" w:rsidP="00B72E09">
      <w:pPr>
        <w:pStyle w:val="Bibliography"/>
        <w:rPr>
          <w:lang w:val="en-GB"/>
        </w:rPr>
      </w:pPr>
      <w:r w:rsidRPr="00B72E09">
        <w:rPr>
          <w:lang w:val="en-GB"/>
        </w:rPr>
        <w:t xml:space="preserve">Steinarsson, A. &amp; Imsland, A.K. (2003). Size dependent variation in optimum growth temperature of red abalone (Haliotis rufescens). </w:t>
      </w:r>
      <w:r w:rsidRPr="00B72E09">
        <w:rPr>
          <w:i/>
          <w:iCs/>
          <w:lang w:val="en-GB"/>
        </w:rPr>
        <w:t>Aquaculture</w:t>
      </w:r>
      <w:r w:rsidRPr="00B72E09">
        <w:rPr>
          <w:lang w:val="en-GB"/>
        </w:rPr>
        <w:t>, 224, 353–362.</w:t>
      </w:r>
    </w:p>
    <w:p w14:paraId="31F47E6B" w14:textId="77777777" w:rsidR="00B72E09" w:rsidRPr="00B72E09" w:rsidRDefault="00B72E09" w:rsidP="00B72E09">
      <w:pPr>
        <w:pStyle w:val="Bibliography"/>
        <w:rPr>
          <w:lang w:val="en-GB"/>
        </w:rPr>
      </w:pPr>
      <w:r w:rsidRPr="00B72E09">
        <w:rPr>
          <w:lang w:val="en-GB"/>
        </w:rPr>
        <w:t xml:space="preserve">Thresher, R.E., Koslow, J.A., Morison, A.K. &amp; Smith, D.C. (2007). Depth-mediated reversal of the effects of climate change on long-term growth rates of exploited marine fish. </w:t>
      </w:r>
      <w:r w:rsidRPr="00B72E09">
        <w:rPr>
          <w:i/>
          <w:iCs/>
          <w:lang w:val="en-GB"/>
        </w:rPr>
        <w:t>Proceedings of the National Academy of Sciences, USA</w:t>
      </w:r>
      <w:r w:rsidRPr="00B72E09">
        <w:rPr>
          <w:lang w:val="en-GB"/>
        </w:rPr>
        <w:t>, 104, 7461–7465.</w:t>
      </w:r>
    </w:p>
    <w:p w14:paraId="0BA28AD1" w14:textId="77777777" w:rsidR="00B72E09" w:rsidRPr="00B72E09" w:rsidRDefault="00B72E09" w:rsidP="00B72E09">
      <w:pPr>
        <w:pStyle w:val="Bibliography"/>
        <w:rPr>
          <w:lang w:val="en-GB"/>
        </w:rPr>
      </w:pPr>
      <w:r w:rsidRPr="00B72E09">
        <w:rPr>
          <w:lang w:val="en-GB"/>
        </w:rPr>
        <w:t xml:space="preserve">Uiterwaal, S.F. &amp; DeLong, J.P. (2020). Functional responses are maximized at intermediate temperatures. </w:t>
      </w:r>
      <w:r w:rsidRPr="00B72E09">
        <w:rPr>
          <w:i/>
          <w:iCs/>
          <w:lang w:val="en-GB"/>
        </w:rPr>
        <w:t>Ecology</w:t>
      </w:r>
      <w:r w:rsidRPr="00B72E09">
        <w:rPr>
          <w:lang w:val="en-GB"/>
        </w:rPr>
        <w:t>, n/a.</w:t>
      </w:r>
    </w:p>
    <w:p w14:paraId="75B43363" w14:textId="77777777" w:rsidR="00B72E09" w:rsidRPr="00B72E09" w:rsidRDefault="00B72E09" w:rsidP="00B72E09">
      <w:pPr>
        <w:pStyle w:val="Bibliography"/>
        <w:rPr>
          <w:lang w:val="en-GB"/>
        </w:rPr>
      </w:pPr>
      <w:r w:rsidRPr="00B72E09">
        <w:rPr>
          <w:lang w:val="en-GB"/>
        </w:rPr>
        <w:t xml:space="preserve">Ursin, E. (1967). A Mathematical Model of Some Aspects of Fish Growth, Respiration, and Mortality. </w:t>
      </w:r>
      <w:r w:rsidRPr="00B72E09">
        <w:rPr>
          <w:i/>
          <w:iCs/>
          <w:lang w:val="en-GB"/>
        </w:rPr>
        <w:t>Journal of the Fisheries Research Board of Canada</w:t>
      </w:r>
      <w:r w:rsidRPr="00B72E09">
        <w:rPr>
          <w:lang w:val="en-GB"/>
        </w:rPr>
        <w:t>, 24, 2355–2453.</w:t>
      </w:r>
    </w:p>
    <w:p w14:paraId="1D245766" w14:textId="77777777" w:rsidR="00B72E09" w:rsidRPr="00B72E09" w:rsidRDefault="00B72E09" w:rsidP="00B72E09">
      <w:pPr>
        <w:pStyle w:val="Bibliography"/>
        <w:rPr>
          <w:lang w:val="en-GB"/>
        </w:rPr>
      </w:pPr>
      <w:r w:rsidRPr="00B72E09">
        <w:rPr>
          <w:lang w:val="en-GB"/>
        </w:rPr>
        <w:t xml:space="preserve">Vasseur, D.A. &amp; McCann, K.S. (2005). A mechanistic approach for modelling temperature-dependent consumer-resource dynamics. </w:t>
      </w:r>
      <w:r w:rsidRPr="00B72E09">
        <w:rPr>
          <w:i/>
          <w:iCs/>
          <w:lang w:val="en-GB"/>
        </w:rPr>
        <w:t>The American Naturalist</w:t>
      </w:r>
      <w:r w:rsidRPr="00B72E09">
        <w:rPr>
          <w:lang w:val="en-GB"/>
        </w:rPr>
        <w:t>, 166, 184–198.</w:t>
      </w:r>
    </w:p>
    <w:p w14:paraId="1639B667" w14:textId="77777777" w:rsidR="00B72E09" w:rsidRPr="00B72E09" w:rsidRDefault="00B72E09" w:rsidP="00B72E09">
      <w:pPr>
        <w:pStyle w:val="Bibliography"/>
        <w:rPr>
          <w:lang w:val="en-GB"/>
        </w:rPr>
      </w:pPr>
      <w:r w:rsidRPr="00B72E09">
        <w:rPr>
          <w:lang w:val="en-GB"/>
        </w:rPr>
        <w:t xml:space="preserve">Vehtari, A., Gelman, A. &amp; Gabry, J. (2017). Practical Bayesian model evaluation using leave-one-out cross-validation and WAIC. </w:t>
      </w:r>
      <w:r w:rsidRPr="00B72E09">
        <w:rPr>
          <w:i/>
          <w:iCs/>
          <w:lang w:val="en-GB"/>
        </w:rPr>
        <w:t>Stat Comput</w:t>
      </w:r>
      <w:r w:rsidRPr="00B72E09">
        <w:rPr>
          <w:lang w:val="en-GB"/>
        </w:rPr>
        <w:t>, 27, 1413–1432.</w:t>
      </w:r>
    </w:p>
    <w:p w14:paraId="3F1758CC" w14:textId="77777777" w:rsidR="00B72E09" w:rsidRPr="00B72E09" w:rsidRDefault="00B72E09" w:rsidP="00B72E09">
      <w:pPr>
        <w:pStyle w:val="Bibliography"/>
        <w:rPr>
          <w:lang w:val="en-GB"/>
        </w:rPr>
      </w:pPr>
      <w:r w:rsidRPr="00B72E09">
        <w:rPr>
          <w:lang w:val="en-GB"/>
        </w:rPr>
        <w:t xml:space="preserve">Wang, H.-Y., Shen, S.-F., Chen, Y.-S., Kiang, Y.-K. &amp; Heino, M. (2020). Life histories determine divergent population trends for fishes under climate warming. </w:t>
      </w:r>
      <w:r w:rsidRPr="00B72E09">
        <w:rPr>
          <w:i/>
          <w:iCs/>
          <w:lang w:val="en-GB"/>
        </w:rPr>
        <w:t>Nature Communications</w:t>
      </w:r>
      <w:r w:rsidRPr="00B72E09">
        <w:rPr>
          <w:lang w:val="en-GB"/>
        </w:rPr>
        <w:t>, 11, 4088.</w:t>
      </w:r>
    </w:p>
    <w:p w14:paraId="7DB6599B" w14:textId="77777777" w:rsidR="00B72E09" w:rsidRPr="00B72E09" w:rsidRDefault="00B72E09" w:rsidP="00B72E09">
      <w:pPr>
        <w:pStyle w:val="Bibliography"/>
        <w:rPr>
          <w:lang w:val="en-GB"/>
        </w:rPr>
      </w:pPr>
      <w:r w:rsidRPr="00B72E09">
        <w:rPr>
          <w:lang w:val="en-GB"/>
        </w:rPr>
        <w:t xml:space="preserve">Watanabe, S. (2013). A Widely Applicable Bayesian Information Criterion. </w:t>
      </w:r>
      <w:r w:rsidRPr="00B72E09">
        <w:rPr>
          <w:i/>
          <w:iCs/>
          <w:lang w:val="en-GB"/>
        </w:rPr>
        <w:t>Journal of Machine Learning Research</w:t>
      </w:r>
      <w:r w:rsidRPr="00B72E09">
        <w:rPr>
          <w:lang w:val="en-GB"/>
        </w:rPr>
        <w:t>, 14, 867–897.</w:t>
      </w:r>
    </w:p>
    <w:p w14:paraId="579884CC" w14:textId="77777777" w:rsidR="00B72E09" w:rsidRPr="00B72E09" w:rsidRDefault="00B72E09" w:rsidP="00B72E09">
      <w:pPr>
        <w:pStyle w:val="Bibliography"/>
        <w:rPr>
          <w:lang w:val="en-GB"/>
        </w:rPr>
      </w:pPr>
      <w:r w:rsidRPr="00B72E09">
        <w:rPr>
          <w:lang w:val="en-GB"/>
        </w:rPr>
        <w:t xml:space="preserve">Werner, E.E. &amp; Hall, D.J. (1988). Ontogenetic Habitat Shifts in Bluegill: The Foraging Rate-Predation Risk Trade-off. </w:t>
      </w:r>
      <w:r w:rsidRPr="00B72E09">
        <w:rPr>
          <w:i/>
          <w:iCs/>
          <w:lang w:val="en-GB"/>
        </w:rPr>
        <w:t>Ecology</w:t>
      </w:r>
      <w:r w:rsidRPr="00B72E09">
        <w:rPr>
          <w:lang w:val="en-GB"/>
        </w:rPr>
        <w:t>, 69, 1352–1366.</w:t>
      </w:r>
    </w:p>
    <w:p w14:paraId="112B58C2" w14:textId="77777777" w:rsidR="00B72E09" w:rsidRPr="00B72E09" w:rsidRDefault="00B72E09" w:rsidP="00B72E09">
      <w:pPr>
        <w:pStyle w:val="Bibliography"/>
        <w:rPr>
          <w:lang w:val="en-GB"/>
        </w:rPr>
      </w:pPr>
      <w:r w:rsidRPr="00B72E09">
        <w:rPr>
          <w:lang w:val="en-GB"/>
        </w:rPr>
        <w:t xml:space="preserve">Wickham, H. (2017). </w:t>
      </w:r>
      <w:r w:rsidRPr="00B72E09">
        <w:rPr>
          <w:i/>
          <w:iCs/>
          <w:lang w:val="en-GB"/>
        </w:rPr>
        <w:t>tidyverse: Easily Install and Load the “Tidyverse.”</w:t>
      </w:r>
    </w:p>
    <w:p w14:paraId="46F8CB5D" w14:textId="77777777" w:rsidR="00B72E09" w:rsidRPr="00B72E09" w:rsidRDefault="00B72E09" w:rsidP="00B72E09">
      <w:pPr>
        <w:pStyle w:val="Bibliography"/>
        <w:rPr>
          <w:lang w:val="en-GB"/>
        </w:rPr>
      </w:pPr>
      <w:r w:rsidRPr="00B72E09">
        <w:rPr>
          <w:lang w:val="en-GB"/>
        </w:rPr>
        <w:t xml:space="preserve">Wyban, J., Walsh, W.A. &amp; Godin, D.M. (1995). Temperature effects on growth, feeding rate and feed conversion of the Pacific white shrimp (Penaeus vannamei). </w:t>
      </w:r>
      <w:r w:rsidRPr="00B72E09">
        <w:rPr>
          <w:i/>
          <w:iCs/>
          <w:lang w:val="en-GB"/>
        </w:rPr>
        <w:t>Aquaculture</w:t>
      </w:r>
      <w:r w:rsidRPr="00B72E09">
        <w:rPr>
          <w:lang w:val="en-GB"/>
        </w:rPr>
        <w:t>, 138, 267–279.</w:t>
      </w:r>
    </w:p>
    <w:p w14:paraId="519E942A" w14:textId="77777777" w:rsidR="00B72E09" w:rsidRPr="00B72E09" w:rsidRDefault="00B72E09" w:rsidP="00B72E09">
      <w:pPr>
        <w:pStyle w:val="Bibliography"/>
        <w:rPr>
          <w:lang w:val="en-GB"/>
        </w:rPr>
      </w:pPr>
      <w:r w:rsidRPr="00B72E09">
        <w:rPr>
          <w:lang w:val="en-GB"/>
        </w:rPr>
        <w:t xml:space="preserve">Xie, Xiaojun. &amp; Sun, Ruyung. (1990). The Bioenergetics of the Southern Catfish (Silurus meridionalis Chen). I. Resting Metabolic Rate as a Function of Body Weight and Temperature. </w:t>
      </w:r>
      <w:r w:rsidRPr="00B72E09">
        <w:rPr>
          <w:i/>
          <w:iCs/>
          <w:lang w:val="en-GB"/>
        </w:rPr>
        <w:t>Physiological Zoology</w:t>
      </w:r>
      <w:r w:rsidRPr="00B72E09">
        <w:rPr>
          <w:lang w:val="en-GB"/>
        </w:rPr>
        <w:t>, 63, 1181–1195.</w:t>
      </w:r>
    </w:p>
    <w:p w14:paraId="4BA6DFE1" w14:textId="77777777" w:rsidR="00B72E09" w:rsidRPr="00B72E09" w:rsidRDefault="00B72E09" w:rsidP="00B72E09">
      <w:pPr>
        <w:pStyle w:val="Bibliography"/>
        <w:rPr>
          <w:lang w:val="en-GB"/>
        </w:rPr>
      </w:pPr>
      <w:r w:rsidRPr="00B72E09">
        <w:rPr>
          <w:lang w:val="en-GB"/>
        </w:rPr>
        <w:t xml:space="preserve">Youngflesh, C. (2018). MCMCvis: Tools to Visualize, Manipulate, and Summarize MCMC Output. </w:t>
      </w:r>
      <w:r w:rsidRPr="00B72E09">
        <w:rPr>
          <w:i/>
          <w:iCs/>
          <w:lang w:val="en-GB"/>
        </w:rPr>
        <w:t>Journal of Open Source Software</w:t>
      </w:r>
      <w:r w:rsidRPr="00B72E09">
        <w:rPr>
          <w:lang w:val="en-GB"/>
        </w:rPr>
        <w:t>, 3, 640.</w:t>
      </w:r>
    </w:p>
    <w:p w14:paraId="4EDBA8E2" w14:textId="22A2A64A" w:rsidR="007900F4" w:rsidRDefault="00B72E09" w:rsidP="00B72E09">
      <w:pPr>
        <w:spacing w:line="480" w:lineRule="auto"/>
        <w:contextualSpacing/>
      </w:pPr>
      <w:r>
        <w:fldChar w:fldCharType="end"/>
      </w:r>
    </w:p>
    <w:sectPr w:rsidR="007900F4" w:rsidSect="001533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12-03T21:43:00Z" w:initials="Ca">
    <w:p w14:paraId="078ECB03" w14:textId="77777777" w:rsidR="00221898" w:rsidRDefault="00221898" w:rsidP="00221898">
      <w:pPr>
        <w:pStyle w:val="CommentText"/>
      </w:pPr>
      <w:r>
        <w:rPr>
          <w:rStyle w:val="CommentReference"/>
        </w:rPr>
        <w:annotationRef/>
      </w:r>
      <w:r>
        <w:t xml:space="preserve">Add institute here to clarify the difference between a and c ? </w:t>
      </w:r>
    </w:p>
  </w:comment>
  <w:comment w:id="1" w:author="Max Lindmark" w:date="2020-12-09T13:29:00Z" w:initials="ML">
    <w:p w14:paraId="0C0ED695" w14:textId="77777777" w:rsidR="00221898" w:rsidRDefault="00221898" w:rsidP="00221898">
      <w:pPr>
        <w:pStyle w:val="CommentText"/>
      </w:pPr>
      <w:r>
        <w:rPr>
          <w:rStyle w:val="CommentReference"/>
        </w:rPr>
        <w:annotationRef/>
      </w:r>
      <w:r>
        <w:t>Hmm, maybe Anna you know more about this but I think it’s because you are a professor your affiliation is the department, right?</w:t>
      </w:r>
    </w:p>
  </w:comment>
  <w:comment w:id="2" w:author="Max Lindmark" w:date="2020-12-22T12:37:00Z" w:initials="ML">
    <w:p w14:paraId="75B4B7A2" w14:textId="77777777" w:rsidR="003473C7" w:rsidRDefault="003473C7" w:rsidP="00FF0C73">
      <w:pPr>
        <w:pStyle w:val="CommentText"/>
      </w:pPr>
      <w:r>
        <w:rPr>
          <w:rStyle w:val="CommentReference"/>
        </w:rPr>
        <w:annotationRef/>
      </w:r>
      <w:r>
        <w:t>Ikpewe is a new ref..</w:t>
      </w:r>
    </w:p>
  </w:comment>
  <w:comment w:id="9" w:author="Max Lindmark" w:date="2021-01-15T08:56:00Z" w:initials="ML">
    <w:p w14:paraId="6AD4112D" w14:textId="66B81D17" w:rsidR="003473C7" w:rsidRDefault="003473C7">
      <w:pPr>
        <w:pStyle w:val="CommentText"/>
      </w:pPr>
      <w:r>
        <w:rPr>
          <w:rStyle w:val="CommentReference"/>
        </w:rPr>
        <w:annotationRef/>
      </w:r>
      <w:r>
        <w:t>Just added Asta’s paper here, think it’s quite important given the large sample size and mainly non-commercial species</w:t>
      </w:r>
    </w:p>
  </w:comment>
  <w:comment w:id="12" w:author="Max Lindmark" w:date="2021-01-15T14:44:00Z" w:initials="ML">
    <w:p w14:paraId="0CE97EF6" w14:textId="7102DC15" w:rsidR="007007A8" w:rsidRDefault="007007A8">
      <w:pPr>
        <w:pStyle w:val="CommentText"/>
      </w:pPr>
      <w:r>
        <w:rPr>
          <w:rStyle w:val="CommentReference"/>
        </w:rPr>
        <w:annotationRef/>
      </w:r>
      <w:r>
        <w:t xml:space="preserve">I also cited Pauly 2021 here, it’s probably the most thorough description of the “theory” (so </w:t>
      </w:r>
      <w:r w:rsidR="00006DAE">
        <w:t>far,</w:t>
      </w:r>
      <w:r>
        <w:t xml:space="preserve"> it’s </w:t>
      </w:r>
      <w:r w:rsidR="00006DAE">
        <w:t xml:space="preserve">main citation has been a </w:t>
      </w:r>
      <w:r>
        <w:t xml:space="preserve">non-peer reviewed book and as a </w:t>
      </w:r>
      <w:r w:rsidR="00006DAE">
        <w:t>correspondence</w:t>
      </w:r>
      <w:r>
        <w:t>, so I figure this article is intendent to be the main citation of the GOLT)</w:t>
      </w:r>
    </w:p>
  </w:comment>
  <w:comment w:id="13" w:author="Max Lindmark" w:date="2021-01-15T15:18:00Z" w:initials="ML">
    <w:p w14:paraId="5CF7C998" w14:textId="7466C233" w:rsidR="00B81241" w:rsidRDefault="00B81241">
      <w:pPr>
        <w:pStyle w:val="CommentText"/>
      </w:pPr>
      <w:r>
        <w:rPr>
          <w:rStyle w:val="CommentReference"/>
        </w:rPr>
        <w:annotationRef/>
      </w:r>
      <w:r>
        <w:t>Is this close to what you had in min Jan? (see comment on line 456)</w:t>
      </w:r>
    </w:p>
  </w:comment>
  <w:comment w:id="21" w:author="Max Lindmark" w:date="2020-12-09T16:31:00Z" w:initials="ML">
    <w:p w14:paraId="61BC43CA" w14:textId="77777777" w:rsidR="003473C7" w:rsidRDefault="003473C7" w:rsidP="00FF0C73">
      <w:pPr>
        <w:autoSpaceDE w:val="0"/>
        <w:autoSpaceDN w:val="0"/>
        <w:adjustRightInd w:val="0"/>
        <w:rPr>
          <w:sz w:val="32"/>
          <w:szCs w:val="32"/>
          <w:lang w:val="en-GB"/>
        </w:rPr>
      </w:pPr>
      <w:r>
        <w:rPr>
          <w:rStyle w:val="CommentReference"/>
        </w:rPr>
        <w:annotationRef/>
      </w:r>
      <w:r>
        <w:t>This is the exact wording from Padfield 2020, “</w:t>
      </w:r>
      <w:r>
        <w:rPr>
          <w:sz w:val="32"/>
          <w:szCs w:val="32"/>
          <w:lang w:val="en-GB"/>
        </w:rPr>
        <w:t>Temperature-dependent changes to host–parasite interactions alter</w:t>
      </w:r>
    </w:p>
    <w:p w14:paraId="0E8179AC" w14:textId="77777777" w:rsidR="003473C7" w:rsidRDefault="003473C7" w:rsidP="00FF0C73">
      <w:pPr>
        <w:pStyle w:val="CommentText"/>
      </w:pPr>
      <w:r>
        <w:rPr>
          <w:sz w:val="32"/>
          <w:szCs w:val="32"/>
          <w:lang w:val="en-GB"/>
        </w:rPr>
        <w:t>the thermal performance of a bacterial host</w:t>
      </w:r>
      <w:r>
        <w:t>”</w:t>
      </w:r>
    </w:p>
    <w:p w14:paraId="1825746F" w14:textId="77777777" w:rsidR="003473C7" w:rsidRDefault="003473C7" w:rsidP="00FF0C73">
      <w:pPr>
        <w:pStyle w:val="CommentText"/>
      </w:pPr>
    </w:p>
    <w:p w14:paraId="6FF07B98" w14:textId="77777777" w:rsidR="003473C7" w:rsidRDefault="003473C7" w:rsidP="00FF0C73">
      <w:pPr>
        <w:pStyle w:val="CommentText"/>
      </w:pPr>
      <w:r>
        <w:t xml:space="preserve">Not sure exactly what it means though! It’s not the temperature where it reaches half the maximum at least… </w:t>
      </w:r>
    </w:p>
  </w:comment>
  <w:comment w:id="22" w:author="Jan Ohlberger" w:date="2020-12-22T15:51:00Z" w:initials="Ca">
    <w:p w14:paraId="6BC556CB" w14:textId="77777777" w:rsidR="003473C7" w:rsidRDefault="003473C7">
      <w:pPr>
        <w:pStyle w:val="CommentText"/>
      </w:pPr>
      <w:r>
        <w:rPr>
          <w:rStyle w:val="CommentReference"/>
        </w:rPr>
        <w:annotationRef/>
      </w:r>
      <w:r>
        <w:t>Yes, sounds obscure and doesn’t really make sense.</w:t>
      </w:r>
    </w:p>
    <w:p w14:paraId="4A97B663" w14:textId="13A14E1C" w:rsidR="003473C7" w:rsidRDefault="003473C7">
      <w:pPr>
        <w:pStyle w:val="CommentText"/>
      </w:pPr>
      <w:r>
        <w:t xml:space="preserve">Could you send the code with that function so we can try to figure it out? </w:t>
      </w:r>
    </w:p>
  </w:comment>
  <w:comment w:id="23" w:author="Max Lindmark" w:date="2021-01-15T12:24:00Z" w:initials="ML">
    <w:p w14:paraId="5B0BDD09" w14:textId="60CED546" w:rsidR="00672CB5" w:rsidRDefault="003473C7" w:rsidP="003473C7">
      <w:pPr>
        <w:rPr>
          <w:rFonts w:eastAsia="Times New Roman"/>
          <w:color w:val="000000"/>
          <w:lang w:val="sv-SE" w:eastAsia="en-GB"/>
        </w:rPr>
      </w:pPr>
      <w:r w:rsidRPr="003473C7">
        <w:rPr>
          <w:rStyle w:val="CommentReference"/>
        </w:rPr>
        <w:annotationRef/>
      </w:r>
      <w:r w:rsidR="00672CB5">
        <w:rPr>
          <w:rFonts w:eastAsia="Times New Roman"/>
          <w:color w:val="000000"/>
          <w:lang w:val="sv-SE" w:eastAsia="en-GB"/>
        </w:rPr>
        <w:t xml:space="preserve">TLDR: It’s the temperature where the rate has declined to half of the value had it *not* been de-activated. Very interesting </w:t>
      </w:r>
      <w:r w:rsidR="00672CB5" w:rsidRPr="00672CB5">
        <w:rPr>
          <w:rFonts w:eastAsia="Times New Roman"/>
          <w:color w:val="000000"/>
          <w:lang w:val="sv-SE" w:eastAsia="en-GB"/>
        </w:rPr>
        <w:sym w:font="Wingdings" w:char="F04A"/>
      </w:r>
    </w:p>
    <w:p w14:paraId="79D8C7A0" w14:textId="6115729F" w:rsidR="00672CB5" w:rsidRDefault="00672CB5" w:rsidP="003473C7">
      <w:pPr>
        <w:rPr>
          <w:rFonts w:eastAsia="Times New Roman"/>
          <w:color w:val="000000"/>
          <w:lang w:val="sv-SE" w:eastAsia="en-GB"/>
        </w:rPr>
      </w:pPr>
    </w:p>
    <w:p w14:paraId="5BDE3615" w14:textId="0446CC25" w:rsidR="003473C7" w:rsidRPr="003473C7" w:rsidRDefault="003473C7" w:rsidP="003473C7">
      <w:pPr>
        <w:rPr>
          <w:rFonts w:eastAsia="Times New Roman"/>
          <w:color w:val="000000"/>
          <w:lang w:val="sv-SE" w:eastAsia="en-GB"/>
        </w:rPr>
      </w:pPr>
      <w:r>
        <w:rPr>
          <w:rFonts w:eastAsia="Times New Roman"/>
          <w:color w:val="000000"/>
          <w:lang w:val="sv-SE" w:eastAsia="en-GB"/>
        </w:rPr>
        <w:t>I chatted a little bit with Daniel Padfield because I got stuck, and this is what he had to say:</w:t>
      </w:r>
    </w:p>
    <w:p w14:paraId="49EAED15" w14:textId="4A9B7DDA" w:rsidR="003473C7" w:rsidRDefault="003473C7" w:rsidP="003473C7">
      <w:pPr>
        <w:rPr>
          <w:rFonts w:eastAsia="Times New Roman"/>
          <w:color w:val="000000"/>
          <w:lang w:val="en-SE" w:eastAsia="en-GB"/>
        </w:rPr>
      </w:pPr>
    </w:p>
    <w:p w14:paraId="126A75C6" w14:textId="5AFC20FC" w:rsidR="003473C7" w:rsidRPr="003473C7" w:rsidRDefault="003473C7" w:rsidP="003473C7">
      <w:pPr>
        <w:rPr>
          <w:rFonts w:eastAsia="Times New Roman"/>
          <w:i/>
          <w:iCs/>
          <w:color w:val="000000"/>
          <w:lang w:val="en-SE" w:eastAsia="en-GB"/>
        </w:rPr>
      </w:pPr>
      <w:r>
        <w:rPr>
          <w:rFonts w:eastAsia="Times New Roman"/>
          <w:color w:val="000000"/>
          <w:lang w:val="sv-SE" w:eastAsia="en-GB"/>
        </w:rPr>
        <w:t>”</w:t>
      </w:r>
      <w:r w:rsidRPr="003473C7">
        <w:rPr>
          <w:rFonts w:eastAsia="Times New Roman"/>
          <w:i/>
          <w:iCs/>
          <w:color w:val="000000"/>
          <w:lang w:val="en-SE" w:eastAsia="en-GB"/>
        </w:rPr>
        <w:t>So going back to the original formulation of the equation in Sharpe-Schoolfield (1981) Non-linear Regression of</w:t>
      </w:r>
      <w:r w:rsidRPr="003473C7">
        <w:rPr>
          <w:rFonts w:eastAsia="Times New Roman"/>
          <w:i/>
          <w:iCs/>
          <w:color w:val="000000"/>
          <w:lang w:val="en-SE" w:eastAsia="en-GB"/>
        </w:rPr>
        <w:br/>
        <w:t>Biological Temperature-dependent Rate Models Based on Absolute Reaction-rate Theory.</w:t>
      </w:r>
    </w:p>
    <w:p w14:paraId="1934DB03" w14:textId="77777777" w:rsidR="003473C7" w:rsidRPr="003473C7" w:rsidRDefault="003473C7" w:rsidP="003473C7">
      <w:pPr>
        <w:rPr>
          <w:rFonts w:eastAsia="Times New Roman"/>
          <w:i/>
          <w:iCs/>
          <w:color w:val="000000"/>
          <w:lang w:val="en-SE" w:eastAsia="en-GB"/>
        </w:rPr>
      </w:pPr>
    </w:p>
    <w:p w14:paraId="1BC2D0C4" w14:textId="77777777" w:rsidR="003473C7" w:rsidRPr="003473C7" w:rsidRDefault="003473C7" w:rsidP="003473C7">
      <w:pPr>
        <w:rPr>
          <w:rFonts w:eastAsia="Times New Roman"/>
          <w:i/>
          <w:iCs/>
          <w:color w:val="000000"/>
          <w:lang w:val="en-SE" w:eastAsia="en-GB"/>
        </w:rPr>
      </w:pPr>
      <w:r w:rsidRPr="003473C7">
        <w:rPr>
          <w:rFonts w:eastAsia="Times New Roman"/>
          <w:i/>
          <w:iCs/>
          <w:color w:val="000000"/>
          <w:lang w:val="en-SE" w:eastAsia="en-GB"/>
        </w:rPr>
        <w:t>“The definition and interpretation of the second new parameter, T1/2L, was given by Hutlin (1955). As the temperature decreases from 25ºC, low temperature enzyme inactivation will become significant (while the high temperature inactivation remains negligible. At some temperature, T*, half of the enzyine population becomes low temperature inactive and half remains active... This implies that T* = T1/2L. Thus, the temperature at which the enzyme population is 4 active and 4 low temperature inactive is equal to T 1,2L.”</w:t>
      </w:r>
    </w:p>
    <w:p w14:paraId="1BCFBE68" w14:textId="77777777" w:rsidR="003473C7" w:rsidRPr="003473C7" w:rsidRDefault="003473C7" w:rsidP="003473C7">
      <w:pPr>
        <w:rPr>
          <w:rFonts w:eastAsia="Times New Roman"/>
          <w:i/>
          <w:iCs/>
          <w:color w:val="000000"/>
          <w:lang w:val="en-SE" w:eastAsia="en-GB"/>
        </w:rPr>
      </w:pPr>
    </w:p>
    <w:p w14:paraId="73085272" w14:textId="4E2B3BEA" w:rsidR="009F6C67" w:rsidRPr="00011BB4" w:rsidRDefault="003473C7" w:rsidP="00672CB5">
      <w:pPr>
        <w:rPr>
          <w:rFonts w:eastAsia="Times New Roman"/>
          <w:color w:val="000000"/>
          <w:lang w:val="sv-SE" w:eastAsia="en-GB"/>
        </w:rPr>
      </w:pPr>
      <w:r w:rsidRPr="003473C7">
        <w:rPr>
          <w:rFonts w:eastAsia="Times New Roman"/>
          <w:i/>
          <w:iCs/>
          <w:color w:val="000000"/>
          <w:lang w:val="en-SE" w:eastAsia="en-GB"/>
        </w:rPr>
        <w:t>Th is defined similarly to this. So thinking about this again Th is when the rate is half reduced to what it would be without any inactivation (decrease at high temperatures). So without any inactivation the curve would keep increasing exponentially. Th is when the actual rate is half that that would be predicted without any temperature inactivation. Does this make sense? I can try rustle up some toy code explaining this but will take me a little while</w:t>
      </w:r>
      <w:r w:rsidRPr="003473C7">
        <w:rPr>
          <w:rFonts w:eastAsia="Times New Roman"/>
          <w:color w:val="000000"/>
          <w:lang w:val="en-SE" w:eastAsia="en-GB"/>
        </w:rPr>
        <w:t>.</w:t>
      </w:r>
      <w:r>
        <w:rPr>
          <w:rFonts w:eastAsia="Times New Roman"/>
          <w:color w:val="000000"/>
          <w:lang w:val="sv-SE" w:eastAsia="en-GB"/>
        </w:rPr>
        <w:t>”</w:t>
      </w:r>
      <w:r w:rsidR="009F6C67">
        <w:rPr>
          <w:rFonts w:eastAsia="Times New Roman"/>
          <w:color w:val="000000"/>
          <w:lang w:val="sv-SE" w:eastAsia="en-GB"/>
        </w:rPr>
        <w:t xml:space="preserve"> </w:t>
      </w:r>
    </w:p>
  </w:comment>
  <w:comment w:id="24" w:author="Anna Gårdmark" w:date="2021-01-12T10:15:00Z" w:initials="AG">
    <w:p w14:paraId="5207BF15" w14:textId="7C6D9136" w:rsidR="003473C7" w:rsidRDefault="003473C7">
      <w:pPr>
        <w:pStyle w:val="CommentText"/>
      </w:pPr>
      <w:r>
        <w:rPr>
          <w:rStyle w:val="CommentReference"/>
        </w:rPr>
        <w:annotationRef/>
      </w:r>
      <w:r>
        <w:rPr>
          <w:rStyle w:val="CommentReference"/>
        </w:rPr>
        <w:t>the way the previous sentence is written to me reads as if there is</w:t>
      </w:r>
      <w:r>
        <w:t xml:space="preserve"> only one criterion (smaller mass exp for cons than metab) [optimum growth reads as a consequence], suggest you clarify this with a list (although I’m generally against lists in texts)</w:t>
      </w:r>
    </w:p>
  </w:comment>
  <w:comment w:id="25" w:author="Max Lindmark" w:date="2021-01-15T12:50:00Z" w:initials="ML">
    <w:p w14:paraId="1642C72C" w14:textId="6C4DE3D2" w:rsidR="00905AAE" w:rsidRDefault="00905AAE">
      <w:pPr>
        <w:pStyle w:val="CommentText"/>
      </w:pPr>
      <w:r>
        <w:rPr>
          <w:rStyle w:val="CommentReference"/>
        </w:rPr>
        <w:annotationRef/>
      </w:r>
      <w:r>
        <w:t>makes sense if it helps clarifying like in this case</w:t>
      </w:r>
    </w:p>
  </w:comment>
  <w:comment w:id="41" w:author="Anna Gårdmark" w:date="2021-01-12T10:47:00Z" w:initials="AG">
    <w:p w14:paraId="744F0D12" w14:textId="3C0F5C92" w:rsidR="003473C7" w:rsidRDefault="003473C7">
      <w:pPr>
        <w:pStyle w:val="CommentText"/>
      </w:pPr>
      <w:r>
        <w:rPr>
          <w:rStyle w:val="CommentReference"/>
        </w:rPr>
        <w:annotationRef/>
      </w:r>
      <w:r>
        <w:t>I don’t follow how this is a consequence of the time scale differences in measured responses (that you talk about in previous sentence)?</w:t>
      </w:r>
    </w:p>
  </w:comment>
  <w:comment w:id="43" w:author="Max Lindmark" w:date="2021-01-15T12:56:00Z" w:initials="ML">
    <w:p w14:paraId="5008CD41" w14:textId="1D818A33" w:rsidR="00C95867" w:rsidRDefault="00C95867">
      <w:pPr>
        <w:pStyle w:val="CommentText"/>
      </w:pPr>
      <w:r>
        <w:rPr>
          <w:rStyle w:val="CommentReference"/>
        </w:rPr>
        <w:annotationRef/>
      </w:r>
      <w:r w:rsidR="00790147">
        <w:rPr>
          <w:rStyle w:val="CommentReference"/>
        </w:rPr>
        <w:t>The argument would be that when looking across populations over e.g. latitude, each population is adapted to the local environment, but still if each population experiences warming then their TPC would be unimodal.</w:t>
      </w:r>
    </w:p>
  </w:comment>
  <w:comment w:id="42" w:author="Jan Ohlberger" w:date="2020-12-22T16:04:00Z" w:initials="Ca">
    <w:p w14:paraId="07119266" w14:textId="33FBE4DE" w:rsidR="003473C7" w:rsidRDefault="003473C7">
      <w:pPr>
        <w:pStyle w:val="CommentText"/>
      </w:pPr>
      <w:r>
        <w:rPr>
          <w:rStyle w:val="CommentReference"/>
        </w:rPr>
        <w:annotationRef/>
      </w:r>
      <w:r>
        <w:t>I don’t know if we actually need this. Considering that we’re tight on space, this could go.</w:t>
      </w:r>
    </w:p>
  </w:comment>
  <w:comment w:id="44" w:author="Max Lindmark" w:date="2021-01-15T13:03:00Z" w:initials="ML">
    <w:p w14:paraId="726714A5" w14:textId="37CE654D" w:rsidR="00CF5203" w:rsidRDefault="00CF5203">
      <w:pPr>
        <w:pStyle w:val="CommentText"/>
      </w:pPr>
      <w:r>
        <w:rPr>
          <w:rStyle w:val="CommentReference"/>
        </w:rPr>
        <w:annotationRef/>
      </w:r>
      <w:r>
        <w:t xml:space="preserve">Hm </w:t>
      </w:r>
      <w:r w:rsidR="00276A4C">
        <w:t>yes maybe</w:t>
      </w:r>
      <w:r>
        <w:t xml:space="preserve">, although they are quite important for the last sentence, and something that Ken asked at my defense, so maybe worth </w:t>
      </w:r>
      <w:r w:rsidR="00276A4C">
        <w:t xml:space="preserve">keeping it </w:t>
      </w:r>
      <w:r>
        <w:t>still?</w:t>
      </w:r>
    </w:p>
  </w:comment>
  <w:comment w:id="46" w:author="Jan Ohlberger" w:date="2020-12-04T16:33:00Z" w:initials="Ca">
    <w:p w14:paraId="1D9A9609" w14:textId="77777777" w:rsidR="003473C7" w:rsidRPr="006B0A10" w:rsidRDefault="003473C7" w:rsidP="00FF0C73">
      <w:pPr>
        <w:pStyle w:val="CommentText"/>
      </w:pPr>
      <w:r w:rsidRPr="006B0A10">
        <w:rPr>
          <w:rStyle w:val="CommentReference"/>
        </w:rPr>
        <w:annotationRef/>
      </w:r>
      <w:r w:rsidRPr="006B0A10">
        <w:t xml:space="preserve">I’d love to end with something of even broader importance, beyond predicting effects of climate warming on growth. </w:t>
      </w:r>
    </w:p>
    <w:p w14:paraId="4E7AA2CC" w14:textId="77777777" w:rsidR="003473C7" w:rsidRPr="006B0A10" w:rsidRDefault="003473C7" w:rsidP="00FF0C73">
      <w:pPr>
        <w:pStyle w:val="CommentText"/>
      </w:pPr>
      <w:r w:rsidRPr="006B0A10">
        <w:t xml:space="preserve">Maybe say that it also affects expected fisheries yield and global food production in a warming climate? </w:t>
      </w:r>
    </w:p>
    <w:p w14:paraId="51C4498B" w14:textId="77777777" w:rsidR="003473C7" w:rsidRDefault="003473C7" w:rsidP="00FF0C73">
      <w:pPr>
        <w:pStyle w:val="CommentText"/>
      </w:pPr>
      <w:r w:rsidRPr="006B0A10">
        <w:t>Or say it could improve predictions about impacts of warming on body growth of fishes, and the reorganization and functioning of aquatic food webs?</w:t>
      </w:r>
      <w:r>
        <w:t xml:space="preserve"> </w:t>
      </w:r>
    </w:p>
  </w:comment>
  <w:comment w:id="47" w:author="Max Lindmark" w:date="2020-12-10T17:04:00Z" w:initials="ML">
    <w:p w14:paraId="724646BD" w14:textId="77777777" w:rsidR="003473C7" w:rsidRDefault="003473C7" w:rsidP="00FF0C73">
      <w:pPr>
        <w:pStyle w:val="CommentText"/>
      </w:pPr>
      <w:r>
        <w:rPr>
          <w:rStyle w:val="CommentReference"/>
        </w:rPr>
        <w:annotationRef/>
      </w:r>
      <w:r>
        <w:t>Quite a long sentence</w:t>
      </w:r>
      <w:r>
        <w:rPr>
          <w:noProof/>
        </w:rPr>
        <w:t xml:space="preserve">, but </w:t>
      </w:r>
      <w:r>
        <w:t>this is a suggestion for how to do that at least! Should we maybe split it instead?</w:t>
      </w:r>
    </w:p>
  </w:comment>
  <w:comment w:id="48" w:author="Anna Gårdmark" w:date="2021-01-12T10:56:00Z" w:initials="AG">
    <w:p w14:paraId="30045B06" w14:textId="5DA87E8D" w:rsidR="003473C7" w:rsidRDefault="003473C7">
      <w:pPr>
        <w:pStyle w:val="CommentText"/>
      </w:pPr>
      <w:r>
        <w:rPr>
          <w:rStyle w:val="CommentReference"/>
        </w:rPr>
        <w:annotationRef/>
      </w:r>
      <w:r>
        <w:t>not only predictions but also understanding of causes of observed responses. Suggest you make both these points, in separate sentences. See suggestion</w:t>
      </w:r>
    </w:p>
  </w:comment>
  <w:comment w:id="49" w:author="Max Lindmark" w:date="2021-01-15T13:12:00Z" w:initials="ML">
    <w:p w14:paraId="494E6624" w14:textId="50203EA4" w:rsidR="007C10AC" w:rsidRDefault="007C10AC">
      <w:pPr>
        <w:pStyle w:val="CommentText"/>
      </w:pPr>
      <w:r>
        <w:rPr>
          <w:rStyle w:val="CommentReference"/>
        </w:rPr>
        <w:annotationRef/>
      </w:r>
      <w:r>
        <w:t>following Annas edits here</w:t>
      </w:r>
    </w:p>
  </w:comment>
  <w:comment w:id="50" w:author="Max Lindmark" w:date="2021-01-15T13:13:00Z" w:initials="ML">
    <w:p w14:paraId="1CAFC350" w14:textId="3F2912DE" w:rsidR="0013421A" w:rsidRDefault="0013421A">
      <w:pPr>
        <w:pStyle w:val="CommentText"/>
      </w:pPr>
      <w:r>
        <w:rPr>
          <w:rStyle w:val="CommentReference"/>
        </w:rPr>
        <w:annotationRef/>
      </w:r>
      <w:r>
        <w:t xml:space="preserve">Not using the term factorial </w:t>
      </w:r>
    </w:p>
  </w:comment>
  <w:comment w:id="55" w:author="Jan Ohlberger" w:date="2020-12-22T16:10:00Z" w:initials="Ca">
    <w:p w14:paraId="168940E9" w14:textId="3C6F4037" w:rsidR="003473C7" w:rsidRDefault="003473C7">
      <w:pPr>
        <w:pStyle w:val="CommentText"/>
      </w:pPr>
      <w:r>
        <w:rPr>
          <w:rStyle w:val="CommentReference"/>
        </w:rPr>
        <w:annotationRef/>
      </w:r>
      <w:r>
        <w:t>I’d leave this in here – basically what the next sentence describes is weakly informative, right?</w:t>
      </w:r>
    </w:p>
  </w:comment>
  <w:comment w:id="56" w:author="Max Lindmark" w:date="2021-01-15T13:14:00Z" w:initials="ML">
    <w:p w14:paraId="300A7F8E" w14:textId="708670AA" w:rsidR="00480900" w:rsidRDefault="00480900">
      <w:pPr>
        <w:pStyle w:val="CommentText"/>
      </w:pPr>
      <w:r>
        <w:rPr>
          <w:rStyle w:val="CommentReference"/>
        </w:rPr>
        <w:annotationRef/>
      </w:r>
      <w:r w:rsidR="007E5550">
        <w:t>Yes,</w:t>
      </w:r>
      <w:r>
        <w:t xml:space="preserve"> I would interpret them as such</w:t>
      </w:r>
      <w:r w:rsidR="007E5550">
        <w:t xml:space="preserve"> at least</w:t>
      </w:r>
      <w:r w:rsidR="00B70AB2">
        <w:t xml:space="preserve"> but I feel there’s a lot of interpretation </w:t>
      </w:r>
      <w:r w:rsidR="000143A5">
        <w:t>on that…</w:t>
      </w:r>
    </w:p>
  </w:comment>
  <w:comment w:id="57" w:author="Max Lindmark" w:date="2020-12-22T09:49:00Z" w:initials="ML">
    <w:p w14:paraId="17C170AB" w14:textId="77777777" w:rsidR="003473C7" w:rsidRDefault="003473C7" w:rsidP="00FF0C73">
      <w:pPr>
        <w:pStyle w:val="CommentText"/>
      </w:pPr>
      <w:r>
        <w:rPr>
          <w:rStyle w:val="CommentReference"/>
        </w:rPr>
        <w:annotationRef/>
      </w:r>
      <w:r>
        <w:t>This is how it is coded:</w:t>
      </w:r>
    </w:p>
    <w:p w14:paraId="730C205E" w14:textId="77777777" w:rsidR="003473C7" w:rsidRDefault="003473C7" w:rsidP="00FF0C73">
      <w:pPr>
        <w:pStyle w:val="CommentText"/>
      </w:pPr>
      <w:hyperlink r:id="rId1" w:history="1">
        <w:r w:rsidRPr="00857C2F">
          <w:rPr>
            <w:rStyle w:val="Hyperlink"/>
          </w:rPr>
          <w:t>https://github.com/maxlindmark/scaling/blob/master/JAGS_models/log_linear/metabolism/m1.txt</w:t>
        </w:r>
      </w:hyperlink>
      <w:r>
        <w:t xml:space="preserve"> </w:t>
      </w:r>
    </w:p>
  </w:comment>
  <w:comment w:id="58" w:author="Jan Ohlberger" w:date="2020-12-22T16:06:00Z" w:initials="Ca">
    <w:p w14:paraId="23589195" w14:textId="139ED49A" w:rsidR="003473C7" w:rsidRDefault="003473C7">
      <w:pPr>
        <w:pStyle w:val="CommentText"/>
      </w:pPr>
      <w:r>
        <w:rPr>
          <w:rStyle w:val="CommentReference"/>
        </w:rPr>
        <w:annotationRef/>
      </w:r>
      <w:r>
        <w:t xml:space="preserve">I’m wondering if this could be one dummy variable, where the second parameter takes the absolute value of the first parameter minus 1.  </w:t>
      </w:r>
    </w:p>
  </w:comment>
  <w:comment w:id="59" w:author="Max Lindmark" w:date="2021-01-15T13:16:00Z" w:initials="ML">
    <w:p w14:paraId="5E9241B5" w14:textId="7386B234" w:rsidR="00480900" w:rsidRDefault="00480900">
      <w:pPr>
        <w:pStyle w:val="CommentText"/>
      </w:pPr>
      <w:r>
        <w:rPr>
          <w:rStyle w:val="CommentReference"/>
        </w:rPr>
        <w:annotationRef/>
      </w:r>
      <w:r>
        <w:t xml:space="preserve">Hm, yes maybe that could work too. </w:t>
      </w:r>
      <w:r w:rsidR="00EE55AB">
        <w:t>Would you prefer that or is it ok like this? Should be the same right?</w:t>
      </w:r>
    </w:p>
  </w:comment>
  <w:comment w:id="60" w:author="Max Lindmark" w:date="2020-12-09T16:31:00Z" w:initials="ML">
    <w:p w14:paraId="3342A498" w14:textId="77777777" w:rsidR="003473C7" w:rsidRDefault="003473C7" w:rsidP="00FF0C73">
      <w:pPr>
        <w:autoSpaceDE w:val="0"/>
        <w:autoSpaceDN w:val="0"/>
        <w:adjustRightInd w:val="0"/>
        <w:rPr>
          <w:sz w:val="32"/>
          <w:szCs w:val="32"/>
          <w:lang w:val="en-GB"/>
        </w:rPr>
      </w:pPr>
      <w:r>
        <w:rPr>
          <w:rStyle w:val="CommentReference"/>
        </w:rPr>
        <w:annotationRef/>
      </w:r>
      <w:r>
        <w:t>This is the exact wording from Padfield 2020, “</w:t>
      </w:r>
      <w:r>
        <w:rPr>
          <w:sz w:val="32"/>
          <w:szCs w:val="32"/>
          <w:lang w:val="en-GB"/>
        </w:rPr>
        <w:t>Temperature-dependent changes to host–parasite interactions alter</w:t>
      </w:r>
    </w:p>
    <w:p w14:paraId="1EB12B2B" w14:textId="77777777" w:rsidR="003473C7" w:rsidRDefault="003473C7" w:rsidP="00FF0C73">
      <w:pPr>
        <w:pStyle w:val="CommentText"/>
      </w:pPr>
      <w:r>
        <w:rPr>
          <w:sz w:val="32"/>
          <w:szCs w:val="32"/>
          <w:lang w:val="en-GB"/>
        </w:rPr>
        <w:t>the thermal performance of a bacterial host</w:t>
      </w:r>
      <w:r>
        <w:t>”</w:t>
      </w:r>
    </w:p>
    <w:p w14:paraId="0DD1E332" w14:textId="77777777" w:rsidR="003473C7" w:rsidRDefault="003473C7" w:rsidP="00FF0C73">
      <w:pPr>
        <w:pStyle w:val="CommentText"/>
      </w:pPr>
    </w:p>
    <w:p w14:paraId="4805AF15" w14:textId="77777777" w:rsidR="003473C7" w:rsidRDefault="003473C7" w:rsidP="00FF0C73">
      <w:pPr>
        <w:pStyle w:val="CommentText"/>
      </w:pPr>
      <w:r>
        <w:t xml:space="preserve">Not sure exactly what it means though! It’s not the temperature where it reaches half the maximum at least… </w:t>
      </w:r>
    </w:p>
  </w:comment>
  <w:comment w:id="61" w:author="Anna Gårdmark" w:date="2021-01-12T11:18:00Z" w:initials="AG">
    <w:p w14:paraId="34E3A416" w14:textId="17BF292B" w:rsidR="003473C7" w:rsidRDefault="003473C7">
      <w:pPr>
        <w:pStyle w:val="CommentText"/>
      </w:pPr>
      <w:r>
        <w:rPr>
          <w:rStyle w:val="CommentReference"/>
        </w:rPr>
        <w:annotationRef/>
      </w:r>
      <w:r>
        <w:t>I’ll have a look at get back to you</w:t>
      </w:r>
    </w:p>
  </w:comment>
  <w:comment w:id="62" w:author="Max Lindmark" w:date="2021-01-15T13:36:00Z" w:initials="ML">
    <w:p w14:paraId="72B71C22" w14:textId="068E8138" w:rsidR="00F84B0E" w:rsidRDefault="00F84B0E">
      <w:pPr>
        <w:pStyle w:val="CommentText"/>
      </w:pPr>
      <w:r>
        <w:rPr>
          <w:rStyle w:val="CommentReference"/>
        </w:rPr>
        <w:annotationRef/>
      </w:r>
      <w:r>
        <w:t xml:space="preserve">See comment in the results-section on this as well </w:t>
      </w:r>
      <w:r>
        <w:sym w:font="Wingdings" w:char="F04A"/>
      </w:r>
      <w:r>
        <w:t xml:space="preserve"> </w:t>
      </w:r>
    </w:p>
  </w:comment>
  <w:comment w:id="64" w:author="Jan Ohlberger" w:date="2020-12-04T16:53:00Z" w:initials="Ca">
    <w:p w14:paraId="3CFC2023" w14:textId="77777777" w:rsidR="003473C7" w:rsidRDefault="003473C7" w:rsidP="00FF0C73">
      <w:pPr>
        <w:pStyle w:val="CommentText"/>
      </w:pPr>
      <w:r w:rsidRPr="00F415D9">
        <w:rPr>
          <w:rStyle w:val="CommentReference"/>
        </w:rPr>
        <w:annotationRef/>
      </w:r>
      <w:r w:rsidRPr="00F415D9">
        <w:t>I wonder if we should integrate that into the main text above. It is a rather important point to make.</w:t>
      </w:r>
    </w:p>
  </w:comment>
  <w:comment w:id="65" w:author="Max Lindmark" w:date="2020-12-21T16:08:00Z" w:initials="ML">
    <w:p w14:paraId="2F69B675" w14:textId="77777777" w:rsidR="003473C7" w:rsidRDefault="003473C7" w:rsidP="00FF0C73">
      <w:pPr>
        <w:pStyle w:val="CommentText"/>
      </w:pPr>
      <w:r>
        <w:rPr>
          <w:rStyle w:val="CommentReference"/>
        </w:rPr>
        <w:annotationRef/>
      </w:r>
      <w:r>
        <w:t>Hmm, I was struggling to find a better place for that than here, where we describe the variables. Do you have a specific place in mind?</w:t>
      </w:r>
    </w:p>
  </w:comment>
  <w:comment w:id="66" w:author="Jan Ohlberger" w:date="2020-12-22T16:08:00Z" w:initials="Ca">
    <w:p w14:paraId="1D8F7DB8" w14:textId="211F8AF9" w:rsidR="003473C7" w:rsidRDefault="003473C7">
      <w:pPr>
        <w:pStyle w:val="CommentText"/>
      </w:pPr>
      <w:r>
        <w:rPr>
          <w:rStyle w:val="CommentReference"/>
        </w:rPr>
        <w:annotationRef/>
      </w:r>
      <w:r>
        <w:t>Maybe in the 4</w:t>
      </w:r>
      <w:r w:rsidRPr="006423F8">
        <w:rPr>
          <w:vertAlign w:val="superscript"/>
        </w:rPr>
        <w:t>th</w:t>
      </w:r>
      <w:r>
        <w:t xml:space="preserve"> paragraph of the introduction - after the first sentence of that paragraph?</w:t>
      </w:r>
    </w:p>
  </w:comment>
  <w:comment w:id="67" w:author="Max Lindmark" w:date="2021-01-15T15:14:00Z" w:initials="ML">
    <w:p w14:paraId="0274DD36" w14:textId="220F2DC1" w:rsidR="00F415D9" w:rsidRDefault="00F415D9">
      <w:pPr>
        <w:pStyle w:val="CommentText"/>
      </w:pPr>
      <w:r>
        <w:rPr>
          <w:rStyle w:val="CommentReference"/>
        </w:rPr>
        <w:annotationRef/>
      </w:r>
      <w:r w:rsidR="007E5550">
        <w:t>Actually,</w:t>
      </w:r>
      <w:r>
        <w:t xml:space="preserve"> that could work, thanks! See edi</w:t>
      </w:r>
      <w:r w:rsidR="00B661DB">
        <w:t>t around line 120</w:t>
      </w:r>
    </w:p>
  </w:comment>
  <w:comment w:id="68" w:author="Max Lindmark" w:date="2020-12-22T13:14:00Z" w:initials="ML">
    <w:p w14:paraId="058974E2" w14:textId="4F950C90" w:rsidR="003473C7" w:rsidRDefault="003473C7" w:rsidP="00FF0C73">
      <w:pPr>
        <w:pStyle w:val="CommentText"/>
      </w:pPr>
      <w:r>
        <w:rPr>
          <w:rStyle w:val="CommentReference"/>
        </w:rPr>
        <w:annotationRef/>
      </w:r>
      <w:r>
        <w:t xml:space="preserve">This is so that we can refer to it in the </w:t>
      </w:r>
      <w:r w:rsidR="007E5550">
        <w:t>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8ECB03" w15:done="0"/>
  <w15:commentEx w15:paraId="0C0ED695" w15:paraIdParent="078ECB03" w15:done="0"/>
  <w15:commentEx w15:paraId="75B4B7A2" w15:done="0"/>
  <w15:commentEx w15:paraId="6AD4112D" w15:done="0"/>
  <w15:commentEx w15:paraId="0CE97EF6" w15:done="0"/>
  <w15:commentEx w15:paraId="5CF7C998" w15:done="0"/>
  <w15:commentEx w15:paraId="6FF07B98" w15:done="0"/>
  <w15:commentEx w15:paraId="4A97B663" w15:paraIdParent="6FF07B98" w15:done="0"/>
  <w15:commentEx w15:paraId="73085272" w15:paraIdParent="6FF07B98" w15:done="0"/>
  <w15:commentEx w15:paraId="5207BF15" w15:done="0"/>
  <w15:commentEx w15:paraId="1642C72C" w15:paraIdParent="5207BF15" w15:done="0"/>
  <w15:commentEx w15:paraId="744F0D12" w15:done="0"/>
  <w15:commentEx w15:paraId="5008CD41" w15:paraIdParent="744F0D12" w15:done="0"/>
  <w15:commentEx w15:paraId="07119266" w15:done="0"/>
  <w15:commentEx w15:paraId="726714A5" w15:paraIdParent="07119266" w15:done="0"/>
  <w15:commentEx w15:paraId="51C4498B" w15:done="0"/>
  <w15:commentEx w15:paraId="724646BD" w15:paraIdParent="51C4498B" w15:done="0"/>
  <w15:commentEx w15:paraId="30045B06" w15:paraIdParent="51C4498B" w15:done="0"/>
  <w15:commentEx w15:paraId="494E6624" w15:paraIdParent="51C4498B" w15:done="0"/>
  <w15:commentEx w15:paraId="1CAFC350" w15:done="0"/>
  <w15:commentEx w15:paraId="168940E9" w15:done="0"/>
  <w15:commentEx w15:paraId="300A7F8E" w15:paraIdParent="168940E9" w15:done="0"/>
  <w15:commentEx w15:paraId="730C205E" w15:done="0"/>
  <w15:commentEx w15:paraId="23589195" w15:paraIdParent="730C205E" w15:done="0"/>
  <w15:commentEx w15:paraId="5E9241B5" w15:paraIdParent="730C205E" w15:done="0"/>
  <w15:commentEx w15:paraId="4805AF15" w15:done="0"/>
  <w15:commentEx w15:paraId="34E3A416" w15:paraIdParent="4805AF15" w15:done="0"/>
  <w15:commentEx w15:paraId="72B71C22" w15:paraIdParent="4805AF15" w15:done="0"/>
  <w15:commentEx w15:paraId="3CFC2023" w15:done="0"/>
  <w15:commentEx w15:paraId="2F69B675" w15:paraIdParent="3CFC2023" w15:done="0"/>
  <w15:commentEx w15:paraId="1D8F7DB8" w15:paraIdParent="3CFC2023" w15:done="0"/>
  <w15:commentEx w15:paraId="0274DD36" w15:paraIdParent="3CFC2023" w15:done="0"/>
  <w15:commentEx w15:paraId="058974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B4FE8" w16cex:dateUtc="2020-12-09T12:29:00Z"/>
  <w16cex:commentExtensible w16cex:durableId="23ABD727" w16cex:dateUtc="2021-01-15T07:56:00Z"/>
  <w16cex:commentExtensible w16cex:durableId="23AC28CF" w16cex:dateUtc="2021-01-15T13:44:00Z"/>
  <w16cex:commentExtensible w16cex:durableId="23AC30CE" w16cex:dateUtc="2021-01-15T14:18:00Z"/>
  <w16cex:commentExtensible w16cex:durableId="23AC0804" w16cex:dateUtc="2021-01-15T11:24:00Z"/>
  <w16cex:commentExtensible w16cex:durableId="23AC0E1A" w16cex:dateUtc="2021-01-15T11:50:00Z"/>
  <w16cex:commentExtensible w16cex:durableId="23AC0F8C" w16cex:dateUtc="2021-01-15T11:56:00Z"/>
  <w16cex:commentExtensible w16cex:durableId="23AC112B" w16cex:dateUtc="2021-01-15T12:03:00Z"/>
  <w16cex:commentExtensible w16cex:durableId="23AC1332" w16cex:dateUtc="2021-01-15T12:12:00Z"/>
  <w16cex:commentExtensible w16cex:durableId="23AC135F" w16cex:dateUtc="2021-01-15T12:13:00Z"/>
  <w16cex:commentExtensible w16cex:durableId="23AC139A" w16cex:dateUtc="2021-01-15T12:14:00Z"/>
  <w16cex:commentExtensible w16cex:durableId="23AC142C" w16cex:dateUtc="2021-01-15T12:16:00Z"/>
  <w16cex:commentExtensible w16cex:durableId="23AC18F3" w16cex:dateUtc="2021-01-15T12:36:00Z"/>
  <w16cex:commentExtensible w16cex:durableId="23AC2FE0" w16cex:dateUtc="2021-01-1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8ECB03" w16cid:durableId="2373DA6A"/>
  <w16cid:commentId w16cid:paraId="0C0ED695" w16cid:durableId="237B4FE8"/>
  <w16cid:commentId w16cid:paraId="75B4B7A2" w16cid:durableId="238C6703"/>
  <w16cid:commentId w16cid:paraId="6AD4112D" w16cid:durableId="23ABD727"/>
  <w16cid:commentId w16cid:paraId="0CE97EF6" w16cid:durableId="23AC28CF"/>
  <w16cid:commentId w16cid:paraId="5CF7C998" w16cid:durableId="23AC30CE"/>
  <w16cid:commentId w16cid:paraId="6FF07B98" w16cid:durableId="237B7B06"/>
  <w16cid:commentId w16cid:paraId="4A97B663" w16cid:durableId="238C94AF"/>
  <w16cid:commentId w16cid:paraId="73085272" w16cid:durableId="23AC0804"/>
  <w16cid:commentId w16cid:paraId="5207BF15" w16cid:durableId="23ABCEC9"/>
  <w16cid:commentId w16cid:paraId="1642C72C" w16cid:durableId="23AC0E1A"/>
  <w16cid:commentId w16cid:paraId="744F0D12" w16cid:durableId="23ABCEE0"/>
  <w16cid:commentId w16cid:paraId="5008CD41" w16cid:durableId="23AC0F8C"/>
  <w16cid:commentId w16cid:paraId="07119266" w16cid:durableId="238C97A1"/>
  <w16cid:commentId w16cid:paraId="726714A5" w16cid:durableId="23AC112B"/>
  <w16cid:commentId w16cid:paraId="51C4498B" w16cid:durableId="2374E33E"/>
  <w16cid:commentId w16cid:paraId="724646BD" w16cid:durableId="237CD3A7"/>
  <w16cid:commentId w16cid:paraId="30045B06" w16cid:durableId="23ABCEF0"/>
  <w16cid:commentId w16cid:paraId="494E6624" w16cid:durableId="23AC1332"/>
  <w16cid:commentId w16cid:paraId="1CAFC350" w16cid:durableId="23AC135F"/>
  <w16cid:commentId w16cid:paraId="168940E9" w16cid:durableId="238C98FE"/>
  <w16cid:commentId w16cid:paraId="300A7F8E" w16cid:durableId="23AC139A"/>
  <w16cid:commentId w16cid:paraId="730C205E" w16cid:durableId="238C3F8F"/>
  <w16cid:commentId w16cid:paraId="23589195" w16cid:durableId="238C9806"/>
  <w16cid:commentId w16cid:paraId="5E9241B5" w16cid:durableId="23AC142C"/>
  <w16cid:commentId w16cid:paraId="4805AF15" w16cid:durableId="237B7A5D"/>
  <w16cid:commentId w16cid:paraId="34E3A416" w16cid:durableId="23ABCEF7"/>
  <w16cid:commentId w16cid:paraId="72B71C22" w16cid:durableId="23AC18F3"/>
  <w16cid:commentId w16cid:paraId="3CFC2023" w16cid:durableId="2374E827"/>
  <w16cid:commentId w16cid:paraId="2F69B675" w16cid:durableId="238B46EA"/>
  <w16cid:commentId w16cid:paraId="1D8F7DB8" w16cid:durableId="238C9892"/>
  <w16cid:commentId w16cid:paraId="0274DD36" w16cid:durableId="23AC2FE0"/>
  <w16cid:commentId w16cid:paraId="058974E2" w16cid:durableId="238C6FB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6DAE"/>
    <w:rsid w:val="00010403"/>
    <w:rsid w:val="00011BB4"/>
    <w:rsid w:val="00013A66"/>
    <w:rsid w:val="000143A5"/>
    <w:rsid w:val="00017EF3"/>
    <w:rsid w:val="00021059"/>
    <w:rsid w:val="000244B9"/>
    <w:rsid w:val="00053040"/>
    <w:rsid w:val="00054D52"/>
    <w:rsid w:val="00073015"/>
    <w:rsid w:val="00082E9F"/>
    <w:rsid w:val="00095A1A"/>
    <w:rsid w:val="000A663B"/>
    <w:rsid w:val="000C0ECF"/>
    <w:rsid w:val="000E3764"/>
    <w:rsid w:val="000E3C63"/>
    <w:rsid w:val="000F7520"/>
    <w:rsid w:val="000F76CB"/>
    <w:rsid w:val="001114C8"/>
    <w:rsid w:val="00120041"/>
    <w:rsid w:val="00133893"/>
    <w:rsid w:val="0013421A"/>
    <w:rsid w:val="0013712F"/>
    <w:rsid w:val="00150144"/>
    <w:rsid w:val="00153359"/>
    <w:rsid w:val="00154D1C"/>
    <w:rsid w:val="001A3841"/>
    <w:rsid w:val="001C3256"/>
    <w:rsid w:val="00221898"/>
    <w:rsid w:val="00224D46"/>
    <w:rsid w:val="002307A3"/>
    <w:rsid w:val="00231794"/>
    <w:rsid w:val="00243D8D"/>
    <w:rsid w:val="00250086"/>
    <w:rsid w:val="00250DFD"/>
    <w:rsid w:val="002742EB"/>
    <w:rsid w:val="00276A4C"/>
    <w:rsid w:val="00276E52"/>
    <w:rsid w:val="00281464"/>
    <w:rsid w:val="00283425"/>
    <w:rsid w:val="002922D7"/>
    <w:rsid w:val="002B2766"/>
    <w:rsid w:val="002B709E"/>
    <w:rsid w:val="002C2944"/>
    <w:rsid w:val="002D0A5D"/>
    <w:rsid w:val="002D73FB"/>
    <w:rsid w:val="002E1DA7"/>
    <w:rsid w:val="002E3AB1"/>
    <w:rsid w:val="002E5E42"/>
    <w:rsid w:val="002F114A"/>
    <w:rsid w:val="002F1D23"/>
    <w:rsid w:val="00313188"/>
    <w:rsid w:val="003151B5"/>
    <w:rsid w:val="0032004D"/>
    <w:rsid w:val="003473C7"/>
    <w:rsid w:val="00360E73"/>
    <w:rsid w:val="00370B3B"/>
    <w:rsid w:val="0038100B"/>
    <w:rsid w:val="00381119"/>
    <w:rsid w:val="003A4874"/>
    <w:rsid w:val="003B0677"/>
    <w:rsid w:val="003B49CA"/>
    <w:rsid w:val="003C25A8"/>
    <w:rsid w:val="003D1255"/>
    <w:rsid w:val="003D6D6E"/>
    <w:rsid w:val="003E61FF"/>
    <w:rsid w:val="003F19AC"/>
    <w:rsid w:val="00404A42"/>
    <w:rsid w:val="00412AB1"/>
    <w:rsid w:val="004133CA"/>
    <w:rsid w:val="00416D62"/>
    <w:rsid w:val="0042376B"/>
    <w:rsid w:val="004418AB"/>
    <w:rsid w:val="00480900"/>
    <w:rsid w:val="00480CDE"/>
    <w:rsid w:val="00490D6F"/>
    <w:rsid w:val="004927E8"/>
    <w:rsid w:val="004B3EA3"/>
    <w:rsid w:val="004B6DDA"/>
    <w:rsid w:val="004E541D"/>
    <w:rsid w:val="00511C3E"/>
    <w:rsid w:val="00512A6F"/>
    <w:rsid w:val="00536996"/>
    <w:rsid w:val="00562866"/>
    <w:rsid w:val="00562ADD"/>
    <w:rsid w:val="005911F4"/>
    <w:rsid w:val="00591F39"/>
    <w:rsid w:val="00596F2F"/>
    <w:rsid w:val="005A3367"/>
    <w:rsid w:val="005A5AE2"/>
    <w:rsid w:val="005A6A4A"/>
    <w:rsid w:val="005B1533"/>
    <w:rsid w:val="005B29F8"/>
    <w:rsid w:val="005B33C9"/>
    <w:rsid w:val="005B4DAB"/>
    <w:rsid w:val="005C3C5E"/>
    <w:rsid w:val="005D217E"/>
    <w:rsid w:val="005E506D"/>
    <w:rsid w:val="005F73F0"/>
    <w:rsid w:val="00605E51"/>
    <w:rsid w:val="00607CDA"/>
    <w:rsid w:val="00630BE5"/>
    <w:rsid w:val="006423F8"/>
    <w:rsid w:val="00645F5D"/>
    <w:rsid w:val="00652262"/>
    <w:rsid w:val="00652574"/>
    <w:rsid w:val="00672CB5"/>
    <w:rsid w:val="00673B26"/>
    <w:rsid w:val="006A739F"/>
    <w:rsid w:val="006B4F16"/>
    <w:rsid w:val="006C7B7B"/>
    <w:rsid w:val="006D6D1A"/>
    <w:rsid w:val="007007A8"/>
    <w:rsid w:val="007048D2"/>
    <w:rsid w:val="007708F2"/>
    <w:rsid w:val="0077501C"/>
    <w:rsid w:val="00777BFB"/>
    <w:rsid w:val="007834FE"/>
    <w:rsid w:val="00787B6E"/>
    <w:rsid w:val="007900F4"/>
    <w:rsid w:val="00790147"/>
    <w:rsid w:val="00794EC7"/>
    <w:rsid w:val="007B081C"/>
    <w:rsid w:val="007B5F1E"/>
    <w:rsid w:val="007C10AC"/>
    <w:rsid w:val="007C79FE"/>
    <w:rsid w:val="007D312B"/>
    <w:rsid w:val="007D782E"/>
    <w:rsid w:val="007E11A6"/>
    <w:rsid w:val="007E5550"/>
    <w:rsid w:val="007E7070"/>
    <w:rsid w:val="007F1124"/>
    <w:rsid w:val="007F1AD1"/>
    <w:rsid w:val="007F2B11"/>
    <w:rsid w:val="007F33FF"/>
    <w:rsid w:val="007F49D0"/>
    <w:rsid w:val="00801AAE"/>
    <w:rsid w:val="00803DAE"/>
    <w:rsid w:val="008178B9"/>
    <w:rsid w:val="008205A1"/>
    <w:rsid w:val="008411DC"/>
    <w:rsid w:val="008421BD"/>
    <w:rsid w:val="00844361"/>
    <w:rsid w:val="00852EFA"/>
    <w:rsid w:val="00892D80"/>
    <w:rsid w:val="008936B1"/>
    <w:rsid w:val="00894883"/>
    <w:rsid w:val="00895761"/>
    <w:rsid w:val="008A78D7"/>
    <w:rsid w:val="008B6429"/>
    <w:rsid w:val="008E5DC0"/>
    <w:rsid w:val="00905AAE"/>
    <w:rsid w:val="00916D4B"/>
    <w:rsid w:val="00917A1D"/>
    <w:rsid w:val="00946795"/>
    <w:rsid w:val="0096012F"/>
    <w:rsid w:val="0096388F"/>
    <w:rsid w:val="00974780"/>
    <w:rsid w:val="00992DF4"/>
    <w:rsid w:val="00995ADF"/>
    <w:rsid w:val="009961D8"/>
    <w:rsid w:val="009A72FD"/>
    <w:rsid w:val="009C411F"/>
    <w:rsid w:val="009C7A22"/>
    <w:rsid w:val="009D01E6"/>
    <w:rsid w:val="009D7373"/>
    <w:rsid w:val="009E2F9C"/>
    <w:rsid w:val="009F1D49"/>
    <w:rsid w:val="009F6C67"/>
    <w:rsid w:val="00A0526A"/>
    <w:rsid w:val="00A13DB2"/>
    <w:rsid w:val="00A150AA"/>
    <w:rsid w:val="00A2189E"/>
    <w:rsid w:val="00A416C1"/>
    <w:rsid w:val="00A42619"/>
    <w:rsid w:val="00A46803"/>
    <w:rsid w:val="00A50188"/>
    <w:rsid w:val="00A60081"/>
    <w:rsid w:val="00A60F29"/>
    <w:rsid w:val="00A67830"/>
    <w:rsid w:val="00A7336E"/>
    <w:rsid w:val="00A77A8D"/>
    <w:rsid w:val="00A82D94"/>
    <w:rsid w:val="00AA3C6A"/>
    <w:rsid w:val="00AA3D19"/>
    <w:rsid w:val="00AA5F7C"/>
    <w:rsid w:val="00AB5084"/>
    <w:rsid w:val="00AD12DD"/>
    <w:rsid w:val="00B0145D"/>
    <w:rsid w:val="00B12DD7"/>
    <w:rsid w:val="00B3144A"/>
    <w:rsid w:val="00B37EEC"/>
    <w:rsid w:val="00B5236B"/>
    <w:rsid w:val="00B54FBE"/>
    <w:rsid w:val="00B55F1B"/>
    <w:rsid w:val="00B661DB"/>
    <w:rsid w:val="00B70AB2"/>
    <w:rsid w:val="00B72E09"/>
    <w:rsid w:val="00B81241"/>
    <w:rsid w:val="00B9298F"/>
    <w:rsid w:val="00BA02E3"/>
    <w:rsid w:val="00BB10F1"/>
    <w:rsid w:val="00BB70B4"/>
    <w:rsid w:val="00BC7543"/>
    <w:rsid w:val="00BF0419"/>
    <w:rsid w:val="00BF3282"/>
    <w:rsid w:val="00BF7017"/>
    <w:rsid w:val="00C03190"/>
    <w:rsid w:val="00C12BE4"/>
    <w:rsid w:val="00C22AC7"/>
    <w:rsid w:val="00C83546"/>
    <w:rsid w:val="00C95867"/>
    <w:rsid w:val="00C97513"/>
    <w:rsid w:val="00CA6829"/>
    <w:rsid w:val="00CB1EDC"/>
    <w:rsid w:val="00CC4F69"/>
    <w:rsid w:val="00CE7E56"/>
    <w:rsid w:val="00CF4909"/>
    <w:rsid w:val="00CF4E36"/>
    <w:rsid w:val="00CF5203"/>
    <w:rsid w:val="00D26C75"/>
    <w:rsid w:val="00D3285A"/>
    <w:rsid w:val="00D36CE2"/>
    <w:rsid w:val="00D4018E"/>
    <w:rsid w:val="00D51754"/>
    <w:rsid w:val="00D6091E"/>
    <w:rsid w:val="00D63D1D"/>
    <w:rsid w:val="00D667DA"/>
    <w:rsid w:val="00D7375E"/>
    <w:rsid w:val="00D82235"/>
    <w:rsid w:val="00D83964"/>
    <w:rsid w:val="00D90C7E"/>
    <w:rsid w:val="00DA1A4E"/>
    <w:rsid w:val="00DB1AFE"/>
    <w:rsid w:val="00DD50D6"/>
    <w:rsid w:val="00DE3AE2"/>
    <w:rsid w:val="00DE6418"/>
    <w:rsid w:val="00DE7308"/>
    <w:rsid w:val="00E15C03"/>
    <w:rsid w:val="00E20F32"/>
    <w:rsid w:val="00E466B6"/>
    <w:rsid w:val="00E536A6"/>
    <w:rsid w:val="00E56DA6"/>
    <w:rsid w:val="00E8344A"/>
    <w:rsid w:val="00EA4411"/>
    <w:rsid w:val="00ED6925"/>
    <w:rsid w:val="00EE55AB"/>
    <w:rsid w:val="00EE5D2F"/>
    <w:rsid w:val="00EF0479"/>
    <w:rsid w:val="00EF128E"/>
    <w:rsid w:val="00F13350"/>
    <w:rsid w:val="00F23B5D"/>
    <w:rsid w:val="00F3237B"/>
    <w:rsid w:val="00F415D9"/>
    <w:rsid w:val="00F4251D"/>
    <w:rsid w:val="00F73D98"/>
    <w:rsid w:val="00F84B0E"/>
    <w:rsid w:val="00FA166A"/>
    <w:rsid w:val="00FA314D"/>
    <w:rsid w:val="00FB7083"/>
    <w:rsid w:val="00FB7AE1"/>
    <w:rsid w:val="00FC7400"/>
    <w:rsid w:val="00FE0538"/>
    <w:rsid w:val="00FE084A"/>
    <w:rsid w:val="00FE10BE"/>
    <w:rsid w:val="00FE7212"/>
    <w:rsid w:val="00FF0C73"/>
    <w:rsid w:val="00FF2DA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maxlindmark/scaling/blob/master/JAGS_models/log_linear/metabolism/m1.txt"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maxlindmark/scalin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max.lindmark@slu.se"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0F779-5100-D244-8391-FB37EBD2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35</Pages>
  <Words>47737</Words>
  <Characters>272105</Characters>
  <Application>Microsoft Office Word</Application>
  <DocSecurity>0</DocSecurity>
  <Lines>2267</Lines>
  <Paragraphs>638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319204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246</cp:revision>
  <dcterms:created xsi:type="dcterms:W3CDTF">2021-01-15T07:19:00Z</dcterms:created>
  <dcterms:modified xsi:type="dcterms:W3CDTF">2021-01-15T14:54:00Z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id="DzJXmSQ3"/&gt;&lt;style id="http://www.zotero.org/styles/ecology-letters" hasBibliography="1" bibliographyStyleHasBeenSet="1"/&gt;&lt;prefs&gt;&lt;pref name="fieldType" value="Field"/&gt;&lt;/prefs&gt;&lt;/data&gt;</vt:lpwstr>
  </property>
</Properties>
</file>