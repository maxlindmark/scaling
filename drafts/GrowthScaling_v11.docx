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3F26" w14:textId="77777777" w:rsidR="00221898" w:rsidRPr="00B37A74" w:rsidRDefault="00221898" w:rsidP="00221898">
      <w:pPr>
        <w:spacing w:line="480" w:lineRule="auto"/>
        <w:contextualSpacing/>
        <w:jc w:val="both"/>
        <w:rPr>
          <w:rFonts w:cstheme="minorHAnsi"/>
          <w:b/>
          <w:bCs/>
          <w:iCs/>
          <w:sz w:val="28"/>
          <w:szCs w:val="44"/>
        </w:rPr>
      </w:pPr>
      <w:r w:rsidRPr="00B37A74">
        <w:rPr>
          <w:rFonts w:cstheme="minorHAnsi"/>
          <w:b/>
          <w:bCs/>
          <w:iCs/>
          <w:sz w:val="28"/>
          <w:szCs w:val="44"/>
        </w:rPr>
        <w:t>Title Page</w:t>
      </w:r>
    </w:p>
    <w:p w14:paraId="3F598C3E" w14:textId="77777777" w:rsidR="00221898" w:rsidRPr="00B37A74" w:rsidRDefault="00221898" w:rsidP="00221898">
      <w:pPr>
        <w:spacing w:line="480" w:lineRule="auto"/>
        <w:contextualSpacing/>
        <w:jc w:val="both"/>
        <w:rPr>
          <w:rFonts w:cstheme="minorHAnsi"/>
          <w:iCs/>
          <w:sz w:val="28"/>
          <w:szCs w:val="28"/>
        </w:rPr>
      </w:pPr>
      <w:r w:rsidRPr="00B37A74">
        <w:rPr>
          <w:iCs/>
          <w:sz w:val="28"/>
          <w:szCs w:val="28"/>
        </w:rPr>
        <w:t xml:space="preserve">Optimum growth temperature declines with body size within fish </w:t>
      </w:r>
      <w:r w:rsidRPr="00B37A74">
        <w:rPr>
          <w:rFonts w:cstheme="minorHAnsi"/>
          <w:iCs/>
          <w:sz w:val="28"/>
          <w:szCs w:val="28"/>
        </w:rPr>
        <w:t>species</w:t>
      </w:r>
    </w:p>
    <w:p w14:paraId="6965EEAD" w14:textId="77777777" w:rsidR="00221898" w:rsidRPr="00B37A74" w:rsidRDefault="00221898" w:rsidP="00221898">
      <w:pPr>
        <w:spacing w:line="480" w:lineRule="auto"/>
        <w:contextualSpacing/>
        <w:jc w:val="both"/>
        <w:rPr>
          <w:rFonts w:cstheme="minorHAnsi"/>
        </w:rPr>
      </w:pPr>
    </w:p>
    <w:p w14:paraId="06825FFB" w14:textId="77777777" w:rsidR="00221898" w:rsidRPr="00695900" w:rsidRDefault="00221898" w:rsidP="00221898">
      <w:pPr>
        <w:spacing w:line="480" w:lineRule="auto"/>
        <w:contextualSpacing/>
        <w:jc w:val="both"/>
        <w:rPr>
          <w:rFonts w:cstheme="minorHAnsi"/>
          <w:vertAlign w:val="superscript"/>
        </w:rPr>
      </w:pPr>
      <w:r w:rsidRPr="00695900">
        <w:rPr>
          <w:rFonts w:cstheme="minorHAnsi"/>
        </w:rPr>
        <w:t>Max Lindmark</w:t>
      </w:r>
      <w:r w:rsidRPr="0001320D">
        <w:rPr>
          <w:rFonts w:cstheme="minorHAnsi"/>
          <w:vertAlign w:val="superscript"/>
        </w:rPr>
        <w:t>a,1</w:t>
      </w:r>
      <w:r w:rsidRPr="00695900">
        <w:rPr>
          <w:rFonts w:cstheme="minorHAnsi"/>
        </w:rPr>
        <w:t>, Jan Ohlberger</w:t>
      </w:r>
      <w:r w:rsidRPr="00695900">
        <w:rPr>
          <w:rFonts w:cstheme="minorHAnsi"/>
          <w:vertAlign w:val="superscript"/>
        </w:rPr>
        <w:t>b</w:t>
      </w:r>
      <w:r w:rsidRPr="00695900">
        <w:rPr>
          <w:rFonts w:cstheme="minorHAnsi"/>
        </w:rPr>
        <w:t>, Anna Gårdmark</w:t>
      </w:r>
      <w:r w:rsidRPr="00695900">
        <w:rPr>
          <w:rFonts w:cstheme="minorHAnsi"/>
          <w:vertAlign w:val="superscript"/>
        </w:rPr>
        <w:t>c</w:t>
      </w:r>
    </w:p>
    <w:p w14:paraId="52A8E0B2" w14:textId="77777777" w:rsidR="00221898" w:rsidRPr="00695900" w:rsidRDefault="00221898" w:rsidP="00221898">
      <w:pPr>
        <w:spacing w:line="480" w:lineRule="auto"/>
        <w:contextualSpacing/>
        <w:jc w:val="both"/>
        <w:rPr>
          <w:rFonts w:cstheme="minorHAnsi"/>
          <w:vertAlign w:val="superscript"/>
        </w:rPr>
      </w:pPr>
    </w:p>
    <w:p w14:paraId="33C0F591" w14:textId="77777777" w:rsidR="00221898" w:rsidRPr="00B37A74" w:rsidRDefault="00221898" w:rsidP="00221898">
      <w:pPr>
        <w:spacing w:line="480" w:lineRule="auto"/>
        <w:contextualSpacing/>
        <w:jc w:val="both"/>
      </w:pPr>
      <w:r w:rsidRPr="00B37A74">
        <w:rPr>
          <w:rFonts w:cstheme="minorHAnsi"/>
          <w:vertAlign w:val="superscript"/>
        </w:rPr>
        <w:t xml:space="preserve">a </w:t>
      </w:r>
      <w:r w:rsidRPr="00B37A74">
        <w:t>Swedish University of Agricultural Sciences, Department of Aquatic Resources, Institute of Coastal Research, Skolgatan 6, Öregrund 742 42, Sweden</w:t>
      </w:r>
    </w:p>
    <w:p w14:paraId="0C997A8B" w14:textId="77777777" w:rsidR="00221898" w:rsidRPr="00B37A74" w:rsidRDefault="00221898" w:rsidP="00221898">
      <w:pPr>
        <w:spacing w:line="480" w:lineRule="auto"/>
        <w:contextualSpacing/>
        <w:jc w:val="both"/>
      </w:pPr>
      <w:r w:rsidRPr="00B37A74">
        <w:rPr>
          <w:rFonts w:cstheme="minorHAnsi"/>
          <w:vertAlign w:val="superscript"/>
        </w:rPr>
        <w:t xml:space="preserve">b </w:t>
      </w:r>
      <w:r w:rsidRPr="00B37A74">
        <w:t>School of Aquatic and Fishery Sciences (SAFS), University of Washington, Box 355020, Seattle, WA 98195-5020, USA</w:t>
      </w:r>
    </w:p>
    <w:p w14:paraId="76FEE92E" w14:textId="77777777" w:rsidR="00221898" w:rsidRPr="00B37A74" w:rsidRDefault="00221898" w:rsidP="00221898">
      <w:pPr>
        <w:spacing w:line="480" w:lineRule="auto"/>
        <w:contextualSpacing/>
        <w:jc w:val="both"/>
      </w:pPr>
      <w:r w:rsidRPr="00B37A74">
        <w:rPr>
          <w:rFonts w:cstheme="minorHAnsi"/>
          <w:vertAlign w:val="superscript"/>
        </w:rPr>
        <w:t xml:space="preserve">c </w:t>
      </w:r>
      <w:r w:rsidRPr="00B37A74">
        <w:t>Swedish University of Agricultural Sciences, Department of Aquatic Resources</w:t>
      </w:r>
      <w:commentRangeStart w:id="0"/>
      <w:commentRangeStart w:id="1"/>
      <w:r w:rsidRPr="00B37A74">
        <w:t xml:space="preserve">, </w:t>
      </w:r>
      <w:commentRangeEnd w:id="0"/>
      <w:r w:rsidRPr="00695900">
        <w:rPr>
          <w:rStyle w:val="CommentReference"/>
        </w:rPr>
        <w:commentReference w:id="0"/>
      </w:r>
      <w:commentRangeEnd w:id="1"/>
      <w:r>
        <w:rPr>
          <w:rStyle w:val="CommentReference"/>
        </w:rPr>
        <w:commentReference w:id="1"/>
      </w:r>
      <w:r w:rsidRPr="00B37A74">
        <w:t xml:space="preserve">Skolgatan 6, SE-742 42 Öregrund, Sweden </w:t>
      </w:r>
    </w:p>
    <w:p w14:paraId="2C447CE1" w14:textId="77777777" w:rsidR="00221898" w:rsidRPr="00B37A74" w:rsidRDefault="00221898" w:rsidP="00221898">
      <w:pPr>
        <w:spacing w:line="480" w:lineRule="auto"/>
        <w:contextualSpacing/>
        <w:jc w:val="both"/>
        <w:rPr>
          <w:rFonts w:cstheme="minorHAnsi"/>
          <w:vertAlign w:val="superscript"/>
        </w:rPr>
      </w:pPr>
    </w:p>
    <w:p w14:paraId="5A777E42" w14:textId="77777777" w:rsidR="00221898" w:rsidRPr="00B37A74" w:rsidRDefault="00221898" w:rsidP="00221898">
      <w:pPr>
        <w:spacing w:line="480" w:lineRule="auto"/>
        <w:contextualSpacing/>
        <w:jc w:val="both"/>
        <w:rPr>
          <w:rFonts w:cstheme="minorHAnsi"/>
        </w:rPr>
      </w:pPr>
      <w:r w:rsidRPr="00B37A74">
        <w:rPr>
          <w:rFonts w:cstheme="minorHAnsi"/>
          <w:vertAlign w:val="superscript"/>
        </w:rPr>
        <w:t>1</w:t>
      </w:r>
      <w:r w:rsidRPr="00B37A74">
        <w:rPr>
          <w:rFonts w:cstheme="minorHAnsi"/>
        </w:rPr>
        <w:t xml:space="preserve"> Author to whom correspondence should be addressed. Current address:</w:t>
      </w:r>
    </w:p>
    <w:p w14:paraId="35337E7F" w14:textId="77777777" w:rsidR="00221898" w:rsidRPr="00B37A74" w:rsidRDefault="00221898" w:rsidP="00221898">
      <w:pPr>
        <w:spacing w:line="480" w:lineRule="auto"/>
        <w:contextualSpacing/>
        <w:jc w:val="both"/>
        <w:rPr>
          <w:rFonts w:cstheme="minorHAnsi"/>
        </w:rPr>
      </w:pPr>
      <w:r w:rsidRPr="00B37A74">
        <w:rPr>
          <w:rFonts w:cstheme="minorHAnsi"/>
        </w:rPr>
        <w:t xml:space="preserve">Max Lindmark, Swedish University of Agricultural Sciences, Department of Aquatic Resources, Institute of Marine Research, Turistgatan 5, Lysekil </w:t>
      </w:r>
      <w:r w:rsidRPr="00B37A74">
        <w:t xml:space="preserve"> </w:t>
      </w:r>
      <w:r w:rsidRPr="00B37A74">
        <w:rPr>
          <w:rFonts w:cstheme="minorHAnsi"/>
        </w:rPr>
        <w:t xml:space="preserve">453 30, Sweden, Tel.: +46(0)104784137, </w:t>
      </w:r>
      <w:r w:rsidRPr="00B37A74">
        <w:rPr>
          <w:rFonts w:cstheme="minorHAnsi"/>
          <w:b/>
          <w:bCs/>
        </w:rPr>
        <w:t>email</w:t>
      </w:r>
      <w:r w:rsidRPr="00B37A74">
        <w:rPr>
          <w:rFonts w:cstheme="minorHAnsi"/>
        </w:rPr>
        <w:t xml:space="preserve">: </w:t>
      </w:r>
      <w:hyperlink r:id="rId10" w:history="1">
        <w:r w:rsidRPr="00B37A74">
          <w:rPr>
            <w:rStyle w:val="Hyperlink"/>
            <w:rFonts w:cstheme="minorHAnsi"/>
          </w:rPr>
          <w:t>max.lindmark@slu.se</w:t>
        </w:r>
      </w:hyperlink>
    </w:p>
    <w:p w14:paraId="1388A3C8"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7BFFFABB"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Classification</w:t>
      </w:r>
      <w:r w:rsidRPr="00B37A74">
        <w:rPr>
          <w:rFonts w:cstheme="minorHAnsi"/>
          <w:color w:val="333333"/>
          <w:shd w:val="clear" w:color="auto" w:fill="FFFFFF"/>
        </w:rPr>
        <w:t>: BIOLOGICAL SCIENCES, Ecology</w:t>
      </w:r>
    </w:p>
    <w:p w14:paraId="2642D84A" w14:textId="77777777" w:rsidR="00221898" w:rsidRPr="00B37A74" w:rsidRDefault="00221898" w:rsidP="00221898">
      <w:pPr>
        <w:tabs>
          <w:tab w:val="left" w:pos="6690"/>
        </w:tabs>
        <w:spacing w:line="480" w:lineRule="auto"/>
        <w:contextualSpacing/>
        <w:jc w:val="both"/>
        <w:rPr>
          <w:rFonts w:cstheme="minorHAnsi"/>
          <w:b/>
          <w:color w:val="333333"/>
          <w:shd w:val="clear" w:color="auto" w:fill="FFFFFF"/>
        </w:rPr>
      </w:pPr>
    </w:p>
    <w:p w14:paraId="6D704833" w14:textId="77777777" w:rsidR="00221898" w:rsidRPr="00B37A74" w:rsidRDefault="00221898" w:rsidP="00221898">
      <w:pPr>
        <w:tabs>
          <w:tab w:val="left" w:pos="6690"/>
        </w:tabs>
        <w:spacing w:line="480" w:lineRule="auto"/>
        <w:contextualSpacing/>
        <w:jc w:val="both"/>
        <w:rPr>
          <w:rFonts w:cstheme="minorHAnsi"/>
          <w:color w:val="333333"/>
          <w:shd w:val="clear" w:color="auto" w:fill="FFFFFF"/>
        </w:rPr>
      </w:pPr>
      <w:r w:rsidRPr="00B37A74">
        <w:rPr>
          <w:rFonts w:cstheme="minorHAnsi"/>
          <w:b/>
          <w:color w:val="333333"/>
          <w:shd w:val="clear" w:color="auto" w:fill="FFFFFF"/>
        </w:rPr>
        <w:t>Keywords</w:t>
      </w:r>
      <w:r w:rsidRPr="00B37A74">
        <w:rPr>
          <w:rFonts w:cstheme="minorHAnsi"/>
          <w:color w:val="333333"/>
          <w:shd w:val="clear" w:color="auto" w:fill="FFFFFF"/>
        </w:rPr>
        <w:t xml:space="preserve">: body growth, metabolic rate, consumption rate, temperature-size rule, metabolic theory of ecology </w:t>
      </w:r>
      <w:r w:rsidRPr="00B37A74">
        <w:rPr>
          <w:rFonts w:cstheme="minorHAnsi"/>
          <w:color w:val="333333"/>
          <w:shd w:val="clear" w:color="auto" w:fill="FFFFFF"/>
        </w:rPr>
        <w:tab/>
      </w:r>
    </w:p>
    <w:p w14:paraId="4D66B7D1" w14:textId="59EF96B8" w:rsidR="00221898" w:rsidRDefault="00221898" w:rsidP="00FF0C73">
      <w:pPr>
        <w:spacing w:line="480" w:lineRule="auto"/>
        <w:contextualSpacing/>
        <w:jc w:val="both"/>
        <w:rPr>
          <w:rFonts w:cstheme="minorHAnsi"/>
          <w:b/>
          <w:sz w:val="28"/>
          <w:szCs w:val="28"/>
        </w:rPr>
      </w:pPr>
    </w:p>
    <w:p w14:paraId="5775EFB4" w14:textId="77777777" w:rsidR="00221898" w:rsidRDefault="00221898" w:rsidP="00FF0C73">
      <w:pPr>
        <w:spacing w:line="480" w:lineRule="auto"/>
        <w:contextualSpacing/>
        <w:jc w:val="both"/>
        <w:rPr>
          <w:rFonts w:cstheme="minorHAnsi"/>
          <w:b/>
          <w:sz w:val="28"/>
          <w:szCs w:val="28"/>
        </w:rPr>
      </w:pPr>
    </w:p>
    <w:p w14:paraId="25D57EA6" w14:textId="4EF94F5E"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Abstract</w:t>
      </w:r>
    </w:p>
    <w:p w14:paraId="0A68706A" w14:textId="079AFE04" w:rsidR="00FF0C73" w:rsidRPr="00B37A74" w:rsidRDefault="00FF0C73" w:rsidP="00FF0C73">
      <w:pPr>
        <w:pStyle w:val="ListParagraph"/>
        <w:spacing w:line="480" w:lineRule="auto"/>
        <w:ind w:left="0"/>
        <w:jc w:val="both"/>
        <w:rPr>
          <w:rFonts w:cstheme="minorHAnsi"/>
        </w:rPr>
      </w:pPr>
      <w:r w:rsidRPr="00B37A74">
        <w:rPr>
          <w:rFonts w:cstheme="minorHAnsi"/>
        </w:rPr>
        <w:t xml:space="preserve">According to the temperature-size rule, warming of aquatic ecosystems is generally predicted to increase individual growth rates but reduce asymptotic body sizes of ectotherms. However, we lack a comprehensive understanding of how growth and key processes affecting it, such as </w:t>
      </w:r>
      <w:r w:rsidRPr="00B37A74">
        <w:t>consumption</w:t>
      </w:r>
      <w:r>
        <w:t xml:space="preserve"> and </w:t>
      </w:r>
      <w:r w:rsidRPr="00B37A74">
        <w:t xml:space="preserve">metabolism, </w:t>
      </w:r>
      <w:r w:rsidRPr="00B37A74">
        <w:rPr>
          <w:rFonts w:cstheme="minorHAnsi"/>
        </w:rPr>
        <w:t xml:space="preserve">depend on both temperature and body mass within species. This limits our ability to inform growth models, link experimental data to observed growth patterns, and advance mechanistic food web models. To examine the combined effects of body size and temperature on individual growth, as well as the link between maximum consumption, metabolism and body growth, we conducted a systematic review and compiled experimental data on fishes from 59 studies that combined body mass and temperature treatments. By fitting hierarchical models accounting for variation between species, we estimated how these three processes scale jointly with temperature and body mass within species. We found that </w:t>
      </w:r>
      <w:r w:rsidR="00892D80">
        <w:rPr>
          <w:rFonts w:cstheme="minorHAnsi"/>
        </w:rPr>
        <w:t xml:space="preserve">whole-organism </w:t>
      </w:r>
      <w:r w:rsidR="00A46803">
        <w:t xml:space="preserve">maximum consumption </w:t>
      </w:r>
      <w:r w:rsidR="003B0677">
        <w:t>increases</w:t>
      </w:r>
      <w:r w:rsidR="00A46803">
        <w:t xml:space="preserve"> </w:t>
      </w:r>
      <w:r w:rsidR="00490D6F">
        <w:t xml:space="preserve">more slowly </w:t>
      </w:r>
      <w:r w:rsidR="00A46803">
        <w:t>with body mass than metabolism</w:t>
      </w:r>
      <w:r w:rsidRPr="00B37A74">
        <w:rPr>
          <w:rFonts w:cstheme="minorHAnsi"/>
        </w:rPr>
        <w:t xml:space="preserve">, and is unimodal over the full temperature range, which leads to the prediction that optimum growth temperatures declines with body size. Using an independent dataset, we confirmed this negative relationship between optimum growth temperature and size within fish species. Small individuals </w:t>
      </w:r>
      <w:r>
        <w:rPr>
          <w:rFonts w:cstheme="minorHAnsi"/>
        </w:rPr>
        <w:t>may</w:t>
      </w:r>
      <w:r w:rsidRPr="00B37A74">
        <w:rPr>
          <w:rFonts w:cstheme="minorHAnsi"/>
        </w:rPr>
        <w:t xml:space="preserve"> therefore exhibit increased growth with initial warming, whereas larger conspecific individuals could be the first to experience negative impacts of warming on growth. </w:t>
      </w:r>
      <w:r w:rsidRPr="00B37A74">
        <w:t>These findings help advance mechanistic models of individual growth and food web dynamics and improve our understanding of how climate warming affects the growth and size structure of aquatic ectotherm</w:t>
      </w:r>
      <w:r w:rsidRPr="00B37A74">
        <w:rPr>
          <w:rFonts w:cstheme="minorHAnsi"/>
        </w:rPr>
        <w:t>s.</w:t>
      </w:r>
    </w:p>
    <w:p w14:paraId="63AD3845" w14:textId="77777777" w:rsidR="00FF0C73" w:rsidRPr="00B37A74" w:rsidRDefault="00FF0C73" w:rsidP="00FF0C73">
      <w:pPr>
        <w:pStyle w:val="ListParagraph"/>
        <w:spacing w:line="480" w:lineRule="auto"/>
        <w:ind w:left="0"/>
        <w:jc w:val="both"/>
        <w:rPr>
          <w:rFonts w:cstheme="minorHAnsi"/>
        </w:rPr>
      </w:pPr>
    </w:p>
    <w:p w14:paraId="07549DE4" w14:textId="77777777" w:rsidR="00FF0C73" w:rsidRPr="00B37A74" w:rsidRDefault="00FF0C73" w:rsidP="00FF0C73">
      <w:pPr>
        <w:pStyle w:val="ListParagraph"/>
        <w:spacing w:line="480" w:lineRule="auto"/>
        <w:ind w:left="0"/>
        <w:jc w:val="both"/>
        <w:rPr>
          <w:rFonts w:cstheme="minorHAnsi"/>
        </w:rPr>
      </w:pPr>
    </w:p>
    <w:p w14:paraId="5439D9BE" w14:textId="77777777" w:rsidR="00FF0C73" w:rsidRPr="00B37A74" w:rsidRDefault="00FF0C73" w:rsidP="00FF0C73">
      <w:pPr>
        <w:pStyle w:val="ListParagraph"/>
        <w:spacing w:line="480" w:lineRule="auto"/>
        <w:ind w:left="0"/>
        <w:jc w:val="both"/>
        <w:rPr>
          <w:rFonts w:cstheme="minorHAnsi"/>
        </w:rPr>
      </w:pPr>
    </w:p>
    <w:p w14:paraId="5878E0E8"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Significance statement</w:t>
      </w:r>
    </w:p>
    <w:p w14:paraId="3058FB6D" w14:textId="39138FAA" w:rsidR="00FF0C73" w:rsidRPr="00B37A74" w:rsidRDefault="00FF0C73" w:rsidP="00FF0C73">
      <w:pPr>
        <w:spacing w:line="480" w:lineRule="auto"/>
        <w:contextualSpacing/>
        <w:jc w:val="both"/>
      </w:pPr>
      <w:r w:rsidRPr="00B37A74">
        <w:t>Predicting organism responses to a warming climate</w:t>
      </w:r>
      <w:r w:rsidRPr="00B37A74" w:rsidDel="00091D21">
        <w:t xml:space="preserve"> </w:t>
      </w:r>
      <w:r w:rsidRPr="00B37A74">
        <w:t xml:space="preserve">requires understanding how physiological processes such as feeding, metabolism, and growth depend on body size and temperature within species. Common growth models predict declining optimum growth temperatures with body size if energetic costs </w:t>
      </w:r>
      <w:r>
        <w:t xml:space="preserve">(metabolism) </w:t>
      </w:r>
      <w:r w:rsidRPr="00B37A74">
        <w:t>increase faster than gains</w:t>
      </w:r>
      <w:r>
        <w:t xml:space="preserve"> (feeding)</w:t>
      </w:r>
      <w:r w:rsidRPr="00B37A74">
        <w:t xml:space="preserve"> with body size. However, the generality of these features has not been evaluated at the within-species level. By collating data </w:t>
      </w:r>
      <w:r w:rsidR="005911F4">
        <w:t xml:space="preserve">on fish </w:t>
      </w:r>
      <w:r w:rsidRPr="00B37A74">
        <w:t xml:space="preserve">through a </w:t>
      </w:r>
      <w:r w:rsidRPr="00B37A74">
        <w:rPr>
          <w:rFonts w:eastAsiaTheme="minorEastAsia"/>
        </w:rPr>
        <w:t>systematic literature review</w:t>
      </w:r>
      <w:r w:rsidRPr="00B37A74">
        <w:t>, we find support for both declining net energy gain and declining optimum growth temperatures with body size. Th</w:t>
      </w:r>
      <w:r>
        <w:t xml:space="preserve">is </w:t>
      </w:r>
      <w:r w:rsidRPr="00B37A74">
        <w:t>impl</w:t>
      </w:r>
      <w:r>
        <w:t xml:space="preserve">ies </w:t>
      </w:r>
      <w:r w:rsidRPr="00B37A74">
        <w:t xml:space="preserve">large individuals within populations may be the first to suffer </w:t>
      </w:r>
      <w:r w:rsidR="005911F4">
        <w:t>poor growth due to</w:t>
      </w:r>
      <w:r w:rsidRPr="00B37A74">
        <w:t xml:space="preserve"> warming, with </w:t>
      </w:r>
      <w:r w:rsidR="005911F4">
        <w:t>consequences</w:t>
      </w:r>
      <w:r w:rsidR="005911F4" w:rsidRPr="00B37A74">
        <w:t xml:space="preserve"> </w:t>
      </w:r>
      <w:r w:rsidRPr="00B37A74">
        <w:t>for fisheries yield and food web structure in warmer climates.</w:t>
      </w:r>
    </w:p>
    <w:p w14:paraId="60B24196" w14:textId="77777777" w:rsidR="00FF0C73" w:rsidRPr="00B37A74" w:rsidRDefault="00FF0C73" w:rsidP="00FF0C73">
      <w:pPr>
        <w:spacing w:line="480" w:lineRule="auto"/>
        <w:contextualSpacing/>
        <w:jc w:val="both"/>
      </w:pPr>
    </w:p>
    <w:p w14:paraId="318B1227" w14:textId="77777777" w:rsidR="00FF0C73" w:rsidRPr="00B37A74" w:rsidRDefault="00FF0C73" w:rsidP="00FF0C73">
      <w:pPr>
        <w:spacing w:line="480" w:lineRule="auto"/>
        <w:contextualSpacing/>
        <w:jc w:val="both"/>
      </w:pPr>
    </w:p>
    <w:p w14:paraId="3F4422E8" w14:textId="77777777" w:rsidR="00FF0C73" w:rsidRPr="00B37A74" w:rsidRDefault="00FF0C73" w:rsidP="00FF0C73">
      <w:pPr>
        <w:spacing w:line="480" w:lineRule="auto"/>
        <w:contextualSpacing/>
        <w:jc w:val="both"/>
      </w:pPr>
    </w:p>
    <w:p w14:paraId="33FBF5B9" w14:textId="77777777" w:rsidR="00FF0C73" w:rsidRPr="00B37A74" w:rsidRDefault="00FF0C73" w:rsidP="00FF0C73">
      <w:pPr>
        <w:spacing w:line="480" w:lineRule="auto"/>
        <w:contextualSpacing/>
        <w:jc w:val="both"/>
      </w:pPr>
    </w:p>
    <w:p w14:paraId="640E9312" w14:textId="77777777" w:rsidR="00FF0C73" w:rsidRPr="00B37A74" w:rsidRDefault="00FF0C73" w:rsidP="00FF0C73">
      <w:pPr>
        <w:spacing w:line="480" w:lineRule="auto"/>
        <w:contextualSpacing/>
        <w:jc w:val="both"/>
      </w:pPr>
    </w:p>
    <w:p w14:paraId="1E2D03B7" w14:textId="77777777" w:rsidR="00FF0C73" w:rsidRPr="00B37A74" w:rsidRDefault="00FF0C73" w:rsidP="00FF0C73">
      <w:pPr>
        <w:spacing w:line="480" w:lineRule="auto"/>
        <w:contextualSpacing/>
        <w:jc w:val="both"/>
      </w:pPr>
    </w:p>
    <w:p w14:paraId="3FF445B8" w14:textId="77777777" w:rsidR="00FF0C73" w:rsidRPr="00B37A74" w:rsidRDefault="00FF0C73" w:rsidP="00FF0C73">
      <w:pPr>
        <w:spacing w:line="480" w:lineRule="auto"/>
        <w:contextualSpacing/>
        <w:jc w:val="both"/>
      </w:pPr>
    </w:p>
    <w:p w14:paraId="19236D34" w14:textId="77777777" w:rsidR="00FF0C73" w:rsidRPr="00B37A74" w:rsidRDefault="00FF0C73" w:rsidP="00FF0C73">
      <w:pPr>
        <w:spacing w:line="480" w:lineRule="auto"/>
        <w:contextualSpacing/>
        <w:jc w:val="both"/>
      </w:pPr>
    </w:p>
    <w:p w14:paraId="7F2110B2" w14:textId="77777777" w:rsidR="00FF0C73" w:rsidRPr="00B37A74" w:rsidRDefault="00FF0C73" w:rsidP="00FF0C73">
      <w:pPr>
        <w:spacing w:line="480" w:lineRule="auto"/>
        <w:contextualSpacing/>
        <w:jc w:val="both"/>
      </w:pPr>
    </w:p>
    <w:p w14:paraId="328A6E55" w14:textId="77777777" w:rsidR="00FF0C73" w:rsidRPr="00B37A74" w:rsidRDefault="00FF0C73" w:rsidP="00FF0C73">
      <w:pPr>
        <w:spacing w:line="480" w:lineRule="auto"/>
        <w:contextualSpacing/>
        <w:jc w:val="both"/>
      </w:pPr>
    </w:p>
    <w:p w14:paraId="03B77B7D" w14:textId="77777777" w:rsidR="00FF0C73" w:rsidRPr="00B37A74" w:rsidRDefault="00FF0C73" w:rsidP="00FF0C73">
      <w:pPr>
        <w:spacing w:line="480" w:lineRule="auto"/>
        <w:contextualSpacing/>
        <w:jc w:val="both"/>
      </w:pPr>
    </w:p>
    <w:p w14:paraId="31091E43" w14:textId="77777777" w:rsidR="00FF0C73" w:rsidRPr="00B37A74" w:rsidRDefault="00FF0C73" w:rsidP="00FF0C73">
      <w:pPr>
        <w:spacing w:line="480" w:lineRule="auto"/>
        <w:contextualSpacing/>
        <w:jc w:val="both"/>
      </w:pPr>
    </w:p>
    <w:p w14:paraId="45DABE7D" w14:textId="77777777" w:rsidR="00FF0C73" w:rsidRPr="00B37A74" w:rsidRDefault="00FF0C73" w:rsidP="00FF0C73">
      <w:pPr>
        <w:spacing w:line="480" w:lineRule="auto"/>
        <w:contextualSpacing/>
        <w:jc w:val="both"/>
      </w:pPr>
    </w:p>
    <w:p w14:paraId="414ABA0C"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Introduction</w:t>
      </w:r>
    </w:p>
    <w:p w14:paraId="6AD03EF1" w14:textId="150926C7"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t xml:space="preserve">Individual body growth is a fundamental process powered by metabolism, and thus depends on body size and temperature </w:t>
      </w:r>
      <w:r w:rsidRPr="0001320D">
        <w:rPr>
          <w:rFonts w:eastAsiaTheme="minorEastAsia" w:cstheme="minorHAnsi"/>
        </w:rPr>
        <w:fldChar w:fldCharType="begin"/>
      </w:r>
      <w:r w:rsidRPr="00B37A74">
        <w:rPr>
          <w:rFonts w:eastAsiaTheme="minorEastAsia" w:cstheme="minorHAnsi"/>
        </w:rPr>
        <w:instrText xml:space="preserve"> ADDIN ZOTERO_ITEM CSL_CITATION {"citationID":"a2iuhid3u3f","properties":{"formattedCitation":"(Brown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It affects individual fitness and life history traits, such as maturation size, population growth rates </w:t>
      </w:r>
      <w:r w:rsidRPr="0001320D">
        <w:rPr>
          <w:rFonts w:eastAsiaTheme="minorEastAsia" w:cstheme="minorHAnsi"/>
        </w:rPr>
        <w:fldChar w:fldCharType="begin"/>
      </w:r>
      <w:r w:rsidR="00AA5F7C">
        <w:rPr>
          <w:rFonts w:eastAsiaTheme="minorEastAsia" w:cstheme="minorHAnsi"/>
        </w:rPr>
        <w:instrText xml:space="preserve"> ADDIN ZOTERO_ITEM CSL_CITATION {"citationID":"hNb1pqTJ","properties":{"formattedCitation":"(Savage {\\i{}et al.} 2004)","plainCitation":"(Savage et al. 2004)","noteIndex":0},"citationItems":[{"id":"DzJXmSQ3/4vD4ti4n","uris":["http://zotero.org/users/local/FTg3Qpza/items/5EKRHGLR"],"uri":["http://zotero.org/users/local/FTg3Qpza/items/5EKRHGLR"],"itemData":{"id":914,"type":"article-journal","title":"Effects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Pr="0001320D">
        <w:rPr>
          <w:rFonts w:eastAsiaTheme="minorEastAsia" w:cstheme="minorHAnsi"/>
        </w:rPr>
        <w:fldChar w:fldCharType="separate"/>
      </w:r>
      <w:r w:rsidRPr="00B37A74">
        <w:t xml:space="preserve">(Savage </w:t>
      </w:r>
      <w:r w:rsidRPr="00B37A74">
        <w:rPr>
          <w:i/>
          <w:iCs/>
        </w:rPr>
        <w:t>et al.</w:t>
      </w:r>
      <w:r w:rsidRPr="00B37A74">
        <w:t xml:space="preserve"> 2004)</w:t>
      </w:r>
      <w:r w:rsidRPr="0001320D">
        <w:rPr>
          <w:rFonts w:eastAsiaTheme="minorEastAsia" w:cstheme="minorHAnsi"/>
        </w:rPr>
        <w:fldChar w:fldCharType="end"/>
      </w:r>
      <w:r w:rsidRPr="00B37A74">
        <w:rPr>
          <w:rFonts w:eastAsiaTheme="minorEastAsia" w:cstheme="minorHAnsi"/>
        </w:rPr>
        <w:t xml:space="preserve"> and ultimately energy transfer across trophic levels </w:t>
      </w:r>
      <w:r w:rsidRPr="0001320D">
        <w:rPr>
          <w:rFonts w:eastAsiaTheme="minorEastAsia" w:cstheme="minorHAnsi"/>
        </w:rPr>
        <w:fldChar w:fldCharType="begin"/>
      </w:r>
      <w:r w:rsidR="00AA5F7C">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2018)","noteIndex":0},"citationItems":[{"id":821,"uris":["http://zotero.org/users/6116610/items/QMRZW56H"],"uri":["http://zotero.org/users/6116610/items/QMRZW56H"],"itemData":{"id":821,"type":"article-journal","container-title":"Proceedings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DzJXmSQ3/tEXcjiSk","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Pr="0001320D">
        <w:rPr>
          <w:rFonts w:eastAsiaTheme="minorEastAsia" w:cstheme="minorHAnsi"/>
        </w:rPr>
        <w:fldChar w:fldCharType="separate"/>
      </w:r>
      <w:r w:rsidRPr="00B37A74">
        <w:t xml:space="preserve">(Andersen </w:t>
      </w:r>
      <w:r w:rsidRPr="00B37A74">
        <w:rPr>
          <w:i/>
          <w:iCs/>
        </w:rPr>
        <w:t>et al.</w:t>
      </w:r>
      <w:r w:rsidRPr="00B37A74">
        <w:t xml:space="preserve"> 2009; Barneche &amp; Allen 2018)</w:t>
      </w:r>
      <w:r w:rsidRPr="0001320D">
        <w:rPr>
          <w:rFonts w:eastAsiaTheme="minorEastAsia" w:cstheme="minorHAnsi"/>
        </w:rPr>
        <w:fldChar w:fldCharType="end"/>
      </w:r>
      <w:r w:rsidRPr="00B37A74">
        <w:rPr>
          <w:rFonts w:eastAsiaTheme="minorEastAsia" w:cstheme="minorHAnsi"/>
        </w:rPr>
        <w:t xml:space="preserve">. Therefore, understanding how growth scales with body size and temperature is important for predicting the impacts of global warming on </w:t>
      </w:r>
      <w:r w:rsidRPr="00B37A74">
        <w:t>the structure and functioning of ecosystems</w:t>
      </w:r>
      <w:r w:rsidRPr="00B37A74">
        <w:rPr>
          <w:rFonts w:eastAsiaTheme="minorEastAsia" w:cstheme="minorHAnsi"/>
        </w:rPr>
        <w:t>.</w:t>
      </w:r>
    </w:p>
    <w:p w14:paraId="520B828F" w14:textId="419D1F24"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Global warming is predicted to lead to declining body sizes of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2011)","noteIndex":0},"citationItems":[{"id":535,"uris":["http://zotero.org/users/6116610/items/BYIQJ2UA"],"uri":["http://zotero.org/users/6116610/items/BYIQJ2UA"],"itemData":{"id":535,"type":"article-journal","abstract":"Understanding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274,"uris":["http://zotero.org/users/6116610/items/KEH233X3"],"uri":["http://zotero.org/users/6116610/items/KEH233X3"],"itemData":{"id":274,"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Pr="0001320D">
        <w:rPr>
          <w:rFonts w:eastAsiaTheme="minorEastAsia" w:cstheme="minorHAnsi"/>
        </w:rPr>
        <w:fldChar w:fldCharType="separate"/>
      </w:r>
      <w:r w:rsidRPr="00B37A74">
        <w:t xml:space="preserve">(Daufresne </w:t>
      </w:r>
      <w:r w:rsidRPr="00B37A74">
        <w:rPr>
          <w:i/>
          <w:iCs/>
        </w:rPr>
        <w:t>et al.</w:t>
      </w:r>
      <w:r w:rsidRPr="00B37A74">
        <w:t xml:space="preserve"> 2009; Gardner </w:t>
      </w:r>
      <w:r w:rsidRPr="00B37A74">
        <w:rPr>
          <w:i/>
          <w:iCs/>
        </w:rPr>
        <w:t>et al.</w:t>
      </w:r>
      <w:r w:rsidRPr="00B37A74">
        <w:t xml:space="preserve"> 2011)</w:t>
      </w:r>
      <w:r w:rsidRPr="0001320D">
        <w:rPr>
          <w:rFonts w:eastAsiaTheme="minorEastAsia" w:cstheme="minorHAnsi"/>
        </w:rPr>
        <w:fldChar w:fldCharType="end"/>
      </w:r>
      <w:r w:rsidRPr="00B37A74">
        <w:rPr>
          <w:rFonts w:eastAsiaTheme="minorEastAsia" w:cstheme="minorHAnsi"/>
        </w:rPr>
        <w:t>. The temperature size-rule</w:t>
      </w:r>
      <w:r w:rsidR="005911F4">
        <w:rPr>
          <w:rFonts w:eastAsiaTheme="minorEastAsia" w:cstheme="minorHAnsi"/>
        </w:rPr>
        <w:t xml:space="preserve"> (‘TSR’)</w:t>
      </w:r>
      <w:r w:rsidRPr="00B37A74">
        <w:rPr>
          <w:rFonts w:eastAsiaTheme="minorEastAsia" w:cstheme="minorHAnsi"/>
        </w:rPr>
        <w:t xml:space="preserve"> s</w:t>
      </w:r>
      <w:r>
        <w:rPr>
          <w:rFonts w:eastAsiaTheme="minorEastAsia" w:cstheme="minorHAnsi"/>
        </w:rPr>
        <w:t>tates</w:t>
      </w:r>
      <w:r w:rsidRPr="00B37A74">
        <w:rPr>
          <w:rFonts w:eastAsiaTheme="minorEastAsia" w:cstheme="minorHAnsi"/>
        </w:rPr>
        <w:t xml:space="preserve"> that warmer rearing temperatures lead to faster developmental times (and larger initial size-at-age or size-at-life-stage), but smaller adult body sizes in ectotherms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{"citationID":"a1scho2gss1","properties":{"formattedCitation":"(Atkinson 1994; Ohlberger 2013)","plainCitation":"(Atkinson 1994; Ohlberger 2013)","noteIndex":0},"citationItems":[{"id":860,"uris":["http://zotero.org/users/6116610/items/RAL83LAC"],"uri":["http://zotero.org/users/6116610/items/RAL83LAC"],"itemData":{"id":860,"type":"chapter","container-title":"Advances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Pr="0001320D">
        <w:rPr>
          <w:rFonts w:eastAsiaTheme="minorEastAsia" w:cstheme="minorHAnsi"/>
        </w:rPr>
        <w:fldChar w:fldCharType="separate"/>
      </w:r>
      <w:r w:rsidRPr="00B37A74">
        <w:t>(Atkinson 1994; Ohlberger 2013)</w:t>
      </w:r>
      <w:r w:rsidRPr="0001320D">
        <w:rPr>
          <w:rFonts w:eastAsiaTheme="minorEastAsia" w:cstheme="minorHAnsi"/>
        </w:rPr>
        <w:fldChar w:fldCharType="end"/>
      </w:r>
      <w:r w:rsidRPr="00B37A74">
        <w:rPr>
          <w:rFonts w:eastAsiaTheme="minorEastAsia" w:cstheme="minorHAnsi"/>
        </w:rPr>
        <w:t xml:space="preserve">. This relationship is found in numerous experimental studies </w:t>
      </w:r>
      <w:r w:rsidRPr="0001320D">
        <w:rPr>
          <w:rFonts w:eastAsiaTheme="minorEastAsia" w:cstheme="minorHAnsi"/>
        </w:rPr>
        <w:fldChar w:fldCharType="begin"/>
      </w:r>
      <w:r w:rsidRPr="00B37A74">
        <w:rPr>
          <w:rFonts w:eastAsiaTheme="minorEastAsia" w:cstheme="minorHAnsi"/>
        </w:rPr>
        <w:instrText xml:space="preserve"> ADDIN ZOTERO_ITEM CSL_CITATION {"citationID":"a2j5l3flk6h","properties":{"formattedCitation":"(Atkinson 1994)","plainCitation":"(Atkinson 1994)","noteIndex":0},"citationItems":[{"id":860,"uris":["http://zotero.org/users/6116610/items/RAL83LAC"],"uri":["http://zotero.org/users/6116610/items/RAL83LAC"],"itemData":{"id":860,"type":"chapter","container-title":"Advances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Pr="0001320D">
        <w:rPr>
          <w:rFonts w:eastAsiaTheme="minorEastAsia" w:cstheme="minorHAnsi"/>
        </w:rPr>
        <w:fldChar w:fldCharType="separate"/>
      </w:r>
      <w:r w:rsidRPr="00B37A74">
        <w:t>(Atkinson 1994)</w:t>
      </w:r>
      <w:r w:rsidRPr="0001320D">
        <w:rPr>
          <w:rFonts w:eastAsiaTheme="minorEastAsia" w:cstheme="minorHAnsi"/>
        </w:rPr>
        <w:fldChar w:fldCharType="end"/>
      </w:r>
      <w:r w:rsidRPr="00B37A74">
        <w:rPr>
          <w:rFonts w:eastAsiaTheme="minorEastAsia" w:cstheme="minorHAnsi"/>
        </w:rPr>
        <w:t xml:space="preserve">, is reflected in latitudinal gradients of insects </w:t>
      </w:r>
      <w:r w:rsidRPr="0001320D">
        <w:rPr>
          <w:rFonts w:eastAsiaTheme="minorEastAsia" w:cstheme="minorHAnsi"/>
        </w:rPr>
        <w:fldChar w:fldCharType="begin"/>
      </w:r>
      <w:r w:rsidRPr="00B37A74">
        <w:rPr>
          <w:rFonts w:eastAsiaTheme="minorEastAsia" w:cstheme="minorHAnsi"/>
        </w:rPr>
        <w:instrText xml:space="preserve"> ADDIN ZOTERO_ITEM CSL_CITATION {"citationID":"ustyVCi6","properties":{"formattedCitation":"(Horne {\\i{}et al.} 2015)","plainCitation":"(Horne et al. 2015)","noteIndex":0},"citationItems":[{"id":631,"uris":["http://zotero.org/users/6116610/items/PDRYQAXM"],"uri":["http://zotero.org/users/6116610/items/PDRYQAXM"],"itemData":{"id":631,"type":"article-journal","abstract":"Two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xml:space="preserve">, and is stronger in aquatic than terrestrial organisms </w:t>
      </w:r>
      <w:r w:rsidRPr="0001320D">
        <w:rPr>
          <w:rFonts w:eastAsiaTheme="minorEastAsia" w:cstheme="minorHAnsi"/>
        </w:rPr>
        <w:fldChar w:fldCharType="begin"/>
      </w:r>
      <w:r w:rsidRPr="00B37A74">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2015)","noteIndex":0},"citationItems":[{"id":942,"uris":["http://zotero.org/users/6116610/items/AZTYYBDD"],"uri":["http://zotero.org/users/6116610/items/AZTYYBDD"],"itemData":{"id":942,"type":"article-journal","abstract":"Most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Pr="00B37A74">
        <w:rPr>
          <w:rFonts w:ascii="Cambria Math" w:eastAsiaTheme="minorEastAsia" w:hAnsi="Cambria Math" w:cs="Cambria Math"/>
        </w:rPr>
        <w:instrText>∼</w:instrText>
      </w:r>
      <w:r w:rsidRPr="00B37A74">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G."},{"family":"Atkinson","given":"David"}],"issued":{"date-parts":[["2012",11,20]]}}},{"id":631,"uris":["http://zotero.org/users/6116610/items/PDRYQAXM"],"uri":["http://zotero.org/users/6116610/items/PDRYQAXM"],"itemData":{"id":631,"type":"article-journal","abstract":"Two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Pr="0001320D">
        <w:rPr>
          <w:rFonts w:eastAsiaTheme="minorEastAsia" w:cstheme="minorHAnsi"/>
        </w:rPr>
        <w:fldChar w:fldCharType="separate"/>
      </w:r>
      <w:r w:rsidRPr="00B37A74">
        <w:t xml:space="preserve">(Forster </w:t>
      </w:r>
      <w:r w:rsidRPr="00B37A74">
        <w:rPr>
          <w:i/>
          <w:iCs/>
        </w:rPr>
        <w:t>et al.</w:t>
      </w:r>
      <w:r w:rsidRPr="00B37A74">
        <w:t xml:space="preserve"> 2012; Horne </w:t>
      </w:r>
      <w:r w:rsidRPr="00B37A74">
        <w:rPr>
          <w:i/>
          <w:iCs/>
        </w:rPr>
        <w:t>et al.</w:t>
      </w:r>
      <w:r w:rsidRPr="00B37A74">
        <w:t xml:space="preserve"> 2015)</w:t>
      </w:r>
      <w:r w:rsidRPr="0001320D">
        <w:rPr>
          <w:rFonts w:eastAsiaTheme="minorEastAsia" w:cstheme="minorHAnsi"/>
        </w:rPr>
        <w:fldChar w:fldCharType="end"/>
      </w:r>
      <w:r w:rsidRPr="00B37A74">
        <w:rPr>
          <w:rFonts w:eastAsiaTheme="minorEastAsia" w:cstheme="minorHAnsi"/>
        </w:rPr>
        <w:t>. Support for the TSR exist</w:t>
      </w:r>
      <w:r w:rsidR="005911F4">
        <w:rPr>
          <w:rFonts w:eastAsiaTheme="minorEastAsia" w:cstheme="minorHAnsi"/>
        </w:rPr>
        <w:t>s</w:t>
      </w:r>
      <w:r w:rsidRPr="00B37A74">
        <w:rPr>
          <w:rFonts w:eastAsiaTheme="minorEastAsia" w:cstheme="minorHAnsi"/>
        </w:rPr>
        <w:t xml:space="preserve"> in fishes</w:t>
      </w:r>
      <w:r>
        <w:rPr>
          <w:rFonts w:eastAsiaTheme="minorEastAsia" w:cstheme="minorHAnsi"/>
        </w:rPr>
        <w:t>,</w:t>
      </w:r>
      <w:r w:rsidRPr="00B37A74">
        <w:rPr>
          <w:rFonts w:eastAsiaTheme="minorEastAsia" w:cstheme="minorHAnsi"/>
        </w:rPr>
        <w:t xml:space="preserve"> in particular in young fish</w:t>
      </w:r>
      <w:r>
        <w:rPr>
          <w:rFonts w:eastAsiaTheme="minorEastAsia" w:cstheme="minorHAnsi"/>
        </w:rPr>
        <w:t>,</w:t>
      </w:r>
      <w:r w:rsidRPr="00B37A74">
        <w:rPr>
          <w:rFonts w:eastAsiaTheme="minorEastAsia" w:cstheme="minorHAnsi"/>
        </w:rPr>
        <w:t xml:space="preserve"> where reconstructed individual growth histories often reveal positive correlations between growth rates and temperature in natural systems </w:t>
      </w:r>
      <w:r w:rsidRPr="0001320D">
        <w:rPr>
          <w:rFonts w:eastAsiaTheme="minorEastAsia" w:cstheme="minorHAnsi"/>
        </w:rPr>
        <w:fldChar w:fldCharType="begin"/>
      </w:r>
      <w:r w:rsidRPr="00B37A74">
        <w:rPr>
          <w:rFonts w:eastAsiaTheme="minorEastAsia" w:cstheme="minorHAnsi"/>
        </w:rPr>
        <w:instrText xml:space="preserve"> ADDIN ZOTERO_ITEM CSL_CITATION {"citationID":"a2ddgmn6hn","properties":{"formattedCitation":"(Thresher {\\i{}et al.} 2007; Neuheimer {\\i{}et al.} 2011; Baudron {\\i{}et al.} 2014; Huss {\\i{}et al.} 2019)","plainCitation":"(Thresher et al. 2007; Neuheimer et al. 2011; Baudron et al. 2014; Huss et al. 2019)","noteIndex":0},"citationItems":[{"id":136,"uris":["http://zotero.org/users/6116610/items/D49QBQJU"],"uri":["http://zotero.org/users/6116610/items/D49QBQJU"],"itemData":{"id":136,"type":"article-journal","container-title":"Proceedings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w:instrText>
      </w:r>
      <w:r w:rsidRPr="003F19AC">
        <w:rPr>
          <w:rFonts w:eastAsiaTheme="minorEastAsia" w:cstheme="minorHAnsi"/>
          <w:lang w:val="sv-SE"/>
        </w:rPr>
        <w:instrText>small</w:instrText>
      </w:r>
      <w:r w:rsidRPr="003F19AC">
        <w:rPr>
          <w:rFonts w:eastAsiaTheme="minorEastAsia" w:cstheme="minorHAnsi" w:hint="eastAsia"/>
          <w:lang w:val="sv-SE"/>
        </w:rPr>
        <w:instrText>‐</w:instrText>
      </w:r>
      <w:r w:rsidRPr="003F19AC">
        <w:rPr>
          <w:rFonts w:eastAsiaTheme="minorEastAsia" w:cstheme="minorHAnsi"/>
          <w:lang w:val="sv-SE"/>
        </w:rPr>
        <w:instrText>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w:instrText>
      </w:r>
      <w:r w:rsidRPr="003F19AC">
        <w:rPr>
          <w:rFonts w:eastAsiaTheme="minorEastAsia" w:cstheme="minorHAnsi" w:hint="eastAsia"/>
          <w:lang w:val="sv-SE"/>
        </w:rPr>
        <w:instrText>–</w:instrText>
      </w:r>
      <w:r w:rsidRPr="003F19AC">
        <w:rPr>
          <w:rFonts w:eastAsiaTheme="minorEastAsia" w:cstheme="minorHAnsi"/>
          <w:lang w:val="sv-SE"/>
        </w:rPr>
        <w:instrText>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w:instrText>
      </w:r>
      <w:r w:rsidRPr="003F19AC">
        <w:rPr>
          <w:rFonts w:eastAsiaTheme="minorEastAsia" w:cstheme="minorHAnsi" w:hint="eastAsia"/>
          <w:lang w:val="sv-SE"/>
        </w:rPr>
        <w:instrText>‐</w:instrText>
      </w:r>
      <w:r w:rsidRPr="003F19AC">
        <w:rPr>
          <w:rFonts w:eastAsiaTheme="minorEastAsia" w:cstheme="minorHAnsi"/>
          <w:lang w:val="sv-SE"/>
        </w:rPr>
        <w:instrText xml:space="preserv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Pr="0001320D">
        <w:rPr>
          <w:rFonts w:eastAsiaTheme="minorEastAsia" w:cstheme="minorHAnsi"/>
        </w:rPr>
        <w:fldChar w:fldCharType="separate"/>
      </w:r>
      <w:r w:rsidRPr="003F19AC">
        <w:rPr>
          <w:lang w:val="sv-SE"/>
        </w:rPr>
        <w:t xml:space="preserve">(Thresher </w:t>
      </w:r>
      <w:r w:rsidRPr="003F19AC">
        <w:rPr>
          <w:i/>
          <w:iCs/>
          <w:lang w:val="sv-SE"/>
        </w:rPr>
        <w:t>et al.</w:t>
      </w:r>
      <w:r w:rsidRPr="003F19AC">
        <w:rPr>
          <w:lang w:val="sv-SE"/>
        </w:rPr>
        <w:t xml:space="preserve"> 2007; Neuheimer </w:t>
      </w:r>
      <w:r w:rsidRPr="003F19AC">
        <w:rPr>
          <w:i/>
          <w:iCs/>
          <w:lang w:val="sv-SE"/>
        </w:rPr>
        <w:t>et al.</w:t>
      </w:r>
      <w:r w:rsidRPr="003F19AC">
        <w:rPr>
          <w:lang w:val="sv-SE"/>
        </w:rPr>
        <w:t xml:space="preserve"> 2011; Baudron </w:t>
      </w:r>
      <w:r w:rsidRPr="003F19AC">
        <w:rPr>
          <w:i/>
          <w:iCs/>
          <w:lang w:val="sv-SE"/>
        </w:rPr>
        <w:t>et al.</w:t>
      </w:r>
      <w:r w:rsidRPr="003F19AC">
        <w:rPr>
          <w:lang w:val="sv-SE"/>
        </w:rPr>
        <w:t xml:space="preserve"> 2014; Huss </w:t>
      </w:r>
      <w:r w:rsidRPr="003F19AC">
        <w:rPr>
          <w:i/>
          <w:iCs/>
          <w:lang w:val="sv-SE"/>
        </w:rPr>
        <w:t>et al.</w:t>
      </w:r>
      <w:r w:rsidRPr="003F19AC">
        <w:rPr>
          <w:lang w:val="sv-SE"/>
        </w:rPr>
        <w:t xml:space="preserve"> 2019)</w:t>
      </w:r>
      <w:r w:rsidRPr="0001320D">
        <w:rPr>
          <w:rFonts w:eastAsiaTheme="minorEastAsia" w:cstheme="minorHAnsi"/>
        </w:rPr>
        <w:fldChar w:fldCharType="end"/>
      </w:r>
      <w:r w:rsidRPr="003F19AC">
        <w:rPr>
          <w:rFonts w:eastAsiaTheme="minorEastAsia" w:cstheme="minorHAnsi"/>
          <w:lang w:val="sv-SE"/>
        </w:rPr>
        <w:t xml:space="preserve">. </w:t>
      </w:r>
      <w:r w:rsidRPr="00B37A74">
        <w:rPr>
          <w:rFonts w:eastAsiaTheme="minorEastAsia" w:cstheme="minorHAnsi"/>
        </w:rPr>
        <w:t xml:space="preserve">However, whether the positive effect of warming on growth is indeed limited to small individuals within a species, as predicted by the temperature size-rule, </w:t>
      </w:r>
      <w:r>
        <w:rPr>
          <w:rFonts w:eastAsiaTheme="minorEastAsia" w:cstheme="minorHAnsi"/>
        </w:rPr>
        <w:t>is</w:t>
      </w:r>
      <w:r w:rsidRPr="00B37A74">
        <w:rPr>
          <w:rFonts w:eastAsiaTheme="minorEastAsia" w:cstheme="minorHAnsi"/>
        </w:rPr>
        <w:t xml:space="preserve"> </w:t>
      </w:r>
      <w:r>
        <w:rPr>
          <w:rFonts w:eastAsiaTheme="minorEastAsia" w:cstheme="minorHAnsi"/>
        </w:rPr>
        <w:t>less clear</w:t>
      </w:r>
      <w:r w:rsidRPr="00B37A74">
        <w:rPr>
          <w:rFonts w:eastAsiaTheme="minorEastAsia" w:cstheme="minorHAnsi"/>
        </w:rPr>
        <w:t>.</w:t>
      </w:r>
      <w:r w:rsidRPr="00B37A74">
        <w:t xml:space="preserve"> Negative correlations between maximum</w:t>
      </w:r>
      <w:r>
        <w:t xml:space="preserve"> size,</w:t>
      </w:r>
      <w:r w:rsidRPr="00B37A74">
        <w:t xml:space="preserve"> asymptotic size</w:t>
      </w:r>
      <w:r>
        <w:t xml:space="preserve"> or size-at-age of old fish</w:t>
      </w:r>
      <w:r w:rsidRPr="00B37A74">
        <w:t xml:space="preserve"> and temperature have been found in commercially exploited fish species </w:t>
      </w:r>
      <w:commentRangeStart w:id="2"/>
      <w:r w:rsidRPr="0001320D">
        <w:rPr>
          <w:rFonts w:eastAsiaTheme="minorEastAsia" w:cstheme="minorHAnsi"/>
        </w:rPr>
        <w:fldChar w:fldCharType="begin"/>
      </w:r>
      <w:r w:rsidR="00BC7543">
        <w:rPr>
          <w:rFonts w:eastAsiaTheme="minorEastAsia" w:cstheme="minorHAnsi"/>
        </w:rPr>
        <w:instrText xml:space="preserve"> ADDIN ZOTERO_ITEM CSL_CITATION {"citationID":"EeHrKXza","properties":{"formattedCitation":"(Baudron {\\i{}et al.} 2014; van Rijn {\\i{}et al.} 2017; Ikpewe {\\i{}et al.} 2020)","plainCitation":"(Baudron et al. 2014; van Rijn et al. 2017; Ikpewe et al. 2020)","noteIndex":0},"citationItems":[{"id":2504,"uris":["http://zotero.org/users/6116610/items/6SNS68MD"],"uri":["http://zotero.org/users/6116610/items/6SNS68MD"],"itemData":{"id":2504,"type":"article-journal","abstract":"Increasing sea temperatures are predicted to decrease body size of marine ectotherms based on the temperature size rule. This will impact fisheries yields, but empirical evidence of the process is still limited. We used fishery-independent bottom trawl survey data from 1970 to 2017 to examine the trends of length-at-age of four commercially important demersal fish species (cod, haddock, whiting and saithe) in two study areas facing increasing sea temperatures: the West of Scotland and the North Sea. We then compared the trends of length-at-age with annual bottom sea temperatures. The mean length-at-age of adults declined over the study period, in all species and in both areas, except for cod in the West of Scotland. A common trend of decline in adult length was inversely correlated with bottom sea temperatures. Correlations with temperature at seven yearly time-lags were significant and negative in the North Sea. Correlations were only significant at lags of 1 and 2 years in the west of Scotland, where sea temperature warming was twice as slow. The mean length-at-age of juveniles concurrently increased, which has not hitherto been reported. This trend, shared by all species and both regions, correlated positively with rising temperature, suggesting that our study species have a faster growth rate due to increased temperatures. Synthesis and applications. We examined the body size of a range of commercially exploited fish species, at different age groups, from two management regions. We found that juvenile fish have been getting bigger and adults smaller in both regions. These changes were correlated with rising sea temperatures, providing empirical evidence that global warming is affecting the size of commercial fish species. The effects of these changes on productivity of fish populations and fisheries yield now require investigation. Temperature changes should, therefore, be included into forecasts used in fisheries science in order to mitigate the impact of global warming and maximise sustainable yields.","container-title":"Journal of Applied Ecology","DOI":"https://doi.org/10.1111/1365-2664.13807","ISSN":"1365-2664","language":"en","note":"_eprint: https://besjournals.onlinelibrary.wiley.com/doi/pdf/10.1111/1365-2664.13807","source":"Wiley Online Library","title":"Bigger juveniles and smaller adults: Changes in fish size correlate with warming seas","title-short":"Bigger juveniles and smaller adults","URL":"https://besjournals.onlinelibrary.wiley.com/doi/abs/10.1111/1365-2664.13807","volume":"Early View","author":[{"family":"Ikpewe","given":"Idongesit E."},{"family":"Baudron","given":"Alan R."},{"family":"Ponchon","given":"Aurore"},{"family":"Fernandes","given":"Paul G."}],"accessed":{"date-parts":[["2020",12,22]]},"issued":{"date-parts":[["2020"]]}}},{"id":301,"uris":["http://zotero.org/users/6116610/items/576ZCBBY"],"uri":["http://zotero.org/users/6116610/items/576ZCBBY"],"itemData":{"id":301,"type":"article-journal","abstract":"Decreasing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T"}],"issued":{"date-parts":[["2014"]]}}},{"id":627,"uris":["http://zotero.org/users/6116610/items/FQKN7VRM"],"uri":["http://zotero.org/users/6116610/items/FQKN7VRM"],"itemData":{"id":627,"type":"article-journal","abstract":"Ectotherms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Pr="0001320D">
        <w:rPr>
          <w:rFonts w:eastAsiaTheme="minorEastAsia" w:cstheme="minorHAnsi"/>
        </w:rPr>
        <w:fldChar w:fldCharType="separate"/>
      </w:r>
      <w:r w:rsidR="00BC7543" w:rsidRPr="00BC7543">
        <w:rPr>
          <w:lang w:val="en-GB"/>
        </w:rPr>
        <w:t xml:space="preserve">(Baudron </w:t>
      </w:r>
      <w:r w:rsidR="00BC7543" w:rsidRPr="00BC7543">
        <w:rPr>
          <w:i/>
          <w:iCs/>
          <w:lang w:val="en-GB"/>
        </w:rPr>
        <w:t>et al.</w:t>
      </w:r>
      <w:r w:rsidR="00BC7543" w:rsidRPr="00BC7543">
        <w:rPr>
          <w:lang w:val="en-GB"/>
        </w:rPr>
        <w:t xml:space="preserve"> 2014; van Rijn </w:t>
      </w:r>
      <w:r w:rsidR="00BC7543" w:rsidRPr="00BC7543">
        <w:rPr>
          <w:i/>
          <w:iCs/>
          <w:lang w:val="en-GB"/>
        </w:rPr>
        <w:t>et al.</w:t>
      </w:r>
      <w:r w:rsidR="00BC7543" w:rsidRPr="00BC7543">
        <w:rPr>
          <w:lang w:val="en-GB"/>
        </w:rPr>
        <w:t xml:space="preserve"> 2017; Ikpewe </w:t>
      </w:r>
      <w:r w:rsidR="00BC7543" w:rsidRPr="00BC7543">
        <w:rPr>
          <w:i/>
          <w:iCs/>
          <w:lang w:val="en-GB"/>
        </w:rPr>
        <w:t>et al.</w:t>
      </w:r>
      <w:r w:rsidR="00BC7543" w:rsidRPr="00BC7543">
        <w:rPr>
          <w:lang w:val="en-GB"/>
        </w:rPr>
        <w:t xml:space="preserve"> 2020)</w:t>
      </w:r>
      <w:r w:rsidRPr="0001320D">
        <w:rPr>
          <w:rFonts w:eastAsiaTheme="minorEastAsia" w:cstheme="minorHAnsi"/>
        </w:rPr>
        <w:fldChar w:fldCharType="end"/>
      </w:r>
      <w:commentRangeEnd w:id="2"/>
      <w:r>
        <w:rPr>
          <w:rStyle w:val="CommentReference"/>
        </w:rPr>
        <w:commentReference w:id="2"/>
      </w:r>
      <w:r w:rsidRPr="003F19AC">
        <w:rPr>
          <w:lang w:val="sv-SE"/>
        </w:rPr>
        <w:t xml:space="preserve">. </w:t>
      </w:r>
      <w:r w:rsidRPr="00B37A74">
        <w:t>However, other studies, including large scale experiments, controlled experiments and latitudinal studies</w:t>
      </w:r>
      <w:ins w:id="3" w:author="Max Lindmark" w:date="2021-01-15T08:55:00Z">
        <w:r w:rsidR="000F7520">
          <w:t xml:space="preserve"> or observational data on non-commercial spec</w:t>
        </w:r>
      </w:ins>
      <w:ins w:id="4" w:author="Max Lindmark" w:date="2021-01-15T14:50:00Z">
        <w:r w:rsidR="007B081C">
          <w:t>i</w:t>
        </w:r>
      </w:ins>
      <w:ins w:id="5" w:author="Max Lindmark" w:date="2021-01-15T08:55:00Z">
        <w:r w:rsidR="000F7520">
          <w:t>es</w:t>
        </w:r>
      </w:ins>
      <w:r w:rsidRPr="00B37A74">
        <w:t>, have failed to find negative relationships between maximum size</w:t>
      </w:r>
      <w:ins w:id="6" w:author="Max Lindmark" w:date="2021-01-15T08:55:00Z">
        <w:r w:rsidR="00150144">
          <w:t xml:space="preserve">, </w:t>
        </w:r>
      </w:ins>
      <w:del w:id="7" w:author="Max Lindmark" w:date="2021-01-15T08:55:00Z">
        <w:r w:rsidRPr="00B37A74" w:rsidDel="00150144">
          <w:delText xml:space="preserve"> or </w:delText>
        </w:r>
      </w:del>
      <w:r w:rsidRPr="00B37A74">
        <w:t xml:space="preserve">growth of old fish </w:t>
      </w:r>
      <w:ins w:id="8" w:author="Max Lindmark" w:date="2021-01-15T08:55:00Z">
        <w:r w:rsidR="00150144">
          <w:t xml:space="preserve">or mean size </w:t>
        </w:r>
      </w:ins>
      <w:r w:rsidRPr="00B37A74">
        <w:lastRenderedPageBreak/>
        <w:t xml:space="preserve">and temperature </w:t>
      </w:r>
      <w:commentRangeStart w:id="9"/>
      <w:r w:rsidRPr="00B37A74">
        <w:fldChar w:fldCharType="begin"/>
      </w:r>
      <w:r w:rsidR="00AA5F7C">
        <w:instrText xml:space="preserve"> ADDIN ZOTERO_ITEM CSL_CITATION {"citationID":"MXEDix4O","properties":{"formattedCitation":"(Barneche {\\i{}et al.} 2019; Huss {\\i{}et al.} 2019; van Dorst {\\i{}et al.} 2019; Audzijonyte {\\i{}et al.} 2020; Denderen {\\i{}et al.} 2020)","plainCitation":"(Barneche et al. 2019; Huss et al. 2019; van Dorst et al. 2019; Audzijonyte et al. 2020; Denderen et al. 2020)","noteIndex":0},"citationItems":[{"id":819,"uris":["http://zotero.org/users/6116610/items/Y392ZER2"],"uri":["http://zotero.org/users/6116610/items/Y392ZER2"],"itemData":{"id":819,"type":"article-journal","container-title":"Functional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A."},{"family":"Huss","given":"Magnus"}],"issued":{"date-parts":[["2019"]]}}},{"id":723,"uris":["http://zotero.org/users/6116610/items/ALZU3WFL"],"uri":["http://zotero.org/users/6116610/items/ALZU3WFL"],"itemData":{"id":723,"type":"article-journal","abstract":"In 355 coastal coral reef fish species, body size changed with warming, but the direction of a species’ body size response to warming through time was generally consistent with its response to temperature changes through space, rather than generally negative.","container-title":"Nature Ecology &amp; Evolution","DOI":"10.1038/s41559-020-1171-0","ISSN":"2397-334X","journalAbbreviation":"Nat Ecol Evol","language":"en","note":"publisher: Nature Publishing Group","page":"1-6","source":"www.nature.com","title":"Fish body sizes change with temperature but not all species shrink with warming","author":[{"family":"Audzijonyte","given":"Asta"},{"family":"Richards","given":"Shane A."},{"family":"Stuart-Smith","given":"Rick D."},{"family":"Pecl","given":"Gretta"},{"family":"Edgar","given":"Graham J."},{"family":"Barrett","given":"Neville S."},{"family":"Payne","given":"Nicholas"},{"family":"Blanchard","given":"Julia L."}],"issued":{"date-parts":[["2020",4,6]]}}},{"id":2333,"uris":["http://zotero.org/users/6116610/items/UJ46S5D7"],"uri":["http://zotero.org/users/6116610/items/UJ46S5D7"],"itemData":{"id":2333,"type":"article-journal","abstract":"Aim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fldChar w:fldCharType="separate"/>
      </w:r>
      <w:r w:rsidR="00AA5F7C" w:rsidRPr="00AA5F7C">
        <w:rPr>
          <w:lang w:val="en-GB"/>
        </w:rPr>
        <w:t xml:space="preserve">(Barneche </w:t>
      </w:r>
      <w:r w:rsidR="00AA5F7C" w:rsidRPr="00AA5F7C">
        <w:rPr>
          <w:i/>
          <w:iCs/>
          <w:lang w:val="en-GB"/>
        </w:rPr>
        <w:t>et al.</w:t>
      </w:r>
      <w:r w:rsidR="00AA5F7C" w:rsidRPr="00AA5F7C">
        <w:rPr>
          <w:lang w:val="en-GB"/>
        </w:rPr>
        <w:t xml:space="preserve"> 2019; Huss </w:t>
      </w:r>
      <w:r w:rsidR="00AA5F7C" w:rsidRPr="00AA5F7C">
        <w:rPr>
          <w:i/>
          <w:iCs/>
          <w:lang w:val="en-GB"/>
        </w:rPr>
        <w:t>et al.</w:t>
      </w:r>
      <w:r w:rsidR="00AA5F7C" w:rsidRPr="00AA5F7C">
        <w:rPr>
          <w:lang w:val="en-GB"/>
        </w:rPr>
        <w:t xml:space="preserve"> 2019; van Dorst </w:t>
      </w:r>
      <w:r w:rsidR="00AA5F7C" w:rsidRPr="00AA5F7C">
        <w:rPr>
          <w:i/>
          <w:iCs/>
          <w:lang w:val="en-GB"/>
        </w:rPr>
        <w:t>et al.</w:t>
      </w:r>
      <w:r w:rsidR="00AA5F7C" w:rsidRPr="00AA5F7C">
        <w:rPr>
          <w:lang w:val="en-GB"/>
        </w:rPr>
        <w:t xml:space="preserve"> 2019; Audzijonyte </w:t>
      </w:r>
      <w:r w:rsidR="00AA5F7C" w:rsidRPr="00AA5F7C">
        <w:rPr>
          <w:i/>
          <w:iCs/>
          <w:lang w:val="en-GB"/>
        </w:rPr>
        <w:t>et al.</w:t>
      </w:r>
      <w:r w:rsidR="00AA5F7C" w:rsidRPr="00AA5F7C">
        <w:rPr>
          <w:lang w:val="en-GB"/>
        </w:rPr>
        <w:t xml:space="preserve"> 2020; Denderen </w:t>
      </w:r>
      <w:r w:rsidR="00AA5F7C" w:rsidRPr="00AA5F7C">
        <w:rPr>
          <w:i/>
          <w:iCs/>
          <w:lang w:val="en-GB"/>
        </w:rPr>
        <w:t>et al.</w:t>
      </w:r>
      <w:r w:rsidR="00AA5F7C" w:rsidRPr="00AA5F7C">
        <w:rPr>
          <w:lang w:val="en-GB"/>
        </w:rPr>
        <w:t xml:space="preserve"> 2020)</w:t>
      </w:r>
      <w:r w:rsidRPr="00B37A74">
        <w:fldChar w:fldCharType="end"/>
      </w:r>
      <w:commentRangeEnd w:id="9"/>
      <w:r w:rsidR="007F1AD1">
        <w:rPr>
          <w:rStyle w:val="CommentReference"/>
        </w:rPr>
        <w:commentReference w:id="9"/>
      </w:r>
      <w:r w:rsidRPr="00B37A74">
        <w:t xml:space="preserve"> and differences between species may be related to life history traits and depend on local environmental conditions </w:t>
      </w:r>
      <w:r w:rsidRPr="0001320D">
        <w:fldChar w:fldCharType="begin"/>
      </w:r>
      <w:r w:rsidRPr="00B37A74">
        <w:instrText xml:space="preserve"> ADDIN ZOTERO_ITEM CSL_CITATION {"citationID":"a1lcv8c2mco","properties":{"formattedCitation":"(Denderen {\\i{}et al.} 2020; Wang {\\i{}et al.} 2020)","plainCitation":"(Denderen et al. 2020; Wang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H."}],"issued":{"date-parts":[["2020"]]}}},{"id":2004,"uris":["http://zotero.org/users/6116610/items/XE4GHEZ9"],"uri":["http://zotero.org/users/6116610/items/XE4GHEZ9"],"itemData":{"id":2004,"type":"article-journal","abstract":"Most marine fish species express life-history changes across temperature gradients, such as faster growth, earlier maturation, and higher mortality at higher temperature. However, such climate-driven effects on life histories and population dynamics remain unassessed for most fishes. For 332 Indo-Pacific fishes, we show positive effects of temperature on body growth (but with decreasing asymptotic length), reproductive rates (including earlier age-at-maturation), and natural mortality for all species, with the effect strength varying among habitat-related species groups. Reef and demersal fishes are more sensitive to temperature changes than pelagic and bathydemersal fishes. Using a life table, we show that the combined changes of life histories upon increasing temperature tend to facilitate population growth for slow life-history populations, but reduce it for fast life-history ones. Within our data, lower proportions (25–30%) of slow life-history fishes but greater proportions of fast life-history fishes (42–60%) show declined population growth rates under 1 °C warming. Together, these findings suggest prioritizing sustainable management for fast life-history species.","container-title":"Nature Communications","DOI":"10.1038/s41467-020-17937-4","ISSN":"2041-1723","issue":"1","language":"en","note":"number: 1\npublisher: Nature Publishing Group","page":"4088","source":"www.nature.com","title":"Life histories determine divergent population trends for fishes under climate warming","volume":"11","author":[{"family":"Wang","given":"Hui-Yu"},{"family":"Shen","given":"Sheng-Feng"},{"family":"Chen","given":"Ying-Shiuan"},{"family":"Kiang","given":"Yun-Kae"},{"family":"Heino","given":"Mikko"}],"issued":{"date-parts":[["2020",8,14]]}}}],"schema":"https://github.com/citation-style-language/schema/raw/master/csl-citation.json"} </w:instrText>
      </w:r>
      <w:r w:rsidRPr="0001320D">
        <w:fldChar w:fldCharType="separate"/>
      </w:r>
      <w:r w:rsidRPr="00B37A74">
        <w:t xml:space="preserve">(Denderen </w:t>
      </w:r>
      <w:r w:rsidRPr="00B37A74">
        <w:rPr>
          <w:i/>
          <w:iCs/>
        </w:rPr>
        <w:t>et al.</w:t>
      </w:r>
      <w:r w:rsidRPr="00B37A74">
        <w:t xml:space="preserve"> 2020; Wang </w:t>
      </w:r>
      <w:r w:rsidRPr="00B37A74">
        <w:rPr>
          <w:i/>
          <w:iCs/>
        </w:rPr>
        <w:t>et al.</w:t>
      </w:r>
      <w:r w:rsidRPr="00B37A74">
        <w:t xml:space="preserve"> 2020)</w:t>
      </w:r>
      <w:r w:rsidRPr="0001320D">
        <w:fldChar w:fldCharType="end"/>
      </w:r>
      <w:r w:rsidRPr="00B37A74">
        <w:rPr>
          <w:rFonts w:eastAsiaTheme="minorEastAsia" w:cstheme="minorHAnsi"/>
        </w:rPr>
        <w:t xml:space="preserve">. </w:t>
      </w:r>
    </w:p>
    <w:p w14:paraId="1E9C8E14" w14:textId="4FEDDA73" w:rsidR="00FF0C73" w:rsidRPr="00B37A74" w:rsidRDefault="00FF0C73" w:rsidP="00FF0C73">
      <w:pPr>
        <w:spacing w:line="480" w:lineRule="auto"/>
        <w:ind w:firstLine="284"/>
        <w:contextualSpacing/>
        <w:jc w:val="both"/>
        <w:rPr>
          <w:rFonts w:eastAsiaTheme="minorEastAsia"/>
        </w:rPr>
      </w:pPr>
      <w:r w:rsidRPr="00C232CF">
        <w:rPr>
          <w:rFonts w:eastAsiaTheme="minorEastAsia" w:cstheme="minorHAnsi"/>
        </w:rPr>
        <w:t>While</w:t>
      </w:r>
      <w:r w:rsidRPr="00B37A74">
        <w:rPr>
          <w:rFonts w:eastAsiaTheme="minorEastAsia" w:cstheme="minorHAnsi"/>
        </w:rPr>
        <w:t xml:space="preserve"> the support for TSR is mixed, and the underlying mechanisms are not well understood </w:t>
      </w:r>
      <w:r w:rsidRPr="0001320D">
        <w:rPr>
          <w:rFonts w:eastAsiaTheme="minorEastAsia"/>
        </w:rPr>
        <w:fldChar w:fldCharType="begin"/>
      </w:r>
      <w:r w:rsidRPr="00B37A74">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26,"uris":["http://zotero.org/users/6116610/items/TB97CD53"],"uri":["http://zotero.org/users/6116610/items/TB97CD53"],"itemData":{"id":26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968,"uris":["http://zotero.org/users/6116610/items/2KIM9KT7"],"uri":["http://zotero.org/users/6116610/items/2KIM9KT7"],"itemData":{"id":968,"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Pr="0001320D">
        <w:rPr>
          <w:rFonts w:eastAsiaTheme="minorEastAsia"/>
        </w:rPr>
        <w:fldChar w:fldCharType="separate"/>
      </w:r>
      <w:r w:rsidRPr="00B37A74">
        <w:t xml:space="preserve">(Ohlberger 2013; Audzijonyte </w:t>
      </w:r>
      <w:r w:rsidRPr="00B37A74">
        <w:rPr>
          <w:i/>
          <w:iCs/>
        </w:rPr>
        <w:t>et al.</w:t>
      </w:r>
      <w:r w:rsidRPr="00B37A74">
        <w:t xml:space="preserve"> 2018; Neubauer &amp; Andersen 2019)</w:t>
      </w:r>
      <w:r w:rsidRPr="0001320D">
        <w:rPr>
          <w:rFonts w:eastAsiaTheme="minorEastAsia"/>
        </w:rPr>
        <w:fldChar w:fldCharType="end"/>
      </w:r>
      <w:r w:rsidRPr="00B37A74">
        <w:rPr>
          <w:rFonts w:eastAsiaTheme="minorEastAsia"/>
        </w:rPr>
        <w:t xml:space="preserve">, theoretical growth models, such as Pütter growth models </w:t>
      </w:r>
      <w:r w:rsidRPr="00B37A74">
        <w:rPr>
          <w:rFonts w:eastAsiaTheme="minorEastAsia"/>
        </w:rPr>
        <w:fldChar w:fldCharType="begin"/>
      </w:r>
      <w:r w:rsidRPr="00B37A74">
        <w:rPr>
          <w:rFonts w:eastAsiaTheme="minorEastAsia"/>
        </w:rPr>
        <w:instrText xml:space="preserve"> ADDIN ZOTERO_ITEM CSL_CITATION {"citationID":"a1ec33dmjl4","properties":{"formattedCitation":"(P\\uc0\\u252{}tter 1920)","plainCitation":"(Pütter 1920)","noteIndex":0},"citationItems":[{"id":943,"uris":["http://zotero.org/users/6116610/items/563CFA8V"],"uri":["http://zotero.org/users/6116610/items/563CFA8V"],"itemData":{"id":943,"type":"article-journal","container-title":"Pflüger's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Pr="00B37A74">
        <w:rPr>
          <w:rFonts w:eastAsiaTheme="minorEastAsia"/>
        </w:rPr>
        <w:fldChar w:fldCharType="separate"/>
      </w:r>
      <w:r w:rsidRPr="00B37A74">
        <w:t>(Pütter 1920)</w:t>
      </w:r>
      <w:r w:rsidRPr="00B37A74">
        <w:rPr>
          <w:rFonts w:eastAsiaTheme="minorEastAsia"/>
        </w:rPr>
        <w:fldChar w:fldCharType="end"/>
      </w:r>
      <w:r w:rsidRPr="00B37A74">
        <w:rPr>
          <w:rFonts w:eastAsiaTheme="minorEastAsia"/>
        </w:rPr>
        <w:t xml:space="preserve">, including </w:t>
      </w:r>
      <w:r w:rsidRPr="00B37A74">
        <w:rPr>
          <w:rFonts w:eastAsiaTheme="minorEastAsia" w:cstheme="minorHAnsi"/>
        </w:rPr>
        <w:t xml:space="preserve">the von Bertalanffy growth model (VBGM) </w:t>
      </w:r>
      <w:r w:rsidRPr="0001320D">
        <w:rPr>
          <w:rFonts w:eastAsiaTheme="minorEastAsia" w:cstheme="minorHAnsi"/>
        </w:rPr>
        <w:fldChar w:fldCharType="begin"/>
      </w:r>
      <w:r w:rsidRPr="00B37A74">
        <w:rPr>
          <w:rFonts w:eastAsiaTheme="minorEastAsia" w:cstheme="minorHAnsi"/>
        </w:rPr>
        <w:instrText xml:space="preserve"> ADDIN ZOTERO_ITEM CSL_CITATION {"citationID":"a1p79l52h45","properties":{"formattedCitation":"(von Bertalanffy 1957)","plainCitation":"(von Bertalanffy 1957)","noteIndex":0},"citationItems":[{"id":436,"uris":["http://zotero.org/users/6116610/items/95Y5YZXG"],"uri":["http://zotero.org/users/6116610/items/95Y5YZXG"],"itemData":{"id":436,"type":"article-journal","container-title":"The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growth","volume":"32","author":[{"family":"Bertalanffy","given":"L","non-dropping-particle":"von"}],"issued":{"date-parts":[["1957"]]}}}],"schema":"https://github.com/citation-style-language/schema/raw/master/csl-citation.json"} </w:instrText>
      </w:r>
      <w:r w:rsidRPr="0001320D">
        <w:rPr>
          <w:rFonts w:eastAsiaTheme="minorEastAsia" w:cstheme="minorHAnsi"/>
        </w:rPr>
        <w:fldChar w:fldCharType="separate"/>
      </w:r>
      <w:r w:rsidRPr="00B37A74">
        <w:t>(von Bertalanffy 1957)</w:t>
      </w:r>
      <w:r w:rsidRPr="0001320D">
        <w:rPr>
          <w:rFonts w:eastAsiaTheme="minorEastAsia" w:cstheme="minorHAnsi"/>
        </w:rPr>
        <w:fldChar w:fldCharType="end"/>
      </w:r>
      <w:r w:rsidRPr="00B37A74">
        <w:rPr>
          <w:rFonts w:eastAsiaTheme="minorEastAsia" w:cstheme="minorHAnsi"/>
        </w:rPr>
        <w:t xml:space="preserve">, </w:t>
      </w:r>
      <w:del w:id="10" w:author="Max Lindmark" w:date="2021-01-15T08:57:00Z">
        <w:r w:rsidDel="0032004D">
          <w:rPr>
            <w:rFonts w:eastAsiaTheme="minorEastAsia" w:cstheme="minorHAnsi"/>
          </w:rPr>
          <w:delText>tend to</w:delText>
        </w:r>
      </w:del>
      <w:ins w:id="11" w:author="Max Lindmark" w:date="2021-01-15T08:57:00Z">
        <w:r w:rsidR="0032004D">
          <w:rPr>
            <w:rFonts w:eastAsiaTheme="minorEastAsia" w:cstheme="minorHAnsi"/>
          </w:rPr>
          <w:t>commonly</w:t>
        </w:r>
      </w:ins>
      <w:r>
        <w:rPr>
          <w:rFonts w:eastAsiaTheme="minorEastAsia" w:cstheme="minorHAnsi"/>
        </w:rPr>
        <w:t xml:space="preserve"> </w:t>
      </w:r>
      <w:r w:rsidRPr="00B37A74">
        <w:rPr>
          <w:rFonts w:eastAsiaTheme="minorEastAsia"/>
        </w:rPr>
        <w:t xml:space="preserve">predict </w:t>
      </w:r>
      <w:r w:rsidRPr="00B37A74">
        <w:rPr>
          <w:rFonts w:eastAsiaTheme="minorEastAsia" w:cstheme="minorHAnsi"/>
        </w:rPr>
        <w:t xml:space="preserve">declines in asymptotic body mass with temperature and declines in optimum growth temperature with body mass, </w:t>
      </w:r>
      <w:r w:rsidRPr="00B37A74">
        <w:rPr>
          <w:rFonts w:eastAsiaTheme="minorEastAsia"/>
        </w:rPr>
        <w:t>in line with the TSR</w:t>
      </w:r>
      <w:r w:rsidRPr="00B37A74">
        <w:rPr>
          <w:rFonts w:eastAsiaTheme="minorEastAsia" w:cstheme="minorHAnsi"/>
        </w:rPr>
        <w:t xml:space="preserve"> </w:t>
      </w:r>
      <w:commentRangeStart w:id="12"/>
      <w:r w:rsidRPr="0001320D">
        <w:rPr>
          <w:rFonts w:eastAsiaTheme="minorEastAsia" w:cstheme="minorHAnsi"/>
        </w:rPr>
        <w:fldChar w:fldCharType="begin"/>
      </w:r>
      <w:r w:rsidR="007007A8">
        <w:rPr>
          <w:rFonts w:eastAsiaTheme="minorEastAsia" w:cstheme="minorHAnsi"/>
        </w:rPr>
        <w:instrText xml:space="preserve"> ADDIN ZOTERO_ITEM CSL_CITATION {"citationID":"CaB8paFe","properties":{"formattedCitation":"(Morita {\\i{}et al.} 2010; Pauly &amp; Cheung 2018b; Pauly 2021)","plainCitation":"(Morita et al. 2010; Pauly &amp; Cheung 2018b; Pauly 2021)","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L."}],"issued":{"date-parts":[["2018",1]]}}},{"id":2526,"uris":["http://zotero.org/users/6116610/items/TGDUFZSE"],"uri":["http://zotero.org/users/6116610/items/TGDUFZSE"],"itemData":{"id":2526,"type":"article-journal","abstract":"The gill-oxygen limitation theory (GOLT) provides mechanisms for key aspects of the biology (food conversion efficiency, growth and its response to temperature, the timing of maturation, and others) of water-breathing ectotherms (WBEs). The GOLT’s basic tenet is that the surface area of the gills or other respiratory surfaces of WBE cannot, as two-dimensional structures, supply them with sufficient oxygen to keep up with the growth of their three-dimensional bodies. Thus, a lower relative oxygen supply induces sexual maturation, and later a slowing and cessation of growth, along with an increase of physiological processes relying on glycolytic enzymes and a declining role of oxidative enzymes. Because the “dimensional tension” underlying this argument is widely misunderstood, emphasis is given to a detailed refutation of objections to the GOLT. This theory still needs to be put on a solid quantitative basis, which will occur after the misconceptions surrounding it are put to rest.\nThe gill-oxygen limitation theory (GOLT) explains many previously unexplained aspects of the life history of fish.\nThe gill-oxygen limitation theory (GOLT) explains many previously unexplained aspects of the life history of fish.","container-title":"Science Advances","DOI":"10.1126/sciadv.abc6050","ISSN":"2375-2548","issue":"2","language":"en","note":"publisher: American Association for the Advancement of Science\nsection: Review","page":"eabc6050","source":"advances.sciencemag.org","title":"The gill-oxygen limitation theory (GOLT) and its critics","volume":"7","author":[{"family":"Pauly","given":"Daniel"}],"issued":{"date-parts":[["2021",1,1]]}}}],"schema":"https://github.com/citation-style-language/schema/raw/master/csl-citation.json"} </w:instrText>
      </w:r>
      <w:r w:rsidRPr="0001320D">
        <w:rPr>
          <w:rFonts w:eastAsiaTheme="minorEastAsia" w:cstheme="minorHAnsi"/>
        </w:rPr>
        <w:fldChar w:fldCharType="separate"/>
      </w:r>
      <w:r w:rsidR="007007A8" w:rsidRPr="007007A8">
        <w:rPr>
          <w:lang w:val="en-GB"/>
        </w:rPr>
        <w:t xml:space="preserve">(Morita </w:t>
      </w:r>
      <w:r w:rsidR="007007A8" w:rsidRPr="007007A8">
        <w:rPr>
          <w:i/>
          <w:iCs/>
          <w:lang w:val="en-GB"/>
        </w:rPr>
        <w:t>et al.</w:t>
      </w:r>
      <w:r w:rsidR="007007A8" w:rsidRPr="007007A8">
        <w:rPr>
          <w:lang w:val="en-GB"/>
        </w:rPr>
        <w:t xml:space="preserve"> 2010; Pauly &amp; Cheung 2018b; Pauly 2021)</w:t>
      </w:r>
      <w:r w:rsidRPr="0001320D">
        <w:rPr>
          <w:rFonts w:eastAsiaTheme="minorEastAsia" w:cstheme="minorHAnsi"/>
        </w:rPr>
        <w:fldChar w:fldCharType="end"/>
      </w:r>
      <w:commentRangeEnd w:id="12"/>
      <w:r w:rsidR="007007A8">
        <w:rPr>
          <w:rStyle w:val="CommentReference"/>
        </w:rPr>
        <w:commentReference w:id="12"/>
      </w:r>
      <w:r w:rsidRPr="00B37A74">
        <w:rPr>
          <w:rFonts w:eastAsiaTheme="minorEastAsia" w:cstheme="minorHAnsi"/>
        </w:rPr>
        <w:t xml:space="preserve">. Yet, the </w:t>
      </w:r>
      <w:r w:rsidRPr="00DD6F08">
        <w:rPr>
          <w:rFonts w:eastAsiaTheme="minorEastAsia" w:cstheme="minorHAnsi"/>
        </w:rPr>
        <w:t>physiological</w:t>
      </w:r>
      <w:r w:rsidRPr="00B37A74">
        <w:rPr>
          <w:rFonts w:eastAsiaTheme="minorEastAsia" w:cstheme="minorHAnsi"/>
        </w:rPr>
        <w:t xml:space="preserve"> basis of these models has been questioned, as the commonly applied scaling parameters (mass exponents) tend to differ from empirical estimates </w:t>
      </w:r>
      <w:r w:rsidRPr="00B37A74">
        <w:fldChar w:fldCharType="begin"/>
      </w:r>
      <w:r w:rsidRPr="00B37A74">
        <w:instrText xml:space="preserve"> ADDIN ZOTERO_ITEM CSL_CITATION {"citationID":"a2esn0h1bl","properties":{"formattedCitation":"(Lefevre {\\i{}et al.} 2017a; Marshall &amp; White 2019a, b)","plainCitation":"(Lefevre et al. 2017a; Marshall &amp; White 2019a, b)","noteIndex":0},"citationItems":[{"id":845,"uris":["http://zotero.org/users/6116610/items/ZL6K8JKB"],"uri":["http://zotero.org/users/6116610/items/ZL6K8JKB"],"itemData":{"id":845,"type":"article-journal","abstract":"Some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E."}],"issued":{"date-parts":[["2017",9]]}}},{"id":11,"uris":["http://zotero.org/users/6116610/items/NKLD927I"],"uri":["http://zotero.org/users/6116610/items/NKLD927I"],"itemData":{"id":11,"type":"article-journal","container-title":"Trends in Ecology &amp; Evolution","DOI":"10.1016/j.tree.2018.12.015","ISSN":"01695347","issue":"3","language":"en","page":"182-184","source":"Crossref","title":"Aquatic Life History Trajectories Are Shaped by Selection, Not Oxygen Limitation","volume":"34","author":[{"family":"Marshall","given":"Dustin J."},{"family":"White","given":"Craig R."}],"issued":{"date-parts":[["2019",1]]}}},{"id":12,"uris":["http://zotero.org/users/6116610/items/I2ZFE658"],"uri":["http://zotero.org/users/6116610/items/I2ZFE658"],"itemData":{"id":12,"type":"article-journal","container-title":"Trends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37A74">
        <w:fldChar w:fldCharType="separate"/>
      </w:r>
      <w:r w:rsidRPr="00B37A74">
        <w:t xml:space="preserve">(Lefevre </w:t>
      </w:r>
      <w:r w:rsidRPr="00B37A74">
        <w:rPr>
          <w:i/>
          <w:iCs/>
        </w:rPr>
        <w:t>et al.</w:t>
      </w:r>
      <w:r w:rsidRPr="00B37A74">
        <w:t xml:space="preserve"> 2017a; Marshall &amp; White 2019a, b)</w:t>
      </w:r>
      <w:r w:rsidRPr="00B37A74">
        <w:fldChar w:fldCharType="end"/>
      </w:r>
      <w:r w:rsidRPr="00B37A74">
        <w:rPr>
          <w:rFonts w:eastAsiaTheme="minorEastAsia"/>
        </w:rPr>
        <w:t xml:space="preserve">. Hence, despite attempting to describe growth from first principles, Pütter growth models can also be viewed as phenomenological. In more mechanistic growth models, the difference between energy gain and expenditure is partitioned between somatic growth and gonads </w:t>
      </w:r>
      <w:r w:rsidRPr="0001320D">
        <w:rPr>
          <w:rFonts w:eastAsiaTheme="minorEastAsia"/>
        </w:rPr>
        <w:fldChar w:fldCharType="begin"/>
      </w:r>
      <w:r w:rsidRPr="00B37A74">
        <w:rPr>
          <w:rFonts w:eastAsiaTheme="minorEastAsia"/>
        </w:rPr>
        <w:instrText xml:space="preserve"> ADDIN ZOTERO_ITEM CSL_CITATION {"citationID":"aqpecugma4","properties":{"formattedCitation":"(Ursin 1967; Kitchell {\\i{}et al.} 1977; Jobling 1997; Essington {\\i{}et al.} 2001)","plainCitation":"(Ursin 1967; Kitchell et al. 1977; Jobling 1997;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J"},{"family":"Weininger","given":"David"}],"issued":{"date-parts":[["1977"]]}}},{"id":506,"uris":["http://zotero.org/users/6116610/items/AQWW4RPV"],"uri":["http://zotero.org/users/6116610/items/AQWW4RPV"],"itemData":{"id":506,"type":"chapter","container-title":"Global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01320D">
        <w:rPr>
          <w:rFonts w:eastAsiaTheme="minorEastAsia"/>
        </w:rPr>
        <w:fldChar w:fldCharType="separate"/>
      </w:r>
      <w:r w:rsidRPr="00B37A74">
        <w:t xml:space="preserve">(Ursin 1967; Kitchell </w:t>
      </w:r>
      <w:r w:rsidRPr="00B37A74">
        <w:rPr>
          <w:i/>
          <w:iCs/>
        </w:rPr>
        <w:t>et al.</w:t>
      </w:r>
      <w:r w:rsidRPr="00B37A74">
        <w:t xml:space="preserve"> 1977; Jobling 1997; Essington </w:t>
      </w:r>
      <w:r w:rsidRPr="00B37A74">
        <w:rPr>
          <w:i/>
          <w:iCs/>
        </w:rPr>
        <w:t>et al.</w:t>
      </w:r>
      <w:r w:rsidRPr="00B37A74">
        <w:t xml:space="preserve"> 2001)</w:t>
      </w:r>
      <w:r w:rsidRPr="0001320D">
        <w:rPr>
          <w:rFonts w:eastAsiaTheme="minorEastAsia"/>
        </w:rPr>
        <w:fldChar w:fldCharType="end"/>
      </w:r>
      <w:r w:rsidRPr="00B37A74">
        <w:rPr>
          <w:rFonts w:eastAsiaTheme="minorEastAsia"/>
        </w:rPr>
        <w:t xml:space="preserve">. Energy gain is normally the amount of energy extracted from consumed food and expenditure is defined as maintenance, activity and feeding metabolism. These components of the energetics of growth are found in dynamic energy budget models </w:t>
      </w:r>
      <w:r w:rsidRPr="0001320D">
        <w:rPr>
          <w:rFonts w:eastAsiaTheme="minorEastAsia"/>
        </w:rPr>
        <w:fldChar w:fldCharType="begin"/>
      </w:r>
      <w:r w:rsidRPr="00B37A74">
        <w:rPr>
          <w:rFonts w:eastAsiaTheme="minorEastAsia"/>
        </w:rPr>
        <w:instrText xml:space="preserve"> ADDIN ZOTERO_ITEM CSL_CITATION {"citationID":"a22p22f7fqi","properties":{"formattedCitation":"(Kitchell {\\i{}et al.} 1977; Kooijman 1993; Kearney 2019)","plainCitation":"(Kitchell et al. 1977; Kooijman 1993; Kearney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668,"uris":["http://zotero.org/users/6116610/items/8BWJYUP7"],"uri":["http://zotero.org/users/6116610/items/8BWJYUP7"],"itemData":{"id":668,"type":"book","ISBN":"0-521-45223-6","publisher":"Cambridge University Press","title":"Dynamic energy budgets in biological systems","author":[{"family":"Kooijman","given":"Sebastiaan Adriaan Louis Maria"}],"issued":{"date-parts":[["1993"]]}}},{"id":861,"uris":["http://zotero.org/users/6116610/items/8KB4FFVS"],"uri":["http://zotero.org/users/6116610/items/8KB4FFVS"],"itemData":{"id":861,"type":"article-journal","container-title":"Trends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Pr="0001320D">
        <w:rPr>
          <w:rFonts w:eastAsiaTheme="minorEastAsia"/>
        </w:rPr>
        <w:fldChar w:fldCharType="separate"/>
      </w:r>
      <w:r w:rsidRPr="00B37A74">
        <w:t xml:space="preserve">(Kitchell </w:t>
      </w:r>
      <w:r w:rsidRPr="00B37A74">
        <w:rPr>
          <w:i/>
          <w:iCs/>
        </w:rPr>
        <w:t>et al.</w:t>
      </w:r>
      <w:r w:rsidRPr="00B37A74">
        <w:t xml:space="preserve"> 1977; Kooijman 1993; Kearney 2019)</w:t>
      </w:r>
      <w:r w:rsidRPr="0001320D">
        <w:rPr>
          <w:rFonts w:eastAsiaTheme="minorEastAsia"/>
        </w:rPr>
        <w:fldChar w:fldCharType="end"/>
      </w:r>
      <w:r w:rsidRPr="00B37A74">
        <w:rPr>
          <w:rFonts w:eastAsiaTheme="minorEastAsia"/>
        </w:rPr>
        <w:t xml:space="preserve">, including physiologically structured population models (PSPMs) </w:t>
      </w:r>
      <w:r w:rsidRPr="0001320D">
        <w:rPr>
          <w:rFonts w:eastAsiaTheme="minorEastAsia"/>
        </w:rPr>
        <w:fldChar w:fldCharType="begin"/>
      </w:r>
      <w:r w:rsidRPr="00B37A74">
        <w:rPr>
          <w:rFonts w:eastAsiaTheme="minorEastAsia"/>
        </w:rPr>
        <w:instrText xml:space="preserve"> ADDIN ZOTERO_ITEM CSL_CITATION {"citationID":"YD2Z7X2y","properties":{"formattedCitation":"(de Roos &amp; Persson 2001)","plainCitation":"(de Roos &amp; Persson 2001)","noteIndex":0},"citationItems":[{"id":769,"uris":["http://zotero.org/users/6116610/items/HDUAKQZR"],"uri":["http://zotero.org/users/6116610/items/HDUAKQZR"],"itemData":{"id":769,"type":"article-journal","abstract":"A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Pr="0001320D">
        <w:rPr>
          <w:rFonts w:eastAsiaTheme="minorEastAsia"/>
        </w:rPr>
        <w:fldChar w:fldCharType="separate"/>
      </w:r>
      <w:r w:rsidRPr="0001320D">
        <w:rPr>
          <w:rFonts w:eastAsiaTheme="minorEastAsia"/>
          <w:noProof/>
        </w:rPr>
        <w:t>(de Roos &amp; Persson 2001)</w:t>
      </w:r>
      <w:r w:rsidRPr="0001320D">
        <w:rPr>
          <w:rFonts w:eastAsiaTheme="minorEastAsia"/>
        </w:rPr>
        <w:fldChar w:fldCharType="end"/>
      </w:r>
      <w:r w:rsidRPr="00695900">
        <w:rPr>
          <w:rFonts w:eastAsiaTheme="minorEastAsia"/>
        </w:rPr>
        <w:t>,</w:t>
      </w:r>
      <w:r w:rsidRPr="0001320D">
        <w:rPr>
          <w:rFonts w:eastAsiaTheme="minorEastAsia"/>
        </w:rPr>
        <w:t xml:space="preserve"> and size-spectrum models </w:t>
      </w:r>
      <w:r w:rsidRPr="0001320D">
        <w:rPr>
          <w:rFonts w:eastAsiaTheme="minorEastAsia"/>
        </w:rPr>
        <w:fldChar w:fldCharType="begin"/>
      </w:r>
      <w:r w:rsidRPr="00695900">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2017)","noteIndex":0},"citationItems":[{"id":46,"uris":["http://zotero.org/users/6116610/items/DI6PRUI4"],"uri":["http://zotero.org/users/6116610/items/DI6PRUI4"],"itemData":{"id":46,"type":"article-journal","abstract":"We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E."}],"issued":{"date-parts":[["2011",3]]}}},{"id":954,"uris":["http://zotero.org/users/6116610/items/ZNLN5ZMY"],"uri":["http://zotero.org/users/6116610/items/ZNLN5ZMY"],"itemData":{"id":954,"type":"article-journal","abstract":"Individual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977,"uris":["http://zotero.org/users/6116610/items/QYPPUEVK"],"uri":["http://zotero.org/users/6116610/items/QYPPUEVK"],"itemData":{"id":977,"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Pr="0001320D">
        <w:rPr>
          <w:rFonts w:eastAsiaTheme="minorEastAsia"/>
        </w:rPr>
        <w:fldChar w:fldCharType="separate"/>
      </w:r>
      <w:r w:rsidRPr="00B37A74">
        <w:t xml:space="preserve">(Hartvig </w:t>
      </w:r>
      <w:r w:rsidRPr="00B37A74">
        <w:rPr>
          <w:i/>
          <w:iCs/>
        </w:rPr>
        <w:t>et al.</w:t>
      </w:r>
      <w:r w:rsidRPr="00B37A74">
        <w:t xml:space="preserve"> 2011; Maury &amp; Poggiale 2013; Blanchard </w:t>
      </w:r>
      <w:r w:rsidRPr="00B37A74">
        <w:rPr>
          <w:i/>
          <w:iCs/>
        </w:rPr>
        <w:t>et al.</w:t>
      </w:r>
      <w:r w:rsidRPr="00B37A74">
        <w:t xml:space="preserve"> 2017)</w:t>
      </w:r>
      <w:r w:rsidRPr="0001320D">
        <w:rPr>
          <w:rFonts w:eastAsiaTheme="minorEastAsia"/>
        </w:rPr>
        <w:fldChar w:fldCharType="end"/>
      </w:r>
      <w:r w:rsidRPr="00B37A74">
        <w:rPr>
          <w:rFonts w:eastAsiaTheme="minorEastAsia"/>
        </w:rPr>
        <w:t xml:space="preserve">. Therefore, it is important to understand how consumption and metabolism rates scale with body mass and temperature in order to understand if and how growth of large fish within populations is limited by temperature, and to evaluate the physiological basis of growth models. </w:t>
      </w:r>
    </w:p>
    <w:p w14:paraId="77035ED8" w14:textId="105AD580" w:rsidR="00FF0C73" w:rsidRPr="00B37A74" w:rsidRDefault="00FF0C73" w:rsidP="00FF0C73">
      <w:pPr>
        <w:spacing w:line="480" w:lineRule="auto"/>
        <w:ind w:firstLine="284"/>
        <w:contextualSpacing/>
        <w:jc w:val="both"/>
        <w:rPr>
          <w:rFonts w:cstheme="minorHAnsi"/>
        </w:rPr>
      </w:pPr>
      <w:r w:rsidRPr="00B37A74">
        <w:rPr>
          <w:rFonts w:eastAsiaTheme="minorEastAsia"/>
        </w:rPr>
        <w:lastRenderedPageBreak/>
        <w:t>Moreover</w:t>
      </w:r>
      <w:r>
        <w:rPr>
          <w:rFonts w:eastAsiaTheme="minorEastAsia"/>
        </w:rPr>
        <w:t xml:space="preserve"> </w:t>
      </w:r>
      <w:r w:rsidRPr="00B37A74">
        <w:rPr>
          <w:rFonts w:eastAsiaTheme="minorEastAsia"/>
        </w:rPr>
        <w:t xml:space="preserve">the effect of body mass and temperature on growth dynamics should be evaluated over ontogeny at the intraspecific level (within species), which better represents the underlying process than interspecific data (among species) </w:t>
      </w:r>
      <w:r w:rsidRPr="00B37A74">
        <w:rPr>
          <w:rFonts w:eastAsiaTheme="minorEastAsia"/>
        </w:rPr>
        <w:fldChar w:fldCharType="begin"/>
      </w:r>
      <w:r w:rsidRPr="00B37A74">
        <w:rPr>
          <w:rFonts w:eastAsiaTheme="minorEastAsia"/>
        </w:rPr>
        <w:instrText xml:space="preserve"> ADDIN ZOTERO_ITEM CSL_CITATION {"citationID":"a252pqsm22l","properties":{"formattedCitation":"(Marshall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37A74">
        <w:rPr>
          <w:rFonts w:eastAsiaTheme="minorEastAsia"/>
        </w:rPr>
        <w:fldChar w:fldCharType="separate"/>
      </w:r>
      <w:r w:rsidRPr="00B37A74">
        <w:t>(Marshall &amp; White 2019b)</w:t>
      </w:r>
      <w:r w:rsidRPr="00B37A74">
        <w:rPr>
          <w:rFonts w:eastAsiaTheme="minorEastAsia"/>
        </w:rPr>
        <w:fldChar w:fldCharType="end"/>
      </w:r>
      <w:r w:rsidRPr="00B37A74">
        <w:rPr>
          <w:rFonts w:eastAsiaTheme="minorEastAsia"/>
        </w:rPr>
        <w:t xml:space="preserve">. </w:t>
      </w:r>
      <w:commentRangeStart w:id="13"/>
      <w:ins w:id="14" w:author="Max Lindmark" w:date="2021-01-15T15:15:00Z">
        <w:r w:rsidR="00DB1AFE">
          <w:rPr>
            <w:rFonts w:eastAsiaTheme="minorEastAsia"/>
          </w:rPr>
          <w:t xml:space="preserve">For instance, </w:t>
        </w:r>
      </w:ins>
      <w:ins w:id="15" w:author="Max Lindmark" w:date="2021-01-15T15:16:00Z">
        <w:r w:rsidR="00A0526A">
          <w:rPr>
            <w:rFonts w:eastAsiaTheme="minorEastAsia"/>
          </w:rPr>
          <w:t xml:space="preserve">we do not expect </w:t>
        </w:r>
      </w:ins>
      <w:ins w:id="16" w:author="Max Lindmark" w:date="2021-01-15T15:15:00Z">
        <w:r w:rsidR="00DB1AFE" w:rsidRPr="00B37A74">
          <w:rPr>
            <w:rFonts w:eastAsiaTheme="minorEastAsia"/>
          </w:rPr>
          <w:t>an interspecific relationship between optimum growth temperature and body mass</w:t>
        </w:r>
        <w:r w:rsidR="00073015">
          <w:rPr>
            <w:rFonts w:eastAsiaTheme="minorEastAsia"/>
          </w:rPr>
          <w:t>, but within species it ma</w:t>
        </w:r>
      </w:ins>
      <w:ins w:id="17" w:author="Max Lindmark" w:date="2021-01-15T15:16:00Z">
        <w:r w:rsidR="00073015">
          <w:rPr>
            <w:rFonts w:eastAsiaTheme="minorEastAsia"/>
          </w:rPr>
          <w:t>y have a large effect</w:t>
        </w:r>
      </w:ins>
      <w:ins w:id="18" w:author="Max Lindmark" w:date="2021-01-15T15:18:00Z">
        <w:r w:rsidR="00562866">
          <w:rPr>
            <w:rFonts w:eastAsiaTheme="minorEastAsia"/>
          </w:rPr>
          <w:t xml:space="preserve"> on growth dynamics</w:t>
        </w:r>
        <w:commentRangeEnd w:id="13"/>
        <w:r w:rsidR="00B81241">
          <w:rPr>
            <w:rStyle w:val="CommentReference"/>
          </w:rPr>
          <w:commentReference w:id="13"/>
        </w:r>
      </w:ins>
      <w:ins w:id="19" w:author="Max Lindmark" w:date="2021-01-15T15:15:00Z">
        <w:r w:rsidR="00DB1AFE">
          <w:rPr>
            <w:rFonts w:eastAsiaTheme="minorEastAsia"/>
          </w:rPr>
          <w:t>.</w:t>
        </w:r>
        <w:r w:rsidR="00DB1AFE" w:rsidRPr="00B37A74">
          <w:rPr>
            <w:rFonts w:eastAsiaTheme="minorEastAsia"/>
          </w:rPr>
          <w:t xml:space="preserve"> </w:t>
        </w:r>
      </w:ins>
      <w:r w:rsidRPr="00B37A74">
        <w:rPr>
          <w:rFonts w:eastAsiaTheme="minorEastAsia"/>
        </w:rPr>
        <w:t xml:space="preserve">Despite this, intraspecific body mass- and temperature scaling is often inferred from interspecific data, possibly because we know surprisingly little about </w:t>
      </w:r>
      <w:r>
        <w:rPr>
          <w:rFonts w:eastAsiaTheme="minorEastAsia"/>
        </w:rPr>
        <w:t>average</w:t>
      </w:r>
      <w:r w:rsidRPr="00B37A74">
        <w:rPr>
          <w:rFonts w:eastAsiaTheme="minorEastAsia"/>
        </w:rPr>
        <w:t xml:space="preserve"> relationship between consumption and metabolic exponents within species </w:t>
      </w:r>
      <w:r w:rsidRPr="00B37A74">
        <w:rPr>
          <w:rFonts w:eastAsiaTheme="minorEastAsia"/>
        </w:rPr>
        <w:fldChar w:fldCharType="begin"/>
      </w:r>
      <w:r w:rsidRPr="00B37A74">
        <w:rPr>
          <w:rFonts w:eastAsiaTheme="minorEastAsia"/>
        </w:rPr>
        <w:instrText xml:space="preserve"> ADDIN ZOTERO_ITEM CSL_CITATION {"citationID":"a7p21tfn32","properties":{"formattedCitation":"(Marshall &amp; White 2019b)","plainCitation":"(Marshall &amp; White 2019b)","noteIndex":0},"citationItems":[{"id":12,"uris":["http://zotero.org/users/6116610/items/I2ZFE658"],"uri":["http://zotero.org/users/6116610/items/I2ZFE658"],"itemData":{"id":12,"type":"article-journal","container-title":"Trends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B37A74">
        <w:rPr>
          <w:rFonts w:eastAsiaTheme="minorEastAsia"/>
        </w:rPr>
        <w:fldChar w:fldCharType="separate"/>
      </w:r>
      <w:r w:rsidRPr="00B37A74">
        <w:t>(Marshall &amp; White 2019b)</w:t>
      </w:r>
      <w:r w:rsidRPr="00B37A74">
        <w:rPr>
          <w:rFonts w:eastAsiaTheme="minorEastAsia"/>
        </w:rPr>
        <w:fldChar w:fldCharType="end"/>
      </w:r>
      <w:r w:rsidRPr="00B37A74">
        <w:rPr>
          <w:rFonts w:cstheme="minorHAnsi"/>
        </w:rPr>
        <w:t>.</w:t>
      </w:r>
      <w:r w:rsidRPr="00B37A74">
        <w:rPr>
          <w:rFonts w:eastAsiaTheme="minorEastAsia"/>
        </w:rPr>
        <w:t xml:space="preserve"> Yet, how physiological rates depend on mass and temperature within species can differ from the same relationships across species </w:t>
      </w:r>
      <w:r w:rsidRPr="0001320D">
        <w:rPr>
          <w:rFonts w:eastAsiaTheme="minorEastAsia"/>
        </w:rPr>
        <w:fldChar w:fldCharType="begin"/>
      </w:r>
      <w:r w:rsidRPr="00B37A74">
        <w:rPr>
          <w:rFonts w:eastAsiaTheme="minorEastAsia"/>
        </w:rPr>
        <w:instrText xml:space="preserve"> ADDIN ZOTERO_ITEM CSL_CITATION {"citationID":"ak6r101b8m","properties":{"formattedCitation":"(Glazier 2005; Rall {\\i{}et al.} 2012; Jerde {\\i{}et al.} 2019)","plainCitation":"(Glazier 2005; Rall et al. 2012; Jerde et al. 2019)","noteIndex":0},"citationItems":[{"id":565,"uris":["http://zotero.org/users/6116610/items/N9ER7BYE"],"uri":["http://zotero.org/users/6116610/items/N9ER7BYE"],"itemData":{"id":565,"type":"article-journal","abstract":"In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rPr>
        <w:fldChar w:fldCharType="separate"/>
      </w:r>
      <w:r w:rsidRPr="00B37A74">
        <w:t xml:space="preserve">(Glazier 2005; Rall </w:t>
      </w:r>
      <w:r w:rsidRPr="00B37A74">
        <w:rPr>
          <w:i/>
          <w:iCs/>
        </w:rPr>
        <w:t>et al.</w:t>
      </w:r>
      <w:r w:rsidRPr="00B37A74">
        <w:t xml:space="preserve"> 2012; Jerde </w:t>
      </w:r>
      <w:r w:rsidRPr="00B37A74">
        <w:rPr>
          <w:i/>
          <w:iCs/>
        </w:rPr>
        <w:t>et al.</w:t>
      </w:r>
      <w:r w:rsidRPr="00B37A74">
        <w:t xml:space="preserve"> 2019)</w:t>
      </w:r>
      <w:r w:rsidRPr="0001320D">
        <w:rPr>
          <w:rFonts w:eastAsiaTheme="minorEastAsia"/>
        </w:rPr>
        <w:fldChar w:fldCharType="end"/>
      </w:r>
      <w:r w:rsidRPr="00B37A74">
        <w:rPr>
          <w:rFonts w:eastAsiaTheme="minorEastAsia"/>
        </w:rPr>
        <w:t xml:space="preserve">. Across species, rates are often assumed (and found) to scale as power functions of mass with exponents of 3/4 for whole organism rates (-1/4 for mass-specific rates), exponentially with temperature, and with independent mass and temperature effects (e.g., in the Arrhenius fractal supply model (AFS) applied in the metabolic theory of ecology, MTE </w:t>
      </w:r>
      <w:r w:rsidRPr="0001320D">
        <w:rPr>
          <w:rFonts w:eastAsiaTheme="minorEastAsia"/>
        </w:rPr>
        <w:fldChar w:fldCharType="begin"/>
      </w:r>
      <w:r w:rsidRPr="00B37A74">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226,"uris":["http://zotero.org/users/6116610/items/AQW7VR9T"],"uri":["http://zotero.org/users/6116610/items/AQW7VR9T"],"itemData":{"id":226,"type":"article-journal","container-title":"Science","issue":"293.5538","page":"2248–2251.","title":"Effects of size and temperature on metabolic rate","author":[{"family":"Gillooly","given":"J F"},{"family":"Brown","given":"J H"},{"family":"West","given":"G B"},{"family":"Savage","given":"V M"},{"family":"Charnov","given":"E L"}],"issued":{"date-parts":[["2001"]]}}},{"id":914,"uris":["http://zotero.org/users/6116610/items/D84IXDI8"],"uri":["http://zotero.org/users/6116610/items/D84IXDI8"],"itemData":{"id":914,"type":"article-journal","abstract":"Metabolism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eastAsiaTheme="minorEastAsia"/>
        </w:rPr>
        <w:fldChar w:fldCharType="separate"/>
      </w:r>
      <w:r w:rsidRPr="00B37A74">
        <w:t xml:space="preserve">(Gillooly </w:t>
      </w:r>
      <w:r w:rsidRPr="00B37A74">
        <w:rPr>
          <w:i/>
          <w:iCs/>
        </w:rPr>
        <w:t>et al.</w:t>
      </w:r>
      <w:r w:rsidRPr="00B37A74">
        <w:t xml:space="preserve"> 2001; Brown </w:t>
      </w:r>
      <w:r w:rsidRPr="00B37A74">
        <w:rPr>
          <w:i/>
          <w:iCs/>
        </w:rPr>
        <w:t>et al.</w:t>
      </w:r>
      <w:r w:rsidRPr="00B37A74">
        <w:t xml:space="preserve"> 2004; Downs </w:t>
      </w:r>
      <w:r w:rsidRPr="00B37A74">
        <w:rPr>
          <w:i/>
          <w:iCs/>
        </w:rPr>
        <w:t>et al.</w:t>
      </w:r>
      <w:r w:rsidRPr="00B37A74">
        <w:t xml:space="preserve"> 2008)</w:t>
      </w:r>
      <w:r w:rsidRPr="0001320D">
        <w:rPr>
          <w:rFonts w:eastAsiaTheme="minorEastAsia"/>
        </w:rPr>
        <w:fldChar w:fldCharType="end"/>
      </w:r>
      <w:r w:rsidRPr="00B37A74">
        <w:rPr>
          <w:rFonts w:eastAsiaTheme="minorEastAsia"/>
        </w:rPr>
        <w:t xml:space="preserve">). In contrast, within species </w:t>
      </w:r>
      <w:r w:rsidRPr="00B37A74">
        <w:rPr>
          <w:rFonts w:cstheme="minorHAnsi"/>
        </w:rPr>
        <w:t xml:space="preserve">deviations from a general 3/4 mass exponent are common </w:t>
      </w:r>
      <w:r w:rsidRPr="0001320D">
        <w:rPr>
          <w:rFonts w:cstheme="minorHAnsi"/>
        </w:rPr>
        <w:fldChar w:fldCharType="begin"/>
      </w:r>
      <w:r w:rsidRPr="00B37A74">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2019)","noteIndex":0},"citationItems":[{"id":486,"uris":["http://zotero.org/users/6116610/items/6S42PU4A"],"uri":["http://zotero.org/users/6116610/items/6S42PU4A"],"itemData":{"id":486,"type":"article-journal","container-title":"Journal of Animal Ecology","page":"893–905","title":"Scaling of metabolic rate with body mass and temperature in teleost fish","volume":"68","author":[{"family":"Clarke","given":"A"},{"family":"Johnston","given":"N M"}],"issued":{"date-parts":[["1999"]]}}},{"id":679,"uris":["http://zotero.org/users/6116610/items/968SQBW8"],"uri":["http://zotero.org/users/6116610/items/968SQBW8"],"itemData":{"id":679,"type":"article-journal","container-title":"Functional Ecology","issue":"2","page":"184–187","title":"Evidence against universal metabolic allometry","volume":"18","author":[{"family":"Bokma","given":"Folmer"}],"issued":{"date-parts":[["2004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cstheme="minorHAnsi"/>
        </w:rPr>
        <w:fldChar w:fldCharType="separate"/>
      </w:r>
      <w:r w:rsidRPr="00B37A74">
        <w:t xml:space="preserve">(Clarke &amp; Johnston 1999; Bokma 2004; Jerde </w:t>
      </w:r>
      <w:r w:rsidRPr="00B37A74">
        <w:rPr>
          <w:i/>
          <w:iCs/>
        </w:rPr>
        <w:t>et al.</w:t>
      </w:r>
      <w:r w:rsidRPr="00B37A74">
        <w:t xml:space="preserve"> 2019)</w:t>
      </w:r>
      <w:r w:rsidRPr="0001320D">
        <w:rPr>
          <w:rFonts w:cstheme="minorHAnsi"/>
        </w:rPr>
        <w:fldChar w:fldCharType="end"/>
      </w:r>
      <w:r w:rsidRPr="00B37A74">
        <w:rPr>
          <w:rFonts w:cstheme="minorHAnsi"/>
        </w:rPr>
        <w:t xml:space="preserve">, rates are typically unimodal </w:t>
      </w:r>
      <w:r w:rsidRPr="0001320D">
        <w:rPr>
          <w:rFonts w:eastAsiaTheme="minorEastAsia"/>
        </w:rPr>
        <w:fldChar w:fldCharType="begin"/>
      </w:r>
      <w:r w:rsidRPr="00B37A74">
        <w:rPr>
          <w:rFonts w:eastAsiaTheme="minorEastAsia"/>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L."},{"family":"Diehl","given":"Sebastian"}],"issued":{"date-parts":[["2011"]]}}},{"id":680,"uris":["http://zotero.org/users/6116610/items/JM55X7VJ"],"uri":["http://zotero.org/users/6116610/items/JM55X7VJ"],"itemData":{"id":680,"type":"article-journal","abstract":"Knowledge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L"}],"issued":{"date-parts":[["2012"]]}}},{"id":785,"uris":["http://zotero.org/users/6116610/items/Y6H474BP"],"uri":["http://zotero.org/users/6116610/items/Y6H474BP"],"itemData":{"id":785,"type":"article-journal","abstract":"Functional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Pr="0001320D">
        <w:rPr>
          <w:rFonts w:eastAsiaTheme="minorEastAsia"/>
        </w:rPr>
        <w:fldChar w:fldCharType="separate"/>
      </w:r>
      <w:r w:rsidRPr="00B37A74">
        <w:t xml:space="preserve">(Dell </w:t>
      </w:r>
      <w:r w:rsidRPr="00B37A74">
        <w:rPr>
          <w:i/>
          <w:iCs/>
        </w:rPr>
        <w:t>et al.</w:t>
      </w:r>
      <w:r w:rsidRPr="00B37A74">
        <w:t xml:space="preserve"> 2011; Englund </w:t>
      </w:r>
      <w:r w:rsidRPr="00B37A74">
        <w:rPr>
          <w:i/>
          <w:iCs/>
        </w:rPr>
        <w:t>et al.</w:t>
      </w:r>
      <w:r w:rsidRPr="00B37A74">
        <w:t xml:space="preserve"> 2011; Rall </w:t>
      </w:r>
      <w:r w:rsidRPr="00B37A74">
        <w:rPr>
          <w:i/>
          <w:iCs/>
        </w:rPr>
        <w:t>et al.</w:t>
      </w:r>
      <w:r w:rsidRPr="00B37A74">
        <w:t xml:space="preserve"> 2012; Uiterwaal &amp; DeLong 2020)</w:t>
      </w:r>
      <w:r w:rsidRPr="0001320D">
        <w:rPr>
          <w:rFonts w:eastAsiaTheme="minorEastAsia"/>
        </w:rPr>
        <w:fldChar w:fldCharType="end"/>
      </w:r>
      <w:r w:rsidRPr="00B37A74">
        <w:rPr>
          <w:rFonts w:cstheme="minorHAnsi"/>
        </w:rPr>
        <w:t xml:space="preserve"> and the effects of mass and temperature can be interactive </w:t>
      </w:r>
      <w:r w:rsidRPr="0001320D">
        <w:rPr>
          <w:rFonts w:cstheme="minorHAnsi"/>
        </w:rPr>
        <w:fldChar w:fldCharType="begin"/>
      </w:r>
      <w:r w:rsidRPr="00B37A74">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2018)","noteIndex":0},"citationItems":[{"id":456,"uris":["http://zotero.org/users/6116610/items/PPCB4FWS"],"uri":["http://zotero.org/users/6116610/items/PPCB4FWS"],"itemData":{"id":456,"type":"article-journal","container-title":"Physiological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S"}],"issued":{"date-parts":[["2005"]]}}},{"id":829,"uris":["http://zotero.org/users/6116610/items/25QXCI7N"],"uri":["http://zotero.org/users/6116610/items/25QXCI7N"],"itemData":{"id":829,"type":"article-journal","abstract":"In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573,"uris":["http://zotero.org/users/6116610/items/CW95JZUI"],"uri":["http://zotero.org/users/6116610/items/CW95JZUI"],"itemData":{"id":573,"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633,"uris":["http://zotero.org/users/6116610/items/JADSVJDA"],"uri":["http://zotero.org/users/6116610/items/JADSVJDA"],"itemData":{"id":633,"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Pr="0001320D">
        <w:rPr>
          <w:rFonts w:cstheme="minorHAnsi"/>
        </w:rPr>
        <w:fldChar w:fldCharType="separate"/>
      </w:r>
      <w:r w:rsidRPr="00B37A74">
        <w:t xml:space="preserve">(Xie &amp; Sun 1990; Glazier 2005; García García </w:t>
      </w:r>
      <w:r w:rsidRPr="00B37A74">
        <w:rPr>
          <w:i/>
          <w:iCs/>
        </w:rPr>
        <w:t>et al.</w:t>
      </w:r>
      <w:r w:rsidRPr="00B37A74">
        <w:t xml:space="preserve"> 2011; Ohlberger </w:t>
      </w:r>
      <w:r w:rsidRPr="00B37A74">
        <w:rPr>
          <w:i/>
          <w:iCs/>
        </w:rPr>
        <w:t>et al.</w:t>
      </w:r>
      <w:r w:rsidRPr="00B37A74">
        <w:t xml:space="preserve"> 2012; Lindmark </w:t>
      </w:r>
      <w:r w:rsidRPr="00B37A74">
        <w:rPr>
          <w:i/>
          <w:iCs/>
        </w:rPr>
        <w:t>et al.</w:t>
      </w:r>
      <w:r w:rsidRPr="00B37A74">
        <w:t xml:space="preserve"> 2018)</w:t>
      </w:r>
      <w:r w:rsidRPr="0001320D">
        <w:rPr>
          <w:rFonts w:cstheme="minorHAnsi"/>
        </w:rPr>
        <w:fldChar w:fldCharType="end"/>
      </w:r>
      <w:r w:rsidRPr="00B37A74">
        <w:rPr>
          <w:rFonts w:cstheme="minorHAnsi"/>
        </w:rPr>
        <w:t xml:space="preserve"> (but see Jerde </w:t>
      </w:r>
      <w:r w:rsidRPr="00B37A74">
        <w:rPr>
          <w:rFonts w:cstheme="minorHAnsi"/>
          <w:i/>
          <w:iCs/>
        </w:rPr>
        <w:t>et al</w:t>
      </w:r>
      <w:r w:rsidRPr="00B37A74">
        <w:rPr>
          <w:rFonts w:cstheme="minorHAnsi"/>
        </w:rPr>
        <w:t xml:space="preserve">. </w:t>
      </w:r>
      <w:r w:rsidRPr="0001320D">
        <w:rPr>
          <w:rFonts w:cstheme="minorHAnsi"/>
        </w:rPr>
        <w:fldChar w:fldCharType="begin"/>
      </w:r>
      <w:r w:rsidRPr="00B37A74">
        <w:rPr>
          <w:rFonts w:cstheme="minorHAnsi"/>
        </w:rPr>
        <w:instrText xml:space="preserve"> ADDIN ZOTERO_ITEM CSL_CITATION {"citationID":"a9rtddnkms","properties":{"formattedCitation":"(2019)","plainCitation":"(2019)","noteIndex":0},"citationItems":[{"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695900">
        <w:rPr>
          <w:rFonts w:cstheme="minorHAnsi"/>
        </w:rPr>
        <w:instrText>ﬁ</w:instrText>
      </w:r>
      <w:r w:rsidRPr="00B37A74">
        <w:rPr>
          <w:rFonts w:cstheme="minorHAnsi"/>
        </w:rPr>
        <w:instrText xml:space="preserve">sh as our study taxa, we curated 25 studies with measurements of standard metabolic rate, temperature, and mass, with 55 independent trials and across 16 </w:instrText>
      </w:r>
      <w:r w:rsidRPr="00695900">
        <w:rPr>
          <w:rFonts w:cstheme="minorHAnsi"/>
        </w:rPr>
        <w:instrText>ﬁ</w:instrText>
      </w:r>
      <w:r w:rsidRPr="00B37A74">
        <w:rPr>
          <w:rFonts w:cstheme="minorHAnsi"/>
        </w:rPr>
        <w:instrText xml:space="preserve">sh species and confronted this data with </w:instrText>
      </w:r>
      <w:r w:rsidRPr="00695900">
        <w:rPr>
          <w:rFonts w:cstheme="minorHAnsi"/>
        </w:rPr>
        <w:instrText>ﬂ</w:instrText>
      </w:r>
      <w:r w:rsidRPr="00B37A74">
        <w:rPr>
          <w:rFonts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695900">
        <w:rPr>
          <w:rFonts w:cstheme="minorHAnsi"/>
        </w:rPr>
        <w:instrText>ﬁ</w:instrText>
      </w:r>
      <w:r w:rsidRPr="00B37A74">
        <w:rPr>
          <w:rFonts w:cstheme="minorHAnsi"/>
        </w:rPr>
        <w:instrText>cient of 0.89 with a SIC interval spanning 0.82 to 0.99, implying that mechanistically derived coef</w:instrText>
      </w:r>
      <w:r w:rsidRPr="00695900">
        <w:rPr>
          <w:rFonts w:cstheme="minorHAnsi"/>
        </w:rPr>
        <w:instrText>ﬁ</w:instrText>
      </w:r>
      <w:r w:rsidRPr="00B37A74">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695900">
        <w:rPr>
          <w:rFonts w:cstheme="minorHAnsi"/>
        </w:rPr>
        <w:instrText>ﬁ</w:instrText>
      </w:r>
      <w:r w:rsidRPr="00B37A74">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Pr="0001320D">
        <w:rPr>
          <w:rFonts w:cstheme="minorHAnsi"/>
        </w:rPr>
        <w:fldChar w:fldCharType="separate"/>
      </w:r>
      <w:r w:rsidRPr="00B37A74">
        <w:t>(2019)</w:t>
      </w:r>
      <w:r w:rsidRPr="0001320D">
        <w:rPr>
          <w:rFonts w:cstheme="minorHAnsi"/>
        </w:rPr>
        <w:fldChar w:fldCharType="end"/>
      </w:r>
      <w:r w:rsidRPr="00B37A74">
        <w:rPr>
          <w:rFonts w:cstheme="minorHAnsi"/>
        </w:rPr>
        <w:t xml:space="preserve">). Alternative approaches that overcome these obstacles include fitting multiple regression models where coefficients for mass and temperature are estimated jointly </w:t>
      </w:r>
      <w:r w:rsidRPr="0001320D">
        <w:rPr>
          <w:rFonts w:cstheme="minorHAnsi"/>
        </w:rPr>
        <w:fldChar w:fldCharType="begin"/>
      </w:r>
      <w:r w:rsidRPr="00B37A74">
        <w:rPr>
          <w:rFonts w:cstheme="minorHAnsi"/>
        </w:rPr>
        <w:instrText xml:space="preserve"> ADDIN ZOTERO_ITEM CSL_CITATION {"citationID":"a2fdbvuik6j","properties":{"formattedCitation":"(Downs {\\i{}et al.} 2008)","plainCitation":"(Downs et al. 2008)","noteIndex":0},"citationItems":[{"id":395,"uris":["http://zotero.org/users/6116610/items/P4FF6SQE"],"uri":["http://zotero.org/users/6116610/items/P4FF6SQE"],"itemData":{"id":395,"type":"article-journal","abstract":"1.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01320D">
        <w:rPr>
          <w:rFonts w:cstheme="minorHAnsi"/>
        </w:rPr>
        <w:fldChar w:fldCharType="separate"/>
      </w:r>
      <w:r w:rsidRPr="00B37A74">
        <w:t xml:space="preserve">(Downs </w:t>
      </w:r>
      <w:r w:rsidRPr="00B37A74">
        <w:rPr>
          <w:i/>
          <w:iCs/>
        </w:rPr>
        <w:t>et al.</w:t>
      </w:r>
      <w:r w:rsidRPr="00B37A74">
        <w:t xml:space="preserve"> 2008)</w:t>
      </w:r>
      <w:r w:rsidRPr="0001320D">
        <w:rPr>
          <w:rFonts w:cstheme="minorHAnsi"/>
        </w:rPr>
        <w:fldChar w:fldCharType="end"/>
      </w:r>
      <w:r w:rsidRPr="00B37A74">
        <w:rPr>
          <w:rFonts w:cstheme="minorHAnsi"/>
        </w:rPr>
        <w:t xml:space="preserve">, as well as fitting non-linear or polynomial models that can capture the de-activation of biological rates at higher temperatures </w:t>
      </w:r>
      <w:r w:rsidRPr="0001320D">
        <w:rPr>
          <w:rFonts w:cstheme="minorHAnsi"/>
        </w:rPr>
        <w:fldChar w:fldCharType="begin"/>
      </w:r>
      <w:r w:rsidRPr="00B37A74">
        <w:rPr>
          <w:rFonts w:cstheme="minorHAnsi"/>
        </w:rPr>
        <w:instrText xml:space="preserve"> ADDIN ZOTERO_ITEM CSL_CITATION {"citationID":"aevhktmqu","properties":{"formattedCitation":"(Schoolfield {\\i{}et al.} 1981; Dell {\\i{}et al.} 2011; Englund {\\i{}et al.} 2011)","plainCitation":"(Schoolfield et al. 1981; Dell et al. 2011; Englund et al. 2011)","noteIndex":0},"citationItems":[{"id":28,"uris":["http://zotero.org/users/6116610/items/UVZQASGV"],"uri":["http://zotero.org/users/6116610/items/UVZQASGV"],"itemData":{"id":28,"type":"article-journal","container-title":"Journal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998,"uris":["http://zotero.org/users/6116610/items/BWZZIL6R"],"uri":["http://zotero.org/users/6116610/items/BWZZIL6R"],"itemData":{"id":998,"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M."}],"issued":{"date-parts":[["2011",6,28]]}}},{"id":805,"uris":["http://zotero.org/users/6116610/items/VX2UYM3J"],"uri":["http://zotero.org/users/6116610/items/VX2UYM3J"],"itemData":{"id":805,"type":"article-journal","abstract":"Ecology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Pr="0001320D">
        <w:rPr>
          <w:rFonts w:cstheme="minorHAnsi"/>
        </w:rPr>
        <w:fldChar w:fldCharType="separate"/>
      </w:r>
      <w:r w:rsidRPr="00B37A74">
        <w:t xml:space="preserve">(Schoolfield </w:t>
      </w:r>
      <w:r w:rsidRPr="00B37A74">
        <w:rPr>
          <w:i/>
          <w:iCs/>
        </w:rPr>
        <w:t>et al.</w:t>
      </w:r>
      <w:r w:rsidRPr="00B37A74">
        <w:t xml:space="preserve"> 1981; Dell </w:t>
      </w:r>
      <w:r w:rsidRPr="00B37A74">
        <w:rPr>
          <w:i/>
          <w:iCs/>
        </w:rPr>
        <w:t>et al.</w:t>
      </w:r>
      <w:r w:rsidRPr="00B37A74">
        <w:t xml:space="preserve"> 2011; Englund </w:t>
      </w:r>
      <w:r w:rsidRPr="00B37A74">
        <w:rPr>
          <w:i/>
          <w:iCs/>
        </w:rPr>
        <w:t>et al.</w:t>
      </w:r>
      <w:r w:rsidRPr="00B37A74">
        <w:t xml:space="preserve"> 2011)</w:t>
      </w:r>
      <w:r w:rsidRPr="0001320D">
        <w:rPr>
          <w:rFonts w:cstheme="minorHAnsi"/>
        </w:rPr>
        <w:fldChar w:fldCharType="end"/>
      </w:r>
      <w:r w:rsidRPr="00B37A74">
        <w:rPr>
          <w:rFonts w:cstheme="minorHAnsi"/>
        </w:rPr>
        <w:t>. This requires intraspecific data with variation in both mass and temperature.</w:t>
      </w:r>
    </w:p>
    <w:p w14:paraId="575A6C8B" w14:textId="0DEC93B7" w:rsidR="00FF0C73" w:rsidRPr="00B37A74" w:rsidRDefault="00FF0C73" w:rsidP="00FF0C73">
      <w:pPr>
        <w:spacing w:line="480" w:lineRule="auto"/>
        <w:ind w:firstLine="284"/>
        <w:contextualSpacing/>
        <w:jc w:val="both"/>
        <w:rPr>
          <w:rFonts w:eastAsiaTheme="minorEastAsia"/>
        </w:rPr>
      </w:pPr>
      <w:r w:rsidRPr="00B37A74">
        <w:rPr>
          <w:rFonts w:cstheme="minorHAnsi"/>
          <w:bCs/>
        </w:rPr>
        <w:lastRenderedPageBreak/>
        <w:t>In this</w:t>
      </w:r>
      <w:r w:rsidRPr="00B37A74">
        <w:rPr>
          <w:rFonts w:cstheme="minorHAnsi"/>
        </w:rPr>
        <w:t xml:space="preserve"> study, we analyze how maximum consumption, metabolism and growth rate of fish scale intraspecifically with mass and temperature. W</w:t>
      </w:r>
      <w:r w:rsidRPr="00B37A74">
        <w:rPr>
          <w:rFonts w:eastAsiaTheme="minorEastAsia"/>
        </w:rPr>
        <w:t xml:space="preserve">e performed a systematic literature review by searching the </w:t>
      </w:r>
      <w:r w:rsidRPr="00B37A74">
        <w:rPr>
          <w:rFonts w:cstheme="minorHAnsi"/>
        </w:rPr>
        <w:t xml:space="preserve">Web of Science Core Collection to </w:t>
      </w:r>
      <w:r w:rsidRPr="00B37A74">
        <w:rPr>
          <w:rFonts w:eastAsiaTheme="minorEastAsia"/>
        </w:rPr>
        <w:t>compile datasets on individual</w:t>
      </w:r>
      <w:r>
        <w:rPr>
          <w:rFonts w:eastAsiaTheme="minorEastAsia"/>
        </w:rPr>
        <w:t xml:space="preserve">-level </w:t>
      </w:r>
      <w:r w:rsidRPr="00B37A74">
        <w:rPr>
          <w:rFonts w:eastAsiaTheme="minorEastAsia"/>
        </w:rPr>
        <w:t>maximum consumption</w:t>
      </w:r>
      <w:r>
        <w:rPr>
          <w:rFonts w:eastAsiaTheme="minorEastAsia"/>
        </w:rPr>
        <w:t xml:space="preserve">, </w:t>
      </w:r>
      <w:r w:rsidRPr="00B37A74">
        <w:rPr>
          <w:rFonts w:eastAsiaTheme="minorEastAsia"/>
        </w:rPr>
        <w:t>metaboli</w:t>
      </w:r>
      <w:r>
        <w:rPr>
          <w:rFonts w:eastAsiaTheme="minorEastAsia"/>
        </w:rPr>
        <w:t xml:space="preserve">sm and </w:t>
      </w:r>
      <w:r w:rsidRPr="00B37A74">
        <w:rPr>
          <w:rFonts w:eastAsiaTheme="minorEastAsia"/>
        </w:rPr>
        <w:t>growth</w:t>
      </w:r>
      <w:r>
        <w:rPr>
          <w:rFonts w:eastAsiaTheme="minorEastAsia"/>
        </w:rPr>
        <w:t xml:space="preserve"> </w:t>
      </w:r>
      <w:r w:rsidRPr="00B37A74">
        <w:rPr>
          <w:rFonts w:eastAsiaTheme="minorEastAsia"/>
        </w:rPr>
        <w:t>rates of fish from experiments in which the effect of fish body mass is replicated across multiple temperatures within species (total n=3672, with data from 13, 20 and 34 species for each rate, respectively). We then fit hierarchical Bayesian models to estimate general intraspecific scaling parameters while accounting for variation between species. The estimated mass dependence and temperature sensitivity of mass-specific consumption</w:t>
      </w:r>
      <w:r w:rsidR="00794EC7">
        <w:rPr>
          <w:rFonts w:eastAsiaTheme="minorEastAsia"/>
        </w:rPr>
        <w:t xml:space="preserve"> and</w:t>
      </w:r>
      <w:r>
        <w:rPr>
          <w:rFonts w:eastAsiaTheme="minorEastAsia"/>
        </w:rPr>
        <w:t xml:space="preserve"> </w:t>
      </w:r>
      <w:r w:rsidRPr="00B37A74">
        <w:rPr>
          <w:rFonts w:eastAsiaTheme="minorEastAsia"/>
        </w:rPr>
        <w:t>metabolism are used to quantify average changes in net energy gain (</w:t>
      </w:r>
      <w:r w:rsidR="00794EC7">
        <w:rPr>
          <w:rFonts w:eastAsiaTheme="minorEastAsia"/>
        </w:rPr>
        <w:t xml:space="preserve">and hence, growth, </w:t>
      </w:r>
      <w:r>
        <w:rPr>
          <w:rFonts w:eastAsiaTheme="minorEastAsia"/>
        </w:rPr>
        <w:t xml:space="preserve">assumed proportional to </w:t>
      </w:r>
      <w:r w:rsidR="00794EC7">
        <w:rPr>
          <w:rFonts w:eastAsiaTheme="minorEastAsia"/>
        </w:rPr>
        <w:t>net energy gain</w:t>
      </w:r>
      <w:r w:rsidRPr="00B37A74">
        <w:rPr>
          <w:rFonts w:eastAsiaTheme="minorEastAsia"/>
        </w:rPr>
        <w:t xml:space="preserve">) over temperature and body mass. Lastly, we compare our predicted changes in </w:t>
      </w:r>
      <w:r w:rsidRPr="00B37A74">
        <w:rPr>
          <w:rFonts w:eastAsiaTheme="minorEastAsia" w:cstheme="minorHAnsi"/>
        </w:rPr>
        <w:t xml:space="preserve">optimum growth temperature over body mass with </w:t>
      </w:r>
      <w:r w:rsidRPr="00B37A74">
        <w:rPr>
          <w:rFonts w:eastAsiaTheme="minorEastAsia"/>
        </w:rPr>
        <w:t xml:space="preserve">an independently compiled experimental data set on optimum growth temperatures across individuals of different sizes within species. </w:t>
      </w:r>
    </w:p>
    <w:p w14:paraId="4302F5E0" w14:textId="77777777" w:rsidR="00FF0C73" w:rsidRPr="00B37A74" w:rsidRDefault="00FF0C73" w:rsidP="00FF0C73">
      <w:pPr>
        <w:spacing w:line="480" w:lineRule="auto"/>
        <w:contextualSpacing/>
        <w:jc w:val="both"/>
        <w:rPr>
          <w:rFonts w:eastAsiaTheme="minorEastAsia"/>
        </w:rPr>
      </w:pPr>
    </w:p>
    <w:p w14:paraId="639F62F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Results</w:t>
      </w:r>
    </w:p>
    <w:p w14:paraId="74A5BB8E" w14:textId="10517B72" w:rsidR="00FF0C73" w:rsidRDefault="00FF0C73" w:rsidP="00FF0C73">
      <w:pPr>
        <w:spacing w:line="480" w:lineRule="auto"/>
        <w:contextualSpacing/>
        <w:jc w:val="both"/>
        <w:rPr>
          <w:rFonts w:eastAsiaTheme="minorEastAsia" w:cstheme="minorHAnsi"/>
        </w:rPr>
      </w:pPr>
      <w:r w:rsidRPr="00B37A74">
        <w:rPr>
          <w:rFonts w:cstheme="minorHAnsi"/>
          <w:bCs/>
        </w:rPr>
        <w:t xml:space="preserve">We identified that </w:t>
      </w:r>
      <w:r w:rsidRPr="00B37A74">
        <w:rPr>
          <w:rFonts w:eastAsiaTheme="minorEastAsia" w:cstheme="minorHAnsi"/>
        </w:rPr>
        <w:t xml:space="preserve">within species of fish, mass-specific metabolic rates increase faster with body mass than maximum consumption rates, and neither of these rates conform to the commonly predicted -1/4 scaling with body mass (Fig. 1). We also quantified the unimodal relationship of consumption rate over the full temperature range (Fig. 2). Combined, these scaling relationships lead to the prediction, based on </w:t>
      </w:r>
      <w:r w:rsidRPr="00B37A74">
        <w:rPr>
          <w:rFonts w:eastAsiaTheme="minorEastAsia"/>
        </w:rPr>
        <w:t>Pütter-type</w:t>
      </w:r>
      <w:r w:rsidRPr="00B37A74">
        <w:rPr>
          <w:rFonts w:eastAsiaTheme="minorEastAsia" w:cstheme="minorHAnsi"/>
        </w:rPr>
        <w:t xml:space="preserve"> growth models, that optimum growth temperature declines with body size (Fig. 3) </w:t>
      </w:r>
      <w:r w:rsidRPr="00B37A74">
        <w:rPr>
          <w:rFonts w:eastAsiaTheme="minorEastAsia" w:cstheme="minorHAnsi"/>
        </w:rPr>
        <w:fldChar w:fldCharType="begin"/>
      </w:r>
      <w:r w:rsidRPr="00B37A74">
        <w:rPr>
          <w:rFonts w:eastAsiaTheme="minorEastAsia" w:cstheme="minorHAnsi"/>
        </w:rPr>
        <w:instrText xml:space="preserve"> ADDIN ZOTERO_ITEM CSL_CITATION {"citationID":"ah5g0u4ocv","properties":{"formattedCitation":"(Morita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Pr="00B37A74">
        <w:rPr>
          <w:rFonts w:eastAsiaTheme="minorEastAsia" w:cstheme="minorHAnsi"/>
        </w:rPr>
        <w:fldChar w:fldCharType="separate"/>
      </w:r>
      <w:r w:rsidRPr="00B37A74">
        <w:t xml:space="preserve">(Morita </w:t>
      </w:r>
      <w:r w:rsidRPr="00B37A74">
        <w:rPr>
          <w:i/>
          <w:iCs/>
        </w:rPr>
        <w:t>et al.</w:t>
      </w:r>
      <w:r w:rsidRPr="00B37A74">
        <w:t xml:space="preserve"> 2010)</w:t>
      </w:r>
      <w:r w:rsidRPr="00B37A74">
        <w:rPr>
          <w:rFonts w:eastAsiaTheme="minorEastAsia" w:cstheme="minorHAnsi"/>
        </w:rPr>
        <w:fldChar w:fldCharType="end"/>
      </w:r>
      <w:r w:rsidRPr="00B37A74">
        <w:rPr>
          <w:rFonts w:eastAsiaTheme="minorEastAsia" w:cstheme="minorHAnsi"/>
        </w:rPr>
        <w:t>. The prediction of declining optimum</w:t>
      </w:r>
      <w:r w:rsidRPr="00B37A74" w:rsidDel="007D714A">
        <w:rPr>
          <w:rFonts w:eastAsiaTheme="minorEastAsia" w:cstheme="minorHAnsi"/>
        </w:rPr>
        <w:t xml:space="preserve"> </w:t>
      </w:r>
      <w:r w:rsidRPr="00B37A74">
        <w:rPr>
          <w:rFonts w:eastAsiaTheme="minorEastAsia" w:cstheme="minorHAnsi"/>
        </w:rPr>
        <w:t xml:space="preserve">growth temperatures with size was confirmed by our analysis of independent experimental growth rate data. We find that within species the optimum growth temperature </w:t>
      </w:r>
      <w:r w:rsidRPr="00B37A74">
        <w:rPr>
          <w:rFonts w:cstheme="minorHAnsi"/>
        </w:rPr>
        <w:t xml:space="preserve">declines with body size by </w:t>
      </w:r>
      <w:r w:rsidRPr="00B37A74">
        <w:rPr>
          <w:rFonts w:eastAsiaTheme="minorEastAsia" w:cstheme="minorHAnsi"/>
        </w:rPr>
        <w:lastRenderedPageBreak/>
        <w:t>0.31</w:t>
      </w:r>
      <m:oMath>
        <m:r>
          <m:rPr>
            <m:sty m:val="p"/>
          </m:rPr>
          <w:rPr>
            <w:rFonts w:ascii="Cambria Math" w:hAnsi="Cambria Math" w:cstheme="minorHAnsi"/>
          </w:rPr>
          <m:t>℃</m:t>
        </m:r>
      </m:oMath>
      <w:r w:rsidRPr="00B37A74">
        <w:rPr>
          <w:rFonts w:eastAsiaTheme="minorEastAsia" w:cstheme="minorHAnsi"/>
        </w:rPr>
        <w:t xml:space="preserve"> per unit increase in the natural log of relative body mass (Fig. 4). Below we present the underlying results in more detail. </w:t>
      </w:r>
    </w:p>
    <w:p w14:paraId="15193E82" w14:textId="1FF870D5" w:rsidR="00FF0C73" w:rsidRPr="00B37A74" w:rsidRDefault="00FF0C73" w:rsidP="00FF0C73">
      <w:pPr>
        <w:spacing w:line="480" w:lineRule="auto"/>
        <w:ind w:firstLine="284"/>
        <w:contextualSpacing/>
        <w:jc w:val="both"/>
      </w:pPr>
      <w:r>
        <w:rPr>
          <w:rFonts w:eastAsiaTheme="minorEastAsia" w:cstheme="minorHAnsi"/>
        </w:rPr>
        <w:t xml:space="preserve">We found that the average intraspecific mass exponent for </w:t>
      </w:r>
      <w:r w:rsidR="00596F2F">
        <w:rPr>
          <w:rFonts w:eastAsiaTheme="minorEastAsia" w:cstheme="minorHAnsi"/>
        </w:rPr>
        <w:t>mass-</w:t>
      </w:r>
      <w:r>
        <w:rPr>
          <w:rFonts w:eastAsiaTheme="minorEastAsia" w:cstheme="minorHAnsi"/>
        </w:rPr>
        <w:t xml:space="preserve">specific consumption rate is smaller </w:t>
      </w:r>
      <w:r w:rsidRPr="00B37A74">
        <w:rPr>
          <w:rFonts w:eastAsiaTheme="minorEastAsia" w:cstheme="minorHAnsi"/>
        </w:rPr>
        <w:t>(-0.38 [-0.4</w:t>
      </w:r>
      <w:r>
        <w:rPr>
          <w:rFonts w:eastAsiaTheme="minorEastAsia" w:cstheme="minorHAnsi"/>
        </w:rPr>
        <w:t>6</w:t>
      </w:r>
      <w:r w:rsidRPr="00B37A74">
        <w:rPr>
          <w:rFonts w:eastAsiaTheme="minorEastAsia" w:cstheme="minorHAnsi"/>
        </w:rPr>
        <w:t>, -0.30</w:t>
      </w:r>
      <m:oMath>
        <m:r>
          <w:rPr>
            <w:rFonts w:ascii="Cambria Math" w:eastAsiaTheme="minorEastAsia" w:hAnsi="Cambria Math" w:cstheme="minorHAnsi"/>
          </w:rPr>
          <m:t>]</m:t>
        </m:r>
      </m:oMath>
      <w:r w:rsidRPr="00B37A74">
        <w:rPr>
          <w:rFonts w:eastAsiaTheme="minorEastAsia" w:cstheme="minorHAnsi"/>
        </w:rPr>
        <w:t xml:space="preserve">) than </w:t>
      </w:r>
      <w:r>
        <w:rPr>
          <w:rFonts w:eastAsiaTheme="minorEastAsia" w:cstheme="minorHAnsi"/>
        </w:rPr>
        <w:t xml:space="preserve">that for </w:t>
      </w:r>
      <w:r w:rsidRPr="00B37A74">
        <w:rPr>
          <w:rFonts w:eastAsiaTheme="minorEastAsia" w:cstheme="minorHAnsi"/>
        </w:rPr>
        <w:t xml:space="preserve">metabolic rate </w:t>
      </w:r>
      <w:r w:rsidRPr="00700E96">
        <w:rPr>
          <w:rFonts w:eastAsiaTheme="minorEastAsia" w:cstheme="minorHAnsi"/>
        </w:rPr>
        <w:t>(-0.21 [-0.26, -0.16]</w:t>
      </w:r>
      <w:r w:rsidRPr="00B37A74">
        <w:rPr>
          <w:rFonts w:eastAsiaTheme="minorEastAsia" w:cstheme="minorHAnsi"/>
        </w:rPr>
        <w:t xml:space="preserve">), based on the non-overlapping Bayesian 95% credible intervals (Fig. 1). It is also probable that the mass-specific scaling exponents differ from -1/4 (predicted by the MTE). 99.7% of the posterior distribution of the mass exponent of maximum consumption is below -1/4, </w:t>
      </w:r>
      <w:r w:rsidRPr="00B37A74">
        <w:t>whereas 95.</w:t>
      </w:r>
      <w:r>
        <w:t>3</w:t>
      </w:r>
      <w:r w:rsidRPr="00B37A74">
        <w:t>% of</w:t>
      </w:r>
      <w:r w:rsidRPr="00B37A74">
        <w:rPr>
          <w:rFonts w:eastAsiaTheme="minorEastAsia" w:cstheme="minorHAnsi"/>
        </w:rPr>
        <w:t xml:space="preserve"> the posterior distribution of the mass exponent of metabolic rate is above -1/4. Activation energies of maximum consumption rate and metabolism are both similar (</w:t>
      </w:r>
      <w:r w:rsidRPr="00B37A74">
        <w:t>0.69 [0.54, 0.8</w:t>
      </w:r>
      <w:r>
        <w:t>5</w:t>
      </w:r>
      <w:r w:rsidRPr="00B37A74">
        <w:t>] and 0.62 [0.57, 0.67] respectively; Fig. 1</w:t>
      </w:r>
      <w:r w:rsidRPr="00B37A74">
        <w:rPr>
          <w:rFonts w:eastAsiaTheme="minorEastAsia" w:cstheme="minorHAnsi"/>
        </w:rPr>
        <w:t xml:space="preserve">) and largely fall within the prediction from the MTE (0.6-0.7 eV) </w:t>
      </w:r>
      <w:r w:rsidRPr="0001320D">
        <w:rPr>
          <w:rFonts w:eastAsiaTheme="minorEastAsia" w:cstheme="minorHAnsi"/>
        </w:rPr>
        <w:fldChar w:fldCharType="begin"/>
      </w:r>
      <w:r w:rsidRPr="00B37A74">
        <w:rPr>
          <w:rFonts w:eastAsiaTheme="minorEastAsia" w:cstheme="minorHAnsi"/>
        </w:rPr>
        <w:instrText xml:space="preserve"> ADDIN ZOTERO_ITEM CSL_CITATION {"citationID":"fshiNkN2","properties":{"formattedCitation":"(Brown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01320D">
        <w:rPr>
          <w:rFonts w:eastAsiaTheme="minorEastAsia" w:cstheme="minorHAnsi"/>
        </w:rPr>
        <w:fldChar w:fldCharType="separate"/>
      </w:r>
      <w:r w:rsidRPr="00B37A74">
        <w:t xml:space="preserve">(Brown </w:t>
      </w:r>
      <w:r w:rsidRPr="00B37A74">
        <w:rPr>
          <w:i/>
          <w:iCs/>
        </w:rPr>
        <w:t>et al.</w:t>
      </w:r>
      <w:r w:rsidRPr="00B37A74">
        <w:t xml:space="preserve"> 2004)</w:t>
      </w:r>
      <w:r w:rsidRPr="0001320D">
        <w:rPr>
          <w:rFonts w:eastAsiaTheme="minorEastAsia" w:cstheme="minorHAnsi"/>
        </w:rPr>
        <w:fldChar w:fldCharType="end"/>
      </w:r>
      <w:r w:rsidRPr="00B37A74">
        <w:t xml:space="preserve">). </w:t>
      </w:r>
      <w:r>
        <w:t xml:space="preserve">The global intraspecific intercept for routine and resting metabolic rate is estimated to be </w:t>
      </w:r>
      <w:r w:rsidRPr="00700E96">
        <w:t>-1.9</w:t>
      </w:r>
      <w:r>
        <w:t>3</w:t>
      </w:r>
      <w:r w:rsidRPr="00700E96">
        <w:t xml:space="preserve"> </w:t>
      </w:r>
      <w:r>
        <w:t xml:space="preserve">[-2.11, -1.74], and for standard metabolic rate it is </w:t>
      </w:r>
      <w:r w:rsidRPr="008151D3">
        <w:t>-</w:t>
      </w:r>
      <w:r>
        <w:t>2</w:t>
      </w:r>
      <w:r w:rsidRPr="008151D3">
        <w:t>.</w:t>
      </w:r>
      <w:r>
        <w:t>49 [</w:t>
      </w:r>
      <w:r w:rsidRPr="008151D3">
        <w:t>-</w:t>
      </w:r>
      <w:r>
        <w:t>2</w:t>
      </w:r>
      <w:r w:rsidRPr="008151D3">
        <w:t>.</w:t>
      </w:r>
      <w:r>
        <w:t xml:space="preserve">81, </w:t>
      </w:r>
      <w:r w:rsidRPr="008151D3">
        <w:t>-</w:t>
      </w:r>
      <w:r>
        <w:t>2</w:t>
      </w:r>
      <w:r w:rsidRPr="008151D3">
        <w:t>.</w:t>
      </w:r>
      <w:r>
        <w:t>17]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w:t>
      </w:r>
      <w:r>
        <w:rPr>
          <w:rFonts w:eastAsiaTheme="minorEastAsia" w:cstheme="minorHAnsi"/>
          <w:iCs/>
        </w:rPr>
        <w:t>7</w:t>
      </w:r>
      <w:r>
        <w:t>). M</w:t>
      </w:r>
      <w:r w:rsidRPr="00B37A74">
        <w:rPr>
          <w:rFonts w:eastAsiaTheme="minorEastAsia" w:cstheme="minorHAnsi"/>
        </w:rPr>
        <w:t xml:space="preserve">odels </w:t>
      </w:r>
      <w:r>
        <w:rPr>
          <w:rFonts w:eastAsiaTheme="minorEastAsia" w:cstheme="minorHAnsi"/>
        </w:rPr>
        <w:t xml:space="preserve">where </w:t>
      </w:r>
      <w:r w:rsidRPr="00B37A74">
        <w:rPr>
          <w:rFonts w:eastAsiaTheme="minorEastAsia" w:cstheme="minorHAnsi"/>
        </w:rPr>
        <w:t>all coefficients var</w:t>
      </w:r>
      <w:r>
        <w:rPr>
          <w:rFonts w:eastAsiaTheme="minorEastAsia" w:cstheme="minorHAnsi"/>
        </w:rPr>
        <w:t>ied</w:t>
      </w:r>
      <w:r w:rsidRPr="00B37A74">
        <w:rPr>
          <w:rFonts w:eastAsiaTheme="minorEastAsia" w:cstheme="minorHAnsi"/>
        </w:rPr>
        <w:t xml:space="preserve"> by species</w:t>
      </w:r>
      <w:r>
        <w:rPr>
          <w:rFonts w:eastAsiaTheme="minorEastAsia" w:cstheme="minorHAnsi"/>
        </w:rPr>
        <w:t xml:space="preserve"> where favored in terms of WAIC </w:t>
      </w:r>
      <w:r w:rsidRPr="00B37A74">
        <w:rPr>
          <w:rFonts w:eastAsiaTheme="minorEastAsia" w:cstheme="minorHAnsi"/>
        </w:rPr>
        <w:t>(M5 and M1,</w:t>
      </w:r>
      <w:r>
        <w:rPr>
          <w:rFonts w:eastAsiaTheme="minorEastAsia" w:cstheme="minorHAnsi"/>
        </w:rPr>
        <w:t xml:space="preserve"> for consumption and metabolism,</w:t>
      </w:r>
      <w:r w:rsidRPr="00B37A74">
        <w:rPr>
          <w:rFonts w:eastAsiaTheme="minorEastAsia" w:cstheme="minorHAnsi"/>
        </w:rPr>
        <w:t xml:space="preserve"> respectively) (</w:t>
      </w:r>
      <w:r w:rsidRPr="00B37A74">
        <w:rPr>
          <w:rFonts w:eastAsiaTheme="minorEastAsia" w:cstheme="minorHAnsi"/>
          <w:i/>
          <w:iCs/>
        </w:rPr>
        <w:t>SI Appendix</w:t>
      </w:r>
      <w:r w:rsidRPr="00B37A74">
        <w:rPr>
          <w:rFonts w:eastAsiaTheme="minorEastAsia" w:cstheme="minorHAnsi"/>
        </w:rPr>
        <w:t xml:space="preserve">, Table S4). </w:t>
      </w:r>
      <w:r>
        <w:rPr>
          <w:rFonts w:eastAsiaTheme="minorEastAsia" w:cstheme="minorHAnsi"/>
        </w:rPr>
        <w:t>W</w:t>
      </w:r>
      <w:r w:rsidRPr="00B37A74">
        <w:rPr>
          <w:rFonts w:eastAsiaTheme="minorEastAsia" w:cstheme="minorHAnsi"/>
        </w:rPr>
        <w:t xml:space="preserve">e </w:t>
      </w:r>
      <w:r>
        <w:rPr>
          <w:rFonts w:eastAsiaTheme="minorEastAsia" w:cstheme="minorHAnsi"/>
        </w:rPr>
        <w:t xml:space="preserve">found </w:t>
      </w:r>
      <w:r w:rsidRPr="00B37A74">
        <w:rPr>
          <w:rFonts w:eastAsiaTheme="minorEastAsia" w:cstheme="minorHAnsi"/>
        </w:rPr>
        <w:t>statistical support for a species-varying mass and temperature interaction for metabolic rate. 9</w:t>
      </w:r>
      <w:r>
        <w:rPr>
          <w:rFonts w:eastAsiaTheme="minorEastAsia" w:cstheme="minorHAnsi"/>
        </w:rPr>
        <w:t>7</w:t>
      </w:r>
      <w:r w:rsidRPr="00B37A74">
        <w:rPr>
          <w:rFonts w:eastAsiaTheme="minorEastAsia" w:cstheme="minorHAnsi"/>
        </w:rPr>
        <w:t>.</w:t>
      </w:r>
      <w:r>
        <w:rPr>
          <w:rFonts w:eastAsiaTheme="minorEastAsia" w:cstheme="minorHAnsi"/>
        </w:rPr>
        <w:t>9</w:t>
      </w:r>
      <w:r w:rsidRPr="00B37A74">
        <w:rPr>
          <w:rFonts w:eastAsiaTheme="minorEastAsia" w:cstheme="minorHAnsi"/>
        </w:rPr>
        <w:t xml:space="preserve">% of the posterior distribution of the global interaction coefficient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i/>
                  </w:rPr>
                </m:ctrlPr>
              </m:sSubPr>
              <m:e>
                <m:r>
                  <w:rPr>
                    <w:rFonts w:ascii="Cambria Math" w:hAnsi="Cambria Math" w:cstheme="minorHAnsi"/>
                  </w:rPr>
                  <m:t>β</m:t>
                </m:r>
              </m:e>
              <m:sub>
                <m:r>
                  <w:rPr>
                    <w:rFonts w:ascii="Cambria Math" w:hAnsi="Cambria Math" w:cstheme="minorHAnsi"/>
                  </w:rPr>
                  <m:t>3</m:t>
                </m:r>
              </m:sub>
            </m:sSub>
          </m:sub>
        </m:sSub>
      </m:oMath>
      <w:r w:rsidRPr="00B37A74">
        <w:rPr>
          <w:rFonts w:eastAsiaTheme="minorEastAsia" w:cstheme="minorHAnsi"/>
        </w:rPr>
        <w:t xml:space="preserve"> </w:t>
      </w:r>
      <w:r w:rsidRPr="00B37A74">
        <w:rPr>
          <w:rFonts w:eastAsiaTheme="minorEastAsia" w:cstheme="minorHAnsi"/>
          <w:iCs/>
        </w:rPr>
        <w:t>is above 0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iCs/>
        </w:rPr>
        <w:t xml:space="preserve"> Fig. S5)</w:t>
      </w:r>
      <w:r w:rsidRPr="00B37A74">
        <w:rPr>
          <w:rFonts w:eastAsiaTheme="minorEastAsia" w:cstheme="minorHAnsi"/>
        </w:rPr>
        <w:t>. The estimated coefficient is 0.018 [0.00</w:t>
      </w:r>
      <w:r>
        <w:rPr>
          <w:rFonts w:eastAsiaTheme="minorEastAsia" w:cstheme="minorHAnsi"/>
        </w:rPr>
        <w:t>08</w:t>
      </w:r>
      <w:r w:rsidRPr="00B37A74">
        <w:rPr>
          <w:rFonts w:eastAsiaTheme="minorEastAsia" w:cstheme="minorHAnsi"/>
        </w:rPr>
        <w:t>, 0.036</w:t>
      </w:r>
      <w:r>
        <w:rPr>
          <w:rFonts w:eastAsiaTheme="minorEastAsia" w:cstheme="minorHAnsi"/>
        </w:rPr>
        <w:t>7</w:t>
      </w:r>
      <w:r w:rsidRPr="00B37A74">
        <w:rPr>
          <w:rFonts w:eastAsiaTheme="minorEastAsia" w:cstheme="minorHAnsi"/>
        </w:rPr>
        <w:t xml:space="preserve">] on the Arrhenius temperature scale, which corresponds to a decline in the mass scaling exponent of metabolic rate by 0.0026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Pr="00B37A74">
        <w:rPr>
          <w:rFonts w:eastAsiaTheme="minorEastAsia" w:cstheme="minorHAnsi"/>
        </w:rPr>
        <w:t xml:space="preserve">. </w:t>
      </w:r>
      <w:r>
        <w:rPr>
          <w:rFonts w:eastAsiaTheme="minorEastAsia" w:cstheme="minorHAnsi"/>
        </w:rPr>
        <w:t xml:space="preserve">The selected model for </w:t>
      </w:r>
      <w:r w:rsidRPr="00B37A74">
        <w:rPr>
          <w:rFonts w:eastAsiaTheme="minorEastAsia" w:cstheme="minorHAnsi"/>
        </w:rPr>
        <w:t>maximum consumption</w:t>
      </w:r>
      <w:r>
        <w:rPr>
          <w:rFonts w:eastAsiaTheme="minorEastAsia" w:cstheme="minorHAnsi"/>
        </w:rPr>
        <w:t xml:space="preserve"> rate did not include </w:t>
      </w:r>
      <w:r w:rsidRPr="00B37A74">
        <w:rPr>
          <w:rFonts w:eastAsiaTheme="minorEastAsia" w:cstheme="minorHAnsi"/>
        </w:rPr>
        <w:t>an interaction term</w:t>
      </w:r>
      <w:r>
        <w:rPr>
          <w:rFonts w:eastAsiaTheme="minorEastAsia" w:cstheme="minorHAnsi"/>
        </w:rPr>
        <w:t xml:space="preserve"> (M5)</w:t>
      </w:r>
      <w:r w:rsidRPr="00B37A74">
        <w:rPr>
          <w:rFonts w:eastAsiaTheme="minorEastAsia" w:cstheme="minorHAnsi"/>
        </w:rPr>
        <w:t xml:space="preserve">. </w:t>
      </w:r>
    </w:p>
    <w:p w14:paraId="047FC7E3" w14:textId="0EB904C0" w:rsidR="00FF0C73" w:rsidRPr="00B37A74" w:rsidRDefault="00FF0C73" w:rsidP="00FF0C73">
      <w:pPr>
        <w:shd w:val="clear" w:color="auto" w:fill="FFFFFF" w:themeFill="background1"/>
        <w:spacing w:line="480" w:lineRule="auto"/>
        <w:ind w:firstLine="284"/>
        <w:contextualSpacing/>
        <w:jc w:val="both"/>
        <w:rPr>
          <w:rFonts w:eastAsiaTheme="minorEastAsia" w:cstheme="minorHAnsi"/>
        </w:rPr>
      </w:pPr>
      <w:r w:rsidRPr="00B37A74">
        <w:rPr>
          <w:rFonts w:eastAsiaTheme="minorEastAsia" w:cstheme="minorHAnsi"/>
        </w:rPr>
        <w:t>We estimate</w:t>
      </w:r>
      <w:r>
        <w:rPr>
          <w:rFonts w:eastAsiaTheme="minorEastAsia" w:cstheme="minorHAnsi"/>
        </w:rPr>
        <w:t>d</w:t>
      </w:r>
      <w:r w:rsidRPr="00B37A74">
        <w:rPr>
          <w:rFonts w:eastAsiaTheme="minorEastAsia" w:cstheme="minorHAnsi"/>
        </w:rPr>
        <w:t xml:space="preserve"> the parameters of the Sharpe-Schoolfield equation (Eq. 4) for temperature-dependence of consumption including data beyond peak temperature as:</w:t>
      </w:r>
      <w:r>
        <w:rPr>
          <w:rFonts w:eastAsiaTheme="minorEastAsia" w:cstheme="minorHAnsi"/>
        </w:rPr>
        <w:t xml:space="preserve"> activation energy,</w:t>
      </w:r>
      <w:r w:rsidRPr="00B37A74">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j</m:t>
            </m:r>
          </m:sub>
        </m:sSub>
      </m:oMath>
      <w:r w:rsidRPr="00B37A74">
        <w:rPr>
          <w:rFonts w:eastAsiaTheme="minorEastAsia" w:cstheme="minorHAnsi"/>
        </w:rPr>
        <w:t xml:space="preserve"> = 0</w:t>
      </w:r>
      <w:r w:rsidRPr="00E20F32">
        <w:rPr>
          <w:rFonts w:eastAsiaTheme="minorEastAsia" w:cstheme="minorHAnsi"/>
        </w:rPr>
        <w:t xml:space="preserve">.58 [0.45, 0.74], rate at reference temperature, </w:t>
      </w:r>
      <m:oMath>
        <m:sSub>
          <m:sSubPr>
            <m:ctrlPr>
              <w:rPr>
                <w:rFonts w:ascii="Cambria Math" w:eastAsiaTheme="minorEastAsia" w:hAnsi="Cambria Math" w:cstheme="minorHAnsi"/>
                <w:i/>
              </w:rPr>
            </m:ctrlPr>
          </m:sSubPr>
          <m:e>
            <m:r>
              <w:rPr>
                <w:rFonts w:ascii="Cambria Math" w:eastAsiaTheme="minorEastAsia" w:hAnsi="Cambria Math" w:cstheme="minorHAnsi"/>
              </w:rPr>
              <m:t>C</m:t>
            </m:r>
          </m:e>
          <m:sub>
            <m:sSub>
              <m:sSubPr>
                <m:ctrlPr>
                  <w:rPr>
                    <w:rFonts w:ascii="Cambria Math" w:eastAsiaTheme="minorEastAsia" w:hAnsi="Cambria Math" w:cstheme="minorHAnsi"/>
                    <w:i/>
                  </w:rPr>
                </m:ctrlPr>
              </m:sSubPr>
              <m:e>
                <m:r>
                  <w:rPr>
                    <w:rFonts w:ascii="Cambria Math" w:eastAsiaTheme="minorEastAsia" w:hAnsi="Cambria Math" w:cstheme="minorHAnsi"/>
                  </w:rPr>
                  <m:t>0</m:t>
                </m:r>
              </m:e>
              <m:sub>
                <m:r>
                  <w:rPr>
                    <w:rFonts w:ascii="Cambria Math" w:eastAsiaTheme="minorEastAsia" w:hAnsi="Cambria Math" w:cstheme="minorHAnsi"/>
                  </w:rPr>
                  <m:t>j</m:t>
                </m:r>
              </m:sub>
            </m:sSub>
          </m:sub>
        </m:sSub>
      </m:oMath>
      <w:r w:rsidRPr="00E20F32">
        <w:rPr>
          <w:rFonts w:eastAsiaTheme="minorEastAsia" w:cstheme="minorHAnsi"/>
        </w:rPr>
        <w:t xml:space="preserve"> = 0.70 [0.52, 0.89], </w:t>
      </w:r>
      <w:r w:rsidRPr="00672CB5">
        <w:rPr>
          <w:rFonts w:eastAsiaTheme="minorEastAsia" w:cstheme="minorHAnsi"/>
        </w:rPr>
        <w:t xml:space="preserve">temperature at which </w:t>
      </w:r>
      <w:r w:rsidRPr="00672CB5">
        <w:rPr>
          <w:rFonts w:eastAsiaTheme="minorEastAsia"/>
          <w:iCs/>
        </w:rPr>
        <w:t>the rate is reduced</w:t>
      </w:r>
      <w:r w:rsidR="001A3841" w:rsidRPr="00672CB5">
        <w:rPr>
          <w:rFonts w:eastAsiaTheme="minorEastAsia"/>
          <w:iCs/>
        </w:rPr>
        <w:t xml:space="preserve"> to half</w:t>
      </w:r>
      <w:r w:rsidRPr="00672CB5">
        <w:rPr>
          <w:rFonts w:eastAsiaTheme="minorEastAsia"/>
          <w:iCs/>
        </w:rPr>
        <w:t xml:space="preserve"> </w:t>
      </w:r>
      <w:ins w:id="20" w:author="Max Lindmark" w:date="2021-01-15T14:09:00Z">
        <w:r w:rsidR="00FA166A">
          <w:rPr>
            <w:rFonts w:eastAsiaTheme="minorEastAsia"/>
            <w:iCs/>
          </w:rPr>
          <w:t xml:space="preserve">(of the rate in the absence of deactivation) </w:t>
        </w:r>
      </w:ins>
      <w:r w:rsidRPr="00787B6E">
        <w:rPr>
          <w:rFonts w:eastAsiaTheme="minorEastAsia"/>
          <w:iCs/>
        </w:rPr>
        <w:t>due to high temperatures</w:t>
      </w:r>
      <w:commentRangeStart w:id="21"/>
      <w:commentRangeStart w:id="22"/>
      <w:commentRangeStart w:id="23"/>
      <w:commentRangeEnd w:id="21"/>
      <w:r w:rsidRPr="00946795">
        <w:rPr>
          <w:rStyle w:val="CommentReference"/>
        </w:rPr>
        <w:commentReference w:id="21"/>
      </w:r>
      <w:commentRangeEnd w:id="22"/>
      <w:r w:rsidR="00FB7AE1" w:rsidRPr="00946795">
        <w:rPr>
          <w:rStyle w:val="CommentReference"/>
        </w:rPr>
        <w:commentReference w:id="22"/>
      </w:r>
      <w:commentRangeEnd w:id="23"/>
      <w:r w:rsidR="003473C7" w:rsidRPr="00E20F32">
        <w:rPr>
          <w:rStyle w:val="CommentReference"/>
        </w:rPr>
        <w:commentReference w:id="23"/>
      </w:r>
      <w:r w:rsidRPr="00E20F32">
        <w:rPr>
          <w:rFonts w:eastAsiaTheme="minorEastAsia"/>
          <w:iCs/>
        </w:rPr>
        <w:t>,</w:t>
      </w:r>
      <w:r w:rsidRPr="00E20F32">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h</m:t>
            </m:r>
          </m:sub>
        </m:sSub>
      </m:oMath>
      <w:r w:rsidRPr="00E20F32">
        <w:rPr>
          <w:rFonts w:eastAsiaTheme="minorEastAsia" w:cstheme="minorHAnsi"/>
        </w:rPr>
        <w:t xml:space="preserve"> = </w:t>
      </w:r>
      <w:r w:rsidRPr="00E20F32">
        <w:rPr>
          <w:rFonts w:eastAsiaTheme="minorEastAsia" w:cstheme="minorHAnsi"/>
        </w:rPr>
        <w:lastRenderedPageBreak/>
        <w:t xml:space="preserve">4.03 [2.82, 4.98], and the rate of the decline past the peak,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h</m:t>
            </m:r>
          </m:sub>
        </m:sSub>
      </m:oMath>
      <w:r w:rsidRPr="00E20F32">
        <w:rPr>
          <w:rFonts w:eastAsiaTheme="minorEastAsia" w:cstheme="minorHAnsi"/>
        </w:rPr>
        <w:t xml:space="preserve"> = 2.64 [2.17, 3.22]. This shows</w:t>
      </w:r>
      <w:r w:rsidRPr="00B37A74">
        <w:rPr>
          <w:rFonts w:eastAsiaTheme="minorEastAsia" w:cstheme="minorHAnsi"/>
        </w:rPr>
        <w:t xml:space="preserve"> that the relationship between consumption rate and temperature is unimodal and asymmetric, where the decline in consumption rate at high temperatures is steeper than the increase at low temperatures (Fig. 2). </w:t>
      </w:r>
    </w:p>
    <w:p w14:paraId="35240DF5" w14:textId="7C497C07"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The above results</w:t>
      </w:r>
      <w:r>
        <w:rPr>
          <w:rFonts w:eastAsiaTheme="minorEastAsia" w:cstheme="minorHAnsi"/>
        </w:rPr>
        <w:t xml:space="preserve"> provide empirical</w:t>
      </w:r>
      <w:r w:rsidRPr="00B37A74">
        <w:rPr>
          <w:rFonts w:eastAsiaTheme="minorEastAsia" w:cstheme="minorHAnsi"/>
        </w:rPr>
        <w:t xml:space="preserve"> </w:t>
      </w:r>
      <w:r>
        <w:rPr>
          <w:rFonts w:eastAsiaTheme="minorEastAsia" w:cstheme="minorHAnsi"/>
        </w:rPr>
        <w:t>support</w:t>
      </w:r>
      <w:r w:rsidRPr="00B37A74">
        <w:rPr>
          <w:rFonts w:eastAsiaTheme="minorEastAsia" w:cstheme="minorHAnsi"/>
        </w:rPr>
        <w:t xml:space="preserve"> </w:t>
      </w:r>
      <w:r>
        <w:rPr>
          <w:rFonts w:eastAsiaTheme="minorEastAsia" w:cstheme="minorHAnsi"/>
        </w:rPr>
        <w:t xml:space="preserve">for </w:t>
      </w:r>
      <w:r w:rsidRPr="00B37A74">
        <w:rPr>
          <w:rFonts w:eastAsiaTheme="minorEastAsia" w:cstheme="minorHAnsi"/>
        </w:rPr>
        <w:t xml:space="preserve">the </w:t>
      </w:r>
      <w:r w:rsidR="002F1D23">
        <w:rPr>
          <w:rFonts w:eastAsiaTheme="minorEastAsia" w:cstheme="minorHAnsi"/>
        </w:rPr>
        <w:t xml:space="preserve">two </w:t>
      </w:r>
      <w:r w:rsidRPr="00B37A74">
        <w:rPr>
          <w:rFonts w:eastAsiaTheme="minorEastAsia" w:cstheme="minorHAnsi"/>
        </w:rPr>
        <w:t xml:space="preserve">criteria outlined in Morita et al., </w:t>
      </w:r>
      <w:r w:rsidRPr="00B37A74">
        <w:rPr>
          <w:rFonts w:eastAsiaTheme="minorEastAsia" w:cstheme="minorHAnsi"/>
        </w:rPr>
        <w:fldChar w:fldCharType="begin"/>
      </w:r>
      <w:r w:rsidRPr="00B37A74">
        <w:rPr>
          <w:rFonts w:eastAsiaTheme="minorEastAsia" w:cstheme="minorHAnsi"/>
        </w:rPr>
        <w:instrText xml:space="preserve"> ADDIN ZOTERO_ITEM CSL_CITATION {"citationID":"a756rfjq1b","properties":{"formattedCitation":"(2010)","plainCitation":"(2010)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uppress-author":true}],"schema":"https://github.com/citation-style-language/schema/raw/master/csl-citation.json"} </w:instrText>
      </w:r>
      <w:r w:rsidRPr="00B37A74">
        <w:rPr>
          <w:rFonts w:eastAsiaTheme="minorEastAsia" w:cstheme="minorHAnsi"/>
        </w:rPr>
        <w:fldChar w:fldCharType="separate"/>
      </w:r>
      <w:r w:rsidRPr="00B37A74">
        <w:t>(2010)</w:t>
      </w:r>
      <w:r w:rsidRPr="00B37A74">
        <w:rPr>
          <w:rFonts w:eastAsiaTheme="minorEastAsia" w:cstheme="minorHAnsi"/>
        </w:rPr>
        <w:fldChar w:fldCharType="end"/>
      </w:r>
      <w:r>
        <w:rPr>
          <w:rFonts w:eastAsiaTheme="minorEastAsia" w:cstheme="minorHAnsi"/>
        </w:rPr>
        <w:t xml:space="preserve"> that </w:t>
      </w:r>
      <w:r w:rsidR="00AD12DD">
        <w:rPr>
          <w:rFonts w:eastAsiaTheme="minorEastAsia" w:cstheme="minorHAnsi"/>
        </w:rPr>
        <w:t xml:space="preserve">result in declining </w:t>
      </w:r>
      <w:r w:rsidRPr="00B37A74">
        <w:rPr>
          <w:rFonts w:eastAsiaTheme="minorEastAsia" w:cstheme="minorHAnsi"/>
        </w:rPr>
        <w:t>optimum temperature</w:t>
      </w:r>
      <w:r>
        <w:rPr>
          <w:rFonts w:eastAsiaTheme="minorEastAsia" w:cstheme="minorHAnsi"/>
        </w:rPr>
        <w:t xml:space="preserve">s with </w:t>
      </w:r>
      <w:r w:rsidRPr="00B37A74">
        <w:rPr>
          <w:rFonts w:eastAsiaTheme="minorEastAsia" w:cstheme="minorHAnsi"/>
        </w:rPr>
        <w:t>size</w:t>
      </w:r>
      <w:r>
        <w:rPr>
          <w:rFonts w:eastAsiaTheme="minorEastAsia" w:cstheme="minorHAnsi"/>
        </w:rPr>
        <w:t xml:space="preserve">, i.e. </w:t>
      </w:r>
      <w:r w:rsidR="002F1D23">
        <w:rPr>
          <w:rFonts w:eastAsiaTheme="minorEastAsia" w:cstheme="minorHAnsi"/>
        </w:rPr>
        <w:t xml:space="preserve">(i) </w:t>
      </w:r>
      <w:r>
        <w:rPr>
          <w:rFonts w:eastAsiaTheme="minorEastAsia" w:cstheme="minorHAnsi"/>
        </w:rPr>
        <w:t xml:space="preserve">smaller </w:t>
      </w:r>
      <w:r w:rsidRPr="00B37A74">
        <w:rPr>
          <w:rFonts w:eastAsiaTheme="minorEastAsia" w:cstheme="minorHAnsi"/>
        </w:rPr>
        <w:t xml:space="preserve">whole organism mass exponent for consumption than metabolism and </w:t>
      </w:r>
      <w:r w:rsidR="002F1D23">
        <w:rPr>
          <w:rFonts w:eastAsiaTheme="minorEastAsia" w:cstheme="minorHAnsi"/>
        </w:rPr>
        <w:t xml:space="preserve">(ii) </w:t>
      </w:r>
      <w:r w:rsidRPr="00B37A74">
        <w:rPr>
          <w:rFonts w:eastAsiaTheme="minorEastAsia" w:cstheme="minorHAnsi"/>
        </w:rPr>
        <w:t xml:space="preserve">that growth reaches an optimum over temperature. In our case, </w:t>
      </w:r>
      <w:r>
        <w:rPr>
          <w:rFonts w:eastAsiaTheme="minorEastAsia" w:cstheme="minorHAnsi"/>
        </w:rPr>
        <w:t xml:space="preserve">the second </w:t>
      </w:r>
      <w:commentRangeStart w:id="24"/>
      <w:commentRangeStart w:id="25"/>
      <w:r>
        <w:rPr>
          <w:rFonts w:eastAsiaTheme="minorEastAsia" w:cstheme="minorHAnsi"/>
        </w:rPr>
        <w:t xml:space="preserve">criterion </w:t>
      </w:r>
      <w:commentRangeEnd w:id="24"/>
      <w:r w:rsidR="002F1D23">
        <w:rPr>
          <w:rStyle w:val="CommentReference"/>
        </w:rPr>
        <w:commentReference w:id="24"/>
      </w:r>
      <w:commentRangeEnd w:id="25"/>
      <w:r w:rsidR="00905AAE">
        <w:rPr>
          <w:rStyle w:val="CommentReference"/>
        </w:rPr>
        <w:commentReference w:id="25"/>
      </w:r>
      <w:r>
        <w:rPr>
          <w:rFonts w:eastAsiaTheme="minorEastAsia" w:cstheme="minorHAnsi"/>
        </w:rPr>
        <w:t xml:space="preserve">is </w:t>
      </w:r>
      <w:r w:rsidR="002F1D23">
        <w:rPr>
          <w:rFonts w:eastAsiaTheme="minorEastAsia" w:cstheme="minorHAnsi"/>
        </w:rPr>
        <w:t>met because</w:t>
      </w:r>
      <w:r>
        <w:rPr>
          <w:rFonts w:eastAsiaTheme="minorEastAsia" w:cstheme="minorHAnsi"/>
        </w:rPr>
        <w:t xml:space="preserve"> </w:t>
      </w:r>
      <w:r w:rsidRPr="00B37A74">
        <w:rPr>
          <w:rFonts w:eastAsiaTheme="minorEastAsia" w:cstheme="minorHAnsi"/>
        </w:rPr>
        <w:t>consumption reaches a peak</w:t>
      </w:r>
      <w:r>
        <w:rPr>
          <w:rFonts w:eastAsiaTheme="minorEastAsia" w:cstheme="minorHAnsi"/>
        </w:rPr>
        <w:t xml:space="preserve"> over temperature</w:t>
      </w:r>
      <w:r w:rsidRPr="00B37A74">
        <w:rPr>
          <w:rFonts w:eastAsiaTheme="minorEastAsia" w:cstheme="minorHAnsi"/>
        </w:rPr>
        <w:t>. We illustrate these findings in Fig. 3, which shows that the optimum temperature for net energy gain is reached at a lower temperature for a smaller fish</w:t>
      </w:r>
      <w:r>
        <w:rPr>
          <w:rFonts w:eastAsiaTheme="minorEastAsia" w:cstheme="minorHAnsi"/>
        </w:rPr>
        <w:t xml:space="preserve"> because of the difference in exponents and </w:t>
      </w:r>
      <w:r w:rsidR="002F1D23">
        <w:rPr>
          <w:rFonts w:eastAsiaTheme="minorEastAsia" w:cstheme="minorHAnsi"/>
        </w:rPr>
        <w:t xml:space="preserve">as </w:t>
      </w:r>
      <w:r>
        <w:rPr>
          <w:rFonts w:eastAsiaTheme="minorEastAsia" w:cstheme="minorHAnsi"/>
        </w:rPr>
        <w:t>net gain is unimodally related to temperature.</w:t>
      </w:r>
      <w:r w:rsidR="002F1D23">
        <w:rPr>
          <w:rFonts w:eastAsiaTheme="minorEastAsia" w:cstheme="minorHAnsi"/>
        </w:rPr>
        <w:t xml:space="preserve"> Assuming growth is proportional to net energy gain, this predicts that optimum growth temperature declines with body size.</w:t>
      </w:r>
    </w:p>
    <w:p w14:paraId="43383636" w14:textId="065B43A3"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Using independent data from growth trials across a range of body sizes and temperatures, we also find strong statistical support for a decline in optimum growth temperature with body mass</w:t>
      </w:r>
      <w:r w:rsidR="002F1D23">
        <w:rPr>
          <w:rFonts w:eastAsiaTheme="minorEastAsia" w:cstheme="minorHAnsi"/>
        </w:rPr>
        <w:t xml:space="preserve"> within species</w:t>
      </w:r>
      <w:r w:rsidRPr="00B37A74">
        <w:rPr>
          <w:rFonts w:eastAsiaTheme="minorEastAsia" w:cstheme="minorHAnsi"/>
        </w:rPr>
        <w:t xml:space="preserve">, as </w:t>
      </w:r>
      <w:r w:rsidRPr="00B37A74">
        <w:rPr>
          <w:rFonts w:cstheme="minorHAnsi"/>
        </w:rPr>
        <w:t>92% of the posterior density of the global slope estimate (</w:t>
      </w:r>
      <m:oMath>
        <m:sSub>
          <m:sSubPr>
            <m:ctrlPr>
              <w:rPr>
                <w:rFonts w:ascii="Cambria Math" w:hAnsi="Cambria Math" w:cstheme="minorHAnsi"/>
                <w:bCs/>
                <w:i/>
                <w:iCs/>
              </w:rPr>
            </m:ctrlPr>
          </m:sSubPr>
          <m:e>
            <m:sSub>
              <m:sSubPr>
                <m:ctrlPr>
                  <w:rPr>
                    <w:rFonts w:ascii="Cambria Math" w:hAnsi="Cambria Math" w:cstheme="minorHAnsi"/>
                    <w:i/>
                  </w:rPr>
                </m:ctrlPr>
              </m:sSubPr>
              <m:e>
                <m:r>
                  <w:rPr>
                    <w:rFonts w:ascii="Cambria Math" w:hAnsi="Cambria Math" w:cstheme="minorHAnsi"/>
                  </w:rPr>
                  <m:t>μ</m:t>
                </m:r>
              </m:e>
              <m:sub>
                <m:r>
                  <w:rPr>
                    <w:rFonts w:ascii="Cambria Math" w:hAnsi="Cambria Math" w:cstheme="minorHAnsi"/>
                  </w:rPr>
                  <m:t>β</m:t>
                </m:r>
              </m:sub>
            </m:sSub>
          </m:e>
          <m:sub>
            <m:r>
              <w:rPr>
                <w:rFonts w:ascii="Cambria Math" w:hAnsi="Cambria Math" w:cstheme="minorHAnsi"/>
              </w:rPr>
              <m:t>1</m:t>
            </m:r>
          </m:sub>
        </m:sSub>
      </m:oMath>
      <w:r w:rsidRPr="00B37A74">
        <w:rPr>
          <w:rFonts w:cstheme="minorHAnsi"/>
        </w:rPr>
        <w:t>) is below 0. The models with and without species-varying slopes were indistinguishable in terms of WAIC (</w:t>
      </w:r>
      <w:r w:rsidRPr="00B37A74">
        <w:rPr>
          <w:rFonts w:eastAsiaTheme="minorEastAsia" w:cstheme="minorHAnsi"/>
          <w:i/>
          <w:iCs/>
        </w:rPr>
        <w:t>SI Appendix</w:t>
      </w:r>
      <w:r w:rsidRPr="00B37A74">
        <w:rPr>
          <w:rFonts w:eastAsiaTheme="minorEastAsia" w:cstheme="minorHAnsi"/>
        </w:rPr>
        <w:t>, Table S5</w:t>
      </w:r>
      <w:r w:rsidRPr="00B37A74">
        <w:rPr>
          <w:rFonts w:cstheme="minorHAnsi"/>
        </w:rPr>
        <w:t>), and we present the results for the species-varying intercept and slope model, due to slightly better model diagnostics (</w:t>
      </w:r>
      <w:r w:rsidRPr="00B37A74">
        <w:rPr>
          <w:rFonts w:eastAsiaTheme="minorEastAsia" w:cstheme="minorHAnsi"/>
          <w:i/>
          <w:iCs/>
        </w:rPr>
        <w:t>SI Appendix</w:t>
      </w:r>
      <w:r w:rsidRPr="00B37A74">
        <w:rPr>
          <w:rFonts w:eastAsiaTheme="minorEastAsia" w:cstheme="minorHAnsi"/>
        </w:rPr>
        <w:t>, Fig. S2</w:t>
      </w:r>
      <w:r>
        <w:rPr>
          <w:rFonts w:eastAsiaTheme="minorEastAsia" w:cstheme="minorHAnsi"/>
        </w:rPr>
        <w:t>4</w:t>
      </w:r>
      <w:r w:rsidRPr="00B37A74">
        <w:rPr>
          <w:rFonts w:eastAsiaTheme="minorEastAsia" w:cstheme="minorHAnsi"/>
        </w:rPr>
        <w:t>-2</w:t>
      </w:r>
      <w:r>
        <w:rPr>
          <w:rFonts w:eastAsiaTheme="minorEastAsia" w:cstheme="minorHAnsi"/>
        </w:rPr>
        <w:t>7</w:t>
      </w:r>
      <w:r w:rsidRPr="00B37A74">
        <w:rPr>
          <w:rFonts w:cstheme="minorHAnsi"/>
        </w:rPr>
        <w:t xml:space="preserve">). </w:t>
      </w:r>
      <w:r w:rsidRPr="00B37A74">
        <w:rPr>
          <w:rFonts w:eastAsiaTheme="minorEastAsia" w:cstheme="minorHAnsi"/>
        </w:rPr>
        <w:t xml:space="preserve">The global relationship is given by the model: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=-0.074-0.31×m</m:t>
        </m:r>
      </m:oMath>
      <w:r w:rsidRPr="00B37A74">
        <w:rPr>
          <w:rFonts w:eastAsiaTheme="minorEastAsia" w:cstheme="minorHAnsi"/>
        </w:rPr>
        <w:t xml:space="preserve">, where </w:t>
      </w:r>
      <m:oMath>
        <m:r>
          <w:rPr>
            <w:rFonts w:ascii="Cambria Math" w:eastAsiaTheme="minorEastAsia" w:hAnsi="Cambria Math" w:cstheme="minorHAnsi"/>
          </w:rPr>
          <m:t>m</m:t>
        </m:r>
      </m:oMath>
      <w:r w:rsidRPr="00B37A74">
        <w:rPr>
          <w:rFonts w:eastAsiaTheme="minorEastAsia" w:cstheme="minorHAnsi"/>
        </w:rPr>
        <w:t xml:space="preserve"> is the natural log of the rescaled body mass</w:t>
      </w:r>
      <w:ins w:id="26" w:author="Max Lindmark" w:date="2021-01-15T09:03:00Z">
        <w:r w:rsidR="00992DF4">
          <w:t xml:space="preserve">, calculated as the species-specific </w:t>
        </w:r>
        <w:r w:rsidR="00992DF4" w:rsidRPr="00C22AC7">
          <w:t>ratio of mass to maturation mass</w:t>
        </w:r>
      </w:ins>
      <w:r w:rsidRPr="00B37A74">
        <w:rPr>
          <w:rFonts w:eastAsiaTheme="minorEastAsia" w:cstheme="minorHAnsi"/>
        </w:rPr>
        <w:t xml:space="preserve">. </w:t>
      </w:r>
    </w:p>
    <w:p w14:paraId="5E849706" w14:textId="77777777" w:rsidR="00FF0C73" w:rsidRPr="00B37A74" w:rsidRDefault="00FF0C73" w:rsidP="00FF0C73">
      <w:pPr>
        <w:spacing w:line="480" w:lineRule="auto"/>
        <w:ind w:firstLine="284"/>
        <w:contextualSpacing/>
        <w:jc w:val="both"/>
        <w:rPr>
          <w:rFonts w:eastAsiaTheme="minorEastAsia" w:cstheme="minorHAnsi"/>
        </w:rPr>
      </w:pPr>
    </w:p>
    <w:p w14:paraId="1FA2A01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Discussion</w:t>
      </w:r>
    </w:p>
    <w:p w14:paraId="3CE557B2" w14:textId="48B15E70" w:rsidR="00FF0C73" w:rsidRPr="00B37A74" w:rsidRDefault="00FF0C73" w:rsidP="00FF0C73">
      <w:pPr>
        <w:spacing w:line="480" w:lineRule="auto"/>
        <w:contextualSpacing/>
        <w:jc w:val="both"/>
        <w:rPr>
          <w:rFonts w:eastAsiaTheme="minorEastAsia" w:cstheme="minorHAnsi"/>
        </w:rPr>
      </w:pPr>
      <w:r w:rsidRPr="00B37A74">
        <w:rPr>
          <w:rFonts w:eastAsiaTheme="minorEastAsia" w:cstheme="minorHAnsi"/>
        </w:rPr>
        <w:lastRenderedPageBreak/>
        <w:t>In this study, we systematically analyzed the intraspecific scaling of consumption</w:t>
      </w:r>
      <w:r>
        <w:rPr>
          <w:rFonts w:eastAsiaTheme="minorEastAsia" w:cstheme="minorHAnsi"/>
        </w:rPr>
        <w:t xml:space="preserve">, </w:t>
      </w:r>
      <w:r w:rsidRPr="00B37A74">
        <w:rPr>
          <w:rFonts w:eastAsiaTheme="minorEastAsia" w:cstheme="minorHAnsi"/>
        </w:rPr>
        <w:t xml:space="preserve">metabolism </w:t>
      </w:r>
      <w:r>
        <w:rPr>
          <w:rFonts w:eastAsiaTheme="minorEastAsia" w:cstheme="minorHAnsi"/>
        </w:rPr>
        <w:t xml:space="preserve">and growth </w:t>
      </w:r>
      <w:r w:rsidRPr="00B37A74">
        <w:rPr>
          <w:rFonts w:eastAsiaTheme="minorEastAsia" w:cstheme="minorHAnsi"/>
        </w:rPr>
        <w:t xml:space="preserve">with body mass and temperature. We found strong evidence for declining optimum growth temperatures as individuals grow in size based on two independent approaches. Specifically, we </w:t>
      </w:r>
      <w:r>
        <w:rPr>
          <w:rFonts w:eastAsiaTheme="minorEastAsia" w:cstheme="minorHAnsi"/>
        </w:rPr>
        <w:t xml:space="preserve">find differences in the intraspecific </w:t>
      </w:r>
      <w:r w:rsidRPr="00B37A74">
        <w:rPr>
          <w:rFonts w:eastAsiaTheme="minorEastAsia" w:cstheme="minorHAnsi"/>
        </w:rPr>
        <w:t>mass-scaling of consumption and metabolism</w:t>
      </w:r>
      <w:r>
        <w:rPr>
          <w:rFonts w:eastAsiaTheme="minorEastAsia" w:cstheme="minorHAnsi"/>
        </w:rPr>
        <w:t xml:space="preserve">, which </w:t>
      </w:r>
      <w:r w:rsidRPr="00B37A74">
        <w:rPr>
          <w:rFonts w:eastAsiaTheme="minorEastAsia" w:cstheme="minorHAnsi"/>
        </w:rPr>
        <w:t>together with the unimodal temperature dependence of consumption</w:t>
      </w:r>
      <w:r>
        <w:rPr>
          <w:rFonts w:eastAsiaTheme="minorEastAsia" w:cstheme="minorHAnsi"/>
        </w:rPr>
        <w:t xml:space="preserve">, leads to declines in optimum temperatures for net </w:t>
      </w:r>
      <w:r w:rsidR="00B12DD7">
        <w:rPr>
          <w:rFonts w:eastAsiaTheme="minorEastAsia" w:cstheme="minorHAnsi"/>
        </w:rPr>
        <w:t xml:space="preserve">energy </w:t>
      </w:r>
      <w:r>
        <w:rPr>
          <w:rFonts w:eastAsiaTheme="minorEastAsia" w:cstheme="minorHAnsi"/>
        </w:rPr>
        <w:t>gain</w:t>
      </w:r>
      <w:r w:rsidR="00B12DD7">
        <w:rPr>
          <w:rFonts w:eastAsiaTheme="minorEastAsia" w:cstheme="minorHAnsi"/>
        </w:rPr>
        <w:t xml:space="preserve"> (and hence growth)</w:t>
      </w:r>
      <w:r>
        <w:rPr>
          <w:rFonts w:eastAsiaTheme="minorEastAsia" w:cstheme="minorHAnsi"/>
        </w:rPr>
        <w:t xml:space="preserve"> with size using a </w:t>
      </w:r>
      <w:r w:rsidRPr="00B37A74">
        <w:rPr>
          <w:rFonts w:eastAsiaTheme="minorEastAsia" w:cstheme="minorHAnsi"/>
        </w:rPr>
        <w:t>Pütter growth model</w:t>
      </w:r>
      <w:r>
        <w:rPr>
          <w:rFonts w:eastAsiaTheme="minorEastAsia" w:cstheme="minorHAnsi"/>
        </w:rPr>
        <w:t xml:space="preserve">. In addition, we </w:t>
      </w:r>
      <w:r w:rsidRPr="00B37A74">
        <w:rPr>
          <w:rFonts w:eastAsiaTheme="minorEastAsia" w:cstheme="minorHAnsi"/>
        </w:rPr>
        <w:t xml:space="preserve">confirm </w:t>
      </w:r>
      <w:r>
        <w:rPr>
          <w:rFonts w:eastAsiaTheme="minorEastAsia" w:cstheme="minorHAnsi"/>
        </w:rPr>
        <w:t xml:space="preserve">this prediction </w:t>
      </w:r>
      <w:r w:rsidRPr="00B37A74">
        <w:rPr>
          <w:rFonts w:eastAsiaTheme="minorEastAsia" w:cstheme="minorHAnsi"/>
        </w:rPr>
        <w:t xml:space="preserve">using </w:t>
      </w:r>
      <w:r w:rsidR="00B12DD7">
        <w:rPr>
          <w:rFonts w:eastAsiaTheme="minorEastAsia" w:cstheme="minorHAnsi"/>
        </w:rPr>
        <w:t xml:space="preserve">intraspecific </w:t>
      </w:r>
      <w:r w:rsidRPr="00B37A74">
        <w:rPr>
          <w:rFonts w:eastAsiaTheme="minorEastAsia" w:cstheme="minorHAnsi"/>
        </w:rPr>
        <w:t>growth rate data</w:t>
      </w:r>
      <w:r w:rsidR="009D01E6">
        <w:rPr>
          <w:rFonts w:eastAsiaTheme="minorEastAsia" w:cstheme="minorHAnsi"/>
        </w:rPr>
        <w:t xml:space="preserve"> of fish</w:t>
      </w:r>
      <w:r w:rsidRPr="00B37A74">
        <w:rPr>
          <w:rFonts w:eastAsiaTheme="minorEastAsia" w:cstheme="minorHAnsi"/>
        </w:rPr>
        <w:t>. Our analysis thus demonstrates the importance of understanding intraspecific scaling relationships when predicting responses of fish populations to climate warming.</w:t>
      </w:r>
    </w:p>
    <w:p w14:paraId="4562155D" w14:textId="08201DB3" w:rsidR="00FF0C73" w:rsidRDefault="00FF0C73" w:rsidP="00FF0C73">
      <w:pPr>
        <w:spacing w:line="480" w:lineRule="auto"/>
        <w:ind w:firstLine="284"/>
        <w:contextualSpacing/>
        <w:jc w:val="both"/>
        <w:rPr>
          <w:rFonts w:eastAsiaTheme="minorEastAsia" w:cstheme="minorHAnsi"/>
        </w:rPr>
      </w:pPr>
      <w:r>
        <w:rPr>
          <w:rFonts w:eastAsiaTheme="minorEastAsia" w:cstheme="minorHAnsi"/>
        </w:rPr>
        <w:t>That warming increase</w:t>
      </w:r>
      <w:r w:rsidR="009D01E6">
        <w:rPr>
          <w:rFonts w:eastAsiaTheme="minorEastAsia" w:cstheme="minorHAnsi"/>
        </w:rPr>
        <w:t>s</w:t>
      </w:r>
      <w:r>
        <w:rPr>
          <w:rFonts w:eastAsiaTheme="minorEastAsia" w:cstheme="minorHAnsi"/>
        </w:rPr>
        <w:t xml:space="preserve"> growth and development rates but reduces maximum or adult size is well known from experimental studies, </w:t>
      </w:r>
      <w:r w:rsidR="00FE10BE">
        <w:rPr>
          <w:rFonts w:eastAsiaTheme="minorEastAsia" w:cstheme="minorHAnsi"/>
        </w:rPr>
        <w:t>also referred to as the</w:t>
      </w:r>
      <w:r>
        <w:rPr>
          <w:rFonts w:eastAsiaTheme="minorEastAsia" w:cstheme="minorHAnsi"/>
        </w:rPr>
        <w:t xml:space="preserve"> temperature-size rule (TSR)</w:t>
      </w:r>
      <w:r w:rsidR="00FE10BE">
        <w:rPr>
          <w:rFonts w:eastAsiaTheme="minorEastAsia" w:cstheme="minorHAnsi"/>
        </w:rPr>
        <w:t>. However, the mechanisms underlying the TSR remain</w:t>
      </w:r>
      <w:r>
        <w:rPr>
          <w:rFonts w:eastAsiaTheme="minorEastAsia" w:cstheme="minorHAnsi"/>
        </w:rPr>
        <w:t xml:space="preserve"> poorly understood. Pütter-type growth models, including the von Bertalanffy growth equation (VBGE), predict that the asymptotic size declines with warming if the ratio of the coefficients for energy gains and losses (</w:t>
      </w:r>
      <m:oMath>
        <m:r>
          <w:rPr>
            <w:rFonts w:ascii="Cambria Math" w:eastAsiaTheme="minorEastAsia" w:hAnsi="Cambria Math" w:cstheme="minorHAnsi"/>
          </w:rPr>
          <m:t>H/K</m:t>
        </m:r>
      </m:oMath>
      <w:r>
        <w:rPr>
          <w:rFonts w:eastAsiaTheme="minorEastAsia" w:cstheme="minorHAnsi"/>
        </w:rPr>
        <w:t xml:space="preserve"> in Eq. 7) </w:t>
      </w:r>
      <w:r>
        <w:rPr>
          <w:rFonts w:eastAsiaTheme="minorEastAsia" w:cstheme="minorHAnsi"/>
        </w:rPr>
        <w:fldChar w:fldCharType="begin"/>
      </w:r>
      <w:r>
        <w:rPr>
          <w:rFonts w:eastAsiaTheme="minorEastAsia" w:cstheme="minorHAnsi"/>
        </w:rPr>
        <w:instrText xml:space="preserve"> ADDIN ZOTERO_ITEM CSL_CITATION {"citationID":"OZFFsIa5","properties":{"formattedCitation":"(Pauly &amp; Cheung 2018b)","plainCitation":"(Pauly &amp; Cheung 2018b)","noteIndex":0},"citationItems":[{"id":18,"uris":["http://zotero.org/users/6116610/items/4VSDHP9D"],"uri":["http://zotero.org/users/6116610/items/4VSDHP9D"],"itemData":{"id":18,"type":"article-journal","abstract":"One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Pr>
          <w:rFonts w:eastAsiaTheme="minorEastAsia" w:cstheme="minorHAnsi"/>
        </w:rPr>
        <w:fldChar w:fldCharType="separate"/>
      </w:r>
      <w:r>
        <w:rPr>
          <w:rFonts w:eastAsiaTheme="minorEastAsia" w:cstheme="minorHAnsi"/>
          <w:noProof/>
        </w:rPr>
        <w:t>(Pauly &amp; Cheung 2018b)</w:t>
      </w:r>
      <w:r>
        <w:rPr>
          <w:rFonts w:eastAsiaTheme="minorEastAsia" w:cstheme="minorHAnsi"/>
        </w:rPr>
        <w:fldChar w:fldCharType="end"/>
      </w:r>
      <w:r>
        <w:rPr>
          <w:rFonts w:eastAsiaTheme="minorEastAsia" w:cstheme="minorHAnsi"/>
        </w:rPr>
        <w:t xml:space="preserve"> </w:t>
      </w:r>
      <w:r w:rsidR="005E506D">
        <w:rPr>
          <w:rFonts w:eastAsiaTheme="minorEastAsia" w:cstheme="minorHAnsi"/>
        </w:rPr>
        <w:t xml:space="preserve">declines with temperature. </w:t>
      </w:r>
      <w:r>
        <w:rPr>
          <w:rFonts w:eastAsiaTheme="minorEastAsia" w:cstheme="minorHAnsi"/>
        </w:rPr>
        <w:t xml:space="preserve">However, </w:t>
      </w:r>
      <w:r w:rsidRPr="00B37A74">
        <w:rPr>
          <w:rFonts w:eastAsiaTheme="minorEastAsia" w:cstheme="minorHAnsi"/>
        </w:rPr>
        <w:t xml:space="preserve">the </w:t>
      </w:r>
      <w:r>
        <w:rPr>
          <w:rFonts w:eastAsiaTheme="minorEastAsia" w:cstheme="minorHAnsi"/>
        </w:rPr>
        <w:t xml:space="preserve">assumptions underlying the VBGE were recently questioned because of the lack of empirical basis for the scaling exponents and the effects of those on the predicted effects of temperature on asymptotic size </w:t>
      </w:r>
      <w:r w:rsidRPr="0001320D">
        <w:rPr>
          <w:rFonts w:eastAsiaTheme="minorEastAsia" w:cstheme="minorHAnsi"/>
        </w:rPr>
        <w:fldChar w:fldCharType="begin"/>
      </w:r>
      <w:r>
        <w:rPr>
          <w:rFonts w:eastAsiaTheme="minorEastAsia" w:cstheme="minorHAnsi"/>
        </w:rPr>
        <w:instrText xml:space="preserve"> ADDIN ZOTERO_ITEM CSL_CITATION {"citationID":"W3LH5a1L","properties":{"formattedCitation":"(Lefevre {\\i{}et al.} 2017b; Marshall &amp; White 2019b)","plainCitation":"(Lefevre et al. 2017b; Marshall &amp; White 2019b)","noteIndex":0},"citationItems":[{"id":17,"uris":["http://zotero.org/users/6116610/items/IM9GABE5"],"uri":["http://zotero.org/users/6116610/items/IM9GABE5"],"itemData":{"id":17,"type":"article-journal","abstract":"Some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01320D">
        <w:rPr>
          <w:rFonts w:eastAsiaTheme="minorEastAsia" w:cstheme="minorHAnsi"/>
        </w:rPr>
        <w:fldChar w:fldCharType="separate"/>
      </w:r>
      <w:r w:rsidRPr="00097076">
        <w:rPr>
          <w:lang w:val="en-GB"/>
        </w:rPr>
        <w:t xml:space="preserve">(Lefevre </w:t>
      </w:r>
      <w:r w:rsidRPr="00097076">
        <w:rPr>
          <w:i/>
          <w:iCs/>
          <w:lang w:val="en-GB"/>
        </w:rPr>
        <w:t>et al.</w:t>
      </w:r>
      <w:r w:rsidRPr="00097076">
        <w:rPr>
          <w:lang w:val="en-GB"/>
        </w:rPr>
        <w:t xml:space="preserve"> 2017b; Marshall &amp; White 2019b)</w:t>
      </w:r>
      <w:r w:rsidRPr="0001320D">
        <w:rPr>
          <w:rFonts w:eastAsiaTheme="minorEastAsia" w:cstheme="minorHAnsi"/>
        </w:rPr>
        <w:fldChar w:fldCharType="end"/>
      </w:r>
      <w:r w:rsidRPr="00B37A74">
        <w:rPr>
          <w:rFonts w:eastAsiaTheme="minorEastAsia" w:cstheme="minorHAnsi"/>
        </w:rPr>
        <w:t>. Specifically, the allometric exponent of energy gains (</w:t>
      </w:r>
      <m:oMath>
        <m:r>
          <w:rPr>
            <w:rFonts w:ascii="Cambria Math" w:eastAsiaTheme="minorEastAsia" w:hAnsi="Cambria Math" w:cstheme="minorHAnsi"/>
          </w:rPr>
          <m:t>a)</m:t>
        </m:r>
      </m:oMath>
      <w:r w:rsidRPr="00B37A74">
        <w:rPr>
          <w:rFonts w:eastAsiaTheme="minorEastAsia" w:cstheme="minorHAnsi"/>
        </w:rPr>
        <w:t xml:space="preserve"> is assumed to be smaller than that of energetic costs (</w:t>
      </w:r>
      <m:oMath>
        <m:r>
          <w:rPr>
            <w:rFonts w:ascii="Cambria Math" w:eastAsiaTheme="minorEastAsia" w:hAnsi="Cambria Math" w:cstheme="minorHAnsi"/>
          </w:rPr>
          <m:t>b</m:t>
        </m:r>
      </m:oMath>
      <w:r w:rsidRPr="00B37A74">
        <w:rPr>
          <w:rFonts w:eastAsiaTheme="minorEastAsia" w:cstheme="minorHAnsi"/>
        </w:rPr>
        <w:t>)</w:t>
      </w:r>
      <w:r>
        <w:rPr>
          <w:rFonts w:eastAsiaTheme="minorEastAsia" w:cstheme="minorHAnsi"/>
        </w:rPr>
        <w:t xml:space="preserve"> (Eq. 7)</w:t>
      </w:r>
      <w:r w:rsidRPr="00B37A74">
        <w:rPr>
          <w:rFonts w:eastAsiaTheme="minorEastAsia" w:cstheme="minorHAnsi"/>
        </w:rPr>
        <w:t>. This is based on the assumption that anabolism scales with the same power as surfaces to volumes (</w:t>
      </w:r>
      <m:oMath>
        <m:r>
          <w:rPr>
            <w:rFonts w:ascii="Cambria Math" w:eastAsiaTheme="minorEastAsia" w:hAnsi="Cambria Math" w:cstheme="minorHAnsi"/>
          </w:rPr>
          <m:t>a=2/3</m:t>
        </m:r>
      </m:oMath>
      <w:r w:rsidRPr="00B37A74">
        <w:rPr>
          <w:rFonts w:eastAsiaTheme="minorEastAsia" w:cstheme="minorHAnsi"/>
        </w:rPr>
        <w:t>) and catabolism, or maintenance metabolism, is proportional to body mass (</w:t>
      </w:r>
      <m:oMath>
        <m:r>
          <w:rPr>
            <w:rFonts w:ascii="Cambria Math" w:eastAsiaTheme="minorEastAsia" w:hAnsi="Cambria Math" w:cstheme="minorHAnsi"/>
          </w:rPr>
          <m:t>b=1</m:t>
        </m:r>
      </m:oMath>
      <w:r w:rsidRPr="00B37A74">
        <w:rPr>
          <w:rFonts w:eastAsiaTheme="minorEastAsia" w:cstheme="minorHAnsi"/>
        </w:rPr>
        <w:t xml:space="preserve">) </w:t>
      </w:r>
      <w:r w:rsidRPr="0001320D">
        <w:rPr>
          <w:rFonts w:eastAsiaTheme="minorEastAsia" w:cstheme="minorHAnsi"/>
        </w:rPr>
        <w:fldChar w:fldCharType="begin"/>
      </w:r>
      <w:r w:rsidRPr="00B37A74">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2018a)","noteIndex":0},"citationItems":[{"id":436,"uris":["http://zotero.org/users/6116610/items/95Y5YZXG"],"uri":["http://zotero.org/users/6116610/items/95Y5YZXG"],"itemData":{"id":436,"type":"article-journal","container-title":"The quarterly review of biology","issue":"3","page":"217–231","title":"Laws in metabolism and growth","volume":"32","author":[{"family":"Bertalanffy","given":"L","non-dropping-particle":"von"}],"issued":{"date-parts":[["1957"]]}}},{"id":846,"uris":["http://zotero.org/users/6116610/items/VK6L73IF"],"uri":["http://zotero.org/users/6116610/items/VK6L73IF"],"itemData":{"id":846,"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Pr="0001320D">
        <w:rPr>
          <w:rFonts w:eastAsiaTheme="minorEastAsia" w:cstheme="minorHAnsi"/>
        </w:rPr>
        <w:fldChar w:fldCharType="separate"/>
      </w:r>
      <w:r w:rsidRPr="00B37A74">
        <w:t>(von Bertalanffy 1957; Pauly &amp; Cheung 2018a)</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w:t>
      </w:r>
      <w:r w:rsidRPr="00B37A74">
        <w:rPr>
          <w:rFonts w:eastAsiaTheme="minorEastAsia" w:cstheme="minorHAnsi"/>
        </w:rPr>
        <w:t xml:space="preserve">, maintenance costs are </w:t>
      </w:r>
      <w:r>
        <w:rPr>
          <w:rFonts w:eastAsiaTheme="minorEastAsia" w:cstheme="minorHAnsi"/>
        </w:rPr>
        <w:t xml:space="preserve">commonly </w:t>
      </w:r>
      <w:r w:rsidRPr="00B37A74">
        <w:rPr>
          <w:rFonts w:eastAsiaTheme="minorEastAsia" w:cstheme="minorHAnsi"/>
        </w:rPr>
        <w:t xml:space="preserve">thought to </w:t>
      </w:r>
      <w:r>
        <w:rPr>
          <w:rFonts w:eastAsiaTheme="minorEastAsia" w:cstheme="minorHAnsi"/>
        </w:rPr>
        <w:t xml:space="preserve">instead </w:t>
      </w:r>
      <w:r w:rsidRPr="00B37A74">
        <w:rPr>
          <w:rFonts w:eastAsiaTheme="minorEastAsia" w:cstheme="minorHAnsi"/>
        </w:rPr>
        <w:t xml:space="preserve">be proportional to standard metabolic rate, which in turn often is proportional to intake rates </w:t>
      </w:r>
      <w:r>
        <w:rPr>
          <w:rFonts w:eastAsiaTheme="minorEastAsia" w:cstheme="minorHAnsi"/>
        </w:rPr>
        <w:t xml:space="preserve">at the interspecific level </w:t>
      </w:r>
      <w:r w:rsidRPr="0001320D">
        <w:rPr>
          <w:rFonts w:eastAsiaTheme="minorEastAsia" w:cstheme="minorHAnsi"/>
        </w:rPr>
        <w:lastRenderedPageBreak/>
        <w:fldChar w:fldCharType="begin"/>
      </w:r>
      <w:r>
        <w:rPr>
          <w:rFonts w:eastAsiaTheme="minorEastAsia" w:cstheme="minorHAnsi"/>
        </w:rPr>
        <w:instrText xml:space="preserve"> ADDIN ZOTERO_ITEM CSL_CITATION {"citationID":"XNyiwtme","properties":{"formattedCitation":"(Brown {\\i{}et al.} 2004; Lefevre {\\i{}et al.} 2017a; Marshall &amp; White 2019b)","plainCitation":"(Brown et al. 2004; Lefevre et al. 2017a; Marshall &amp; White 2019b)","noteIndex":0},"citationItems":[{"id":914,"uris":["http://zotero.org/users/6116610/items/D84IXDI8"],"uri":["http://zotero.org/users/6116610/items/D84IXDI8"],"itemData":{"id":914,"type":"article-journal","abstract":"Metabolism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B."}],"issued":{"date-parts":[["2004",7]]}}},{"id":845,"uris":["http://zotero.org/users/6116610/items/ZL6K8JKB"],"uri":["http://zotero.org/users/6116610/items/ZL6K8JKB"],"itemData":{"id":845,"type":"article-journal","abstract":"Some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01320D">
        <w:rPr>
          <w:rFonts w:eastAsiaTheme="minorEastAsia" w:cstheme="minorHAnsi"/>
        </w:rPr>
        <w:fldChar w:fldCharType="separate"/>
      </w:r>
      <w:r w:rsidRPr="00C8787B">
        <w:rPr>
          <w:lang w:val="en-GB"/>
        </w:rPr>
        <w:t xml:space="preserve">(Brown </w:t>
      </w:r>
      <w:r w:rsidRPr="00C8787B">
        <w:rPr>
          <w:i/>
          <w:iCs/>
          <w:lang w:val="en-GB"/>
        </w:rPr>
        <w:t>et al.</w:t>
      </w:r>
      <w:r w:rsidRPr="00C8787B">
        <w:rPr>
          <w:lang w:val="en-GB"/>
        </w:rPr>
        <w:t xml:space="preserve"> 2004; Lefevre </w:t>
      </w:r>
      <w:r w:rsidRPr="00C8787B">
        <w:rPr>
          <w:i/>
          <w:iCs/>
          <w:lang w:val="en-GB"/>
        </w:rPr>
        <w:t>et al.</w:t>
      </w:r>
      <w:r w:rsidRPr="00C8787B">
        <w:rPr>
          <w:lang w:val="en-GB"/>
        </w:rPr>
        <w:t xml:space="preserve"> 2017a; Marshall &amp; White 2019b)</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This leads to</w:t>
      </w:r>
      <w:r w:rsidRPr="00B37A74">
        <w:rPr>
          <w:rFonts w:eastAsiaTheme="minorEastAsia" w:cstheme="minorHAnsi"/>
        </w:rPr>
        <w:t xml:space="preserve"> </w:t>
      </w:r>
      <m:oMath>
        <m:r>
          <w:rPr>
            <w:rFonts w:ascii="Cambria Math" w:eastAsiaTheme="minorEastAsia" w:hAnsi="Cambria Math" w:cstheme="minorHAnsi"/>
          </w:rPr>
          <m:t>a≈b</m:t>
        </m:r>
      </m:oMath>
      <w:r w:rsidRPr="00B37A74">
        <w:rPr>
          <w:rFonts w:eastAsiaTheme="minorEastAsia" w:cstheme="minorHAnsi"/>
        </w:rPr>
        <w:t>, result</w:t>
      </w:r>
      <w:r>
        <w:rPr>
          <w:rFonts w:eastAsiaTheme="minorEastAsia" w:cstheme="minorHAnsi"/>
        </w:rPr>
        <w:t xml:space="preserve">ing </w:t>
      </w:r>
      <w:r w:rsidRPr="00B37A74">
        <w:rPr>
          <w:rFonts w:eastAsiaTheme="minorEastAsia" w:cstheme="minorHAnsi"/>
        </w:rPr>
        <w:t>in unrealistic growth trajectories and temperature dependences of growth dynamics</w:t>
      </w:r>
      <w:r w:rsidR="00E56DA6">
        <w:rPr>
          <w:rFonts w:eastAsiaTheme="minorEastAsia" w:cstheme="minorHAnsi"/>
        </w:rPr>
        <w:t xml:space="preserve"> in </w:t>
      </w:r>
      <w:del w:id="27" w:author="Max Lindmark" w:date="2021-01-15T12:52:00Z">
        <w:r w:rsidR="00E56DA6" w:rsidDel="009D7373">
          <w:rPr>
            <w:rFonts w:eastAsiaTheme="minorEastAsia" w:cstheme="minorHAnsi"/>
          </w:rPr>
          <w:delText xml:space="preserve">the </w:delText>
        </w:r>
      </w:del>
      <w:ins w:id="28" w:author="Max Lindmark" w:date="2021-01-15T12:52:00Z">
        <w:r w:rsidR="009D7373">
          <w:rPr>
            <w:rFonts w:eastAsiaTheme="minorEastAsia" w:cstheme="minorHAnsi"/>
          </w:rPr>
          <w:t xml:space="preserve">Pütter models </w:t>
        </w:r>
      </w:ins>
      <w:del w:id="29" w:author="Max Lindmark" w:date="2021-01-15T12:52:00Z">
        <w:r w:rsidR="00E56DA6" w:rsidDel="009D7373">
          <w:rPr>
            <w:rFonts w:eastAsiaTheme="minorEastAsia" w:cstheme="minorHAnsi"/>
          </w:rPr>
          <w:delText>VBGE</w:delText>
        </w:r>
        <w:r w:rsidRPr="00B37A74" w:rsidDel="009D7373">
          <w:rPr>
            <w:rFonts w:eastAsiaTheme="minorEastAsia" w:cstheme="minorHAnsi"/>
          </w:rPr>
          <w:delText xml:space="preserve"> </w:delText>
        </w:r>
      </w:del>
      <w:r w:rsidRPr="0001320D">
        <w:rPr>
          <w:rFonts w:eastAsiaTheme="minorEastAsia" w:cstheme="minorHAnsi"/>
        </w:rPr>
        <w:fldChar w:fldCharType="begin"/>
      </w:r>
      <w:r w:rsidRPr="00B37A74">
        <w:rPr>
          <w:rFonts w:eastAsiaTheme="minorEastAsia" w:cstheme="minorHAnsi"/>
        </w:rPr>
        <w:instrText xml:space="preserve"> ADDIN ZOTERO_ITEM CSL_CITATION {"citationID":"wqDonoXn","properties":{"formattedCitation":"(Lefevre {\\i{}et al.} 2017a; Marshall &amp; White 2019b)","plainCitation":"(Lefevre et al. 2017a; Marshall &amp; White 2019b)","noteIndex":0},"citationItems":[{"id":845,"uris":["http://zotero.org/users/6116610/items/ZL6K8JKB"],"uri":["http://zotero.org/users/6116610/items/ZL6K8JKB"],"itemData":{"id":845,"type":"article-journal","abstract":"Some recent modelling papers projecting smaller </w:instrText>
      </w:r>
      <w:r w:rsidRPr="00695900">
        <w:rPr>
          <w:rFonts w:eastAsiaTheme="minorEastAsia" w:cstheme="minorHAnsi"/>
        </w:rPr>
        <w:instrText>ﬁ</w:instrText>
      </w:r>
      <w:r w:rsidRPr="00B37A74">
        <w:rPr>
          <w:rFonts w:eastAsiaTheme="minorEastAsia" w:cstheme="minorHAnsi"/>
        </w:rPr>
        <w:instrText xml:space="preserve">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w:instrText>
      </w:r>
      <w:r w:rsidRPr="00695900">
        <w:rPr>
          <w:rFonts w:eastAsiaTheme="minorEastAsia" w:cstheme="minorHAnsi"/>
        </w:rPr>
        <w:instrText>ﬁ</w:instrText>
      </w:r>
      <w:r w:rsidRPr="00B37A74">
        <w:rPr>
          <w:rFonts w:eastAsiaTheme="minorEastAsia" w:cstheme="minorHAnsi"/>
        </w:rPr>
        <w:instrText>shes have relatively lower mass-speci</w:instrText>
      </w:r>
      <w:r w:rsidRPr="00695900">
        <w:rPr>
          <w:rFonts w:eastAsiaTheme="minorEastAsia" w:cstheme="minorHAnsi"/>
        </w:rPr>
        <w:instrText>ﬁ</w:instrText>
      </w:r>
      <w:r w:rsidRPr="00B37A74">
        <w:rPr>
          <w:rFonts w:eastAsiaTheme="minorEastAsia" w:cstheme="minorHAnsi"/>
        </w:rPr>
        <w:instrText xml:space="preserve">c metabolic rates. Assumption (ii) concludes that when </w:instrText>
      </w:r>
      <w:r w:rsidRPr="00695900">
        <w:rPr>
          <w:rFonts w:eastAsiaTheme="minorEastAsia" w:cstheme="minorHAnsi"/>
        </w:rPr>
        <w:instrText>ﬁ</w:instrText>
      </w:r>
      <w:r w:rsidRPr="00B37A74">
        <w:rPr>
          <w:rFonts w:eastAsiaTheme="minorEastAsia" w:cstheme="minorHAnsi"/>
        </w:rPr>
        <w:instrText>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w:instrText>
      </w:r>
      <w:r w:rsidRPr="00695900">
        <w:rPr>
          <w:rFonts w:eastAsiaTheme="minorEastAsia" w:cstheme="minorHAnsi"/>
        </w:rPr>
        <w:instrText>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w:instrText>
      </w:r>
      <w:r w:rsidRPr="00B37A74">
        <w:rPr>
          <w:rFonts w:eastAsiaTheme="minorEastAsia" w:cstheme="minorHAnsi"/>
        </w:rPr>
        <w:instrText xml:space="preserve"> make reliable predictions the underlying mechanisms need to be identi</w:instrText>
      </w:r>
      <w:r w:rsidRPr="00695900">
        <w:rPr>
          <w:rFonts w:eastAsiaTheme="minorEastAsia" w:cstheme="minorHAnsi"/>
        </w:rPr>
        <w:instrText>ﬁ</w:instrText>
      </w:r>
      <w:r w:rsidRPr="00B37A74">
        <w:rPr>
          <w:rFonts w:eastAsiaTheme="minorEastAsia" w:cstheme="minorHAnsi"/>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Pr="00695900">
        <w:rPr>
          <w:rFonts w:eastAsiaTheme="minorEastAsia" w:cstheme="minorHAnsi"/>
        </w:rPr>
        <w:instrText>ﬁ</w:instrText>
      </w:r>
      <w:r w:rsidRPr="00B37A74">
        <w:rPr>
          <w:rFonts w:eastAsiaTheme="minorEastAsia" w:cstheme="minorHAnsi"/>
        </w:rPr>
        <w:instrText xml:space="preserve">sh physiologists and </w:instrText>
      </w:r>
      <w:r w:rsidRPr="00695900">
        <w:rPr>
          <w:rFonts w:eastAsiaTheme="minorEastAsia" w:cstheme="minorHAnsi"/>
        </w:rPr>
        <w:instrText>ﬁ</w:instrText>
      </w:r>
      <w:r w:rsidRPr="00B37A74">
        <w:rPr>
          <w:rFonts w:eastAsiaTheme="minorEastAsia" w:cstheme="minorHAnsi"/>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E."}],"issued":{"date-parts":[["2017",9]]}}},{"id":12,"uris":["http://zotero.org/users/6116610/items/I2ZFE658"],"uri":["http://zotero.org/users/6116610/items/I2ZFE658"],"itemData":{"id":12,"type":"article-journal","container-title":"Trends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Pr="0001320D">
        <w:rPr>
          <w:rFonts w:eastAsiaTheme="minorEastAsia" w:cstheme="minorHAnsi"/>
        </w:rPr>
        <w:fldChar w:fldCharType="separate"/>
      </w:r>
      <w:r w:rsidRPr="00B37A74">
        <w:t xml:space="preserve">(Lefevre </w:t>
      </w:r>
      <w:r w:rsidRPr="00B37A74">
        <w:rPr>
          <w:i/>
          <w:iCs/>
        </w:rPr>
        <w:t>et al.</w:t>
      </w:r>
      <w:r w:rsidRPr="00B37A74">
        <w:t xml:space="preserve"> 2017a; Marshall &amp; White 2019b)</w:t>
      </w:r>
      <w:r w:rsidRPr="0001320D">
        <w:rPr>
          <w:rFonts w:eastAsiaTheme="minorEastAsia" w:cstheme="minorHAnsi"/>
        </w:rPr>
        <w:fldChar w:fldCharType="end"/>
      </w:r>
      <w:r w:rsidRPr="00B37A74">
        <w:rPr>
          <w:rFonts w:eastAsiaTheme="minorEastAsia" w:cstheme="minorHAnsi"/>
        </w:rPr>
        <w:t xml:space="preserve">. </w:t>
      </w:r>
      <w:r>
        <w:rPr>
          <w:rFonts w:eastAsiaTheme="minorEastAsia" w:cstheme="minorHAnsi"/>
        </w:rPr>
        <w:t>However, s</w:t>
      </w:r>
      <w:r w:rsidRPr="00B37A74">
        <w:rPr>
          <w:rFonts w:eastAsiaTheme="minorEastAsia" w:cstheme="minorHAnsi"/>
        </w:rPr>
        <w:t xml:space="preserve">imilar to how the existence of large fishes in tropical waters does not invalidate the hypothesis that </w:t>
      </w:r>
      <w:r>
        <w:rPr>
          <w:rFonts w:eastAsiaTheme="minorEastAsia" w:cstheme="minorHAnsi"/>
        </w:rPr>
        <w:t xml:space="preserve">old individuals of </w:t>
      </w:r>
      <w:r w:rsidRPr="00B37A74">
        <w:rPr>
          <w:rFonts w:eastAsiaTheme="minorEastAsia" w:cstheme="minorHAnsi"/>
        </w:rPr>
        <w:t>large</w:t>
      </w:r>
      <w:r>
        <w:rPr>
          <w:rFonts w:eastAsiaTheme="minorEastAsia" w:cstheme="minorHAnsi"/>
        </w:rPr>
        <w:t xml:space="preserve"> bodied </w:t>
      </w:r>
      <w:r w:rsidRPr="00B37A74">
        <w:rPr>
          <w:rFonts w:eastAsiaTheme="minorEastAsia" w:cstheme="minorHAnsi"/>
        </w:rPr>
        <w:t xml:space="preserve">fish may </w:t>
      </w:r>
      <w:r>
        <w:rPr>
          <w:rFonts w:eastAsiaTheme="minorEastAsia" w:cstheme="minorHAnsi"/>
        </w:rPr>
        <w:t xml:space="preserve">reach smaller sizes </w:t>
      </w:r>
      <w:r w:rsidRPr="00B37A74">
        <w:rPr>
          <w:rFonts w:eastAsiaTheme="minorEastAsia" w:cstheme="minorHAnsi"/>
        </w:rPr>
        <w:t>with warming, interspecific</w:t>
      </w:r>
      <w:r w:rsidR="00E56DA6">
        <w:rPr>
          <w:rFonts w:eastAsiaTheme="minorEastAsia" w:cstheme="minorHAnsi"/>
        </w:rPr>
        <w:t xml:space="preserve"> scaling</w:t>
      </w:r>
      <w:r w:rsidRPr="00B37A74">
        <w:rPr>
          <w:rFonts w:eastAsiaTheme="minorEastAsia" w:cstheme="minorHAnsi"/>
        </w:rPr>
        <w:t xml:space="preserve"> parameters cannot reject or support these model predictions on growth</w:t>
      </w:r>
      <w:r w:rsidR="00E56DA6">
        <w:rPr>
          <w:rFonts w:eastAsiaTheme="minorEastAsia" w:cstheme="minorHAnsi"/>
        </w:rPr>
        <w:t xml:space="preserve"> within species</w:t>
      </w:r>
      <w:r w:rsidRPr="00B37A74">
        <w:rPr>
          <w:rFonts w:eastAsiaTheme="minorEastAsia" w:cstheme="minorHAnsi"/>
        </w:rPr>
        <w:t>.</w:t>
      </w:r>
      <w:r>
        <w:rPr>
          <w:rFonts w:eastAsiaTheme="minorEastAsia" w:cstheme="minorHAnsi"/>
        </w:rPr>
        <w:t xml:space="preserve"> W</w:t>
      </w:r>
      <w:r w:rsidRPr="00B37A74">
        <w:rPr>
          <w:rFonts w:eastAsiaTheme="minorEastAsia" w:cstheme="minorHAnsi"/>
        </w:rPr>
        <w:t xml:space="preserve">e show that the </w:t>
      </w:r>
      <w:r>
        <w:rPr>
          <w:rFonts w:eastAsiaTheme="minorEastAsia" w:cstheme="minorHAnsi"/>
        </w:rPr>
        <w:t xml:space="preserve">average intraspecific whole-organism </w:t>
      </w:r>
      <w:r w:rsidRPr="00B37A74">
        <w:rPr>
          <w:rFonts w:eastAsiaTheme="minorEastAsia" w:cstheme="minorHAnsi"/>
        </w:rPr>
        <w:t xml:space="preserve">mass scaling exponent of metabolism is larger than that of maximum consumption, </w:t>
      </w:r>
      <w:r>
        <w:rPr>
          <w:rFonts w:eastAsiaTheme="minorEastAsia" w:cstheme="minorHAnsi"/>
        </w:rPr>
        <w:t xml:space="preserve">i.e., the inequality </w:t>
      </w:r>
      <m:oMath>
        <m:r>
          <w:rPr>
            <w:rFonts w:ascii="Cambria Math" w:eastAsiaTheme="minorEastAsia" w:hAnsi="Cambria Math" w:cstheme="minorHAnsi"/>
          </w:rPr>
          <m:t>a&lt;b</m:t>
        </m:r>
      </m:oMath>
      <w:r>
        <w:rPr>
          <w:rFonts w:eastAsiaTheme="minorEastAsia" w:cstheme="minorHAnsi"/>
        </w:rPr>
        <w:t xml:space="preserve"> holds at the intraspecific level. This </w:t>
      </w:r>
      <w:r w:rsidRPr="00B37A74">
        <w:rPr>
          <w:rFonts w:eastAsiaTheme="minorEastAsia" w:cstheme="minorHAnsi"/>
        </w:rPr>
        <w:t xml:space="preserve">implies that on average within species of fish, </w:t>
      </w:r>
      <w:r>
        <w:rPr>
          <w:rFonts w:eastAsiaTheme="minorEastAsia" w:cstheme="minorHAnsi"/>
        </w:rPr>
        <w:t>energetic</w:t>
      </w:r>
      <w:r w:rsidRPr="00B37A74">
        <w:rPr>
          <w:rFonts w:eastAsiaTheme="minorEastAsia" w:cstheme="minorHAnsi"/>
        </w:rPr>
        <w:t xml:space="preserve"> costs increase faster with body mass than gains</w:t>
      </w:r>
      <w:r>
        <w:rPr>
          <w:rFonts w:eastAsiaTheme="minorEastAsia" w:cstheme="minorHAnsi"/>
        </w:rPr>
        <w:t xml:space="preserve"> (all else equal)</w:t>
      </w:r>
      <w:r w:rsidRPr="00B37A74">
        <w:rPr>
          <w:rFonts w:eastAsiaTheme="minorEastAsia" w:cstheme="minorHAnsi"/>
        </w:rPr>
        <w:t>.</w:t>
      </w:r>
      <w:r>
        <w:rPr>
          <w:rFonts w:eastAsiaTheme="minorEastAsia" w:cstheme="minorHAnsi"/>
        </w:rPr>
        <w:t xml:space="preserve"> Importantly, when accounting for this difference in the exponents, and </w:t>
      </w:r>
      <w:r w:rsidRPr="00B37A74">
        <w:rPr>
          <w:rFonts w:eastAsiaTheme="minorEastAsia" w:cstheme="minorHAnsi"/>
        </w:rPr>
        <w:t>the unimodal thermal response of consumption</w:t>
      </w:r>
      <w:r>
        <w:rPr>
          <w:rFonts w:eastAsiaTheme="minorEastAsia" w:cstheme="minorHAnsi"/>
        </w:rPr>
        <w:t xml:space="preserve">, the </w:t>
      </w:r>
      <w:r w:rsidRPr="00B37A74">
        <w:rPr>
          <w:rFonts w:eastAsiaTheme="minorEastAsia" w:cstheme="minorHAnsi"/>
        </w:rPr>
        <w:t>thermal response of net energy gain</w:t>
      </w:r>
      <w:r>
        <w:rPr>
          <w:rFonts w:eastAsiaTheme="minorEastAsia" w:cstheme="minorHAnsi"/>
        </w:rPr>
        <w:t xml:space="preserve"> is characterized by the optimum temperature being a function of</w:t>
      </w:r>
      <w:r w:rsidR="00E56DA6">
        <w:rPr>
          <w:rFonts w:eastAsiaTheme="minorEastAsia" w:cstheme="minorHAnsi"/>
        </w:rPr>
        <w:t xml:space="preserve"> body</w:t>
      </w:r>
      <w:r>
        <w:rPr>
          <w:rFonts w:eastAsiaTheme="minorEastAsia" w:cstheme="minorHAnsi"/>
        </w:rPr>
        <w:t xml:space="preserve"> size </w:t>
      </w:r>
      <w:r>
        <w:rPr>
          <w:rFonts w:eastAsiaTheme="minorEastAsia" w:cstheme="minorHAnsi"/>
        </w:rPr>
        <w:fldChar w:fldCharType="begin"/>
      </w:r>
      <w:r>
        <w:rPr>
          <w:rFonts w:eastAsiaTheme="minorEastAsia" w:cstheme="minorHAnsi"/>
        </w:rPr>
        <w:instrText xml:space="preserve"> ADDIN ZOTERO_ITEM CSL_CITATION {"citationID":"VsUTBfkL","properties":{"formattedCitation":"(Morita {\\i{}et al.} 2010)","plainCitation":"(Morita et al. 2010)","noteIndex":0},"citationItems":[{"id":886,"uris":["http://zotero.org/users/6116610/items/H7FEY4AA"],"uri":["http://zotero.org/users/6116610/items/H7FEY4AA"],"itemData":{"id":886,"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Pr>
          <w:rFonts w:eastAsiaTheme="minorEastAsia" w:cstheme="minorHAnsi"/>
        </w:rPr>
        <w:fldChar w:fldCharType="separate"/>
      </w:r>
      <w:r w:rsidRPr="004C751A">
        <w:rPr>
          <w:lang w:val="en-GB"/>
        </w:rPr>
        <w:t xml:space="preserve">(Morita </w:t>
      </w:r>
      <w:r w:rsidRPr="004C751A">
        <w:rPr>
          <w:i/>
          <w:iCs/>
          <w:lang w:val="en-GB"/>
        </w:rPr>
        <w:t>et al.</w:t>
      </w:r>
      <w:r w:rsidRPr="004C751A">
        <w:rPr>
          <w:lang w:val="en-GB"/>
        </w:rPr>
        <w:t xml:space="preserve"> 2010)</w:t>
      </w:r>
      <w:r>
        <w:rPr>
          <w:rFonts w:eastAsiaTheme="minorEastAsia" w:cstheme="minorHAnsi"/>
        </w:rPr>
        <w:fldChar w:fldCharType="end"/>
      </w:r>
      <w:r>
        <w:rPr>
          <w:rFonts w:eastAsiaTheme="minorEastAsia" w:cstheme="minorHAnsi"/>
        </w:rPr>
        <w:t>. Therefore, also empirically derived intraspecific parameterizations of simple growth models result in predictions in line with the TSR</w:t>
      </w:r>
      <w:r w:rsidRPr="00B37A74">
        <w:rPr>
          <w:rFonts w:eastAsiaTheme="minorEastAsia" w:cstheme="minorHAnsi"/>
        </w:rPr>
        <w:t xml:space="preserve">. </w:t>
      </w:r>
      <w:r>
        <w:rPr>
          <w:rFonts w:eastAsiaTheme="minorEastAsia" w:cstheme="minorHAnsi"/>
        </w:rPr>
        <w:t xml:space="preserve">However, in this case via declines in optimum growth temperatures over ontogeny rather than </w:t>
      </w:r>
      <w:del w:id="30" w:author="Max Lindmark" w:date="2021-01-15T12:53:00Z">
        <w:r w:rsidDel="00021059">
          <w:rPr>
            <w:rFonts w:eastAsiaTheme="minorEastAsia" w:cstheme="minorHAnsi"/>
          </w:rPr>
          <w:delText xml:space="preserve">changes </w:delText>
        </w:r>
      </w:del>
      <w:ins w:id="31" w:author="Max Lindmark" w:date="2021-01-15T12:53:00Z">
        <w:r w:rsidR="00021059">
          <w:rPr>
            <w:rFonts w:eastAsiaTheme="minorEastAsia" w:cstheme="minorHAnsi"/>
          </w:rPr>
          <w:t>decline</w:t>
        </w:r>
      </w:ins>
      <w:ins w:id="32" w:author="Max Lindmark" w:date="2021-01-15T12:54:00Z">
        <w:r w:rsidR="00852EFA">
          <w:rPr>
            <w:rFonts w:eastAsiaTheme="minorEastAsia" w:cstheme="minorHAnsi"/>
          </w:rPr>
          <w:t>s</w:t>
        </w:r>
      </w:ins>
      <w:ins w:id="33" w:author="Max Lindmark" w:date="2021-01-15T12:53:00Z">
        <w:r w:rsidR="00021059">
          <w:rPr>
            <w:rFonts w:eastAsiaTheme="minorEastAsia" w:cstheme="minorHAnsi"/>
          </w:rPr>
          <w:t xml:space="preserve"> </w:t>
        </w:r>
      </w:ins>
      <w:del w:id="34" w:author="Max Lindmark" w:date="2021-01-15T12:53:00Z">
        <w:r w:rsidDel="00BB70B4">
          <w:rPr>
            <w:rFonts w:eastAsiaTheme="minorEastAsia" w:cstheme="minorHAnsi"/>
          </w:rPr>
          <w:delText xml:space="preserve">in </w:delText>
        </w:r>
      </w:del>
      <w:del w:id="35" w:author="Max Lindmark" w:date="2021-01-15T12:54:00Z">
        <w:r w:rsidDel="00DE7308">
          <w:rPr>
            <w:rFonts w:eastAsiaTheme="minorEastAsia" w:cstheme="minorHAnsi"/>
          </w:rPr>
          <w:delText xml:space="preserve">the </w:delText>
        </w:r>
      </w:del>
      <w:r>
        <w:rPr>
          <w:rFonts w:eastAsiaTheme="minorEastAsia" w:cstheme="minorHAnsi"/>
        </w:rPr>
        <w:t>asymptot</w:t>
      </w:r>
      <w:r w:rsidR="00E56DA6">
        <w:rPr>
          <w:rFonts w:eastAsiaTheme="minorEastAsia" w:cstheme="minorHAnsi"/>
        </w:rPr>
        <w:t>ic size</w:t>
      </w:r>
      <w:ins w:id="36" w:author="Max Lindmark" w:date="2021-01-15T12:54:00Z">
        <w:r w:rsidR="00852EFA">
          <w:rPr>
            <w:rFonts w:eastAsiaTheme="minorEastAsia" w:cstheme="minorHAnsi"/>
          </w:rPr>
          <w:t>s</w:t>
        </w:r>
      </w:ins>
      <w:del w:id="37" w:author="Anna Gårdmark" w:date="2021-01-12T10:40:00Z">
        <w:r w:rsidDel="00E56DA6">
          <w:rPr>
            <w:rFonts w:eastAsiaTheme="minorEastAsia" w:cstheme="minorHAnsi"/>
          </w:rPr>
          <w:delText>e</w:delText>
        </w:r>
      </w:del>
      <w:r w:rsidRPr="00B37A74">
        <w:rPr>
          <w:rFonts w:eastAsiaTheme="minorEastAsia" w:cstheme="minorHAnsi"/>
        </w:rPr>
        <w:t>.</w:t>
      </w:r>
    </w:p>
    <w:p w14:paraId="5EDA787C" w14:textId="7F811429" w:rsidR="00FF0C73" w:rsidRPr="00B37A74" w:rsidRDefault="00FF0C73" w:rsidP="00FF0C73">
      <w:pPr>
        <w:spacing w:line="480" w:lineRule="auto"/>
        <w:ind w:firstLine="284"/>
        <w:contextualSpacing/>
        <w:jc w:val="both"/>
        <w:rPr>
          <w:rFonts w:eastAsiaTheme="minorEastAsia" w:cstheme="minorHAnsi"/>
        </w:rPr>
      </w:pPr>
      <w:r>
        <w:rPr>
          <w:rFonts w:eastAsiaTheme="minorEastAsia" w:cstheme="minorHAnsi"/>
        </w:rPr>
        <w:t>Declines in optimum growth temperatures over ontogeny as a mechanism for TSR-like growth dynamics do not rely on the assumption that the ratio of the coefficients for energy gains and losses decline</w:t>
      </w:r>
      <w:r w:rsidR="00E56DA6">
        <w:rPr>
          <w:rFonts w:eastAsiaTheme="minorEastAsia" w:cstheme="minorHAnsi"/>
        </w:rPr>
        <w:t>s</w:t>
      </w:r>
      <w:r>
        <w:rPr>
          <w:rFonts w:eastAsiaTheme="minorEastAsia" w:cstheme="minorHAnsi"/>
        </w:rPr>
        <w:t xml:space="preserve"> with temperature. In fact, w</w:t>
      </w:r>
      <w:r w:rsidRPr="00B37A74">
        <w:rPr>
          <w:rFonts w:eastAsiaTheme="minorEastAsia" w:cstheme="minorHAnsi"/>
        </w:rPr>
        <w:t xml:space="preserve">e find that when using </w:t>
      </w:r>
      <w:r w:rsidR="00E56DA6">
        <w:rPr>
          <w:rFonts w:eastAsiaTheme="minorEastAsia" w:cstheme="minorHAnsi"/>
        </w:rPr>
        <w:t xml:space="preserve">data from </w:t>
      </w:r>
      <w:r w:rsidRPr="00B37A74">
        <w:rPr>
          <w:rFonts w:eastAsiaTheme="minorEastAsia" w:cstheme="minorHAnsi"/>
        </w:rPr>
        <w:t>sub-peak temperatures</w:t>
      </w:r>
      <w:r w:rsidR="00E56DA6">
        <w:rPr>
          <w:rFonts w:eastAsiaTheme="minorEastAsia" w:cstheme="minorHAnsi"/>
        </w:rPr>
        <w:t xml:space="preserve"> only</w:t>
      </w:r>
      <w:r w:rsidRPr="00B37A74">
        <w:rPr>
          <w:rFonts w:eastAsiaTheme="minorEastAsia" w:cstheme="minorHAnsi"/>
        </w:rPr>
        <w:t>, the average intraspecific predictions about the activation energy of metabolism and consumption do not differ substantially</w:t>
      </w:r>
      <w:r>
        <w:rPr>
          <w:rFonts w:eastAsiaTheme="minorEastAsia" w:cstheme="minorHAnsi"/>
        </w:rPr>
        <w:t>, which implies</w:t>
      </w:r>
      <w:r w:rsidRPr="00B37A74">
        <w:rPr>
          <w:rFonts w:eastAsiaTheme="minorEastAsia" w:cstheme="minorHAnsi"/>
        </w:rPr>
        <w:t xml:space="preserve"> there is no clear loss or gain of energetic efficiency with warming within species (all else equal). </w:t>
      </w:r>
      <w:r w:rsidRPr="00695900">
        <w:rPr>
          <w:rFonts w:eastAsiaTheme="minorEastAsia" w:cstheme="minorHAnsi"/>
        </w:rPr>
        <w:t>This is in contrast to other studies, e.g.</w:t>
      </w:r>
      <w:r w:rsidRPr="0001320D">
        <w:rPr>
          <w:rFonts w:eastAsiaTheme="minorEastAsia" w:cstheme="minorHAnsi"/>
        </w:rPr>
        <w:t xml:space="preserve"> </w:t>
      </w:r>
      <w:r w:rsidRPr="00B37A74">
        <w:t xml:space="preserve">Lemoine &amp; Burkepile </w:t>
      </w:r>
      <w:r w:rsidRPr="00B37A74">
        <w:fldChar w:fldCharType="begin"/>
      </w:r>
      <w:r w:rsidRPr="00B37A74">
        <w:instrText xml:space="preserve"> ADDIN ZOTERO_ITEM CSL_CITATION {"citationID":"aid93qki8c","properties":{"formattedCitation":"(2012)","plainCitation":"(2012)","noteIndex":0},"citationItems":[{"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E."}],"issued":{"date-parts":[["2012",11]]}},"suppress-author":true}],"schema":"https://github.com/citation-style-language/schema/raw/master/csl-citation.json"} </w:instrText>
      </w:r>
      <w:r w:rsidRPr="00B37A74">
        <w:fldChar w:fldCharType="separate"/>
      </w:r>
      <w:r w:rsidRPr="00B37A74">
        <w:t>(2012)</w:t>
      </w:r>
      <w:r w:rsidRPr="00B37A74">
        <w:fldChar w:fldCharType="end"/>
      </w:r>
      <w:r w:rsidRPr="00B37A74">
        <w:t xml:space="preserve"> and Rall </w:t>
      </w:r>
      <w:r w:rsidRPr="00B37A74">
        <w:rPr>
          <w:i/>
          <w:iCs/>
        </w:rPr>
        <w:t xml:space="preserve">et al. </w:t>
      </w:r>
      <w:r w:rsidRPr="00B37A74">
        <w:rPr>
          <w:i/>
          <w:iCs/>
        </w:rPr>
        <w:fldChar w:fldCharType="begin"/>
      </w:r>
      <w:r>
        <w:rPr>
          <w:i/>
          <w:iCs/>
        </w:rPr>
        <w:instrText xml:space="preserve"> ADDIN ZOTERO_ITEM CSL_CITATION {"citationID":"a2nh17rds7n","properties":{"formattedCitation":"(2010a)","plainCitation":"(2010a)","noteIndex":0},"citationItems":[{"id":924,"uris":["http://zotero.org/users/6116610/items/9A77BATG"],"uri":["http://zotero.org/users/6116610/items/9A77BATG"],"itemData":{"id":924,"type":"article-journal","abstract":"Warming could strongly stabilize or destabilize populations and food webs by changing the interaction strengths between predators and their prey. Predicting the consequences of warming requires understanding how temperature affects ingestion (energy gain) and metabolism (energy loss). Here, we studied the temperature dependence of metabolism and ingestion in laboratory experiments with terrestrial arthropods (beetles and spiders). From this data, we calculated ingestion efficiencies (ingestion/metabolism) and per capita interaction strengths in the short and long term. Additionally, we investigated if and how body mass changes these temperature dependencies. For both predator groups, warming increased metabolic rates substantially, whereas temperature effects on ingestion rates were weak. Accordingly, the ingestion efficiency (the ratio of ingestion to metabolism) decreased in all treatments. This result has two possible consequences: on the one hand, it suggests that warming of natural ecosystems could increase intrinsic population stability, meaning less fluctuations in population density; on the other hand, decreasing ingestion efficiencies may also lead to higher extinction risks because of starvation. Additionally, predicted long-term per capita interaction strengths decreased with warming, which suggests an increase in perturbation stability of populations, i.e., a higher probability of returning to the same equilibrium density after a small perturbation. Together, these results suggest that warming has complex and potentially profound effects on predator–prey interactions and food-web stability.","container-title":"Global Change Biology","DOI":"10.1111/j.1365-2486.2009.02124.x","ISSN":"1365-2486","issue":"8","language":"en","page":"2145-2157","source":"Wiley Online Library","title":"Temperature, predator–prey interaction strength and population stability","volume":"16","author":[{"family":"Rall","given":"Björn C."},{"family":"Vucic‐Pestic","given":"Olivera"},{"family":"Ehnes","given":"Roswitha B."},{"family":"Emmerson","given":"Mark"},{"family":"Brose","given":"Ulrich"}],"issued":{"date-parts":[["2010"]]}},"suppress-author":true}],"schema":"https://github.com/citation-style-language/schema/raw/master/csl-citation.json"} </w:instrText>
      </w:r>
      <w:r w:rsidRPr="00B37A74">
        <w:rPr>
          <w:i/>
          <w:iCs/>
        </w:rPr>
        <w:fldChar w:fldCharType="separate"/>
      </w:r>
      <w:r>
        <w:t>(2010a)</w:t>
      </w:r>
      <w:r w:rsidRPr="00B37A74">
        <w:rPr>
          <w:i/>
          <w:iCs/>
        </w:rPr>
        <w:fldChar w:fldCharType="end"/>
      </w:r>
      <w:r w:rsidRPr="00B37A74">
        <w:rPr>
          <w:i/>
          <w:iCs/>
        </w:rPr>
        <w:t xml:space="preserve">. </w:t>
      </w:r>
      <w:r w:rsidRPr="00B37A74">
        <w:rPr>
          <w:rFonts w:eastAsiaTheme="minorEastAsia" w:cstheme="minorHAnsi"/>
        </w:rPr>
        <w:t xml:space="preserve">However, it is in line with the finding that growth rates increase with temperature </w:t>
      </w:r>
      <w:r w:rsidRPr="00B37A74">
        <w:rPr>
          <w:rFonts w:eastAsiaTheme="minorEastAsia" w:cstheme="minorHAnsi"/>
        </w:rPr>
        <w:fldChar w:fldCharType="begin"/>
      </w:r>
      <w:r>
        <w:rPr>
          <w:rFonts w:eastAsiaTheme="minorEastAsia" w:cstheme="minorHAnsi"/>
        </w:rPr>
        <w:instrText xml:space="preserve"> ADDIN ZOTERO_ITEM CSL_CITATION {"citationID":"iATo7vTO","properties":{"formattedCitation":"(e.g. Angilletta &amp; Dunham 2003)","plainCitation":"(e.g. Angilletta &amp; Dunham 2003)","noteIndex":0},"citationItems":[{"id":9,"uris":["http://zotero.org/users/6116610/items/ESHK6M5C"],"uri":["http://zotero.org/users/6116610/items/ESHK6M5C"],"itemData":{"id":9,"type":"article-journal","container-title":"The American Naturalist","page":"332-342","title":"The temperature-size rule in ectotherms: simple evolutionary explanations may not be general","volume":"162","author":[{"family":"Angilletta","given":"M J"},{"family":"Dunham","given":"A E"}],"issued":{"date-parts":[["2003"]]}},"prefix":"e.g. "}],"schema":"https://github.com/citation-style-language/schema/raw/master/csl-citation.json"} </w:instrText>
      </w:r>
      <w:r w:rsidRPr="00B37A74">
        <w:rPr>
          <w:rFonts w:eastAsiaTheme="minorEastAsia" w:cstheme="minorHAnsi"/>
        </w:rPr>
        <w:fldChar w:fldCharType="separate"/>
      </w:r>
      <w:r>
        <w:t>(e.g. Angilletta &amp; Dunham 2003)</w:t>
      </w:r>
      <w:r w:rsidRPr="00B37A74">
        <w:rPr>
          <w:rFonts w:eastAsiaTheme="minorEastAsia" w:cstheme="minorHAnsi"/>
        </w:rPr>
        <w:fldChar w:fldCharType="end"/>
      </w:r>
      <w:r w:rsidRPr="00B37A74">
        <w:rPr>
          <w:rFonts w:eastAsiaTheme="minorEastAsia" w:cstheme="minorHAnsi"/>
        </w:rPr>
        <w:t xml:space="preserve">, which is difficult to reconcile from a </w:t>
      </w:r>
      <w:r w:rsidRPr="00B37A74">
        <w:rPr>
          <w:rFonts w:eastAsiaTheme="minorEastAsia" w:cstheme="minorHAnsi"/>
        </w:rPr>
        <w:lastRenderedPageBreak/>
        <w:t>bioenergetics perspective if warming always reduced net energy gain.</w:t>
      </w:r>
      <w:r>
        <w:rPr>
          <w:rFonts w:eastAsiaTheme="minorEastAsia" w:cstheme="minorHAnsi"/>
        </w:rPr>
        <w:t xml:space="preserve"> </w:t>
      </w:r>
      <w:r w:rsidRPr="00B37A74">
        <w:rPr>
          <w:rFonts w:eastAsiaTheme="minorEastAsia" w:cstheme="minorHAnsi"/>
        </w:rPr>
        <w:t>Our analysis instead suggests that the mismatch</w:t>
      </w:r>
      <w:r w:rsidR="00E56DA6">
        <w:rPr>
          <w:rFonts w:eastAsiaTheme="minorEastAsia" w:cstheme="minorHAnsi"/>
        </w:rPr>
        <w:t xml:space="preserve"> between gains and losses</w:t>
      </w:r>
      <w:r w:rsidRPr="00B37A74">
        <w:rPr>
          <w:rFonts w:eastAsiaTheme="minorEastAsia" w:cstheme="minorHAnsi"/>
        </w:rPr>
        <w:t xml:space="preserve"> occurs when accounting for unimodal consumption rates over temperature. The match, or mismatch, between the temperature dependence of feeding vs. metabolic rates is a central question in ecology that extends from experiments to meta-analyses to food web </w:t>
      </w:r>
      <w:r w:rsidRPr="00E071F1">
        <w:rPr>
          <w:rFonts w:eastAsiaTheme="minorEastAsia" w:cstheme="minorHAnsi"/>
          <w:lang w:val="en-GB"/>
        </w:rPr>
        <w:t xml:space="preserve">models </w:t>
      </w:r>
      <w:r w:rsidRPr="00695900">
        <w:rPr>
          <w:rFonts w:eastAsiaTheme="minorEastAsia" w:cstheme="minorHAnsi"/>
        </w:rPr>
        <w:fldChar w:fldCharType="begin"/>
      </w:r>
      <w:r w:rsidR="00AA5F7C">
        <w:rPr>
          <w:rFonts w:eastAsiaTheme="minorEastAsia" w:cstheme="minorHAnsi"/>
        </w:rPr>
        <w:instrText xml:space="preserve"> ADDIN ZOTERO_ITEM CSL_CITATION {"citationID":"a2669maqb5q","properties":{"formattedCitation":"(Vasseur &amp; McCann 2005; Rall {\\i{}et al.} 2010b; Lemoine &amp; Burkepile 2012; Fussmann {\\i{}et al.} 2014; Lindmark {\\i{}et al.} 2019)","plainCitation":"(Vasseur &amp; McCann 2005; Rall et al. 2010b; Lemoine &amp; Burkepile 2012; Fussmann et al. 2014; Lindmark et al. 2019)","noteIndex":0},"citationItems":[{"id":74,"uris":["http://zotero.org/users/6116610/items/3SH8GYG3"],"uri":["http://zotero.org/users/6116610/items/3SH8GYG3"],"itemData":{"id":74,"type":"article-journal","container-title":"The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S"}],"issued":{"date-parts":[["2005"]]}}},{"id":"DzJXmSQ3/ITrTQO6S","uris":["http://zotero.org/users/6116610/items/2BTE2RDI"],"uri":["http://zotero.org/users/6116610/items/2BTE2RDI"],"itemData":{"id":"tcAX0HwS/YOgYTW6G","type":"article-journal","container-title":"Global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939,"uris":["http://zotero.org/users/6116610/items/48V4NAV7"],"uri":["http://zotero.org/users/6116610/items/48V4NAV7"],"itemData":{"id":939,"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E."}],"issued":{"date-parts":[["2012",11]]}}},{"id":311,"uris":["http://zotero.org/users/6116610/items/DC4G5EBW"],"uri":["http://zotero.org/users/6116610/items/DC4G5EBW"],"itemData":{"id":311,"type":"article-journal","abstract":"That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C"}],"issued":{"date-parts":[["2014"]]}}},{"id":892,"uris":["http://zotero.org/users/6116610/items/XXEB2VV6"],"uri":["http://zotero.org/users/6116610/items/XXEB2VV6"],"itemData":{"id":892,"type":"article-journal","abstract":"Predicting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instrText>
      </w:r>
      <w:r w:rsidR="00AA5F7C">
        <w:rPr>
          <w:rFonts w:eastAsiaTheme="minorEastAsia" w:cstheme="minorHAnsi" w:hint="eastAsia"/>
        </w:rPr>
        <w:instrText>warming on food web stability largely depend on species interactions.","container-title":"Ecology Letters","DOI":"10.1111/ele.13235","ISSN":"1461-023X, 1461-0248","issue":"5","language":"en","page":"778-786","source":"DOI.org (Crossref)","title":"Size</w:instrText>
      </w:r>
      <w:r w:rsidR="00AA5F7C">
        <w:rPr>
          <w:rFonts w:eastAsiaTheme="minorEastAsia" w:cstheme="minorHAnsi" w:hint="eastAsia"/>
        </w:rPr>
        <w:instrText>‐</w:instrText>
      </w:r>
      <w:r w:rsidR="00AA5F7C">
        <w:rPr>
          <w:rFonts w:eastAsiaTheme="minorEastAsia" w:cstheme="minorHAnsi" w:hint="eastAsia"/>
        </w:rPr>
        <w:instrText>bas</w:instrText>
      </w:r>
      <w:r w:rsidR="00AA5F7C">
        <w:rPr>
          <w:rFonts w:eastAsiaTheme="minorEastAsia" w:cstheme="minorHAnsi"/>
        </w:rPr>
        <w:instrText xml:space="preserve">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Pr="00695900">
        <w:rPr>
          <w:rFonts w:eastAsiaTheme="minorEastAsia" w:cstheme="minorHAnsi"/>
        </w:rPr>
        <w:fldChar w:fldCharType="separate"/>
      </w:r>
      <w:r w:rsidRPr="00136EBB">
        <w:rPr>
          <w:lang w:val="en-GB"/>
        </w:rPr>
        <w:t xml:space="preserve">(Vasseur &amp; McCann 2005; Rall </w:t>
      </w:r>
      <w:r w:rsidRPr="00136EBB">
        <w:rPr>
          <w:i/>
          <w:iCs/>
          <w:lang w:val="en-GB"/>
        </w:rPr>
        <w:t>et al.</w:t>
      </w:r>
      <w:r w:rsidRPr="00136EBB">
        <w:rPr>
          <w:lang w:val="en-GB"/>
        </w:rPr>
        <w:t xml:space="preserve"> 2010b; Lemoine &amp; Burkepile 2012; Fussmann </w:t>
      </w:r>
      <w:r w:rsidRPr="00136EBB">
        <w:rPr>
          <w:i/>
          <w:iCs/>
          <w:lang w:val="en-GB"/>
        </w:rPr>
        <w:t>et al.</w:t>
      </w:r>
      <w:r w:rsidRPr="00136EBB">
        <w:rPr>
          <w:lang w:val="en-GB"/>
        </w:rPr>
        <w:t xml:space="preserve"> 2014; Lindmark </w:t>
      </w:r>
      <w:r w:rsidRPr="00136EBB">
        <w:rPr>
          <w:i/>
          <w:iCs/>
          <w:lang w:val="en-GB"/>
        </w:rPr>
        <w:t>et al.</w:t>
      </w:r>
      <w:r w:rsidRPr="00136EBB">
        <w:rPr>
          <w:lang w:val="en-GB"/>
        </w:rPr>
        <w:t xml:space="preserve"> 2019)</w:t>
      </w:r>
      <w:r w:rsidRPr="00695900">
        <w:rPr>
          <w:rFonts w:eastAsiaTheme="minorEastAsia" w:cstheme="minorHAnsi"/>
        </w:rPr>
        <w:fldChar w:fldCharType="end"/>
      </w:r>
      <w:r w:rsidRPr="00B37A74">
        <w:rPr>
          <w:rFonts w:eastAsiaTheme="minorEastAsia" w:cstheme="minorHAnsi"/>
        </w:rPr>
        <w:t>.</w:t>
      </w:r>
      <w:r>
        <w:rPr>
          <w:rFonts w:eastAsiaTheme="minorEastAsia" w:cstheme="minorHAnsi"/>
        </w:rPr>
        <w:t xml:space="preserve"> Our study highlights the importance of accounting for non-linear thermal responses for two main reasons. First, the thermal response of net </w:t>
      </w:r>
      <w:r w:rsidR="00E56DA6">
        <w:rPr>
          <w:rFonts w:eastAsiaTheme="minorEastAsia" w:cstheme="minorHAnsi"/>
        </w:rPr>
        <w:t xml:space="preserve">energy </w:t>
      </w:r>
      <w:r>
        <w:rPr>
          <w:rFonts w:eastAsiaTheme="minorEastAsia" w:cstheme="minorHAnsi"/>
        </w:rPr>
        <w:t>gain reaches a peak at temperatures below the peak for consumption. Secondly, as initial warming commonly leads to increased growth rates, the effect of warming on growth rates should depend on temperature rather than growth being assumed to be monotonically related to temperature.</w:t>
      </w:r>
    </w:p>
    <w:p w14:paraId="7E4D15DE" w14:textId="75A2E096" w:rsidR="00FF0C73" w:rsidRDefault="00CC4F69" w:rsidP="00FF0C73">
      <w:pPr>
        <w:spacing w:line="480" w:lineRule="auto"/>
        <w:ind w:firstLine="284"/>
        <w:contextualSpacing/>
        <w:jc w:val="both"/>
        <w:rPr>
          <w:rFonts w:eastAsiaTheme="minorEastAsia" w:cstheme="minorHAnsi"/>
        </w:rPr>
      </w:pPr>
      <w:r>
        <w:rPr>
          <w:rFonts w:eastAsiaTheme="minorEastAsia" w:cstheme="minorHAnsi"/>
        </w:rPr>
        <w:t>L</w:t>
      </w:r>
      <w:r w:rsidR="00FF0C73">
        <w:rPr>
          <w:rFonts w:eastAsiaTheme="minorEastAsia" w:cstheme="minorHAnsi"/>
        </w:rPr>
        <w:t>ife-stage dependent optimum growth temperatures ha</w:t>
      </w:r>
      <w:r>
        <w:rPr>
          <w:rFonts w:eastAsiaTheme="minorEastAsia" w:cstheme="minorHAnsi"/>
        </w:rPr>
        <w:t>ve</w:t>
      </w:r>
      <w:r w:rsidR="00FF0C73">
        <w:rPr>
          <w:rFonts w:eastAsiaTheme="minorEastAsia" w:cstheme="minorHAnsi"/>
        </w:rPr>
        <w:t xml:space="preserve"> previously been suggested as a component of the TSR </w:t>
      </w:r>
      <w:r w:rsidR="00FF0C73">
        <w:rPr>
          <w:rFonts w:eastAsiaTheme="minorEastAsia" w:cstheme="minorHAnsi"/>
        </w:rPr>
        <w:fldChar w:fldCharType="begin"/>
      </w:r>
      <w:r w:rsidR="00FF0C73">
        <w:rPr>
          <w:rFonts w:eastAsiaTheme="minorEastAsia" w:cstheme="minorHAnsi"/>
        </w:rPr>
        <w:instrText xml:space="preserve"> ADDIN ZOTERO_ITEM CSL_CITATION {"citationID":"mHG6NtVF","properties":{"formattedCitation":"(Ohlberger 2013)","plainCitation":"(Ohlberger 2013)","noteIndex":0},"citationItems":[{"id":807,"uris":["http://zotero.org/users/6116610/items/Z98IGZ3S"],"uri":["http://zotero.org/users/6116610/items/Z98IGZ3S"],"itemData":{"id":807,"type":"article-journal","abstract":"Accumulating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FF0C73">
        <w:rPr>
          <w:rFonts w:eastAsiaTheme="minorEastAsia" w:cstheme="minorHAnsi"/>
        </w:rPr>
        <w:fldChar w:fldCharType="separate"/>
      </w:r>
      <w:r w:rsidR="00FF0C73">
        <w:rPr>
          <w:rFonts w:eastAsiaTheme="minorEastAsia" w:cstheme="minorHAnsi"/>
          <w:noProof/>
        </w:rPr>
        <w:t>(Ohlberger 2013)</w:t>
      </w:r>
      <w:r w:rsidR="00FF0C73">
        <w:rPr>
          <w:rFonts w:eastAsiaTheme="minorEastAsia" w:cstheme="minorHAnsi"/>
        </w:rPr>
        <w:fldChar w:fldCharType="end"/>
      </w:r>
      <w:r w:rsidR="00FF0C73">
        <w:rPr>
          <w:rFonts w:eastAsiaTheme="minorEastAsia" w:cstheme="minorHAnsi"/>
        </w:rPr>
        <w:t xml:space="preserve">. </w:t>
      </w:r>
      <w:r w:rsidR="00E56DA6">
        <w:rPr>
          <w:rFonts w:eastAsiaTheme="minorEastAsia" w:cstheme="minorHAnsi"/>
        </w:rPr>
        <w:t>Al</w:t>
      </w:r>
      <w:r w:rsidR="00FF0C73">
        <w:rPr>
          <w:rFonts w:eastAsiaTheme="minorEastAsia" w:cstheme="minorHAnsi"/>
        </w:rPr>
        <w:t>t</w:t>
      </w:r>
      <w:r w:rsidR="00FF0C73" w:rsidRPr="00B37A74">
        <w:rPr>
          <w:rFonts w:eastAsiaTheme="minorEastAsia" w:cstheme="minorHAnsi"/>
        </w:rPr>
        <w:t xml:space="preserve">hough previous studies have found declines in optimum growth temperatures with body size in some species of fishes and other aquatic ectotherms </w:t>
      </w:r>
      <w:r w:rsidR="00FF0C73" w:rsidRPr="0001320D">
        <w:rPr>
          <w:rFonts w:eastAsiaTheme="minorEastAsia" w:cstheme="minorHAnsi"/>
        </w:rPr>
        <w:fldChar w:fldCharType="begin"/>
      </w:r>
      <w:r w:rsidR="00AA5F7C">
        <w:rPr>
          <w:rFonts w:eastAsiaTheme="minorEastAsia" w:cstheme="minorHAnsi"/>
        </w:rPr>
        <w:instrText xml:space="preserve"> ADDIN ZOTERO_ITEM CSL_CITATION {"citationID":"a1q24k170h8","properties":{"formattedCitation":"(Wyban {\\i{}et al.} 1995; Panov &amp; McQueen 1998; Steinarsson &amp; Imsland 2003; Bj\\uc0\\u246{}rnsson {\\i{}et al.} 2007; Handeland {\\i{}et al.} 2008)","plainCitation":"(Wyban et al. 1995; Panov &amp; McQueen 1998; Steinarsson &amp; Imsland 2003; Björnsson et al. 2007; Handeland et al. 2008)","noteIndex":0},"citationItems":[{"id":824,"uris":["http://zotero.org/users/6116610/items/JGEQE4JV"],"uri":["http://zotero.org/users/6116610/items/JGEQE4JV"],"itemData":{"id":824,"type":"article-journal","abstract":"Effects of temperature on growth, feeding rate and feed conversion ratio (FCR) of juvenile Pacific white shrimp, Penaeus vannamei (Boone), were quantified in a series of four experiments. In each of experiments 1 to 3, a single size class of shrimp was reared at three constant temperatures (23, 27, 30 °C) and at an ambient temperature control (mean 26.2 °C). In the three experiments, mean shrimp stocking sizes were 3.9, 10.8 and 16.0 g, respectively. Shrimp growth and feeding rate increased directly with temperature in each experiment, but the increases varied among the three size classes so that thermal effects on growth and feeding were size-specific. FCR of small shrimp was not different among the three test temperatures while FCR of medium-and large-sized shrimp varied with temperature. Differences in growth response among size classes was the basis for a fourth experiment, in which two size classes were grown at three temperatures. Growth and feeding rate were again directly related to temperature and varied inversely with size. FCR was primarily related to size; larger shrimp grew less efficiently. Large temperature coefficients, particularly between 23 and 27 °C, demonstrate that P. vannamei growth is extremely sensitive to small changes in temperature. These data also indicate that temperature optima (temperature of fastest growth) is size-specific and decreases as shrimp size increases. For small shrimp (&lt; 5 g), temperature optima may be greater than 30 °C while for large shrimp, the temperature optimum is about 27 °C. These findings appear consistent with the distribution of P. vannamei during its natural life history. For P. vannamei farmers, these data indicate that for all sizes reduced growth and feeding can be expected when pond temperature is below 23 °C and for large shrimp when pond temperature is 30 °C or greater.","container-title":"Aquaculture","DOI":"10.1016/0044-8486(95)00032-1","ISSN":"0044-8486","issue":"1","journalAbbreviation":"Aquaculture","page":"267-279","source":"ScienceDirect","title":"Temperature effects on growth, feeding rate and feed conversion of the Pacific white shrimp (Penaeus vannamei)","volume":"138","author":[{"family":"Wyban","given":"James"},{"family":"Walsh","given":"William A."},{"family":"Godin","given":"David M."}],"issued":{"date-parts":[["1995",12,15]]}}},{"id":938,"uris":["http://zotero.org/users/6116610/items/3WTWSRFH"],"uri":["http://zotero.org/users/6116610/items/3WTWSRFH"],"itemData":{"id":938,"type":"article-journal","abstract":"Individual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J"}],"issued":{"date-parts":[["1998"]]}}},{"id":823,"uris":["http://zotero.org/users/6116610/items/74AXUIXN"],"uri":["http://zotero.org/users/6116610/items/74AXUIXN"],"itemData":{"id":823,"type":"article-journal","abstract":"Six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K"}],"issued":{"date-parts":[["2003",6]]}}},{"id":"DzJXmSQ3/IYA3cj38","uris":["http://zotero.org/users/6116610/items/HFRXIBLW"],"uri":["http://zotero.org/users/6116610/items/HFRXIBLW"],"itemData":{"id":830,"type":"article-journal","abstract":"Results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951,"uris":["http://zotero.org/users/6116610/items/8IYEADKE"],"uri":["http://zotero.org/users/6116610/items/8IYEADKE"],"itemData":{"id":951,"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FF0C73" w:rsidRPr="0001320D">
        <w:rPr>
          <w:rFonts w:eastAsiaTheme="minorEastAsia" w:cstheme="minorHAnsi"/>
        </w:rPr>
        <w:fldChar w:fldCharType="separate"/>
      </w:r>
      <w:r w:rsidR="00FF0C73" w:rsidRPr="00B37A74">
        <w:t xml:space="preserve">(Wyban </w:t>
      </w:r>
      <w:r w:rsidR="00FF0C73" w:rsidRPr="00B37A74">
        <w:rPr>
          <w:i/>
          <w:iCs/>
        </w:rPr>
        <w:t>et al.</w:t>
      </w:r>
      <w:r w:rsidR="00FF0C73" w:rsidRPr="00B37A74">
        <w:t xml:space="preserve"> 1995; Panov &amp; McQueen 1998; Steinarsson &amp; Imsland 2003; Björnsson </w:t>
      </w:r>
      <w:r w:rsidR="00FF0C73" w:rsidRPr="00B37A74">
        <w:rPr>
          <w:i/>
          <w:iCs/>
        </w:rPr>
        <w:t>et al.</w:t>
      </w:r>
      <w:r w:rsidR="00FF0C73" w:rsidRPr="00B37A74">
        <w:t xml:space="preserve"> 2007; Handeland </w:t>
      </w:r>
      <w:r w:rsidR="00FF0C73" w:rsidRPr="00B37A74">
        <w:rPr>
          <w:i/>
          <w:iCs/>
        </w:rPr>
        <w:t>et al.</w:t>
      </w:r>
      <w:r w:rsidR="00FF0C73" w:rsidRPr="00B37A74">
        <w:t xml:space="preserve"> 2008)</w:t>
      </w:r>
      <w:r w:rsidR="00FF0C73" w:rsidRPr="0001320D">
        <w:rPr>
          <w:rFonts w:eastAsiaTheme="minorEastAsia" w:cstheme="minorHAnsi"/>
        </w:rPr>
        <w:fldChar w:fldCharType="end"/>
      </w:r>
      <w:r w:rsidR="00FF0C73" w:rsidRPr="00B37A74">
        <w:rPr>
          <w:rFonts w:eastAsiaTheme="minorEastAsia" w:cstheme="minorHAnsi"/>
        </w:rPr>
        <w:t xml:space="preserve">, others have not </w:t>
      </w:r>
      <w:r w:rsidR="00FF0C73" w:rsidRPr="0001320D">
        <w:rPr>
          <w:rFonts w:eastAsiaTheme="minorEastAsia" w:cstheme="minorHAnsi"/>
        </w:rPr>
        <w:fldChar w:fldCharType="begin"/>
      </w:r>
      <w:r w:rsidR="00FF0C73" w:rsidRPr="00B37A74">
        <w:rPr>
          <w:rFonts w:eastAsiaTheme="minorEastAsia" w:cstheme="minorHAnsi"/>
        </w:rPr>
        <w:instrText xml:space="preserve"> ADDIN ZOTERO_ITEM CSL_CITATION {"citationID":"a1naaj2b9nn","properties":{"formattedCitation":"(Brett {\\i{}et al.} 1969; Elliott &amp; Hurley 1995)","plainCitation":"(Brett et al. 1969; Elliott &amp; Hurley 1995)","noteIndex":0},"citationItems":[{"id":965,"uris":["http://zotero.org/users/6116610/items/YG8DMK3F"],"uri":["http://zotero.org/users/6116610/items/YG8DMK3F"],"itemData":{"id":965,"type":"article-journal","abstract":"The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T."}],"issued":{"date-parts":[["1969",9,1]]}}},{"id":828,"uris":["http://zotero.org/users/6116610/items/R5JLMCFQ"],"uri":["http://zotero.org/users/6116610/items/R5JLMCFQ"],"itemData":{"id":828,"type":"article-journal","container-title":"Functional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FF0C73" w:rsidRPr="0001320D">
        <w:rPr>
          <w:rFonts w:eastAsiaTheme="minorEastAsia" w:cstheme="minorHAnsi"/>
        </w:rPr>
        <w:fldChar w:fldCharType="separate"/>
      </w:r>
      <w:r w:rsidR="00FF0C73" w:rsidRPr="00B37A74">
        <w:t xml:space="preserve">(Brett </w:t>
      </w:r>
      <w:r w:rsidR="00FF0C73" w:rsidRPr="00B37A74">
        <w:rPr>
          <w:i/>
          <w:iCs/>
        </w:rPr>
        <w:t>et al.</w:t>
      </w:r>
      <w:r w:rsidR="00FF0C73" w:rsidRPr="00B37A74">
        <w:t xml:space="preserve"> 1969; Elliott &amp; Hurley 1995)</w:t>
      </w:r>
      <w:r w:rsidR="00FF0C73" w:rsidRPr="0001320D">
        <w:rPr>
          <w:rFonts w:eastAsiaTheme="minorEastAsia" w:cstheme="minorHAnsi"/>
        </w:rPr>
        <w:fldChar w:fldCharType="end"/>
      </w:r>
      <w:r w:rsidR="00FF0C73" w:rsidRPr="00B37A74">
        <w:rPr>
          <w:rFonts w:eastAsiaTheme="minorEastAsia" w:cstheme="minorHAnsi"/>
        </w:rPr>
        <w:t>. Using systematically collated growth data from experiments with variation in both size and temperature treatments (13 species), we find that for an average fish, the optimum growth temperature declines as it grows in size. This is despite the small range of body sizes used in the experiments (only 10% of observations are larger than 50% of maturation size) (</w:t>
      </w:r>
      <w:r w:rsidR="00FF0C73" w:rsidRPr="00B37A74">
        <w:rPr>
          <w:rFonts w:eastAsiaTheme="minorEastAsia" w:cstheme="minorHAnsi"/>
          <w:i/>
          <w:iCs/>
        </w:rPr>
        <w:t>SI Appendix</w:t>
      </w:r>
      <w:r w:rsidR="00FF0C73">
        <w:rPr>
          <w:rFonts w:eastAsiaTheme="minorEastAsia" w:cstheme="minorHAnsi"/>
          <w:i/>
          <w:iCs/>
        </w:rPr>
        <w:t>,</w:t>
      </w:r>
      <w:r w:rsidR="00FF0C73" w:rsidRPr="00B37A74">
        <w:rPr>
          <w:rFonts w:eastAsiaTheme="minorEastAsia" w:cstheme="minorHAnsi"/>
        </w:rPr>
        <w:t xml:space="preserve"> Fig. S1). Individuals of such small relative size likely invest little energy in reproduction, which suggests </w:t>
      </w:r>
      <w:r w:rsidR="00FF0C73" w:rsidRPr="00B37A74">
        <w:t xml:space="preserve">that </w:t>
      </w:r>
      <w:r w:rsidR="00FF0C73" w:rsidRPr="00B37A74">
        <w:rPr>
          <w:rFonts w:eastAsiaTheme="minorEastAsia" w:cstheme="minorHAnsi"/>
        </w:rPr>
        <w:t xml:space="preserve">physiological constraints contribute to reduced growth performance of large </w:t>
      </w:r>
      <w:r w:rsidR="00FF0C73" w:rsidRPr="00B37A74">
        <w:rPr>
          <w:rFonts w:eastAsiaTheme="minorEastAsia" w:cstheme="minorHAnsi"/>
        </w:rPr>
        <w:lastRenderedPageBreak/>
        <w:t xml:space="preserve">compared to small fish, in addition to increasing investment into reproduction </w:t>
      </w:r>
      <w:r w:rsidR="00FF0C73" w:rsidRPr="00B37A74">
        <w:rPr>
          <w:rFonts w:eastAsiaTheme="minorEastAsia" w:cstheme="minorHAnsi"/>
        </w:rPr>
        <w:fldChar w:fldCharType="begin"/>
      </w:r>
      <w:r w:rsidR="00FF0C73" w:rsidRPr="00B37A74">
        <w:rPr>
          <w:rFonts w:eastAsiaTheme="minorEastAsia" w:cstheme="minorHAnsi"/>
        </w:rPr>
        <w:instrText xml:space="preserve"> ADDIN ZOTERO_ITEM CSL_CITATION {"citationID":"a2cbqejfjrq","properties":{"formattedCitation":"(Barneche {\\i{}et al.} 2018)","plainCitation":"(Barneche et al. 2018)","noteIndex":0},"citationItems":[{"id":57,"uris":["http://zotero.org/users/6116610/items/QUEUHACD"],"uri":["http://zotero.org/users/6116610/items/QUEUHACD"],"itemData":{"id":57,"type":"article-journal","container-title":"Science","DOI":"10.1126/science.aao6868","ISSN":"0036-8075, 1095-9203","issue":"6389","language":"en","page":"642-645","source":"Crossref","title":"Fish reproductive-energy output increases disproportionately with body size","volume":"360","author":[{"family":"Barneche","given":"Diego R."},{"family":"Robertson","given":"D. Ross"},{"family":"White","given":"Craig R."},{"family":"Marshall","given":"Dustin J."}],"issued":{"date-parts":[["2018",5,11]]}}}],"schema":"https://github.com/citation-style-language/schema/raw/master/csl-citation.json"} </w:instrText>
      </w:r>
      <w:r w:rsidR="00FF0C73" w:rsidRPr="00B37A74">
        <w:rPr>
          <w:rFonts w:eastAsiaTheme="minorEastAsia" w:cstheme="minorHAnsi"/>
        </w:rPr>
        <w:fldChar w:fldCharType="separate"/>
      </w:r>
      <w:r w:rsidR="00FF0C73" w:rsidRPr="00B37A74">
        <w:t xml:space="preserve">(Barneche </w:t>
      </w:r>
      <w:r w:rsidR="00FF0C73" w:rsidRPr="00B37A74">
        <w:rPr>
          <w:i/>
          <w:iCs/>
        </w:rPr>
        <w:t>et al.</w:t>
      </w:r>
      <w:r w:rsidR="00FF0C73" w:rsidRPr="00B37A74">
        <w:t xml:space="preserve"> 2018)</w:t>
      </w:r>
      <w:r w:rsidR="00FF0C73" w:rsidRPr="00B37A74">
        <w:rPr>
          <w:rFonts w:eastAsiaTheme="minorEastAsia" w:cstheme="minorHAnsi"/>
        </w:rPr>
        <w:fldChar w:fldCharType="end"/>
      </w:r>
      <w:r w:rsidR="00FF0C73" w:rsidRPr="00B37A74">
        <w:rPr>
          <w:rFonts w:eastAsiaTheme="minorEastAsia" w:cstheme="minorHAnsi"/>
        </w:rPr>
        <w:t>.</w:t>
      </w:r>
    </w:p>
    <w:p w14:paraId="6E4CEA45" w14:textId="36ED7E34"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Translating results from experimental data to natural systems is challenging because </w:t>
      </w:r>
      <w:r>
        <w:rPr>
          <w:rFonts w:eastAsiaTheme="minorEastAsia" w:cstheme="minorHAnsi"/>
        </w:rPr>
        <w:t xml:space="preserve">maximal feeding rates, </w:t>
      </w:r>
      <w:r w:rsidRPr="00B37A74">
        <w:rPr>
          <w:rFonts w:eastAsiaTheme="minorEastAsia" w:cstheme="minorHAnsi"/>
        </w:rPr>
        <w:t xml:space="preserve">unlimited food supply, lack of predation, and constant temperatures do not reflect natural conditions, yet affect growth rates </w:t>
      </w:r>
      <w:r w:rsidRPr="0001320D">
        <w:rPr>
          <w:rFonts w:eastAsiaTheme="minorEastAsia" w:cstheme="minorHAnsi"/>
        </w:rPr>
        <w:fldChar w:fldCharType="begin"/>
      </w:r>
      <w:r w:rsidRPr="00B37A74">
        <w:rPr>
          <w:rFonts w:eastAsiaTheme="minorEastAsia" w:cstheme="minorHAnsi"/>
        </w:rPr>
        <w:instrText xml:space="preserve"> ADDIN ZOTERO_ITEM CSL_CITATION {"citationID":"a2h2qtonseq","properties":{"formattedCitation":"(Brett {\\i{}et al.} 1969; Lorenzen 1996; Huey &amp; Kingsolver 2019)","plainCitation":"(Brett et al. 1969; Lorenzen 1996; Huey &amp; Kingsolver 2019)","noteIndex":0},"citationItems":[{"id":965,"uris":["http://zotero.org/users/6116610/items/YG8DMK3F"],"uri":["http://zotero.org/users/6116610/items/YG8DMK3F"],"itemData":{"id":965,"type":"article-journal","abstract":"The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T."}],"issued":{"date-parts":[["1969",9,1]]}}},{"id":64,"uris":["http://zotero.org/users/6116610/items/W2FXR8H8"],"uri":["http://zotero.org/users/6116610/items/W2FXR8H8"],"itemData":{"id":64,"type":"article-journal","container-title":"Journal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eastAsiaTheme="minorEastAsia" w:cstheme="minorHAnsi"/>
        </w:rPr>
        <w:fldChar w:fldCharType="separate"/>
      </w:r>
      <w:r w:rsidRPr="00B37A74">
        <w:t xml:space="preserve">(Brett </w:t>
      </w:r>
      <w:r w:rsidRPr="00B37A74">
        <w:rPr>
          <w:i/>
          <w:iCs/>
        </w:rPr>
        <w:t>et al.</w:t>
      </w:r>
      <w:r w:rsidRPr="00B37A74">
        <w:t xml:space="preserve"> 1969; Lorenzen 1996; Huey &amp; Kingsolver 2019)</w:t>
      </w:r>
      <w:r w:rsidRPr="0001320D">
        <w:rPr>
          <w:rFonts w:eastAsiaTheme="minorEastAsia" w:cstheme="minorHAnsi"/>
        </w:rPr>
        <w:fldChar w:fldCharType="end"/>
      </w:r>
      <w:r w:rsidRPr="00B37A74">
        <w:rPr>
          <w:rFonts w:eastAsiaTheme="minorEastAsia" w:cstheme="minorHAnsi"/>
        </w:rPr>
        <w:t>.</w:t>
      </w:r>
      <w:r>
        <w:rPr>
          <w:rFonts w:eastAsiaTheme="minorEastAsia" w:cstheme="minorHAnsi"/>
        </w:rPr>
        <w:t xml:space="preserve"> In addition, total metabolic costs in the wild also include additional costs for foraging and predator avoidance. </w:t>
      </w:r>
      <w:del w:id="38" w:author="Max Lindmark" w:date="2021-01-15T13:03:00Z">
        <w:r w:rsidDel="007D312B">
          <w:rPr>
            <w:rFonts w:eastAsiaTheme="minorEastAsia" w:cstheme="minorHAnsi"/>
          </w:rPr>
          <w:delText>However, i</w:delText>
        </w:r>
      </w:del>
      <w:ins w:id="39" w:author="Max Lindmark" w:date="2021-01-15T13:03:00Z">
        <w:r w:rsidR="007D312B">
          <w:rPr>
            <w:rFonts w:eastAsiaTheme="minorEastAsia" w:cstheme="minorHAnsi"/>
          </w:rPr>
          <w:t>I</w:t>
        </w:r>
      </w:ins>
      <w:r>
        <w:rPr>
          <w:rFonts w:eastAsiaTheme="minorEastAsia" w:cstheme="minorHAnsi"/>
        </w:rPr>
        <w:t>t is</w:t>
      </w:r>
      <w:ins w:id="40" w:author="Max Lindmark" w:date="2021-01-15T13:03:00Z">
        <w:r w:rsidR="00D90C7E">
          <w:rPr>
            <w:rFonts w:eastAsiaTheme="minorEastAsia" w:cstheme="minorHAnsi"/>
          </w:rPr>
          <w:t>, however</w:t>
        </w:r>
        <w:r w:rsidR="00777BFB">
          <w:rPr>
            <w:rFonts w:eastAsiaTheme="minorEastAsia" w:cstheme="minorHAnsi"/>
          </w:rPr>
          <w:t>,</w:t>
        </w:r>
        <w:r w:rsidR="00D90C7E">
          <w:rPr>
            <w:rFonts w:eastAsiaTheme="minorEastAsia" w:cstheme="minorHAnsi"/>
          </w:rPr>
          <w:t xml:space="preserve"> </w:t>
        </w:r>
      </w:ins>
      <w:r>
        <w:rPr>
          <w:rFonts w:eastAsiaTheme="minorEastAsia" w:cstheme="minorHAnsi"/>
        </w:rPr>
        <w:t xml:space="preserve">typically found and assumed that standard metabolic rate and natural feeding levels </w:t>
      </w:r>
      <w:r w:rsidR="000244B9">
        <w:rPr>
          <w:rFonts w:eastAsiaTheme="minorEastAsia" w:cstheme="minorHAnsi"/>
        </w:rPr>
        <w:t>are proportional</w:t>
      </w:r>
      <w:r>
        <w:rPr>
          <w:rFonts w:eastAsiaTheme="minorEastAsia" w:cstheme="minorHAnsi"/>
        </w:rPr>
        <w:t xml:space="preserve"> to routine metabolic rate and maximum consumption rate</w:t>
      </w:r>
      <w:r w:rsidR="000244B9">
        <w:rPr>
          <w:rFonts w:eastAsiaTheme="minorEastAsia" w:cstheme="minorHAnsi"/>
        </w:rPr>
        <w:t xml:space="preserve">, respectively, </w:t>
      </w:r>
      <w:r w:rsidR="003D1255">
        <w:rPr>
          <w:rFonts w:eastAsiaTheme="minorEastAsia" w:cstheme="minorHAnsi"/>
        </w:rPr>
        <w:t>and thus exhibit the same mass-scaling relationships</w:t>
      </w:r>
      <w:r>
        <w:rPr>
          <w:rFonts w:eastAsiaTheme="minorEastAsia" w:cstheme="minorHAnsi"/>
        </w:rPr>
        <w:t xml:space="preserve"> </w:t>
      </w:r>
      <w:r>
        <w:rPr>
          <w:rFonts w:eastAsiaTheme="minorEastAsia" w:cstheme="minorHAnsi"/>
        </w:rPr>
        <w:fldChar w:fldCharType="begin"/>
      </w:r>
      <w:r>
        <w:rPr>
          <w:rFonts w:eastAsiaTheme="minorEastAsia" w:cstheme="minorHAnsi"/>
        </w:rPr>
        <w:instrText xml:space="preserve"> ADDIN ZOTERO_ITEM CSL_CITATION {"citationID":"W1VeeMr0","properties":{"formattedCitation":"(Kitchell {\\i{}et al.} 1977; Neuenfeldt {\\i{}et al.} 2019)","plainCitation":"(Kitchell et al. 1977; Neuenfeldt et al. 2019)","noteIndex":0},"citationItems":[{"id":177,"uris":["http://zotero.org/users/6116610/items/4RNEVDMA"],"uri":["http://zotero.org/users/6116610/items/4RNEVDMA"],"itemData":{"id":177,"type":"article-journal","container-title":"Journal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1095-9289","language":"en","page":"fsz224","source":"DOI.org (Crossref)","title":"Feeding and growth of Atlantic cod (Gadus morhua L.) in the eastern Baltic Sea under environmental change","author":[{"family":"Neuenfeldt","given":"Stefan"},{"family":"Bartolino","given":"Valerio"},{"family":"Orio","given":"Alessandro"},{"family":"Andersen","given":"Ken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2019",11,26]]}}}],"schema":"https://github.com/citation-style-language/schema/raw/master/csl-citation.json"} </w:instrText>
      </w:r>
      <w:r>
        <w:rPr>
          <w:rFonts w:eastAsiaTheme="minorEastAsia" w:cstheme="minorHAnsi"/>
        </w:rPr>
        <w:fldChar w:fldCharType="separate"/>
      </w:r>
      <w:r w:rsidRPr="00A63AF9">
        <w:rPr>
          <w:lang w:val="en-GB"/>
        </w:rPr>
        <w:t xml:space="preserve">(Kitchell </w:t>
      </w:r>
      <w:r w:rsidRPr="00A63AF9">
        <w:rPr>
          <w:i/>
          <w:iCs/>
          <w:lang w:val="en-GB"/>
        </w:rPr>
        <w:t>et al.</w:t>
      </w:r>
      <w:r w:rsidRPr="00A63AF9">
        <w:rPr>
          <w:lang w:val="en-GB"/>
        </w:rPr>
        <w:t xml:space="preserve"> 1977; Neuenfeldt </w:t>
      </w:r>
      <w:r w:rsidRPr="00A63AF9">
        <w:rPr>
          <w:i/>
          <w:iCs/>
          <w:lang w:val="en-GB"/>
        </w:rPr>
        <w:t>et al.</w:t>
      </w:r>
      <w:r w:rsidRPr="00A63AF9">
        <w:rPr>
          <w:lang w:val="en-GB"/>
        </w:rPr>
        <w:t xml:space="preserve"> 2019)</w:t>
      </w:r>
      <w:r>
        <w:rPr>
          <w:rFonts w:eastAsiaTheme="minorEastAsia" w:cstheme="minorHAnsi"/>
        </w:rPr>
        <w:fldChar w:fldCharType="end"/>
      </w:r>
      <w:r>
        <w:rPr>
          <w:rFonts w:eastAsiaTheme="minorEastAsia" w:cstheme="minorHAnsi"/>
        </w:rPr>
        <w:t xml:space="preserve">. </w:t>
      </w:r>
      <w:r w:rsidRPr="00B37A74">
        <w:rPr>
          <w:rFonts w:eastAsiaTheme="minorEastAsia" w:cstheme="minorHAnsi"/>
        </w:rPr>
        <w:t>Moreover, effects in experiments reflect responses on shorter time scales than that of natural warming</w:t>
      </w:r>
      <w:r>
        <w:rPr>
          <w:rFonts w:eastAsiaTheme="minorEastAsia" w:cstheme="minorHAnsi"/>
        </w:rPr>
        <w:t xml:space="preserve">. </w:t>
      </w:r>
      <w:commentRangeStart w:id="41"/>
      <w:commentRangeStart w:id="42"/>
      <w:commentRangeStart w:id="43"/>
      <w:commentRangeStart w:id="44"/>
      <w:r>
        <w:rPr>
          <w:rFonts w:eastAsiaTheme="minorEastAsia" w:cstheme="minorHAnsi"/>
        </w:rPr>
        <w:t xml:space="preserve">This could explain why intraspecific growth rates tend not to be unimodally related to temperature when measured across a gradient of experiences temperatures across </w:t>
      </w:r>
      <w:r w:rsidRPr="00B37A74">
        <w:rPr>
          <w:rFonts w:eastAsiaTheme="minorEastAsia" w:cstheme="minorHAnsi"/>
        </w:rPr>
        <w:t xml:space="preserve">populations </w:t>
      </w:r>
      <w:r>
        <w:rPr>
          <w:rFonts w:eastAsiaTheme="minorEastAsia" w:cstheme="minorHAnsi"/>
        </w:rPr>
        <w:t>within a species</w:t>
      </w:r>
      <w:r w:rsidRPr="00B37A74">
        <w:rPr>
          <w:rFonts w:eastAsiaTheme="minorEastAsia" w:cstheme="minorHAnsi"/>
        </w:rPr>
        <w:t xml:space="preserve"> </w:t>
      </w:r>
      <w:commentRangeEnd w:id="41"/>
      <w:r w:rsidR="00A7336E">
        <w:rPr>
          <w:rStyle w:val="CommentReference"/>
        </w:rPr>
        <w:commentReference w:id="41"/>
      </w:r>
      <w:commentRangeEnd w:id="42"/>
      <w:r w:rsidR="00C95867">
        <w:rPr>
          <w:rStyle w:val="CommentReference"/>
        </w:rPr>
        <w:commentReference w:id="42"/>
      </w:r>
      <w:r w:rsidRPr="00B37A74">
        <w:rPr>
          <w:rFonts w:eastAsiaTheme="minorEastAsia" w:cstheme="minorHAnsi"/>
        </w:rPr>
        <w:fldChar w:fldCharType="begin"/>
      </w:r>
      <w:r w:rsidRPr="00B37A74">
        <w:rPr>
          <w:rFonts w:eastAsiaTheme="minorEastAsia" w:cstheme="minorHAnsi"/>
        </w:rPr>
        <w:instrText xml:space="preserve"> ADDIN ZOTERO_ITEM CSL_CITATION {"citationID":"a2fe713taf5","properties":{"formattedCitation":"(Denderen {\\i{}et al.} 2020)","plainCitation":"(Denderen et al. 2020)","noteIndex":0},"citationItems":[{"id":2333,"uris":["http://zotero.org/users/6116610/items/UJ46S5D7"],"uri":["http://zotero.org/users/6116610/items/UJ46S5D7"],"itemData":{"id":2333,"type":"article-journal","abstract":"Aim Higher temperatures increase the metabolic rate of ectothermic organisms up to a certain level and make them grow faster. This temperature-sensitivity of growth is frequently used to predict the long-term effects of climate warming on ectotherms. Yet, realized growth also depends on ecological factors and evolutionary adaptation. Here we study whether faster growth is observed along temperature clines within and between marine fish species from polar to tropical regions. Location Global. Time period The sampling or publication year is for 718 observations before 1980, 1,073 observations between 1980 and 2000, and 390 observations after 2000 (for 336 observations no year was recorded). Major taxa studied Marine teleost fish and elasmobranchs. Methods The effects of temperature on fish growth are studied using 2,517 growth observations, representing 771 species in 165 marine ecoregions. The effects of temperature are presented with a Q10, describing relative increase in the rate of growth for each 10 °C increase. Results We find weak within- and between-species effects of temperature on growth. The typical within-species effect of temperature has a Q10 of 1.1. The between-species effect is a little higher (Q10 = 1.4, or Q10 = 1.2 when corrected for phylogenetic relationships). When analysed per fish guild, growth responses vary from nearly independent of temperature in large demersals (Q10 = 1.1) to positive in small pelagics (Q10 = 1.6) and elasmobranchs (Q10 = 2.3). Average growth is higher in ecoregions with high primary production. Main conclusion The change in average growth along temperature clines is weaker than predicted by metabolic theory, suggesting that the metabolic predictions are not sustainable in an ecosystem context. The long-term response of fish to the increase in temperature associated with climate change may hence be shaped more by local environmental and ecological dynamics than by the physiological temperature response of the species currently present.","container-title":"Global Ecology and Biogeography","DOI":"10.1111/geb.13189","ISSN":"1466-8238","issue":"12","language":"en","note":"_eprint: https://onlinelibrary.wiley.com/doi/pdf/10.1111/geb.13189","page":"2203-2213","source":"Wiley Online Library","title":"Global analysis of fish growth rates shows weaker responses to temperature than metabolic predictions","volume":"29","author":[{"family":"Denderen","given":"Daniël","dropping-particle":"van"},{"family":"Gislason","given":"Henrik"},{"family":"Heuvel","given":"Joost","dropping-particle":"van den"},{"family":"Andersen","given":"Ken H."}],"issued":{"date-parts":[["2020"]]}}}],"schema":"https://github.com/citation-style-language/schema/raw/master/csl-citation.json"} </w:instrText>
      </w:r>
      <w:r w:rsidRPr="00B37A74">
        <w:rPr>
          <w:rFonts w:eastAsiaTheme="minorEastAsia" w:cstheme="minorHAnsi"/>
        </w:rPr>
        <w:fldChar w:fldCharType="separate"/>
      </w:r>
      <w:r w:rsidRPr="00B37A74">
        <w:t xml:space="preserve">(Denderen </w:t>
      </w:r>
      <w:r w:rsidRPr="00B37A74">
        <w:rPr>
          <w:i/>
          <w:iCs/>
        </w:rPr>
        <w:t>et al.</w:t>
      </w:r>
      <w:r w:rsidRPr="00B37A74">
        <w:t xml:space="preserve"> 2020)</w:t>
      </w:r>
      <w:r w:rsidRPr="00B37A74">
        <w:rPr>
          <w:rFonts w:eastAsiaTheme="minorEastAsia" w:cstheme="minorHAnsi"/>
        </w:rPr>
        <w:fldChar w:fldCharType="end"/>
      </w:r>
      <w:r w:rsidRPr="00B37A74">
        <w:rPr>
          <w:rFonts w:eastAsiaTheme="minorEastAsia" w:cstheme="minorHAnsi"/>
        </w:rPr>
        <w:t xml:space="preserve">. </w:t>
      </w:r>
      <w:r>
        <w:rPr>
          <w:rFonts w:eastAsiaTheme="minorEastAsia" w:cstheme="minorHAnsi"/>
        </w:rPr>
        <w:t xml:space="preserve">However, each population likely has a thermal optimum for growth, which differs between individuals of different size. Hence, each population might have a unimodal relationship with temperature. </w:t>
      </w:r>
      <w:commentRangeEnd w:id="43"/>
      <w:r w:rsidR="00370B3B">
        <w:rPr>
          <w:rStyle w:val="CommentReference"/>
        </w:rPr>
        <w:commentReference w:id="43"/>
      </w:r>
      <w:commentRangeEnd w:id="44"/>
      <w:r w:rsidR="00CF5203">
        <w:rPr>
          <w:rStyle w:val="CommentReference"/>
        </w:rPr>
        <w:commentReference w:id="44"/>
      </w:r>
      <w:r>
        <w:rPr>
          <w:rFonts w:cstheme="minorHAnsi"/>
        </w:rPr>
        <w:t xml:space="preserve">This </w:t>
      </w:r>
      <w:r w:rsidRPr="00B37A74">
        <w:rPr>
          <w:rFonts w:cstheme="minorHAnsi"/>
        </w:rPr>
        <w:t>highlight</w:t>
      </w:r>
      <w:r>
        <w:rPr>
          <w:rFonts w:cstheme="minorHAnsi"/>
        </w:rPr>
        <w:t>s</w:t>
      </w:r>
      <w:r w:rsidRPr="00B37A74">
        <w:rPr>
          <w:rFonts w:cstheme="minorHAnsi"/>
        </w:rPr>
        <w:t xml:space="preserve"> </w:t>
      </w:r>
      <w:r w:rsidRPr="00B37A74">
        <w:rPr>
          <w:rFonts w:eastAsiaTheme="minorEastAsia" w:cstheme="minorHAnsi"/>
        </w:rPr>
        <w:t xml:space="preserve">the importance of understanding the time scale of environmental change in relation to that of immediate physiological responses, acclimation, adaptation and community reorganization for the specific prediction about climate change impacts. </w:t>
      </w:r>
    </w:p>
    <w:p w14:paraId="17C44664" w14:textId="77777777"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In natural systems, </w:t>
      </w:r>
      <w:r w:rsidRPr="00B37A74">
        <w:rPr>
          <w:rFonts w:cstheme="minorHAnsi"/>
        </w:rPr>
        <w:t xml:space="preserve">climate warming may also result in stronger food limitation </w:t>
      </w:r>
      <w:r w:rsidRPr="0001320D">
        <w:rPr>
          <w:rFonts w:cstheme="minorHAnsi"/>
        </w:rPr>
        <w:fldChar w:fldCharType="begin"/>
      </w:r>
      <w:r>
        <w:rPr>
          <w:rFonts w:cstheme="minorHAnsi"/>
        </w:rPr>
        <w:instrText xml:space="preserve"> ADDIN ZOTERO_ITEM CSL_CITATION {"citationID":"29ixWCVp","properties":{"formattedCitation":"(Ohlberger {\\i{}et al.} 2011; Huey &amp; Kingsolver 2019)","plainCitation":"(Ohlberger et al. 2011; Huey &amp; Kingsolver 2019)","noteIndex":0},"citationItems":[{"id":76,"uris":["http://zotero.org/users/6116610/items/35CDZ7HL"],"uri":["http://zotero.org/users/6116610/items/35CDZ7HL"],"itemData":{"id":76,"type":"article-journal","abstract":"Global warming impacts virtually all biota and ecosystems. Many of these impacts are mediated through direct effects of temperature on individual vital rates. Yet how this translates from the individual to the population level is still poorly understood, hampering the assessment of global warming impacts on population structure and dynamics. Here, we study the effects of temperature on intraspecific competition and cannibalism and the population dynamical consequences in a size-structured fish population. We use a physiologically structured consumer-resource model in which we explicitly model the temperature dependencies of the consumer vital rates and the resource population growth rate. Our model predicts that increased temperature decreases resource density despite higher resource growth rates, reflecting stronger intraspecific competition among consumers. At a critical temperature, the consumer population dynamics destabilize and shift from a stable equilibrium to competition-driven generation cycles that are dominated by recruits. As a consequence, maximum age decreases and the proportion of younger and smaller-sized fish increases. These model predictions support the hypothesis of decreasing mean body sizes due to increased temperatures. We conclude that in size-structured fish populations, global warming may increase competition, favor smaller size classes, and induce regime shifts that destabilize population and community dynamics.","container-title":"The American Naturalist","DOI":"10.1086/657925","issue":"2","note":"PMID: 21460557","page":"211–223","title":"Temperature-driven regime shifts in the dynamics of size-structured populations","volume":"177","author":[{"family":"Ohlberger","given":"J"},{"family":"Edeline","given":"E"},{"family":"Vollestad","given":"L A"},{"family":"Stenseth","given":"N C"},{"family":"Claessen","given":"D"}],"issued":{"date-parts":[["2011"]]}}},{"id":991,"uris":["http://zotero.org/users/6116610/items/TIVI8U8X"],"uri":["http://zotero.org/users/6116610/items/TIVI8U8X"],"itemData":{"id":991,"type":"article-journal","abstract":"Climate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Pr="0001320D">
        <w:rPr>
          <w:rFonts w:cstheme="minorHAnsi"/>
        </w:rPr>
        <w:fldChar w:fldCharType="separate"/>
      </w:r>
      <w:r w:rsidRPr="00B53C15">
        <w:rPr>
          <w:lang w:val="en-GB"/>
        </w:rPr>
        <w:t xml:space="preserve">(Ohlberger </w:t>
      </w:r>
      <w:r w:rsidRPr="00B53C15">
        <w:rPr>
          <w:i/>
          <w:iCs/>
          <w:lang w:val="en-GB"/>
        </w:rPr>
        <w:t>et al.</w:t>
      </w:r>
      <w:r w:rsidRPr="00B53C15">
        <w:rPr>
          <w:lang w:val="en-GB"/>
        </w:rPr>
        <w:t xml:space="preserve"> 2011; Huey &amp; Kingsolver 2019)</w:t>
      </w:r>
      <w:r w:rsidRPr="0001320D">
        <w:rPr>
          <w:rFonts w:cstheme="minorHAnsi"/>
        </w:rPr>
        <w:fldChar w:fldCharType="end"/>
      </w:r>
      <w:r w:rsidRPr="00B37A74">
        <w:rPr>
          <w:rFonts w:eastAsiaTheme="minorEastAsia" w:cstheme="minorHAnsi"/>
        </w:rPr>
        <w:t xml:space="preserve">. Hence, as optimum growth temperatures decline not only with size but also food availability </w:t>
      </w:r>
      <w:r w:rsidRPr="00B37A74">
        <w:rPr>
          <w:rFonts w:eastAsiaTheme="minorEastAsia" w:cstheme="minorHAnsi"/>
        </w:rPr>
        <w:fldChar w:fldCharType="begin"/>
      </w:r>
      <w:r w:rsidRPr="00B37A74">
        <w:rPr>
          <w:rFonts w:eastAsiaTheme="minorEastAsia" w:cstheme="minorHAnsi"/>
        </w:rPr>
        <w:instrText xml:space="preserve"> ADDIN ZOTERO_ITEM CSL_CITATION {"citationID":"agg4qk1hhu","properties":{"formattedCitation":"(Brett {\\i{}et al.} 1969; Brett 1971)","plainCitation":"(Brett et al. 1969; Brett 1971)","noteIndex":0},"citationItems":[{"id":965,"uris":["http://zotero.org/users/6116610/items/YG8DMK3F"],"uri":["http://zotero.org/users/6116610/items/YG8DMK3F"],"itemData":{"id":965,"type":"article-journal","abstract":"The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T."}],"issued":{"date-parts":[["1969",9,1]]}}},{"id":2276,"uris":["http://zotero.org/users/6116610/items/M53TYDZB"],"uri":["http://zotero.org/users/6116610/items/M53TYDZB"],"itemData":{"id":2276,"type":"article-journal","abstract":"Abstract.  SYNOPSIS. Studies on the relation of temperature to tolerance, preference, metabolic rate, performance, circulation, and growth of sockeye salmon all","container-title":"Integrative and Comparative Biology","DOI":"10.1093/icb/11.1.99","ISSN":"1540-7063","issue":"1","journalAbbreviation":"Integr Comp Biol","language":"en","note":"publisher: Oxford Academic","page":"99-113","source":"academic.oup.com","title":"Energetic Responses of Salmon to Temperature. A Study of Some Thermal Relations in the Physiology and Freshwater Ecology of Sockeye Salmon (Oncorhynchus nerkd)","volume":"11","author":[{"family":"Brett","given":"John R."}],"issued":{"date-parts":[["1971",2,1]]}}}],"schema":"https://github.com/citation-style-language/schema/raw/master/csl-citation.json"} </w:instrText>
      </w:r>
      <w:r w:rsidRPr="00B37A74">
        <w:rPr>
          <w:rFonts w:eastAsiaTheme="minorEastAsia" w:cstheme="minorHAnsi"/>
        </w:rPr>
        <w:fldChar w:fldCharType="separate"/>
      </w:r>
      <w:r w:rsidRPr="00B37A74">
        <w:t xml:space="preserve">(Brett </w:t>
      </w:r>
      <w:r w:rsidRPr="00B37A74">
        <w:rPr>
          <w:i/>
          <w:iCs/>
        </w:rPr>
        <w:t>et al.</w:t>
      </w:r>
      <w:r w:rsidRPr="00B37A74">
        <w:t xml:space="preserve"> 1969; Brett 1971)</w:t>
      </w:r>
      <w:r w:rsidRPr="00B37A74">
        <w:rPr>
          <w:rFonts w:eastAsiaTheme="minorEastAsia" w:cstheme="minorHAnsi"/>
        </w:rPr>
        <w:fldChar w:fldCharType="end"/>
      </w:r>
      <w:r w:rsidRPr="00B37A74">
        <w:rPr>
          <w:rFonts w:eastAsiaTheme="minorEastAsia" w:cstheme="minorHAnsi"/>
        </w:rPr>
        <w:t xml:space="preserve">, and realized consumption rates are a fraction of the maximum consumption rate (20-70%) (Kitchell </w:t>
      </w:r>
      <w:r w:rsidRPr="00B37A74">
        <w:rPr>
          <w:rFonts w:eastAsiaTheme="minorEastAsia" w:cstheme="minorHAnsi"/>
          <w:i/>
          <w:iCs/>
        </w:rPr>
        <w:t>et al.</w:t>
      </w:r>
      <w:r w:rsidRPr="00B37A74">
        <w:rPr>
          <w:rFonts w:eastAsiaTheme="minorEastAsia" w:cstheme="minorHAnsi"/>
        </w:rPr>
        <w:t xml:space="preserve"> 1977; Neuenfeldt </w:t>
      </w:r>
      <w:r w:rsidRPr="00B37A74">
        <w:rPr>
          <w:rFonts w:eastAsiaTheme="minorEastAsia" w:cstheme="minorHAnsi"/>
          <w:i/>
          <w:iCs/>
        </w:rPr>
        <w:t>et al.</w:t>
      </w:r>
      <w:r w:rsidRPr="00B37A74">
        <w:rPr>
          <w:rFonts w:eastAsiaTheme="minorEastAsia" w:cstheme="minorHAnsi"/>
        </w:rPr>
        <w:t xml:space="preserve"> 2019), species may be negatively impacted by warming even when controlled experiments show </w:t>
      </w:r>
      <w:r w:rsidRPr="00B37A74">
        <w:rPr>
          <w:rFonts w:eastAsiaTheme="minorEastAsia" w:cstheme="minorHAnsi"/>
        </w:rPr>
        <w:lastRenderedPageBreak/>
        <w:t xml:space="preserve">they can maintain growth capacity at these temperatures. Supporting this point is the observation that </w:t>
      </w:r>
      <w:r w:rsidRPr="00B37A74">
        <w:rPr>
          <w:rFonts w:cstheme="minorHAnsi"/>
        </w:rPr>
        <w:t xml:space="preserve">warming already has negative or lack of positive effects on body growth in populations living at the edge of their physiological tolerance in terms of growth </w:t>
      </w:r>
      <w:r w:rsidRPr="0001320D">
        <w:rPr>
          <w:rFonts w:cstheme="minorHAnsi"/>
        </w:rPr>
        <w:fldChar w:fldCharType="begin"/>
      </w:r>
      <w:r>
        <w:rPr>
          <w:rFonts w:cstheme="minorHAnsi"/>
        </w:rPr>
        <w:instrText xml:space="preserve"> ADDIN ZOTERO_ITEM CSL_CITATION {"citationID":"BwYHLP4y","properties":{"formattedCitation":"(Neuheimer {\\i{}et al.} 2011; Huss {\\i{}et al.} 2019)","plainCitation":"(Neuheimer et al. 2011; Huss et al. 2019)","noteIndex":0},"citationItems":[{"id":54,"uris":["http://zotero.org/users/6116610/items/58B8SJXA"],"uri":["http://zotero.org/users/6116610/items/58B8SJXA"],"itemData":{"id":54,"type":"article-journal","container-title":"Nature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M.","non-dropping-particle":"van"},{"family":"Gårdmark","given":"Anna"}],"issued":{"date-parts":[["2019"]]}}}],"schema":"https://github.com/citation-style-language/schema/raw/master/csl-citation.json"} </w:instrText>
      </w:r>
      <w:r w:rsidRPr="0001320D">
        <w:rPr>
          <w:rFonts w:cstheme="minorHAnsi"/>
        </w:rPr>
        <w:fldChar w:fldCharType="separate"/>
      </w:r>
      <w:r w:rsidRPr="007023D0">
        <w:rPr>
          <w:lang w:val="en-GB"/>
        </w:rPr>
        <w:t xml:space="preserve">(Neuheimer </w:t>
      </w:r>
      <w:r w:rsidRPr="007023D0">
        <w:rPr>
          <w:i/>
          <w:iCs/>
          <w:lang w:val="en-GB"/>
        </w:rPr>
        <w:t>et al.</w:t>
      </w:r>
      <w:r w:rsidRPr="007023D0">
        <w:rPr>
          <w:lang w:val="en-GB"/>
        </w:rPr>
        <w:t xml:space="preserve"> 2011; Huss </w:t>
      </w:r>
      <w:r w:rsidRPr="007023D0">
        <w:rPr>
          <w:i/>
          <w:iCs/>
          <w:lang w:val="en-GB"/>
        </w:rPr>
        <w:t>et al.</w:t>
      </w:r>
      <w:r w:rsidRPr="007023D0">
        <w:rPr>
          <w:lang w:val="en-GB"/>
        </w:rPr>
        <w:t xml:space="preserve"> 2019)</w:t>
      </w:r>
      <w:r w:rsidRPr="0001320D">
        <w:rPr>
          <w:rFonts w:cstheme="minorHAnsi"/>
        </w:rPr>
        <w:fldChar w:fldCharType="end"/>
      </w:r>
      <w:r w:rsidRPr="00B37A74">
        <w:rPr>
          <w:rFonts w:cstheme="minorHAnsi"/>
        </w:rPr>
        <w:t>.</w:t>
      </w:r>
    </w:p>
    <w:p w14:paraId="5FCD1E67" w14:textId="5C73EAAD" w:rsidR="00FF0C73" w:rsidRDefault="00FF0C73" w:rsidP="00FF0C73">
      <w:pPr>
        <w:spacing w:line="480" w:lineRule="auto"/>
        <w:ind w:firstLine="284"/>
        <w:contextualSpacing/>
        <w:jc w:val="both"/>
        <w:rPr>
          <w:rFonts w:cstheme="minorHAnsi"/>
        </w:rPr>
      </w:pPr>
      <w:r w:rsidRPr="00B37A74">
        <w:rPr>
          <w:rFonts w:eastAsiaTheme="minorEastAsia" w:cstheme="minorHAnsi"/>
        </w:rPr>
        <w:t>W</w:t>
      </w:r>
      <w:r w:rsidRPr="00B37A74">
        <w:rPr>
          <w:rFonts w:cstheme="minorHAnsi"/>
        </w:rPr>
        <w:t>hether the largest fish</w:t>
      </w:r>
      <w:r>
        <w:rPr>
          <w:rFonts w:cstheme="minorHAnsi"/>
        </w:rPr>
        <w:t xml:space="preserve"> of a population</w:t>
      </w:r>
      <w:r w:rsidRPr="00B37A74">
        <w:rPr>
          <w:rFonts w:cstheme="minorHAnsi"/>
        </w:rPr>
        <w:t xml:space="preserve"> will be the first to experience negative effects of warming, as suggested by our finding that optimum growth temperature declines with body size, </w:t>
      </w:r>
      <w:r w:rsidRPr="00B37A74">
        <w:rPr>
          <w:rFonts w:eastAsiaTheme="minorEastAsia" w:cstheme="minorHAnsi"/>
        </w:rPr>
        <w:t xml:space="preserve">depends on the </w:t>
      </w:r>
      <w:r w:rsidRPr="00B37A74">
        <w:t xml:space="preserve">environmental temperatures they typically </w:t>
      </w:r>
      <w:r w:rsidR="00A7336E">
        <w:t>experience</w:t>
      </w:r>
      <w:r w:rsidR="00A7336E" w:rsidRPr="00B37A74">
        <w:t xml:space="preserve"> </w:t>
      </w:r>
      <w:r w:rsidRPr="00B37A74">
        <w:t xml:space="preserve">compared to smaller conspecifics. They may for instance inhabit colder temperatures compared to small fish due to ontogenetic habitat shifts </w:t>
      </w:r>
      <w:r w:rsidRPr="0001320D">
        <w:fldChar w:fldCharType="begin"/>
      </w:r>
      <w:r>
        <w:instrText xml:space="preserve"> ADDIN ZOTERO_ITEM CSL_CITATION {"citationID":"44Rz5uDy","properties":{"formattedCitation":"(Werner &amp; Hall 1988; Lloret-Lloret {\\i{}et al.} 2020)","plainCitation":"(Werner &amp; Hall 1988; Lloret-Lloret et al. 2020)","noteIndex":0},"citationItems":[{"id":815,"uris":["http://zotero.org/users/6116610/items/DFGXN47I"],"uri":["http://zotero.org/users/6116610/items/DFGXN47I"],"itemData":{"id":815,"type":"article-journal","abstract":"The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J."}],"issued":{"date-parts":[["1988"]]}}},{"id":2507,"uris":["http://zotero.org/users/6116610/items/ESIVEVWC"],"uri":["http://zotero.org/users/6116610/items/ESIVEVWC"],"itemData":{"id":2507,"type":"article-journal","abstract":"Improving the knowledge on the biology, ecology and distribution of marine resources exploited by fisheries is necessary to achieve population recovery and sustainable fisheries management. European hake (Merluccius merluccius) is one of the most important target species in the Mediterranean Sea and is largely overexploited by industrial fisheries. Here, we used two methodological approaches to further investigate the seasonal variation in the spatial distribution of European hake considering ontogenetic changes and trophic ecology in the western Mediterranean Sea. Our main aim was to explore if spatial changes in hake distribution were related to trophic behaviour, in addition to key environmental factors. We employed a hierarchical Bayesian species distribution modelling approach (B-SDM), using spatial data from two oceanographic surveys conducted during winter and summer. We analysed how the environmental variables, together with abundance and mean weight distribution of the main preys identified for European hake, affected the seasonal distribution of the species. Results revealed clear differences in the distribution of the European hake between seasons, which were indeed partially correlated to the distribution of their main preys, in addition to the environment. Stable isotope values and Bayesian isotopic mixing models (MixSIAR) revealed substantial seasonal and ontogenetic differences in trophic habits of European hake, partly matching the spatial distribution results. These findings could have implications for a future seasonal-based adaptive fisheries management, as local depletion of prey, or variation in size and condition may affect European hake presence in this area. Moreover, this study illustrates how the sequential application of methodologies provides a more holistic understanding of species seasonality, which is essential to understand the phenological processes of exploited species and their potential shifts due to environmental changes.","container-title":"Frontiers in Marine Science","DOI":"10.3389/fmars.2020.566686","ISSN":"2296-7745","journalAbbreviation":"Front. Mar. Sci.","language":"English","note":"publisher: Frontiers","source":"Frontiers","title":"The Seasonal Distribution of a Highly Commercial Fish Is Related to Ontogenetic Changes in Its Feeding Strategy","URL":"https://www.frontiersin.org/articles/10.3389/fmars.2020.566686/full?&amp;utm_source=Email_to_authors_&amp;utm_medium=Email&amp;utm_content=T1_11.5e1_author&amp;utm_campaign=Email_publication&amp;field=&amp;journalName=Frontiers_in_Marine_Science&amp;id=566686","volume":"7","author":[{"family":"Lloret-Lloret","given":"Elena"},{"family":"Navarro","given":"Joan"},{"family":"Giménez","given":"Joan"},{"family":"López","given":"Nieves"},{"family":"Albo-Puigserver","given":"Marta"},{"family":"Pennino","given":"Maria Grazia"},{"family":"Coll","given":"Marta"}],"accessed":{"date-parts":[["2020",12,22]]},"issued":{"date-parts":[["2020"]]}}}],"schema":"https://github.com/citation-style-language/schema/raw/master/csl-citation.json"} </w:instrText>
      </w:r>
      <w:r w:rsidRPr="0001320D">
        <w:fldChar w:fldCharType="separate"/>
      </w:r>
      <w:r w:rsidRPr="007023D0">
        <w:rPr>
          <w:lang w:val="en-GB"/>
        </w:rPr>
        <w:t xml:space="preserve">(Werner &amp; Hall 1988; Lloret-Lloret </w:t>
      </w:r>
      <w:r w:rsidRPr="007023D0">
        <w:rPr>
          <w:i/>
          <w:iCs/>
          <w:lang w:val="en-GB"/>
        </w:rPr>
        <w:t>et al.</w:t>
      </w:r>
      <w:r w:rsidRPr="007023D0">
        <w:rPr>
          <w:lang w:val="en-GB"/>
        </w:rPr>
        <w:t xml:space="preserve"> 2020)</w:t>
      </w:r>
      <w:r w:rsidRPr="0001320D">
        <w:fldChar w:fldCharType="end"/>
      </w:r>
      <w:r>
        <w:t>;</w:t>
      </w:r>
      <w:r w:rsidRPr="00B37A74">
        <w:t xml:space="preserve"> see also Heincke’s law </w:t>
      </w:r>
      <w:r w:rsidRPr="00B37A74">
        <w:fldChar w:fldCharType="begin"/>
      </w:r>
      <w:r w:rsidRPr="00B37A74">
        <w:instrText xml:space="preserve"> ADDIN ZOTERO_ITEM CSL_CITATION {"citationID":"a1c28avd77q","properties":{"formattedCitation":"(Heincke 1913; Audzijonyte &amp; Pecl 2018)","plainCitation":"(Heincke 1913; Audzijonyte &amp; Pecl 2018)","noteIndex":0},"citationItems":[{"id":814,"uris":["http://zotero.org/users/6116610/items/R4H8NZVA"],"uri":["http://zotero.org/users/6116610/items/R4H8NZVA"],"itemData":{"id":814,"type":"article-journal","title":"Rapp. Proc. Verb. Réun. ICES 16, 1–70.","author":[{"family":"Heincke","given":"","suffix":"F"}],"issued":{"date-parts":[["1913"]]}}},{"id":27,"uris":["http://zotero.org/users/6116610/items/NAS2GPLS"],"uri":["http://zotero.org/users/6116610/items/NAS2GPLS"],"itemData":{"id":27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Pr="00B37A74">
        <w:fldChar w:fldCharType="separate"/>
      </w:r>
      <w:r w:rsidRPr="00B37A74">
        <w:t>(Heincke 1913; Audzijonyte &amp; Pecl 2018)</w:t>
      </w:r>
      <w:r w:rsidRPr="00B37A74">
        <w:fldChar w:fldCharType="end"/>
      </w:r>
      <w:r w:rsidRPr="00B37A74">
        <w:t xml:space="preserve">. </w:t>
      </w:r>
      <w:r w:rsidRPr="00B37A74">
        <w:rPr>
          <w:rFonts w:eastAsiaTheme="minorEastAsia" w:cstheme="minorHAnsi"/>
        </w:rPr>
        <w:t xml:space="preserve">That said, there is already empirical evidence of the largest individuals in natural populations being the first to suffer from negative impacts of warming from heatwaves </w:t>
      </w:r>
      <w:r w:rsidRPr="0001320D">
        <w:rPr>
          <w:rFonts w:eastAsiaTheme="minorEastAsia" w:cstheme="minorHAnsi"/>
        </w:rPr>
        <w:fldChar w:fldCharType="begin"/>
      </w:r>
      <w:r w:rsidRPr="00B37A74">
        <w:rPr>
          <w:rFonts w:eastAsiaTheme="minorEastAsia" w:cstheme="minorHAnsi"/>
        </w:rPr>
        <w:instrText xml:space="preserve"> ADDIN ZOTERO_ITEM CSL_CITATION {"citationID":"a1dl9ihohg5","properties":{"formattedCitation":"(P\\uc0\\u246{}rtner &amp; Knust 2007)","plainCitation":"(Pörtner &amp; Knust 2007)","noteIndex":0},"citationItems":[{"id":644,"uris":["http://zotero.org/users/6116610/items/PQRT9GHW"],"uri":["http://zotero.org/users/6116610/items/PQRT9GHW"],"itemData":{"id":644,"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Pr="0001320D">
        <w:rPr>
          <w:rFonts w:eastAsiaTheme="minorEastAsia" w:cstheme="minorHAnsi"/>
        </w:rPr>
        <w:fldChar w:fldCharType="separate"/>
      </w:r>
      <w:r w:rsidRPr="00B37A74">
        <w:t>(Pörtner &amp; Knust 2007)</w:t>
      </w:r>
      <w:r w:rsidRPr="0001320D">
        <w:rPr>
          <w:rFonts w:eastAsiaTheme="minorEastAsia" w:cstheme="minorHAnsi"/>
        </w:rPr>
        <w:fldChar w:fldCharType="end"/>
      </w:r>
      <w:r w:rsidRPr="00B37A74">
        <w:rPr>
          <w:rFonts w:eastAsiaTheme="minorEastAsia" w:cstheme="minorHAnsi"/>
        </w:rPr>
        <w:t xml:space="preserve">, or not being able to benefit from warming </w:t>
      </w:r>
      <w:r w:rsidRPr="0001320D">
        <w:rPr>
          <w:rFonts w:eastAsiaTheme="minorEastAsia" w:cstheme="minorHAnsi"/>
        </w:rPr>
        <w:fldChar w:fldCharType="begin"/>
      </w:r>
      <w:r w:rsidRPr="00B37A74">
        <w:rPr>
          <w:rFonts w:eastAsiaTheme="minorEastAsia" w:cstheme="minorHAnsi"/>
        </w:rPr>
        <w:instrText xml:space="preserve"> ADDIN ZOTERO_ITEM CSL_CITATION {"citationID":"ab767006mr","properties":{"formattedCitation":"(Huss {\\i{}et al.} 2019; van Dorst {\\i{}et al.} 2019)","plainCitation":"(Huss et al. 2019; van Dorst et al. 2019)","noteIndex":0},"citationItems":[{"id":783,"uris":["http://zotero.org/users/6116610/items/FZ6DLIUR"],"uri":["http://zotero.org/users/6116610/items/FZ6DLIUR"],"itemData":{"id":783,"type":"article-journal","abstract":"A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1365-2486","issue":"7","journalAbbreviation":"Glob Change Biol","language":"en","page":"2285-2295","source":"DOI.org (Crossref)","title":"Experimental evidence of gradual size‐dependent shifts in body size and growth of fish in response to warming","volume":"25","author":[{"family":"Huss","given":"Magnus"},{"family":"Lindmark","given":"Max"},{"family":"Jacobson","given":"Philip"},{"family":"Dorst","given":"Renee M.","non-dropping-particle":"van"},{"family":"Gårdmark","given":"Anna"}],"issued":{"date-parts":[["2019"]]}}},{"id":757,"uris":["http://zotero.org/users/6116610/items/KVZ97R8F"],"uri":["http://zotero.org/users/6116610/items/KVZ97R8F"],"itemData":{"id":757,"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Pr="0001320D">
        <w:rPr>
          <w:rFonts w:eastAsiaTheme="minorEastAsia" w:cstheme="minorHAnsi"/>
        </w:rPr>
        <w:fldChar w:fldCharType="separate"/>
      </w:r>
      <w:r w:rsidRPr="00B37A74">
        <w:t xml:space="preserve">(Huss </w:t>
      </w:r>
      <w:r w:rsidRPr="00B37A74">
        <w:rPr>
          <w:i/>
          <w:iCs/>
        </w:rPr>
        <w:t>et al.</w:t>
      </w:r>
      <w:r w:rsidRPr="00B37A74">
        <w:t xml:space="preserve"> 2019; van Dorst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Hence, </w:t>
      </w:r>
      <w:r w:rsidRPr="00B37A74">
        <w:rPr>
          <w:rFonts w:cstheme="minorHAnsi"/>
        </w:rPr>
        <w:t xml:space="preserve">assuming that warming </w:t>
      </w:r>
      <w:r>
        <w:t>affects all individuals of a population equally</w:t>
      </w:r>
      <w:r w:rsidRPr="00B37A74" w:rsidDel="00881DFC">
        <w:rPr>
          <w:rFonts w:cstheme="minorHAnsi"/>
        </w:rPr>
        <w:t xml:space="preserve"> </w:t>
      </w:r>
      <w:r w:rsidRPr="00B37A74">
        <w:rPr>
          <w:rFonts w:cstheme="minorHAnsi"/>
        </w:rPr>
        <w:t xml:space="preserve">is a simplification that can bias predictions of the biological impacts of climate change. </w:t>
      </w:r>
    </w:p>
    <w:p w14:paraId="5B143879" w14:textId="51DA2389" w:rsidR="00FF0C73" w:rsidRPr="00B37A74" w:rsidRDefault="00FF0C73" w:rsidP="00FF0C73">
      <w:pPr>
        <w:spacing w:line="480" w:lineRule="auto"/>
        <w:ind w:firstLine="284"/>
        <w:contextualSpacing/>
        <w:jc w:val="both"/>
        <w:rPr>
          <w:rFonts w:eastAsiaTheme="minorEastAsia" w:cstheme="minorHAnsi"/>
        </w:rPr>
      </w:pPr>
      <w:r w:rsidRPr="00B37A74">
        <w:rPr>
          <w:rFonts w:eastAsiaTheme="minorEastAsia" w:cstheme="minorHAnsi"/>
        </w:rPr>
        <w:t xml:space="preserve">Growth, consumption and metabolism represent fundamental processes in ecology, and their interspecific scaling with body mass and temperature has been used to predict the effects of warming on body size, size structure, and population and community dynamics </w:t>
      </w:r>
      <w:r w:rsidRPr="0001320D">
        <w:rPr>
          <w:rFonts w:eastAsiaTheme="minorEastAsia" w:cstheme="minorHAnsi"/>
        </w:rPr>
        <w:fldChar w:fldCharType="begin"/>
      </w:r>
      <w:r w:rsidRPr="00B37A74">
        <w:rPr>
          <w:rFonts w:eastAsiaTheme="minorEastAsia" w:cstheme="minorHAnsi"/>
        </w:rPr>
        <w:instrText xml:space="preserve"> ADDIN ZOTERO_ITEM CSL_CITATION {"citationID":"a2471ofjdj6","properties":{"formattedCitation":"(Vasseur &amp; McCann 2005; Cheung {\\i{}et al.} 2013)","plainCitation":"(Vasseur &amp; McCann 2005; Cheung et al. 2013)","noteIndex":0},"citationItems":[{"id":74,"uris":["http://zotero.org/users/6116610/items/3SH8GYG3"],"uri":["http://zotero.org/users/6116610/items/3SH8GYG3"],"itemData":{"id":74,"type":"article-journal","container-title":"The American Naturalist","issue":"2","page":"184–198","title":"A mechanistic approach for modelling temperature-dependent consumer-resource dynamics","volume":"166","author":[{"family":"Vasseur","given":"D A"},{"family":"McCann","given":"K S"}],"issued":{"date-parts":[["2005"]]}}},{"id":648,"uris":["http://zotero.org/users/6116610/items/U7HGQGSE"],"uri":["http://zotero.org/users/6116610/items/U7HGQGSE"],"itemData":{"id":648,"type":"article-journal","container-title":"Nature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Pr="0001320D">
        <w:rPr>
          <w:rFonts w:eastAsiaTheme="minorEastAsia" w:cstheme="minorHAnsi"/>
        </w:rPr>
        <w:fldChar w:fldCharType="separate"/>
      </w:r>
      <w:r w:rsidRPr="00B37A74">
        <w:t xml:space="preserve">(Vasseur &amp; McCann 2005; Cheung </w:t>
      </w:r>
      <w:r w:rsidRPr="00B37A74">
        <w:rPr>
          <w:i/>
          <w:iCs/>
        </w:rPr>
        <w:t>et al.</w:t>
      </w:r>
      <w:r w:rsidRPr="00B37A74">
        <w:t xml:space="preserve"> 2013)</w:t>
      </w:r>
      <w:r w:rsidRPr="0001320D">
        <w:rPr>
          <w:rFonts w:eastAsiaTheme="minorEastAsia" w:cstheme="minorHAnsi"/>
        </w:rPr>
        <w:fldChar w:fldCharType="end"/>
      </w:r>
      <w:r w:rsidRPr="00B37A74">
        <w:rPr>
          <w:rFonts w:eastAsiaTheme="minorEastAsia" w:cstheme="minorHAnsi"/>
        </w:rPr>
        <w:t xml:space="preserve">. We argue that a contributing factor to the discrepancy between mechanistic growth models, general scaling theory, and empirical data </w:t>
      </w:r>
      <w:r w:rsidR="00A7336E">
        <w:rPr>
          <w:rFonts w:eastAsiaTheme="minorEastAsia" w:cstheme="minorHAnsi"/>
        </w:rPr>
        <w:t>has been</w:t>
      </w:r>
      <w:r w:rsidR="00A7336E" w:rsidRPr="00B37A74">
        <w:rPr>
          <w:rFonts w:eastAsiaTheme="minorEastAsia" w:cstheme="minorHAnsi"/>
        </w:rPr>
        <w:t xml:space="preserve"> </w:t>
      </w:r>
      <w:r w:rsidRPr="00B37A74">
        <w:rPr>
          <w:rFonts w:eastAsiaTheme="minorEastAsia" w:cstheme="minorHAnsi"/>
        </w:rPr>
        <w:t xml:space="preserve">the lack of data synthesis at the intraspecific level. The approach presented here </w:t>
      </w:r>
      <w:r w:rsidRPr="00B37A74">
        <w:rPr>
          <w:rFonts w:cstheme="minorHAnsi"/>
        </w:rPr>
        <w:t xml:space="preserve">can help overcome limitations of small data sets </w:t>
      </w:r>
      <w:r>
        <w:rPr>
          <w:rFonts w:cstheme="minorHAnsi"/>
        </w:rPr>
        <w:t xml:space="preserve">by </w:t>
      </w:r>
      <w:r w:rsidRPr="00B37A74">
        <w:rPr>
          <w:rFonts w:cstheme="minorHAnsi"/>
        </w:rPr>
        <w:t>borrowing information across species in a single modelling framework</w:t>
      </w:r>
      <w:r w:rsidR="00A7336E">
        <w:rPr>
          <w:rFonts w:cstheme="minorHAnsi"/>
        </w:rPr>
        <w:t>, while still accounting for the intraspecific scaling of rates</w:t>
      </w:r>
      <w:r>
        <w:rPr>
          <w:rFonts w:cstheme="minorHAnsi"/>
        </w:rPr>
        <w:t xml:space="preserve">. </w:t>
      </w:r>
      <w:r w:rsidRPr="000C0ECF">
        <w:rPr>
          <w:rFonts w:cstheme="minorHAnsi"/>
        </w:rPr>
        <w:t>A</w:t>
      </w:r>
      <w:r w:rsidRPr="000C0ECF">
        <w:rPr>
          <w:rFonts w:eastAsiaTheme="minorEastAsia" w:cstheme="minorHAnsi"/>
        </w:rPr>
        <w:t xml:space="preserve">ccounting for the </w:t>
      </w:r>
      <w:r w:rsidR="002B709E" w:rsidRPr="002E1DA7">
        <w:rPr>
          <w:rFonts w:eastAsiaTheme="minorEastAsia" w:cstheme="minorHAnsi"/>
        </w:rPr>
        <w:t xml:space="preserve">faster increase in </w:t>
      </w:r>
      <w:ins w:id="45" w:author="Max Lindmark" w:date="2021-01-15T13:11:00Z">
        <w:r w:rsidR="002E1DA7">
          <w:rPr>
            <w:rFonts w:eastAsiaTheme="minorEastAsia" w:cstheme="minorHAnsi"/>
          </w:rPr>
          <w:t xml:space="preserve">whole-organism </w:t>
        </w:r>
      </w:ins>
      <w:r w:rsidR="002B709E" w:rsidRPr="002E1DA7">
        <w:rPr>
          <w:rFonts w:eastAsiaTheme="minorEastAsia" w:cstheme="minorHAnsi"/>
        </w:rPr>
        <w:t xml:space="preserve">metabolism than consumption with body size, </w:t>
      </w:r>
      <w:r w:rsidRPr="000C0ECF">
        <w:rPr>
          <w:rFonts w:eastAsiaTheme="minorEastAsia" w:cstheme="minorHAnsi"/>
        </w:rPr>
        <w:t xml:space="preserve">the unimodal thermal response of </w:t>
      </w:r>
      <w:r w:rsidRPr="000C0ECF">
        <w:rPr>
          <w:rFonts w:eastAsiaTheme="minorEastAsia" w:cstheme="minorHAnsi"/>
        </w:rPr>
        <w:lastRenderedPageBreak/>
        <w:t>consumption</w:t>
      </w:r>
      <w:r w:rsidR="002B709E" w:rsidRPr="007C10AC">
        <w:rPr>
          <w:rFonts w:eastAsiaTheme="minorEastAsia" w:cstheme="minorHAnsi"/>
        </w:rPr>
        <w:t xml:space="preserve">, and resulting size-dependence of optimum growth temperatures is essential for understanding what causes observed growth responses to </w:t>
      </w:r>
      <w:r w:rsidR="000C0ECF">
        <w:rPr>
          <w:rFonts w:eastAsiaTheme="minorEastAsia" w:cstheme="minorHAnsi"/>
        </w:rPr>
        <w:t xml:space="preserve">global </w:t>
      </w:r>
      <w:r w:rsidR="002B709E" w:rsidRPr="007C10AC">
        <w:rPr>
          <w:rFonts w:eastAsiaTheme="minorEastAsia" w:cstheme="minorHAnsi"/>
        </w:rPr>
        <w:t xml:space="preserve">warming. </w:t>
      </w:r>
      <w:r w:rsidR="000C0ECF">
        <w:rPr>
          <w:rFonts w:eastAsiaTheme="minorEastAsia" w:cstheme="minorHAnsi"/>
        </w:rPr>
        <w:t>Acknowledging</w:t>
      </w:r>
      <w:r w:rsidR="002B709E" w:rsidRPr="007C10AC">
        <w:rPr>
          <w:rFonts w:eastAsiaTheme="minorEastAsia" w:cstheme="minorHAnsi"/>
        </w:rPr>
        <w:t xml:space="preserve"> these mechanisms</w:t>
      </w:r>
      <w:r w:rsidR="000C0ECF">
        <w:rPr>
          <w:rFonts w:eastAsiaTheme="minorEastAsia" w:cstheme="minorHAnsi"/>
        </w:rPr>
        <w:t xml:space="preserve"> is also important for</w:t>
      </w:r>
      <w:r w:rsidRPr="000C0ECF">
        <w:rPr>
          <w:rFonts w:eastAsiaTheme="minorEastAsia" w:cstheme="minorHAnsi"/>
        </w:rPr>
        <w:t xml:space="preserve"> improv</w:t>
      </w:r>
      <w:r w:rsidR="000C0ECF">
        <w:rPr>
          <w:rFonts w:eastAsiaTheme="minorEastAsia" w:cstheme="minorHAnsi"/>
        </w:rPr>
        <w:t>ing</w:t>
      </w:r>
      <w:r w:rsidRPr="000C0ECF">
        <w:rPr>
          <w:rFonts w:eastAsiaTheme="minorEastAsia" w:cstheme="minorHAnsi"/>
        </w:rPr>
        <w:t xml:space="preserve"> predictions </w:t>
      </w:r>
      <w:r w:rsidR="002B709E" w:rsidRPr="007C10AC">
        <w:rPr>
          <w:rFonts w:eastAsiaTheme="minorEastAsia" w:cstheme="minorHAnsi"/>
        </w:rPr>
        <w:t xml:space="preserve">on </w:t>
      </w:r>
      <w:r w:rsidR="00DA1A4E">
        <w:rPr>
          <w:rFonts w:eastAsiaTheme="minorEastAsia" w:cstheme="minorHAnsi"/>
        </w:rPr>
        <w:t xml:space="preserve">the </w:t>
      </w:r>
      <w:r w:rsidR="000C0ECF" w:rsidRPr="007C10AC">
        <w:rPr>
          <w:rFonts w:eastAsiaTheme="minorEastAsia" w:cstheme="minorHAnsi"/>
        </w:rPr>
        <w:t>consequences of</w:t>
      </w:r>
      <w:r w:rsidR="002B709E" w:rsidRPr="007C10AC">
        <w:rPr>
          <w:rFonts w:eastAsiaTheme="minorEastAsia" w:cstheme="minorHAnsi"/>
        </w:rPr>
        <w:t xml:space="preserve"> </w:t>
      </w:r>
      <w:r w:rsidR="000C0ECF" w:rsidRPr="007C10AC">
        <w:rPr>
          <w:rFonts w:eastAsiaTheme="minorEastAsia" w:cstheme="minorHAnsi"/>
        </w:rPr>
        <w:t>warming effects on fish growth for food web</w:t>
      </w:r>
      <w:r w:rsidR="000C0ECF">
        <w:rPr>
          <w:rFonts w:eastAsiaTheme="minorEastAsia" w:cstheme="minorHAnsi"/>
        </w:rPr>
        <w:t xml:space="preserve"> functioning</w:t>
      </w:r>
      <w:r w:rsidR="000C0ECF" w:rsidRPr="007C10AC">
        <w:rPr>
          <w:rFonts w:eastAsiaTheme="minorEastAsia" w:cstheme="minorHAnsi"/>
        </w:rPr>
        <w:t xml:space="preserve">, </w:t>
      </w:r>
      <w:r w:rsidRPr="000C0ECF">
        <w:rPr>
          <w:rFonts w:eastAsiaTheme="minorEastAsia" w:cstheme="minorHAnsi"/>
        </w:rPr>
        <w:t>fisheries yields and global food production in warmer climates</w:t>
      </w:r>
      <w:commentRangeStart w:id="46"/>
      <w:commentRangeStart w:id="47"/>
      <w:commentRangeStart w:id="48"/>
      <w:commentRangeStart w:id="49"/>
      <w:r w:rsidRPr="000C0ECF">
        <w:rPr>
          <w:rFonts w:eastAsiaTheme="minorEastAsia" w:cstheme="minorHAnsi"/>
        </w:rPr>
        <w:t>.</w:t>
      </w:r>
      <w:commentRangeEnd w:id="46"/>
      <w:r w:rsidRPr="000C0ECF">
        <w:rPr>
          <w:rStyle w:val="CommentReference"/>
        </w:rPr>
        <w:commentReference w:id="46"/>
      </w:r>
      <w:commentRangeEnd w:id="47"/>
      <w:r w:rsidRPr="000C0ECF">
        <w:rPr>
          <w:rStyle w:val="CommentReference"/>
        </w:rPr>
        <w:commentReference w:id="47"/>
      </w:r>
      <w:commentRangeEnd w:id="48"/>
      <w:r w:rsidR="002B709E" w:rsidRPr="000C0ECF">
        <w:rPr>
          <w:rStyle w:val="CommentReference"/>
        </w:rPr>
        <w:commentReference w:id="48"/>
      </w:r>
      <w:commentRangeEnd w:id="49"/>
      <w:r w:rsidR="007C10AC">
        <w:rPr>
          <w:rStyle w:val="CommentReference"/>
        </w:rPr>
        <w:commentReference w:id="49"/>
      </w:r>
      <w:r>
        <w:rPr>
          <w:rFonts w:eastAsiaTheme="minorEastAsia" w:cstheme="minorHAnsi"/>
        </w:rPr>
        <w:t xml:space="preserve"> </w:t>
      </w:r>
    </w:p>
    <w:p w14:paraId="31C758BE" w14:textId="77777777" w:rsidR="00FF0C73" w:rsidRPr="00B37A74" w:rsidRDefault="00FF0C73" w:rsidP="00FF0C73">
      <w:pPr>
        <w:spacing w:line="480" w:lineRule="auto"/>
        <w:contextualSpacing/>
        <w:jc w:val="both"/>
        <w:rPr>
          <w:rFonts w:cstheme="minorHAnsi"/>
          <w:b/>
        </w:rPr>
      </w:pPr>
    </w:p>
    <w:p w14:paraId="47A4423F" w14:textId="77777777" w:rsidR="00FF0C73" w:rsidRPr="00B37A74" w:rsidRDefault="00FF0C73" w:rsidP="00FF0C73">
      <w:pPr>
        <w:spacing w:line="480" w:lineRule="auto"/>
        <w:contextualSpacing/>
        <w:jc w:val="both"/>
        <w:rPr>
          <w:rFonts w:eastAsiaTheme="minorEastAsia" w:cstheme="minorHAnsi"/>
          <w:sz w:val="28"/>
          <w:szCs w:val="28"/>
        </w:rPr>
      </w:pPr>
      <w:r w:rsidRPr="00B37A74">
        <w:rPr>
          <w:rFonts w:cstheme="minorHAnsi"/>
          <w:b/>
          <w:sz w:val="28"/>
          <w:szCs w:val="28"/>
        </w:rPr>
        <w:t>Materials and methods</w:t>
      </w:r>
    </w:p>
    <w:p w14:paraId="038E40D5" w14:textId="77777777" w:rsidR="00FF0C73" w:rsidRPr="00B37A74" w:rsidRDefault="00FF0C73" w:rsidP="00FF0C73">
      <w:pPr>
        <w:spacing w:line="480" w:lineRule="auto"/>
        <w:contextualSpacing/>
        <w:jc w:val="both"/>
        <w:rPr>
          <w:rFonts w:cstheme="minorHAnsi"/>
          <w:b/>
        </w:rPr>
      </w:pPr>
      <w:r w:rsidRPr="00B37A74">
        <w:rPr>
          <w:rFonts w:cstheme="minorHAnsi"/>
          <w:b/>
        </w:rPr>
        <w:t>Data acquisition</w:t>
      </w:r>
    </w:p>
    <w:p w14:paraId="0359EBF9" w14:textId="532F7A38" w:rsidR="00FF0C73" w:rsidRPr="00B37A74" w:rsidRDefault="00FF0C73" w:rsidP="00FF0C73">
      <w:pPr>
        <w:tabs>
          <w:tab w:val="center" w:pos="4513"/>
        </w:tabs>
        <w:spacing w:line="480" w:lineRule="auto"/>
        <w:contextualSpacing/>
        <w:jc w:val="both"/>
        <w:rPr>
          <w:rFonts w:eastAsiaTheme="minorEastAsia" w:cstheme="minorHAnsi"/>
        </w:rPr>
      </w:pPr>
      <w:r w:rsidRPr="00B37A74">
        <w:rPr>
          <w:rFonts w:cstheme="minorHAnsi"/>
        </w:rPr>
        <w:t xml:space="preserve">We searched the literature for experimental studies evaluating the temperature response of individual maximum consumption rate (feeding rate at unlimited food supply, </w:t>
      </w:r>
      <w:r w:rsidRPr="00B37A74">
        <w:rPr>
          <w:rFonts w:cstheme="minorHAnsi"/>
          <w:i/>
        </w:rPr>
        <w:t>ad libitum</w:t>
      </w:r>
      <w:r w:rsidRPr="00B37A74">
        <w:rPr>
          <w:rFonts w:cstheme="minorHAnsi"/>
        </w:rPr>
        <w:t>)</w:t>
      </w:r>
      <w:r>
        <w:rPr>
          <w:rFonts w:cstheme="minorHAnsi"/>
        </w:rPr>
        <w:t xml:space="preserve">, </w:t>
      </w:r>
      <w:r w:rsidRPr="00B37A74">
        <w:rPr>
          <w:rFonts w:cstheme="minorHAnsi"/>
        </w:rPr>
        <w:t xml:space="preserve">resting, routine and standard oxygen consumption rate as a proxy for metabolic rate </w:t>
      </w:r>
      <w:r w:rsidRPr="0001320D">
        <w:rPr>
          <w:rFonts w:cstheme="minorHAnsi"/>
        </w:rPr>
        <w:fldChar w:fldCharType="begin"/>
      </w:r>
      <w:r w:rsidRPr="00B37A74">
        <w:rPr>
          <w:rFonts w:cstheme="minorHAnsi"/>
        </w:rPr>
        <w:instrText xml:space="preserve"> ADDIN ZOTERO_ITEM CSL_CITATION {"citationID":"3egpneUb","properties":{"formattedCitation":"(Nelson 2016)","plainCitation":"(Nelson 2016)","noteIndex":0},"citationItems":[{"id":946,"uris":["http://zotero.org/users/6116610/items/XJ8ECG9K"],"uri":["http://zotero.org/users/6116610/items/XJ8ECG9K"],"itemData":{"id":946,"type":"article-journal","abstract":"Accounting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Pr="0001320D">
        <w:rPr>
          <w:rFonts w:cstheme="minorHAnsi"/>
        </w:rPr>
        <w:fldChar w:fldCharType="separate"/>
      </w:r>
      <w:r w:rsidRPr="00B37A74">
        <w:rPr>
          <w:rFonts w:cstheme="minorHAnsi"/>
          <w:noProof/>
        </w:rPr>
        <w:t>(Nelson 2016)</w:t>
      </w:r>
      <w:r w:rsidRPr="0001320D">
        <w:rPr>
          <w:rFonts w:cstheme="minorHAnsi"/>
        </w:rPr>
        <w:fldChar w:fldCharType="end"/>
      </w:r>
      <w:r>
        <w:rPr>
          <w:rFonts w:cstheme="minorHAnsi"/>
        </w:rPr>
        <w:t xml:space="preserve"> and </w:t>
      </w:r>
      <w:r w:rsidRPr="00B37A74">
        <w:rPr>
          <w:rFonts w:cstheme="minorHAnsi"/>
        </w:rPr>
        <w:t>growth rate</w:t>
      </w:r>
      <w:r>
        <w:rPr>
          <w:rFonts w:cstheme="minorHAnsi"/>
        </w:rPr>
        <w:t xml:space="preserve">s </w:t>
      </w:r>
      <w:r w:rsidRPr="00695900">
        <w:rPr>
          <w:rFonts w:cstheme="minorHAnsi"/>
        </w:rPr>
        <w:t xml:space="preserve">across individuals of different sizes </w:t>
      </w:r>
      <w:r w:rsidRPr="0001320D">
        <w:rPr>
          <w:rFonts w:cstheme="minorHAnsi"/>
        </w:rPr>
        <w:t>within speci</w:t>
      </w:r>
      <w:r w:rsidRPr="00695900">
        <w:rPr>
          <w:rFonts w:cstheme="minorHAnsi"/>
        </w:rPr>
        <w:t>es</w:t>
      </w:r>
      <w:r w:rsidRPr="00B37A74">
        <w:rPr>
          <w:rFonts w:eastAsiaTheme="minorEastAsia" w:cstheme="minorHAnsi"/>
        </w:rPr>
        <w:t>. We used</w:t>
      </w:r>
      <w:r w:rsidRPr="00B37A74">
        <w:rPr>
          <w:rFonts w:cstheme="minorHAnsi"/>
        </w:rPr>
        <w:t xml:space="preserve"> three different searches on the Web of Science Core Collection (see </w:t>
      </w:r>
      <w:r w:rsidRPr="00B37A74">
        <w:rPr>
          <w:rFonts w:eastAsiaTheme="minorEastAsia" w:cstheme="minorHAnsi"/>
          <w:i/>
          <w:iCs/>
        </w:rPr>
        <w:t>SI Appendix</w:t>
      </w:r>
      <w:r w:rsidRPr="00B37A74">
        <w:rPr>
          <w:rFonts w:cstheme="minorHAnsi"/>
        </w:rPr>
        <w:t xml:space="preserve">, for details). In order to estimate how these rates depend on body size and temperature within species, we selected studies </w:t>
      </w:r>
      <w:r w:rsidRPr="00B37A74">
        <w:t>that experimentally varied both body size and temperature</w:t>
      </w:r>
      <w:r w:rsidRPr="00B37A74">
        <w:rPr>
          <w:rFonts w:cstheme="minorHAnsi"/>
        </w:rPr>
        <w:t xml:space="preserve"> </w:t>
      </w:r>
      <w:commentRangeStart w:id="50"/>
      <w:r w:rsidRPr="00B37A74">
        <w:rPr>
          <w:rFonts w:cstheme="minorHAnsi"/>
        </w:rPr>
        <w:t>(</w:t>
      </w:r>
      <w:ins w:id="51" w:author="Anna Gårdmark" w:date="2021-01-12T11:12:00Z">
        <w:del w:id="52" w:author="Max Lindmark" w:date="2021-01-15T13:13:00Z">
          <w:r w:rsidR="00895761" w:rsidDel="0013421A">
            <w:rPr>
              <w:rFonts w:cstheme="minorHAnsi"/>
            </w:rPr>
            <w:delText>factorially</w:delText>
          </w:r>
        </w:del>
      </w:ins>
      <w:ins w:id="53" w:author="Anna Gårdmark" w:date="2021-01-12T11:11:00Z">
        <w:del w:id="54" w:author="Max Lindmark" w:date="2021-01-15T13:13:00Z">
          <w:r w:rsidR="00895761" w:rsidDel="0013421A">
            <w:rPr>
              <w:rFonts w:cstheme="minorHAnsi"/>
            </w:rPr>
            <w:delText xml:space="preserve">, with </w:delText>
          </w:r>
        </w:del>
      </w:ins>
      <w:commentRangeEnd w:id="50"/>
      <w:r w:rsidR="0013421A">
        <w:rPr>
          <w:rStyle w:val="CommentReference"/>
        </w:rPr>
        <w:commentReference w:id="50"/>
      </w:r>
      <w:r w:rsidRPr="00B37A74">
        <w:rPr>
          <w:rFonts w:cstheme="minorHAnsi"/>
        </w:rPr>
        <w:t xml:space="preserve">at least two </w:t>
      </w:r>
      <w:r w:rsidRPr="00B37A74">
        <w:rPr>
          <w:rFonts w:eastAsiaTheme="minorEastAsia" w:cstheme="minorHAnsi"/>
        </w:rPr>
        <w:t>temperature treatments and at least two body masses</w:t>
      </w:r>
      <w:r>
        <w:rPr>
          <w:rFonts w:eastAsiaTheme="minorEastAsia" w:cstheme="minorHAnsi"/>
        </w:rPr>
        <w:t xml:space="preserve">). The </w:t>
      </w:r>
      <w:r w:rsidRPr="00B37A74">
        <w:rPr>
          <w:rFonts w:eastAsiaTheme="minorEastAsia" w:cstheme="minorHAnsi"/>
        </w:rPr>
        <w:t xml:space="preserve">average </w:t>
      </w:r>
      <w:r>
        <w:rPr>
          <w:rFonts w:eastAsiaTheme="minorEastAsia" w:cstheme="minorHAnsi"/>
        </w:rPr>
        <w:t xml:space="preserve">number </w:t>
      </w:r>
      <w:r w:rsidRPr="00B37A74">
        <w:rPr>
          <w:rFonts w:eastAsiaTheme="minorEastAsia" w:cstheme="minorHAnsi"/>
        </w:rPr>
        <w:t>of unique temperature</w:t>
      </w:r>
      <w:r>
        <w:rPr>
          <w:rFonts w:eastAsiaTheme="minorEastAsia" w:cstheme="minorHAnsi"/>
        </w:rPr>
        <w:t xml:space="preserve"> treatments (temperature </w:t>
      </w:r>
      <w:r w:rsidRPr="00B37A74">
        <w:rPr>
          <w:rFonts w:eastAsiaTheme="minorEastAsia" w:cstheme="minorHAnsi"/>
        </w:rPr>
        <w:t xml:space="preserve">rounded to nearest </w:t>
      </w:r>
      <m:oMath>
        <m:r>
          <w:rPr>
            <w:rFonts w:ascii="Cambria Math" w:eastAsiaTheme="minorEastAsia" w:hAnsi="Cambria Math" w:cstheme="minorHAnsi"/>
          </w:rPr>
          <m:t>℃</m:t>
        </m:r>
      </m:oMath>
      <w:r>
        <w:rPr>
          <w:rFonts w:eastAsiaTheme="minorEastAsia" w:cstheme="minorHAnsi"/>
        </w:rPr>
        <w:t>)</w:t>
      </w:r>
      <w:r w:rsidRPr="00B37A74">
        <w:rPr>
          <w:rFonts w:eastAsiaTheme="minorEastAsia" w:cstheme="minorHAnsi"/>
        </w:rPr>
        <w:t xml:space="preserve"> </w:t>
      </w:r>
      <w:r>
        <w:rPr>
          <w:rFonts w:eastAsiaTheme="minorEastAsia" w:cstheme="minorHAnsi"/>
        </w:rPr>
        <w:t xml:space="preserve">by species </w:t>
      </w:r>
      <w:r w:rsidRPr="00B37A74">
        <w:rPr>
          <w:rFonts w:eastAsiaTheme="minorEastAsia" w:cstheme="minorHAnsi"/>
        </w:rPr>
        <w:t>is 7.2 for growth and 4.3 for consumption and metabolism data)</w:t>
      </w:r>
      <w:r w:rsidRPr="00B37A74">
        <w:rPr>
          <w:rFonts w:cstheme="minorHAnsi"/>
        </w:rPr>
        <w:t xml:space="preserve">. The criteria for both mass and temperature variation in the experiments reduces the number of potential data sets, as most experimental studies use either size or temperature treatments, not both. However, this criterion allows us to fit multiple regression models and estimate the effects of mass and temperature jointly, and to evaluate the probability of interactive mass- and temperature effects within species. Following common practice </w:t>
      </w:r>
      <w:r w:rsidRPr="00B37A74">
        <w:rPr>
          <w:rFonts w:eastAsiaTheme="minorEastAsia" w:cstheme="minorHAnsi"/>
        </w:rPr>
        <w:t xml:space="preserve">we excluded larval studies, which represents a life stage exhibiting different constraints and scaling relationships </w:t>
      </w:r>
      <w:r w:rsidRPr="00B37A74">
        <w:rPr>
          <w:rFonts w:eastAsiaTheme="minorEastAsia" w:cstheme="minorHAnsi"/>
        </w:rPr>
        <w:fldChar w:fldCharType="begin"/>
      </w:r>
      <w:r w:rsidRPr="00B37A74">
        <w:rPr>
          <w:rFonts w:eastAsiaTheme="minorEastAsia" w:cstheme="minorHAnsi"/>
        </w:rPr>
        <w:instrText xml:space="preserve"> ADDIN ZOTERO_ITEM CSL_CITATION {"citationID":"a247vggmdpk","properties":{"formattedCitation":"(Glazier 2005)","plainCitation":"(Glazier 2005)","noteIndex":0},"citationItems":[{"id":565,"uris":["http://zotero.org/users/6116610/items/N9ER7BYE"],"uri":["http://zotero.org/users/6116610/items/N9ER7BYE"],"itemData":{"id":565,"type":"article-journal","abstract":"In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Pr="00B37A74">
        <w:rPr>
          <w:rFonts w:eastAsiaTheme="minorEastAsia" w:cstheme="minorHAnsi"/>
        </w:rPr>
        <w:fldChar w:fldCharType="separate"/>
      </w:r>
      <w:r w:rsidRPr="00B37A74">
        <w:t>(Glazier 2005)</w:t>
      </w:r>
      <w:r w:rsidRPr="00B37A74">
        <w:rPr>
          <w:rFonts w:eastAsiaTheme="minorEastAsia" w:cstheme="minorHAnsi"/>
        </w:rPr>
        <w:fldChar w:fldCharType="end"/>
      </w:r>
      <w:r w:rsidRPr="00B37A74">
        <w:rPr>
          <w:rFonts w:eastAsiaTheme="minorEastAsia" w:cstheme="minorHAnsi"/>
        </w:rPr>
        <w:t xml:space="preserve">. </w:t>
      </w:r>
    </w:p>
    <w:p w14:paraId="2BBE529A"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eastAsiaTheme="minorEastAsia" w:cstheme="minorHAnsi"/>
        </w:rPr>
        <w:lastRenderedPageBreak/>
        <w:tab/>
        <w:t>Studies were included if (i) a unique experimental temperature was recorded for each trial (</w:t>
      </w:r>
      <m:oMath>
        <m:r>
          <w:rPr>
            <w:rFonts w:ascii="Cambria Math" w:eastAsiaTheme="minorEastAsia" w:hAnsi="Cambria Math" w:cstheme="minorHAnsi"/>
          </w:rPr>
          <m:t>±</m:t>
        </m:r>
      </m:oMath>
      <w:r w:rsidRPr="00B37A74">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Pr="00B37A74">
        <w:rPr>
          <w:rFonts w:eastAsiaTheme="minorEastAsia" w:cstheme="minorHAnsi"/>
        </w:rPr>
        <w:t xml:space="preserve">), (ii) fish were provided food at </w:t>
      </w:r>
      <w:r w:rsidRPr="00B37A74">
        <w:rPr>
          <w:rFonts w:eastAsiaTheme="minorEastAsia" w:cstheme="minorHAnsi"/>
          <w:i/>
        </w:rPr>
        <w:t>ad libitum</w:t>
      </w:r>
      <w:r w:rsidRPr="00B37A74">
        <w:rPr>
          <w:rFonts w:eastAsiaTheme="minorEastAsia" w:cstheme="minorHAnsi"/>
        </w:rPr>
        <w:t xml:space="preserve"> (consumption and growth data) or if they were unfed (resting, standard or routine metabolic rate), and (iii) fish exhibited normal behavior during the experiments. We used only one study per species and rate to ensure that all data within a given species are comparable as measurements of these rates can vary between studies due to e.g. measurement bias, differences in experimental protocols, or because different populations were studied </w:t>
      </w:r>
      <w:r w:rsidRPr="0001320D">
        <w:rPr>
          <w:rFonts w:eastAsiaTheme="minorEastAsia" w:cstheme="minorHAnsi"/>
        </w:rPr>
        <w:fldChar w:fldCharType="begin"/>
      </w:r>
      <w:r w:rsidRPr="00B37A74">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87,"uris":["http://zotero.org/users/6116610/items/6VE39MGA"],"uri":["http://zotero.org/users/6116610/items/6VE39MGA"],"itemData":{"id":87,"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A."}],"issued":{"date-parts":[["2008",4]]}}},{"id":801,"uris":["http://zotero.org/users/6116610/items/72LJKITA"],"uri":["http://zotero.org/users/6116610/items/72LJKITA"],"itemData":{"id":801,"type":"article-journal","abstract":"As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01320D">
        <w:rPr>
          <w:rFonts w:eastAsiaTheme="minorEastAsia" w:cstheme="minorHAnsi"/>
        </w:rPr>
        <w:fldChar w:fldCharType="separate"/>
      </w:r>
      <w:r w:rsidRPr="00B37A74">
        <w:t xml:space="preserve">(Armstrong &amp; Hawkins 2008; Jerde </w:t>
      </w:r>
      <w:r w:rsidRPr="00B37A74">
        <w:rPr>
          <w:i/>
          <w:iCs/>
        </w:rPr>
        <w:t>et al.</w:t>
      </w:r>
      <w:r w:rsidRPr="00B37A74">
        <w:t xml:space="preserve"> 2019)</w:t>
      </w:r>
      <w:r w:rsidRPr="0001320D">
        <w:rPr>
          <w:rFonts w:eastAsiaTheme="minorEastAsia" w:cstheme="minorHAnsi"/>
        </w:rPr>
        <w:fldChar w:fldCharType="end"/>
      </w:r>
      <w:r w:rsidRPr="00B37A74">
        <w:rPr>
          <w:rFonts w:eastAsiaTheme="minorEastAsia" w:cstheme="minorHAnsi"/>
        </w:rPr>
        <w:t xml:space="preserve">. In cases where we found more than one study for a given rate and species, we selected the most suitable study based on our pre-defined criteria (for details, see </w:t>
      </w:r>
      <w:r w:rsidRPr="00B37A74">
        <w:rPr>
          <w:rFonts w:eastAsiaTheme="minorEastAsia" w:cstheme="minorHAnsi"/>
          <w:i/>
          <w:iCs/>
        </w:rPr>
        <w:t>SI Appendix</w:t>
      </w:r>
      <w:r w:rsidRPr="00B37A74">
        <w:rPr>
          <w:rFonts w:eastAsiaTheme="minorEastAsia" w:cstheme="minorHAnsi"/>
        </w:rPr>
        <w:t>). We ensured that the experiments were conducted at ecologically relevant temperatures (</w:t>
      </w:r>
      <w:r w:rsidRPr="00B37A74">
        <w:rPr>
          <w:rFonts w:eastAsiaTheme="minorEastAsia" w:cstheme="minorHAnsi"/>
          <w:i/>
          <w:iCs/>
        </w:rPr>
        <w:t>SI Appendix</w:t>
      </w:r>
      <w:r>
        <w:rPr>
          <w:rFonts w:eastAsiaTheme="minorEastAsia" w:cstheme="minorHAnsi"/>
          <w:i/>
          <w:iCs/>
        </w:rPr>
        <w:t>,</w:t>
      </w:r>
      <w:r w:rsidRPr="00B37A74">
        <w:rPr>
          <w:rFonts w:eastAsiaTheme="minorEastAsia" w:cstheme="minorHAnsi"/>
        </w:rPr>
        <w:t xml:space="preserve"> Fig</w:t>
      </w:r>
      <w:r>
        <w:rPr>
          <w:rFonts w:eastAsiaTheme="minorEastAsia" w:cstheme="minorHAnsi"/>
        </w:rPr>
        <w:t>.</w:t>
      </w:r>
      <w:r w:rsidRPr="00B37A74">
        <w:rPr>
          <w:rFonts w:eastAsiaTheme="minorEastAsia" w:cstheme="minorHAnsi"/>
        </w:rPr>
        <w:t xml:space="preserve"> S</w:t>
      </w:r>
      <w:r>
        <w:rPr>
          <w:rFonts w:eastAsiaTheme="minorEastAsia" w:cstheme="minorHAnsi"/>
        </w:rPr>
        <w:t>1,</w:t>
      </w:r>
      <w:r w:rsidRPr="00B37A74">
        <w:rPr>
          <w:rFonts w:eastAsiaTheme="minorEastAsia" w:cstheme="minorHAnsi"/>
        </w:rPr>
        <w:t xml:space="preserve">S3). </w:t>
      </w:r>
      <w:r w:rsidRPr="00B37A74">
        <w:rPr>
          <w:rFonts w:cstheme="minorHAnsi"/>
        </w:rPr>
        <w:t xml:space="preserve">A more detailed description of the search protocol, data selection, acquisition, quality control, collation of additional information and standardizing of rates to common units can be found in </w:t>
      </w:r>
      <w:r w:rsidRPr="00B37A74">
        <w:rPr>
          <w:rFonts w:eastAsiaTheme="minorEastAsia" w:cstheme="minorHAnsi"/>
          <w:i/>
          <w:iCs/>
        </w:rPr>
        <w:t>SI Appendix</w:t>
      </w:r>
      <w:r w:rsidRPr="00B37A74">
        <w:rPr>
          <w:rFonts w:cstheme="minorHAnsi"/>
        </w:rPr>
        <w:t>.</w:t>
      </w:r>
    </w:p>
    <w:p w14:paraId="3F7398B1" w14:textId="77777777" w:rsidR="00FF0C73" w:rsidRPr="00B37A74" w:rsidRDefault="00FF0C73" w:rsidP="00FF0C73">
      <w:pPr>
        <w:tabs>
          <w:tab w:val="center" w:pos="4513"/>
        </w:tabs>
        <w:spacing w:line="480" w:lineRule="auto"/>
        <w:ind w:firstLine="284"/>
        <w:contextualSpacing/>
        <w:jc w:val="both"/>
        <w:rPr>
          <w:rFonts w:cstheme="minorHAnsi"/>
        </w:rPr>
      </w:pPr>
      <w:r w:rsidRPr="00B37A74">
        <w:rPr>
          <w:rFonts w:cstheme="minorHAnsi"/>
        </w:rPr>
        <w:t>We compiled four datasets:</w:t>
      </w:r>
      <w:r>
        <w:rPr>
          <w:rFonts w:cstheme="minorHAnsi"/>
        </w:rPr>
        <w:t xml:space="preserve"> </w:t>
      </w:r>
      <w:r w:rsidRPr="00B37A74">
        <w:rPr>
          <w:rFonts w:cstheme="minorHAnsi"/>
        </w:rPr>
        <w:t>maximum consumption rate, metabolic rate</w:t>
      </w:r>
      <w:r>
        <w:rPr>
          <w:rFonts w:cstheme="minorHAnsi"/>
        </w:rPr>
        <w:t xml:space="preserve">, </w:t>
      </w:r>
      <w:r w:rsidRPr="00B37A74">
        <w:rPr>
          <w:rFonts w:cstheme="minorHAnsi"/>
        </w:rPr>
        <w:t>growth rate</w:t>
      </w:r>
      <w:r>
        <w:rPr>
          <w:rFonts w:cstheme="minorHAnsi"/>
        </w:rPr>
        <w:t xml:space="preserve"> </w:t>
      </w:r>
      <w:r w:rsidRPr="00B37A74">
        <w:rPr>
          <w:rFonts w:cstheme="minorHAnsi"/>
        </w:rPr>
        <w:t>and the optimum growth temperature</w:t>
      </w:r>
      <w:r w:rsidRPr="00B37A74" w:rsidDel="00782F2C">
        <w:rPr>
          <w:rFonts w:cstheme="minorHAnsi"/>
        </w:rPr>
        <w:t xml:space="preserve"> </w:t>
      </w:r>
      <w:r w:rsidRPr="00B37A74">
        <w:rPr>
          <w:rFonts w:cstheme="minorHAnsi"/>
        </w:rPr>
        <w:t>for each combination of body mass group and species. We compiled a total of 746 measurements of maximum consumption rate (of which 666 are below peak)</w:t>
      </w:r>
      <w:r>
        <w:rPr>
          <w:rFonts w:cstheme="minorHAnsi"/>
        </w:rPr>
        <w:t xml:space="preserve">, </w:t>
      </w:r>
      <w:r w:rsidRPr="00B37A74">
        <w:rPr>
          <w:rFonts w:cstheme="minorHAnsi"/>
        </w:rPr>
        <w:t xml:space="preserve">2699 measurements of metabolic rate </w:t>
      </w:r>
      <w:r>
        <w:rPr>
          <w:rFonts w:cstheme="minorHAnsi"/>
        </w:rPr>
        <w:t xml:space="preserve">and </w:t>
      </w:r>
      <w:r w:rsidRPr="00B37A74">
        <w:rPr>
          <w:rFonts w:cstheme="minorHAnsi"/>
        </w:rPr>
        <w:t>227 measurements of growth rate (45 optimum temperatures)</w:t>
      </w:r>
      <w:r>
        <w:rPr>
          <w:rFonts w:cstheme="minorHAnsi"/>
        </w:rPr>
        <w:t xml:space="preserve"> </w:t>
      </w:r>
      <w:r w:rsidRPr="00B37A74">
        <w:rPr>
          <w:rFonts w:cstheme="minorHAnsi"/>
        </w:rPr>
        <w:t xml:space="preserve">from published articles for each rate, </w:t>
      </w:r>
      <w:r w:rsidRPr="00B37A74">
        <w:rPr>
          <w:rFonts w:eastAsiaTheme="minorEastAsia" w:cstheme="minorHAnsi"/>
        </w:rPr>
        <w:t>from</w:t>
      </w:r>
      <w:r>
        <w:rPr>
          <w:rFonts w:cstheme="minorHAnsi"/>
        </w:rPr>
        <w:t xml:space="preserve"> </w:t>
      </w:r>
      <w:r w:rsidRPr="00B37A74">
        <w:rPr>
          <w:rFonts w:cstheme="minorHAnsi"/>
        </w:rPr>
        <w:t>20</w:t>
      </w:r>
      <w:r>
        <w:rPr>
          <w:rFonts w:cstheme="minorHAnsi"/>
        </w:rPr>
        <w:t xml:space="preserve">, </w:t>
      </w:r>
      <w:r w:rsidRPr="00B37A74">
        <w:rPr>
          <w:rFonts w:cstheme="minorHAnsi"/>
        </w:rPr>
        <w:t>34</w:t>
      </w:r>
      <w:r>
        <w:rPr>
          <w:rFonts w:cstheme="minorHAnsi"/>
        </w:rPr>
        <w:t xml:space="preserve"> and </w:t>
      </w:r>
      <w:r w:rsidRPr="00B37A74">
        <w:rPr>
          <w:rFonts w:eastAsiaTheme="minorEastAsia" w:cstheme="minorHAnsi"/>
        </w:rPr>
        <w:t>13</w:t>
      </w:r>
      <w:r>
        <w:rPr>
          <w:rFonts w:eastAsiaTheme="minorEastAsia" w:cstheme="minorHAnsi"/>
        </w:rPr>
        <w:t xml:space="preserve"> </w:t>
      </w:r>
      <w:r w:rsidRPr="00B37A74">
        <w:rPr>
          <w:rFonts w:eastAsiaTheme="minorEastAsia" w:cstheme="minorHAnsi"/>
        </w:rPr>
        <w:t xml:space="preserve">species, respectively, from different taxonomic groups, habitats and lifestyles (Table S1-S2). We requested original data from all corresponding authors of each article. In cases where we did not hear from the corresponding author, we extracted data from tables or figures using </w:t>
      </w:r>
      <w:r w:rsidRPr="00B37A74">
        <w:rPr>
          <w:rFonts w:cstheme="minorHAnsi"/>
        </w:rPr>
        <w:t xml:space="preserve">Web Plot Digitizer </w:t>
      </w:r>
      <w:r w:rsidRPr="0001320D">
        <w:rPr>
          <w:rFonts w:cstheme="minorHAnsi"/>
        </w:rPr>
        <w:fldChar w:fldCharType="begin"/>
      </w:r>
      <w:r w:rsidRPr="00B37A74">
        <w:rPr>
          <w:rFonts w:cstheme="minorHAnsi"/>
        </w:rPr>
        <w:instrText xml:space="preserve"> ADDIN ZOTERO_ITEM CSL_CITATION {"citationID":"uvru3095","properties":{"formattedCitation":"(Rohatgi 2012)","plainCitation":"(Rohatgi 2012)","noteIndex":0},"citationItems":[{"id":5,"uris":["http://zotero.org/users/6116610/items/MP7EUGU3"],"uri":["http://zotero.org/users/6116610/items/MP7EUGU3"],"itemData":{"id":5,"type":"book","title":"WebPlotDigitalizer: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Pr="0001320D">
        <w:rPr>
          <w:rFonts w:cstheme="minorHAnsi"/>
        </w:rPr>
        <w:fldChar w:fldCharType="separate"/>
      </w:r>
      <w:r w:rsidRPr="00B37A74">
        <w:t>(Rohatgi 2012)</w:t>
      </w:r>
      <w:r w:rsidRPr="0001320D">
        <w:rPr>
          <w:rFonts w:cstheme="minorHAnsi"/>
        </w:rPr>
        <w:fldChar w:fldCharType="end"/>
      </w:r>
      <w:r w:rsidRPr="00B37A74">
        <w:rPr>
          <w:rFonts w:eastAsiaTheme="minorEastAsia" w:cstheme="minorHAnsi"/>
        </w:rPr>
        <w:t xml:space="preserve">. </w:t>
      </w:r>
      <w:r w:rsidRPr="00B37A74">
        <w:rPr>
          <w:rFonts w:cstheme="minorHAnsi"/>
        </w:rPr>
        <w:t xml:space="preserve"> </w:t>
      </w:r>
    </w:p>
    <w:p w14:paraId="50B5815C" w14:textId="77777777" w:rsidR="00FF0C73" w:rsidRPr="00B37A74" w:rsidRDefault="00FF0C73" w:rsidP="00FF0C73">
      <w:pPr>
        <w:spacing w:line="480" w:lineRule="auto"/>
        <w:contextualSpacing/>
        <w:jc w:val="both"/>
        <w:rPr>
          <w:rFonts w:cstheme="minorHAnsi"/>
          <w:b/>
        </w:rPr>
      </w:pPr>
    </w:p>
    <w:p w14:paraId="5E309610" w14:textId="77777777" w:rsidR="00FF0C73" w:rsidRPr="00B37A74" w:rsidRDefault="00FF0C73" w:rsidP="00FF0C73">
      <w:pPr>
        <w:spacing w:line="480" w:lineRule="auto"/>
        <w:contextualSpacing/>
        <w:jc w:val="both"/>
        <w:rPr>
          <w:rFonts w:cstheme="minorHAnsi"/>
          <w:b/>
        </w:rPr>
      </w:pPr>
      <w:r w:rsidRPr="00B37A74">
        <w:rPr>
          <w:rFonts w:cstheme="minorHAnsi"/>
          <w:b/>
        </w:rPr>
        <w:t>Model fitting</w:t>
      </w:r>
    </w:p>
    <w:p w14:paraId="08F9D662" w14:textId="77777777" w:rsidR="00FF0C73" w:rsidRPr="00B37A74" w:rsidRDefault="00FF0C73" w:rsidP="00FF0C73">
      <w:pPr>
        <w:spacing w:line="480" w:lineRule="auto"/>
        <w:contextualSpacing/>
        <w:jc w:val="both"/>
        <w:rPr>
          <w:bCs/>
          <w:i/>
          <w:iCs/>
        </w:rPr>
      </w:pPr>
      <w:r w:rsidRPr="00B37A74">
        <w:rPr>
          <w:bCs/>
          <w:i/>
          <w:iCs/>
        </w:rPr>
        <w:t>Model description</w:t>
      </w:r>
    </w:p>
    <w:p w14:paraId="73A216A9" w14:textId="77777777" w:rsidR="00FF0C73" w:rsidRPr="00B37A74" w:rsidRDefault="00FF0C73" w:rsidP="00FF0C73">
      <w:pPr>
        <w:pStyle w:val="CommentText"/>
        <w:spacing w:line="480" w:lineRule="auto"/>
        <w:jc w:val="both"/>
        <w:rPr>
          <w:sz w:val="24"/>
          <w:szCs w:val="24"/>
        </w:rPr>
      </w:pPr>
      <w:r w:rsidRPr="00B37A74">
        <w:rPr>
          <w:sz w:val="24"/>
          <w:szCs w:val="24"/>
        </w:rPr>
        <w:lastRenderedPageBreak/>
        <w:t>To each dataset, w</w:t>
      </w:r>
      <w:r w:rsidRPr="00B37A74">
        <w:rPr>
          <w:bCs/>
          <w:sz w:val="24"/>
          <w:szCs w:val="24"/>
        </w:rPr>
        <w:t xml:space="preserve">e fit hierarchical models with different combinations of species-varying coefficients, meaning they are estimated with shrinkage. This reduces the influence of outliers which could occur in species with small samples sizes </w:t>
      </w:r>
      <w:r w:rsidRPr="00B37A74">
        <w:rPr>
          <w:bCs/>
          <w:sz w:val="24"/>
          <w:szCs w:val="24"/>
        </w:rPr>
        <w:fldChar w:fldCharType="begin"/>
      </w:r>
      <w:r w:rsidRPr="00B37A74">
        <w:rPr>
          <w:bCs/>
          <w:sz w:val="24"/>
          <w:szCs w:val="24"/>
        </w:rPr>
        <w:instrText xml:space="preserve"> ADDIN ZOTERO_ITEM CSL_CITATION {"citationID":"a13lhriqdmn","properties":{"formattedCitation":"(Gelman &amp; Hill 2007; Harrison {\\i{}et al.} 2018)","plainCitation":"(Gelman &amp; Hill 2007; Harrison et al. 2018)","noteIndex":0},"citationItems":[{"id":777,"uris":["http://zotero.org/users/6116610/items/9MH67JKW"],"uri":["http://zotero.org/users/6116610/items/9MH67JKW"],"itemData":{"id":777,"type":"book","abstract":"Data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778,"uris":["http://zotero.org/users/6116610/items/DUAN7QX2"],"uri":["http://zotero.org/users/6116610/items/DUAN7QX2"],"itemData":{"id":778,"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B37A74">
        <w:rPr>
          <w:bCs/>
          <w:sz w:val="24"/>
          <w:szCs w:val="24"/>
        </w:rPr>
        <w:fldChar w:fldCharType="separate"/>
      </w:r>
      <w:r w:rsidRPr="00B37A74">
        <w:rPr>
          <w:sz w:val="24"/>
        </w:rPr>
        <w:t xml:space="preserve">(Gelman &amp; Hill 2007; Harrison </w:t>
      </w:r>
      <w:r w:rsidRPr="00B37A74">
        <w:rPr>
          <w:i/>
          <w:iCs/>
          <w:sz w:val="24"/>
        </w:rPr>
        <w:t>et al.</w:t>
      </w:r>
      <w:r w:rsidRPr="00B37A74">
        <w:rPr>
          <w:sz w:val="24"/>
        </w:rPr>
        <w:t xml:space="preserve"> 2018)</w:t>
      </w:r>
      <w:r w:rsidRPr="00B37A74">
        <w:rPr>
          <w:bCs/>
          <w:sz w:val="24"/>
          <w:szCs w:val="24"/>
        </w:rPr>
        <w:fldChar w:fldCharType="end"/>
      </w:r>
      <w:r w:rsidRPr="00B37A74">
        <w:rPr>
          <w:bCs/>
          <w:sz w:val="24"/>
          <w:szCs w:val="24"/>
        </w:rPr>
        <w:t>. The general form of the model is:</w:t>
      </w:r>
    </w:p>
    <w:p w14:paraId="2C4C3FEA" w14:textId="77777777" w:rsidR="00FF0C73" w:rsidRPr="00B37A74" w:rsidRDefault="006C51E0"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y</m:t>
            </m:r>
          </m:e>
          <m:sub>
            <m:r>
              <w:rPr>
                <w:rFonts w:ascii="Cambria Math" w:hAnsi="Cambria Math"/>
              </w:rPr>
              <m:t>ij</m:t>
            </m:r>
          </m:sub>
        </m:sSub>
        <m:r>
          <w:rPr>
            <w:rFonts w:ascii="Cambria Math" w:hAnsi="Cambria Math"/>
          </w:rPr>
          <m:t>~N(</m:t>
        </m:r>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 σ)</m:t>
        </m:r>
      </m:oMath>
      <w:r w:rsidR="00FF0C73" w:rsidRPr="00B37A74">
        <w:rPr>
          <w:rFonts w:eastAsiaTheme="minorEastAsia"/>
        </w:rPr>
        <w:t xml:space="preserve">                                                                 (1)</w:t>
      </w:r>
    </w:p>
    <w:p w14:paraId="043CCADB" w14:textId="77777777" w:rsidR="00FF0C73" w:rsidRPr="00B37A74" w:rsidRDefault="006C51E0"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e>
        </m:nary>
      </m:oMath>
      <w:r w:rsidR="00FF0C73" w:rsidRPr="00B37A74">
        <w:rPr>
          <w:rFonts w:eastAsiaTheme="minorEastAsia"/>
        </w:rPr>
        <w:t xml:space="preserve">                                                           (2)</w:t>
      </w:r>
    </w:p>
    <w:p w14:paraId="2B3ED4AE" w14:textId="77777777" w:rsidR="00FF0C73" w:rsidRPr="00B37A74" w:rsidRDefault="006C51E0"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β</m:t>
            </m:r>
          </m:e>
          <m:sub>
            <m:r>
              <w:rPr>
                <w:rFonts w:ascii="Cambria Math" w:hAnsi="Cambria Math"/>
              </w:rPr>
              <m:t>0j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(3)</w:t>
      </w:r>
    </w:p>
    <w:p w14:paraId="2471D5A1" w14:textId="1733EA65" w:rsidR="00FF0C73" w:rsidRPr="00B37A74" w:rsidRDefault="00FF0C73" w:rsidP="00FF0C73">
      <w:pPr>
        <w:spacing w:line="480" w:lineRule="auto"/>
        <w:jc w:val="both"/>
        <w:rPr>
          <w:rFonts w:eastAsiaTheme="minorEastAsia"/>
        </w:rPr>
      </w:pPr>
      <w:r w:rsidRPr="00B37A74">
        <w:rPr>
          <w:rFonts w:eastAsiaTheme="minorEastAsia"/>
        </w:rPr>
        <w:t xml:space="preserve">where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for rate </w:t>
      </w:r>
      <w:r w:rsidRPr="00B37A74">
        <w:rPr>
          <w:rFonts w:eastAsiaTheme="minorEastAsia"/>
          <w:bCs/>
          <w:i/>
        </w:rPr>
        <w:t>y</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sidRPr="00B37A74">
        <w:rPr>
          <w:rFonts w:eastAsiaTheme="minorEastAsia"/>
          <w:bCs/>
          <w:iCs/>
        </w:rPr>
        <w:t xml:space="preserve"> is a species-varying intercept,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is a predictor and </w:t>
      </w:r>
      <m:oMath>
        <m:sSub>
          <m:sSubPr>
            <m:ctrlPr>
              <w:rPr>
                <w:rFonts w:ascii="Cambria Math" w:eastAsiaTheme="minorEastAsia" w:hAnsi="Cambria Math"/>
                <w:i/>
              </w:rPr>
            </m:ctrlPr>
          </m:sSubPr>
          <m:e>
            <m:r>
              <w:rPr>
                <w:rFonts w:ascii="Cambria Math" w:hAnsi="Cambria Math"/>
              </w:rPr>
              <m:t>β</m:t>
            </m:r>
            <m:ctrlPr>
              <w:rPr>
                <w:rFonts w:ascii="Cambria Math" w:hAnsi="Cambria Math"/>
                <w:i/>
              </w:rPr>
            </m:ctrlPr>
          </m:e>
          <m:sub>
            <m:r>
              <w:rPr>
                <w:rFonts w:ascii="Cambria Math" w:eastAsiaTheme="minorEastAsia" w:hAnsi="Cambria Math"/>
              </w:rPr>
              <m:t>p</m:t>
            </m:r>
          </m:sub>
        </m:sSub>
      </m:oMath>
      <w:r w:rsidRPr="00B37A74">
        <w:rPr>
          <w:rFonts w:eastAsiaTheme="minorEastAsia"/>
        </w:rPr>
        <w:t xml:space="preserve"> is its coefficient, with </w:t>
      </w:r>
      <m:oMath>
        <m:r>
          <w:rPr>
            <w:rFonts w:ascii="Cambria Math" w:eastAsiaTheme="minorEastAsia" w:hAnsi="Cambria Math"/>
          </w:rPr>
          <m:t>p=1,..n</m:t>
        </m:r>
      </m:oMath>
      <w:r w:rsidRPr="00B37A74">
        <w:rPr>
          <w:rFonts w:eastAsiaTheme="minorEastAsia"/>
        </w:rPr>
        <w:t xml:space="preserve">, where </w:t>
      </w:r>
      <m:oMath>
        <m:r>
          <w:rPr>
            <w:rFonts w:ascii="Cambria Math" w:eastAsiaTheme="minorEastAsia" w:hAnsi="Cambria Math"/>
          </w:rPr>
          <m:t>n</m:t>
        </m:r>
      </m:oMath>
      <w:r w:rsidRPr="00B37A74">
        <w:rPr>
          <w:rFonts w:eastAsiaTheme="minorEastAsia"/>
        </w:rPr>
        <w:t xml:space="preserve"> is the number of predictors considered in the model (mass, temperature, and their interaction). Predictors are mean centered to improve interpretability </w:t>
      </w:r>
      <w:r w:rsidRPr="0001320D">
        <w:rPr>
          <w:rFonts w:eastAsiaTheme="minorEastAsia"/>
        </w:rPr>
        <w:fldChar w:fldCharType="begin"/>
      </w:r>
      <w:r w:rsidRPr="00B37A74">
        <w:rPr>
          <w:rFonts w:eastAsiaTheme="minorEastAsia"/>
        </w:rPr>
        <w:instrText xml:space="preserve"> ADDIN ZOTERO_ITEM CSL_CITATION {"citationID":"aburdf4aj0","properties":{"formattedCitation":"(Schielzeth 2010)","plainCitation":"(Schielzeth 2010)","noteIndex":0},"citationItems":[{"id":864,"uris":["http://zotero.org/users/6116610/items/BQ92BCKJ"],"uri":["http://zotero.org/users/6116610/items/BQ92BCKJ"],"itemData":{"id":864,"type":"article-journal","container-title":"Methods in Ecology and Evolution","DOI":"10.1111/j.2041-210X.2010.00012.x","ISSN":"2041210X, 2041210X","issue":"2","language":"en","page":"103-113","source":"Crossref","title":"Simple means to improve the interpretability of regression coefficients: Interpretation of regression coefficients","title-short":"Simple means to improve the interpretability of regression coefficients","volume":"1","author":[{"family":"Schielzeth","given":"Holger"}],"issued":{"date-parts":[["2010",2,10]]}}}],"schema":"https://github.com/citation-style-language/schema/raw/master/csl-citation.json"} </w:instrText>
      </w:r>
      <w:r w:rsidRPr="0001320D">
        <w:rPr>
          <w:rFonts w:eastAsiaTheme="minorEastAsia"/>
        </w:rPr>
        <w:fldChar w:fldCharType="separate"/>
      </w:r>
      <w:r w:rsidRPr="00B37A74">
        <w:t>(Schielzeth 2010)</w:t>
      </w:r>
      <w:r w:rsidRPr="0001320D">
        <w:rPr>
          <w:rFonts w:eastAsiaTheme="minorEastAsia"/>
        </w:rPr>
        <w:fldChar w:fldCharType="end"/>
      </w:r>
      <w:r w:rsidRPr="00B37A74">
        <w:rPr>
          <w:rFonts w:eastAsiaTheme="minorEastAsia"/>
        </w:rPr>
        <w:t xml:space="preserve">. Species-level intercepts follow a normal distribution with hyperparameters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r>
          <w:rPr>
            <w:rFonts w:ascii="Cambria Math" w:eastAsiaTheme="minorEastAsia" w:hAnsi="Cambria Math"/>
          </w:rPr>
          <m:t xml:space="preserve"> </m:t>
        </m:r>
      </m:oMath>
      <w:r w:rsidRPr="00B37A74">
        <w:rPr>
          <w:rFonts w:eastAsiaTheme="minorEastAsia"/>
        </w:rPr>
        <w:t xml:space="preserve">(global intercept)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m:t>
                </m:r>
              </m:sub>
            </m:sSub>
          </m:sub>
        </m:sSub>
      </m:oMath>
      <w:r w:rsidRPr="00B37A74">
        <w:rPr>
          <w:rFonts w:eastAsiaTheme="minorEastAsia"/>
        </w:rPr>
        <w:t xml:space="preserve"> (between-species standard deviation). For most models we also allow the </w:t>
      </w:r>
      <w:r>
        <w:rPr>
          <w:rFonts w:eastAsiaTheme="minorEastAsia"/>
        </w:rPr>
        <w:t xml:space="preserve">coefficient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Pr>
          <w:rFonts w:eastAsiaTheme="minorEastAsia"/>
        </w:rPr>
        <w:t xml:space="preserve"> </w:t>
      </w:r>
      <w:r w:rsidRPr="00B37A74">
        <w:rPr>
          <w:rFonts w:eastAsiaTheme="minorEastAsia"/>
        </w:rPr>
        <w:t>to</w:t>
      </w:r>
      <m:oMath>
        <m:r>
          <w:rPr>
            <w:rFonts w:ascii="Cambria Math" w:hAnsi="Cambria Math"/>
          </w:rPr>
          <m:t xml:space="preserve"> </m:t>
        </m:r>
      </m:oMath>
      <w:r w:rsidRPr="00B37A74">
        <w:rPr>
          <w:rFonts w:eastAsiaTheme="minorEastAsia"/>
          <w:bCs/>
          <w:iCs/>
        </w:rPr>
        <w:t xml:space="preserve">vary between species, such that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rsidRPr="00B37A74">
        <w:rPr>
          <w:rFonts w:eastAsiaTheme="minorEastAsia"/>
        </w:rPr>
        <w:t xml:space="preserve"> becomes </w:t>
      </w:r>
      <m:oMath>
        <m:sSub>
          <m:sSubPr>
            <m:ctrlPr>
              <w:rPr>
                <w:rFonts w:ascii="Cambria Math" w:hAnsi="Cambria Math"/>
                <w:i/>
              </w:rPr>
            </m:ctrlPr>
          </m:sSubPr>
          <m:e>
            <m:r>
              <w:rPr>
                <w:rFonts w:ascii="Cambria Math" w:hAnsi="Cambria Math"/>
              </w:rPr>
              <m:t>β</m:t>
            </m:r>
          </m:e>
          <m:sub>
            <m:r>
              <w:rPr>
                <w:rFonts w:ascii="Cambria Math" w:hAnsi="Cambria Math"/>
              </w:rPr>
              <m:t>pj</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ip</m:t>
            </m:r>
          </m:sub>
        </m:sSub>
      </m:oMath>
      <w:r w:rsidRPr="00B37A74">
        <w:rPr>
          <w:rFonts w:eastAsiaTheme="minorEastAsia"/>
        </w:rPr>
        <w:t xml:space="preserve"> </w:t>
      </w:r>
      <m:oMath>
        <m:sSub>
          <m:sSubPr>
            <m:ctrlPr>
              <w:rPr>
                <w:rFonts w:ascii="Cambria Math" w:hAnsi="Cambria Math"/>
                <w:i/>
              </w:rPr>
            </m:ctrlPr>
          </m:sSubPr>
          <m:e>
            <m:r>
              <w:rPr>
                <w:rFonts w:ascii="Cambria Math" w:hAnsi="Cambria Math"/>
              </w:rPr>
              <m:t>x</m:t>
            </m:r>
          </m:e>
          <m:sub>
            <m:r>
              <w:rPr>
                <w:rFonts w:ascii="Cambria Math" w:hAnsi="Cambria Math"/>
              </w:rPr>
              <m:t>ijp</m:t>
            </m:r>
          </m:sub>
        </m:sSub>
      </m:oMath>
      <w:r w:rsidRPr="00B37A74">
        <w:rPr>
          <w:rFonts w:eastAsiaTheme="minorEastAsia"/>
        </w:rPr>
        <w:t xml:space="preserve">, where </w:t>
      </w:r>
      <m:oMath>
        <m:sSub>
          <m:sSubPr>
            <m:ctrlPr>
              <w:rPr>
                <w:rFonts w:ascii="Cambria Math" w:hAnsi="Cambria Math"/>
                <w:bCs/>
                <w:i/>
                <w:iCs/>
              </w:rPr>
            </m:ctrlPr>
          </m:sSubPr>
          <m:e>
            <m:r>
              <w:rPr>
                <w:rFonts w:ascii="Cambria Math" w:hAnsi="Cambria Math"/>
              </w:rPr>
              <m:t>β</m:t>
            </m:r>
          </m:e>
          <m:sub>
            <m:r>
              <w:rPr>
                <w:rFonts w:ascii="Cambria Math" w:hAnsi="Cambria Math"/>
              </w:rPr>
              <m:t>pj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p</m:t>
                </m:r>
              </m:sub>
            </m:sSub>
          </m:sub>
        </m:sSub>
        <m:r>
          <w:rPr>
            <w:rFonts w:ascii="Cambria Math" w:eastAsiaTheme="minorEastAsia" w:hAnsi="Cambria Math"/>
          </w:rPr>
          <m:t>)</m:t>
        </m:r>
      </m:oMath>
      <w:r w:rsidRPr="00B37A74">
        <w:rPr>
          <w:rFonts w:eastAsiaTheme="minorEastAsia"/>
        </w:rPr>
        <w:t xml:space="preserve">. For each dataset, we evaluate multiple combinations of species-varying coefficients (from varying intercept to </w:t>
      </w:r>
      <m:oMath>
        <m:r>
          <w:rPr>
            <w:rFonts w:ascii="Cambria Math" w:eastAsiaTheme="minorEastAsia" w:hAnsi="Cambria Math"/>
          </w:rPr>
          <m:t>n</m:t>
        </m:r>
      </m:oMath>
      <w:r w:rsidRPr="00B37A74">
        <w:rPr>
          <w:rFonts w:eastAsiaTheme="minorEastAsia"/>
        </w:rPr>
        <w:t xml:space="preserve"> varying coefficients). </w:t>
      </w:r>
      <w:r w:rsidRPr="00B37A74">
        <w:t>We used a mix of flat</w:t>
      </w:r>
      <w:r w:rsidR="00154D1C">
        <w:t xml:space="preserve">, </w:t>
      </w:r>
      <w:commentRangeStart w:id="55"/>
      <w:commentRangeStart w:id="56"/>
      <w:r w:rsidR="00154D1C">
        <w:t>weakly informative</w:t>
      </w:r>
      <w:commentRangeEnd w:id="55"/>
      <w:r w:rsidR="00154D1C">
        <w:rPr>
          <w:rStyle w:val="CommentReference"/>
        </w:rPr>
        <w:commentReference w:id="55"/>
      </w:r>
      <w:commentRangeEnd w:id="56"/>
      <w:r w:rsidR="00480900">
        <w:rPr>
          <w:rStyle w:val="CommentReference"/>
        </w:rPr>
        <w:commentReference w:id="56"/>
      </w:r>
      <w:r w:rsidR="00154D1C">
        <w:t xml:space="preserve">, </w:t>
      </w:r>
      <w:r>
        <w:t xml:space="preserve">and </w:t>
      </w:r>
      <w:r w:rsidRPr="00B37A74">
        <w:t>non-informative priors</w:t>
      </w:r>
      <w:r>
        <w:t xml:space="preserve">. For the temperature and mass coefficients we used the predictions from the MTE as the means of the normal prior distributions </w:t>
      </w:r>
      <w:r w:rsidRPr="00B37A74">
        <w:fldChar w:fldCharType="begin"/>
      </w:r>
      <w:r w:rsidRPr="00B37A74">
        <w:instrText xml:space="preserve"> ADDIN ZOTERO_ITEM CSL_CITATION {"citationID":"a5gh5mqlkr","properties":{"formattedCitation":"(Brown {\\i{}et al.} 2004)","plainCitation":"(Brown et al. 2004)","noteIndex":0},"citationItems":[{"id":914,"uris":["http://zotero.org/users/6116610/items/D84IXDI8"],"uri":["http://zotero.org/users/6116610/items/D84IXDI8"],"itemData":{"id":914,"type":"article-journal","abstract":"Metabolism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B37A74">
        <w:fldChar w:fldCharType="separate"/>
      </w:r>
      <w:r w:rsidRPr="00B37A74">
        <w:t xml:space="preserve">(Brown </w:t>
      </w:r>
      <w:r w:rsidRPr="00B37A74">
        <w:rPr>
          <w:i/>
          <w:iCs/>
        </w:rPr>
        <w:t>et al.</w:t>
      </w:r>
      <w:r w:rsidRPr="00B37A74">
        <w:t xml:space="preserve"> 2004)</w:t>
      </w:r>
      <w:r w:rsidRPr="00B37A74">
        <w:fldChar w:fldCharType="end"/>
      </w:r>
      <w:r>
        <w:t xml:space="preserve">, but with large standard deviations </w:t>
      </w:r>
      <w:r w:rsidRPr="00B37A74">
        <w:t xml:space="preserve">(see </w:t>
      </w:r>
      <w:r w:rsidRPr="00B37A74">
        <w:rPr>
          <w:i/>
        </w:rPr>
        <w:t>SI Appendix</w:t>
      </w:r>
      <w:r w:rsidRPr="00B37A74">
        <w:t xml:space="preserve">, Table S3). </w:t>
      </w:r>
      <w:r w:rsidRPr="00B37A74">
        <w:rPr>
          <w:rFonts w:eastAsiaTheme="minorEastAsia"/>
        </w:rPr>
        <w:t>Below we describe how the model in Eqns. 1-3 is applied to each data set.</w:t>
      </w:r>
    </w:p>
    <w:p w14:paraId="3E1D40BA" w14:textId="77777777" w:rsidR="00FF0C73" w:rsidRPr="00B37A74" w:rsidRDefault="00FF0C73" w:rsidP="00FF0C73">
      <w:pPr>
        <w:spacing w:line="480" w:lineRule="auto"/>
        <w:contextualSpacing/>
        <w:jc w:val="both"/>
        <w:rPr>
          <w:b/>
        </w:rPr>
      </w:pPr>
    </w:p>
    <w:p w14:paraId="0349051A" w14:textId="77777777" w:rsidR="00FF0C73" w:rsidRPr="00B37A74" w:rsidRDefault="00FF0C73" w:rsidP="00FF0C73">
      <w:pPr>
        <w:spacing w:line="480" w:lineRule="auto"/>
        <w:contextualSpacing/>
        <w:jc w:val="both"/>
        <w:rPr>
          <w:bCs/>
          <w:i/>
          <w:iCs/>
        </w:rPr>
      </w:pPr>
      <w:r w:rsidRPr="00B37A74">
        <w:rPr>
          <w:bCs/>
          <w:i/>
          <w:iCs/>
        </w:rPr>
        <w:t>Mass- and temperature dependence of consumption</w:t>
      </w:r>
      <w:r>
        <w:rPr>
          <w:bCs/>
          <w:i/>
          <w:iCs/>
        </w:rPr>
        <w:t xml:space="preserve">, </w:t>
      </w:r>
      <w:r w:rsidRPr="00B37A74">
        <w:rPr>
          <w:bCs/>
          <w:i/>
          <w:iCs/>
        </w:rPr>
        <w:t xml:space="preserve">metabolism </w:t>
      </w:r>
      <w:r>
        <w:rPr>
          <w:bCs/>
          <w:i/>
          <w:iCs/>
        </w:rPr>
        <w:t xml:space="preserve">and </w:t>
      </w:r>
      <w:r w:rsidRPr="00B37A74">
        <w:rPr>
          <w:bCs/>
          <w:i/>
          <w:iCs/>
        </w:rPr>
        <w:t>growth below peak temperatures</w:t>
      </w:r>
    </w:p>
    <w:p w14:paraId="23556EA5" w14:textId="4738369D" w:rsidR="00FF0C73" w:rsidRPr="00B37A74" w:rsidRDefault="00FF0C73" w:rsidP="00FF0C73">
      <w:pPr>
        <w:spacing w:line="480" w:lineRule="auto"/>
        <w:contextualSpacing/>
        <w:jc w:val="both"/>
        <w:rPr>
          <w:rFonts w:eastAsiaTheme="minorEastAsia"/>
          <w:bCs/>
        </w:rPr>
      </w:pPr>
      <w:r w:rsidRPr="00B37A74">
        <w:rPr>
          <w:bCs/>
        </w:rPr>
        <w:lastRenderedPageBreak/>
        <w:t>Peak temperatures (optimum in the case of growth) refer to the temperature at which the rate was maximized, by size group. For data below peak temperatures, we</w:t>
      </w:r>
      <w:r w:rsidRPr="00B37A74">
        <w:rPr>
          <w:rFonts w:eastAsiaTheme="minorEastAsia"/>
        </w:rPr>
        <w:t xml:space="preserve"> assumed that mass-specific maximum consumption rate</w:t>
      </w:r>
      <w:r>
        <w:rPr>
          <w:rFonts w:eastAsiaTheme="minorEastAsia"/>
        </w:rPr>
        <w:t xml:space="preserve">, </w:t>
      </w:r>
      <w:r w:rsidRPr="00B37A74">
        <w:rPr>
          <w:rFonts w:eastAsiaTheme="minorEastAsia"/>
        </w:rPr>
        <w:t xml:space="preserve">metabolism </w:t>
      </w:r>
      <w:r>
        <w:rPr>
          <w:rFonts w:eastAsiaTheme="minorEastAsia"/>
        </w:rPr>
        <w:t xml:space="preserve">and </w:t>
      </w:r>
      <w:r w:rsidRPr="00B37A74">
        <w:rPr>
          <w:rFonts w:eastAsiaTheme="minorEastAsia"/>
        </w:rPr>
        <w:t xml:space="preserve">growth scale allometrically (as a power function of the form </w:t>
      </w:r>
      <m:oMath>
        <m:r>
          <w:rPr>
            <w:rFonts w:ascii="Cambria Math" w:hAnsi="Cambria Math"/>
          </w:rPr>
          <m:t>I</m:t>
        </m:r>
        <m:r>
          <m:rPr>
            <m:sty m:val="p"/>
          </m:rPr>
          <w:rPr>
            <w:rFonts w:ascii="Cambria Math" w:hAnsi="Cambria Math"/>
          </w:rPr>
          <m:t>=</m:t>
        </m:r>
        <m:sSub>
          <m:sSubPr>
            <m:ctrlPr>
              <w:rPr>
                <w:rFonts w:ascii="Cambria Math" w:hAnsi="Cambria Math"/>
              </w:rPr>
            </m:ctrlPr>
          </m:sSubPr>
          <m:e>
            <m:r>
              <w:rPr>
                <w:rFonts w:ascii="Cambria Math" w:hAnsi="Cambria Math"/>
              </w:rPr>
              <m:t>i</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sup>
        </m:sSup>
      </m:oMath>
      <w:r w:rsidRPr="00B37A74">
        <w:rPr>
          <w:rFonts w:eastAsiaTheme="minorEastAsia"/>
        </w:rPr>
        <w:t xml:space="preserve">) with mass, and exponentially with temperature. Hence, after log-log </w:t>
      </w:r>
      <w:r w:rsidR="00A2189E">
        <w:rPr>
          <w:rFonts w:eastAsiaTheme="minorEastAsia"/>
        </w:rPr>
        <w:t xml:space="preserve">(natural log) </w:t>
      </w:r>
      <w:r w:rsidRPr="00B37A74">
        <w:rPr>
          <w:rFonts w:eastAsiaTheme="minorEastAsia"/>
        </w:rPr>
        <w:t xml:space="preserve">transformation of mass and the rate, and temperature in Arrhenius </w:t>
      </w:r>
      <w:r w:rsidRPr="00B37A74">
        <w:rPr>
          <w:rFonts w:eastAsiaTheme="minorEastAsia"/>
          <w:iCs/>
        </w:rPr>
        <w:t>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where </w:t>
      </w:r>
      <m:oMath>
        <m:r>
          <w:rPr>
            <w:rFonts w:ascii="Cambria Math" w:eastAsiaTheme="minorEastAsia" w:hAnsi="Cambria Math"/>
          </w:rPr>
          <m:t>k</m:t>
        </m:r>
      </m:oMath>
      <w:r w:rsidRPr="00B37A74">
        <w:rPr>
          <w:rFonts w:eastAsiaTheme="minorEastAsia"/>
        </w:rPr>
        <w:t xml:space="preserve"> is Boltzmann’s constant [8.62</w:t>
      </w:r>
      <m:oMath>
        <m:r>
          <w:rPr>
            <w:rFonts w:ascii="Cambria Math" w:hAnsi="Cambria Math"/>
          </w:rPr>
          <m:t>×</m:t>
        </m:r>
      </m:oMath>
      <w:r w:rsidRPr="00B37A74">
        <w:rPr>
          <w:rFonts w:eastAsiaTheme="minorEastAsia"/>
        </w:rPr>
        <w:t>10</w:t>
      </w:r>
      <w:r w:rsidRPr="00B37A74">
        <w:rPr>
          <w:rFonts w:eastAsiaTheme="minorEastAsia"/>
          <w:vertAlign w:val="superscript"/>
        </w:rPr>
        <w:t>-5</w:t>
      </w:r>
      <w:r w:rsidRPr="00B37A74">
        <w:rPr>
          <w:rFonts w:eastAsiaTheme="minorEastAsia"/>
        </w:rPr>
        <w:t xml:space="preserve"> </w:t>
      </w:r>
      <m:oMath>
        <m:r>
          <m:rPr>
            <m:sty m:val="p"/>
          </m:rPr>
          <w:rPr>
            <w:rFonts w:ascii="Cambria Math" w:eastAsiaTheme="minorEastAsia" w:hAnsi="Cambria Math"/>
          </w:rPr>
          <m:t>eV</m:t>
        </m:r>
      </m:oMath>
      <w:r w:rsidRPr="00B37A74">
        <w:rPr>
          <w:rFonts w:eastAsiaTheme="minorEastAsia"/>
        </w:rPr>
        <w:t xml:space="preserve"> </w:t>
      </w:r>
      <m:oMath>
        <m:sSup>
          <m:sSupPr>
            <m:ctrlPr>
              <w:rPr>
                <w:rFonts w:ascii="Cambria Math" w:eastAsiaTheme="minorEastAsia" w:hAnsi="Cambria Math"/>
                <w:i/>
                <w:vertAlign w:val="superscript"/>
              </w:rPr>
            </m:ctrlPr>
          </m:sSupPr>
          <m:e>
            <m:r>
              <m:rPr>
                <m:sty m:val="p"/>
              </m:rPr>
              <w:rPr>
                <w:rFonts w:ascii="Cambria Math" w:eastAsiaTheme="minorEastAsia" w:hAnsi="Cambria Math"/>
              </w:rPr>
              <m:t>K</m:t>
            </m:r>
            <m:ctrlPr>
              <w:rPr>
                <w:rFonts w:ascii="Cambria Math" w:eastAsiaTheme="minorEastAsia" w:hAnsi="Cambria Math"/>
                <w:iCs/>
              </w:rPr>
            </m:ctrlPr>
          </m:e>
          <m:sup>
            <m:r>
              <w:rPr>
                <w:rFonts w:ascii="Cambria Math" w:eastAsiaTheme="minorEastAsia" w:hAnsi="Cambria Math"/>
                <w:vertAlign w:val="superscript"/>
              </w:rPr>
              <m:t>-1</m:t>
            </m:r>
          </m:sup>
        </m:sSup>
      </m:oMath>
      <w:r w:rsidRPr="00B37A74">
        <w:rPr>
          <w:rFonts w:eastAsiaTheme="minorEastAsia"/>
        </w:rPr>
        <w:t>]), the relationship between the rate and its predictors becomes linear. This is similar to the MTE, except that we estimate all coefficients instead of correcting rates, and allow not only the intercepts but also slopes to vary across species.</w:t>
      </w:r>
      <w:r w:rsidRPr="00B37A74" w:rsidDel="002E21F5">
        <w:rPr>
          <w:rFonts w:eastAsiaTheme="minorEastAsia"/>
        </w:rPr>
        <w:t xml:space="preserve"> </w:t>
      </w:r>
    </w:p>
    <w:p w14:paraId="1F826C43" w14:textId="3F8B9954" w:rsidR="00FF0C73" w:rsidRDefault="00FF0C73" w:rsidP="00FF0C73">
      <w:pPr>
        <w:spacing w:line="480" w:lineRule="auto"/>
        <w:ind w:firstLine="284"/>
        <w:contextualSpacing/>
        <w:jc w:val="both"/>
        <w:rPr>
          <w:bCs/>
          <w:i/>
          <w:iCs/>
        </w:rPr>
      </w:pPr>
      <w:r w:rsidRPr="00B37A74">
        <w:rPr>
          <w:rFonts w:eastAsiaTheme="minorEastAsia"/>
          <w:bCs/>
        </w:rPr>
        <w:t xml:space="preserve">When applied to Eqns. 1-3, </w:t>
      </w:r>
      <m:oMath>
        <m:sSub>
          <m:sSubPr>
            <m:ctrlPr>
              <w:rPr>
                <w:rFonts w:ascii="Cambria Math" w:hAnsi="Cambria Math"/>
                <w:bCs/>
                <w:i/>
                <w:iCs/>
              </w:rPr>
            </m:ctrlPr>
          </m:sSubPr>
          <m:e>
            <m:r>
              <w:rPr>
                <w:rFonts w:ascii="Cambria Math" w:hAnsi="Cambria Math"/>
              </w:rPr>
              <m:t>y</m:t>
            </m:r>
          </m:e>
          <m:sub>
            <m:r>
              <w:rPr>
                <w:rFonts w:ascii="Cambria Math" w:hAnsi="Cambria Math"/>
              </w:rPr>
              <m:t>ij</m:t>
            </m:r>
          </m:sub>
        </m:sSub>
      </m:oMath>
      <w:r w:rsidRPr="00B37A74">
        <w:rPr>
          <w:rFonts w:eastAsiaTheme="minorEastAsia"/>
          <w:bCs/>
          <w:iCs/>
        </w:rPr>
        <w:t xml:space="preserve"> is the </w:t>
      </w:r>
      <m:oMath>
        <m:r>
          <w:rPr>
            <w:rFonts w:ascii="Cambria Math" w:eastAsiaTheme="minorEastAsia" w:hAnsi="Cambria Math"/>
          </w:rPr>
          <m:t>i</m:t>
        </m:r>
      </m:oMath>
      <w:r w:rsidRPr="00B37A74">
        <w:rPr>
          <w:rFonts w:eastAsiaTheme="minorEastAsia"/>
          <w:bCs/>
          <w:iCs/>
        </w:rPr>
        <w:t xml:space="preserve">th observation for species </w:t>
      </w:r>
      <m:oMath>
        <m:r>
          <w:rPr>
            <w:rFonts w:ascii="Cambria Math" w:eastAsiaTheme="minorEastAsia" w:hAnsi="Cambria Math"/>
          </w:rPr>
          <m:t>j</m:t>
        </m:r>
      </m:oMath>
      <w:r w:rsidRPr="00B37A74">
        <w:rPr>
          <w:rFonts w:eastAsiaTheme="minorEastAsia"/>
          <w:bCs/>
          <w:iCs/>
        </w:rPr>
        <w:t xml:space="preserve"> of the natural log of the rate (consumption</w:t>
      </w:r>
      <w:r>
        <w:rPr>
          <w:rFonts w:eastAsiaTheme="minorEastAsia"/>
          <w:bCs/>
          <w:iCs/>
        </w:rPr>
        <w:t xml:space="preserve">, </w:t>
      </w:r>
      <w:r w:rsidRPr="00B37A74">
        <w:rPr>
          <w:rFonts w:eastAsiaTheme="minorEastAsia"/>
          <w:bCs/>
          <w:iCs/>
        </w:rPr>
        <w:t>metabolism</w:t>
      </w:r>
      <w:r>
        <w:rPr>
          <w:rFonts w:eastAsiaTheme="minorEastAsia"/>
          <w:bCs/>
          <w:iCs/>
        </w:rPr>
        <w:t xml:space="preserve"> or </w:t>
      </w:r>
      <w:r w:rsidRPr="00B37A74">
        <w:rPr>
          <w:rFonts w:eastAsiaTheme="minorEastAsia"/>
          <w:bCs/>
          <w:iCs/>
        </w:rPr>
        <w:t xml:space="preserve">growth), and the predictors are </w:t>
      </w:r>
      <m:oMath>
        <m:sSub>
          <m:sSubPr>
            <m:ctrlPr>
              <w:rPr>
                <w:rFonts w:ascii="Cambria Math" w:hAnsi="Cambria Math"/>
                <w:i/>
              </w:rPr>
            </m:ctrlPr>
          </m:sSubPr>
          <m:e>
            <m:r>
              <w:rPr>
                <w:rFonts w:ascii="Cambria Math" w:hAnsi="Cambria Math"/>
              </w:rPr>
              <m:t>m</m:t>
            </m:r>
          </m:e>
          <m:sub>
            <m:r>
              <w:rPr>
                <w:rFonts w:ascii="Cambria Math" w:hAnsi="Cambria Math"/>
              </w:rPr>
              <m:t>ij</m:t>
            </m:r>
          </m:sub>
        </m:sSub>
      </m:oMath>
      <w:r w:rsidRPr="00B37A74">
        <w:rPr>
          <w:rFonts w:eastAsiaTheme="minorEastAsia"/>
        </w:rPr>
        <w:t xml:space="preserve"> (</w:t>
      </w:r>
      <w:r w:rsidRPr="00B37A74">
        <w:rPr>
          <w:rFonts w:eastAsiaTheme="minorEastAsia"/>
          <w:iCs/>
        </w:rPr>
        <w:t xml:space="preserve">natural log of body mass), </w:t>
      </w:r>
      <m:oMath>
        <m:sSub>
          <m:sSubPr>
            <m:ctrlPr>
              <w:rPr>
                <w:rFonts w:ascii="Cambria Math" w:hAnsi="Cambria Math"/>
                <w:i/>
              </w:rPr>
            </m:ctrlPr>
          </m:sSubPr>
          <m:e>
            <m:r>
              <w:rPr>
                <w:rFonts w:ascii="Cambria Math" w:hAnsi="Cambria Math"/>
              </w:rPr>
              <m:t>t</m:t>
            </m:r>
          </m:e>
          <m:sub>
            <m:r>
              <w:rPr>
                <w:rFonts w:ascii="Cambria Math" w:hAnsi="Cambria Math"/>
              </w:rPr>
              <m:t>A,ij</m:t>
            </m:r>
          </m:sub>
        </m:sSub>
      </m:oMath>
      <w:r w:rsidRPr="00B37A74">
        <w:rPr>
          <w:rFonts w:eastAsiaTheme="minorEastAsia"/>
        </w:rPr>
        <w:t xml:space="preserve"> (Arrhenius </w:t>
      </w:r>
      <w:r w:rsidRPr="00B37A74">
        <w:rPr>
          <w:rFonts w:eastAsiaTheme="minorEastAsia"/>
          <w:iCs/>
        </w:rPr>
        <w:t xml:space="preserve">temperature, </w:t>
      </w:r>
      <m:oMath>
        <m:r>
          <w:rPr>
            <w:rFonts w:ascii="Cambria Math" w:eastAsiaTheme="minorEastAsia" w:hAnsi="Cambria Math"/>
          </w:rPr>
          <m:t>1/kT</m:t>
        </m:r>
      </m:oMath>
      <w:r w:rsidRPr="00B37A74">
        <w:rPr>
          <w:rFonts w:eastAsiaTheme="minorEastAsia"/>
        </w:rPr>
        <w:t xml:space="preserve"> in</w:t>
      </w:r>
      <w:r w:rsidRPr="00B37A74">
        <w:rPr>
          <w:rFonts w:eastAsiaTheme="minorEastAsia"/>
          <w:bCs/>
          <w:iCs/>
        </w:rPr>
        <w:t xml:space="preserve"> unit </w:t>
      </w:r>
      <m:oMath>
        <m:sSup>
          <m:sSupPr>
            <m:ctrlPr>
              <w:rPr>
                <w:rFonts w:ascii="Cambria Math" w:eastAsiaTheme="minorEastAsia" w:hAnsi="Cambria Math"/>
                <w:i/>
              </w:rPr>
            </m:ctrlPr>
          </m:sSupPr>
          <m:e>
            <m:r>
              <m:rPr>
                <m:sty m:val="p"/>
              </m:rPr>
              <w:rPr>
                <w:rFonts w:ascii="Cambria Math" w:eastAsiaTheme="minorEastAsia" w:hAnsi="Cambria Math"/>
              </w:rPr>
              <m:t>eV</m:t>
            </m:r>
          </m:e>
          <m:sup>
            <m:r>
              <w:rPr>
                <w:rFonts w:ascii="Cambria Math" w:eastAsiaTheme="minorEastAsia" w:hAnsi="Cambria Math"/>
              </w:rPr>
              <m:t>-1</m:t>
            </m:r>
          </m:sup>
        </m:sSup>
      </m:oMath>
      <w:r w:rsidRPr="00B37A74">
        <w:rPr>
          <w:rFonts w:eastAsiaTheme="minorEastAsia"/>
        </w:rPr>
        <w:t xml:space="preserve">), both of which were </w:t>
      </w:r>
      <w:r w:rsidRPr="00B37A74">
        <w:rPr>
          <w:rFonts w:eastAsiaTheme="minorEastAsia"/>
          <w:bCs/>
          <w:iCs/>
        </w:rPr>
        <w:t>mean-centered</w:t>
      </w:r>
      <w:r w:rsidRPr="00B37A74">
        <w:rPr>
          <w:rFonts w:eastAsiaTheme="minorEastAsia"/>
          <w:iCs/>
        </w:rPr>
        <w:t xml:space="preserve">, </w:t>
      </w:r>
      <w:r w:rsidRPr="00B37A74">
        <w:rPr>
          <w:rFonts w:eastAsiaTheme="minorEastAsia"/>
        </w:rPr>
        <w:t>and their interaction. B</w:t>
      </w:r>
      <w:r w:rsidRPr="00B37A74">
        <w:rPr>
          <w:rFonts w:eastAsiaTheme="minorEastAsia"/>
          <w:iCs/>
        </w:rPr>
        <w:t xml:space="preserve">ody mass </w:t>
      </w:r>
      <w:r w:rsidRPr="00B37A74">
        <w:rPr>
          <w:rFonts w:eastAsiaTheme="minorEastAsia"/>
        </w:rPr>
        <w:t xml:space="preserve">is in </w:t>
      </w:r>
      <m:oMath>
        <m:r>
          <m:rPr>
            <m:sty m:val="p"/>
          </m:rPr>
          <w:rPr>
            <w:rFonts w:ascii="Cambria Math" w:eastAsiaTheme="minorEastAsia" w:hAnsi="Cambria Math"/>
          </w:rPr>
          <m:t>g</m:t>
        </m:r>
      </m:oMath>
      <w:r w:rsidRPr="00B37A74">
        <w:rPr>
          <w:rFonts w:eastAsiaTheme="minorEastAsia"/>
        </w:rPr>
        <w:t xml:space="preserve">, </w:t>
      </w:r>
      <w:r w:rsidRPr="00B37A74">
        <w:rPr>
          <w:rFonts w:eastAsiaTheme="minorEastAsia"/>
          <w:iCs/>
        </w:rPr>
        <w:t>consumption rate</w:t>
      </w:r>
      <w:r>
        <w:rPr>
          <w:rFonts w:eastAsiaTheme="minorEastAsia"/>
          <w:iCs/>
        </w:rPr>
        <w:t xml:space="preserve"> in</w:t>
      </w:r>
      <w:r w:rsidRPr="00B37A74">
        <w:rPr>
          <w:rFonts w:eastAsiaTheme="minorEastAsia"/>
          <w:iCs/>
        </w:rPr>
        <w:t xml:space="preserve"> </w:t>
      </w:r>
      <m:oMath>
        <m:r>
          <m:rPr>
            <m:sty m:val="p"/>
          </m:rPr>
          <w:rPr>
            <w:rFonts w:ascii="Cambria Math" w:eastAsiaTheme="minorEastAsia" w:hAnsi="Cambria Math"/>
          </w:rPr>
          <m:t xml:space="preserve">g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rPr>
        <w:t xml:space="preserve">, metabolic rate </w:t>
      </w:r>
      <w:r>
        <w:rPr>
          <w:rFonts w:eastAsiaTheme="minorEastAsia"/>
          <w:bCs/>
        </w:rPr>
        <w:t xml:space="preserve">in </w:t>
      </w:r>
      <m:oMath>
        <m:r>
          <m:rPr>
            <m:sty m:val="p"/>
          </m:rPr>
          <w:rPr>
            <w:rFonts w:ascii="Cambria Math" w:eastAsiaTheme="minorEastAsia" w:hAnsi="Cambria Math"/>
          </w:rPr>
          <m:t xml:space="preserve">mg </m:t>
        </m:r>
        <m:sSub>
          <m:sSubPr>
            <m:ctrlPr>
              <w:rPr>
                <w:rFonts w:ascii="Cambria Math" w:eastAsiaTheme="minorEastAsia" w:hAnsi="Cambria Math"/>
                <w:bCs/>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rPr>
            </m:ctrlPr>
          </m:sSupPr>
          <m:e>
            <m:r>
              <m:rPr>
                <m:sty m:val="p"/>
              </m:rPr>
              <w:rPr>
                <w:rFonts w:ascii="Cambria Math" w:eastAsiaTheme="minorEastAsia" w:hAnsi="Cambria Math"/>
              </w:rPr>
              <m:t>g</m:t>
            </m:r>
          </m:e>
          <m:sup>
            <m:r>
              <m:rPr>
                <m:sty m:val="p"/>
              </m:rPr>
              <w:rPr>
                <w:rFonts w:ascii="Cambria Math" w:eastAsiaTheme="minorEastAsia" w:hAnsi="Cambria Math"/>
              </w:rPr>
              <m:t>-1</m:t>
            </m:r>
          </m:sup>
        </m:sSup>
        <m:sSup>
          <m:sSupPr>
            <m:ctrlPr>
              <w:rPr>
                <w:rFonts w:ascii="Cambria Math" w:eastAsiaTheme="minorEastAsia" w:hAnsi="Cambria Math"/>
                <w:bCs/>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oMath>
      <w:r>
        <w:rPr>
          <w:rFonts w:eastAsiaTheme="minorEastAsia"/>
          <w:bCs/>
          <w:iCs/>
        </w:rPr>
        <w:t xml:space="preserve"> and </w:t>
      </w:r>
      <w:r w:rsidRPr="00B37A74">
        <w:rPr>
          <w:rFonts w:eastAsiaTheme="minorEastAsia"/>
        </w:rPr>
        <w:t xml:space="preserve">specific growth rate </w:t>
      </w:r>
      <w:r>
        <w:rPr>
          <w:rFonts w:eastAsiaTheme="minorEastAsia"/>
        </w:rPr>
        <w:t>in</w:t>
      </w:r>
      <w:r w:rsidRPr="00B37A74">
        <w:rPr>
          <w:rFonts w:eastAsiaTheme="minorEastAsia"/>
        </w:rPr>
        <w:t xml:space="preserve"> unit </w:t>
      </w:r>
      <m:oMath>
        <m:r>
          <m:rPr>
            <m:sty m:val="p"/>
          </m:rPr>
          <w:rPr>
            <w:rFonts w:ascii="Cambria Math" w:eastAsiaTheme="minorEastAsia" w:hAnsi="Cambria Math"/>
          </w:rPr>
          <m:t xml:space="preserve">% </m:t>
        </m:r>
        <m:sSup>
          <m:sSupPr>
            <m:ctrlPr>
              <w:rPr>
                <w:rFonts w:ascii="Cambria Math" w:eastAsiaTheme="minorEastAsia" w:hAnsi="Cambria Math"/>
                <w:i/>
                <w:iCs/>
              </w:rPr>
            </m:ctrlPr>
          </m:sSupPr>
          <m:e>
            <m:r>
              <m:rPr>
                <m:sty m:val="p"/>
              </m:rPr>
              <w:rPr>
                <w:rFonts w:ascii="Cambria Math" w:eastAsiaTheme="minorEastAsia" w:hAnsi="Cambria Math"/>
              </w:rPr>
              <m:t>day</m:t>
            </m:r>
            <m:ctrlPr>
              <w:rPr>
                <w:rFonts w:ascii="Cambria Math" w:eastAsiaTheme="minorEastAsia" w:hAnsi="Cambria Math"/>
                <w:iCs/>
              </w:rPr>
            </m:ctrlPr>
          </m:e>
          <m:sup>
            <m:r>
              <w:rPr>
                <w:rFonts w:ascii="Cambria Math" w:eastAsiaTheme="minorEastAsia" w:hAnsi="Cambria Math"/>
              </w:rPr>
              <m:t>-1</m:t>
            </m:r>
          </m:sup>
        </m:sSup>
      </m:oMath>
      <w:r w:rsidRPr="00B37A74">
        <w:rPr>
          <w:rFonts w:eastAsiaTheme="minorEastAsia"/>
          <w:bCs/>
          <w:iCs/>
        </w:rPr>
        <w:t xml:space="preserve">. We use resting or routine metabolism (mean oxygen uptake of a resting unfed fish only showing some spontaneous activity) and standard metabolism (resting unfed and no activity, usually inferred from extrapolation or from low quantiles of routine metabolism, e.g. lowest 10 % of measurements) to represent metabolic rate </w:t>
      </w:r>
      <w:r w:rsidRPr="0001320D">
        <w:rPr>
          <w:rFonts w:eastAsiaTheme="minorEastAsia"/>
          <w:bCs/>
          <w:iCs/>
        </w:rPr>
        <w:fldChar w:fldCharType="begin"/>
      </w:r>
      <w:r w:rsidRPr="00B37A74">
        <w:rPr>
          <w:rFonts w:eastAsiaTheme="minorEastAsia"/>
          <w:bCs/>
          <w:iCs/>
        </w:rPr>
        <w:instrText xml:space="preserve"> ADDIN ZOTERO_ITEM CSL_CITATION {"citationID":"admrapkmnu","properties":{"formattedCitation":"(Beamish 1964; Ohlberger {\\i{}et al.} 2007)","plainCitation":"(Beamish 1964; Ohlberger et al. 2007)","noteIndex":0},"citationItems":[{"id":669,"uris":["http://zotero.org/users/6116610/items/6G8R8ILY"],"uri":["http://zotero.org/users/6116610/items/6G8R8ILY"],"itemData":{"id":669,"type":"article-journal","container-title":"Canadian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Henry"}],"issued":{"date-parts":[["1964"]]}}},{"id":657,"uris":["http://zotero.org/users/6116610/items/UCX97M4C"],"uri":["http://zotero.org/users/6116610/items/UCX97M4C"],"itemData":{"id":657,"type":"article-journal","container-title":"Journal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Pr="0001320D">
        <w:rPr>
          <w:rFonts w:eastAsiaTheme="minorEastAsia"/>
          <w:bCs/>
          <w:iCs/>
        </w:rPr>
        <w:fldChar w:fldCharType="separate"/>
      </w:r>
      <w:r w:rsidRPr="00B37A74">
        <w:t xml:space="preserve">(Beamish 1964; Ohlberger </w:t>
      </w:r>
      <w:r w:rsidRPr="00B37A74">
        <w:rPr>
          <w:i/>
          <w:iCs/>
        </w:rPr>
        <w:t>et al.</w:t>
      </w:r>
      <w:r w:rsidRPr="00B37A74">
        <w:t xml:space="preserve"> 2007)</w:t>
      </w:r>
      <w:r w:rsidRPr="0001320D">
        <w:rPr>
          <w:rFonts w:eastAsiaTheme="minorEastAsia"/>
          <w:bCs/>
          <w:iCs/>
        </w:rPr>
        <w:fldChar w:fldCharType="end"/>
      </w:r>
      <w:r w:rsidRPr="00B37A74">
        <w:rPr>
          <w:rFonts w:eastAsiaTheme="minorEastAsia"/>
          <w:bCs/>
          <w:iCs/>
        </w:rPr>
        <w:t xml:space="preserve">. Routine and resting metabolism constitute 58% of the data used and standard metabolism constitutes 42%. </w:t>
      </w:r>
      <w:r w:rsidRPr="00B37A74">
        <w:t xml:space="preserve">We accounted for potential differences between these </w:t>
      </w:r>
      <w:r>
        <w:t xml:space="preserve">types of </w:t>
      </w:r>
      <w:r w:rsidRPr="00B37A74">
        <w:t>metabolic rate measurements by</w:t>
      </w:r>
      <w:r>
        <w:t xml:space="preserve"> adding two dummy coded variables,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r</m:t>
            </m:r>
          </m:sub>
        </m:sSub>
      </m:oMath>
      <w:r>
        <w:rPr>
          <w:rFonts w:eastAsiaTheme="minorEastAsia"/>
        </w:rPr>
        <w:t xml:space="preserve"> and </w:t>
      </w:r>
      <m:oMath>
        <m:r>
          <w:rPr>
            <w:rFonts w:ascii="Cambria Math" w:hAnsi="Cambria Math"/>
          </w:rPr>
          <m:t>typ</m:t>
        </m:r>
        <m:sSub>
          <m:sSubPr>
            <m:ctrlPr>
              <w:rPr>
                <w:rFonts w:ascii="Cambria Math" w:hAnsi="Cambria Math"/>
                <w:i/>
              </w:rPr>
            </m:ctrlPr>
          </m:sSubPr>
          <m:e>
            <m:r>
              <w:rPr>
                <w:rFonts w:ascii="Cambria Math" w:hAnsi="Cambria Math"/>
              </w:rPr>
              <m:t>e</m:t>
            </m:r>
          </m:e>
          <m:sub>
            <m:r>
              <w:rPr>
                <w:rFonts w:ascii="Cambria Math" w:hAnsi="Cambria Math"/>
              </w:rPr>
              <m:t>s</m:t>
            </m:r>
          </m:sub>
        </m:sSub>
      </m:oMath>
      <w:r>
        <w:t xml:space="preserve">, </w:t>
      </w:r>
      <w:r w:rsidR="00A2189E">
        <w:t xml:space="preserve">the former </w:t>
      </w:r>
      <w:r>
        <w:t>taking the value 0 for standard and 1 for a routine or resting metabolic rate measurement, and vice versa</w:t>
      </w:r>
      <w:r w:rsidR="00A2189E">
        <w:t xml:space="preserve"> for the latter variable</w:t>
      </w:r>
      <w:r>
        <w:t>.</w:t>
      </w:r>
      <w:r w:rsidRPr="007E7239">
        <w:rPr>
          <w:rFonts w:eastAsiaTheme="minorEastAsia"/>
          <w:bCs/>
          <w:iCs/>
        </w:rPr>
        <w:t xml:space="preserve"> </w:t>
      </w:r>
      <w:r>
        <w:rPr>
          <w:rFonts w:eastAsiaTheme="minorEastAsia"/>
          <w:bCs/>
          <w:iCs/>
        </w:rPr>
        <w:t xml:space="preserve">Thus, for metabolism, we </w:t>
      </w:r>
      <w:r>
        <w:t xml:space="preserve">replace the overall intercept </w:t>
      </w:r>
      <m:oMath>
        <m:sSub>
          <m:sSubPr>
            <m:ctrlPr>
              <w:rPr>
                <w:rFonts w:ascii="Cambria Math" w:hAnsi="Cambria Math"/>
                <w:bCs/>
                <w:i/>
                <w:iCs/>
              </w:rPr>
            </m:ctrlPr>
          </m:sSubPr>
          <m:e>
            <m:r>
              <w:rPr>
                <w:rFonts w:ascii="Cambria Math" w:hAnsi="Cambria Math"/>
              </w:rPr>
              <m:t>β</m:t>
            </m:r>
          </m:e>
          <m:sub>
            <m:r>
              <w:rPr>
                <w:rFonts w:ascii="Cambria Math" w:hAnsi="Cambria Math"/>
              </w:rPr>
              <m:t>0j</m:t>
            </m:r>
          </m:sub>
        </m:sSub>
      </m:oMath>
      <w:r>
        <w:rPr>
          <w:rFonts w:eastAsiaTheme="minorEastAsia"/>
          <w:bCs/>
          <w:iCs/>
        </w:rPr>
        <w:t xml:space="preserve"> in Eqns. 2-3 with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oMath>
      <w:r>
        <w:rPr>
          <w:rFonts w:eastAsiaTheme="minorEastAsia"/>
          <w:bCs/>
          <w:iCs/>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commentRangeStart w:id="57"/>
      <w:commentRangeStart w:id="58"/>
      <w:commentRangeStart w:id="59"/>
      <w:r>
        <w:rPr>
          <w:rFonts w:eastAsiaTheme="minorEastAsia"/>
          <w:bCs/>
          <w:iCs/>
        </w:rPr>
        <w:t xml:space="preserve">.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oMath>
      <w:r>
        <w:rPr>
          <w:rFonts w:eastAsiaTheme="minorEastAsia"/>
          <w:bCs/>
          <w:iCs/>
        </w:rPr>
        <w:t xml:space="preserve"> is forced to 0 for a species that has a routine or resting metabolic rate and vice versa</w:t>
      </w:r>
      <w:commentRangeEnd w:id="57"/>
      <w:r>
        <w:rPr>
          <w:rStyle w:val="CommentReference"/>
        </w:rPr>
        <w:commentReference w:id="57"/>
      </w:r>
      <w:commentRangeEnd w:id="58"/>
      <w:r w:rsidR="00416D62">
        <w:rPr>
          <w:rStyle w:val="CommentReference"/>
        </w:rPr>
        <w:commentReference w:id="58"/>
      </w:r>
      <w:commentRangeEnd w:id="59"/>
      <w:r w:rsidR="00480900">
        <w:rPr>
          <w:rStyle w:val="CommentReference"/>
        </w:rPr>
        <w:commentReference w:id="59"/>
      </w:r>
      <w:r>
        <w:rPr>
          <w:rFonts w:eastAsiaTheme="minorEastAsia"/>
          <w:bCs/>
          <w:iCs/>
        </w:rPr>
        <w:t xml:space="preserve">. </w:t>
      </w:r>
      <w:r>
        <w:t xml:space="preserve">We assume these coefficients vary by species </w:t>
      </w:r>
      <w:r>
        <w:rPr>
          <w:rFonts w:eastAsiaTheme="minorEastAsia"/>
          <w:bCs/>
          <w:iCs/>
        </w:rPr>
        <w:t xml:space="preserve">following normal distributions </w:t>
      </w:r>
      <w:r>
        <w:rPr>
          <w:rFonts w:eastAsiaTheme="minorEastAsia"/>
          <w:bCs/>
          <w:iCs/>
        </w:rPr>
        <w:lastRenderedPageBreak/>
        <w:t xml:space="preserve">with global means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w:t>
      </w:r>
      <w:r>
        <w:rPr>
          <w:rFonts w:eastAsiaTheme="minorEastAsia"/>
          <w:bCs/>
          <w:iCs/>
        </w:rPr>
        <w:t xml:space="preserve">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oMath>
      <w:r>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oMath>
      <w:r>
        <w:rPr>
          <w:rFonts w:eastAsiaTheme="minorEastAsia"/>
        </w:rPr>
        <w:t xml:space="preserve">, i.e. </w:t>
      </w:r>
      <m:oMath>
        <m:sSub>
          <m:sSubPr>
            <m:ctrlPr>
              <w:rPr>
                <w:rFonts w:ascii="Cambria Math" w:hAnsi="Cambria Math"/>
                <w:bCs/>
                <w:i/>
                <w:iCs/>
              </w:rPr>
            </m:ctrlPr>
          </m:sSubPr>
          <m:e>
            <m:r>
              <w:rPr>
                <w:rFonts w:ascii="Cambria Math" w:hAnsi="Cambria Math"/>
              </w:rPr>
              <m:t>β</m:t>
            </m:r>
          </m:e>
          <m:sub>
            <m:r>
              <w:rPr>
                <w:rFonts w:ascii="Cambria Math" w:hAnsi="Cambria Math"/>
              </w:rPr>
              <m:t>0rj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0r</m:t>
                </m:r>
              </m:sub>
            </m:sSub>
          </m:sub>
        </m:sSub>
        <m:r>
          <w:rPr>
            <w:rFonts w:ascii="Cambria Math" w:eastAsiaTheme="minorEastAsia" w:hAnsi="Cambria Math"/>
          </w:rPr>
          <m:t>)</m:t>
        </m:r>
      </m:oMath>
      <w:r>
        <w:rPr>
          <w:rFonts w:eastAsiaTheme="minorEastAsia"/>
        </w:rPr>
        <w:t xml:space="preserve"> and </w:t>
      </w:r>
      <m:oMath>
        <m:sSub>
          <m:sSubPr>
            <m:ctrlPr>
              <w:rPr>
                <w:rFonts w:ascii="Cambria Math" w:hAnsi="Cambria Math"/>
                <w:bCs/>
                <w:i/>
                <w:iCs/>
              </w:rPr>
            </m:ctrlPr>
          </m:sSubPr>
          <m:e>
            <m:r>
              <w:rPr>
                <w:rFonts w:ascii="Cambria Math" w:hAnsi="Cambria Math"/>
              </w:rPr>
              <m:t>β</m:t>
            </m:r>
          </m:e>
          <m:sub>
            <m:r>
              <w:rPr>
                <w:rFonts w:ascii="Cambria Math" w:hAnsi="Cambria Math"/>
              </w:rPr>
              <m:t>0sj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β</m:t>
                </m:r>
              </m:e>
              <m:sub>
                <m:r>
                  <w:rPr>
                    <w:rFonts w:ascii="Cambria Math" w:hAnsi="Cambria Math"/>
                  </w:rPr>
                  <m:t>0s</m:t>
                </m:r>
              </m:sub>
            </m:sSub>
          </m:sub>
        </m:sSub>
        <m:r>
          <w:rPr>
            <w:rFonts w:ascii="Cambria Math" w:eastAsiaTheme="minorEastAsia" w:hAnsi="Cambria Math"/>
          </w:rPr>
          <m:t>)</m:t>
        </m:r>
      </m:oMath>
      <w:r>
        <w:rPr>
          <w:rFonts w:eastAsiaTheme="minorEastAsia"/>
          <w:bCs/>
          <w:iCs/>
        </w:rPr>
        <w:t>.</w:t>
      </w:r>
      <w:r w:rsidRPr="001F6F58">
        <w:rPr>
          <w:rFonts w:eastAsiaTheme="minorEastAsia"/>
          <w:bCs/>
          <w:i/>
          <w:iCs/>
        </w:rPr>
        <w:t xml:space="preserve"> </w:t>
      </w:r>
    </w:p>
    <w:p w14:paraId="69801949" w14:textId="77777777" w:rsidR="00FF0C73" w:rsidRDefault="00FF0C73" w:rsidP="00FF0C73">
      <w:pPr>
        <w:spacing w:line="480" w:lineRule="auto"/>
        <w:ind w:firstLine="284"/>
        <w:contextualSpacing/>
        <w:jc w:val="both"/>
        <w:rPr>
          <w:bCs/>
          <w:i/>
          <w:iCs/>
        </w:rPr>
      </w:pPr>
    </w:p>
    <w:p w14:paraId="7256E247" w14:textId="77777777" w:rsidR="00FF0C73" w:rsidRPr="00B37A74" w:rsidRDefault="00FF0C73" w:rsidP="00FF0C73">
      <w:pPr>
        <w:spacing w:line="480" w:lineRule="auto"/>
        <w:contextualSpacing/>
        <w:jc w:val="both"/>
        <w:rPr>
          <w:bCs/>
          <w:i/>
          <w:iCs/>
        </w:rPr>
      </w:pPr>
      <w:r w:rsidRPr="00B37A74">
        <w:rPr>
          <w:bCs/>
          <w:i/>
          <w:iCs/>
        </w:rPr>
        <w:t>Mass- and temperature dependence of consumption including beyond peak temperatures</w:t>
      </w:r>
    </w:p>
    <w:p w14:paraId="0A33B90E" w14:textId="77777777" w:rsidR="00FF0C73" w:rsidRPr="00B37A74" w:rsidRDefault="00FF0C73" w:rsidP="00FF0C73">
      <w:pPr>
        <w:spacing w:line="480" w:lineRule="auto"/>
        <w:contextualSpacing/>
        <w:jc w:val="both"/>
        <w:rPr>
          <w:bCs/>
          <w:shd w:val="clear" w:color="auto" w:fill="FFFFFF" w:themeFill="background1"/>
        </w:rPr>
      </w:pPr>
      <w:r w:rsidRPr="00B37A74">
        <w:rPr>
          <w:rFonts w:eastAsiaTheme="minorEastAsia" w:cstheme="minorHAnsi"/>
        </w:rPr>
        <w:t xml:space="preserve">Over a large temperature range, many biological rates are unimodal. We identified such tendencies in 10 out of 20 species in the consumption data </w:t>
      </w:r>
      <w:r w:rsidRPr="00B37A74">
        <w:rPr>
          <w:rFonts w:eastAsiaTheme="minorEastAsia" w:cstheme="minorHAnsi"/>
          <w:shd w:val="clear" w:color="auto" w:fill="FFFFFF" w:themeFill="background1"/>
        </w:rPr>
        <w:t>set</w:t>
      </w:r>
      <w:r w:rsidRPr="00B37A74">
        <w:rPr>
          <w:bCs/>
          <w:shd w:val="clear" w:color="auto" w:fill="FFFFFF" w:themeFill="background1"/>
        </w:rPr>
        <w:t xml:space="preserve">. To characterize the decline in </w:t>
      </w:r>
      <w:r>
        <w:rPr>
          <w:bCs/>
          <w:shd w:val="clear" w:color="auto" w:fill="FFFFFF" w:themeFill="background1"/>
        </w:rPr>
        <w:t xml:space="preserve">consumption rate </w:t>
      </w:r>
      <w:r w:rsidRPr="00B37A74">
        <w:rPr>
          <w:bCs/>
          <w:shd w:val="clear" w:color="auto" w:fill="FFFFFF" w:themeFill="background1"/>
        </w:rPr>
        <w:t xml:space="preserve">beyond peak temperature, we fit a mixed-effects version of the Sharpe Schoolfield equation </w:t>
      </w:r>
      <w:r w:rsidRPr="00B37A74">
        <w:rPr>
          <w:bCs/>
          <w:shd w:val="clear" w:color="auto" w:fill="FFFFFF" w:themeFill="background1"/>
        </w:rPr>
        <w:fldChar w:fldCharType="begin"/>
      </w:r>
      <w:r w:rsidRPr="00B37A74">
        <w:rPr>
          <w:bCs/>
          <w:shd w:val="clear" w:color="auto" w:fill="FFFFFF" w:themeFill="background1"/>
        </w:rPr>
        <w:instrText xml:space="preserve"> ADDIN ZOTERO_ITEM CSL_CITATION {"citationID":"a28f5baprri","properties":{"formattedCitation":"(Schoolfield {\\i{}et al.} 1981)","plainCitation":"(Schoolfield et al. 1981)","noteIndex":0},"citationItems":[{"id":28,"uris":["http://zotero.org/users/6116610/items/UVZQASGV"],"uri":["http://zotero.org/users/6116610/items/UVZQASGV"],"itemData":{"id":28,"type":"article-journal","container-title":"Journal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theory","volume":"88","author":[{"family":"Schoolfield","given":"R.M."},{"family":"Sharpe","given":"P.J.H."},{"family":"Magnuson","given":"C.E."}],"issued":{"date-parts":[["1981",2]]}}}],"schema":"https://github.com/citation-style-language/schema/raw/master/csl-citation.json"} </w:instrText>
      </w:r>
      <w:r w:rsidRPr="00B37A74">
        <w:rPr>
          <w:bCs/>
          <w:shd w:val="clear" w:color="auto" w:fill="FFFFFF" w:themeFill="background1"/>
        </w:rPr>
        <w:fldChar w:fldCharType="separate"/>
      </w:r>
      <w:r w:rsidRPr="00B37A74">
        <w:t xml:space="preserve">(Schoolfield </w:t>
      </w:r>
      <w:r w:rsidRPr="00B37A74">
        <w:rPr>
          <w:i/>
          <w:iCs/>
        </w:rPr>
        <w:t>et al.</w:t>
      </w:r>
      <w:r w:rsidRPr="00B37A74">
        <w:t xml:space="preserve"> 1981)</w:t>
      </w:r>
      <w:r w:rsidRPr="00B37A74">
        <w:rPr>
          <w:bCs/>
          <w:shd w:val="clear" w:color="auto" w:fill="FFFFFF" w:themeFill="background1"/>
        </w:rPr>
        <w:fldChar w:fldCharType="end"/>
      </w:r>
      <w:r>
        <w:rPr>
          <w:bCs/>
          <w:shd w:val="clear" w:color="auto" w:fill="FFFFFF" w:themeFill="background1"/>
        </w:rPr>
        <w:t xml:space="preserve"> </w:t>
      </w:r>
      <w:r w:rsidRPr="00B37A74">
        <w:rPr>
          <w:bCs/>
          <w:shd w:val="clear" w:color="auto" w:fill="FFFFFF" w:themeFill="background1"/>
        </w:rPr>
        <w:t xml:space="preserve">as parameterized in </w:t>
      </w:r>
      <w:r w:rsidRPr="00B37A74">
        <w:rPr>
          <w:bCs/>
          <w:shd w:val="clear" w:color="auto" w:fill="FFFFFF" w:themeFill="background1"/>
        </w:rPr>
        <w:fldChar w:fldCharType="begin"/>
      </w:r>
      <w:r>
        <w:rPr>
          <w:bCs/>
          <w:shd w:val="clear" w:color="auto" w:fill="FFFFFF" w:themeFill="background1"/>
        </w:rPr>
        <w:instrText xml:space="preserve"> ADDIN ZOTERO_ITEM CSL_CITATION {"citationID":"bCsJD2ib","properties":{"formattedCitation":"(Padfield {\\i{}et al.} 2020)","plainCitation":"(Padfield et al. 2020)","noteIndex":0},"citationItems":[{"id":2321,"uris":["http://zotero.org/users/6116610/items/ZZ6W5CDL"],"uri":["http://zotero.org/users/6116610/items/ZZ6W5CDL"],"itemData":{"id":2321,"type":"article-journal","abstract":"Thermal performance curves (TPCs) are used to predict changes in species interactions, and hence, range shifts, disease dynamics and community composition, under forecasted climate change. Species interactions might in turn affect TPCs. Here, we investigate how temperature-dependent changes in a microbial host–parasite interaction (the bacterium Pseudomonas fluorescens, and its lytic bacteriophage, SBW$${\\mathrm{\\Phi }}2$$Φ2) changes the host TPC and the ecological and evolutionary mechanisms underlying these changes. The bacteriophage had a narrower thermal tolerance for infection, with their critical thermal maximum ~6 °C lower than those at which the bacteria still had high growth. Consequently, in the presence of phage, the host TPC changed, resulting in a lower maximum growth rate. These changes were not just driven by differences in thermal tolerance, with temperature-dependent costs of evolved resistance also playing a major role: the largest cost of resistance occurred at the temperature at which bacteria grew best in the absence of phage. Our work highlights how ecological and evolutionary mechanisms can alter the effect of a parasite on host thermal performance, even over very short timescales.","container-title":"The ISME Journal","DOI":"10.1038/s41396-019-0526-5","ISSN":"1751-7370","issue":"2","language":"en","note":"number: 2\npublisher: Nature Publishing Group","page":"389-398","source":"www.nature.com","title":"Temperature-dependent changes to host–parasite interactions alter the thermal performance of a bacterial host","volume":"14","author":[{"family":"Padfield","given":"Daniel"},{"family":"Castledine","given":"Meaghan"},{"family":"Buckling","given":"Angus"}],"issued":{"date-parts":[["2020",2]]}}}],"schema":"https://github.com/citation-style-language/schema/raw/master/csl-citation.json"} </w:instrText>
      </w:r>
      <w:r w:rsidRPr="00B37A74">
        <w:rPr>
          <w:bCs/>
          <w:shd w:val="clear" w:color="auto" w:fill="FFFFFF" w:themeFill="background1"/>
        </w:rPr>
        <w:fldChar w:fldCharType="separate"/>
      </w:r>
      <w:r w:rsidRPr="00B650B9">
        <w:rPr>
          <w:lang w:val="en-GB"/>
        </w:rPr>
        <w:t xml:space="preserve">(Padfield </w:t>
      </w:r>
      <w:r w:rsidRPr="00B650B9">
        <w:rPr>
          <w:i/>
          <w:iCs/>
          <w:lang w:val="en-GB"/>
        </w:rPr>
        <w:t>et al.</w:t>
      </w:r>
      <w:r w:rsidRPr="00B650B9">
        <w:rPr>
          <w:lang w:val="en-GB"/>
        </w:rPr>
        <w:t xml:space="preserve"> 2020)</w:t>
      </w:r>
      <w:r w:rsidRPr="00B37A74">
        <w:rPr>
          <w:bCs/>
          <w:shd w:val="clear" w:color="auto" w:fill="FFFFFF" w:themeFill="background1"/>
        </w:rPr>
        <w:fldChar w:fldCharType="end"/>
      </w:r>
      <w:r>
        <w:rPr>
          <w:bCs/>
          <w:shd w:val="clear" w:color="auto" w:fill="FFFFFF" w:themeFill="background1"/>
        </w:rPr>
        <w:t xml:space="preserve">, to equations 1-2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Pr>
          <w:rFonts w:eastAsiaTheme="minorEastAsia"/>
          <w:bCs/>
        </w:rPr>
        <w:t xml:space="preserve"> as </w:t>
      </w:r>
      <w:r w:rsidRPr="00B37A74">
        <w:rPr>
          <w:bCs/>
          <w:shd w:val="clear" w:color="auto" w:fill="FFFFFF" w:themeFill="background1"/>
        </w:rPr>
        <w:t>rescaled consumption rates (</w:t>
      </w:r>
      <m:oMath>
        <m:r>
          <w:rPr>
            <w:rFonts w:ascii="Cambria Math" w:hAnsi="Cambria Math"/>
            <w:shd w:val="clear" w:color="auto" w:fill="FFFFFF" w:themeFill="background1"/>
          </w:rPr>
          <m:t>C</m:t>
        </m:r>
      </m:oMath>
      <w:r w:rsidRPr="00B37A74">
        <w:rPr>
          <w:bCs/>
          <w:shd w:val="clear" w:color="auto" w:fill="FFFFFF" w:themeFill="background1"/>
        </w:rPr>
        <w:t>). Specifically, we model</w:t>
      </w:r>
      <w:r w:rsidRPr="00B37A74">
        <w:rPr>
          <w:rFonts w:eastAsiaTheme="minorEastAsia"/>
          <w:bCs/>
          <w:iCs/>
        </w:rPr>
        <w:t xml:space="preserve"> </w:t>
      </w:r>
      <m:oMath>
        <m:sSub>
          <m:sSubPr>
            <m:ctrlPr>
              <w:rPr>
                <w:rFonts w:ascii="Cambria Math" w:hAnsi="Cambria Math"/>
                <w:bCs/>
                <w:i/>
                <w:iCs/>
              </w:rPr>
            </m:ctrlPr>
          </m:sSubPr>
          <m:e>
            <m:r>
              <w:rPr>
                <w:rFonts w:ascii="Cambria Math" w:hAnsi="Cambria Math"/>
              </w:rPr>
              <m:t>μ</m:t>
            </m:r>
          </m:e>
          <m:sub>
            <m:r>
              <w:rPr>
                <w:rFonts w:ascii="Cambria Math" w:hAnsi="Cambria Math"/>
              </w:rPr>
              <m:t>ij</m:t>
            </m:r>
          </m:sub>
        </m:sSub>
      </m:oMath>
      <w:r w:rsidRPr="00B37A74">
        <w:rPr>
          <w:rFonts w:eastAsiaTheme="minorEastAsia"/>
          <w:bCs/>
          <w:iCs/>
        </w:rPr>
        <w:t xml:space="preserve"> in Eq. 1 as</w:t>
      </w:r>
      <w:r w:rsidRPr="00B37A74">
        <w:rPr>
          <w:bCs/>
          <w:shd w:val="clear" w:color="auto" w:fill="FFFFFF" w:themeFill="background1"/>
        </w:rPr>
        <w:t>:</w:t>
      </w:r>
    </w:p>
    <w:p w14:paraId="7D4EF9EA" w14:textId="77777777" w:rsidR="00FF0C73" w:rsidRPr="00B37A74" w:rsidRDefault="006C51E0"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μ</m:t>
            </m:r>
          </m:e>
          <m:sub>
            <m:r>
              <w:rPr>
                <w:rFonts w:ascii="Cambria Math" w:hAnsi="Cambria Math"/>
              </w:rPr>
              <m:t>ij</m:t>
            </m:r>
          </m:sub>
        </m:sSub>
        <m:r>
          <w:rPr>
            <w:rFonts w:ascii="Cambria Math" w:hAnsi="Cambria Math"/>
          </w:rPr>
          <m:t>=</m:t>
        </m:r>
        <m:f>
          <m:fPr>
            <m:ctrlPr>
              <w:rPr>
                <w:rFonts w:ascii="Cambria Math" w:hAnsi="Cambria Math" w:cstheme="minorHAnsi"/>
                <w:i/>
              </w:rPr>
            </m:ctrlPr>
          </m:fPr>
          <m:num>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d>
              <m:dPr>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e>
            </m:d>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j</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num>
          <m:den>
            <m:r>
              <w:rPr>
                <w:rFonts w:ascii="Cambria Math" w:hAnsi="Cambria Math" w:cstheme="minorHAnsi"/>
              </w:rPr>
              <m:t>1+</m:t>
            </m:r>
            <m:sSup>
              <m:sSupPr>
                <m:ctrlPr>
                  <w:rPr>
                    <w:rFonts w:ascii="Cambria Math" w:hAnsi="Cambria Math" w:cstheme="minorHAnsi"/>
                    <w:i/>
                  </w:rPr>
                </m:ctrlPr>
              </m:sSupPr>
              <m:e>
                <m:r>
                  <w:rPr>
                    <w:rFonts w:ascii="Cambria Math" w:hAnsi="Cambria Math" w:cstheme="minorHAnsi"/>
                  </w:rPr>
                  <m:t>e</m:t>
                </m:r>
              </m:e>
              <m:sup>
                <m:sSub>
                  <m:sSubPr>
                    <m:ctrlPr>
                      <w:rPr>
                        <w:rFonts w:ascii="Cambria Math" w:hAnsi="Cambria Math" w:cstheme="minorHAnsi"/>
                        <w:i/>
                      </w:rPr>
                    </m:ctrlPr>
                  </m:sSubPr>
                  <m:e>
                    <m:r>
                      <w:rPr>
                        <w:rFonts w:ascii="Cambria Math" w:hAnsi="Cambria Math" w:cstheme="minorHAnsi"/>
                      </w:rPr>
                      <m:t>E</m:t>
                    </m:r>
                  </m:e>
                  <m:sub>
                    <m:r>
                      <w:rPr>
                        <w:rFonts w:ascii="Cambria Math" w:hAnsi="Cambria Math" w:cstheme="minorHAnsi"/>
                      </w:rPr>
                      <m:t>h</m:t>
                    </m:r>
                  </m:sub>
                </m:sSub>
                <m:d>
                  <m:dPr>
                    <m:ctrlPr>
                      <w:rPr>
                        <w:rFonts w:ascii="Cambria Math" w:hAnsi="Cambria Math" w:cstheme="minorHAnsi"/>
                        <w:i/>
                      </w:rPr>
                    </m:ctrlPr>
                  </m:dPr>
                  <m:e>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h</m:t>
                            </m:r>
                          </m:sub>
                        </m:sSub>
                      </m:den>
                    </m:f>
                    <m:r>
                      <w:rPr>
                        <w:rFonts w:ascii="Cambria Math" w:hAnsi="Cambria Math" w:cstheme="minorHAnsi"/>
                      </w:rPr>
                      <m:t>-</m:t>
                    </m:r>
                    <m:f>
                      <m:fPr>
                        <m:ctrlPr>
                          <w:rPr>
                            <w:rFonts w:ascii="Cambria Math" w:hAnsi="Cambria Math" w:cstheme="minorHAnsi"/>
                            <w:i/>
                          </w:rPr>
                        </m:ctrlPr>
                      </m:fPr>
                      <m:num>
                        <m:r>
                          <w:rPr>
                            <w:rFonts w:ascii="Cambria Math" w:hAnsi="Cambria Math" w:cstheme="minorHAnsi"/>
                          </w:rPr>
                          <m:t>1</m:t>
                        </m:r>
                      </m:num>
                      <m:den>
                        <m:r>
                          <w:rPr>
                            <w:rFonts w:ascii="Cambria Math" w:hAnsi="Cambria Math" w:cstheme="minorHAnsi"/>
                          </w:rPr>
                          <m:t>kT</m:t>
                        </m:r>
                      </m:den>
                    </m:f>
                  </m:e>
                </m:d>
              </m:sup>
            </m:sSup>
          </m:den>
        </m:f>
      </m:oMath>
      <w:r w:rsidR="00FF0C73" w:rsidRPr="00B37A74">
        <w:rPr>
          <w:rFonts w:eastAsiaTheme="minorEastAsia"/>
        </w:rPr>
        <w:t xml:space="preserve">                                                       (4)</w:t>
      </w:r>
    </w:p>
    <w:p w14:paraId="59D6902D" w14:textId="77777777" w:rsidR="00FF0C73" w:rsidRPr="00B37A74" w:rsidRDefault="006C51E0" w:rsidP="00FF0C73">
      <w:pPr>
        <w:spacing w:line="480" w:lineRule="auto"/>
        <w:jc w:val="right"/>
        <w:rPr>
          <w:rFonts w:eastAsiaTheme="minorEastAsia"/>
        </w:rPr>
      </w:pPr>
      <m:oMath>
        <m:sSub>
          <m:sSubPr>
            <m:ctrlPr>
              <w:rPr>
                <w:rFonts w:ascii="Cambria Math" w:hAnsi="Cambria Math"/>
                <w:bCs/>
                <w:i/>
                <w:iCs/>
              </w:rPr>
            </m:ctrlPr>
          </m:sSubPr>
          <m:e>
            <m:r>
              <w:rPr>
                <w:rFonts w:ascii="Cambria Math" w:hAnsi="Cambria Math"/>
              </w:rPr>
              <m:t>E</m:t>
            </m:r>
          </m:e>
          <m:sub>
            <m:r>
              <w:rPr>
                <w:rFonts w:ascii="Cambria Math"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r>
          <w:rPr>
            <w:rFonts w:ascii="Cambria Math" w:eastAsiaTheme="minorEastAsia" w:hAnsi="Cambria Math"/>
          </w:rPr>
          <m:t>)</m:t>
        </m:r>
      </m:oMath>
      <w:r w:rsidR="00FF0C73" w:rsidRPr="00B37A74">
        <w:rPr>
          <w:rFonts w:eastAsiaTheme="minorEastAsia"/>
        </w:rPr>
        <w:t xml:space="preserve">                                                           (5)</w:t>
      </w:r>
    </w:p>
    <w:p w14:paraId="1765E617" w14:textId="77777777" w:rsidR="00FF0C73" w:rsidRPr="00B37A74" w:rsidRDefault="006C51E0" w:rsidP="00FF0C73">
      <w:pPr>
        <w:spacing w:line="480" w:lineRule="auto"/>
        <w:jc w:val="right"/>
        <w:rPr>
          <w:rFonts w:eastAsiaTheme="minorEastAsia"/>
        </w:rPr>
      </w:pPr>
      <m:oMath>
        <m:sSub>
          <m:sSubPr>
            <m:ctrlPr>
              <w:rPr>
                <w:rFonts w:ascii="Cambria Math" w:eastAsiaTheme="minorEastAsia" w:hAnsi="Cambria Math"/>
                <w:i/>
              </w:rPr>
            </m:ctrlPr>
          </m:sSubPr>
          <m:e>
            <m:sSub>
              <m:sSubPr>
                <m:ctrlPr>
                  <w:rPr>
                    <w:rFonts w:ascii="Cambria Math" w:hAnsi="Cambria Math" w:cstheme="minorHAnsi"/>
                    <w:i/>
                  </w:rPr>
                </m:ctrlPr>
              </m:sSubPr>
              <m:e>
                <m:r>
                  <w:rPr>
                    <w:rFonts w:ascii="Cambria Math" w:hAnsi="Cambria Math" w:cstheme="minorHAnsi"/>
                  </w:rPr>
                  <m:t>C</m:t>
                </m:r>
              </m:e>
              <m:sub>
                <m:r>
                  <w:rPr>
                    <w:rFonts w:ascii="Cambria Math" w:hAnsi="Cambria Math" w:cstheme="minorHAnsi"/>
                  </w:rPr>
                  <m:t>0</m:t>
                </m:r>
              </m:sub>
            </m:sSub>
          </m:e>
          <m:sub>
            <m:r>
              <w:rPr>
                <w:rFonts w:ascii="Cambria Math" w:eastAsiaTheme="minorEastAsia" w:hAnsi="Cambria Math"/>
              </w:rPr>
              <m:t>j</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r>
          <w:rPr>
            <w:rFonts w:ascii="Cambria Math" w:eastAsiaTheme="minorEastAsia" w:hAnsi="Cambria Math"/>
          </w:rPr>
          <m:t>)</m:t>
        </m:r>
      </m:oMath>
      <w:r w:rsidR="00FF0C73" w:rsidRPr="00B37A74">
        <w:rPr>
          <w:rFonts w:eastAsiaTheme="minorEastAsia"/>
        </w:rPr>
        <w:t xml:space="preserve">                                                         (6)</w:t>
      </w:r>
    </w:p>
    <w:p w14:paraId="3B38CEBB" w14:textId="46BCF14C" w:rsidR="00FF0C73" w:rsidRPr="00B37A74" w:rsidRDefault="00FF0C73" w:rsidP="00FF0C73">
      <w:pPr>
        <w:spacing w:line="480" w:lineRule="auto"/>
        <w:contextualSpacing/>
        <w:jc w:val="both"/>
        <w:rPr>
          <w:bCs/>
        </w:rPr>
      </w:pPr>
      <w:r w:rsidRPr="00B37A74">
        <w:rPr>
          <w:bCs/>
        </w:rPr>
        <w:t xml:space="preserve">where the right-hand side of Eq. 4 is the Sharpe-Schoolfield equation, </w:t>
      </w:r>
      <m:oMath>
        <m:sSub>
          <m:sSubPr>
            <m:ctrlPr>
              <w:rPr>
                <w:rFonts w:ascii="Cambria Math" w:eastAsiaTheme="minorEastAsia" w:hAnsi="Cambria Math"/>
                <w:i/>
                <w:iCs/>
              </w:rPr>
            </m:ctrlPr>
          </m:sSubPr>
          <m:e>
            <m:r>
              <w:rPr>
                <w:rFonts w:ascii="Cambria Math" w:eastAsiaTheme="minorEastAsia" w:hAnsi="Cambria Math"/>
              </w:rPr>
              <m:t>C</m:t>
            </m:r>
          </m:e>
          <m:sub>
            <m:sSub>
              <m:sSubPr>
                <m:ctrlPr>
                  <w:rPr>
                    <w:rFonts w:ascii="Cambria Math" w:eastAsiaTheme="minorEastAsia" w:hAnsi="Cambria Math"/>
                    <w:i/>
                    <w:iCs/>
                  </w:rPr>
                </m:ctrlPr>
              </m:sSubPr>
              <m:e>
                <m:r>
                  <w:rPr>
                    <w:rFonts w:ascii="Cambria Math" w:eastAsiaTheme="minorEastAsia" w:hAnsi="Cambria Math"/>
                  </w:rPr>
                  <m:t>0</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r>
          <w:rPr>
            <w:rFonts w:ascii="Cambria Math" w:eastAsiaTheme="minorEastAsia" w:hAnsi="Cambria Math"/>
          </w:rPr>
          <m:t>)</m:t>
        </m:r>
      </m:oMath>
      <w:r w:rsidRPr="00B37A74">
        <w:rPr>
          <w:rFonts w:eastAsiaTheme="minorEastAsia"/>
          <w:iCs/>
        </w:rPr>
        <w:t xml:space="preserve"> is the rate at a reference temperature</w:t>
      </w:r>
      <w:r w:rsidR="00A2189E">
        <w:rPr>
          <w:rFonts w:eastAsiaTheme="minorEastAsia"/>
          <w:iCs/>
        </w:rPr>
        <w:t xml:space="preserve">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C</m:t>
            </m:r>
          </m:sub>
        </m:sSub>
      </m:oMath>
      <w:r w:rsidRPr="00B37A74">
        <w:rPr>
          <w:rFonts w:eastAsiaTheme="minorEastAsia"/>
          <w:iCs/>
        </w:rPr>
        <w:t xml:space="preserve"> (here set to -10 on a centered scale),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rPr>
        <w:t>]</w:t>
      </w:r>
      <w:r w:rsidRPr="00B37A74">
        <w:rPr>
          <w:rFonts w:eastAsiaTheme="minorEastAsia"/>
          <w:iCs/>
        </w:rPr>
        <w:t xml:space="preserve"> is the activation energy,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eV</m:t>
        </m:r>
      </m:oMath>
      <w:r w:rsidRPr="00B37A74">
        <w:rPr>
          <w:rFonts w:eastAsiaTheme="minorEastAsia"/>
          <w:iCs/>
        </w:rPr>
        <w:t xml:space="preserve">] characterizes the decline in the rate past the peak temperature and </w:t>
      </w:r>
      <m:oMath>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h</m:t>
            </m:r>
          </m:sub>
        </m:sSub>
      </m:oMath>
      <w:r w:rsidRPr="00B37A74">
        <w:rPr>
          <w:rFonts w:eastAsiaTheme="minorEastAsia"/>
          <w:iCs/>
        </w:rPr>
        <w:t xml:space="preserve"> [</w:t>
      </w:r>
      <m:oMath>
        <m:r>
          <m:rPr>
            <m:sty m:val="p"/>
          </m:rPr>
          <w:rPr>
            <w:rFonts w:ascii="Cambria Math" w:eastAsiaTheme="minorEastAsia" w:hAnsi="Cambria Math"/>
          </w:rPr>
          <m:t>K</m:t>
        </m:r>
      </m:oMath>
      <w:r w:rsidRPr="00B37A74">
        <w:rPr>
          <w:rFonts w:eastAsiaTheme="minorEastAsia"/>
          <w:iCs/>
        </w:rPr>
        <w:t xml:space="preserve">] is the temperature </w:t>
      </w:r>
      <w:commentRangeStart w:id="60"/>
      <w:commentRangeStart w:id="61"/>
      <w:commentRangeStart w:id="62"/>
      <w:r w:rsidRPr="00B37A74">
        <w:rPr>
          <w:rFonts w:eastAsiaTheme="minorEastAsia"/>
          <w:iCs/>
        </w:rPr>
        <w:t xml:space="preserve">at which the rate is reduced </w:t>
      </w:r>
      <w:r w:rsidR="00DE3AE2">
        <w:rPr>
          <w:rFonts w:eastAsiaTheme="minorEastAsia"/>
          <w:iCs/>
        </w:rPr>
        <w:t xml:space="preserve">to half </w:t>
      </w:r>
      <w:ins w:id="63" w:author="Max Lindmark" w:date="2021-01-15T14:10:00Z">
        <w:r w:rsidR="005F73F0">
          <w:rPr>
            <w:rFonts w:eastAsiaTheme="minorEastAsia"/>
            <w:iCs/>
          </w:rPr>
          <w:t xml:space="preserve">(of the rate in the absence of deactivation) </w:t>
        </w:r>
      </w:ins>
      <w:r w:rsidRPr="00B37A74">
        <w:rPr>
          <w:rFonts w:eastAsiaTheme="minorEastAsia"/>
          <w:iCs/>
        </w:rPr>
        <w:t>due to high temperatures</w:t>
      </w:r>
      <w:commentRangeEnd w:id="60"/>
      <w:r>
        <w:rPr>
          <w:rStyle w:val="CommentReference"/>
        </w:rPr>
        <w:commentReference w:id="60"/>
      </w:r>
      <w:commentRangeEnd w:id="61"/>
      <w:r w:rsidR="00A2189E">
        <w:rPr>
          <w:rStyle w:val="CommentReference"/>
        </w:rPr>
        <w:commentReference w:id="61"/>
      </w:r>
      <w:commentRangeEnd w:id="62"/>
      <w:r w:rsidR="00F84B0E">
        <w:rPr>
          <w:rStyle w:val="CommentReference"/>
        </w:rPr>
        <w:commentReference w:id="62"/>
      </w:r>
      <w:r w:rsidRPr="00B37A74">
        <w:rPr>
          <w:rFonts w:eastAsiaTheme="minorEastAsia"/>
          <w:iCs/>
        </w:rPr>
        <w:t xml:space="preserve">. We assume </w:t>
      </w:r>
      <m:oMath>
        <m:sSub>
          <m:sSubPr>
            <m:ctrlPr>
              <w:rPr>
                <w:rFonts w:ascii="Cambria Math" w:eastAsiaTheme="minorEastAsia" w:hAnsi="Cambria Math"/>
                <w:i/>
                <w:iCs/>
              </w:rPr>
            </m:ctrlPr>
          </m:sSubPr>
          <m:e>
            <m:r>
              <w:rPr>
                <w:rFonts w:ascii="Cambria Math" w:eastAsiaTheme="minorEastAsia" w:hAnsi="Cambria Math"/>
              </w:rPr>
              <m:t>E</m:t>
            </m:r>
          </m:e>
          <m:sub>
            <m:r>
              <w:rPr>
                <w:rFonts w:ascii="Cambria Math" w:eastAsiaTheme="minorEastAsia" w:hAnsi="Cambria Math"/>
              </w:rPr>
              <m:t>j</m:t>
            </m:r>
          </m:sub>
        </m:sSub>
      </m:oMath>
      <w:r w:rsidRPr="00B37A74">
        <w:rPr>
          <w:rFonts w:eastAsiaTheme="minorEastAsia"/>
          <w:iCs/>
        </w:rPr>
        <w:t xml:space="preserve"> and </w:t>
      </w:r>
      <m:oMath>
        <m:sSub>
          <m:sSubPr>
            <m:ctrlPr>
              <w:rPr>
                <w:rFonts w:ascii="Cambria Math" w:eastAsiaTheme="minorEastAsia" w:hAnsi="Cambria Math"/>
                <w:bCs/>
                <w:i/>
                <w:iCs/>
              </w:rPr>
            </m:ctrlPr>
          </m:sSubPr>
          <m:e>
            <m:r>
              <w:rPr>
                <w:rFonts w:ascii="Cambria Math" w:eastAsiaTheme="minorEastAsia" w:hAnsi="Cambria Math"/>
              </w:rPr>
              <m:t>C</m:t>
            </m:r>
          </m:e>
          <m:sub>
            <m:sSub>
              <m:sSubPr>
                <m:ctrlPr>
                  <w:rPr>
                    <w:rFonts w:ascii="Cambria Math" w:eastAsiaTheme="minorEastAsia" w:hAnsi="Cambria Math"/>
                    <w:bCs/>
                    <w:i/>
                    <w:iCs/>
                  </w:rPr>
                </m:ctrlPr>
              </m:sSubPr>
              <m:e>
                <m:r>
                  <w:rPr>
                    <w:rFonts w:ascii="Cambria Math" w:eastAsiaTheme="minorEastAsia" w:hAnsi="Cambria Math"/>
                  </w:rPr>
                  <m:t>0</m:t>
                </m:r>
              </m:e>
              <m:sub>
                <m:r>
                  <w:rPr>
                    <w:rFonts w:ascii="Cambria Math" w:eastAsiaTheme="minorEastAsia" w:hAnsi="Cambria Math"/>
                  </w:rPr>
                  <m:t>j</m:t>
                </m:r>
              </m:sub>
            </m:sSub>
          </m:sub>
        </m:sSub>
      </m:oMath>
      <w:r w:rsidRPr="00B37A74">
        <w:rPr>
          <w:rFonts w:eastAsiaTheme="minorEastAsia"/>
          <w:bCs/>
          <w:iCs/>
        </w:rPr>
        <w:t xml:space="preserve"> vary across species according to a </w:t>
      </w:r>
      <w:r w:rsidRPr="00B37A74">
        <w:rPr>
          <w:rFonts w:eastAsiaTheme="minorEastAsia"/>
        </w:rPr>
        <w:t xml:space="preserve">normal distribution with means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hAnsi="Cambria Math"/>
              </w:rPr>
              <m:t>E</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μ</m:t>
            </m: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and standard deviations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r>
              <w:rPr>
                <w:rFonts w:ascii="Cambria Math" w:hAnsi="Cambria Math"/>
              </w:rPr>
              <m:t>E</m:t>
            </m:r>
          </m:sub>
        </m:sSub>
      </m:oMath>
      <w:r w:rsidRPr="00B37A74">
        <w:rPr>
          <w:rFonts w:eastAsiaTheme="minorEastAsia"/>
        </w:rPr>
        <w:t xml:space="preserve"> and </w:t>
      </w:r>
      <m:oMath>
        <m:sSub>
          <m:sSubPr>
            <m:ctrlPr>
              <w:rPr>
                <w:rFonts w:ascii="Cambria Math" w:hAnsi="Cambria Math"/>
                <w:i/>
              </w:rPr>
            </m:ctrlPr>
          </m:sSubPr>
          <m:e>
            <m:r>
              <w:rPr>
                <w:rFonts w:ascii="Cambria Math" w:hAnsi="Cambria Math"/>
              </w:rPr>
              <m:t>σ</m:t>
            </m:r>
            <m:ctrlPr>
              <w:rPr>
                <w:rFonts w:ascii="Cambria Math" w:eastAsiaTheme="minorEastAsia" w:hAnsi="Cambria Math"/>
                <w:i/>
              </w:rPr>
            </m:ctrlPr>
          </m:e>
          <m:sub>
            <m:sSub>
              <m:sSubPr>
                <m:ctrlPr>
                  <w:rPr>
                    <w:rFonts w:ascii="Cambria Math" w:hAnsi="Cambria Math"/>
                    <w:bCs/>
                    <w:i/>
                    <w:iCs/>
                  </w:rPr>
                </m:ctrlPr>
              </m:sSubPr>
              <m:e>
                <m:r>
                  <w:rPr>
                    <w:rFonts w:ascii="Cambria Math" w:hAnsi="Cambria Math"/>
                  </w:rPr>
                  <m:t>C</m:t>
                </m:r>
              </m:e>
              <m:sub>
                <m:r>
                  <w:rPr>
                    <w:rFonts w:ascii="Cambria Math" w:hAnsi="Cambria Math"/>
                  </w:rPr>
                  <m:t>0</m:t>
                </m:r>
              </m:sub>
            </m:sSub>
          </m:sub>
        </m:sSub>
      </m:oMath>
      <w:r w:rsidRPr="00B37A74">
        <w:rPr>
          <w:rFonts w:eastAsiaTheme="minorEastAsia"/>
        </w:rPr>
        <w:t xml:space="preserve"> (Eq. 5-6). </w:t>
      </w:r>
      <w:r w:rsidRPr="00B37A74">
        <w:rPr>
          <w:rFonts w:eastAsiaTheme="minorEastAsia"/>
          <w:bCs/>
          <w:iCs/>
        </w:rPr>
        <w:t>Prior to rescaling maximum consumption (</w:t>
      </w:r>
      <w:r w:rsidRPr="00B37A74">
        <w:rPr>
          <w:rFonts w:eastAsiaTheme="minorEastAsia"/>
          <w:shd w:val="clear" w:color="auto" w:fill="FFFFFF" w:themeFill="background1"/>
        </w:rPr>
        <w:t xml:space="preserve">in unit </w:t>
      </w:r>
      <m:oMath>
        <m:r>
          <m:rPr>
            <m:sty m:val="p"/>
          </m:rPr>
          <w:rPr>
            <w:rFonts w:ascii="Cambria Math" w:eastAsiaTheme="minorEastAsia" w:hAnsi="Cambria Math"/>
          </w:rPr>
          <m:t xml:space="preserve">g </m:t>
        </m:r>
        <m:sSup>
          <m:sSupPr>
            <m:ctrlPr>
              <w:rPr>
                <w:rFonts w:ascii="Cambria Math" w:eastAsiaTheme="minorEastAsia" w:hAnsi="Cambria Math"/>
                <w:b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bCs/>
          <w:iCs/>
        </w:rPr>
        <w:t xml:space="preserve">) by dividing </w:t>
      </w:r>
      <m:oMath>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i,j</m:t>
            </m:r>
          </m:sub>
        </m:sSub>
      </m:oMath>
      <w:r w:rsidRPr="00B37A74">
        <w:rPr>
          <w:rFonts w:eastAsiaTheme="minorEastAsia"/>
          <w:bCs/>
          <w:iCs/>
        </w:rPr>
        <w:t xml:space="preserve"> with the mean within species </w:t>
      </w:r>
      <m:oMath>
        <m:acc>
          <m:accPr>
            <m:chr m:val="̅"/>
            <m:ctrlPr>
              <w:rPr>
                <w:rFonts w:ascii="Cambria Math" w:eastAsiaTheme="minorEastAsia" w:hAnsi="Cambria Math"/>
                <w:bCs/>
                <w:i/>
                <w:iCs/>
              </w:rPr>
            </m:ctrlPr>
          </m:accPr>
          <m:e>
            <m:sSub>
              <m:sSubPr>
                <m:ctrlPr>
                  <w:rPr>
                    <w:rFonts w:ascii="Cambria Math" w:eastAsiaTheme="minorEastAsia" w:hAnsi="Cambria Math"/>
                    <w:bCs/>
                    <w:i/>
                    <w:iCs/>
                  </w:rPr>
                </m:ctrlPr>
              </m:sSubPr>
              <m:e>
                <m:r>
                  <w:rPr>
                    <w:rFonts w:ascii="Cambria Math" w:eastAsiaTheme="minorEastAsia" w:hAnsi="Cambria Math"/>
                  </w:rPr>
                  <m:t>C</m:t>
                </m:r>
              </m:e>
              <m:sub>
                <m:r>
                  <w:rPr>
                    <w:rFonts w:ascii="Cambria Math" w:eastAsiaTheme="minorEastAsia" w:hAnsi="Cambria Math"/>
                  </w:rPr>
                  <m:t>j</m:t>
                </m:r>
              </m:sub>
            </m:sSub>
          </m:e>
        </m:acc>
      </m:oMath>
      <w:r w:rsidRPr="00B37A74">
        <w:rPr>
          <w:rFonts w:eastAsiaTheme="minorEastAsia"/>
          <w:bCs/>
          <w:iCs/>
        </w:rPr>
        <w:t xml:space="preserve">, we mass-normalize it by dividing it with </w:t>
      </w:r>
      <m:oMath>
        <m:sSup>
          <m:sSupPr>
            <m:ctrlPr>
              <w:rPr>
                <w:rFonts w:ascii="Cambria Math" w:eastAsiaTheme="minorEastAsia" w:hAnsi="Cambria Math"/>
                <w:bCs/>
                <w:i/>
                <w:iCs/>
              </w:rPr>
            </m:ctrlPr>
          </m:sSupPr>
          <m:e>
            <m:r>
              <w:rPr>
                <w:rFonts w:ascii="Cambria Math" w:eastAsiaTheme="minorEastAsia" w:hAnsi="Cambria Math"/>
              </w:rPr>
              <m:t>m</m:t>
            </m:r>
          </m:e>
          <m:sup>
            <m:r>
              <w:rPr>
                <w:rFonts w:ascii="Cambria Math" w:eastAsiaTheme="minorEastAsia" w:hAnsi="Cambria Math"/>
              </w:rPr>
              <m:t>a</m:t>
            </m:r>
          </m:sup>
        </m:sSup>
      </m:oMath>
      <w:r w:rsidRPr="00B37A74">
        <w:rPr>
          <w:rFonts w:eastAsiaTheme="minorEastAsia"/>
          <w:bCs/>
          <w:iCs/>
        </w:rPr>
        <w:t xml:space="preserve"> where </w:t>
      </w:r>
      <m:oMath>
        <m:r>
          <w:rPr>
            <w:rFonts w:ascii="Cambria Math" w:eastAsiaTheme="minorEastAsia" w:hAnsi="Cambria Math"/>
          </w:rPr>
          <m:t>m</m:t>
        </m:r>
      </m:oMath>
      <w:r w:rsidRPr="00B37A74">
        <w:rPr>
          <w:rFonts w:eastAsiaTheme="minorEastAsia"/>
          <w:bCs/>
          <w:iCs/>
        </w:rPr>
        <w:t xml:space="preserve"> is mass in </w:t>
      </w:r>
      <m:oMath>
        <m:r>
          <m:rPr>
            <m:sty m:val="p"/>
          </m:rPr>
          <w:rPr>
            <w:rFonts w:ascii="Cambria Math" w:eastAsiaTheme="minorEastAsia" w:hAnsi="Cambria Math"/>
          </w:rPr>
          <m:t>g</m:t>
        </m:r>
      </m:oMath>
      <w:r w:rsidRPr="00B37A74">
        <w:rPr>
          <w:rFonts w:eastAsiaTheme="minorEastAsia"/>
          <w:bCs/>
        </w:rPr>
        <w:t xml:space="preserve"> and </w:t>
      </w:r>
      <m:oMath>
        <m:r>
          <w:rPr>
            <w:rFonts w:ascii="Cambria Math" w:eastAsiaTheme="minorEastAsia" w:hAnsi="Cambria Math"/>
          </w:rPr>
          <m:t>a</m:t>
        </m:r>
      </m:oMath>
      <w:r w:rsidRPr="00B37A74">
        <w:rPr>
          <w:rFonts w:eastAsiaTheme="minorEastAsia"/>
          <w:bCs/>
        </w:rPr>
        <w:t xml:space="preserve"> is the </w:t>
      </w:r>
      <w:r>
        <w:rPr>
          <w:rFonts w:eastAsiaTheme="minorEastAsia"/>
          <w:bCs/>
        </w:rPr>
        <w:t xml:space="preserve">whole-organism </w:t>
      </w:r>
      <w:r w:rsidRPr="00B37A74">
        <w:rPr>
          <w:rFonts w:eastAsiaTheme="minorEastAsia"/>
          <w:bCs/>
        </w:rPr>
        <w:t xml:space="preserve">mass-exponent </w:t>
      </w:r>
      <w:r>
        <w:rPr>
          <w:rFonts w:eastAsiaTheme="minorEastAsia"/>
          <w:bCs/>
        </w:rPr>
        <w:t xml:space="preserve">calculated from the </w:t>
      </w:r>
      <w:r w:rsidRPr="00B37A74">
        <w:rPr>
          <w:rFonts w:eastAsiaTheme="minorEastAsia"/>
          <w:bCs/>
        </w:rPr>
        <w:t xml:space="preserve">estimated </w:t>
      </w:r>
      <w:r>
        <w:rPr>
          <w:rFonts w:eastAsiaTheme="minorEastAsia"/>
          <w:bCs/>
        </w:rPr>
        <w:t xml:space="preserve">mass-specific exponent </w:t>
      </w:r>
      <w:r w:rsidRPr="00B37A74">
        <w:rPr>
          <w:rFonts w:eastAsiaTheme="minorEastAsia"/>
          <w:bCs/>
        </w:rPr>
        <w:t xml:space="preserve">with the log-linear model fitted to data below </w:t>
      </w:r>
      <w:r w:rsidRPr="00B37A74">
        <w:rPr>
          <w:rFonts w:eastAsiaTheme="minorEastAsia"/>
          <w:bCs/>
        </w:rPr>
        <w:lastRenderedPageBreak/>
        <w:t xml:space="preserve">peak temperature. Temperature, </w:t>
      </w:r>
      <m:oMath>
        <m:r>
          <w:rPr>
            <w:rFonts w:ascii="Cambria Math" w:eastAsiaTheme="minorEastAsia" w:hAnsi="Cambria Math"/>
          </w:rPr>
          <m:t>T</m:t>
        </m:r>
      </m:oMath>
      <w:r w:rsidRPr="00B37A74">
        <w:rPr>
          <w:rFonts w:eastAsiaTheme="minorEastAsia"/>
          <w:bCs/>
        </w:rPr>
        <w:t>, is centered by subtracting the temperature</w:t>
      </w:r>
      <w:r>
        <w:rPr>
          <w:rFonts w:eastAsiaTheme="minorEastAsia"/>
          <w:bCs/>
        </w:rPr>
        <w:t xml:space="preserve"> of </w:t>
      </w:r>
      <w:r w:rsidRPr="00B37A74">
        <w:rPr>
          <w:rFonts w:eastAsiaTheme="minorEastAsia"/>
          <w:bCs/>
        </w:rPr>
        <w:t xml:space="preserve">peak </w:t>
      </w:r>
      <w:r>
        <w:rPr>
          <w:rFonts w:eastAsiaTheme="minorEastAsia"/>
          <w:bCs/>
        </w:rPr>
        <w:t xml:space="preserve">consumption </w:t>
      </w:r>
      <w:r w:rsidRPr="00B37A74">
        <w:rPr>
          <w:rFonts w:eastAsiaTheme="minorEastAsia"/>
          <w:bCs/>
        </w:rPr>
        <w:t xml:space="preserve">estimated separately for each species using a linear model with a quadratic temperature term. </w:t>
      </w:r>
      <w:r w:rsidRPr="00B37A74">
        <w:rPr>
          <w:rFonts w:eastAsiaTheme="minorEastAsia"/>
          <w:iCs/>
        </w:rPr>
        <w:t xml:space="preserve">The rescaling is done to control for differences between species with respect to the experimental temperatures relative to the temperature that maximizes their consumption rate such that data can be pooled. </w:t>
      </w:r>
    </w:p>
    <w:p w14:paraId="0D5FB5A0" w14:textId="77777777" w:rsidR="00FF0C73" w:rsidRPr="00B37A74" w:rsidRDefault="00FF0C73" w:rsidP="00FF0C73">
      <w:pPr>
        <w:spacing w:line="480" w:lineRule="auto"/>
        <w:contextualSpacing/>
        <w:jc w:val="both"/>
        <w:rPr>
          <w:rFonts w:eastAsiaTheme="minorEastAsia"/>
          <w:iCs/>
        </w:rPr>
      </w:pPr>
    </w:p>
    <w:p w14:paraId="2BC77EDD" w14:textId="77777777" w:rsidR="00FF0C73" w:rsidRPr="00B37A74" w:rsidRDefault="00FF0C73" w:rsidP="00FF0C73">
      <w:pPr>
        <w:spacing w:line="480" w:lineRule="auto"/>
        <w:contextualSpacing/>
        <w:jc w:val="both"/>
        <w:rPr>
          <w:bCs/>
          <w:i/>
          <w:iCs/>
        </w:rPr>
      </w:pPr>
      <w:r w:rsidRPr="00B37A74">
        <w:rPr>
          <w:bCs/>
          <w:i/>
          <w:iCs/>
        </w:rPr>
        <w:t>Mass-dependence of optimum growth temperature</w:t>
      </w:r>
    </w:p>
    <w:p w14:paraId="1F5A9F8E" w14:textId="77777777" w:rsidR="00FF0C73" w:rsidRPr="00B37A74" w:rsidRDefault="00FF0C73" w:rsidP="00FF0C73">
      <w:pPr>
        <w:spacing w:line="480" w:lineRule="auto"/>
        <w:contextualSpacing/>
        <w:jc w:val="both"/>
        <w:rPr>
          <w:rFonts w:eastAsiaTheme="minorEastAsia"/>
        </w:rPr>
      </w:pPr>
      <w:r w:rsidRPr="00B37A74">
        <w:rPr>
          <w:bCs/>
        </w:rPr>
        <w:t>To evaluate how the optimum temperature (</w:t>
      </w:r>
      <m:oMath>
        <m:sSub>
          <m:sSubPr>
            <m:ctrlPr>
              <w:rPr>
                <w:rFonts w:ascii="Cambria Math" w:hAnsi="Cambria Math"/>
                <w:bCs/>
                <w:i/>
              </w:rPr>
            </m:ctrlPr>
          </m:sSubPr>
          <m:e>
            <m:r>
              <w:rPr>
                <w:rFonts w:ascii="Cambria Math" w:hAnsi="Cambria Math"/>
              </w:rPr>
              <m:t>t</m:t>
            </m:r>
          </m:e>
          <m:sub>
            <m:r>
              <w:rPr>
                <w:rFonts w:ascii="Cambria Math" w:hAnsi="Cambria Math"/>
              </w:rPr>
              <m:t>opt,ij</m:t>
            </m:r>
          </m:sub>
        </m:sSub>
      </m:oMath>
      <w:r w:rsidRPr="00B37A74">
        <w:rPr>
          <w:rFonts w:eastAsiaTheme="minorEastAsia"/>
          <w:bCs/>
        </w:rPr>
        <w:t>,</w:t>
      </w:r>
      <w:r w:rsidRPr="00B37A74">
        <w:rPr>
          <w:bCs/>
        </w:rPr>
        <w:t xml:space="preserve"> </w:t>
      </w:r>
      <w:r w:rsidRPr="00B37A74">
        <w:rPr>
          <w:rFonts w:eastAsiaTheme="minorEastAsia"/>
          <w:bCs/>
        </w:rPr>
        <w:t xml:space="preserve">in degrees Celsius) </w:t>
      </w:r>
      <w:r w:rsidRPr="00B37A74">
        <w:rPr>
          <w:bCs/>
        </w:rPr>
        <w:t xml:space="preserve">for individual growth depends on body mass, we fit Eqns. 1-3 with </w:t>
      </w:r>
      <m:oMath>
        <m:sSub>
          <m:sSubPr>
            <m:ctrlPr>
              <w:rPr>
                <w:rFonts w:ascii="Cambria Math" w:hAnsi="Cambria Math"/>
                <w:bCs/>
                <w:i/>
              </w:rPr>
            </m:ctrlPr>
          </m:sSubPr>
          <m:e>
            <m:r>
              <w:rPr>
                <w:rFonts w:ascii="Cambria Math" w:hAnsi="Cambria Math"/>
              </w:rPr>
              <m:t>y</m:t>
            </m:r>
          </m:e>
          <m:sub>
            <m:r>
              <w:rPr>
                <w:rFonts w:ascii="Cambria Math" w:hAnsi="Cambria Math"/>
              </w:rPr>
              <m:t>ij</m:t>
            </m:r>
          </m:sub>
        </m:sSub>
      </m:oMath>
      <w:r w:rsidRPr="00B37A74">
        <w:rPr>
          <w:rFonts w:eastAsiaTheme="minorEastAsia"/>
          <w:bCs/>
        </w:rPr>
        <w:t xml:space="preserve"> as the </w:t>
      </w:r>
      <w:r w:rsidRPr="00B37A74">
        <w:rPr>
          <w:rFonts w:eastAsiaTheme="minorEastAsia"/>
          <w:bCs/>
          <w:iCs/>
        </w:rPr>
        <w:t>mean-centered optimum growth temperature within species (</w:t>
      </w:r>
      <m:oMath>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eastAsiaTheme="minorEastAsia" w:hAnsi="Cambria Math"/>
          </w:rPr>
          <m:t>=</m:t>
        </m:r>
        <m:sSub>
          <m:sSubPr>
            <m:ctrlPr>
              <w:rPr>
                <w:rFonts w:ascii="Cambria Math" w:hAnsi="Cambria Math"/>
                <w:bCs/>
                <w:i/>
              </w:rPr>
            </m:ctrlPr>
          </m:sSubPr>
          <m:e>
            <m:r>
              <w:rPr>
                <w:rFonts w:ascii="Cambria Math" w:hAnsi="Cambria Math"/>
              </w:rPr>
              <m:t>T</m:t>
            </m:r>
          </m:e>
          <m:sub>
            <m:r>
              <w:rPr>
                <w:rFonts w:ascii="Cambria Math" w:hAnsi="Cambria Math"/>
              </w:rPr>
              <m:t>opt,ij</m:t>
            </m:r>
          </m:sub>
        </m:sSub>
        <m:r>
          <w:rPr>
            <w:rFonts w:ascii="Cambria Math" w:hAnsi="Cambria Math"/>
          </w:rPr>
          <m:t>-</m:t>
        </m:r>
        <m:sSub>
          <m:sSubPr>
            <m:ctrlPr>
              <w:rPr>
                <w:rFonts w:ascii="Cambria Math" w:hAnsi="Cambria Math"/>
                <w:bCs/>
                <w:i/>
              </w:rPr>
            </m:ctrlPr>
          </m:sSubPr>
          <m:e>
            <m:acc>
              <m:accPr>
                <m:chr m:val="̅"/>
                <m:ctrlPr>
                  <w:rPr>
                    <w:rFonts w:ascii="Cambria Math" w:hAnsi="Cambria Math"/>
                    <w:i/>
                  </w:rPr>
                </m:ctrlPr>
              </m:accPr>
              <m:e>
                <m:r>
                  <w:rPr>
                    <w:rFonts w:ascii="Cambria Math" w:hAnsi="Cambria Math"/>
                  </w:rPr>
                  <m:t>T</m:t>
                </m:r>
              </m:e>
            </m:acc>
          </m:e>
          <m:sub>
            <m:r>
              <w:rPr>
                <w:rFonts w:ascii="Cambria Math" w:hAnsi="Cambria Math"/>
              </w:rPr>
              <m:t>opt,j</m:t>
            </m:r>
          </m:sub>
        </m:sSub>
      </m:oMath>
      <w:r w:rsidRPr="00B37A74">
        <w:rPr>
          <w:rFonts w:eastAsiaTheme="minorEastAsia"/>
          <w:bCs/>
        </w:rPr>
        <w:t xml:space="preserve">), </w:t>
      </w:r>
      <w:r w:rsidRPr="00B37A74">
        <w:rPr>
          <w:rFonts w:eastAsiaTheme="minorEastAsia"/>
        </w:rPr>
        <w:t xml:space="preserve">to </w:t>
      </w:r>
      <w:r w:rsidRPr="00B37A74">
        <w:t xml:space="preserve">account for species being adapted to different thermal regimes.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oMath>
      <w:r w:rsidRPr="00B37A74">
        <w:rPr>
          <w:rFonts w:eastAsiaTheme="minorEastAsia"/>
          <w:bCs/>
          <w:iCs/>
        </w:rPr>
        <w:t xml:space="preserve">, the predictor variable for this model, is </w:t>
      </w:r>
      <w:r w:rsidRPr="00B37A74">
        <w:rPr>
          <w:rFonts w:eastAsiaTheme="minorEastAsia"/>
          <w:iCs/>
        </w:rPr>
        <w:t xml:space="preserve">the natural log of the ratio between mass and mass at maturation within species: </w:t>
      </w:r>
      <m:oMath>
        <m:sSub>
          <m:sSubPr>
            <m:ctrlPr>
              <w:rPr>
                <w:rFonts w:ascii="Cambria Math" w:hAnsi="Cambria Math"/>
                <w:bCs/>
                <w:i/>
                <w:iCs/>
              </w:rPr>
            </m:ctrlPr>
          </m:sSubPr>
          <m:e>
            <m:r>
              <w:rPr>
                <w:rFonts w:ascii="Cambria Math" w:hAnsi="Cambria Math"/>
              </w:rPr>
              <m:t>m</m:t>
            </m:r>
          </m:e>
          <m:sub>
            <m:r>
              <w:rPr>
                <w:rFonts w:ascii="Cambria Math" w:hAnsi="Cambria Math"/>
              </w:rPr>
              <m:t>ij</m:t>
            </m:r>
          </m:sub>
        </m:sSub>
        <m:r>
          <w:rPr>
            <w:rFonts w:ascii="Cambria Math" w:hAnsi="Cambria Math"/>
          </w:rPr>
          <m:t>=</m:t>
        </m:r>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r>
          <w:rPr>
            <w:rFonts w:ascii="Cambria Math" w:eastAsiaTheme="minorEastAsia" w:hAnsi="Cambria Math"/>
          </w:rPr>
          <m:t>-</m:t>
        </m:r>
        <m:acc>
          <m:accPr>
            <m:chr m:val="̅"/>
            <m:ctrlPr>
              <w:rPr>
                <w:rFonts w:ascii="Cambria Math" w:eastAsiaTheme="minorEastAsia" w:hAnsi="Cambria Math"/>
                <w:i/>
                <w:iCs/>
              </w:rPr>
            </m:ctrlPr>
          </m:accPr>
          <m:e>
            <m:func>
              <m:funcPr>
                <m:ctrlPr>
                  <w:rPr>
                    <w:rFonts w:ascii="Cambria Math" w:eastAsiaTheme="minorEastAsia" w:hAnsi="Cambria Math"/>
                    <w:i/>
                    <w:iCs/>
                  </w:rPr>
                </m:ctrlPr>
              </m:funcPr>
              <m:fName>
                <m:r>
                  <m:rPr>
                    <m:sty m:val="p"/>
                  </m:rPr>
                  <w:rPr>
                    <w:rFonts w:ascii="Cambria Math" w:hAnsi="Cambria Math"/>
                  </w:rPr>
                  <m:t>ln</m:t>
                </m:r>
              </m:fName>
              <m:e>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M</m:t>
                    </m:r>
                  </m:e>
                  <m:sub>
                    <m:r>
                      <w:rPr>
                        <w:rFonts w:ascii="Cambria Math" w:eastAsiaTheme="minorEastAsia" w:hAnsi="Cambria Math"/>
                      </w:rPr>
                      <m:t>mat, j</m:t>
                    </m:r>
                  </m:sub>
                </m:sSub>
                <m:r>
                  <w:rPr>
                    <w:rFonts w:ascii="Cambria Math" w:eastAsiaTheme="minorEastAsia" w:hAnsi="Cambria Math"/>
                  </w:rPr>
                  <m:t>)</m:t>
                </m:r>
              </m:e>
            </m:func>
          </m:e>
        </m:acc>
      </m:oMath>
      <w:r w:rsidRPr="00B37A74">
        <w:rPr>
          <w:rFonts w:eastAsiaTheme="minorEastAsia"/>
          <w:iCs/>
        </w:rPr>
        <w:t xml:space="preserve">. This rescaling is done because </w:t>
      </w:r>
      <w:r w:rsidRPr="00B37A74">
        <w:rPr>
          <w:rFonts w:eastAsiaTheme="minorEastAsia"/>
        </w:rPr>
        <w:t xml:space="preserve">we are interested in examining relationships within species over “ontogenetic size”, and </w:t>
      </w:r>
      <w:commentRangeStart w:id="64"/>
      <w:commentRangeStart w:id="65"/>
      <w:commentRangeStart w:id="66"/>
      <w:commentRangeStart w:id="67"/>
      <w:r w:rsidRPr="00B37A74">
        <w:rPr>
          <w:rFonts w:eastAsiaTheme="minorEastAsia"/>
        </w:rPr>
        <w:t>because we do not expect an interspecific relationship between optimum growth temperature and body mass because species are adapted to different thermal regimes</w:t>
      </w:r>
      <w:r w:rsidRPr="00B37A74">
        <w:rPr>
          <w:rFonts w:eastAsiaTheme="minorEastAsia"/>
          <w:iCs/>
        </w:rPr>
        <w:t xml:space="preserve">. </w:t>
      </w:r>
      <w:commentRangeEnd w:id="64"/>
      <w:r w:rsidRPr="00695900">
        <w:rPr>
          <w:rStyle w:val="CommentReference"/>
        </w:rPr>
        <w:commentReference w:id="64"/>
      </w:r>
      <w:commentRangeEnd w:id="65"/>
      <w:r>
        <w:rPr>
          <w:rStyle w:val="CommentReference"/>
        </w:rPr>
        <w:commentReference w:id="65"/>
      </w:r>
      <w:commentRangeEnd w:id="66"/>
      <w:r w:rsidR="006423F8">
        <w:rPr>
          <w:rStyle w:val="CommentReference"/>
        </w:rPr>
        <w:commentReference w:id="66"/>
      </w:r>
      <w:commentRangeEnd w:id="67"/>
      <w:r w:rsidR="00F415D9">
        <w:rPr>
          <w:rStyle w:val="CommentReference"/>
        </w:rPr>
        <w:commentReference w:id="67"/>
      </w:r>
      <w:r w:rsidRPr="00B37A74">
        <w:rPr>
          <w:rFonts w:eastAsiaTheme="minorEastAsia"/>
          <w:iCs/>
        </w:rPr>
        <w:t>We consider both the intercept and the effect of mass to potentially vary between species.</w:t>
      </w:r>
    </w:p>
    <w:p w14:paraId="72A7D80F" w14:textId="77777777" w:rsidR="00FF0C73" w:rsidRPr="00B37A74" w:rsidRDefault="00FF0C73" w:rsidP="00FF0C73">
      <w:pPr>
        <w:spacing w:line="480" w:lineRule="auto"/>
        <w:contextualSpacing/>
        <w:jc w:val="both"/>
        <w:rPr>
          <w:bCs/>
          <w:i/>
          <w:iCs/>
        </w:rPr>
      </w:pPr>
    </w:p>
    <w:p w14:paraId="2C18B09C" w14:textId="77777777" w:rsidR="00FF0C73" w:rsidRPr="00B37A74" w:rsidRDefault="00FF0C73" w:rsidP="00FF0C73">
      <w:pPr>
        <w:spacing w:line="480" w:lineRule="auto"/>
        <w:contextualSpacing/>
        <w:jc w:val="both"/>
        <w:rPr>
          <w:bCs/>
          <w:i/>
          <w:iCs/>
        </w:rPr>
      </w:pPr>
      <w:r w:rsidRPr="00B37A74">
        <w:rPr>
          <w:bCs/>
          <w:i/>
          <w:iCs/>
        </w:rPr>
        <w:t>Parameter estimation</w:t>
      </w:r>
    </w:p>
    <w:p w14:paraId="4A3C1F92" w14:textId="77777777" w:rsidR="00FF0C73" w:rsidRPr="00B37A74" w:rsidRDefault="00FF0C73" w:rsidP="00FF0C73">
      <w:pPr>
        <w:spacing w:line="480" w:lineRule="auto"/>
        <w:contextualSpacing/>
        <w:jc w:val="both"/>
      </w:pPr>
      <w:r w:rsidRPr="00B37A74">
        <w:t xml:space="preserve">We fit the models in a Bayesian framework, using </w:t>
      </w:r>
      <w:r w:rsidRPr="00B37A74">
        <w:rPr>
          <w:rFonts w:eastAsiaTheme="minorEastAsia"/>
        </w:rPr>
        <w:t xml:space="preserve">R version 4.0.2 </w:t>
      </w:r>
      <w:r w:rsidRPr="0001320D">
        <w:rPr>
          <w:rFonts w:eastAsiaTheme="minorEastAsia"/>
        </w:rPr>
        <w:fldChar w:fldCharType="begin"/>
      </w:r>
      <w:r w:rsidRPr="00B37A74">
        <w:rPr>
          <w:rFonts w:eastAsiaTheme="minorEastAsia"/>
        </w:rPr>
        <w:instrText xml:space="preserve"> ADDIN ZOTERO_ITEM CSL_CITATION {"citationID":"kAEAztru","properties":{"formattedCitation":"(R Core Team 2020)","plainCitation":"(R Core Team 2020)","noteIndex":0},"citationItems":[{"id":620,"uris":["http://zotero.org/users/6116610/items/6PCYIS59"],"uri":["http://zotero.org/users/6116610/items/6PCYIS59"],"itemData":{"id":620,"type":"book","event-place":"Vienna, Austria","publisher-place":"Vienna, Austria","title":"R: A Language and Environment for Statistical Computing. R Foundation for Statistical Computing","URL":"https://www.R-project.org/","author":[{"family":"R Core Team","given":""}],"issued":{"date-parts":[["2020",6,22]]}}}],"schema":"https://github.com/citation-style-language/schema/raw/master/csl-citation.json"} </w:instrText>
      </w:r>
      <w:r w:rsidRPr="0001320D">
        <w:rPr>
          <w:rFonts w:eastAsiaTheme="minorEastAsia"/>
        </w:rPr>
        <w:fldChar w:fldCharType="separate"/>
      </w:r>
      <w:r w:rsidRPr="00B37A74">
        <w:t>(R Core Team 2020)</w:t>
      </w:r>
      <w:r w:rsidRPr="0001320D">
        <w:rPr>
          <w:rFonts w:eastAsiaTheme="minorEastAsia"/>
        </w:rPr>
        <w:fldChar w:fldCharType="end"/>
      </w:r>
      <w:r w:rsidRPr="00B37A74">
        <w:rPr>
          <w:rFonts w:eastAsiaTheme="minorEastAsia"/>
        </w:rPr>
        <w:t xml:space="preserve"> and JAGS </w:t>
      </w:r>
      <w:r w:rsidRPr="0001320D">
        <w:rPr>
          <w:rFonts w:eastAsiaTheme="minorEastAsia"/>
        </w:rPr>
        <w:fldChar w:fldCharType="begin"/>
      </w:r>
      <w:r w:rsidRPr="00B37A74">
        <w:rPr>
          <w:rFonts w:eastAsiaTheme="minorEastAsia"/>
        </w:rPr>
        <w:instrText xml:space="preserve"> ADDIN ZOTERO_ITEM CSL_CITATION {"citationID":"a1t31nhln09","properties":{"formattedCitation":"(Plummer 2003)","plainCitation":"(Plummer 2003)","noteIndex":0},"citationItems":[{"id":995,"uris":["http://zotero.org/users/6116610/items/GLPCZV36"],"uri":["http://zotero.org/users/6116610/items/GLPCZV36"],"itemData":{"id":995,"type":"article-journal","abstract":"JAGS is a program for Bayesian Graphical modelling which aims for compatibility with Classic BUGS. The program could eventually be developed as an R package. This article explains the motivations for this program, brieﬂy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01320D">
        <w:rPr>
          <w:rFonts w:eastAsiaTheme="minorEastAsia"/>
        </w:rPr>
        <w:fldChar w:fldCharType="separate"/>
      </w:r>
      <w:r w:rsidRPr="00B37A74">
        <w:t>(Plummer 2003)</w:t>
      </w:r>
      <w:r w:rsidRPr="0001320D">
        <w:rPr>
          <w:rFonts w:eastAsiaTheme="minorEastAsia"/>
        </w:rPr>
        <w:fldChar w:fldCharType="end"/>
      </w:r>
      <w:r w:rsidRPr="00B37A74">
        <w:rPr>
          <w:rFonts w:eastAsiaTheme="minorEastAsia"/>
        </w:rPr>
        <w:t xml:space="preserve"> through </w:t>
      </w:r>
      <w:r w:rsidRPr="00B37A74">
        <w:t>the R-package ‘</w:t>
      </w:r>
      <w:r w:rsidRPr="00B37A74">
        <w:rPr>
          <w:i/>
          <w:iCs/>
        </w:rPr>
        <w:t>rjags</w:t>
      </w:r>
      <w:r w:rsidRPr="00B37A74">
        <w:t xml:space="preserve">’ </w:t>
      </w:r>
      <w:r w:rsidRPr="0001320D">
        <w:fldChar w:fldCharType="begin"/>
      </w:r>
      <w:r w:rsidRPr="00B37A74">
        <w:instrText xml:space="preserve"> ADDIN ZOTERO_ITEM CSL_CITATION {"citationID":"a29cg7cqnj8","properties":{"formattedCitation":"(Plummer 2019)","plainCitation":"(Plummer 2019)","noteIndex":0},"citationItems":[{"id":996,"uris":["http://zotero.org/users/6116610/items/A3PWGGWY"],"uri":["http://zotero.org/users/6116610/items/A3PWGGWY"],"itemData":{"id":996,"type":"book","title":"rjags","URL":"https://CRAN.R-project.org/package=rjags","version":"R package version 4-10","author":[{"family":"Plummer","given":"Martyn"}],"issued":{"date-parts":[["2019"]]}}}],"schema":"https://github.com/citation-style-language/schema/raw/master/csl-citation.json"} </w:instrText>
      </w:r>
      <w:r w:rsidRPr="0001320D">
        <w:fldChar w:fldCharType="separate"/>
      </w:r>
      <w:r w:rsidRPr="00B37A74">
        <w:t>(Plummer 2019)</w:t>
      </w:r>
      <w:r w:rsidRPr="0001320D">
        <w:fldChar w:fldCharType="end"/>
      </w:r>
      <w:r w:rsidRPr="00B37A74">
        <w:t xml:space="preserve">. </w:t>
      </w:r>
      <w:r w:rsidRPr="00B37A74">
        <w:rPr>
          <w:rFonts w:eastAsiaTheme="minorEastAsia"/>
        </w:rPr>
        <w:t>We used 3 Markov chains with 5000 iterations for adaptation, followed by 15000 iterations burn-in and 15000 iterations sampling where every 5</w:t>
      </w:r>
      <w:r w:rsidRPr="00B37A74">
        <w:rPr>
          <w:rFonts w:eastAsiaTheme="minorEastAsia"/>
          <w:vertAlign w:val="superscript"/>
        </w:rPr>
        <w:t>th</w:t>
      </w:r>
      <w:r w:rsidRPr="00B37A74">
        <w:rPr>
          <w:rFonts w:eastAsiaTheme="minorEastAsia"/>
        </w:rPr>
        <w:t xml:space="preserve"> iteration saved. Model convergence was assessed by visually inspecting trace plots and potential scale reduction factors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w:t>
      </w:r>
      <w:r w:rsidRPr="00B37A74">
        <w:rPr>
          <w:rFonts w:eastAsiaTheme="minorEastAsia" w:cstheme="minorHAnsi"/>
          <w:i/>
          <w:iCs/>
        </w:rPr>
        <w:t>SI Appendix</w:t>
      </w:r>
      <w:r w:rsidRPr="00B37A74">
        <w:rPr>
          <w:rFonts w:eastAsiaTheme="minorEastAsia"/>
        </w:rPr>
        <w:t xml:space="preserve">). </w:t>
      </w:r>
      <m:oMath>
        <m:acc>
          <m:accPr>
            <m:ctrlPr>
              <w:rPr>
                <w:rFonts w:ascii="Cambria Math" w:eastAsiaTheme="minorEastAsia" w:hAnsi="Cambria Math"/>
                <w:i/>
              </w:rPr>
            </m:ctrlPr>
          </m:accPr>
          <m:e>
            <m:r>
              <w:rPr>
                <w:rFonts w:ascii="Cambria Math" w:eastAsiaTheme="minorEastAsia" w:hAnsi="Cambria Math"/>
              </w:rPr>
              <m:t>R</m:t>
            </m:r>
          </m:e>
        </m:acc>
      </m:oMath>
      <w:r w:rsidRPr="00B37A74">
        <w:rPr>
          <w:rFonts w:eastAsiaTheme="minorEastAsia"/>
        </w:rPr>
        <w:t xml:space="preserve"> compares chain variance with the pooled </w:t>
      </w:r>
      <w:r w:rsidRPr="00B37A74">
        <w:rPr>
          <w:rFonts w:eastAsiaTheme="minorEastAsia"/>
        </w:rPr>
        <w:lastRenderedPageBreak/>
        <w:t xml:space="preserve">variance, and values &lt;1.1 suggest all three chains converged to a common distribution </w:t>
      </w:r>
      <w:r w:rsidRPr="0001320D">
        <w:rPr>
          <w:rFonts w:eastAsiaTheme="minorEastAsia"/>
        </w:rPr>
        <w:fldChar w:fldCharType="begin"/>
      </w:r>
      <w:r w:rsidRPr="00B37A74">
        <w:rPr>
          <w:rFonts w:eastAsiaTheme="minorEastAsia"/>
        </w:rPr>
        <w:instrText xml:space="preserve"> ADDIN ZOTERO_ITEM CSL_CITATION {"citationID":"ad14dpql91","properties":{"formattedCitation":"(Gelman {\\i{}et al.} 2003)","plainCitation":"(Gelman et al. 2003)","noteIndex":0},"citationItems":[{"id":752,"uris":["http://zotero.org/users/6116610/items/AFQSL9UE"],"uri":["http://zotero.org/users/6116610/items/AFQSL9UE"],"itemData":{"id":752,"type":"book","event-place":"Boca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Pr="0001320D">
        <w:rPr>
          <w:rFonts w:eastAsiaTheme="minorEastAsia"/>
        </w:rPr>
        <w:fldChar w:fldCharType="separate"/>
      </w:r>
      <w:r w:rsidRPr="00B37A74">
        <w:t xml:space="preserve">(Gelman </w:t>
      </w:r>
      <w:r w:rsidRPr="00B37A74">
        <w:rPr>
          <w:i/>
          <w:iCs/>
        </w:rPr>
        <w:t>et al.</w:t>
      </w:r>
      <w:r w:rsidRPr="00B37A74">
        <w:t xml:space="preserve"> 2003)</w:t>
      </w:r>
      <w:r w:rsidRPr="0001320D">
        <w:rPr>
          <w:rFonts w:eastAsiaTheme="minorEastAsia"/>
        </w:rPr>
        <w:fldChar w:fldCharType="end"/>
      </w:r>
      <w:r w:rsidRPr="00B37A74">
        <w:rPr>
          <w:rFonts w:eastAsiaTheme="minorEastAsia"/>
        </w:rPr>
        <w:t xml:space="preserve">. </w:t>
      </w:r>
      <w:r w:rsidRPr="00B37A74">
        <w:t>We relied heavily on the R packages within ‘</w:t>
      </w:r>
      <w:r w:rsidRPr="00B37A74">
        <w:rPr>
          <w:i/>
        </w:rPr>
        <w:t>tidyverse’</w:t>
      </w:r>
      <w:r w:rsidRPr="00B37A74">
        <w:t xml:space="preserve"> </w:t>
      </w:r>
      <w:r w:rsidRPr="0001320D">
        <w:fldChar w:fldCharType="begin"/>
      </w:r>
      <w:r w:rsidRPr="00B37A74">
        <w:instrText xml:space="preserve"> ADDIN ZOTERO_ITEM CSL_CITATION {"citationID":"a10onmnkm5g","properties":{"formattedCitation":"(Wickham 2017)","plainCitation":"(Wickham 2017)","noteIndex":0},"citationItems":[{"id":842,"uris":["http://zotero.org/users/6116610/items/VF9SB64E"],"uri":["http://zotero.org/users/6116610/items/VF9SB64E"],"itemData":{"id":842,"type":"book","title":"tidyverse: Easily Install and Load the 'Tidyverse'","version":"R package version 1.2.1","author":[{"family":"Wickham","given":"Hadley"}],"issued":{"date-parts":[["2017"]]}}}],"schema":"https://github.com/citation-style-language/schema/raw/master/csl-citation.json"} </w:instrText>
      </w:r>
      <w:r w:rsidRPr="0001320D">
        <w:fldChar w:fldCharType="separate"/>
      </w:r>
      <w:r w:rsidRPr="00B37A74">
        <w:t>(Wickham 2017)</w:t>
      </w:r>
      <w:r w:rsidRPr="0001320D">
        <w:fldChar w:fldCharType="end"/>
      </w:r>
      <w:r w:rsidRPr="00B37A74">
        <w:t xml:space="preserve"> for data processing, as well as ‘</w:t>
      </w:r>
      <w:r w:rsidRPr="00B37A74">
        <w:rPr>
          <w:i/>
          <w:iCs/>
        </w:rPr>
        <w:t>ggmcmc</w:t>
      </w:r>
      <w:r w:rsidRPr="00B37A74">
        <w:t xml:space="preserve">’ </w:t>
      </w:r>
      <w:r w:rsidRPr="0001320D">
        <w:fldChar w:fldCharType="begin"/>
      </w:r>
      <w:r w:rsidRPr="00B37A74">
        <w:instrText xml:space="preserve"> ADDIN ZOTERO_ITEM CSL_CITATION {"citationID":"a1am17gmila","properties":{"formattedCitation":"(Fern\\uc0\\u225{}ndez-i-Mar\\uc0\\u237{}n 2016)","plainCitation":"(Fernández-i-Marín 2016)","noteIndex":0},"citationItems":[{"id":994,"uris":["http://zotero.org/users/6116610/items/GURUUHIT"],"uri":["http://zotero.org/users/6116610/items/GURUUHIT"],"itemData":{"id":994,"type":"article-journal","container-title":"Journal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01320D">
        <w:fldChar w:fldCharType="separate"/>
      </w:r>
      <w:r w:rsidRPr="00B37A74">
        <w:t>(Fernández-i-Marín 2016)</w:t>
      </w:r>
      <w:r w:rsidRPr="0001320D">
        <w:fldChar w:fldCharType="end"/>
      </w:r>
      <w:r w:rsidRPr="00B37A74">
        <w:t>, ‘</w:t>
      </w:r>
      <w:r w:rsidRPr="00B37A74">
        <w:rPr>
          <w:i/>
          <w:iCs/>
        </w:rPr>
        <w:t>mcmcviz</w:t>
      </w:r>
      <w:r w:rsidRPr="00B37A74">
        <w:t xml:space="preserve">’ </w:t>
      </w:r>
      <w:r w:rsidRPr="00B37A74">
        <w:fldChar w:fldCharType="begin"/>
      </w:r>
      <w:r w:rsidRPr="00B37A74">
        <w:instrText xml:space="preserve"> ADDIN ZOTERO_ITEM CSL_CITATION {"citationID":"a234lqmn8sl","properties":{"formattedCitation":"(Youngflesh 2018)","plainCitation":"(Youngflesh 2018)","noteIndex":0},"citationItems":[{"id":718,"uris":["http://zotero.org/users/6116610/items/3JGAM8VZ"],"uri":["http://zotero.org/users/6116610/items/3JGAM8VZ"],"itemData":{"id":718,"type":"article-journal","abstract":"Youngflesh,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Pr="00B37A74">
        <w:fldChar w:fldCharType="separate"/>
      </w:r>
      <w:r w:rsidRPr="00B37A74">
        <w:t>(Youngflesh 2018)</w:t>
      </w:r>
      <w:r w:rsidRPr="00B37A74">
        <w:fldChar w:fldCharType="end"/>
      </w:r>
      <w:r w:rsidRPr="00B37A74">
        <w:t xml:space="preserve"> and ‘</w:t>
      </w:r>
      <w:r w:rsidRPr="00B37A74">
        <w:rPr>
          <w:i/>
          <w:iCs/>
        </w:rPr>
        <w:t>bayesplot</w:t>
      </w:r>
      <w:r w:rsidRPr="00B37A74">
        <w:t xml:space="preserve">’ </w:t>
      </w:r>
      <w:r w:rsidRPr="0001320D">
        <w:fldChar w:fldCharType="begin"/>
      </w:r>
      <w:r w:rsidRPr="00B37A74">
        <w:instrText xml:space="preserve"> ADDIN ZOTERO_ITEM CSL_CITATION {"citationID":"aajq2lqmah","properties":{"formattedCitation":"(Gabry {\\i{}et al.} 2019)","plainCitation":"(Gabry et al. 2019)","noteIndex":0},"citationItems":[{"id":993,"uris":["http://zotero.org/users/6116610/items/D45YW53S"],"uri":["http://zotero.org/users/6116610/items/D45YW53S"],"itemData":{"id":993,"type":"article-journal","abstract":"Bayesian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01320D">
        <w:fldChar w:fldCharType="separate"/>
      </w:r>
      <w:r w:rsidRPr="00B37A74">
        <w:t xml:space="preserve">(Gabry </w:t>
      </w:r>
      <w:r w:rsidRPr="00B37A74">
        <w:rPr>
          <w:i/>
          <w:iCs/>
        </w:rPr>
        <w:t>et al.</w:t>
      </w:r>
      <w:r w:rsidRPr="00B37A74">
        <w:t xml:space="preserve"> 2019)</w:t>
      </w:r>
      <w:r w:rsidRPr="0001320D">
        <w:fldChar w:fldCharType="end"/>
      </w:r>
      <w:r w:rsidRPr="00B37A74">
        <w:t xml:space="preserve"> for visualization. </w:t>
      </w:r>
    </w:p>
    <w:p w14:paraId="7F940824" w14:textId="77777777" w:rsidR="00FF0C73" w:rsidRPr="00B37A74" w:rsidRDefault="00FF0C73" w:rsidP="00FF0C73">
      <w:pPr>
        <w:spacing w:line="480" w:lineRule="auto"/>
        <w:contextualSpacing/>
        <w:jc w:val="both"/>
        <w:rPr>
          <w:rFonts w:eastAsiaTheme="minorEastAsia"/>
        </w:rPr>
      </w:pPr>
    </w:p>
    <w:p w14:paraId="6D0940B1" w14:textId="77777777" w:rsidR="00FF0C73" w:rsidRPr="00B37A74" w:rsidRDefault="00FF0C73" w:rsidP="00FF0C73">
      <w:pPr>
        <w:spacing w:line="480" w:lineRule="auto"/>
        <w:contextualSpacing/>
        <w:jc w:val="both"/>
        <w:rPr>
          <w:bCs/>
          <w:i/>
          <w:iCs/>
        </w:rPr>
      </w:pPr>
      <w:r w:rsidRPr="00B37A74">
        <w:rPr>
          <w:bCs/>
          <w:i/>
          <w:iCs/>
        </w:rPr>
        <w:t>Model comparison</w:t>
      </w:r>
    </w:p>
    <w:p w14:paraId="1703AAA2" w14:textId="77777777" w:rsidR="00FF0C73" w:rsidRPr="00B37A74" w:rsidRDefault="00FF0C73" w:rsidP="00FF0C73">
      <w:pPr>
        <w:spacing w:line="480" w:lineRule="auto"/>
        <w:contextualSpacing/>
        <w:jc w:val="both"/>
      </w:pPr>
      <w:r w:rsidRPr="00B37A74">
        <w:rPr>
          <w:bCs/>
        </w:rPr>
        <w:t xml:space="preserve">We compared the parsimony of models with different hierarchical structures, and with or without mass-temperature interactions, using the Watanabe-Akaike information criterion (WAIC) </w:t>
      </w:r>
      <w:r w:rsidRPr="0001320D">
        <w:rPr>
          <w:bCs/>
        </w:rPr>
        <w:fldChar w:fldCharType="begin"/>
      </w:r>
      <w:r w:rsidRPr="00B37A74">
        <w:rPr>
          <w:bCs/>
        </w:rPr>
        <w:instrText xml:space="preserve"> ADDIN ZOTERO_ITEM CSL_CITATION {"citationID":"a241fv98ttl","properties":{"formattedCitation":"(Watanabe 2013; Vehtari {\\i{}et al.} 2017)","plainCitation":"(Watanabe 2013; Vehtari et al. 2017)","noteIndex":0},"citationItems":[{"id":789,"uris":["http://zotero.org/users/6116610/items/9IV3LPA7"],"uri":["http://zotero.org/users/6116610/items/9IV3LPA7"],"itemData":{"id":789,"type":"article-journal","container-title":"Journal of Machine Learning Research","ISSN":"ISSN 1533-7928","issue":"Mar","page":"867-897","source":"www.jmlr.org","title":"A Widely Applicable Bayesian Information Criterion","volume":"14","author":[{"family":"Watanabe","given":"Sumio"}],"issued":{"date-parts":[["2013"]]}}},{"id":802,"uris":["http://zotero.org/users/6116610/items/EEDLMDV2"],"uri":["http://zotero.org/users/6116610/items/EEDLMDV2"],"itemData":{"id":802,"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Pr="0001320D">
        <w:rPr>
          <w:bCs/>
        </w:rPr>
        <w:fldChar w:fldCharType="separate"/>
      </w:r>
      <w:r w:rsidRPr="00B37A74">
        <w:t xml:space="preserve">(Watanabe 2013; Vehtari </w:t>
      </w:r>
      <w:r w:rsidRPr="00B37A74">
        <w:rPr>
          <w:i/>
          <w:iCs/>
        </w:rPr>
        <w:t>et al.</w:t>
      </w:r>
      <w:r w:rsidRPr="00B37A74">
        <w:t xml:space="preserve"> 2017)</w:t>
      </w:r>
      <w:r w:rsidRPr="0001320D">
        <w:rPr>
          <w:bCs/>
        </w:rPr>
        <w:fldChar w:fldCharType="end"/>
      </w:r>
      <w:r w:rsidRPr="00B37A74">
        <w:rPr>
          <w:bCs/>
        </w:rPr>
        <w:t xml:space="preserve">, which is based on the posterior predictive distribution. We report WAIC for each model descried above (Table S4-S5), and examine models with </w:t>
      </w:r>
      <m:oMath>
        <m:r>
          <w:rPr>
            <w:rFonts w:ascii="Cambria Math" w:hAnsi="Cambria Math"/>
          </w:rPr>
          <m:t>∆</m:t>
        </m:r>
      </m:oMath>
      <w:r w:rsidRPr="00B37A74">
        <w:t xml:space="preserve">WAIC values </w:t>
      </w:r>
      <w:r w:rsidRPr="00B37A74">
        <w:rPr>
          <w:rFonts w:eastAsiaTheme="minorEastAsia"/>
        </w:rPr>
        <w:t xml:space="preserve">&lt; 2, where </w:t>
      </w:r>
      <m:oMath>
        <m:r>
          <w:rPr>
            <w:rFonts w:ascii="Cambria Math" w:hAnsi="Cambria Math"/>
          </w:rPr>
          <m:t>∆</m:t>
        </m:r>
      </m:oMath>
      <w:r w:rsidRPr="00B37A74">
        <w:t xml:space="preserve">WAIC is each models difference to the lowest WAIC across models, in line with other studies </w:t>
      </w:r>
      <w:r w:rsidRPr="0001320D">
        <w:fldChar w:fldCharType="begin"/>
      </w:r>
      <w:r w:rsidRPr="00B37A74">
        <w:instrText xml:space="preserve"> ADDIN ZOTERO_ITEM CSL_CITATION {"citationID":"a2ikfhmi7hj","properties":{"formattedCitation":"(Olmos {\\i{}et al.} 2019)","plainCitation":"(Olmos et al. 2019)","noteIndex":0},"citationItems":[{"id":786,"uris":["http://zotero.org/users/6116610/items/HXNE2Y6Y"],"uri":["http://zotero.org/users/6116610/items/HXNE2Y6Y"],"itemData":{"id":786,"type":"article-journal","abstract":"A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Biology","DOI":"10.1111/gcb.14913","ISSN":"1365-2486","issue":"3","language":"en","page":"1319-1337","source":"Wiley Online Library","title":"Spatial synchrony in the response of a long range migratory species (Salmo salar) to climate change in the North Atlantic Ocean","volume":"26","author":[{"family":"Olmos","given":"Maxime"},{"family":"Payne","given":"Mark R."},{"family":"Nevoux","given":"Marie"},{"family":"Prévost","given":"Etienne"},{"family":"Chaput","given":"Gérald"},{"family":"Pontavice","given":"Hubert Du"},{"family":"Guitton","given":"Jérôme"},{"family":"Sheehan","given":"Timothy"},{"family":"Mills","given":"Katherine"},{"family":"Rivot","given":"Etienne"}],"issued":{"date-parts":[["2019"]]}}}],"schema":"https://github.com/citation-style-language/schema/raw/master/csl-citation.json"} </w:instrText>
      </w:r>
      <w:r w:rsidRPr="0001320D">
        <w:fldChar w:fldCharType="separate"/>
      </w:r>
      <w:r w:rsidRPr="00B37A74">
        <w:t xml:space="preserve">(Olmos </w:t>
      </w:r>
      <w:r w:rsidRPr="00B37A74">
        <w:rPr>
          <w:i/>
          <w:iCs/>
        </w:rPr>
        <w:t>et al.</w:t>
      </w:r>
      <w:r w:rsidRPr="00B37A74">
        <w:t xml:space="preserve"> 2019)</w:t>
      </w:r>
      <w:r w:rsidRPr="0001320D">
        <w:fldChar w:fldCharType="end"/>
      </w:r>
      <w:r w:rsidRPr="00B37A74">
        <w:t xml:space="preserve">. </w:t>
      </w:r>
    </w:p>
    <w:p w14:paraId="02B5C4B9" w14:textId="77777777" w:rsidR="00FF0C73" w:rsidRPr="00B37A74" w:rsidRDefault="00FF0C73" w:rsidP="00FF0C73">
      <w:pPr>
        <w:spacing w:line="480" w:lineRule="auto"/>
        <w:contextualSpacing/>
        <w:jc w:val="both"/>
        <w:rPr>
          <w:bCs/>
          <w:i/>
          <w:iCs/>
        </w:rPr>
      </w:pPr>
    </w:p>
    <w:p w14:paraId="1248A5B5" w14:textId="77777777" w:rsidR="00FF0C73" w:rsidRPr="00B37A74" w:rsidRDefault="00FF0C73" w:rsidP="00FF0C73">
      <w:pPr>
        <w:spacing w:line="480" w:lineRule="auto"/>
        <w:contextualSpacing/>
        <w:jc w:val="both"/>
        <w:rPr>
          <w:bCs/>
          <w:i/>
          <w:iCs/>
        </w:rPr>
      </w:pPr>
      <w:r w:rsidRPr="00B37A74">
        <w:rPr>
          <w:bCs/>
          <w:i/>
          <w:iCs/>
        </w:rPr>
        <w:t xml:space="preserve">Net energy gain </w:t>
      </w:r>
    </w:p>
    <w:p w14:paraId="0809C296" w14:textId="115C2DD9" w:rsidR="00FF0C73" w:rsidRDefault="00FF0C73" w:rsidP="00FF0C73">
      <w:pPr>
        <w:spacing w:line="480" w:lineRule="auto"/>
        <w:contextualSpacing/>
        <w:jc w:val="both"/>
        <w:rPr>
          <w:rFonts w:eastAsiaTheme="minorEastAsia"/>
        </w:rPr>
      </w:pPr>
      <w:r w:rsidRPr="00B37A74">
        <w:t xml:space="preserve">The effect of temperature and mass dependence of maximum consumption and metabolism (proportional to biomass gain and losses, respectively) </w:t>
      </w:r>
      <w:r w:rsidRPr="00B37A74">
        <w:fldChar w:fldCharType="begin"/>
      </w:r>
      <w:r w:rsidRPr="00B37A74">
        <w:instrText xml:space="preserve"> ADDIN ZOTERO_ITEM CSL_CITATION {"citationID":"a24kpa50pbe","properties":{"formattedCitation":"(Ursin 1967; Kitchell {\\i{}et al.} 1977; Essington {\\i{}et al.} 2001)","plainCitation":"(Ursin 1967; Kitchell et al. 1977; Essington et al. 2001)","noteIndex":0},"citationItems":[{"id":895,"uris":["http://zotero.org/users/6116610/items/5G6C5LEF"],"uri":["http://zotero.org/users/6116610/items/5G6C5LEF"],"itemData":{"id":895,"type":"article-journal","container-title":"Journal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177,"uris":["http://zotero.org/users/6116610/items/4RNEVDMA"],"uri":["http://zotero.org/users/6116610/items/4RNEVDMA"],"itemData":{"id":177,"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J"},{"family":"Weininger","given":"David"}],"issued":{"date-parts":[["1977"]]}}},{"id":893,"uris":["http://zotero.org/users/6116610/items/5KJ5HF4D"],"uri":["http://zotero.org/users/6116610/items/5KJ5HF4D"],"itemData":{"id":893,"type":"article-journal","abstract":"The von Bertalanffy growth function (VBGF) is based on a bioenergetic expression of fish growth; therefore, size-at-age data can theoretically be used to estimate fish consumption rates. We evaluated the accuracy of VBGFderived consumption rates by performing a meta-analysis and sensitivity analysis of VBGF assumptions, and we used Bayesian parameter estimation to quantify uncertainty in these estimates. The VBGF was robust to its assumption regarding the allometry of catabolism but was highly sensitive to the assumed allometry of consumption. Consequently, the commonly used form (“specialized” VBGF), which makes a strong assumption regarding the allometric slope of consumption, often grossly underestimates (&gt;50%) consumption. The precision of the VBGF depended on characteristics of the size-at-age data used to parameterize the model. When data indicate decelerating growth, consumption rates were estimated with good precision; we estimated a 70% probability that bluefin tuna (Thunnus thynnus) consumption rates were between 1 and 2% body mass per day. Otherwise, consumption estimates were poorly defined; yellowfin tuna (Thunnus albacares) consumption rates between 2 and 7% per day were all equally likely. We conclude that VBGF can be a useful tool for estimating fish consumption rates, but potential biases and precision of these estimates should be evaluated on a case-by-case basis.","container-title":"Canadian Journal of Fisheries and Aquatic Sciences","DOI":"10.1139/cjfas-58-11-2129","ISSN":"12057533, 0706652X","issue":"11","language":"en","page":"2129-2138","source":"Crossref","title":"The von Bertalanffy growth function, bioenergetics, and the consumption rates of fish","volume":"58","author":[{"family":"Essington","given":"Timothy E."},{"family":"Kitchell","given":"James F."},{"family":"Walters","given":"Carl J."}],"issued":{"date-parts":[["2001"]]}}}],"schema":"https://github.com/citation-style-language/schema/raw/master/csl-citation.json"} </w:instrText>
      </w:r>
      <w:r w:rsidRPr="00B37A74">
        <w:fldChar w:fldCharType="separate"/>
      </w:r>
      <w:r w:rsidRPr="00B37A74">
        <w:t xml:space="preserve">(Ursin 1967; Kitchell </w:t>
      </w:r>
      <w:r w:rsidRPr="00B37A74">
        <w:rPr>
          <w:i/>
          <w:iCs/>
        </w:rPr>
        <w:t>et al.</w:t>
      </w:r>
      <w:r w:rsidRPr="00B37A74">
        <w:t xml:space="preserve"> 1977; Essington </w:t>
      </w:r>
      <w:r w:rsidRPr="00B37A74">
        <w:rPr>
          <w:i/>
          <w:iCs/>
        </w:rPr>
        <w:t>et al.</w:t>
      </w:r>
      <w:r w:rsidRPr="00B37A74">
        <w:t xml:space="preserve"> 2001)</w:t>
      </w:r>
      <w:r w:rsidRPr="00B37A74">
        <w:fldChar w:fldCharType="end"/>
      </w:r>
      <w:r w:rsidRPr="00B37A74">
        <w:t xml:space="preserve"> on growth is illustrated by visualizing the net energy gain. </w:t>
      </w:r>
      <w:r w:rsidRPr="00B37A74">
        <w:rPr>
          <w:rFonts w:eastAsiaTheme="minorEastAsia"/>
        </w:rPr>
        <w:t xml:space="preserve">The model for the </w:t>
      </w:r>
      <w:r w:rsidRPr="00B37A74">
        <w:t>net energy gain (growth)</w:t>
      </w:r>
      <w:r w:rsidRPr="00B37A74">
        <w:rPr>
          <w:rFonts w:eastAsiaTheme="minorEastAsia"/>
        </w:rPr>
        <w:t xml:space="preserve"> can be viewed as a Pütter-type model, which is the result of two antagonistic allometric processes</w:t>
      </w:r>
      <w:r w:rsidR="00A2189E">
        <w:rPr>
          <w:rFonts w:eastAsiaTheme="minorEastAsia"/>
        </w:rPr>
        <w:t>, biomass gains and biomass losses</w:t>
      </w:r>
      <w:r w:rsidRPr="00B37A74">
        <w:rPr>
          <w:rFonts w:eastAsiaTheme="minorEastAsia"/>
        </w:rPr>
        <w:t>:</w:t>
      </w:r>
    </w:p>
    <w:p w14:paraId="797AB6F3" w14:textId="77777777" w:rsidR="00FF0C73" w:rsidRDefault="006C51E0" w:rsidP="00FF0C73">
      <w:pPr>
        <w:spacing w:line="480" w:lineRule="auto"/>
        <w:contextualSpacing/>
        <w:jc w:val="right"/>
        <w:rPr>
          <w:rFonts w:eastAsiaTheme="minorEastAsia"/>
        </w:rP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 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a</m:t>
            </m:r>
          </m:sup>
        </m:sSup>
        <m:r>
          <w:rPr>
            <w:rFonts w:ascii="Cambria Math" w:hAnsi="Cambria Math"/>
          </w:rPr>
          <m:t xml:space="preserve"> – K</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M</m:t>
            </m:r>
          </m:e>
          <m:sup>
            <m:r>
              <w:rPr>
                <w:rFonts w:ascii="Cambria Math" w:hAnsi="Cambria Math"/>
              </w:rPr>
              <m:t>b</m:t>
            </m:r>
          </m:sup>
        </m:sSup>
      </m:oMath>
      <w:r w:rsidR="00FF0C73">
        <w:rPr>
          <w:rFonts w:eastAsiaTheme="minorEastAsia"/>
        </w:rPr>
        <w:t xml:space="preserve">                                                 </w:t>
      </w:r>
      <w:commentRangeStart w:id="68"/>
      <w:r w:rsidR="00FF0C73">
        <w:rPr>
          <w:rFonts w:eastAsiaTheme="minorEastAsia"/>
        </w:rPr>
        <w:t>(7)</w:t>
      </w:r>
      <w:commentRangeEnd w:id="68"/>
      <w:r w:rsidR="00FF0C73">
        <w:rPr>
          <w:rStyle w:val="CommentReference"/>
        </w:rPr>
        <w:commentReference w:id="68"/>
      </w:r>
    </w:p>
    <w:p w14:paraId="73C98CE6" w14:textId="1F5F19BD" w:rsidR="00FF0C73" w:rsidRPr="00B37A74" w:rsidRDefault="00FF0C73" w:rsidP="00FF0C73">
      <w:pPr>
        <w:spacing w:line="480" w:lineRule="auto"/>
        <w:contextualSpacing/>
        <w:jc w:val="both"/>
      </w:pPr>
      <w:r w:rsidRPr="00B37A74">
        <w:rPr>
          <w:rFonts w:eastAsiaTheme="minorEastAsia"/>
        </w:rPr>
        <w:t xml:space="preserve">where </w:t>
      </w:r>
      <m:oMath>
        <m:r>
          <w:rPr>
            <w:rFonts w:ascii="Cambria Math" w:eastAsiaTheme="minorEastAsia" w:hAnsi="Cambria Math"/>
          </w:rPr>
          <m:t>M</m:t>
        </m:r>
      </m:oMath>
      <w:r w:rsidRPr="00B37A74">
        <w:rPr>
          <w:rFonts w:eastAsiaTheme="minorEastAsia"/>
        </w:rPr>
        <w:t xml:space="preserve"> is body mass and </w:t>
      </w:r>
      <m:oMath>
        <m:r>
          <w:rPr>
            <w:rFonts w:ascii="Cambria Math" w:eastAsiaTheme="minorEastAsia" w:hAnsi="Cambria Math"/>
          </w:rPr>
          <m:t>T</m:t>
        </m:r>
      </m:oMath>
      <w:r w:rsidRPr="00B37A74">
        <w:rPr>
          <w:rFonts w:eastAsiaTheme="minorEastAsia"/>
        </w:rPr>
        <w:t xml:space="preserve"> is temperature</w:t>
      </w:r>
      <w:r w:rsidR="00A2189E">
        <w:rPr>
          <w:rFonts w:eastAsiaTheme="minorEastAsia"/>
        </w:rPr>
        <w:t xml:space="preserve">, </w:t>
      </w:r>
      <m:oMath>
        <m:r>
          <w:rPr>
            <w:rFonts w:ascii="Cambria Math" w:eastAsiaTheme="minorEastAsia" w:hAnsi="Cambria Math"/>
          </w:rPr>
          <m:t>H</m:t>
        </m:r>
      </m:oMath>
      <w:r w:rsidR="00A2189E">
        <w:rPr>
          <w:rFonts w:eastAsiaTheme="minorEastAsia"/>
        </w:rPr>
        <w:t xml:space="preserve"> and </w:t>
      </w:r>
      <m:oMath>
        <m:r>
          <w:rPr>
            <w:rFonts w:ascii="Cambria Math" w:eastAsiaTheme="minorEastAsia" w:hAnsi="Cambria Math"/>
          </w:rPr>
          <m:t>K</m:t>
        </m:r>
      </m:oMath>
      <w:r w:rsidR="00607CDA">
        <w:rPr>
          <w:rFonts w:eastAsiaTheme="minorEastAsia"/>
        </w:rPr>
        <w:t xml:space="preserve"> the allometric constants and </w:t>
      </w:r>
      <m:oMath>
        <m:r>
          <w:rPr>
            <w:rFonts w:ascii="Cambria Math" w:eastAsiaTheme="minorEastAsia" w:hAnsi="Cambria Math"/>
          </w:rPr>
          <m:t>a</m:t>
        </m:r>
      </m:oMath>
      <w:r w:rsidR="00607CDA">
        <w:rPr>
          <w:rFonts w:eastAsiaTheme="minorEastAsia"/>
        </w:rPr>
        <w:t xml:space="preserve"> and </w:t>
      </w:r>
      <m:oMath>
        <m:r>
          <w:rPr>
            <w:rFonts w:ascii="Cambria Math" w:eastAsiaTheme="minorEastAsia" w:hAnsi="Cambria Math"/>
          </w:rPr>
          <m:t>b</m:t>
        </m:r>
      </m:oMath>
      <w:r w:rsidR="00607CDA">
        <w:rPr>
          <w:rFonts w:eastAsiaTheme="minorEastAsia"/>
        </w:rPr>
        <w:t xml:space="preserve"> the exponents of the processes underlying gains and losses, respectively</w:t>
      </w:r>
      <w:r w:rsidRPr="00B37A74">
        <w:rPr>
          <w:rFonts w:eastAsiaTheme="minorEastAsia"/>
        </w:rPr>
        <w:t>. We convert metabolism from oxygen consumption [</w:t>
      </w:r>
      <m:oMath>
        <m:r>
          <m:rPr>
            <m:sty m:val="p"/>
          </m:rPr>
          <w:rPr>
            <w:rFonts w:ascii="Cambria Math" w:eastAsiaTheme="minorEastAsia" w:hAnsi="Cambria Math"/>
          </w:rPr>
          <m:t xml:space="preserve">mg </m:t>
        </m:r>
        <m:sSub>
          <m:sSubPr>
            <m:ctrlPr>
              <w:rPr>
                <w:rFonts w:ascii="Cambria Math" w:eastAsiaTheme="minorEastAsia" w:hAnsi="Cambria Math"/>
                <w:iCs/>
              </w:rPr>
            </m:ctrlPr>
          </m:sSubPr>
          <m:e>
            <m:r>
              <m:rPr>
                <m:sty m:val="p"/>
              </m:rPr>
              <w:rPr>
                <w:rFonts w:ascii="Cambria Math" w:eastAsiaTheme="minorEastAsia" w:hAnsi="Cambria Math"/>
              </w:rPr>
              <m:t>O</m:t>
            </m:r>
          </m:e>
          <m:sub>
            <m:r>
              <m:rPr>
                <m:sty m:val="p"/>
              </m:rPr>
              <w:rPr>
                <w:rFonts w:ascii="Cambria Math" w:eastAsiaTheme="minorEastAsia" w:hAnsi="Cambria Math"/>
              </w:rPr>
              <m:t>2</m:t>
            </m:r>
          </m:sub>
        </m:sSub>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h</m:t>
            </m:r>
          </m:e>
          <m:sup>
            <m:r>
              <m:rPr>
                <m:sty m:val="p"/>
              </m:rPr>
              <w:rPr>
                <w:rFonts w:ascii="Cambria Math" w:eastAsiaTheme="minorEastAsia" w:hAnsi="Cambria Math"/>
              </w:rPr>
              <m:t>-1</m:t>
            </m:r>
          </m:sup>
        </m:sSup>
        <m:r>
          <m:rPr>
            <m:sty m:val="p"/>
          </m:rPr>
          <w:rPr>
            <w:rFonts w:ascii="Cambria Math" w:eastAsiaTheme="minorEastAsia" w:hAnsi="Cambria Math"/>
          </w:rPr>
          <m:t xml:space="preserve">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to </w:t>
      </w:r>
      <m:oMath>
        <m:r>
          <m:rPr>
            <m:sty m:val="p"/>
          </m:rPr>
          <w:rPr>
            <w:rFonts w:ascii="Cambria Math" w:eastAsiaTheme="minorEastAsia" w:hAnsi="Cambria Math"/>
          </w:rPr>
          <m:t xml:space="preserve">g </m:t>
        </m:r>
        <m:sSup>
          <m:sSupPr>
            <m:ctrlPr>
              <w:rPr>
                <w:rFonts w:ascii="Cambria Math" w:eastAsiaTheme="minorEastAsia" w:hAnsi="Cambria Math"/>
                <w:iCs/>
              </w:rPr>
            </m:ctrlPr>
          </m:sSupPr>
          <m:e>
            <m:r>
              <m:rPr>
                <m:sty m:val="p"/>
              </m:rPr>
              <w:rPr>
                <w:rFonts w:ascii="Cambria Math" w:eastAsiaTheme="minorEastAsia" w:hAnsi="Cambria Math"/>
              </w:rPr>
              <m:t>day</m:t>
            </m:r>
          </m:e>
          <m:sup>
            <m:r>
              <m:rPr>
                <m:sty m:val="p"/>
              </m:rPr>
              <w:rPr>
                <w:rFonts w:ascii="Cambria Math" w:eastAsiaTheme="minorEastAsia" w:hAnsi="Cambria Math"/>
              </w:rPr>
              <m:t>-1</m:t>
            </m:r>
          </m:sup>
        </m:sSup>
      </m:oMath>
      <w:r w:rsidRPr="00B37A74">
        <w:rPr>
          <w:rFonts w:eastAsiaTheme="minorEastAsia"/>
        </w:rPr>
        <w:t xml:space="preserve"> by assuming 1 </w:t>
      </w:r>
      <m:oMath>
        <m:r>
          <m:rPr>
            <m:sty m:val="p"/>
          </m:rPr>
          <w:rPr>
            <w:rFonts w:ascii="Cambria Math" w:eastAsiaTheme="minorEastAsia" w:hAnsi="Cambria Math"/>
          </w:rPr>
          <m:t>kcal</m:t>
        </m:r>
      </m:oMath>
      <w:r w:rsidRPr="00B37A74">
        <w:rPr>
          <w:rFonts w:eastAsiaTheme="minorEastAsia"/>
        </w:rPr>
        <w:t xml:space="preserve"> = 295 </w:t>
      </w:r>
      <m:oMath>
        <m:r>
          <m:rPr>
            <m:sty m:val="p"/>
          </m:rPr>
          <w:rPr>
            <w:rFonts w:ascii="Cambria Math" w:eastAsiaTheme="minorEastAsia" w:hAnsi="Cambria Math"/>
          </w:rPr>
          <m:t xml:space="preserve">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iCs/>
        </w:rPr>
        <w:t xml:space="preserve"> (based on </w:t>
      </w:r>
      <w:r w:rsidRPr="00B37A74">
        <w:rPr>
          <w:rFonts w:eastAsiaTheme="minorEastAsia"/>
          <w:iCs/>
        </w:rPr>
        <w:lastRenderedPageBreak/>
        <w:t xml:space="preserve">an oxycaloric coefficient of 14.2 </w:t>
      </w:r>
      <m:oMath>
        <m:r>
          <m:rPr>
            <m:sty m:val="p"/>
          </m:rPr>
          <w:rPr>
            <w:rFonts w:ascii="Cambria Math" w:eastAsiaTheme="minorEastAsia" w:hAnsi="Cambria Math"/>
          </w:rPr>
          <m:t xml:space="preserve">J/mg </m:t>
        </m:r>
        <m:sSub>
          <m:sSubPr>
            <m:ctrlPr>
              <w:rPr>
                <w:rFonts w:ascii="Cambria Math" w:eastAsiaTheme="minorEastAsia" w:hAnsi="Cambria Math"/>
              </w:rPr>
            </m:ctrlPr>
          </m:sSubPr>
          <m:e>
            <m:r>
              <m:rPr>
                <m:sty m:val="p"/>
              </m:rPr>
              <w:rPr>
                <w:rFonts w:ascii="Cambria Math" w:eastAsiaTheme="minorEastAsia" w:hAnsi="Cambria Math"/>
              </w:rPr>
              <m:t>O</m:t>
            </m:r>
          </m:e>
          <m:sub>
            <m:r>
              <m:rPr>
                <m:sty m:val="p"/>
              </m:rPr>
              <w:rPr>
                <w:rFonts w:ascii="Cambria Math" w:eastAsiaTheme="minorEastAsia" w:hAnsi="Cambria Math"/>
              </w:rPr>
              <m:t>2</m:t>
            </m:r>
          </m:sub>
        </m:sSub>
      </m:oMath>
      <w:r w:rsidRPr="00B37A74">
        <w:rPr>
          <w:rFonts w:eastAsiaTheme="minorEastAsia"/>
        </w:rPr>
        <w:t xml:space="preserve">) </w:t>
      </w:r>
      <w:r w:rsidRPr="00B37A74">
        <w:rPr>
          <w:rFonts w:eastAsiaTheme="minorEastAsia"/>
        </w:rPr>
        <w:fldChar w:fldCharType="begin"/>
      </w:r>
      <w:r w:rsidRPr="00B37A74">
        <w:rPr>
          <w:rFonts w:eastAsiaTheme="minorEastAsia"/>
        </w:rPr>
        <w:instrText xml:space="preserve"> ADDIN ZOTERO_ITEM CSL_CITATION {"citationID":"a1h4clt1a35","properties":{"formattedCitation":"(Hepher 1988)","plainCitation":"(Hepher 1988)","noteIndex":0},"citationItems":[{"id":716,"uris":["http://zotero.org/users/6116610/items/4J9BJIZF"],"uri":["http://zotero.org/users/6116610/items/4J9BJIZF"],"itemData":{"id":716,"type":"book","abstract":"The science of aquaculture advanced considerably in the 1980s, its application being an important factor in the agricultural economies of many countries. This book reviews the subject of fish nutrition, one of the key aspects of aquacultural systems. The development of any aquaculture system is dependent on knowledge related to many disciplines, including physiology, biochemistry, genetics, animal nutrition and ecology. The late Dr Hepher adopted this multidisciplinary approach, presenting, for the first time, an integrated and comprehensive account of the whole subject, first published in 1988. The author pioneered many of the most important concepts of fish nutrition and this work represents the distillation of some thirty years of work by a most distinguished and renowned freshwater biologist. It is sure to become a reference work of fundamental importance for research workers in freshwater fisheries biology and aquacultural systems.","ISBN":"978-0-521-34150-9","language":"en","note":"Google-Books-ID: 5vg8AAAAIAAJ","number-of-pages":"410","publisher":"Cambridge University Press","source":"Google Books","title":"Nutrition of Pond Fishes","author":[{"family":"Hepher","given":"Balfour"}],"issued":{"date-parts":[["1988",8,26]]}}}],"schema":"https://github.com/citation-style-language/schema/raw/master/csl-citation.json"} </w:instrText>
      </w:r>
      <w:r w:rsidRPr="00B37A74">
        <w:rPr>
          <w:rFonts w:eastAsiaTheme="minorEastAsia"/>
        </w:rPr>
        <w:fldChar w:fldCharType="separate"/>
      </w:r>
      <w:r w:rsidRPr="00B37A74">
        <w:t>(Hepher 1988)</w:t>
      </w:r>
      <w:r w:rsidRPr="00B37A74">
        <w:rPr>
          <w:rFonts w:eastAsiaTheme="minorEastAsia"/>
        </w:rPr>
        <w:fldChar w:fldCharType="end"/>
      </w:r>
      <w:r w:rsidRPr="00B37A74">
        <w:rPr>
          <w:rFonts w:eastAsiaTheme="minorEastAsia"/>
        </w:rPr>
        <w:t xml:space="preserve">, 1 </w:t>
      </w:r>
      <m:oMath>
        <m:r>
          <m:rPr>
            <m:sty m:val="p"/>
          </m:rPr>
          <w:rPr>
            <w:rFonts w:ascii="Cambria Math" w:eastAsiaTheme="minorEastAsia" w:hAnsi="Cambria Math"/>
          </w:rPr>
          <m:t>kcal</m:t>
        </m:r>
      </m:oMath>
      <w:r w:rsidRPr="00B37A74">
        <w:rPr>
          <w:rFonts w:eastAsiaTheme="minorEastAsia"/>
        </w:rPr>
        <w:t xml:space="preserve"> = 4184 </w:t>
      </w:r>
      <m:oMath>
        <m:r>
          <m:rPr>
            <m:sty m:val="p"/>
          </m:rPr>
          <w:rPr>
            <w:rFonts w:ascii="Cambria Math" w:eastAsiaTheme="minorEastAsia" w:hAnsi="Cambria Math"/>
          </w:rPr>
          <m:t>J</m:t>
        </m:r>
      </m:oMath>
      <w:r w:rsidRPr="00B37A74">
        <w:rPr>
          <w:rFonts w:eastAsiaTheme="minorEastAsia"/>
        </w:rPr>
        <w:t xml:space="preserve"> and an energy content of 5600 </w:t>
      </w:r>
      <m:oMath>
        <m:r>
          <m:rPr>
            <m:sty m:val="p"/>
          </m:rPr>
          <w:rPr>
            <w:rFonts w:ascii="Cambria Math" w:eastAsiaTheme="minorEastAsia" w:hAnsi="Cambria Math"/>
          </w:rPr>
          <m:t>J/g</m:t>
        </m:r>
      </m:oMath>
      <w:r w:rsidRPr="00B37A74">
        <w:rPr>
          <w:rFonts w:eastAsiaTheme="minorEastAsia"/>
          <w:iCs/>
        </w:rPr>
        <w:t xml:space="preserve"> </w:t>
      </w:r>
      <w:r w:rsidRPr="00B37A74">
        <w:rPr>
          <w:rFonts w:eastAsiaTheme="minorEastAsia"/>
          <w:iCs/>
        </w:rPr>
        <w:fldChar w:fldCharType="begin"/>
      </w:r>
      <w:r w:rsidRPr="00B37A74">
        <w:rPr>
          <w:rFonts w:eastAsiaTheme="minorEastAsia"/>
          <w:iCs/>
        </w:rPr>
        <w:instrText xml:space="preserve"> ADDIN ZOTERO_ITEM CSL_CITATION {"citationID":"abg5qn4133","properties":{"formattedCitation":"(Rijnsdorp &amp; Ibelings 1989)","plainCitation":"(Rijnsdorp &amp; Ibelings 1989)","noteIndex":0},"citationItems":[{"id":715,"uris":["http://zotero.org/users/6116610/items/KDDKST84"],"uri":["http://zotero.org/users/6116610/items/KDDKST84"],"itemData":{"id":715,"type":"article-journal","abstract":"The chemical composition and energy content of North Sea plaice during the spawning period were examined in mature males and females and in immature fish, to study differences in the allocation of energy over reproduction and somatic growth between the sexes. At the beginning of the spawning period mature males and females had equal dry weights of lipid that were 70% higher than in immatures. Protein content in mature males was equal to that in immatures but was 23 % higher in mature females. Immature males and females did not differ in chemical composition. At the end of the spawning period, spent and immature fish had equal lipid contents, but protein content in spent females was 10% lower than in spent males, and 17% lower than in immatures. Gross energy content of the body decreased by 44% (65·2 to 36·3 J cm-3) in mature females, 27% (55·0 to 40·OJ cm-3) in mature males, and 9% (48·7 to 44·2J cm-3) in immatures. Energy content of plaice eggs was estimated at 6·60 kJ per 1000 eggs. Reproductive investment was estimated from the energy loss during the spawning period and included the energy of sex products and spawning metabolism. Somatic growth comprised the annual increase in energy content of fish. The pattern of energy allocation over reproduction and somatic growth differed between males and females. Males started their reproduction at a smaller length and a younger age and allocated a higher proportion of the available energy into reproduction than females. Available energy resources for somatic growth and reproduction (surplus production) were equal between the sexes up to a length of about 30 cm. Beyond this length male surplus production levelled off whereas female surplus production continued to increase. The differences in surplus production and the allocation patterns are discussed. For female plaice the energy allocated into egg production was estimated as between 48 and 64% of the total amount of energy lost during spawning. The remaining energy is used for metabolism during the spawning period, yielding an estimate of the metabolic rate of mature females of between 6·4 and 9·1 kJ day-1. A maximum estimate of the metabolic rate of mature males was 7·4 kJ day-1.","container-title":"Journal of Fish Biology","DOI":"10.1111/j.1095-8649.1989.tb02992.x","ISSN":"1095-8649","issue":"3","language":"en","note":"_eprint: https://onlinelibrary.wiley.com/doi/pdf/10.1111/j.1095-8649.1989.tb02992.x","page":"401-415","source":"Wiley Online Library","title":"Sexual dimorphism in the energetics of reproduction and growth of North Sea plaice, Pleuronectes platessa L.","volume":"35","author":[{"family":"Rijnsdorp","given":"A. D."},{"family":"Ibelings","given":"B."}],"issued":{"date-parts":[["1989"]]}}}],"schema":"https://github.com/citation-style-language/schema/raw/master/csl-citation.json"} </w:instrText>
      </w:r>
      <w:r w:rsidRPr="00B37A74">
        <w:rPr>
          <w:rFonts w:eastAsiaTheme="minorEastAsia"/>
          <w:iCs/>
        </w:rPr>
        <w:fldChar w:fldCharType="separate"/>
      </w:r>
      <w:r w:rsidRPr="00B37A74">
        <w:t>(Rijnsdorp &amp; Ibelings 1989)</w:t>
      </w:r>
      <w:r w:rsidRPr="00B37A74">
        <w:rPr>
          <w:rFonts w:eastAsiaTheme="minorEastAsia"/>
          <w:iCs/>
        </w:rPr>
        <w:fldChar w:fldCharType="end"/>
      </w:r>
      <w:r w:rsidRPr="00B37A74">
        <w:rPr>
          <w:rFonts w:eastAsiaTheme="minorEastAsia"/>
          <w:iCs/>
        </w:rPr>
        <w:t>. Consumption and metabolic rate are calculated for two sizes (5 and 1000 g, which roughly correspond to the 25</w:t>
      </w:r>
      <w:r w:rsidRPr="00B37A74">
        <w:rPr>
          <w:rFonts w:eastAsiaTheme="minorEastAsia"/>
          <w:iCs/>
          <w:vertAlign w:val="superscript"/>
        </w:rPr>
        <w:t>th</w:t>
      </w:r>
      <w:r w:rsidRPr="00B37A74">
        <w:rPr>
          <w:rFonts w:eastAsiaTheme="minorEastAsia"/>
          <w:iCs/>
        </w:rPr>
        <w:t xml:space="preserve"> percentile of both datasets and the maximum mass in the consumption data, respectively), using the global allometric relationships found in the log-log models fit to sub-peak temperatures. These allometric functions </w:t>
      </w:r>
      <w:r w:rsidRPr="00B37A74">
        <w:rPr>
          <w:rFonts w:eastAsiaTheme="minorEastAsia"/>
        </w:rPr>
        <w:t xml:space="preserve">are further scaled with the temperature correction factors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for consumption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for metabolism.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is based on the </w:t>
      </w:r>
      <w:r w:rsidR="00607CDA" w:rsidRPr="00B37A74">
        <w:rPr>
          <w:rFonts w:eastAsiaTheme="minorEastAsia"/>
        </w:rPr>
        <w:t>Sharpe</w:t>
      </w:r>
      <w:r w:rsidR="00607CDA">
        <w:rPr>
          <w:rFonts w:eastAsiaTheme="minorEastAsia"/>
        </w:rPr>
        <w:t>-</w:t>
      </w:r>
      <w:r w:rsidRPr="00B37A74">
        <w:rPr>
          <w:rFonts w:eastAsiaTheme="minorEastAsia"/>
        </w:rPr>
        <w:t xml:space="preserve">Schoolfield model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is given by the temperature dependence of metabolic rate from the log-linear model. Because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are fitted to data on different scales, we divide these functions by their maximum. Lastly, we rescale the product between the allometric function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oMath>
      <w:r w:rsidRPr="00B37A74">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m:t>
            </m:r>
          </m:sub>
        </m:sSub>
      </m:oMath>
      <w:r w:rsidRPr="00B37A74">
        <w:rPr>
          <w:rFonts w:eastAsiaTheme="minorEastAsia"/>
        </w:rPr>
        <w:t xml:space="preserve"> such that the rate at 19</w:t>
      </w:r>
      <m:oMath>
        <m:r>
          <w:rPr>
            <w:rFonts w:ascii="Cambria Math" w:eastAsiaTheme="minorEastAsia" w:hAnsi="Cambria Math"/>
          </w:rPr>
          <m:t>℃</m:t>
        </m:r>
      </m:oMath>
      <w:r w:rsidRPr="00B37A74">
        <w:rPr>
          <w:rFonts w:eastAsiaTheme="minorEastAsia"/>
        </w:rPr>
        <w:t xml:space="preserve"> (mean temperature in both data sets) equals the temperature-independent rate. </w:t>
      </w:r>
    </w:p>
    <w:p w14:paraId="162F40E1" w14:textId="77777777" w:rsidR="00FF0C73" w:rsidRPr="00B37A74" w:rsidRDefault="00FF0C73" w:rsidP="00FF0C73">
      <w:pPr>
        <w:spacing w:line="480" w:lineRule="auto"/>
        <w:contextualSpacing/>
        <w:jc w:val="both"/>
        <w:rPr>
          <w:rFonts w:cstheme="minorHAnsi"/>
          <w:b/>
        </w:rPr>
      </w:pPr>
    </w:p>
    <w:p w14:paraId="2DD8ABD1"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Acknowledgements</w:t>
      </w:r>
    </w:p>
    <w:p w14:paraId="6C442D9E" w14:textId="3FD6FF99" w:rsidR="00FF0C73" w:rsidRPr="00B37A74" w:rsidRDefault="00FF0C73" w:rsidP="00FF0C73">
      <w:pPr>
        <w:spacing w:line="480" w:lineRule="auto"/>
        <w:contextualSpacing/>
        <w:jc w:val="both"/>
        <w:rPr>
          <w:rFonts w:eastAsiaTheme="minorEastAsia"/>
        </w:rPr>
      </w:pPr>
      <w:r w:rsidRPr="00B37A74">
        <w:rPr>
          <w:rFonts w:eastAsiaTheme="minorEastAsia"/>
        </w:rPr>
        <w:t>We thank Hiroki Yamanaka, Dennis Tomalá Solano, Vanessa Messmer, Björn Björnsson, Albert Imsland, Tomas Árnasson, Yiping Luo, Takeshi Tomiyama and Myron Peck for generously providing data</w:t>
      </w:r>
      <w:ins w:id="69" w:author="Max Lindmark" w:date="2021-01-15T15:28:00Z">
        <w:r w:rsidR="00054D52">
          <w:rPr>
            <w:rFonts w:eastAsiaTheme="minorEastAsia"/>
          </w:rPr>
          <w:t>;</w:t>
        </w:r>
      </w:ins>
      <w:del w:id="70" w:author="Max Lindmark" w:date="2021-01-15T15:28:00Z">
        <w:r w:rsidRPr="00B37A74" w:rsidDel="00054D52">
          <w:rPr>
            <w:rFonts w:eastAsiaTheme="minorEastAsia"/>
          </w:rPr>
          <w:delText>,</w:delText>
        </w:r>
      </w:del>
      <w:r w:rsidRPr="00B37A74">
        <w:rPr>
          <w:rFonts w:eastAsiaTheme="minorEastAsia"/>
        </w:rPr>
        <w:t xml:space="preserve"> Magnus Huss</w:t>
      </w:r>
      <w:r w:rsidR="00013A66">
        <w:rPr>
          <w:rFonts w:eastAsiaTheme="minorEastAsia"/>
        </w:rPr>
        <w:t xml:space="preserve"> and </w:t>
      </w:r>
      <w:r w:rsidRPr="00B37A74">
        <w:rPr>
          <w:rFonts w:eastAsiaTheme="minorEastAsia"/>
        </w:rPr>
        <w:t>Ken Haste Andersen</w:t>
      </w:r>
      <w:r w:rsidR="00013A66">
        <w:rPr>
          <w:rFonts w:eastAsiaTheme="minorEastAsia"/>
        </w:rPr>
        <w:t xml:space="preserve">, </w:t>
      </w:r>
      <w:r w:rsidRPr="00B37A74">
        <w:rPr>
          <w:rFonts w:eastAsiaTheme="minorEastAsia"/>
        </w:rPr>
        <w:t>for providing useful comments on earlier versions of the manuscript</w:t>
      </w:r>
      <w:ins w:id="71" w:author="Max Lindmark" w:date="2021-01-15T15:28:00Z">
        <w:r w:rsidR="00054D52">
          <w:rPr>
            <w:rFonts w:eastAsiaTheme="minorEastAsia"/>
          </w:rPr>
          <w:t>;</w:t>
        </w:r>
        <w:r w:rsidR="00013A66">
          <w:rPr>
            <w:rFonts w:eastAsiaTheme="minorEastAsia"/>
          </w:rPr>
          <w:t xml:space="preserve"> Daniel Padfield and Wilco Verberk for helpful </w:t>
        </w:r>
      </w:ins>
      <w:ins w:id="72" w:author="Max Lindmark" w:date="2021-01-15T15:23:00Z">
        <w:r w:rsidR="00243D8D">
          <w:rPr>
            <w:rFonts w:eastAsiaTheme="minorEastAsia"/>
          </w:rPr>
          <w:t>discussions</w:t>
        </w:r>
      </w:ins>
      <w:ins w:id="73" w:author="Max Lindmark" w:date="2021-01-15T15:28:00Z">
        <w:r w:rsidR="00054D52">
          <w:rPr>
            <w:rFonts w:eastAsiaTheme="minorEastAsia"/>
          </w:rPr>
          <w:t>;</w:t>
        </w:r>
      </w:ins>
      <w:ins w:id="74" w:author="Max Lindmark" w:date="2021-01-15T15:21:00Z">
        <w:r w:rsidR="002B2766">
          <w:rPr>
            <w:rFonts w:eastAsiaTheme="minorEastAsia"/>
          </w:rPr>
          <w:t xml:space="preserve"> </w:t>
        </w:r>
      </w:ins>
      <w:del w:id="75" w:author="Max Lindmark" w:date="2021-01-15T15:28:00Z">
        <w:r w:rsidRPr="00B37A74" w:rsidDel="00054D52">
          <w:rPr>
            <w:rFonts w:eastAsiaTheme="minorEastAsia"/>
          </w:rPr>
          <w:delText xml:space="preserve">and </w:delText>
        </w:r>
      </w:del>
      <w:r w:rsidRPr="00B37A74">
        <w:rPr>
          <w:rFonts w:eastAsiaTheme="minorEastAsia"/>
        </w:rPr>
        <w:t>Matthew Low and Malin Aronson for an introduction to Bayesian inference. This study was supported by grants from the Swedish Research Council FORMAS (no. 217‐2013‐1315) and the Swedish Research Council (no. 2015‐03752) (both to AG).</w:t>
      </w:r>
    </w:p>
    <w:p w14:paraId="0E96E530" w14:textId="77777777" w:rsidR="00FF0C73" w:rsidRPr="00B37A74" w:rsidRDefault="00FF0C73" w:rsidP="00FF0C73">
      <w:pPr>
        <w:spacing w:line="480" w:lineRule="auto"/>
        <w:contextualSpacing/>
        <w:jc w:val="both"/>
        <w:rPr>
          <w:rFonts w:cstheme="minorHAnsi"/>
          <w:b/>
        </w:rPr>
      </w:pPr>
    </w:p>
    <w:p w14:paraId="4DE30D5F"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Author contributions</w:t>
      </w:r>
    </w:p>
    <w:p w14:paraId="1A84D26D" w14:textId="77777777" w:rsidR="00FF0C73" w:rsidRPr="00B37A74" w:rsidRDefault="00FF0C73" w:rsidP="00FF0C73">
      <w:pPr>
        <w:spacing w:line="480" w:lineRule="auto"/>
        <w:contextualSpacing/>
        <w:jc w:val="both"/>
        <w:rPr>
          <w:rFonts w:cstheme="minorHAnsi"/>
        </w:rPr>
      </w:pPr>
      <w:r w:rsidRPr="00B37A74">
        <w:rPr>
          <w:rFonts w:cstheme="minorHAnsi"/>
        </w:rPr>
        <w:lastRenderedPageBreak/>
        <w:t>ML conceived the study; ML, JO, AG designed research; ML performed research with input from JO and AG; ML, JO, AG wrote the paper and contributed to revisions of the manuscript.</w:t>
      </w:r>
    </w:p>
    <w:p w14:paraId="74895C10" w14:textId="77777777" w:rsidR="00FF0C73" w:rsidRPr="00B37A74" w:rsidRDefault="00FF0C73" w:rsidP="00FF0C73">
      <w:pPr>
        <w:spacing w:line="480" w:lineRule="auto"/>
        <w:contextualSpacing/>
        <w:jc w:val="both"/>
        <w:rPr>
          <w:rFonts w:cstheme="minorHAnsi"/>
          <w:b/>
        </w:rPr>
      </w:pPr>
    </w:p>
    <w:p w14:paraId="549DC20E"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t>Data accessibility statement</w:t>
      </w:r>
    </w:p>
    <w:p w14:paraId="432A70D2" w14:textId="77777777" w:rsidR="00FF0C73" w:rsidRPr="00B37A74" w:rsidRDefault="00FF0C73" w:rsidP="00FF0C73">
      <w:pPr>
        <w:spacing w:line="480" w:lineRule="auto"/>
        <w:contextualSpacing/>
        <w:jc w:val="both"/>
        <w:rPr>
          <w:rFonts w:eastAsiaTheme="minorEastAsia"/>
        </w:rPr>
      </w:pPr>
      <w:r w:rsidRPr="00B37A74">
        <w:rPr>
          <w:rFonts w:eastAsiaTheme="minorEastAsia"/>
        </w:rPr>
        <w:t>All data and R code (lists of studies in literature search, data preparation, analyses and figures) can be downloaded from a GitHub repository (</w:t>
      </w:r>
      <w:hyperlink r:id="rId11" w:history="1">
        <w:r w:rsidRPr="00B37A74">
          <w:rPr>
            <w:rStyle w:val="Hyperlink"/>
            <w:rFonts w:eastAsiaTheme="minorEastAsia"/>
          </w:rPr>
          <w:t>https://github.com/maxlindmark/scaling</w:t>
        </w:r>
      </w:hyperlink>
      <w:r w:rsidRPr="00B37A74">
        <w:rPr>
          <w:rFonts w:eastAsiaTheme="minorEastAsia"/>
        </w:rPr>
        <w:t xml:space="preserve">) and will be archived on Zenodo upon publication.  </w:t>
      </w:r>
    </w:p>
    <w:p w14:paraId="4E370B0B" w14:textId="352F6F6B" w:rsidR="00FF0C73" w:rsidRDefault="00FF0C73" w:rsidP="00FF0C73">
      <w:pPr>
        <w:spacing w:line="480" w:lineRule="auto"/>
        <w:contextualSpacing/>
        <w:jc w:val="both"/>
        <w:rPr>
          <w:rFonts w:cstheme="minorHAnsi"/>
        </w:rPr>
      </w:pPr>
    </w:p>
    <w:p w14:paraId="77D22752" w14:textId="319D5C16" w:rsidR="00F73D98" w:rsidRDefault="00F73D98" w:rsidP="00FF0C73">
      <w:pPr>
        <w:spacing w:line="480" w:lineRule="auto"/>
        <w:contextualSpacing/>
        <w:jc w:val="both"/>
        <w:rPr>
          <w:rFonts w:cstheme="minorHAnsi"/>
        </w:rPr>
      </w:pPr>
    </w:p>
    <w:p w14:paraId="7CE2785A" w14:textId="0D785977" w:rsidR="00F73D98" w:rsidRDefault="00F73D98" w:rsidP="00FF0C73">
      <w:pPr>
        <w:spacing w:line="480" w:lineRule="auto"/>
        <w:contextualSpacing/>
        <w:jc w:val="both"/>
        <w:rPr>
          <w:rFonts w:cstheme="minorHAnsi"/>
        </w:rPr>
      </w:pPr>
    </w:p>
    <w:p w14:paraId="5D0CD071" w14:textId="4C0FA2F2" w:rsidR="00F73D98" w:rsidRDefault="00F73D98" w:rsidP="00FF0C73">
      <w:pPr>
        <w:spacing w:line="480" w:lineRule="auto"/>
        <w:contextualSpacing/>
        <w:jc w:val="both"/>
        <w:rPr>
          <w:rFonts w:cstheme="minorHAnsi"/>
        </w:rPr>
      </w:pPr>
    </w:p>
    <w:p w14:paraId="0EEB09AA" w14:textId="21FDE658" w:rsidR="00F73D98" w:rsidRDefault="00F73D98" w:rsidP="00FF0C73">
      <w:pPr>
        <w:spacing w:line="480" w:lineRule="auto"/>
        <w:contextualSpacing/>
        <w:jc w:val="both"/>
        <w:rPr>
          <w:rFonts w:cstheme="minorHAnsi"/>
        </w:rPr>
      </w:pPr>
    </w:p>
    <w:p w14:paraId="247A75F1" w14:textId="33079E1D" w:rsidR="00F73D98" w:rsidRDefault="00F73D98" w:rsidP="00FF0C73">
      <w:pPr>
        <w:spacing w:line="480" w:lineRule="auto"/>
        <w:contextualSpacing/>
        <w:jc w:val="both"/>
        <w:rPr>
          <w:rFonts w:cstheme="minorHAnsi"/>
        </w:rPr>
      </w:pPr>
    </w:p>
    <w:p w14:paraId="46497A54" w14:textId="521143C3" w:rsidR="00F73D98" w:rsidRDefault="00F73D98" w:rsidP="00FF0C73">
      <w:pPr>
        <w:spacing w:line="480" w:lineRule="auto"/>
        <w:contextualSpacing/>
        <w:jc w:val="both"/>
        <w:rPr>
          <w:rFonts w:cstheme="minorHAnsi"/>
        </w:rPr>
      </w:pPr>
    </w:p>
    <w:p w14:paraId="7B6182C7" w14:textId="376C077A" w:rsidR="00F73D98" w:rsidRDefault="00F73D98" w:rsidP="00FF0C73">
      <w:pPr>
        <w:spacing w:line="480" w:lineRule="auto"/>
        <w:contextualSpacing/>
        <w:jc w:val="both"/>
        <w:rPr>
          <w:rFonts w:cstheme="minorHAnsi"/>
        </w:rPr>
      </w:pPr>
    </w:p>
    <w:p w14:paraId="4667A00C" w14:textId="7D14D2E6" w:rsidR="00F73D98" w:rsidRDefault="00F73D98" w:rsidP="00FF0C73">
      <w:pPr>
        <w:spacing w:line="480" w:lineRule="auto"/>
        <w:contextualSpacing/>
        <w:jc w:val="both"/>
        <w:rPr>
          <w:rFonts w:cstheme="minorHAnsi"/>
        </w:rPr>
      </w:pPr>
    </w:p>
    <w:p w14:paraId="22EBC4D5" w14:textId="26BF496E" w:rsidR="00F73D98" w:rsidRDefault="00F73D98" w:rsidP="00FF0C73">
      <w:pPr>
        <w:spacing w:line="480" w:lineRule="auto"/>
        <w:contextualSpacing/>
        <w:jc w:val="both"/>
        <w:rPr>
          <w:rFonts w:cstheme="minorHAnsi"/>
        </w:rPr>
      </w:pPr>
    </w:p>
    <w:p w14:paraId="1370D2B6" w14:textId="678C7902" w:rsidR="00F73D98" w:rsidRDefault="00F73D98" w:rsidP="00FF0C73">
      <w:pPr>
        <w:spacing w:line="480" w:lineRule="auto"/>
        <w:contextualSpacing/>
        <w:jc w:val="both"/>
        <w:rPr>
          <w:rFonts w:cstheme="minorHAnsi"/>
        </w:rPr>
      </w:pPr>
    </w:p>
    <w:p w14:paraId="130B3DBC" w14:textId="26BF23B5" w:rsidR="00F73D98" w:rsidRDefault="00F73D98" w:rsidP="00FF0C73">
      <w:pPr>
        <w:spacing w:line="480" w:lineRule="auto"/>
        <w:contextualSpacing/>
        <w:jc w:val="both"/>
        <w:rPr>
          <w:rFonts w:cstheme="minorHAnsi"/>
        </w:rPr>
      </w:pPr>
    </w:p>
    <w:p w14:paraId="0DC990D4" w14:textId="7BA0F9A7" w:rsidR="00F73D98" w:rsidRDefault="00F73D98" w:rsidP="00FF0C73">
      <w:pPr>
        <w:spacing w:line="480" w:lineRule="auto"/>
        <w:contextualSpacing/>
        <w:jc w:val="both"/>
        <w:rPr>
          <w:rFonts w:cstheme="minorHAnsi"/>
        </w:rPr>
      </w:pPr>
    </w:p>
    <w:p w14:paraId="69967B6B" w14:textId="70F73C3C" w:rsidR="00F73D98" w:rsidRDefault="00F73D98" w:rsidP="00FF0C73">
      <w:pPr>
        <w:spacing w:line="480" w:lineRule="auto"/>
        <w:contextualSpacing/>
        <w:jc w:val="both"/>
        <w:rPr>
          <w:rFonts w:cstheme="minorHAnsi"/>
        </w:rPr>
      </w:pPr>
    </w:p>
    <w:p w14:paraId="57CEC1E8" w14:textId="10C9F48C" w:rsidR="00F73D98" w:rsidRDefault="00F73D98" w:rsidP="00FF0C73">
      <w:pPr>
        <w:spacing w:line="480" w:lineRule="auto"/>
        <w:contextualSpacing/>
        <w:jc w:val="both"/>
        <w:rPr>
          <w:rFonts w:cstheme="minorHAnsi"/>
        </w:rPr>
      </w:pPr>
    </w:p>
    <w:p w14:paraId="2EB76BBD" w14:textId="77777777" w:rsidR="00F73D98" w:rsidRPr="00B37A74" w:rsidRDefault="00F73D98" w:rsidP="00FF0C73">
      <w:pPr>
        <w:spacing w:line="480" w:lineRule="auto"/>
        <w:contextualSpacing/>
        <w:jc w:val="both"/>
        <w:rPr>
          <w:rFonts w:cstheme="minorHAnsi"/>
        </w:rPr>
      </w:pPr>
    </w:p>
    <w:p w14:paraId="59F1CEC6" w14:textId="77777777" w:rsidR="00FF0C73" w:rsidRPr="00B37A74" w:rsidRDefault="00FF0C73" w:rsidP="00FF0C73">
      <w:pPr>
        <w:spacing w:line="480" w:lineRule="auto"/>
        <w:contextualSpacing/>
        <w:jc w:val="both"/>
        <w:rPr>
          <w:rFonts w:cstheme="minorHAnsi"/>
          <w:b/>
          <w:sz w:val="28"/>
          <w:szCs w:val="28"/>
        </w:rPr>
      </w:pPr>
      <w:r w:rsidRPr="00B37A74">
        <w:rPr>
          <w:rFonts w:cstheme="minorHAnsi"/>
          <w:b/>
          <w:sz w:val="28"/>
          <w:szCs w:val="28"/>
        </w:rPr>
        <w:lastRenderedPageBreak/>
        <w:t>Figure captions</w:t>
      </w:r>
    </w:p>
    <w:p w14:paraId="2C965660" w14:textId="77777777" w:rsidR="00FF0C73" w:rsidRPr="00B37A74" w:rsidRDefault="00FF0C73" w:rsidP="00FF0C73">
      <w:pPr>
        <w:spacing w:line="480" w:lineRule="auto"/>
        <w:contextualSpacing/>
        <w:jc w:val="both"/>
        <w:rPr>
          <w:rFonts w:cstheme="minorHAnsi"/>
          <w:i/>
          <w:iCs/>
        </w:rPr>
      </w:pPr>
      <w:r w:rsidRPr="00B37A74">
        <w:rPr>
          <w:rFonts w:cstheme="minorHAnsi"/>
          <w:b/>
          <w:bCs/>
        </w:rPr>
        <w:t>Figure 1.</w:t>
      </w:r>
      <w:r w:rsidRPr="00B37A74">
        <w:rPr>
          <w:rFonts w:cstheme="minorHAnsi"/>
          <w:i/>
          <w:iCs/>
        </w:rPr>
        <w:t xml:space="preserve"> Natural log of mass-specific maximum consumption rate (A) and metabolic rate (B) against body mass </w:t>
      </w:r>
      <w:r w:rsidRPr="00B37A74">
        <w:rPr>
          <w:rFonts w:cstheme="minorHAnsi"/>
          <w:i/>
        </w:rPr>
        <w:t>on a logarithmic x-axis</w:t>
      </w:r>
      <w:r w:rsidRPr="00B37A74">
        <w:rPr>
          <w:rFonts w:cstheme="minorHAnsi"/>
          <w:i/>
          <w:iCs/>
        </w:rPr>
        <w:t xml:space="preserve">. </w:t>
      </w:r>
      <w:r w:rsidRPr="00B37A74">
        <w:rPr>
          <w:rFonts w:cstheme="minorHAnsi"/>
          <w:i/>
        </w:rPr>
        <w:t>Lines are global predictions at the average temperature in each data set (both 19</w:t>
      </w:r>
      <m:oMath>
        <m:r>
          <w:rPr>
            <w:rFonts w:ascii="Cambria Math" w:hAnsi="Cambria Math" w:cstheme="minorHAnsi"/>
          </w:rPr>
          <m:t>℃</m:t>
        </m:r>
      </m:oMath>
      <w:r w:rsidRPr="00B37A74">
        <w:rPr>
          <w:rFonts w:eastAsiaTheme="minorEastAsia" w:cstheme="minorHAnsi"/>
          <w:i/>
        </w:rPr>
        <w:t xml:space="preserve">, but note the model is fitted using </w:t>
      </w:r>
      <w:r w:rsidRPr="00B37A74">
        <w:rPr>
          <w:rFonts w:cstheme="minorHAnsi"/>
          <w:i/>
        </w:rPr>
        <w:t xml:space="preserve">mean-centred Arrhenius temperature). </w:t>
      </w:r>
      <w:r w:rsidRPr="00B37A74">
        <w:rPr>
          <w:rFonts w:cstheme="minorHAnsi"/>
          <w:i/>
          <w:iCs/>
        </w:rPr>
        <w:t>Shaded areas correspond to 80% and 95% credible intervals. Species are grouped by color (legend not shown, n=20 for consumption and n=34 for metabolism, respectively). C) Global and species-level effects of mass- and temperature on specific maximum consumption rate and metabolic rate. Horizontal lines show the posterior medians of the global activation energies and mass exponents of maximum consumption and metabolism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B37A74">
        <w:rPr>
          <w:rFonts w:cstheme="minorHAnsi"/>
          <w:i/>
          <w:iCs/>
        </w:rPr>
        <w:t xml:space="preserve"> in Eqs. 6-8 for the mass and temperature coefficients, respectively). The shaded horizontal rectangles correspond to the posterior median </w:t>
      </w:r>
      <m:oMath>
        <m:r>
          <w:rPr>
            <w:rFonts w:ascii="Cambria Math" w:hAnsi="Cambria Math" w:cstheme="minorHAnsi"/>
          </w:rPr>
          <m:t>±2</m:t>
        </m:r>
      </m:oMath>
      <w:r w:rsidRPr="00B37A74">
        <w:rPr>
          <w:rFonts w:eastAsiaTheme="minorEastAsia" w:cstheme="minorHAnsi"/>
          <w:i/>
        </w:rPr>
        <w:t xml:space="preserve"> standard deviations</w:t>
      </w:r>
      <w:r w:rsidRPr="00B37A74">
        <w:rPr>
          <w:rFonts w:cstheme="minorHAnsi"/>
          <w:i/>
          <w:iCs/>
        </w:rPr>
        <w:t>. Points and triangles show the posterior medians for each species-level coefficient (for maximum consumption rate and metabolic rate, respectively), and the vertical bars show their 80% and 95% credible interval</w:t>
      </w:r>
    </w:p>
    <w:p w14:paraId="1E7C6F8D" w14:textId="77777777" w:rsidR="00FF0C73" w:rsidRPr="00B37A74" w:rsidRDefault="00FF0C73" w:rsidP="00FF0C73">
      <w:pPr>
        <w:spacing w:line="480" w:lineRule="auto"/>
        <w:contextualSpacing/>
        <w:jc w:val="both"/>
        <w:rPr>
          <w:rFonts w:cstheme="minorHAnsi"/>
          <w:i/>
          <w:iCs/>
        </w:rPr>
      </w:pPr>
    </w:p>
    <w:p w14:paraId="26D0436C" w14:textId="77777777" w:rsidR="00FF0C73" w:rsidRPr="00B37A74" w:rsidRDefault="00FF0C73" w:rsidP="00FF0C73">
      <w:pPr>
        <w:spacing w:line="480" w:lineRule="auto"/>
        <w:contextualSpacing/>
        <w:jc w:val="both"/>
        <w:rPr>
          <w:rFonts w:cstheme="minorHAnsi"/>
          <w:i/>
          <w:iCs/>
        </w:rPr>
      </w:pPr>
      <w:r w:rsidRPr="00B37A74">
        <w:rPr>
          <w:rFonts w:cstheme="minorHAnsi"/>
          <w:b/>
          <w:bCs/>
        </w:rPr>
        <w:t xml:space="preserve">Figure 2. </w:t>
      </w:r>
      <w:r w:rsidRPr="00B37A74">
        <w:rPr>
          <w:i/>
          <w:iCs/>
        </w:rPr>
        <w:t>Mass-specific maximum consumption rate increases until a maximum is reached, after which it declines steeper than the initial rate of increase. Maximum consumption rates are relative to the average maximum consumption rates within species and temperature is the difference between the experimental temperature and the temperature where maximum consumption peaks (also by species species). Lines show posterior median of predictions from the Sharpe-Schoolfield model (using the average intercept across species and the common coefficients), grey bands show 95% and 80% credible intervals. Colors indicate species.</w:t>
      </w:r>
    </w:p>
    <w:p w14:paraId="1EB75FDA" w14:textId="77777777" w:rsidR="00FF0C73" w:rsidRPr="00B37A74" w:rsidRDefault="00FF0C73" w:rsidP="00FF0C73">
      <w:pPr>
        <w:spacing w:line="480" w:lineRule="auto"/>
        <w:contextualSpacing/>
        <w:jc w:val="both"/>
        <w:rPr>
          <w:rFonts w:cstheme="minorHAnsi"/>
          <w:i/>
          <w:iCs/>
        </w:rPr>
      </w:pPr>
    </w:p>
    <w:p w14:paraId="7BE4EAF5" w14:textId="77777777" w:rsidR="00FF0C73" w:rsidRPr="00B37A74" w:rsidRDefault="00FF0C73" w:rsidP="00FF0C73">
      <w:pPr>
        <w:spacing w:line="480" w:lineRule="auto"/>
        <w:contextualSpacing/>
        <w:jc w:val="both"/>
        <w:rPr>
          <w:rFonts w:cstheme="minorHAnsi"/>
          <w:i/>
          <w:iCs/>
        </w:rPr>
      </w:pPr>
      <w:r w:rsidRPr="00B37A74">
        <w:rPr>
          <w:rFonts w:cstheme="minorHAnsi"/>
          <w:b/>
          <w:bCs/>
        </w:rPr>
        <w:lastRenderedPageBreak/>
        <w:t>Figure 3.</w:t>
      </w:r>
      <w:r w:rsidRPr="00B37A74">
        <w:rPr>
          <w:rFonts w:cstheme="minorHAnsi"/>
          <w:i/>
          <w:iCs/>
        </w:rPr>
        <w:t xml:space="preserve"> Illustration of predicted whole-organism maximum consumption rate (green), metabolic rate (purple) and the difference between them (orange) for two body sizes (top=1000g, bottom=5g) (see ´Materials and Methods´). Vertical arrows indicate the temperature where the difference in net energy gain (energy available for growth) is maximized for the two body sizes, which occurs at different temperatures despite that consumption peaks at the same temperature for both body sizes.</w:t>
      </w:r>
      <w:r w:rsidRPr="00B37A74">
        <w:rPr>
          <w:rStyle w:val="CommentReference"/>
          <w:sz w:val="22"/>
          <w:szCs w:val="22"/>
        </w:rPr>
        <w:t xml:space="preserve"> </w:t>
      </w:r>
    </w:p>
    <w:p w14:paraId="1816C51F" w14:textId="77777777" w:rsidR="00FF0C73" w:rsidRPr="00B37A74" w:rsidRDefault="00FF0C73" w:rsidP="00FF0C73">
      <w:pPr>
        <w:spacing w:line="480" w:lineRule="auto"/>
        <w:contextualSpacing/>
        <w:jc w:val="both"/>
        <w:rPr>
          <w:rFonts w:cstheme="minorHAnsi"/>
        </w:rPr>
      </w:pPr>
    </w:p>
    <w:p w14:paraId="3C950383" w14:textId="18CAA4B7" w:rsidR="00FF0C73" w:rsidRDefault="00FF0C73" w:rsidP="00FF0C73">
      <w:pPr>
        <w:spacing w:line="480" w:lineRule="auto"/>
        <w:contextualSpacing/>
        <w:jc w:val="both"/>
        <w:rPr>
          <w:rFonts w:cstheme="minorHAnsi"/>
          <w:i/>
        </w:rPr>
      </w:pPr>
      <w:r w:rsidRPr="00B37A74">
        <w:rPr>
          <w:rFonts w:cstheme="minorHAnsi"/>
          <w:b/>
          <w:bCs/>
        </w:rPr>
        <w:t>Figure 4</w:t>
      </w:r>
      <w:r w:rsidRPr="0045346C">
        <w:rPr>
          <w:rFonts w:cstheme="minorHAnsi"/>
          <w:b/>
          <w:bCs/>
        </w:rPr>
        <w:t>.</w:t>
      </w:r>
      <w:r w:rsidRPr="00B37A74">
        <w:rPr>
          <w:rFonts w:cstheme="minorHAnsi"/>
        </w:rPr>
        <w:t xml:space="preserve"> </w:t>
      </w:r>
      <w:r w:rsidRPr="00B37A74">
        <w:rPr>
          <w:rFonts w:cstheme="minorHAnsi"/>
          <w:i/>
          <w:iCs/>
        </w:rPr>
        <w:t>Experimental data demonstrating op</w:t>
      </w:r>
      <w:r w:rsidRPr="00B37A74">
        <w:rPr>
          <w:rFonts w:cstheme="minorHAnsi"/>
          <w:i/>
        </w:rPr>
        <w:t>timum growth temperature declines with body mass. The plot shows the optimum temperature within species (rescaled by subtracting the mean optimum temperature from each observation, by species) as a function of the natural log of rescaled body mass (ratio of mass to maturation mass within species). Probability bands represent 80% and 95% credible intervals, and the solid line shows the global prediction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B37A74">
        <w:rPr>
          <w:rFonts w:cstheme="minorHAnsi"/>
          <w:i/>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37A74">
        <w:rPr>
          <w:rFonts w:eastAsiaTheme="minorEastAsia" w:cstheme="minorHAnsi"/>
          <w:i/>
        </w:rPr>
        <w:t>)</w:t>
      </w:r>
      <w:r w:rsidRPr="00B37A74">
        <w:rPr>
          <w:rFonts w:cstheme="minorHAnsi"/>
          <w:i/>
        </w:rPr>
        <w:t xml:space="preserve">. </w:t>
      </w:r>
      <w:r w:rsidRPr="0001320D">
        <w:rPr>
          <w:rFonts w:cstheme="minorHAnsi"/>
          <w:i/>
        </w:rPr>
        <w:t>Colors</w:t>
      </w:r>
      <w:r w:rsidRPr="00B37A74">
        <w:rPr>
          <w:rFonts w:cstheme="minorHAnsi"/>
          <w:i/>
        </w:rPr>
        <w:t xml:space="preserve"> indicate species and the area of the circle corresponds to body mass in unit </w:t>
      </w:r>
      <m:oMath>
        <m:r>
          <m:rPr>
            <m:sty m:val="p"/>
          </m:rPr>
          <w:rPr>
            <w:rFonts w:ascii="Cambria Math" w:hAnsi="Cambria Math" w:cstheme="minorHAnsi"/>
          </w:rPr>
          <m:t>g</m:t>
        </m:r>
      </m:oMath>
      <w:r w:rsidRPr="00B37A74">
        <w:rPr>
          <w:rFonts w:cstheme="minorHAnsi"/>
          <w:i/>
        </w:rPr>
        <w:t>.</w:t>
      </w:r>
    </w:p>
    <w:p w14:paraId="311DC471" w14:textId="5DA363E5" w:rsidR="00FB7083" w:rsidRDefault="00FB7083" w:rsidP="00FF0C73">
      <w:pPr>
        <w:spacing w:line="480" w:lineRule="auto"/>
        <w:contextualSpacing/>
        <w:jc w:val="both"/>
        <w:rPr>
          <w:rFonts w:cstheme="minorHAnsi"/>
          <w:i/>
        </w:rPr>
      </w:pPr>
    </w:p>
    <w:p w14:paraId="603C26AD" w14:textId="252AC77C" w:rsidR="00FB7083" w:rsidRDefault="00FB7083" w:rsidP="00FF0C73">
      <w:pPr>
        <w:spacing w:line="480" w:lineRule="auto"/>
        <w:contextualSpacing/>
        <w:jc w:val="both"/>
        <w:rPr>
          <w:rFonts w:cstheme="minorHAnsi"/>
          <w:i/>
        </w:rPr>
      </w:pPr>
    </w:p>
    <w:p w14:paraId="7533B490" w14:textId="1BE0E51A" w:rsidR="00FB7083" w:rsidRDefault="00FB7083" w:rsidP="00FF0C73">
      <w:pPr>
        <w:spacing w:line="480" w:lineRule="auto"/>
        <w:contextualSpacing/>
        <w:jc w:val="both"/>
        <w:rPr>
          <w:rFonts w:cstheme="minorHAnsi"/>
          <w:i/>
        </w:rPr>
      </w:pPr>
    </w:p>
    <w:p w14:paraId="1DC1E98B" w14:textId="3A8ED93A" w:rsidR="00FB7083" w:rsidRDefault="00FB7083" w:rsidP="00FF0C73">
      <w:pPr>
        <w:spacing w:line="480" w:lineRule="auto"/>
        <w:contextualSpacing/>
        <w:jc w:val="both"/>
        <w:rPr>
          <w:rFonts w:cstheme="minorHAnsi"/>
          <w:i/>
        </w:rPr>
      </w:pPr>
    </w:p>
    <w:p w14:paraId="1530525A" w14:textId="5C83A017" w:rsidR="00FB7083" w:rsidRDefault="00FB7083" w:rsidP="00FF0C73">
      <w:pPr>
        <w:spacing w:line="480" w:lineRule="auto"/>
        <w:contextualSpacing/>
        <w:jc w:val="both"/>
        <w:rPr>
          <w:rFonts w:cstheme="minorHAnsi"/>
          <w:i/>
        </w:rPr>
      </w:pPr>
    </w:p>
    <w:p w14:paraId="40A16839" w14:textId="769AB404" w:rsidR="00FB7083" w:rsidRDefault="00FB7083" w:rsidP="00FF0C73">
      <w:pPr>
        <w:spacing w:line="480" w:lineRule="auto"/>
        <w:contextualSpacing/>
        <w:jc w:val="both"/>
        <w:rPr>
          <w:rFonts w:cstheme="minorHAnsi"/>
          <w:i/>
        </w:rPr>
      </w:pPr>
    </w:p>
    <w:p w14:paraId="27F8F6C4" w14:textId="56C65CCE" w:rsidR="00FB7083" w:rsidRDefault="00FB7083" w:rsidP="00FF0C73">
      <w:pPr>
        <w:spacing w:line="480" w:lineRule="auto"/>
        <w:contextualSpacing/>
        <w:jc w:val="both"/>
        <w:rPr>
          <w:rFonts w:cstheme="minorHAnsi"/>
          <w:i/>
        </w:rPr>
      </w:pPr>
    </w:p>
    <w:p w14:paraId="12E34160" w14:textId="66951353" w:rsidR="00FB7083" w:rsidRDefault="00FB7083" w:rsidP="00FF0C73">
      <w:pPr>
        <w:spacing w:line="480" w:lineRule="auto"/>
        <w:contextualSpacing/>
        <w:jc w:val="both"/>
        <w:rPr>
          <w:rFonts w:cstheme="minorHAnsi"/>
          <w:i/>
        </w:rPr>
      </w:pPr>
    </w:p>
    <w:p w14:paraId="00135317" w14:textId="0DA16052" w:rsidR="00FB7083" w:rsidRDefault="00FB7083" w:rsidP="00FF0C73">
      <w:pPr>
        <w:spacing w:line="480" w:lineRule="auto"/>
        <w:contextualSpacing/>
        <w:jc w:val="both"/>
        <w:rPr>
          <w:rFonts w:cstheme="minorHAnsi"/>
          <w:i/>
        </w:rPr>
      </w:pPr>
    </w:p>
    <w:p w14:paraId="02F8DAF2" w14:textId="4A46BB3A" w:rsidR="00FB7083" w:rsidRDefault="00FB7083" w:rsidP="00FF0C73">
      <w:pPr>
        <w:spacing w:line="480" w:lineRule="auto"/>
        <w:contextualSpacing/>
        <w:jc w:val="both"/>
        <w:rPr>
          <w:rFonts w:cstheme="minorHAnsi"/>
          <w:i/>
        </w:rPr>
      </w:pPr>
    </w:p>
    <w:p w14:paraId="16896F46" w14:textId="66772EE2" w:rsidR="00FB7083" w:rsidRDefault="000F76CB" w:rsidP="00FF0C73">
      <w:pPr>
        <w:spacing w:line="480" w:lineRule="auto"/>
        <w:contextualSpacing/>
        <w:jc w:val="both"/>
        <w:rPr>
          <w:rFonts w:cstheme="minorHAnsi"/>
          <w:b/>
          <w:sz w:val="28"/>
          <w:szCs w:val="28"/>
        </w:rPr>
      </w:pPr>
      <w:r w:rsidRPr="00B37A74">
        <w:rPr>
          <w:rFonts w:cstheme="minorHAnsi"/>
          <w:b/>
          <w:sz w:val="28"/>
          <w:szCs w:val="28"/>
        </w:rPr>
        <w:lastRenderedPageBreak/>
        <w:t>Figure</w:t>
      </w:r>
      <w:r w:rsidR="00630BE5">
        <w:rPr>
          <w:rFonts w:cstheme="minorHAnsi"/>
          <w:b/>
          <w:sz w:val="28"/>
          <w:szCs w:val="28"/>
        </w:rPr>
        <w:t>s</w:t>
      </w:r>
    </w:p>
    <w:p w14:paraId="54EE76EA" w14:textId="547B1F74" w:rsidR="00BF3282" w:rsidRPr="00B37A74" w:rsidRDefault="00BF3282" w:rsidP="00BF3282">
      <w:pPr>
        <w:spacing w:line="360" w:lineRule="auto"/>
        <w:contextualSpacing/>
        <w:jc w:val="both"/>
        <w:rPr>
          <w:rFonts w:cstheme="minorHAnsi"/>
          <w:bCs/>
        </w:rPr>
      </w:pPr>
      <w:r w:rsidRPr="00B37A74">
        <w:rPr>
          <w:rFonts w:cstheme="minorHAnsi"/>
          <w:b/>
        </w:rPr>
        <w:t xml:space="preserve">Figure </w:t>
      </w:r>
      <w:r>
        <w:rPr>
          <w:rFonts w:cstheme="minorHAnsi"/>
          <w:b/>
        </w:rPr>
        <w:t>1</w:t>
      </w:r>
    </w:p>
    <w:p w14:paraId="6DEC390D" w14:textId="5344D6E0" w:rsidR="00B0145D" w:rsidRDefault="00231794" w:rsidP="00231794">
      <w:pPr>
        <w:spacing w:line="480" w:lineRule="auto"/>
        <w:contextualSpacing/>
        <w:jc w:val="center"/>
        <w:rPr>
          <w:rFonts w:cstheme="minorHAnsi"/>
          <w:i/>
        </w:rPr>
      </w:pPr>
      <w:r>
        <w:rPr>
          <w:rFonts w:cstheme="minorHAnsi"/>
          <w:i/>
          <w:noProof/>
        </w:rPr>
        <w:drawing>
          <wp:inline distT="0" distB="0" distL="0" distR="0" wp14:anchorId="12F441A5" wp14:editId="4437FEDB">
            <wp:extent cx="5596467" cy="6681520"/>
            <wp:effectExtent l="0" t="0" r="444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2">
                      <a:extLst>
                        <a:ext uri="{28A0092B-C50C-407E-A947-70E740481C1C}">
                          <a14:useLocalDpi xmlns:a14="http://schemas.microsoft.com/office/drawing/2010/main" val="0"/>
                        </a:ext>
                      </a:extLst>
                    </a:blip>
                    <a:srcRect l="7835" r="8405"/>
                    <a:stretch/>
                  </pic:blipFill>
                  <pic:spPr bwMode="auto">
                    <a:xfrm>
                      <a:off x="0" y="0"/>
                      <a:ext cx="5604991" cy="6691697"/>
                    </a:xfrm>
                    <a:prstGeom prst="rect">
                      <a:avLst/>
                    </a:prstGeom>
                    <a:ln>
                      <a:noFill/>
                    </a:ln>
                    <a:extLst>
                      <a:ext uri="{53640926-AAD7-44D8-BBD7-CCE9431645EC}">
                        <a14:shadowObscured xmlns:a14="http://schemas.microsoft.com/office/drawing/2010/main"/>
                      </a:ext>
                    </a:extLst>
                  </pic:spPr>
                </pic:pic>
              </a:graphicData>
            </a:graphic>
          </wp:inline>
        </w:drawing>
      </w:r>
    </w:p>
    <w:p w14:paraId="2ED690AB" w14:textId="353C9738" w:rsidR="00FB7083" w:rsidRDefault="00FB7083" w:rsidP="00FF0C73">
      <w:pPr>
        <w:spacing w:line="480" w:lineRule="auto"/>
        <w:contextualSpacing/>
        <w:jc w:val="both"/>
        <w:rPr>
          <w:rFonts w:cstheme="minorHAnsi"/>
          <w:i/>
        </w:rPr>
      </w:pPr>
    </w:p>
    <w:p w14:paraId="7082083F" w14:textId="48A93087" w:rsidR="00FB7083" w:rsidRDefault="00FB7083" w:rsidP="00FF0C73">
      <w:pPr>
        <w:spacing w:line="480" w:lineRule="auto"/>
        <w:contextualSpacing/>
        <w:jc w:val="both"/>
        <w:rPr>
          <w:rFonts w:cstheme="minorHAnsi"/>
          <w:i/>
        </w:rPr>
      </w:pPr>
    </w:p>
    <w:p w14:paraId="0C263492" w14:textId="77777777" w:rsidR="002D73FB" w:rsidRPr="00B37A74" w:rsidRDefault="002D73FB" w:rsidP="002D73FB">
      <w:pPr>
        <w:spacing w:line="360" w:lineRule="auto"/>
        <w:contextualSpacing/>
        <w:jc w:val="both"/>
        <w:rPr>
          <w:rFonts w:cstheme="minorHAnsi"/>
          <w:bCs/>
        </w:rPr>
      </w:pPr>
      <w:r w:rsidRPr="00B37A74">
        <w:rPr>
          <w:rFonts w:cstheme="minorHAnsi"/>
          <w:b/>
        </w:rPr>
        <w:lastRenderedPageBreak/>
        <w:t>Figure 2</w:t>
      </w:r>
    </w:p>
    <w:p w14:paraId="1494A702" w14:textId="013D5BD5" w:rsidR="00652574" w:rsidRDefault="00DB007D" w:rsidP="00281464">
      <w:pPr>
        <w:spacing w:line="480" w:lineRule="auto"/>
        <w:contextualSpacing/>
        <w:jc w:val="center"/>
        <w:rPr>
          <w:rFonts w:cstheme="minorHAnsi"/>
          <w:i/>
        </w:rPr>
      </w:pPr>
      <w:r>
        <w:rPr>
          <w:rFonts w:cstheme="minorHAnsi"/>
          <w:i/>
          <w:noProof/>
        </w:rPr>
        <w:drawing>
          <wp:inline distT="0" distB="0" distL="0" distR="0" wp14:anchorId="29F8BE0A" wp14:editId="335C0C5D">
            <wp:extent cx="4055533" cy="4055533"/>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62396" cy="4062396"/>
                    </a:xfrm>
                    <a:prstGeom prst="rect">
                      <a:avLst/>
                    </a:prstGeom>
                  </pic:spPr>
                </pic:pic>
              </a:graphicData>
            </a:graphic>
          </wp:inline>
        </w:drawing>
      </w:r>
    </w:p>
    <w:p w14:paraId="619EF7F2" w14:textId="02975B58" w:rsidR="00FB7083" w:rsidRDefault="00FB7083" w:rsidP="00FF0C73">
      <w:pPr>
        <w:spacing w:line="480" w:lineRule="auto"/>
        <w:contextualSpacing/>
        <w:jc w:val="both"/>
        <w:rPr>
          <w:rFonts w:cstheme="minorHAnsi"/>
          <w:i/>
        </w:rPr>
      </w:pPr>
    </w:p>
    <w:p w14:paraId="0397DF1E" w14:textId="64669B08" w:rsidR="00B55F1B" w:rsidRDefault="00B55F1B" w:rsidP="00D26C75">
      <w:pPr>
        <w:spacing w:line="480" w:lineRule="auto"/>
        <w:contextualSpacing/>
        <w:jc w:val="both"/>
        <w:rPr>
          <w:rFonts w:cstheme="minorHAnsi"/>
          <w:i/>
        </w:rPr>
      </w:pPr>
    </w:p>
    <w:p w14:paraId="4F567E23" w14:textId="0DF0B0C8" w:rsidR="00B55F1B" w:rsidRDefault="00B55F1B" w:rsidP="00D26C75">
      <w:pPr>
        <w:spacing w:line="480" w:lineRule="auto"/>
        <w:contextualSpacing/>
        <w:jc w:val="both"/>
        <w:rPr>
          <w:rFonts w:cstheme="minorHAnsi"/>
          <w:i/>
        </w:rPr>
      </w:pPr>
    </w:p>
    <w:p w14:paraId="65BAA4BF" w14:textId="3B3B4AD4" w:rsidR="00B55F1B" w:rsidRDefault="00B55F1B" w:rsidP="00D26C75">
      <w:pPr>
        <w:spacing w:line="480" w:lineRule="auto"/>
        <w:contextualSpacing/>
        <w:jc w:val="both"/>
        <w:rPr>
          <w:rFonts w:cstheme="minorHAnsi"/>
          <w:i/>
        </w:rPr>
      </w:pPr>
    </w:p>
    <w:p w14:paraId="6CB2863F" w14:textId="2591DBE6" w:rsidR="006C51E0" w:rsidRDefault="006C51E0" w:rsidP="00D26C75">
      <w:pPr>
        <w:spacing w:line="480" w:lineRule="auto"/>
        <w:contextualSpacing/>
        <w:jc w:val="both"/>
        <w:rPr>
          <w:rFonts w:cstheme="minorHAnsi"/>
          <w:i/>
        </w:rPr>
      </w:pPr>
    </w:p>
    <w:p w14:paraId="67ADD7B3" w14:textId="27E98D4A" w:rsidR="006C51E0" w:rsidRDefault="006C51E0" w:rsidP="00D26C75">
      <w:pPr>
        <w:spacing w:line="480" w:lineRule="auto"/>
        <w:contextualSpacing/>
        <w:jc w:val="both"/>
        <w:rPr>
          <w:rFonts w:cstheme="minorHAnsi"/>
          <w:i/>
        </w:rPr>
      </w:pPr>
    </w:p>
    <w:p w14:paraId="45DE1DF5" w14:textId="77777777" w:rsidR="006C51E0" w:rsidRDefault="006C51E0" w:rsidP="00D26C75">
      <w:pPr>
        <w:spacing w:line="480" w:lineRule="auto"/>
        <w:contextualSpacing/>
        <w:jc w:val="both"/>
        <w:rPr>
          <w:rFonts w:cstheme="minorHAnsi"/>
          <w:i/>
        </w:rPr>
      </w:pPr>
    </w:p>
    <w:p w14:paraId="372358DB" w14:textId="03AD8681" w:rsidR="00B55F1B" w:rsidRDefault="00B55F1B" w:rsidP="00D26C75">
      <w:pPr>
        <w:spacing w:line="480" w:lineRule="auto"/>
        <w:contextualSpacing/>
        <w:jc w:val="both"/>
        <w:rPr>
          <w:rFonts w:cstheme="minorHAnsi"/>
          <w:i/>
        </w:rPr>
      </w:pPr>
    </w:p>
    <w:p w14:paraId="330DC314" w14:textId="383DD079" w:rsidR="00B55F1B" w:rsidRDefault="00B55F1B" w:rsidP="00D26C75">
      <w:pPr>
        <w:spacing w:line="480" w:lineRule="auto"/>
        <w:contextualSpacing/>
        <w:jc w:val="both"/>
        <w:rPr>
          <w:rFonts w:cstheme="minorHAnsi"/>
          <w:i/>
        </w:rPr>
      </w:pPr>
    </w:p>
    <w:p w14:paraId="367372C5" w14:textId="1D1AFCE7" w:rsidR="00B55F1B" w:rsidRDefault="00B55F1B" w:rsidP="00D26C75">
      <w:pPr>
        <w:spacing w:line="480" w:lineRule="auto"/>
        <w:contextualSpacing/>
        <w:jc w:val="both"/>
        <w:rPr>
          <w:rFonts w:cstheme="minorHAnsi"/>
          <w:i/>
        </w:rPr>
      </w:pPr>
    </w:p>
    <w:p w14:paraId="2F64DF31" w14:textId="448AF162" w:rsidR="00B55F1B" w:rsidRDefault="00B55F1B" w:rsidP="00D26C75">
      <w:pPr>
        <w:spacing w:line="480" w:lineRule="auto"/>
        <w:contextualSpacing/>
        <w:jc w:val="both"/>
        <w:rPr>
          <w:rFonts w:cstheme="minorHAnsi"/>
          <w:i/>
        </w:rPr>
      </w:pPr>
    </w:p>
    <w:p w14:paraId="0E9F2C2F" w14:textId="7B046E8C" w:rsidR="00B9298F" w:rsidRPr="00B37A74" w:rsidRDefault="00B9298F" w:rsidP="00B9298F">
      <w:pPr>
        <w:spacing w:line="360" w:lineRule="auto"/>
        <w:contextualSpacing/>
        <w:jc w:val="both"/>
        <w:rPr>
          <w:rFonts w:cstheme="minorHAnsi"/>
          <w:bCs/>
        </w:rPr>
      </w:pPr>
      <w:r w:rsidRPr="00B37A74">
        <w:rPr>
          <w:rFonts w:cstheme="minorHAnsi"/>
          <w:b/>
        </w:rPr>
        <w:lastRenderedPageBreak/>
        <w:t xml:space="preserve">Figure </w:t>
      </w:r>
      <w:r>
        <w:rPr>
          <w:rFonts w:cstheme="minorHAnsi"/>
          <w:b/>
        </w:rPr>
        <w:t>3</w:t>
      </w:r>
    </w:p>
    <w:p w14:paraId="2D73A2EC" w14:textId="16BC4DE0" w:rsidR="00FB7083" w:rsidRDefault="00FE0538" w:rsidP="00D26C75">
      <w:pPr>
        <w:spacing w:line="480" w:lineRule="auto"/>
        <w:contextualSpacing/>
        <w:jc w:val="center"/>
      </w:pPr>
      <w:r>
        <w:rPr>
          <w:noProof/>
        </w:rPr>
        <w:drawing>
          <wp:inline distT="0" distB="0" distL="0" distR="0" wp14:anchorId="3FE18408" wp14:editId="2895A20A">
            <wp:extent cx="2700655" cy="5943309"/>
            <wp:effectExtent l="0" t="0" r="4445" b="635"/>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rotWithShape="1">
                    <a:blip r:embed="rId14" cstate="print">
                      <a:extLst>
                        <a:ext uri="{28A0092B-C50C-407E-A947-70E740481C1C}">
                          <a14:useLocalDpi xmlns:a14="http://schemas.microsoft.com/office/drawing/2010/main" val="0"/>
                        </a:ext>
                      </a:extLst>
                    </a:blip>
                    <a:srcRect l="27352" r="27208"/>
                    <a:stretch/>
                  </pic:blipFill>
                  <pic:spPr bwMode="auto">
                    <a:xfrm>
                      <a:off x="0" y="0"/>
                      <a:ext cx="2700787" cy="5943600"/>
                    </a:xfrm>
                    <a:prstGeom prst="rect">
                      <a:avLst/>
                    </a:prstGeom>
                    <a:ln>
                      <a:noFill/>
                    </a:ln>
                    <a:extLst>
                      <a:ext uri="{53640926-AAD7-44D8-BBD7-CCE9431645EC}">
                        <a14:shadowObscured xmlns:a14="http://schemas.microsoft.com/office/drawing/2010/main"/>
                      </a:ext>
                    </a:extLst>
                  </pic:spPr>
                </pic:pic>
              </a:graphicData>
            </a:graphic>
          </wp:inline>
        </w:drawing>
      </w:r>
    </w:p>
    <w:p w14:paraId="51044F29" w14:textId="342A8F16" w:rsidR="00D26C75" w:rsidRDefault="00D26C75" w:rsidP="00D26C75">
      <w:pPr>
        <w:spacing w:line="480" w:lineRule="auto"/>
        <w:contextualSpacing/>
        <w:jc w:val="center"/>
      </w:pPr>
    </w:p>
    <w:p w14:paraId="5FC0001A" w14:textId="07F0A7D4" w:rsidR="00D26C75" w:rsidRDefault="00D26C75" w:rsidP="00D26C75">
      <w:pPr>
        <w:spacing w:line="480" w:lineRule="auto"/>
        <w:contextualSpacing/>
        <w:jc w:val="center"/>
      </w:pPr>
    </w:p>
    <w:p w14:paraId="36631F25" w14:textId="269F8333" w:rsidR="00D26C75" w:rsidRDefault="00D26C75" w:rsidP="00D26C75">
      <w:pPr>
        <w:spacing w:line="480" w:lineRule="auto"/>
        <w:contextualSpacing/>
        <w:jc w:val="center"/>
      </w:pPr>
    </w:p>
    <w:p w14:paraId="50790E66" w14:textId="369E4B5D" w:rsidR="0038100B" w:rsidRDefault="0038100B" w:rsidP="00D26C75">
      <w:pPr>
        <w:spacing w:line="480" w:lineRule="auto"/>
        <w:contextualSpacing/>
        <w:jc w:val="center"/>
      </w:pPr>
    </w:p>
    <w:p w14:paraId="71BDF2D1" w14:textId="7A643344" w:rsidR="0038100B" w:rsidRDefault="0038100B" w:rsidP="00D26C75">
      <w:pPr>
        <w:spacing w:line="480" w:lineRule="auto"/>
        <w:contextualSpacing/>
        <w:jc w:val="center"/>
      </w:pPr>
    </w:p>
    <w:p w14:paraId="10E94F87" w14:textId="6D94ECC6" w:rsidR="00E8344A" w:rsidRPr="00B37A74" w:rsidRDefault="00E8344A" w:rsidP="00E8344A">
      <w:pPr>
        <w:spacing w:line="360" w:lineRule="auto"/>
        <w:contextualSpacing/>
        <w:jc w:val="both"/>
        <w:rPr>
          <w:rFonts w:cstheme="minorHAnsi"/>
          <w:bCs/>
        </w:rPr>
      </w:pPr>
      <w:r w:rsidRPr="00B37A74">
        <w:rPr>
          <w:rFonts w:cstheme="minorHAnsi"/>
          <w:b/>
        </w:rPr>
        <w:lastRenderedPageBreak/>
        <w:t xml:space="preserve">Figure </w:t>
      </w:r>
      <w:r>
        <w:rPr>
          <w:rFonts w:cstheme="minorHAnsi"/>
          <w:b/>
        </w:rPr>
        <w:t>4</w:t>
      </w:r>
    </w:p>
    <w:p w14:paraId="693BF6B6" w14:textId="196FF691" w:rsidR="00D26C75" w:rsidRDefault="00F13350" w:rsidP="00D26C75">
      <w:pPr>
        <w:spacing w:line="480" w:lineRule="auto"/>
        <w:contextualSpacing/>
        <w:jc w:val="center"/>
      </w:pPr>
      <w:r>
        <w:rPr>
          <w:noProof/>
        </w:rPr>
        <w:drawing>
          <wp:inline distT="0" distB="0" distL="0" distR="0" wp14:anchorId="20F95D49" wp14:editId="1DE488A3">
            <wp:extent cx="4207933" cy="4207933"/>
            <wp:effectExtent l="0" t="0" r="0" b="0"/>
            <wp:docPr id="23" name="Picture 2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9349" cy="4229349"/>
                    </a:xfrm>
                    <a:prstGeom prst="rect">
                      <a:avLst/>
                    </a:prstGeom>
                  </pic:spPr>
                </pic:pic>
              </a:graphicData>
            </a:graphic>
          </wp:inline>
        </w:drawing>
      </w:r>
    </w:p>
    <w:p w14:paraId="7752E433" w14:textId="596522E0" w:rsidR="007900F4" w:rsidRDefault="007900F4" w:rsidP="00D26C75">
      <w:pPr>
        <w:spacing w:line="480" w:lineRule="auto"/>
        <w:contextualSpacing/>
        <w:jc w:val="center"/>
      </w:pPr>
    </w:p>
    <w:p w14:paraId="17F7D9C9" w14:textId="234A3F0F" w:rsidR="007900F4" w:rsidRDefault="007900F4" w:rsidP="00D26C75">
      <w:pPr>
        <w:spacing w:line="480" w:lineRule="auto"/>
        <w:contextualSpacing/>
        <w:jc w:val="center"/>
      </w:pPr>
    </w:p>
    <w:p w14:paraId="7261E38F" w14:textId="27D2B564" w:rsidR="007900F4" w:rsidRDefault="007900F4" w:rsidP="00D26C75">
      <w:pPr>
        <w:spacing w:line="480" w:lineRule="auto"/>
        <w:contextualSpacing/>
        <w:jc w:val="center"/>
      </w:pPr>
    </w:p>
    <w:p w14:paraId="598590CD" w14:textId="5A7AF4F0" w:rsidR="007900F4" w:rsidRDefault="007900F4" w:rsidP="00D26C75">
      <w:pPr>
        <w:spacing w:line="480" w:lineRule="auto"/>
        <w:contextualSpacing/>
        <w:jc w:val="center"/>
      </w:pPr>
    </w:p>
    <w:p w14:paraId="3A137ACC" w14:textId="03D7703B" w:rsidR="007900F4" w:rsidRDefault="007900F4" w:rsidP="00D26C75">
      <w:pPr>
        <w:spacing w:line="480" w:lineRule="auto"/>
        <w:contextualSpacing/>
        <w:jc w:val="center"/>
      </w:pPr>
    </w:p>
    <w:p w14:paraId="7AF93B95" w14:textId="7F9D4512" w:rsidR="007900F4" w:rsidRDefault="007900F4" w:rsidP="00D26C75">
      <w:pPr>
        <w:spacing w:line="480" w:lineRule="auto"/>
        <w:contextualSpacing/>
        <w:jc w:val="center"/>
      </w:pPr>
    </w:p>
    <w:p w14:paraId="4F6FB1C2" w14:textId="6B79D1B9" w:rsidR="007900F4" w:rsidRDefault="007900F4" w:rsidP="00D26C75">
      <w:pPr>
        <w:spacing w:line="480" w:lineRule="auto"/>
        <w:contextualSpacing/>
        <w:jc w:val="center"/>
      </w:pPr>
    </w:p>
    <w:p w14:paraId="3B6FA3A3" w14:textId="3CC62369" w:rsidR="007900F4" w:rsidRDefault="007900F4" w:rsidP="00D26C75">
      <w:pPr>
        <w:spacing w:line="480" w:lineRule="auto"/>
        <w:contextualSpacing/>
        <w:jc w:val="center"/>
      </w:pPr>
    </w:p>
    <w:p w14:paraId="184958AD" w14:textId="1B5A0FB5" w:rsidR="007900F4" w:rsidRDefault="007900F4" w:rsidP="00D26C75">
      <w:pPr>
        <w:spacing w:line="480" w:lineRule="auto"/>
        <w:contextualSpacing/>
        <w:jc w:val="center"/>
      </w:pPr>
    </w:p>
    <w:p w14:paraId="691964F3" w14:textId="64367544" w:rsidR="007900F4" w:rsidRDefault="007900F4" w:rsidP="00D26C75">
      <w:pPr>
        <w:spacing w:line="480" w:lineRule="auto"/>
        <w:contextualSpacing/>
        <w:jc w:val="center"/>
      </w:pPr>
    </w:p>
    <w:p w14:paraId="68002BD9" w14:textId="77777777" w:rsidR="007900F4" w:rsidRPr="00B37A74" w:rsidRDefault="007900F4" w:rsidP="007900F4">
      <w:pPr>
        <w:spacing w:line="480" w:lineRule="auto"/>
        <w:contextualSpacing/>
        <w:jc w:val="both"/>
        <w:rPr>
          <w:rFonts w:cstheme="minorHAnsi"/>
        </w:rPr>
      </w:pPr>
      <w:r w:rsidRPr="00B37A74">
        <w:rPr>
          <w:rFonts w:cstheme="minorHAnsi"/>
          <w:b/>
          <w:sz w:val="28"/>
          <w:szCs w:val="28"/>
        </w:rPr>
        <w:t>References</w:t>
      </w:r>
    </w:p>
    <w:p w14:paraId="0473B19B" w14:textId="77777777" w:rsidR="00B72E09" w:rsidRPr="00B72E09" w:rsidRDefault="00B72E09" w:rsidP="00B72E09">
      <w:pPr>
        <w:pStyle w:val="Bibliography"/>
        <w:rPr>
          <w:lang w:val="en-GB"/>
        </w:rPr>
      </w:pPr>
      <w:r>
        <w:lastRenderedPageBreak/>
        <w:fldChar w:fldCharType="begin"/>
      </w:r>
      <w:r>
        <w:instrText xml:space="preserve"> ADDIN ZOTERO_BIBL {"uncited":[],"omitted":[],"custom":[]} CSL_BIBLIOGRAPHY </w:instrText>
      </w:r>
      <w:r>
        <w:fldChar w:fldCharType="separate"/>
      </w:r>
      <w:r w:rsidRPr="00B72E09">
        <w:rPr>
          <w:lang w:val="en-GB"/>
        </w:rPr>
        <w:t xml:space="preserve">Andersen, K.H., Beyer, J.E. &amp; Lundberg, P. (2009). Trophic and individual efficiencies of size-structured communities. </w:t>
      </w:r>
      <w:r w:rsidRPr="00B72E09">
        <w:rPr>
          <w:i/>
          <w:iCs/>
          <w:lang w:val="en-GB"/>
        </w:rPr>
        <w:t>Proceedings of the Royal Society B: Biological Sciences</w:t>
      </w:r>
      <w:r w:rsidRPr="00B72E09">
        <w:rPr>
          <w:lang w:val="en-GB"/>
        </w:rPr>
        <w:t>, 276, 109–114.</w:t>
      </w:r>
    </w:p>
    <w:p w14:paraId="65714592" w14:textId="77777777" w:rsidR="00B72E09" w:rsidRPr="00B72E09" w:rsidRDefault="00B72E09" w:rsidP="00B72E09">
      <w:pPr>
        <w:pStyle w:val="Bibliography"/>
        <w:rPr>
          <w:lang w:val="en-GB"/>
        </w:rPr>
      </w:pPr>
      <w:r w:rsidRPr="00B72E09">
        <w:rPr>
          <w:lang w:val="en-GB"/>
        </w:rPr>
        <w:t xml:space="preserve">Angilletta, M.J. &amp; Dunham, A.E. (2003). The temperature-size rule in ectotherms: simple evolutionary explanations may not be general. </w:t>
      </w:r>
      <w:r w:rsidRPr="00B72E09">
        <w:rPr>
          <w:i/>
          <w:iCs/>
          <w:lang w:val="en-GB"/>
        </w:rPr>
        <w:t>The American Naturalist</w:t>
      </w:r>
      <w:r w:rsidRPr="00B72E09">
        <w:rPr>
          <w:lang w:val="en-GB"/>
        </w:rPr>
        <w:t>, 162, 332–342.</w:t>
      </w:r>
    </w:p>
    <w:p w14:paraId="4586F012" w14:textId="77777777" w:rsidR="00B72E09" w:rsidRPr="00B72E09" w:rsidRDefault="00B72E09" w:rsidP="00B72E09">
      <w:pPr>
        <w:pStyle w:val="Bibliography"/>
        <w:rPr>
          <w:lang w:val="en-GB"/>
        </w:rPr>
      </w:pPr>
      <w:r w:rsidRPr="00B72E09">
        <w:rPr>
          <w:lang w:val="en-GB"/>
        </w:rPr>
        <w:t xml:space="preserve">Armstrong, J.D. &amp; Hawkins, L.A. (2008). Standard metabolic rate of pike, Esox lucius: variation among studies and implications for energy flow modelling. </w:t>
      </w:r>
      <w:r w:rsidRPr="00B72E09">
        <w:rPr>
          <w:i/>
          <w:iCs/>
          <w:lang w:val="en-GB"/>
        </w:rPr>
        <w:t>Hydrobiologia</w:t>
      </w:r>
      <w:r w:rsidRPr="00B72E09">
        <w:rPr>
          <w:lang w:val="en-GB"/>
        </w:rPr>
        <w:t>, 601, 83–90.</w:t>
      </w:r>
    </w:p>
    <w:p w14:paraId="64B4A9F2" w14:textId="77777777" w:rsidR="00B72E09" w:rsidRPr="00B72E09" w:rsidRDefault="00B72E09" w:rsidP="00B72E09">
      <w:pPr>
        <w:pStyle w:val="Bibliography"/>
        <w:rPr>
          <w:lang w:val="en-GB"/>
        </w:rPr>
      </w:pPr>
      <w:r w:rsidRPr="00B72E09">
        <w:rPr>
          <w:lang w:val="en-GB"/>
        </w:rPr>
        <w:t xml:space="preserve">Atkinson, D. (1994). Temperature and Organism Size—A Biological Law for Ectotherms? In: </w:t>
      </w:r>
      <w:r w:rsidRPr="00B72E09">
        <w:rPr>
          <w:i/>
          <w:iCs/>
          <w:lang w:val="en-GB"/>
        </w:rPr>
        <w:t>Advances in Ecological Research</w:t>
      </w:r>
      <w:r w:rsidRPr="00B72E09">
        <w:rPr>
          <w:lang w:val="en-GB"/>
        </w:rPr>
        <w:t>. Elsevier, pp. 1–58.</w:t>
      </w:r>
    </w:p>
    <w:p w14:paraId="01E886BA" w14:textId="77777777" w:rsidR="00B72E09" w:rsidRPr="00B72E09" w:rsidRDefault="00B72E09" w:rsidP="00B72E09">
      <w:pPr>
        <w:pStyle w:val="Bibliography"/>
        <w:rPr>
          <w:lang w:val="en-GB"/>
        </w:rPr>
      </w:pPr>
      <w:r w:rsidRPr="00B72E09">
        <w:rPr>
          <w:lang w:val="en-GB"/>
        </w:rPr>
        <w:t xml:space="preserve">Audzijonyte, A., Barneche, D.R., Baudron, A.R., Belmaker, J., Clark, T.D., Marshall, C.T., </w:t>
      </w:r>
      <w:r w:rsidRPr="00B72E09">
        <w:rPr>
          <w:i/>
          <w:iCs/>
          <w:lang w:val="en-GB"/>
        </w:rPr>
        <w:t>et al.</w:t>
      </w:r>
      <w:r w:rsidRPr="00B72E09">
        <w:rPr>
          <w:lang w:val="en-GB"/>
        </w:rPr>
        <w:t xml:space="preserve"> (2018). Is oxygen limitation in warming waters a valid mechanism to explain decreased body sizes in aquatic ectotherms? </w:t>
      </w:r>
      <w:r w:rsidRPr="00B72E09">
        <w:rPr>
          <w:i/>
          <w:iCs/>
          <w:lang w:val="en-GB"/>
        </w:rPr>
        <w:t>Global Ecology and Biogeography</w:t>
      </w:r>
      <w:r w:rsidRPr="00B72E09">
        <w:rPr>
          <w:lang w:val="en-GB"/>
        </w:rPr>
        <w:t>.</w:t>
      </w:r>
    </w:p>
    <w:p w14:paraId="508550EE" w14:textId="77777777" w:rsidR="00B72E09" w:rsidRPr="00B72E09" w:rsidRDefault="00B72E09" w:rsidP="00B72E09">
      <w:pPr>
        <w:pStyle w:val="Bibliography"/>
        <w:rPr>
          <w:lang w:val="en-GB"/>
        </w:rPr>
      </w:pPr>
      <w:r w:rsidRPr="00B72E09">
        <w:rPr>
          <w:lang w:val="en-GB"/>
        </w:rPr>
        <w:t xml:space="preserve">Audzijonyte, A. &amp; Pecl, G.T. (2018). Deep impact of fisheries. </w:t>
      </w:r>
      <w:r w:rsidRPr="00B72E09">
        <w:rPr>
          <w:i/>
          <w:iCs/>
          <w:lang w:val="en-GB"/>
        </w:rPr>
        <w:t>Nature Ecology &amp; Evolution</w:t>
      </w:r>
      <w:r w:rsidRPr="00B72E09">
        <w:rPr>
          <w:lang w:val="en-GB"/>
        </w:rPr>
        <w:t>, 2, 1348–1349.</w:t>
      </w:r>
    </w:p>
    <w:p w14:paraId="257E9F9E" w14:textId="77777777" w:rsidR="00B72E09" w:rsidRPr="00B72E09" w:rsidRDefault="00B72E09" w:rsidP="00B72E09">
      <w:pPr>
        <w:pStyle w:val="Bibliography"/>
        <w:rPr>
          <w:lang w:val="en-GB"/>
        </w:rPr>
      </w:pPr>
      <w:r w:rsidRPr="00B72E09">
        <w:rPr>
          <w:lang w:val="en-GB"/>
        </w:rPr>
        <w:t xml:space="preserve">Audzijonyte, A., Richards, S.A., Stuart-Smith, R.D., Pecl, G., Edgar, G.J., Barrett, N.S., </w:t>
      </w:r>
      <w:r w:rsidRPr="00B72E09">
        <w:rPr>
          <w:i/>
          <w:iCs/>
          <w:lang w:val="en-GB"/>
        </w:rPr>
        <w:t>et al.</w:t>
      </w:r>
      <w:r w:rsidRPr="00B72E09">
        <w:rPr>
          <w:lang w:val="en-GB"/>
        </w:rPr>
        <w:t xml:space="preserve"> (2020). Fish body sizes change with temperature but not all species shrink with warming. </w:t>
      </w:r>
      <w:r w:rsidRPr="00B72E09">
        <w:rPr>
          <w:i/>
          <w:iCs/>
          <w:lang w:val="en-GB"/>
        </w:rPr>
        <w:t>Nat Ecol Evol</w:t>
      </w:r>
      <w:r w:rsidRPr="00B72E09">
        <w:rPr>
          <w:lang w:val="en-GB"/>
        </w:rPr>
        <w:t>, 1–6.</w:t>
      </w:r>
    </w:p>
    <w:p w14:paraId="05BE4320" w14:textId="77777777" w:rsidR="00B72E09" w:rsidRPr="00B72E09" w:rsidRDefault="00B72E09" w:rsidP="00B72E09">
      <w:pPr>
        <w:pStyle w:val="Bibliography"/>
        <w:rPr>
          <w:lang w:val="en-GB"/>
        </w:rPr>
      </w:pPr>
      <w:r w:rsidRPr="00B72E09">
        <w:rPr>
          <w:lang w:val="en-GB"/>
        </w:rPr>
        <w:t xml:space="preserve">Barneche, D.R. &amp; Allen, A.P. (2018). The energetics of fish growth and how it constrains food-web trophic structure. </w:t>
      </w:r>
      <w:r w:rsidRPr="00B72E09">
        <w:rPr>
          <w:i/>
          <w:iCs/>
          <w:lang w:val="en-GB"/>
        </w:rPr>
        <w:t>Ecology Letters</w:t>
      </w:r>
      <w:r w:rsidRPr="00B72E09">
        <w:rPr>
          <w:lang w:val="en-GB"/>
        </w:rPr>
        <w:t>, 21, 836–844.</w:t>
      </w:r>
    </w:p>
    <w:p w14:paraId="6F21C41E" w14:textId="77777777" w:rsidR="00B72E09" w:rsidRPr="00B72E09" w:rsidRDefault="00B72E09" w:rsidP="00B72E09">
      <w:pPr>
        <w:pStyle w:val="Bibliography"/>
        <w:rPr>
          <w:lang w:val="en-GB"/>
        </w:rPr>
      </w:pPr>
      <w:r w:rsidRPr="00B72E09">
        <w:rPr>
          <w:lang w:val="en-GB"/>
        </w:rPr>
        <w:t xml:space="preserve">Barneche, D.R., Jahn, M. &amp; Seebacher, F. (2019). Warming increases the cost of growth in a model vertebrate. </w:t>
      </w:r>
      <w:r w:rsidRPr="00B72E09">
        <w:rPr>
          <w:i/>
          <w:iCs/>
          <w:lang w:val="en-GB"/>
        </w:rPr>
        <w:t>Functional Ecology</w:t>
      </w:r>
      <w:r w:rsidRPr="00B72E09">
        <w:rPr>
          <w:lang w:val="en-GB"/>
        </w:rPr>
        <w:t>, 33, 1256–1266.</w:t>
      </w:r>
    </w:p>
    <w:p w14:paraId="7D6D9427" w14:textId="77777777" w:rsidR="00B72E09" w:rsidRPr="00B72E09" w:rsidRDefault="00B72E09" w:rsidP="00B72E09">
      <w:pPr>
        <w:pStyle w:val="Bibliography"/>
        <w:rPr>
          <w:lang w:val="en-GB"/>
        </w:rPr>
      </w:pPr>
      <w:r w:rsidRPr="00B72E09">
        <w:rPr>
          <w:lang w:val="en-GB"/>
        </w:rPr>
        <w:t xml:space="preserve">Barneche, D.R., Robertson, D.R., White, C.R. &amp; Marshall, D.J. (2018). Fish reproductive-energy output increases disproportionately with body size. </w:t>
      </w:r>
      <w:r w:rsidRPr="00B72E09">
        <w:rPr>
          <w:i/>
          <w:iCs/>
          <w:lang w:val="en-GB"/>
        </w:rPr>
        <w:t>Science</w:t>
      </w:r>
      <w:r w:rsidRPr="00B72E09">
        <w:rPr>
          <w:lang w:val="en-GB"/>
        </w:rPr>
        <w:t>, 360, 642–645.</w:t>
      </w:r>
    </w:p>
    <w:p w14:paraId="6FD993AD" w14:textId="77777777" w:rsidR="00B72E09" w:rsidRPr="00B72E09" w:rsidRDefault="00B72E09" w:rsidP="00B72E09">
      <w:pPr>
        <w:pStyle w:val="Bibliography"/>
        <w:rPr>
          <w:lang w:val="en-GB"/>
        </w:rPr>
      </w:pPr>
      <w:r w:rsidRPr="00B72E09">
        <w:rPr>
          <w:lang w:val="en-GB"/>
        </w:rPr>
        <w:t xml:space="preserve">Baudron, A.R., Needle, C.L., Rijnsdorp, A.D. &amp; Marshall, C.T. (2014). Warming temperatures and smaller body sizes: synchronous changes in growth of North Sea fishes. </w:t>
      </w:r>
      <w:r w:rsidRPr="00B72E09">
        <w:rPr>
          <w:i/>
          <w:iCs/>
          <w:lang w:val="en-GB"/>
        </w:rPr>
        <w:t>Global Change Biology</w:t>
      </w:r>
      <w:r w:rsidRPr="00B72E09">
        <w:rPr>
          <w:lang w:val="en-GB"/>
        </w:rPr>
        <w:t>, 20, 1023–1031.</w:t>
      </w:r>
    </w:p>
    <w:p w14:paraId="09034944" w14:textId="77777777" w:rsidR="00B72E09" w:rsidRPr="00B72E09" w:rsidRDefault="00B72E09" w:rsidP="00B72E09">
      <w:pPr>
        <w:pStyle w:val="Bibliography"/>
        <w:rPr>
          <w:lang w:val="en-GB"/>
        </w:rPr>
      </w:pPr>
      <w:r w:rsidRPr="00B72E09">
        <w:rPr>
          <w:lang w:val="en-GB"/>
        </w:rPr>
        <w:t xml:space="preserve">Beamish, F.W.H. (1964). Respiration of fishes with special emphasis on standard oxygen consumption II. Influence of weight and temperature on respiration of several species’. </w:t>
      </w:r>
      <w:r w:rsidRPr="00B72E09">
        <w:rPr>
          <w:i/>
          <w:iCs/>
          <w:lang w:val="en-GB"/>
        </w:rPr>
        <w:t>Canadian Journal of Zoology/Revue Canadienne de Zoologie</w:t>
      </w:r>
      <w:r w:rsidRPr="00B72E09">
        <w:rPr>
          <w:lang w:val="en-GB"/>
        </w:rPr>
        <w:t>, 42, 177–188.</w:t>
      </w:r>
    </w:p>
    <w:p w14:paraId="5E1E5B17" w14:textId="77777777" w:rsidR="00B72E09" w:rsidRPr="00B72E09" w:rsidRDefault="00B72E09" w:rsidP="00B72E09">
      <w:pPr>
        <w:pStyle w:val="Bibliography"/>
        <w:rPr>
          <w:lang w:val="en-GB"/>
        </w:rPr>
      </w:pPr>
      <w:r w:rsidRPr="00B72E09">
        <w:rPr>
          <w:lang w:val="en-GB"/>
        </w:rPr>
        <w:t xml:space="preserve">von Bertalanffy, L. (1957). Laws in metabolism and growth. </w:t>
      </w:r>
      <w:r w:rsidRPr="00B72E09">
        <w:rPr>
          <w:i/>
          <w:iCs/>
          <w:lang w:val="en-GB"/>
        </w:rPr>
        <w:t>The quarterly review of biology</w:t>
      </w:r>
      <w:r w:rsidRPr="00B72E09">
        <w:rPr>
          <w:lang w:val="en-GB"/>
        </w:rPr>
        <w:t>, 32, 217–231.</w:t>
      </w:r>
    </w:p>
    <w:p w14:paraId="4D9973B2" w14:textId="77777777" w:rsidR="00B72E09" w:rsidRPr="00B72E09" w:rsidRDefault="00B72E09" w:rsidP="00B72E09">
      <w:pPr>
        <w:pStyle w:val="Bibliography"/>
        <w:rPr>
          <w:lang w:val="en-GB"/>
        </w:rPr>
      </w:pPr>
      <w:r w:rsidRPr="00B72E09">
        <w:rPr>
          <w:lang w:val="en-GB"/>
        </w:rPr>
        <w:t xml:space="preserve">Björnsson, B., Steinarsson, A. &amp; Árnason, T. (2007). Growth model for Atlantic cod (Gadus morhua): Effects of temperature and body weight on growth rate. </w:t>
      </w:r>
      <w:r w:rsidRPr="00B72E09">
        <w:rPr>
          <w:i/>
          <w:iCs/>
          <w:lang w:val="en-GB"/>
        </w:rPr>
        <w:t>Aquaculture</w:t>
      </w:r>
      <w:r w:rsidRPr="00B72E09">
        <w:rPr>
          <w:lang w:val="en-GB"/>
        </w:rPr>
        <w:t>, 271, 216–226.</w:t>
      </w:r>
    </w:p>
    <w:p w14:paraId="12F8548D" w14:textId="77777777" w:rsidR="00B72E09" w:rsidRPr="00B72E09" w:rsidRDefault="00B72E09" w:rsidP="00B72E09">
      <w:pPr>
        <w:pStyle w:val="Bibliography"/>
        <w:rPr>
          <w:lang w:val="en-GB"/>
        </w:rPr>
      </w:pPr>
      <w:r w:rsidRPr="00B72E09">
        <w:rPr>
          <w:lang w:val="en-GB"/>
        </w:rPr>
        <w:t xml:space="preserve">Blanchard, J.L., Heneghan, R.F., Everett, J.D., Trebilco, R. &amp; Richardson, A.J. (2017). From Bacteria to Whales: Using Functional Size Spectra to Model Marine Ecosystems. </w:t>
      </w:r>
      <w:r w:rsidRPr="00B72E09">
        <w:rPr>
          <w:i/>
          <w:iCs/>
          <w:lang w:val="en-GB"/>
        </w:rPr>
        <w:t>Trends in Ecology &amp; Evolution</w:t>
      </w:r>
      <w:r w:rsidRPr="00B72E09">
        <w:rPr>
          <w:lang w:val="en-GB"/>
        </w:rPr>
        <w:t>, 32, 174–186.</w:t>
      </w:r>
    </w:p>
    <w:p w14:paraId="5BD05361" w14:textId="77777777" w:rsidR="00B72E09" w:rsidRPr="00B72E09" w:rsidRDefault="00B72E09" w:rsidP="00B72E09">
      <w:pPr>
        <w:pStyle w:val="Bibliography"/>
        <w:rPr>
          <w:lang w:val="en-GB"/>
        </w:rPr>
      </w:pPr>
      <w:r w:rsidRPr="00B72E09">
        <w:rPr>
          <w:lang w:val="en-GB"/>
        </w:rPr>
        <w:t xml:space="preserve">Bokma, F. (2004). Evidence against universal metabolic allometry. </w:t>
      </w:r>
      <w:r w:rsidRPr="00B72E09">
        <w:rPr>
          <w:i/>
          <w:iCs/>
          <w:lang w:val="en-GB"/>
        </w:rPr>
        <w:t>Functional Ecology</w:t>
      </w:r>
      <w:r w:rsidRPr="00B72E09">
        <w:rPr>
          <w:lang w:val="en-GB"/>
        </w:rPr>
        <w:t>, 18, 184–187.</w:t>
      </w:r>
    </w:p>
    <w:p w14:paraId="621B85E1" w14:textId="77777777" w:rsidR="00B72E09" w:rsidRPr="00B72E09" w:rsidRDefault="00B72E09" w:rsidP="00B72E09">
      <w:pPr>
        <w:pStyle w:val="Bibliography"/>
        <w:rPr>
          <w:lang w:val="en-GB"/>
        </w:rPr>
      </w:pPr>
      <w:r w:rsidRPr="00B72E09">
        <w:rPr>
          <w:lang w:val="en-GB"/>
        </w:rPr>
        <w:t xml:space="preserve">Brett, J.R. (1971). Energetic Responses of Salmon to Temperature. A Study of Some Thermal Relations in the Physiology and Freshwater Ecology of Sockeye Salmon (Oncorhynchus nerkd). </w:t>
      </w:r>
      <w:r w:rsidRPr="00B72E09">
        <w:rPr>
          <w:i/>
          <w:iCs/>
          <w:lang w:val="en-GB"/>
        </w:rPr>
        <w:t>Integr Comp Biol</w:t>
      </w:r>
      <w:r w:rsidRPr="00B72E09">
        <w:rPr>
          <w:lang w:val="en-GB"/>
        </w:rPr>
        <w:t>, 11, 99–113.</w:t>
      </w:r>
    </w:p>
    <w:p w14:paraId="54EBFA2E" w14:textId="77777777" w:rsidR="00B72E09" w:rsidRPr="00B72E09" w:rsidRDefault="00B72E09" w:rsidP="00B72E09">
      <w:pPr>
        <w:pStyle w:val="Bibliography"/>
        <w:rPr>
          <w:lang w:val="en-GB"/>
        </w:rPr>
      </w:pPr>
      <w:r w:rsidRPr="00B72E09">
        <w:rPr>
          <w:lang w:val="en-GB"/>
        </w:rPr>
        <w:t xml:space="preserve">Brett, J.R., Shelbourn, J.E. &amp; Shoop, C.T. (1969). Growth Rate and Body Composition of Fingerling Sockeye Salmon, Oncorhynchus nerka, in relation to Temperature and Ration Size. </w:t>
      </w:r>
      <w:r w:rsidRPr="00B72E09">
        <w:rPr>
          <w:i/>
          <w:iCs/>
          <w:lang w:val="en-GB"/>
        </w:rPr>
        <w:t>J. Fish. Res. Bd. Can.</w:t>
      </w:r>
      <w:r w:rsidRPr="00B72E09">
        <w:rPr>
          <w:lang w:val="en-GB"/>
        </w:rPr>
        <w:t>, 26, 2363–2394.</w:t>
      </w:r>
    </w:p>
    <w:p w14:paraId="7BE990B2" w14:textId="77777777" w:rsidR="00B72E09" w:rsidRPr="00B72E09" w:rsidRDefault="00B72E09" w:rsidP="00B72E09">
      <w:pPr>
        <w:pStyle w:val="Bibliography"/>
        <w:rPr>
          <w:lang w:val="en-GB"/>
        </w:rPr>
      </w:pPr>
      <w:r w:rsidRPr="00B72E09">
        <w:rPr>
          <w:lang w:val="en-GB"/>
        </w:rPr>
        <w:lastRenderedPageBreak/>
        <w:t xml:space="preserve">Brown, J.H., Gillooly, J.F., Allen, A.P., Savage, V.M. &amp; West, G.B. (2004). Toward a metabolic theory of ecology. </w:t>
      </w:r>
      <w:r w:rsidRPr="00B72E09">
        <w:rPr>
          <w:i/>
          <w:iCs/>
          <w:lang w:val="en-GB"/>
        </w:rPr>
        <w:t>Ecology</w:t>
      </w:r>
      <w:r w:rsidRPr="00B72E09">
        <w:rPr>
          <w:lang w:val="en-GB"/>
        </w:rPr>
        <w:t>, 85, 1771–1789.</w:t>
      </w:r>
    </w:p>
    <w:p w14:paraId="4A6102A3" w14:textId="77777777" w:rsidR="00B72E09" w:rsidRPr="00B72E09" w:rsidRDefault="00B72E09" w:rsidP="00B72E09">
      <w:pPr>
        <w:pStyle w:val="Bibliography"/>
        <w:rPr>
          <w:lang w:val="en-GB"/>
        </w:rPr>
      </w:pPr>
      <w:r w:rsidRPr="00B72E09">
        <w:rPr>
          <w:lang w:val="en-GB"/>
        </w:rPr>
        <w:t xml:space="preserve">Cheung, W.W.L., Sarmiento, J.L., Dunne, J., Frölicher, T.L., Lam, V.W.Y., Deng Palomares, M.L., </w:t>
      </w:r>
      <w:r w:rsidRPr="00B72E09">
        <w:rPr>
          <w:i/>
          <w:iCs/>
          <w:lang w:val="en-GB"/>
        </w:rPr>
        <w:t>et al.</w:t>
      </w:r>
      <w:r w:rsidRPr="00B72E09">
        <w:rPr>
          <w:lang w:val="en-GB"/>
        </w:rPr>
        <w:t xml:space="preserve"> (2013). Shrinking of fishes exacerbates impacts of global ocean changes on marine ecosystems. </w:t>
      </w:r>
      <w:r w:rsidRPr="00B72E09">
        <w:rPr>
          <w:i/>
          <w:iCs/>
          <w:lang w:val="en-GB"/>
        </w:rPr>
        <w:t>Nature Climate Change</w:t>
      </w:r>
      <w:r w:rsidRPr="00B72E09">
        <w:rPr>
          <w:lang w:val="en-GB"/>
        </w:rPr>
        <w:t>, 3, 254–258.</w:t>
      </w:r>
    </w:p>
    <w:p w14:paraId="06AEF85E" w14:textId="77777777" w:rsidR="00B72E09" w:rsidRPr="00B72E09" w:rsidRDefault="00B72E09" w:rsidP="00B72E09">
      <w:pPr>
        <w:pStyle w:val="Bibliography"/>
        <w:rPr>
          <w:lang w:val="en-GB"/>
        </w:rPr>
      </w:pPr>
      <w:r w:rsidRPr="00B72E09">
        <w:rPr>
          <w:lang w:val="en-GB"/>
        </w:rPr>
        <w:t xml:space="preserve">Clarke, A. &amp; Johnston, N.M. (1999). Scaling of metabolic rate with body mass and temperature in teleost fish. </w:t>
      </w:r>
      <w:r w:rsidRPr="00B72E09">
        <w:rPr>
          <w:i/>
          <w:iCs/>
          <w:lang w:val="en-GB"/>
        </w:rPr>
        <w:t>Journal of Animal Ecology</w:t>
      </w:r>
      <w:r w:rsidRPr="00B72E09">
        <w:rPr>
          <w:lang w:val="en-GB"/>
        </w:rPr>
        <w:t>, 68, 893–905.</w:t>
      </w:r>
    </w:p>
    <w:p w14:paraId="017AD6C4" w14:textId="77777777" w:rsidR="00B72E09" w:rsidRPr="00B72E09" w:rsidRDefault="00B72E09" w:rsidP="00B72E09">
      <w:pPr>
        <w:pStyle w:val="Bibliography"/>
        <w:rPr>
          <w:lang w:val="en-GB"/>
        </w:rPr>
      </w:pPr>
      <w:r w:rsidRPr="00B72E09">
        <w:rPr>
          <w:lang w:val="en-GB"/>
        </w:rPr>
        <w:t xml:space="preserve">Daufresne, M., Lengfellner, K. &amp; Sommer, U. (2009). Global warming benefits the small in aquatic ecosystems. </w:t>
      </w:r>
      <w:r w:rsidRPr="00B72E09">
        <w:rPr>
          <w:i/>
          <w:iCs/>
          <w:lang w:val="en-GB"/>
        </w:rPr>
        <w:t>Proceedings of the National Academy of Sciences, USA</w:t>
      </w:r>
      <w:r w:rsidRPr="00B72E09">
        <w:rPr>
          <w:lang w:val="en-GB"/>
        </w:rPr>
        <w:t>, 106, 12788–12793.</w:t>
      </w:r>
    </w:p>
    <w:p w14:paraId="608DBB8C" w14:textId="77777777" w:rsidR="00B72E09" w:rsidRPr="00B72E09" w:rsidRDefault="00B72E09" w:rsidP="00B72E09">
      <w:pPr>
        <w:pStyle w:val="Bibliography"/>
        <w:rPr>
          <w:lang w:val="en-GB"/>
        </w:rPr>
      </w:pPr>
      <w:r w:rsidRPr="00B72E09">
        <w:rPr>
          <w:lang w:val="en-GB"/>
        </w:rPr>
        <w:t xml:space="preserve">Dell, A.I., Pawar, S. &amp; Savage, V.M. (2011). Systematic variation in the temperature dependence of physiological and ecological traits. </w:t>
      </w:r>
      <w:r w:rsidRPr="00B72E09">
        <w:rPr>
          <w:i/>
          <w:iCs/>
          <w:lang w:val="en-GB"/>
        </w:rPr>
        <w:t>Proceedings of the National Academy of Sciences</w:t>
      </w:r>
      <w:r w:rsidRPr="00B72E09">
        <w:rPr>
          <w:lang w:val="en-GB"/>
        </w:rPr>
        <w:t>, 108, 10591–10596.</w:t>
      </w:r>
    </w:p>
    <w:p w14:paraId="3860D95B" w14:textId="77777777" w:rsidR="00B72E09" w:rsidRPr="00B72E09" w:rsidRDefault="00B72E09" w:rsidP="00B72E09">
      <w:pPr>
        <w:pStyle w:val="Bibliography"/>
        <w:rPr>
          <w:lang w:val="en-GB"/>
        </w:rPr>
      </w:pPr>
      <w:r w:rsidRPr="00B72E09">
        <w:rPr>
          <w:lang w:val="en-GB"/>
        </w:rPr>
        <w:t xml:space="preserve">Denderen, D. van, Gislason, H., Heuvel, J. van den &amp; Andersen, K.H. (2020). Global analysis of fish growth rates shows weaker responses to temperature than metabolic predictions. </w:t>
      </w:r>
      <w:r w:rsidRPr="00B72E09">
        <w:rPr>
          <w:i/>
          <w:iCs/>
          <w:lang w:val="en-GB"/>
        </w:rPr>
        <w:t>Global Ecology and Biogeography</w:t>
      </w:r>
      <w:r w:rsidRPr="00B72E09">
        <w:rPr>
          <w:lang w:val="en-GB"/>
        </w:rPr>
        <w:t>, 29, 2203–2213.</w:t>
      </w:r>
    </w:p>
    <w:p w14:paraId="767F41C9" w14:textId="77777777" w:rsidR="00B72E09" w:rsidRPr="00B72E09" w:rsidRDefault="00B72E09" w:rsidP="00B72E09">
      <w:pPr>
        <w:pStyle w:val="Bibliography"/>
        <w:rPr>
          <w:lang w:val="en-GB"/>
        </w:rPr>
      </w:pPr>
      <w:r w:rsidRPr="00B72E09">
        <w:rPr>
          <w:lang w:val="en-GB"/>
        </w:rPr>
        <w:t xml:space="preserve">van Dorst, R.M., Gårdmark, A., Svanbäck, R., Beier, U., Weyhenmeyer, G.A. &amp; Huss, M. (2019). Warmer and browner waters decrease fish biomass production. </w:t>
      </w:r>
      <w:r w:rsidRPr="00B72E09">
        <w:rPr>
          <w:i/>
          <w:iCs/>
          <w:lang w:val="en-GB"/>
        </w:rPr>
        <w:t>Global Change Biology</w:t>
      </w:r>
      <w:r w:rsidRPr="00B72E09">
        <w:rPr>
          <w:lang w:val="en-GB"/>
        </w:rPr>
        <w:t>, 25, 1395–1408.</w:t>
      </w:r>
    </w:p>
    <w:p w14:paraId="0B0BB209" w14:textId="77777777" w:rsidR="00B72E09" w:rsidRPr="00B72E09" w:rsidRDefault="00B72E09" w:rsidP="00B72E09">
      <w:pPr>
        <w:pStyle w:val="Bibliography"/>
        <w:rPr>
          <w:lang w:val="en-GB"/>
        </w:rPr>
      </w:pPr>
      <w:r w:rsidRPr="00B72E09">
        <w:rPr>
          <w:lang w:val="en-GB"/>
        </w:rPr>
        <w:t xml:space="preserve">Downs, C.J., Hayes, J.P. &amp; Tracy, C.R. (2008). Scaling metabolic rate with body mass and inverse body temperature: A test of the Arrhenius fractal supply model. </w:t>
      </w:r>
      <w:r w:rsidRPr="00B72E09">
        <w:rPr>
          <w:i/>
          <w:iCs/>
          <w:lang w:val="en-GB"/>
        </w:rPr>
        <w:t>Functional Ecology</w:t>
      </w:r>
      <w:r w:rsidRPr="00B72E09">
        <w:rPr>
          <w:lang w:val="en-GB"/>
        </w:rPr>
        <w:t>, 22, 239–244.</w:t>
      </w:r>
    </w:p>
    <w:p w14:paraId="5AB9BA0A" w14:textId="77777777" w:rsidR="00B72E09" w:rsidRPr="00B72E09" w:rsidRDefault="00B72E09" w:rsidP="00B72E09">
      <w:pPr>
        <w:pStyle w:val="Bibliography"/>
        <w:rPr>
          <w:lang w:val="en-GB"/>
        </w:rPr>
      </w:pPr>
      <w:r w:rsidRPr="00B72E09">
        <w:rPr>
          <w:lang w:val="en-GB"/>
        </w:rPr>
        <w:t xml:space="preserve">Elliott, J.M. &amp; Hurley, M.A. (1995). The Functional Relationship between Body Size and Growth Rate in Fish. </w:t>
      </w:r>
      <w:r w:rsidRPr="00B72E09">
        <w:rPr>
          <w:i/>
          <w:iCs/>
          <w:lang w:val="en-GB"/>
        </w:rPr>
        <w:t>Functional Ecology</w:t>
      </w:r>
      <w:r w:rsidRPr="00B72E09">
        <w:rPr>
          <w:lang w:val="en-GB"/>
        </w:rPr>
        <w:t>, 9, 625.</w:t>
      </w:r>
    </w:p>
    <w:p w14:paraId="2223095F" w14:textId="77777777" w:rsidR="00B72E09" w:rsidRPr="00B72E09" w:rsidRDefault="00B72E09" w:rsidP="00B72E09">
      <w:pPr>
        <w:pStyle w:val="Bibliography"/>
        <w:rPr>
          <w:lang w:val="en-GB"/>
        </w:rPr>
      </w:pPr>
      <w:r w:rsidRPr="00B72E09">
        <w:rPr>
          <w:lang w:val="en-GB"/>
        </w:rPr>
        <w:t xml:space="preserve">Englund, G., Öhlund, G., Hein, C.L. &amp; Diehl, S. (2011). Temperature dependence of the functional response. </w:t>
      </w:r>
      <w:r w:rsidRPr="00B72E09">
        <w:rPr>
          <w:i/>
          <w:iCs/>
          <w:lang w:val="en-GB"/>
        </w:rPr>
        <w:t>Ecology Letters</w:t>
      </w:r>
      <w:r w:rsidRPr="00B72E09">
        <w:rPr>
          <w:lang w:val="en-GB"/>
        </w:rPr>
        <w:t>, 14, 914–921.</w:t>
      </w:r>
    </w:p>
    <w:p w14:paraId="352B3F07" w14:textId="77777777" w:rsidR="00B72E09" w:rsidRPr="00B72E09" w:rsidRDefault="00B72E09" w:rsidP="00B72E09">
      <w:pPr>
        <w:pStyle w:val="Bibliography"/>
        <w:rPr>
          <w:lang w:val="en-GB"/>
        </w:rPr>
      </w:pPr>
      <w:r w:rsidRPr="00B72E09">
        <w:rPr>
          <w:lang w:val="en-GB"/>
        </w:rPr>
        <w:t xml:space="preserve">Essington, T.E., Kitchell, J.F. &amp; Walters, C.J. (2001). The von Bertalanffy growth function, bioenergetics, and the consumption rates of fish. </w:t>
      </w:r>
      <w:r w:rsidRPr="00B72E09">
        <w:rPr>
          <w:i/>
          <w:iCs/>
          <w:lang w:val="en-GB"/>
        </w:rPr>
        <w:t>Canadian Journal of Fisheries and Aquatic Sciences</w:t>
      </w:r>
      <w:r w:rsidRPr="00B72E09">
        <w:rPr>
          <w:lang w:val="en-GB"/>
        </w:rPr>
        <w:t>, 58, 2129–2138.</w:t>
      </w:r>
    </w:p>
    <w:p w14:paraId="571DCE40" w14:textId="77777777" w:rsidR="00B72E09" w:rsidRPr="00B72E09" w:rsidRDefault="00B72E09" w:rsidP="00B72E09">
      <w:pPr>
        <w:pStyle w:val="Bibliography"/>
        <w:rPr>
          <w:lang w:val="en-GB"/>
        </w:rPr>
      </w:pPr>
      <w:r w:rsidRPr="00B72E09">
        <w:rPr>
          <w:lang w:val="en-GB"/>
        </w:rPr>
        <w:t xml:space="preserve">Fernández-i-Marín, X. (2016). ggmcmc: Analysis of MCMC Samples and Bayesian Inference. </w:t>
      </w:r>
      <w:r w:rsidRPr="00B72E09">
        <w:rPr>
          <w:i/>
          <w:iCs/>
          <w:lang w:val="en-GB"/>
        </w:rPr>
        <w:t>Journal of Statistical Software</w:t>
      </w:r>
      <w:r w:rsidRPr="00B72E09">
        <w:rPr>
          <w:lang w:val="en-GB"/>
        </w:rPr>
        <w:t>, 70, 1–20.</w:t>
      </w:r>
    </w:p>
    <w:p w14:paraId="2D7E5DDE" w14:textId="77777777" w:rsidR="00B72E09" w:rsidRPr="00B72E09" w:rsidRDefault="00B72E09" w:rsidP="00B72E09">
      <w:pPr>
        <w:pStyle w:val="Bibliography"/>
        <w:rPr>
          <w:lang w:val="en-GB"/>
        </w:rPr>
      </w:pPr>
      <w:r w:rsidRPr="00B72E09">
        <w:rPr>
          <w:lang w:val="en-GB"/>
        </w:rPr>
        <w:t xml:space="preserve">Forster, J., Hirst, A.G. &amp; Atkinson, D. (2012). Warming-induced reductions in body size are greater in aquatic than terrestrial species. </w:t>
      </w:r>
      <w:r w:rsidRPr="00B72E09">
        <w:rPr>
          <w:i/>
          <w:iCs/>
          <w:lang w:val="en-GB"/>
        </w:rPr>
        <w:t>PNAS</w:t>
      </w:r>
      <w:r w:rsidRPr="00B72E09">
        <w:rPr>
          <w:lang w:val="en-GB"/>
        </w:rPr>
        <w:t>, 109, 19310–19314.</w:t>
      </w:r>
    </w:p>
    <w:p w14:paraId="63E3E7B6" w14:textId="77777777" w:rsidR="00B72E09" w:rsidRPr="00B72E09" w:rsidRDefault="00B72E09" w:rsidP="00B72E09">
      <w:pPr>
        <w:pStyle w:val="Bibliography"/>
        <w:rPr>
          <w:lang w:val="en-GB"/>
        </w:rPr>
      </w:pPr>
      <w:r w:rsidRPr="00B72E09">
        <w:rPr>
          <w:lang w:val="en-GB"/>
        </w:rPr>
        <w:t xml:space="preserve">Fussmann, K.E., Schwarzmüller, F., Brose, U., Jousset, A. &amp; Rall, B.C. (2014). Ecological stability in response to warming. </w:t>
      </w:r>
      <w:r w:rsidRPr="00B72E09">
        <w:rPr>
          <w:i/>
          <w:iCs/>
          <w:lang w:val="en-GB"/>
        </w:rPr>
        <w:t>Nature Climate Change</w:t>
      </w:r>
      <w:r w:rsidRPr="00B72E09">
        <w:rPr>
          <w:lang w:val="en-GB"/>
        </w:rPr>
        <w:t>, 4, 206–210.</w:t>
      </w:r>
    </w:p>
    <w:p w14:paraId="393D17B2" w14:textId="77777777" w:rsidR="00B72E09" w:rsidRPr="00B72E09" w:rsidRDefault="00B72E09" w:rsidP="00B72E09">
      <w:pPr>
        <w:pStyle w:val="Bibliography"/>
        <w:rPr>
          <w:lang w:val="en-GB"/>
        </w:rPr>
      </w:pPr>
      <w:r w:rsidRPr="00B72E09">
        <w:rPr>
          <w:lang w:val="en-GB"/>
        </w:rPr>
        <w:t xml:space="preserve">Gabry, J., Simpson, D., Vehtari, A., Betancourt, M. &amp; Gelman, A. (2019). Visualization in Bayesian workflow. </w:t>
      </w:r>
      <w:r w:rsidRPr="00B72E09">
        <w:rPr>
          <w:i/>
          <w:iCs/>
          <w:lang w:val="en-GB"/>
        </w:rPr>
        <w:t>J. R. Stat. Soc. A</w:t>
      </w:r>
      <w:r w:rsidRPr="00B72E09">
        <w:rPr>
          <w:lang w:val="en-GB"/>
        </w:rPr>
        <w:t>, 182, 389–402.</w:t>
      </w:r>
    </w:p>
    <w:p w14:paraId="77C2D4B0" w14:textId="77777777" w:rsidR="00B72E09" w:rsidRPr="00B72E09" w:rsidRDefault="00B72E09" w:rsidP="00B72E09">
      <w:pPr>
        <w:pStyle w:val="Bibliography"/>
        <w:rPr>
          <w:lang w:val="en-GB"/>
        </w:rPr>
      </w:pPr>
      <w:r w:rsidRPr="00B72E09">
        <w:rPr>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B72E09">
        <w:rPr>
          <w:i/>
          <w:iCs/>
          <w:lang w:val="en-GB"/>
        </w:rPr>
        <w:t>Aquaculture International</w:t>
      </w:r>
      <w:r w:rsidRPr="00B72E09">
        <w:rPr>
          <w:lang w:val="en-GB"/>
        </w:rPr>
        <w:t>, 19, 131–141.</w:t>
      </w:r>
    </w:p>
    <w:p w14:paraId="086659A7" w14:textId="77777777" w:rsidR="00B72E09" w:rsidRPr="00B72E09" w:rsidRDefault="00B72E09" w:rsidP="00B72E09">
      <w:pPr>
        <w:pStyle w:val="Bibliography"/>
        <w:rPr>
          <w:lang w:val="en-GB"/>
        </w:rPr>
      </w:pPr>
      <w:r w:rsidRPr="00B72E09">
        <w:rPr>
          <w:lang w:val="en-GB"/>
        </w:rPr>
        <w:t xml:space="preserve">Gardner, J.L., Peters, A., Kearney, M.R., Joseph, L. &amp; Heinsohn, R. (2011). Declining body size: a third universal response to warming? </w:t>
      </w:r>
      <w:r w:rsidRPr="00B72E09">
        <w:rPr>
          <w:i/>
          <w:iCs/>
          <w:lang w:val="en-GB"/>
        </w:rPr>
        <w:t>Trends in Ecology &amp; Evolution</w:t>
      </w:r>
      <w:r w:rsidRPr="00B72E09">
        <w:rPr>
          <w:lang w:val="en-GB"/>
        </w:rPr>
        <w:t>, 26, 285–291.</w:t>
      </w:r>
    </w:p>
    <w:p w14:paraId="598A1CEE" w14:textId="77777777" w:rsidR="00B72E09" w:rsidRPr="00B72E09" w:rsidRDefault="00B72E09" w:rsidP="00B72E09">
      <w:pPr>
        <w:pStyle w:val="Bibliography"/>
        <w:rPr>
          <w:lang w:val="en-GB"/>
        </w:rPr>
      </w:pPr>
      <w:r w:rsidRPr="00B72E09">
        <w:rPr>
          <w:lang w:val="en-GB"/>
        </w:rPr>
        <w:t xml:space="preserve">Gelman, A., Carlin, J., Stern, H. &amp; Rubin, D. (2003). </w:t>
      </w:r>
      <w:r w:rsidRPr="00B72E09">
        <w:rPr>
          <w:i/>
          <w:iCs/>
          <w:lang w:val="en-GB"/>
        </w:rPr>
        <w:t>Bayesian Data Analysis. 2nd edition</w:t>
      </w:r>
      <w:r w:rsidRPr="00B72E09">
        <w:rPr>
          <w:lang w:val="en-GB"/>
        </w:rPr>
        <w:t>. Chapman and Hall/CRC, Boca Raton.</w:t>
      </w:r>
    </w:p>
    <w:p w14:paraId="2284B852" w14:textId="77777777" w:rsidR="00B72E09" w:rsidRPr="00B72E09" w:rsidRDefault="00B72E09" w:rsidP="00B72E09">
      <w:pPr>
        <w:pStyle w:val="Bibliography"/>
        <w:rPr>
          <w:lang w:val="en-GB"/>
        </w:rPr>
      </w:pPr>
      <w:r w:rsidRPr="00B72E09">
        <w:rPr>
          <w:lang w:val="en-GB"/>
        </w:rPr>
        <w:lastRenderedPageBreak/>
        <w:t xml:space="preserve">Gelman, A. &amp; Hill, J. (2007). </w:t>
      </w:r>
      <w:r w:rsidRPr="00B72E09">
        <w:rPr>
          <w:i/>
          <w:iCs/>
          <w:lang w:val="en-GB"/>
        </w:rPr>
        <w:t>Data Analysis Using Regression and Multilevel/Hierarchical Models</w:t>
      </w:r>
      <w:r w:rsidRPr="00B72E09">
        <w:rPr>
          <w:lang w:val="en-GB"/>
        </w:rPr>
        <w:t>. Cambridge University Press.</w:t>
      </w:r>
    </w:p>
    <w:p w14:paraId="589FDDCE" w14:textId="77777777" w:rsidR="00B72E09" w:rsidRPr="00B72E09" w:rsidRDefault="00B72E09" w:rsidP="00B72E09">
      <w:pPr>
        <w:pStyle w:val="Bibliography"/>
        <w:rPr>
          <w:lang w:val="en-GB"/>
        </w:rPr>
      </w:pPr>
      <w:r w:rsidRPr="00B72E09">
        <w:rPr>
          <w:lang w:val="en-GB"/>
        </w:rPr>
        <w:t xml:space="preserve">Gillooly, J.F., Brown, J.H., West, G.B., Savage, V.M. &amp; Charnov, E.L. (2001). Effects of size and temperature on metabolic rate. </w:t>
      </w:r>
      <w:r w:rsidRPr="00B72E09">
        <w:rPr>
          <w:i/>
          <w:iCs/>
          <w:lang w:val="en-GB"/>
        </w:rPr>
        <w:t>Science</w:t>
      </w:r>
      <w:r w:rsidRPr="00B72E09">
        <w:rPr>
          <w:lang w:val="en-GB"/>
        </w:rPr>
        <w:t>, 2248-2251.</w:t>
      </w:r>
    </w:p>
    <w:p w14:paraId="080D14A3" w14:textId="77777777" w:rsidR="00B72E09" w:rsidRPr="00B72E09" w:rsidRDefault="00B72E09" w:rsidP="00B72E09">
      <w:pPr>
        <w:pStyle w:val="Bibliography"/>
        <w:rPr>
          <w:lang w:val="en-GB"/>
        </w:rPr>
      </w:pPr>
      <w:r w:rsidRPr="00B72E09">
        <w:rPr>
          <w:lang w:val="en-GB"/>
        </w:rPr>
        <w:t xml:space="preserve">Glazier, D.S. (2005). Beyond the “3/4-power law”: variation in the intra- and interspecific scaling of metabolic rate in animals. </w:t>
      </w:r>
      <w:r w:rsidRPr="00B72E09">
        <w:rPr>
          <w:i/>
          <w:iCs/>
          <w:lang w:val="en-GB"/>
        </w:rPr>
        <w:t>Biological Reviews of the Cambridge Philosophical Society</w:t>
      </w:r>
      <w:r w:rsidRPr="00B72E09">
        <w:rPr>
          <w:lang w:val="en-GB"/>
        </w:rPr>
        <w:t>, 80, 611–662.</w:t>
      </w:r>
    </w:p>
    <w:p w14:paraId="78DD5ACC" w14:textId="77777777" w:rsidR="00B72E09" w:rsidRPr="00B72E09" w:rsidRDefault="00B72E09" w:rsidP="00B72E09">
      <w:pPr>
        <w:pStyle w:val="Bibliography"/>
        <w:rPr>
          <w:lang w:val="en-GB"/>
        </w:rPr>
      </w:pPr>
      <w:r w:rsidRPr="00B72E09">
        <w:rPr>
          <w:lang w:val="en-GB"/>
        </w:rPr>
        <w:t xml:space="preserve">Handeland, S.O., Imsland, A.K. &amp; Stefansson, S.O. (2008). The effect of temperature and fish size on growth, feed intake, food conversion efficiency and stomach evacuation rate of Atlantic salmon post-smolts. </w:t>
      </w:r>
      <w:r w:rsidRPr="00B72E09">
        <w:rPr>
          <w:i/>
          <w:iCs/>
          <w:lang w:val="en-GB"/>
        </w:rPr>
        <w:t>Aquaculture</w:t>
      </w:r>
      <w:r w:rsidRPr="00B72E09">
        <w:rPr>
          <w:lang w:val="en-GB"/>
        </w:rPr>
        <w:t>, 283, 36–42.</w:t>
      </w:r>
    </w:p>
    <w:p w14:paraId="5EF13D0B" w14:textId="77777777" w:rsidR="00B72E09" w:rsidRPr="00B72E09" w:rsidRDefault="00B72E09" w:rsidP="00B72E09">
      <w:pPr>
        <w:pStyle w:val="Bibliography"/>
        <w:rPr>
          <w:lang w:val="en-GB"/>
        </w:rPr>
      </w:pPr>
      <w:r w:rsidRPr="00B72E09">
        <w:rPr>
          <w:lang w:val="en-GB"/>
        </w:rPr>
        <w:t xml:space="preserve">Harrison, X.A., Donaldson, L., Correa-Cano, M.E., Evans, J., Fisher, D.N., Goodwin, C.E.D., </w:t>
      </w:r>
      <w:r w:rsidRPr="00B72E09">
        <w:rPr>
          <w:i/>
          <w:iCs/>
          <w:lang w:val="en-GB"/>
        </w:rPr>
        <w:t>et al.</w:t>
      </w:r>
      <w:r w:rsidRPr="00B72E09">
        <w:rPr>
          <w:lang w:val="en-GB"/>
        </w:rPr>
        <w:t xml:space="preserve"> (2018). A brief introduction to mixed effects modelling and multi-model inference in ecology. </w:t>
      </w:r>
      <w:r w:rsidRPr="00B72E09">
        <w:rPr>
          <w:i/>
          <w:iCs/>
          <w:lang w:val="en-GB"/>
        </w:rPr>
        <w:t>PeerJ</w:t>
      </w:r>
      <w:r w:rsidRPr="00B72E09">
        <w:rPr>
          <w:lang w:val="en-GB"/>
        </w:rPr>
        <w:t>, 6, e4794.</w:t>
      </w:r>
    </w:p>
    <w:p w14:paraId="67BFAF6D" w14:textId="77777777" w:rsidR="00B72E09" w:rsidRPr="00B72E09" w:rsidRDefault="00B72E09" w:rsidP="00B72E09">
      <w:pPr>
        <w:pStyle w:val="Bibliography"/>
        <w:rPr>
          <w:lang w:val="en-GB"/>
        </w:rPr>
      </w:pPr>
      <w:r w:rsidRPr="00B72E09">
        <w:rPr>
          <w:lang w:val="en-GB"/>
        </w:rPr>
        <w:t xml:space="preserve">Hartvig, M., Andersen, K.H. &amp; Beyer, J.E. (2011). Food web framework for size-structured populations. </w:t>
      </w:r>
      <w:r w:rsidRPr="00B72E09">
        <w:rPr>
          <w:i/>
          <w:iCs/>
          <w:lang w:val="en-GB"/>
        </w:rPr>
        <w:t>Journal of Theoretical Biology</w:t>
      </w:r>
      <w:r w:rsidRPr="00B72E09">
        <w:rPr>
          <w:lang w:val="en-GB"/>
        </w:rPr>
        <w:t>, 272, 113–122.</w:t>
      </w:r>
    </w:p>
    <w:p w14:paraId="3FB9E009" w14:textId="77777777" w:rsidR="00B72E09" w:rsidRPr="00B72E09" w:rsidRDefault="00B72E09" w:rsidP="00B72E09">
      <w:pPr>
        <w:pStyle w:val="Bibliography"/>
        <w:rPr>
          <w:lang w:val="en-GB"/>
        </w:rPr>
      </w:pPr>
      <w:r w:rsidRPr="00B72E09">
        <w:rPr>
          <w:lang w:val="en-GB"/>
        </w:rPr>
        <w:t>Heincke, F. (1913). Rapp. Proc. Verb. Réun. ICES 16, 1–70.</w:t>
      </w:r>
    </w:p>
    <w:p w14:paraId="58D48146" w14:textId="77777777" w:rsidR="00B72E09" w:rsidRPr="00B72E09" w:rsidRDefault="00B72E09" w:rsidP="00B72E09">
      <w:pPr>
        <w:pStyle w:val="Bibliography"/>
        <w:rPr>
          <w:lang w:val="en-GB"/>
        </w:rPr>
      </w:pPr>
      <w:r w:rsidRPr="00B72E09">
        <w:rPr>
          <w:lang w:val="en-GB"/>
        </w:rPr>
        <w:t xml:space="preserve">Hepher, B. (1988). </w:t>
      </w:r>
      <w:r w:rsidRPr="00B72E09">
        <w:rPr>
          <w:i/>
          <w:iCs/>
          <w:lang w:val="en-GB"/>
        </w:rPr>
        <w:t>Nutrition of Pond Fishes</w:t>
      </w:r>
      <w:r w:rsidRPr="00B72E09">
        <w:rPr>
          <w:lang w:val="en-GB"/>
        </w:rPr>
        <w:t>. Cambridge University Press.</w:t>
      </w:r>
    </w:p>
    <w:p w14:paraId="6B70499F" w14:textId="77777777" w:rsidR="00B72E09" w:rsidRPr="00B72E09" w:rsidRDefault="00B72E09" w:rsidP="00B72E09">
      <w:pPr>
        <w:pStyle w:val="Bibliography"/>
        <w:rPr>
          <w:lang w:val="en-GB"/>
        </w:rPr>
      </w:pPr>
      <w:r w:rsidRPr="00B72E09">
        <w:rPr>
          <w:lang w:val="en-GB"/>
        </w:rPr>
        <w:t xml:space="preserve">Horne, C.R., Hirst, Andrew.G. &amp; Atkinson, D. (2015). Temperature-size responses match latitudinal-size clines in arthropods, revealing critical differences between aquatic and terrestrial species. </w:t>
      </w:r>
      <w:r w:rsidRPr="00B72E09">
        <w:rPr>
          <w:i/>
          <w:iCs/>
          <w:lang w:val="en-GB"/>
        </w:rPr>
        <w:t>Ecology Letters</w:t>
      </w:r>
      <w:r w:rsidRPr="00B72E09">
        <w:rPr>
          <w:lang w:val="en-GB"/>
        </w:rPr>
        <w:t>, 18, 327–335.</w:t>
      </w:r>
    </w:p>
    <w:p w14:paraId="4DC547E1" w14:textId="77777777" w:rsidR="00B72E09" w:rsidRPr="00B72E09" w:rsidRDefault="00B72E09" w:rsidP="00B72E09">
      <w:pPr>
        <w:pStyle w:val="Bibliography"/>
        <w:rPr>
          <w:lang w:val="en-GB"/>
        </w:rPr>
      </w:pPr>
      <w:r w:rsidRPr="00B72E09">
        <w:rPr>
          <w:lang w:val="en-GB"/>
        </w:rPr>
        <w:t xml:space="preserve">Huey, R.B. &amp; Kingsolver, J.G. (2019). Climate Warming, Resource Availability, and the Metabolic Meltdown of Ectotherms. </w:t>
      </w:r>
      <w:r w:rsidRPr="00B72E09">
        <w:rPr>
          <w:i/>
          <w:iCs/>
          <w:lang w:val="en-GB"/>
        </w:rPr>
        <w:t>The American Naturalist</w:t>
      </w:r>
      <w:r w:rsidRPr="00B72E09">
        <w:rPr>
          <w:lang w:val="en-GB"/>
        </w:rPr>
        <w:t>, 194, E140–E150.</w:t>
      </w:r>
    </w:p>
    <w:p w14:paraId="24636AF7" w14:textId="77777777" w:rsidR="00B72E09" w:rsidRPr="00B72E09" w:rsidRDefault="00B72E09" w:rsidP="00B72E09">
      <w:pPr>
        <w:pStyle w:val="Bibliography"/>
        <w:rPr>
          <w:lang w:val="en-GB"/>
        </w:rPr>
      </w:pPr>
      <w:r w:rsidRPr="00B72E09">
        <w:rPr>
          <w:lang w:val="en-GB"/>
        </w:rPr>
        <w:t xml:space="preserve">Huss, M., Lindmark, M., Jacobson, P., van Dorst, R.M. &amp; Gårdmark, A. (2019). Experimental evidence of gradual size‐dependent shifts in body size and growth of fish in response to warming. </w:t>
      </w:r>
      <w:r w:rsidRPr="00B72E09">
        <w:rPr>
          <w:i/>
          <w:iCs/>
          <w:lang w:val="en-GB"/>
        </w:rPr>
        <w:t>Glob Change Biol</w:t>
      </w:r>
      <w:r w:rsidRPr="00B72E09">
        <w:rPr>
          <w:lang w:val="en-GB"/>
        </w:rPr>
        <w:t>, 25, 2285–2295.</w:t>
      </w:r>
    </w:p>
    <w:p w14:paraId="150B529C" w14:textId="77777777" w:rsidR="00B72E09" w:rsidRPr="00B72E09" w:rsidRDefault="00B72E09" w:rsidP="00B72E09">
      <w:pPr>
        <w:pStyle w:val="Bibliography"/>
        <w:rPr>
          <w:lang w:val="en-GB"/>
        </w:rPr>
      </w:pPr>
      <w:r w:rsidRPr="00B72E09">
        <w:rPr>
          <w:lang w:val="en-GB"/>
        </w:rPr>
        <w:t xml:space="preserve">Ikpewe, I.E., Baudron, A.R., Ponchon, A. &amp; Fernandes, P.G. (2020). Bigger juveniles and smaller adults: Changes in fish size correlate with warming seas. </w:t>
      </w:r>
      <w:r w:rsidRPr="00B72E09">
        <w:rPr>
          <w:i/>
          <w:iCs/>
          <w:lang w:val="en-GB"/>
        </w:rPr>
        <w:t>Journal of Applied Ecology</w:t>
      </w:r>
      <w:r w:rsidRPr="00B72E09">
        <w:rPr>
          <w:lang w:val="en-GB"/>
        </w:rPr>
        <w:t>, Early View.</w:t>
      </w:r>
    </w:p>
    <w:p w14:paraId="6E6CEC15" w14:textId="77777777" w:rsidR="00B72E09" w:rsidRPr="00B72E09" w:rsidRDefault="00B72E09" w:rsidP="00B72E09">
      <w:pPr>
        <w:pStyle w:val="Bibliography"/>
        <w:rPr>
          <w:lang w:val="en-GB"/>
        </w:rPr>
      </w:pPr>
      <w:r w:rsidRPr="00B72E09">
        <w:rPr>
          <w:lang w:val="en-GB"/>
        </w:rPr>
        <w:t xml:space="preserve">Jerde, C.L., Kraskura, K., Eliason, E.J., Csik, S.R., Stier, A.C. &amp; Taper, M.L. (2019). Strong Evidence for an Intraspecific Metabolic Scaling Coefficient Near 0.89 in Fish. </w:t>
      </w:r>
      <w:r w:rsidRPr="00B72E09">
        <w:rPr>
          <w:i/>
          <w:iCs/>
          <w:lang w:val="en-GB"/>
        </w:rPr>
        <w:t>Front. Physiol.</w:t>
      </w:r>
      <w:r w:rsidRPr="00B72E09">
        <w:rPr>
          <w:lang w:val="en-GB"/>
        </w:rPr>
        <w:t>, 10, 1166.</w:t>
      </w:r>
    </w:p>
    <w:p w14:paraId="63A9D16C" w14:textId="77777777" w:rsidR="00B72E09" w:rsidRPr="00B72E09" w:rsidRDefault="00B72E09" w:rsidP="00B72E09">
      <w:pPr>
        <w:pStyle w:val="Bibliography"/>
        <w:rPr>
          <w:lang w:val="en-GB"/>
        </w:rPr>
      </w:pPr>
      <w:r w:rsidRPr="00B72E09">
        <w:rPr>
          <w:lang w:val="en-GB"/>
        </w:rPr>
        <w:t xml:space="preserve">Jobling, M. (1997). Temperature and growth: modulation of growth rate via temperature change. In: </w:t>
      </w:r>
      <w:r w:rsidRPr="00B72E09">
        <w:rPr>
          <w:i/>
          <w:iCs/>
          <w:lang w:val="en-GB"/>
        </w:rPr>
        <w:t>Global Warming: Implications for Freshwater and Marine Fish</w:t>
      </w:r>
      <w:r w:rsidRPr="00B72E09">
        <w:rPr>
          <w:lang w:val="en-GB"/>
        </w:rPr>
        <w:t xml:space="preserve"> (eds. Wood, C.M. &amp; McDonald, D.G.). Cambridge University Press, Cambridge, pp. 225–254.</w:t>
      </w:r>
    </w:p>
    <w:p w14:paraId="04D3F661" w14:textId="77777777" w:rsidR="00B72E09" w:rsidRPr="00B72E09" w:rsidRDefault="00B72E09" w:rsidP="00B72E09">
      <w:pPr>
        <w:pStyle w:val="Bibliography"/>
        <w:rPr>
          <w:lang w:val="en-GB"/>
        </w:rPr>
      </w:pPr>
      <w:r w:rsidRPr="00B72E09">
        <w:rPr>
          <w:lang w:val="en-GB"/>
        </w:rPr>
        <w:t xml:space="preserve">Kearney, M. (2019). Reproductive Hyperallometry Does Not Challenge Mechanistic Growth Models. </w:t>
      </w:r>
      <w:r w:rsidRPr="00B72E09">
        <w:rPr>
          <w:i/>
          <w:iCs/>
          <w:lang w:val="en-GB"/>
        </w:rPr>
        <w:t>Trends in Ecology &amp; Evolution</w:t>
      </w:r>
      <w:r w:rsidRPr="00B72E09">
        <w:rPr>
          <w:lang w:val="en-GB"/>
        </w:rPr>
        <w:t>, 34, 275–276.</w:t>
      </w:r>
    </w:p>
    <w:p w14:paraId="529F880E" w14:textId="77777777" w:rsidR="00B72E09" w:rsidRPr="00B72E09" w:rsidRDefault="00B72E09" w:rsidP="00B72E09">
      <w:pPr>
        <w:pStyle w:val="Bibliography"/>
        <w:rPr>
          <w:lang w:val="en-GB"/>
        </w:rPr>
      </w:pPr>
      <w:r w:rsidRPr="00B72E09">
        <w:rPr>
          <w:lang w:val="en-GB"/>
        </w:rPr>
        <w:t xml:space="preserve">Kitchell, J.F., Stewart, D.J. &amp; Weininger, D. (1977). Applications of a bioenergetics model to yellow perch (Perca flavescens) and walleye (Stizostedion vitreum vitreum). </w:t>
      </w:r>
      <w:r w:rsidRPr="00B72E09">
        <w:rPr>
          <w:i/>
          <w:iCs/>
          <w:lang w:val="en-GB"/>
        </w:rPr>
        <w:t>Journal of the Fisheries Board of Canada</w:t>
      </w:r>
      <w:r w:rsidRPr="00B72E09">
        <w:rPr>
          <w:lang w:val="en-GB"/>
        </w:rPr>
        <w:t>, 34, 1922–1935.</w:t>
      </w:r>
    </w:p>
    <w:p w14:paraId="4D33705B" w14:textId="77777777" w:rsidR="00B72E09" w:rsidRPr="00B72E09" w:rsidRDefault="00B72E09" w:rsidP="00B72E09">
      <w:pPr>
        <w:pStyle w:val="Bibliography"/>
        <w:rPr>
          <w:lang w:val="en-GB"/>
        </w:rPr>
      </w:pPr>
      <w:r w:rsidRPr="00B72E09">
        <w:rPr>
          <w:lang w:val="en-GB"/>
        </w:rPr>
        <w:t xml:space="preserve">Kooijman, S.A.L.M. (1993). </w:t>
      </w:r>
      <w:r w:rsidRPr="00B72E09">
        <w:rPr>
          <w:i/>
          <w:iCs/>
          <w:lang w:val="en-GB"/>
        </w:rPr>
        <w:t>Dynamic energy budgets in biological systems</w:t>
      </w:r>
      <w:r w:rsidRPr="00B72E09">
        <w:rPr>
          <w:lang w:val="en-GB"/>
        </w:rPr>
        <w:t>. Cambridge University Press.</w:t>
      </w:r>
    </w:p>
    <w:p w14:paraId="496A22C8" w14:textId="77777777" w:rsidR="00B72E09" w:rsidRPr="00B72E09" w:rsidRDefault="00B72E09" w:rsidP="00B72E09">
      <w:pPr>
        <w:pStyle w:val="Bibliography"/>
        <w:rPr>
          <w:lang w:val="en-GB"/>
        </w:rPr>
      </w:pPr>
      <w:r w:rsidRPr="00B72E09">
        <w:rPr>
          <w:lang w:val="en-GB"/>
        </w:rPr>
        <w:t xml:space="preserve">Lefevre, S., McKenzie, D.J. &amp; Nilsson, G.E. (2017a). Models projecting the fate of fish populations under climate change need to be based on valid physiological mechanisms. </w:t>
      </w:r>
      <w:r w:rsidRPr="00B72E09">
        <w:rPr>
          <w:i/>
          <w:iCs/>
          <w:lang w:val="en-GB"/>
        </w:rPr>
        <w:t>Global Change Biology</w:t>
      </w:r>
      <w:r w:rsidRPr="00B72E09">
        <w:rPr>
          <w:lang w:val="en-GB"/>
        </w:rPr>
        <w:t>, 23, 3449–3459.</w:t>
      </w:r>
    </w:p>
    <w:p w14:paraId="07C536B0" w14:textId="77777777" w:rsidR="00B72E09" w:rsidRPr="00B72E09" w:rsidRDefault="00B72E09" w:rsidP="00B72E09">
      <w:pPr>
        <w:pStyle w:val="Bibliography"/>
        <w:rPr>
          <w:lang w:val="en-GB"/>
        </w:rPr>
      </w:pPr>
      <w:r w:rsidRPr="00B72E09">
        <w:rPr>
          <w:lang w:val="en-GB"/>
        </w:rPr>
        <w:lastRenderedPageBreak/>
        <w:t xml:space="preserve">Lefevre, S., McKenzie, D.J. &amp; Nilsson, G.E. (2017b). Models projecting the fate of fish populations under climate change need to be based on valid physiological mechanisms. </w:t>
      </w:r>
      <w:r w:rsidRPr="00B72E09">
        <w:rPr>
          <w:i/>
          <w:iCs/>
          <w:lang w:val="en-GB"/>
        </w:rPr>
        <w:t>Global Change Biology</w:t>
      </w:r>
      <w:r w:rsidRPr="00B72E09">
        <w:rPr>
          <w:lang w:val="en-GB"/>
        </w:rPr>
        <w:t>, 23, 3449–3459.</w:t>
      </w:r>
    </w:p>
    <w:p w14:paraId="33CFC439" w14:textId="77777777" w:rsidR="00B72E09" w:rsidRPr="00B72E09" w:rsidRDefault="00B72E09" w:rsidP="00B72E09">
      <w:pPr>
        <w:pStyle w:val="Bibliography"/>
        <w:rPr>
          <w:lang w:val="en-GB"/>
        </w:rPr>
      </w:pPr>
      <w:r w:rsidRPr="00B72E09">
        <w:rPr>
          <w:lang w:val="en-GB"/>
        </w:rPr>
        <w:t xml:space="preserve">Lemoine, N.P. &amp; Burkepile, D.E. (2012). Temperature-induced mismatches between consumption and metabolism reduce consumer fitness. </w:t>
      </w:r>
      <w:r w:rsidRPr="00B72E09">
        <w:rPr>
          <w:i/>
          <w:iCs/>
          <w:lang w:val="en-GB"/>
        </w:rPr>
        <w:t>Ecology</w:t>
      </w:r>
      <w:r w:rsidRPr="00B72E09">
        <w:rPr>
          <w:lang w:val="en-GB"/>
        </w:rPr>
        <w:t>, 93, 2483–2489.</w:t>
      </w:r>
    </w:p>
    <w:p w14:paraId="44A780B8" w14:textId="77777777" w:rsidR="00B72E09" w:rsidRPr="00B72E09" w:rsidRDefault="00B72E09" w:rsidP="00B72E09">
      <w:pPr>
        <w:pStyle w:val="Bibliography"/>
        <w:rPr>
          <w:lang w:val="en-GB"/>
        </w:rPr>
      </w:pPr>
      <w:r w:rsidRPr="00B72E09">
        <w:rPr>
          <w:lang w:val="en-GB"/>
        </w:rPr>
        <w:t xml:space="preserve">Lindmark, M., Huss, M., Ohlberger, J. &amp; Gårdmark, A. (2018). Temperature-dependent body size effects determine population responses to climate warming. </w:t>
      </w:r>
      <w:r w:rsidRPr="00B72E09">
        <w:rPr>
          <w:i/>
          <w:iCs/>
          <w:lang w:val="en-GB"/>
        </w:rPr>
        <w:t>Ecology Letters</w:t>
      </w:r>
      <w:r w:rsidRPr="00B72E09">
        <w:rPr>
          <w:lang w:val="en-GB"/>
        </w:rPr>
        <w:t>, 21, 181–189.</w:t>
      </w:r>
    </w:p>
    <w:p w14:paraId="6901EDA8" w14:textId="77777777" w:rsidR="00B72E09" w:rsidRPr="00B72E09" w:rsidRDefault="00B72E09" w:rsidP="00B72E09">
      <w:pPr>
        <w:pStyle w:val="Bibliography"/>
        <w:rPr>
          <w:lang w:val="en-GB"/>
        </w:rPr>
      </w:pPr>
      <w:r w:rsidRPr="00B72E09">
        <w:rPr>
          <w:lang w:val="en-GB"/>
        </w:rPr>
        <w:t xml:space="preserve">Lindmark, M., Ohlberger, J., Huss, M. &amp; Gårdmark, A. (2019). Size‐based ecological interactions drive food web responses to climate warming. </w:t>
      </w:r>
      <w:r w:rsidRPr="00B72E09">
        <w:rPr>
          <w:i/>
          <w:iCs/>
          <w:lang w:val="en-GB"/>
        </w:rPr>
        <w:t>Ecology Letters</w:t>
      </w:r>
      <w:r w:rsidRPr="00B72E09">
        <w:rPr>
          <w:lang w:val="en-GB"/>
        </w:rPr>
        <w:t>, 22, 778–786.</w:t>
      </w:r>
    </w:p>
    <w:p w14:paraId="0A072592" w14:textId="77777777" w:rsidR="00B72E09" w:rsidRPr="00B72E09" w:rsidRDefault="00B72E09" w:rsidP="00B72E09">
      <w:pPr>
        <w:pStyle w:val="Bibliography"/>
        <w:rPr>
          <w:lang w:val="en-GB"/>
        </w:rPr>
      </w:pPr>
      <w:r w:rsidRPr="00B72E09">
        <w:rPr>
          <w:lang w:val="en-GB"/>
        </w:rPr>
        <w:t xml:space="preserve">Lloret-Lloret, E., Navarro, J., Giménez, J., López, N., Albo-Puigserver, M., Pennino, M.G., </w:t>
      </w:r>
      <w:r w:rsidRPr="00B72E09">
        <w:rPr>
          <w:i/>
          <w:iCs/>
          <w:lang w:val="en-GB"/>
        </w:rPr>
        <w:t>et al.</w:t>
      </w:r>
      <w:r w:rsidRPr="00B72E09">
        <w:rPr>
          <w:lang w:val="en-GB"/>
        </w:rPr>
        <w:t xml:space="preserve"> (2020). The Seasonal Distribution of a Highly Commercial Fish Is Related to Ontogenetic Changes in Its Feeding Strategy. </w:t>
      </w:r>
      <w:r w:rsidRPr="00B72E09">
        <w:rPr>
          <w:i/>
          <w:iCs/>
          <w:lang w:val="en-GB"/>
        </w:rPr>
        <w:t>Front. Mar. Sci.</w:t>
      </w:r>
      <w:r w:rsidRPr="00B72E09">
        <w:rPr>
          <w:lang w:val="en-GB"/>
        </w:rPr>
        <w:t>, 7.</w:t>
      </w:r>
    </w:p>
    <w:p w14:paraId="4F38F5DB" w14:textId="77777777" w:rsidR="00B72E09" w:rsidRPr="00B72E09" w:rsidRDefault="00B72E09" w:rsidP="00B72E09">
      <w:pPr>
        <w:pStyle w:val="Bibliography"/>
        <w:rPr>
          <w:lang w:val="en-GB"/>
        </w:rPr>
      </w:pPr>
      <w:r w:rsidRPr="00B72E09">
        <w:rPr>
          <w:lang w:val="en-GB"/>
        </w:rPr>
        <w:t xml:space="preserve">Lorenzen, K. (1996). The relationship between body weight and natural mortality in juvenile and adult fish: a comparison of natural ecosystems and aquaculture. </w:t>
      </w:r>
      <w:r w:rsidRPr="00B72E09">
        <w:rPr>
          <w:i/>
          <w:iCs/>
          <w:lang w:val="en-GB"/>
        </w:rPr>
        <w:t>Journal of Fish Biology</w:t>
      </w:r>
      <w:r w:rsidRPr="00B72E09">
        <w:rPr>
          <w:lang w:val="en-GB"/>
        </w:rPr>
        <w:t>, 49, 627–642.</w:t>
      </w:r>
    </w:p>
    <w:p w14:paraId="573CA5A7" w14:textId="77777777" w:rsidR="00B72E09" w:rsidRPr="00B72E09" w:rsidRDefault="00B72E09" w:rsidP="00B72E09">
      <w:pPr>
        <w:pStyle w:val="Bibliography"/>
        <w:rPr>
          <w:lang w:val="en-GB"/>
        </w:rPr>
      </w:pPr>
      <w:r w:rsidRPr="00B72E09">
        <w:rPr>
          <w:lang w:val="en-GB"/>
        </w:rPr>
        <w:t xml:space="preserve">Marshall, D.J. &amp; White, C.R. (2019a). Aquatic Life History Trajectories Are Shaped by Selection, Not Oxygen Limitation. </w:t>
      </w:r>
      <w:r w:rsidRPr="00B72E09">
        <w:rPr>
          <w:i/>
          <w:iCs/>
          <w:lang w:val="en-GB"/>
        </w:rPr>
        <w:t>Trends in Ecology &amp; Evolution</w:t>
      </w:r>
      <w:r w:rsidRPr="00B72E09">
        <w:rPr>
          <w:lang w:val="en-GB"/>
        </w:rPr>
        <w:t>, 34, 182–184.</w:t>
      </w:r>
    </w:p>
    <w:p w14:paraId="4CABE25E" w14:textId="77777777" w:rsidR="00B72E09" w:rsidRPr="00B72E09" w:rsidRDefault="00B72E09" w:rsidP="00B72E09">
      <w:pPr>
        <w:pStyle w:val="Bibliography"/>
        <w:rPr>
          <w:lang w:val="en-GB"/>
        </w:rPr>
      </w:pPr>
      <w:r w:rsidRPr="00B72E09">
        <w:rPr>
          <w:lang w:val="en-GB"/>
        </w:rPr>
        <w:t xml:space="preserve">Marshall, D.J. &amp; White, C.R. (2019b). Have We Outgrown the Existing Models of Growth? </w:t>
      </w:r>
      <w:r w:rsidRPr="00B72E09">
        <w:rPr>
          <w:i/>
          <w:iCs/>
          <w:lang w:val="en-GB"/>
        </w:rPr>
        <w:t>Trends in Ecology &amp; Evolution</w:t>
      </w:r>
      <w:r w:rsidRPr="00B72E09">
        <w:rPr>
          <w:lang w:val="en-GB"/>
        </w:rPr>
        <w:t>, 34, 102–111.</w:t>
      </w:r>
    </w:p>
    <w:p w14:paraId="7917FCCC" w14:textId="77777777" w:rsidR="00B72E09" w:rsidRPr="00B72E09" w:rsidRDefault="00B72E09" w:rsidP="00B72E09">
      <w:pPr>
        <w:pStyle w:val="Bibliography"/>
        <w:rPr>
          <w:lang w:val="en-GB"/>
        </w:rPr>
      </w:pPr>
      <w:r w:rsidRPr="00B72E09">
        <w:rPr>
          <w:lang w:val="en-GB"/>
        </w:rPr>
        <w:t xml:space="preserve">Maury, O. &amp; Poggiale, J.-C. (2013). From individuals to populations to communities: A dynamic energy budget model of marine ecosystem size-spectrum including life history diversity. </w:t>
      </w:r>
      <w:r w:rsidRPr="00B72E09">
        <w:rPr>
          <w:i/>
          <w:iCs/>
          <w:lang w:val="en-GB"/>
        </w:rPr>
        <w:t>Journal of Theoretical Biology</w:t>
      </w:r>
      <w:r w:rsidRPr="00B72E09">
        <w:rPr>
          <w:lang w:val="en-GB"/>
        </w:rPr>
        <w:t>, 324, 52–71.</w:t>
      </w:r>
    </w:p>
    <w:p w14:paraId="284A1758" w14:textId="77777777" w:rsidR="00B72E09" w:rsidRPr="00B72E09" w:rsidRDefault="00B72E09" w:rsidP="00B72E09">
      <w:pPr>
        <w:pStyle w:val="Bibliography"/>
        <w:rPr>
          <w:lang w:val="en-GB"/>
        </w:rPr>
      </w:pPr>
      <w:r w:rsidRPr="00B72E09">
        <w:rPr>
          <w:lang w:val="en-GB"/>
        </w:rPr>
        <w:t xml:space="preserve">Morita, K., Fukuwaka, M., Tanimata, N. &amp; Yamamura, O. (2010). Size-dependent thermal preferences in a pelagic fish. </w:t>
      </w:r>
      <w:r w:rsidRPr="00B72E09">
        <w:rPr>
          <w:i/>
          <w:iCs/>
          <w:lang w:val="en-GB"/>
        </w:rPr>
        <w:t>Oikos</w:t>
      </w:r>
      <w:r w:rsidRPr="00B72E09">
        <w:rPr>
          <w:lang w:val="en-GB"/>
        </w:rPr>
        <w:t>, 119, 1265–1272.</w:t>
      </w:r>
    </w:p>
    <w:p w14:paraId="3D6E60E9" w14:textId="77777777" w:rsidR="00B72E09" w:rsidRPr="00B72E09" w:rsidRDefault="00B72E09" w:rsidP="00B72E09">
      <w:pPr>
        <w:pStyle w:val="Bibliography"/>
        <w:rPr>
          <w:lang w:val="en-GB"/>
        </w:rPr>
      </w:pPr>
      <w:r w:rsidRPr="00B72E09">
        <w:rPr>
          <w:lang w:val="en-GB"/>
        </w:rPr>
        <w:t xml:space="preserve">Nelson, J.A. (2016). Oxygen consumption rate v. rate of energy utilization of fishes: a comparison and brief history of the two measurements. </w:t>
      </w:r>
      <w:r w:rsidRPr="00B72E09">
        <w:rPr>
          <w:i/>
          <w:iCs/>
          <w:lang w:val="en-GB"/>
        </w:rPr>
        <w:t>Journal of Fish Biology</w:t>
      </w:r>
      <w:r w:rsidRPr="00B72E09">
        <w:rPr>
          <w:lang w:val="en-GB"/>
        </w:rPr>
        <w:t>, 88, 10–25.</w:t>
      </w:r>
    </w:p>
    <w:p w14:paraId="4E88B198" w14:textId="77777777" w:rsidR="00B72E09" w:rsidRPr="00B72E09" w:rsidRDefault="00B72E09" w:rsidP="00B72E09">
      <w:pPr>
        <w:pStyle w:val="Bibliography"/>
        <w:rPr>
          <w:lang w:val="en-GB"/>
        </w:rPr>
      </w:pPr>
      <w:r w:rsidRPr="00B72E09">
        <w:rPr>
          <w:lang w:val="en-GB"/>
        </w:rPr>
        <w:t xml:space="preserve">Neubauer, P. &amp; Andersen, K.H. (2019). Thermal performance of fish is explained by an interplay between physiology, behaviour and ecology. </w:t>
      </w:r>
      <w:r w:rsidRPr="00B72E09">
        <w:rPr>
          <w:i/>
          <w:iCs/>
          <w:lang w:val="en-GB"/>
        </w:rPr>
        <w:t>Conserv Physiol</w:t>
      </w:r>
      <w:r w:rsidRPr="00B72E09">
        <w:rPr>
          <w:lang w:val="en-GB"/>
        </w:rPr>
        <w:t>, 7.</w:t>
      </w:r>
    </w:p>
    <w:p w14:paraId="6D120416" w14:textId="77777777" w:rsidR="00B72E09" w:rsidRPr="00B72E09" w:rsidRDefault="00B72E09" w:rsidP="00B72E09">
      <w:pPr>
        <w:pStyle w:val="Bibliography"/>
        <w:rPr>
          <w:lang w:val="en-GB"/>
        </w:rPr>
      </w:pPr>
      <w:r w:rsidRPr="00B72E09">
        <w:rPr>
          <w:lang w:val="en-GB"/>
        </w:rPr>
        <w:t xml:space="preserve">Neuenfeldt, S., Bartolino, V., Orio, A., Andersen, K.H., Andersen, N.G., Niiranen, S., </w:t>
      </w:r>
      <w:r w:rsidRPr="00B72E09">
        <w:rPr>
          <w:i/>
          <w:iCs/>
          <w:lang w:val="en-GB"/>
        </w:rPr>
        <w:t>et al.</w:t>
      </w:r>
      <w:r w:rsidRPr="00B72E09">
        <w:rPr>
          <w:lang w:val="en-GB"/>
        </w:rPr>
        <w:t xml:space="preserve"> (2019). Feeding and growth of Atlantic cod (Gadus morhua L.) in the eastern Baltic Sea under environmental change. </w:t>
      </w:r>
      <w:r w:rsidRPr="00B72E09">
        <w:rPr>
          <w:i/>
          <w:iCs/>
          <w:lang w:val="en-GB"/>
        </w:rPr>
        <w:t>ICES Journal of Marine Science</w:t>
      </w:r>
      <w:r w:rsidRPr="00B72E09">
        <w:rPr>
          <w:lang w:val="en-GB"/>
        </w:rPr>
        <w:t>, fsz224.</w:t>
      </w:r>
    </w:p>
    <w:p w14:paraId="6733A119" w14:textId="77777777" w:rsidR="00B72E09" w:rsidRPr="00B72E09" w:rsidRDefault="00B72E09" w:rsidP="00B72E09">
      <w:pPr>
        <w:pStyle w:val="Bibliography"/>
        <w:rPr>
          <w:lang w:val="en-GB"/>
        </w:rPr>
      </w:pPr>
      <w:r w:rsidRPr="00B72E09">
        <w:rPr>
          <w:lang w:val="en-GB"/>
        </w:rPr>
        <w:t xml:space="preserve">Neuheimer, A.B., Thresher, R.E., Lyle, J.M. &amp; Semmens, J.M. (2011). Tolerance limit for fish growth exceeded by warming waters. </w:t>
      </w:r>
      <w:r w:rsidRPr="00B72E09">
        <w:rPr>
          <w:i/>
          <w:iCs/>
          <w:lang w:val="en-GB"/>
        </w:rPr>
        <w:t>Nature Climate Change</w:t>
      </w:r>
      <w:r w:rsidRPr="00B72E09">
        <w:rPr>
          <w:lang w:val="en-GB"/>
        </w:rPr>
        <w:t>, 1, 110–113.</w:t>
      </w:r>
    </w:p>
    <w:p w14:paraId="42B82582" w14:textId="77777777" w:rsidR="00B72E09" w:rsidRPr="00B72E09" w:rsidRDefault="00B72E09" w:rsidP="00B72E09">
      <w:pPr>
        <w:pStyle w:val="Bibliography"/>
        <w:rPr>
          <w:lang w:val="en-GB"/>
        </w:rPr>
      </w:pPr>
      <w:r w:rsidRPr="00B72E09">
        <w:rPr>
          <w:lang w:val="en-GB"/>
        </w:rPr>
        <w:t xml:space="preserve">Ohlberger, J. (2013). Climate warming and ectotherm body size – from individual physiology to community ecology. </w:t>
      </w:r>
      <w:r w:rsidRPr="00B72E09">
        <w:rPr>
          <w:i/>
          <w:iCs/>
          <w:lang w:val="en-GB"/>
        </w:rPr>
        <w:t>Functional Ecology</w:t>
      </w:r>
      <w:r w:rsidRPr="00B72E09">
        <w:rPr>
          <w:lang w:val="en-GB"/>
        </w:rPr>
        <w:t>, 27, 991–1001.</w:t>
      </w:r>
    </w:p>
    <w:p w14:paraId="2D83B582" w14:textId="77777777" w:rsidR="00B72E09" w:rsidRPr="00B72E09" w:rsidRDefault="00B72E09" w:rsidP="00B72E09">
      <w:pPr>
        <w:pStyle w:val="Bibliography"/>
        <w:rPr>
          <w:lang w:val="en-GB"/>
        </w:rPr>
      </w:pPr>
      <w:r w:rsidRPr="00B72E09">
        <w:rPr>
          <w:lang w:val="en-GB"/>
        </w:rPr>
        <w:t xml:space="preserve">Ohlberger, J., Edeline, E., Vollestad, L.A., Stenseth, N.C. &amp; Claessen, D. (2011). Temperature-driven regime shifts in the dynamics of size-structured populations. </w:t>
      </w:r>
      <w:r w:rsidRPr="00B72E09">
        <w:rPr>
          <w:i/>
          <w:iCs/>
          <w:lang w:val="en-GB"/>
        </w:rPr>
        <w:t>The American Naturalist</w:t>
      </w:r>
      <w:r w:rsidRPr="00B72E09">
        <w:rPr>
          <w:lang w:val="en-GB"/>
        </w:rPr>
        <w:t>, 177, 211–223.</w:t>
      </w:r>
    </w:p>
    <w:p w14:paraId="30D7086E" w14:textId="77777777" w:rsidR="00B72E09" w:rsidRPr="00B72E09" w:rsidRDefault="00B72E09" w:rsidP="00B72E09">
      <w:pPr>
        <w:pStyle w:val="Bibliography"/>
        <w:rPr>
          <w:lang w:val="en-GB"/>
        </w:rPr>
      </w:pPr>
      <w:r w:rsidRPr="00B72E09">
        <w:rPr>
          <w:lang w:val="en-GB"/>
        </w:rPr>
        <w:t xml:space="preserve">Ohlberger, J., Mehner, Thomas., Staaks, Georg. &amp; Hölker, Franz. (2012). Intraspecific temperature dependence of the scaling of metabolic rate with body mass in fishes and its ecological implications. </w:t>
      </w:r>
      <w:r w:rsidRPr="00B72E09">
        <w:rPr>
          <w:i/>
          <w:iCs/>
          <w:lang w:val="en-GB"/>
        </w:rPr>
        <w:t>Oikos</w:t>
      </w:r>
      <w:r w:rsidRPr="00B72E09">
        <w:rPr>
          <w:lang w:val="en-GB"/>
        </w:rPr>
        <w:t>, 121, 245–251.</w:t>
      </w:r>
    </w:p>
    <w:p w14:paraId="446B3363" w14:textId="77777777" w:rsidR="00B72E09" w:rsidRPr="00B72E09" w:rsidRDefault="00B72E09" w:rsidP="00B72E09">
      <w:pPr>
        <w:pStyle w:val="Bibliography"/>
        <w:rPr>
          <w:lang w:val="en-GB"/>
        </w:rPr>
      </w:pPr>
      <w:r w:rsidRPr="00B72E09">
        <w:rPr>
          <w:lang w:val="en-GB"/>
        </w:rPr>
        <w:t xml:space="preserve">Ohlberger, J., Staaks, G. &amp; Hölker, F. (2007). Effects of temperature, swimming speed and body mass on standard and active metabolic rate in vendace (Coregonus albula). </w:t>
      </w:r>
      <w:r w:rsidRPr="00B72E09">
        <w:rPr>
          <w:i/>
          <w:iCs/>
          <w:lang w:val="en-GB"/>
        </w:rPr>
        <w:t>Journal of Comparative Physiology, B</w:t>
      </w:r>
      <w:r w:rsidRPr="00B72E09">
        <w:rPr>
          <w:lang w:val="en-GB"/>
        </w:rPr>
        <w:t>, 177, 905–916.</w:t>
      </w:r>
    </w:p>
    <w:p w14:paraId="5F9F251F" w14:textId="77777777" w:rsidR="00B72E09" w:rsidRPr="00B72E09" w:rsidRDefault="00B72E09" w:rsidP="00B72E09">
      <w:pPr>
        <w:pStyle w:val="Bibliography"/>
        <w:rPr>
          <w:lang w:val="en-GB"/>
        </w:rPr>
      </w:pPr>
      <w:r w:rsidRPr="00B72E09">
        <w:rPr>
          <w:lang w:val="en-GB"/>
        </w:rPr>
        <w:lastRenderedPageBreak/>
        <w:t xml:space="preserve">Olmos, M., Payne, M.R., Nevoux, M., Prévost, E., Chaput, G., Pontavice, H.D., </w:t>
      </w:r>
      <w:r w:rsidRPr="00B72E09">
        <w:rPr>
          <w:i/>
          <w:iCs/>
          <w:lang w:val="en-GB"/>
        </w:rPr>
        <w:t>et al.</w:t>
      </w:r>
      <w:r w:rsidRPr="00B72E09">
        <w:rPr>
          <w:lang w:val="en-GB"/>
        </w:rPr>
        <w:t xml:space="preserve"> (2019). Spatial synchrony in the response of a long range migratory species (Salmo salar) to climate change in the North Atlantic Ocean. </w:t>
      </w:r>
      <w:r w:rsidRPr="00B72E09">
        <w:rPr>
          <w:i/>
          <w:iCs/>
          <w:lang w:val="en-GB"/>
        </w:rPr>
        <w:t>Global Change Biology</w:t>
      </w:r>
      <w:r w:rsidRPr="00B72E09">
        <w:rPr>
          <w:lang w:val="en-GB"/>
        </w:rPr>
        <w:t>, 26, 1319–1337.</w:t>
      </w:r>
    </w:p>
    <w:p w14:paraId="775FED07" w14:textId="77777777" w:rsidR="00B72E09" w:rsidRPr="00B72E09" w:rsidRDefault="00B72E09" w:rsidP="00B72E09">
      <w:pPr>
        <w:pStyle w:val="Bibliography"/>
        <w:rPr>
          <w:lang w:val="en-GB"/>
        </w:rPr>
      </w:pPr>
      <w:r w:rsidRPr="00B72E09">
        <w:rPr>
          <w:lang w:val="en-GB"/>
        </w:rPr>
        <w:t xml:space="preserve">Padfield, D., Castledine, M. &amp; Buckling, A. (2020). Temperature-dependent changes to host–parasite interactions alter the thermal performance of a bacterial host. </w:t>
      </w:r>
      <w:r w:rsidRPr="00B72E09">
        <w:rPr>
          <w:i/>
          <w:iCs/>
          <w:lang w:val="en-GB"/>
        </w:rPr>
        <w:t>The ISME Journal</w:t>
      </w:r>
      <w:r w:rsidRPr="00B72E09">
        <w:rPr>
          <w:lang w:val="en-GB"/>
        </w:rPr>
        <w:t>, 14, 389–398.</w:t>
      </w:r>
    </w:p>
    <w:p w14:paraId="36150C6C" w14:textId="77777777" w:rsidR="00B72E09" w:rsidRPr="00B72E09" w:rsidRDefault="00B72E09" w:rsidP="00B72E09">
      <w:pPr>
        <w:pStyle w:val="Bibliography"/>
        <w:rPr>
          <w:lang w:val="en-GB"/>
        </w:rPr>
      </w:pPr>
      <w:r w:rsidRPr="00B72E09">
        <w:rPr>
          <w:lang w:val="en-GB"/>
        </w:rPr>
        <w:t>Panov, V.E. &amp; McQueen, D.J. (1998). Effects of temperature on individual growth rate and body size of a freshwater amphipod, 76, 10.</w:t>
      </w:r>
    </w:p>
    <w:p w14:paraId="608A4DD8" w14:textId="77777777" w:rsidR="00B72E09" w:rsidRPr="00B72E09" w:rsidRDefault="00B72E09" w:rsidP="00B72E09">
      <w:pPr>
        <w:pStyle w:val="Bibliography"/>
        <w:rPr>
          <w:lang w:val="en-GB"/>
        </w:rPr>
      </w:pPr>
      <w:r w:rsidRPr="00B72E09">
        <w:rPr>
          <w:lang w:val="en-GB"/>
        </w:rPr>
        <w:t xml:space="preserve">Pauly, D. (2021). The gill-oxygen limitation theory (GOLT) and its critics. </w:t>
      </w:r>
      <w:r w:rsidRPr="00B72E09">
        <w:rPr>
          <w:i/>
          <w:iCs/>
          <w:lang w:val="en-GB"/>
        </w:rPr>
        <w:t>Science Advances</w:t>
      </w:r>
      <w:r w:rsidRPr="00B72E09">
        <w:rPr>
          <w:lang w:val="en-GB"/>
        </w:rPr>
        <w:t>, 7, eabc6050.</w:t>
      </w:r>
    </w:p>
    <w:p w14:paraId="34D943AB" w14:textId="77777777" w:rsidR="00B72E09" w:rsidRPr="00B72E09" w:rsidRDefault="00B72E09" w:rsidP="00B72E09">
      <w:pPr>
        <w:pStyle w:val="Bibliography"/>
        <w:rPr>
          <w:lang w:val="en-GB"/>
        </w:rPr>
      </w:pPr>
      <w:r w:rsidRPr="00B72E09">
        <w:rPr>
          <w:lang w:val="en-GB"/>
        </w:rPr>
        <w:t xml:space="preserve">Pauly, D. &amp; Cheung, W.W.L. (2018a). On confusing cause and effect in the oxygen limitation of fish. </w:t>
      </w:r>
      <w:r w:rsidRPr="00B72E09">
        <w:rPr>
          <w:i/>
          <w:iCs/>
          <w:lang w:val="en-GB"/>
        </w:rPr>
        <w:t>Global Change Biology</w:t>
      </w:r>
      <w:r w:rsidRPr="00B72E09">
        <w:rPr>
          <w:lang w:val="en-GB"/>
        </w:rPr>
        <w:t>, 24, e743–e744.</w:t>
      </w:r>
    </w:p>
    <w:p w14:paraId="0E05B5B1" w14:textId="77777777" w:rsidR="00B72E09" w:rsidRPr="00B72E09" w:rsidRDefault="00B72E09" w:rsidP="00B72E09">
      <w:pPr>
        <w:pStyle w:val="Bibliography"/>
        <w:rPr>
          <w:lang w:val="en-GB"/>
        </w:rPr>
      </w:pPr>
      <w:r w:rsidRPr="00B72E09">
        <w:rPr>
          <w:lang w:val="en-GB"/>
        </w:rPr>
        <w:t xml:space="preserve">Pauly, D. &amp; Cheung, W.W.L. (2018b). Sound physiological knowledge and principles in modeling shrinking of fishes under climate change. </w:t>
      </w:r>
      <w:r w:rsidRPr="00B72E09">
        <w:rPr>
          <w:i/>
          <w:iCs/>
          <w:lang w:val="en-GB"/>
        </w:rPr>
        <w:t>Global Change Biology</w:t>
      </w:r>
      <w:r w:rsidRPr="00B72E09">
        <w:rPr>
          <w:lang w:val="en-GB"/>
        </w:rPr>
        <w:t>, 24, e15–e26.</w:t>
      </w:r>
    </w:p>
    <w:p w14:paraId="0C17EE1E" w14:textId="77777777" w:rsidR="00B72E09" w:rsidRPr="00B72E09" w:rsidRDefault="00B72E09" w:rsidP="00B72E09">
      <w:pPr>
        <w:pStyle w:val="Bibliography"/>
        <w:rPr>
          <w:lang w:val="en-GB"/>
        </w:rPr>
      </w:pPr>
      <w:r w:rsidRPr="00B72E09">
        <w:rPr>
          <w:lang w:val="en-GB"/>
        </w:rPr>
        <w:t xml:space="preserve">Plummer, M. (2003). JAGS: A program for analysis of Bayesian graphical models using Gibbs sampling. </w:t>
      </w:r>
      <w:r w:rsidRPr="00B72E09">
        <w:rPr>
          <w:i/>
          <w:iCs/>
          <w:lang w:val="en-GB"/>
        </w:rPr>
        <w:t>Working Papers</w:t>
      </w:r>
      <w:r w:rsidRPr="00B72E09">
        <w:rPr>
          <w:lang w:val="en-GB"/>
        </w:rPr>
        <w:t>, 8.</w:t>
      </w:r>
    </w:p>
    <w:p w14:paraId="0D16ABD3" w14:textId="77777777" w:rsidR="00B72E09" w:rsidRPr="00B72E09" w:rsidRDefault="00B72E09" w:rsidP="00B72E09">
      <w:pPr>
        <w:pStyle w:val="Bibliography"/>
        <w:rPr>
          <w:lang w:val="en-GB"/>
        </w:rPr>
      </w:pPr>
      <w:r w:rsidRPr="00B72E09">
        <w:rPr>
          <w:lang w:val="en-GB"/>
        </w:rPr>
        <w:t xml:space="preserve">Plummer, M. (2019). </w:t>
      </w:r>
      <w:r w:rsidRPr="00B72E09">
        <w:rPr>
          <w:i/>
          <w:iCs/>
          <w:lang w:val="en-GB"/>
        </w:rPr>
        <w:t>rjags</w:t>
      </w:r>
      <w:r w:rsidRPr="00B72E09">
        <w:rPr>
          <w:lang w:val="en-GB"/>
        </w:rPr>
        <w:t>.</w:t>
      </w:r>
    </w:p>
    <w:p w14:paraId="39CA7699" w14:textId="77777777" w:rsidR="00B72E09" w:rsidRPr="00B72E09" w:rsidRDefault="00B72E09" w:rsidP="00B72E09">
      <w:pPr>
        <w:pStyle w:val="Bibliography"/>
        <w:rPr>
          <w:lang w:val="en-GB"/>
        </w:rPr>
      </w:pPr>
      <w:r w:rsidRPr="00B72E09">
        <w:rPr>
          <w:lang w:val="en-GB"/>
        </w:rPr>
        <w:t xml:space="preserve">Pörtner, H.O. &amp; Knust, R. (2007). Climate change affects marine fishes through the oxygen limitation of thermal tolerance. </w:t>
      </w:r>
      <w:r w:rsidRPr="00B72E09">
        <w:rPr>
          <w:i/>
          <w:iCs/>
          <w:lang w:val="en-GB"/>
        </w:rPr>
        <w:t>Science</w:t>
      </w:r>
      <w:r w:rsidRPr="00B72E09">
        <w:rPr>
          <w:lang w:val="en-GB"/>
        </w:rPr>
        <w:t>, 315, 95–97.</w:t>
      </w:r>
    </w:p>
    <w:p w14:paraId="2734A739" w14:textId="77777777" w:rsidR="00B72E09" w:rsidRPr="00B72E09" w:rsidRDefault="00B72E09" w:rsidP="00B72E09">
      <w:pPr>
        <w:pStyle w:val="Bibliography"/>
        <w:rPr>
          <w:lang w:val="en-GB"/>
        </w:rPr>
      </w:pPr>
      <w:r w:rsidRPr="00B72E09">
        <w:rPr>
          <w:lang w:val="en-GB"/>
        </w:rPr>
        <w:t xml:space="preserve">Pütter, A. (1920). Studien über physiologische Ähnlichkeit VI. Wachstumsähnlichkeiten. </w:t>
      </w:r>
      <w:r w:rsidRPr="00B72E09">
        <w:rPr>
          <w:i/>
          <w:iCs/>
          <w:lang w:val="en-GB"/>
        </w:rPr>
        <w:t>Pflügers Arch.</w:t>
      </w:r>
      <w:r w:rsidRPr="00B72E09">
        <w:rPr>
          <w:lang w:val="en-GB"/>
        </w:rPr>
        <w:t>, 180, 298–340.</w:t>
      </w:r>
    </w:p>
    <w:p w14:paraId="29FFEECE" w14:textId="77777777" w:rsidR="00B72E09" w:rsidRPr="00B72E09" w:rsidRDefault="00B72E09" w:rsidP="00B72E09">
      <w:pPr>
        <w:pStyle w:val="Bibliography"/>
        <w:rPr>
          <w:lang w:val="en-GB"/>
        </w:rPr>
      </w:pPr>
      <w:r w:rsidRPr="00B72E09">
        <w:rPr>
          <w:lang w:val="en-GB"/>
        </w:rPr>
        <w:t xml:space="preserve">R Core Team. (2020). </w:t>
      </w:r>
      <w:r w:rsidRPr="00B72E09">
        <w:rPr>
          <w:i/>
          <w:iCs/>
          <w:lang w:val="en-GB"/>
        </w:rPr>
        <w:t>R: A Language and Environment for Statistical Computing. R Foundation for Statistical Computing</w:t>
      </w:r>
      <w:r w:rsidRPr="00B72E09">
        <w:rPr>
          <w:lang w:val="en-GB"/>
        </w:rPr>
        <w:t>. Vienna, Austria.</w:t>
      </w:r>
    </w:p>
    <w:p w14:paraId="5A79180C" w14:textId="77777777" w:rsidR="00B72E09" w:rsidRPr="00B72E09" w:rsidRDefault="00B72E09" w:rsidP="00B72E09">
      <w:pPr>
        <w:pStyle w:val="Bibliography"/>
        <w:rPr>
          <w:lang w:val="en-GB"/>
        </w:rPr>
      </w:pPr>
      <w:r w:rsidRPr="00B72E09">
        <w:rPr>
          <w:lang w:val="en-GB"/>
        </w:rPr>
        <w:t xml:space="preserve">Rall, B.C., Brose, U., Hartvig, M., Kalinkat, G., Schwarzmuller, F., Vucic-Pestic, O., </w:t>
      </w:r>
      <w:r w:rsidRPr="00B72E09">
        <w:rPr>
          <w:i/>
          <w:iCs/>
          <w:lang w:val="en-GB"/>
        </w:rPr>
        <w:t>et al.</w:t>
      </w:r>
      <w:r w:rsidRPr="00B72E09">
        <w:rPr>
          <w:lang w:val="en-GB"/>
        </w:rPr>
        <w:t xml:space="preserve"> (2012). Universal temperature and body-mass scaling of feeding rates. </w:t>
      </w:r>
      <w:r w:rsidRPr="00B72E09">
        <w:rPr>
          <w:i/>
          <w:iCs/>
          <w:lang w:val="en-GB"/>
        </w:rPr>
        <w:t>Philosophical Transactions of the Royal Society of London, Series B: Biological Sciences</w:t>
      </w:r>
      <w:r w:rsidRPr="00B72E09">
        <w:rPr>
          <w:lang w:val="en-GB"/>
        </w:rPr>
        <w:t>, 367, 2923–2934.</w:t>
      </w:r>
    </w:p>
    <w:p w14:paraId="729C5B93" w14:textId="77777777" w:rsidR="00B72E09" w:rsidRPr="00B72E09" w:rsidRDefault="00B72E09" w:rsidP="00B72E09">
      <w:pPr>
        <w:pStyle w:val="Bibliography"/>
        <w:rPr>
          <w:lang w:val="en-GB"/>
        </w:rPr>
      </w:pPr>
      <w:r w:rsidRPr="00B72E09">
        <w:rPr>
          <w:lang w:val="en-GB"/>
        </w:rPr>
        <w:t xml:space="preserve">Rall, B.C., Vucic‐Pestic, O., Ehnes, R.B., Emmerson, M. &amp; Brose, U. (2010a). Temperature, predator–prey interaction strength and population stability. </w:t>
      </w:r>
      <w:r w:rsidRPr="00B72E09">
        <w:rPr>
          <w:i/>
          <w:iCs/>
          <w:lang w:val="en-GB"/>
        </w:rPr>
        <w:t>Global Change Biology</w:t>
      </w:r>
      <w:r w:rsidRPr="00B72E09">
        <w:rPr>
          <w:lang w:val="en-GB"/>
        </w:rPr>
        <w:t>, 16, 2145–2157.</w:t>
      </w:r>
    </w:p>
    <w:p w14:paraId="737200B9" w14:textId="77777777" w:rsidR="00B72E09" w:rsidRPr="00B72E09" w:rsidRDefault="00B72E09" w:rsidP="00B72E09">
      <w:pPr>
        <w:pStyle w:val="Bibliography"/>
        <w:rPr>
          <w:lang w:val="en-GB"/>
        </w:rPr>
      </w:pPr>
      <w:r w:rsidRPr="00B72E09">
        <w:rPr>
          <w:lang w:val="en-GB"/>
        </w:rPr>
        <w:t xml:space="preserve">Rall, B.C., Vucic-Pestic, O., Ehnes, R.B., Emmerson, M. &amp; Brose, U. (2010b). Temperature, predator-prey interaction strength and population stability. </w:t>
      </w:r>
      <w:r w:rsidRPr="00B72E09">
        <w:rPr>
          <w:i/>
          <w:iCs/>
          <w:lang w:val="en-GB"/>
        </w:rPr>
        <w:t>Global Change Biology</w:t>
      </w:r>
      <w:r w:rsidRPr="00B72E09">
        <w:rPr>
          <w:lang w:val="en-GB"/>
        </w:rPr>
        <w:t>, 16, 2145–2157.</w:t>
      </w:r>
    </w:p>
    <w:p w14:paraId="7792AFD1" w14:textId="77777777" w:rsidR="00B72E09" w:rsidRPr="00B72E09" w:rsidRDefault="00B72E09" w:rsidP="00B72E09">
      <w:pPr>
        <w:pStyle w:val="Bibliography"/>
        <w:rPr>
          <w:lang w:val="en-GB"/>
        </w:rPr>
      </w:pPr>
      <w:r w:rsidRPr="00B72E09">
        <w:rPr>
          <w:lang w:val="en-GB"/>
        </w:rPr>
        <w:t xml:space="preserve">van Rijn, I., Buba, Y., DeLong, J., Kiflawi, M. &amp; Belmaker, J. (2017). Large but uneven reduction in fish size across species in relation to changing sea temperatures. </w:t>
      </w:r>
      <w:r w:rsidRPr="00B72E09">
        <w:rPr>
          <w:i/>
          <w:iCs/>
          <w:lang w:val="en-GB"/>
        </w:rPr>
        <w:t>Global Change Biology</w:t>
      </w:r>
      <w:r w:rsidRPr="00B72E09">
        <w:rPr>
          <w:lang w:val="en-GB"/>
        </w:rPr>
        <w:t>, 23, 3667–3674.</w:t>
      </w:r>
    </w:p>
    <w:p w14:paraId="516FD372" w14:textId="77777777" w:rsidR="00B72E09" w:rsidRPr="00B72E09" w:rsidRDefault="00B72E09" w:rsidP="00B72E09">
      <w:pPr>
        <w:pStyle w:val="Bibliography"/>
        <w:rPr>
          <w:lang w:val="en-GB"/>
        </w:rPr>
      </w:pPr>
      <w:r w:rsidRPr="00B72E09">
        <w:rPr>
          <w:lang w:val="en-GB"/>
        </w:rPr>
        <w:t xml:space="preserve">Rijnsdorp, A.D. &amp; Ibelings, B. (1989). Sexual dimorphism in the energetics of reproduction and growth of North Sea plaice, Pleuronectes platessa L. </w:t>
      </w:r>
      <w:r w:rsidRPr="00B72E09">
        <w:rPr>
          <w:i/>
          <w:iCs/>
          <w:lang w:val="en-GB"/>
        </w:rPr>
        <w:t>Journal of Fish Biology</w:t>
      </w:r>
      <w:r w:rsidRPr="00B72E09">
        <w:rPr>
          <w:lang w:val="en-GB"/>
        </w:rPr>
        <w:t>, 35, 401–415.</w:t>
      </w:r>
    </w:p>
    <w:p w14:paraId="4A0F9341" w14:textId="77777777" w:rsidR="00B72E09" w:rsidRPr="00B72E09" w:rsidRDefault="00B72E09" w:rsidP="00B72E09">
      <w:pPr>
        <w:pStyle w:val="Bibliography"/>
        <w:rPr>
          <w:lang w:val="en-GB"/>
        </w:rPr>
      </w:pPr>
      <w:r w:rsidRPr="00B72E09">
        <w:rPr>
          <w:lang w:val="en-GB"/>
        </w:rPr>
        <w:t xml:space="preserve">Rohatgi, A. (2012). </w:t>
      </w:r>
      <w:r w:rsidRPr="00B72E09">
        <w:rPr>
          <w:i/>
          <w:iCs/>
          <w:lang w:val="en-GB"/>
        </w:rPr>
        <w:t>WebPlotDigitalizer: HTML5 based online tool to extract numerical data from plot images. Version 4.1. [WWW document] URL https://automeris.io/WebPlotDigitizer (accessed on January 2019).</w:t>
      </w:r>
    </w:p>
    <w:p w14:paraId="52911275" w14:textId="77777777" w:rsidR="00B72E09" w:rsidRPr="00B72E09" w:rsidRDefault="00B72E09" w:rsidP="00B72E09">
      <w:pPr>
        <w:pStyle w:val="Bibliography"/>
        <w:rPr>
          <w:lang w:val="en-GB"/>
        </w:rPr>
      </w:pPr>
      <w:r w:rsidRPr="00B72E09">
        <w:rPr>
          <w:lang w:val="en-GB"/>
        </w:rPr>
        <w:t xml:space="preserve">de Roos, A.M. &amp; Persson, L. (2001). Physiologically structured models – from versatile technique to ecological theory. </w:t>
      </w:r>
      <w:r w:rsidRPr="00B72E09">
        <w:rPr>
          <w:i/>
          <w:iCs/>
          <w:lang w:val="en-GB"/>
        </w:rPr>
        <w:t>Oikos</w:t>
      </w:r>
      <w:r w:rsidRPr="00B72E09">
        <w:rPr>
          <w:lang w:val="en-GB"/>
        </w:rPr>
        <w:t>, 94, 51–71.</w:t>
      </w:r>
    </w:p>
    <w:p w14:paraId="227DF749" w14:textId="77777777" w:rsidR="00B72E09" w:rsidRPr="00B72E09" w:rsidRDefault="00B72E09" w:rsidP="00B72E09">
      <w:pPr>
        <w:pStyle w:val="Bibliography"/>
        <w:rPr>
          <w:lang w:val="en-GB"/>
        </w:rPr>
      </w:pPr>
      <w:r w:rsidRPr="00B72E09">
        <w:rPr>
          <w:lang w:val="en-GB"/>
        </w:rPr>
        <w:t xml:space="preserve">Savage, V.M., Gillooly, J.F., Brown, J.H., West, G.B. &amp; Charnov, E.L. (2004). Effects of body size and temperature on population growth. </w:t>
      </w:r>
      <w:r w:rsidRPr="00B72E09">
        <w:rPr>
          <w:i/>
          <w:iCs/>
          <w:lang w:val="en-GB"/>
        </w:rPr>
        <w:t>The American Naturalist</w:t>
      </w:r>
      <w:r w:rsidRPr="00B72E09">
        <w:rPr>
          <w:lang w:val="en-GB"/>
        </w:rPr>
        <w:t>, 163, 429–441.</w:t>
      </w:r>
    </w:p>
    <w:p w14:paraId="55846AC2" w14:textId="77777777" w:rsidR="00B72E09" w:rsidRPr="00B72E09" w:rsidRDefault="00B72E09" w:rsidP="00B72E09">
      <w:pPr>
        <w:pStyle w:val="Bibliography"/>
        <w:rPr>
          <w:lang w:val="en-GB"/>
        </w:rPr>
      </w:pPr>
      <w:r w:rsidRPr="00B72E09">
        <w:rPr>
          <w:lang w:val="en-GB"/>
        </w:rPr>
        <w:lastRenderedPageBreak/>
        <w:t xml:space="preserve">Schielzeth, H. (2010). Simple means to improve the interpretability of regression coefficients: Interpretation of regression coefficients. </w:t>
      </w:r>
      <w:r w:rsidRPr="00B72E09">
        <w:rPr>
          <w:i/>
          <w:iCs/>
          <w:lang w:val="en-GB"/>
        </w:rPr>
        <w:t>Methods in Ecology and Evolution</w:t>
      </w:r>
      <w:r w:rsidRPr="00B72E09">
        <w:rPr>
          <w:lang w:val="en-GB"/>
        </w:rPr>
        <w:t>, 1, 103–113.</w:t>
      </w:r>
    </w:p>
    <w:p w14:paraId="54007A01" w14:textId="77777777" w:rsidR="00B72E09" w:rsidRPr="00B72E09" w:rsidRDefault="00B72E09" w:rsidP="00B72E09">
      <w:pPr>
        <w:pStyle w:val="Bibliography"/>
        <w:rPr>
          <w:lang w:val="en-GB"/>
        </w:rPr>
      </w:pPr>
      <w:r w:rsidRPr="00B72E09">
        <w:rPr>
          <w:lang w:val="en-GB"/>
        </w:rPr>
        <w:t xml:space="preserve">Schoolfield, R.M., Sharpe, P.J.H. &amp; Magnuson, C.E. (1981). Non-linear regression of biological temperature-dependent rate models based on absolute reaction-rate theory. </w:t>
      </w:r>
      <w:r w:rsidRPr="00B72E09">
        <w:rPr>
          <w:i/>
          <w:iCs/>
          <w:lang w:val="en-GB"/>
        </w:rPr>
        <w:t>Journal of Theoretical Biology</w:t>
      </w:r>
      <w:r w:rsidRPr="00B72E09">
        <w:rPr>
          <w:lang w:val="en-GB"/>
        </w:rPr>
        <w:t>, 88, 719–731.</w:t>
      </w:r>
    </w:p>
    <w:p w14:paraId="315556ED" w14:textId="77777777" w:rsidR="00B72E09" w:rsidRPr="00B72E09" w:rsidRDefault="00B72E09" w:rsidP="00B72E09">
      <w:pPr>
        <w:pStyle w:val="Bibliography"/>
        <w:rPr>
          <w:lang w:val="en-GB"/>
        </w:rPr>
      </w:pPr>
      <w:r w:rsidRPr="00B72E09">
        <w:rPr>
          <w:lang w:val="en-GB"/>
        </w:rPr>
        <w:t xml:space="preserve">Steinarsson, A. &amp; Imsland, A.K. (2003). Size dependent variation in optimum growth temperature of red abalone (Haliotis rufescens). </w:t>
      </w:r>
      <w:r w:rsidRPr="00B72E09">
        <w:rPr>
          <w:i/>
          <w:iCs/>
          <w:lang w:val="en-GB"/>
        </w:rPr>
        <w:t>Aquaculture</w:t>
      </w:r>
      <w:r w:rsidRPr="00B72E09">
        <w:rPr>
          <w:lang w:val="en-GB"/>
        </w:rPr>
        <w:t>, 224, 353–362.</w:t>
      </w:r>
    </w:p>
    <w:p w14:paraId="31F47E6B" w14:textId="77777777" w:rsidR="00B72E09" w:rsidRPr="00B72E09" w:rsidRDefault="00B72E09" w:rsidP="00B72E09">
      <w:pPr>
        <w:pStyle w:val="Bibliography"/>
        <w:rPr>
          <w:lang w:val="en-GB"/>
        </w:rPr>
      </w:pPr>
      <w:r w:rsidRPr="00B72E09">
        <w:rPr>
          <w:lang w:val="en-GB"/>
        </w:rPr>
        <w:t xml:space="preserve">Thresher, R.E., Koslow, J.A., Morison, A.K. &amp; Smith, D.C. (2007). Depth-mediated reversal of the effects of climate change on long-term growth rates of exploited marine fish. </w:t>
      </w:r>
      <w:r w:rsidRPr="00B72E09">
        <w:rPr>
          <w:i/>
          <w:iCs/>
          <w:lang w:val="en-GB"/>
        </w:rPr>
        <w:t>Proceedings of the National Academy of Sciences, USA</w:t>
      </w:r>
      <w:r w:rsidRPr="00B72E09">
        <w:rPr>
          <w:lang w:val="en-GB"/>
        </w:rPr>
        <w:t>, 104, 7461–7465.</w:t>
      </w:r>
    </w:p>
    <w:p w14:paraId="0BA28AD1" w14:textId="77777777" w:rsidR="00B72E09" w:rsidRPr="00B72E09" w:rsidRDefault="00B72E09" w:rsidP="00B72E09">
      <w:pPr>
        <w:pStyle w:val="Bibliography"/>
        <w:rPr>
          <w:lang w:val="en-GB"/>
        </w:rPr>
      </w:pPr>
      <w:r w:rsidRPr="00B72E09">
        <w:rPr>
          <w:lang w:val="en-GB"/>
        </w:rPr>
        <w:t xml:space="preserve">Uiterwaal, S.F. &amp; DeLong, J.P. (2020). Functional responses are maximized at intermediate temperatures. </w:t>
      </w:r>
      <w:r w:rsidRPr="00B72E09">
        <w:rPr>
          <w:i/>
          <w:iCs/>
          <w:lang w:val="en-GB"/>
        </w:rPr>
        <w:t>Ecology</w:t>
      </w:r>
      <w:r w:rsidRPr="00B72E09">
        <w:rPr>
          <w:lang w:val="en-GB"/>
        </w:rPr>
        <w:t>, n/a.</w:t>
      </w:r>
    </w:p>
    <w:p w14:paraId="75B43363" w14:textId="77777777" w:rsidR="00B72E09" w:rsidRPr="00B72E09" w:rsidRDefault="00B72E09" w:rsidP="00B72E09">
      <w:pPr>
        <w:pStyle w:val="Bibliography"/>
        <w:rPr>
          <w:lang w:val="en-GB"/>
        </w:rPr>
      </w:pPr>
      <w:r w:rsidRPr="00B72E09">
        <w:rPr>
          <w:lang w:val="en-GB"/>
        </w:rPr>
        <w:t xml:space="preserve">Ursin, E. (1967). A Mathematical Model of Some Aspects of Fish Growth, Respiration, and Mortality. </w:t>
      </w:r>
      <w:r w:rsidRPr="00B72E09">
        <w:rPr>
          <w:i/>
          <w:iCs/>
          <w:lang w:val="en-GB"/>
        </w:rPr>
        <w:t>Journal of the Fisheries Research Board of Canada</w:t>
      </w:r>
      <w:r w:rsidRPr="00B72E09">
        <w:rPr>
          <w:lang w:val="en-GB"/>
        </w:rPr>
        <w:t>, 24, 2355–2453.</w:t>
      </w:r>
    </w:p>
    <w:p w14:paraId="1D245766" w14:textId="77777777" w:rsidR="00B72E09" w:rsidRPr="00B72E09" w:rsidRDefault="00B72E09" w:rsidP="00B72E09">
      <w:pPr>
        <w:pStyle w:val="Bibliography"/>
        <w:rPr>
          <w:lang w:val="en-GB"/>
        </w:rPr>
      </w:pPr>
      <w:r w:rsidRPr="00B72E09">
        <w:rPr>
          <w:lang w:val="en-GB"/>
        </w:rPr>
        <w:t xml:space="preserve">Vasseur, D.A. &amp; McCann, K.S. (2005). A mechanistic approach for modelling temperature-dependent consumer-resource dynamics. </w:t>
      </w:r>
      <w:r w:rsidRPr="00B72E09">
        <w:rPr>
          <w:i/>
          <w:iCs/>
          <w:lang w:val="en-GB"/>
        </w:rPr>
        <w:t>The American Naturalist</w:t>
      </w:r>
      <w:r w:rsidRPr="00B72E09">
        <w:rPr>
          <w:lang w:val="en-GB"/>
        </w:rPr>
        <w:t>, 166, 184–198.</w:t>
      </w:r>
    </w:p>
    <w:p w14:paraId="1639B667" w14:textId="77777777" w:rsidR="00B72E09" w:rsidRPr="00B72E09" w:rsidRDefault="00B72E09" w:rsidP="00B72E09">
      <w:pPr>
        <w:pStyle w:val="Bibliography"/>
        <w:rPr>
          <w:lang w:val="en-GB"/>
        </w:rPr>
      </w:pPr>
      <w:r w:rsidRPr="00B72E09">
        <w:rPr>
          <w:lang w:val="en-GB"/>
        </w:rPr>
        <w:t xml:space="preserve">Vehtari, A., Gelman, A. &amp; Gabry, J. (2017). Practical Bayesian model evaluation using leave-one-out cross-validation and WAIC. </w:t>
      </w:r>
      <w:r w:rsidRPr="00B72E09">
        <w:rPr>
          <w:i/>
          <w:iCs/>
          <w:lang w:val="en-GB"/>
        </w:rPr>
        <w:t>Stat Comput</w:t>
      </w:r>
      <w:r w:rsidRPr="00B72E09">
        <w:rPr>
          <w:lang w:val="en-GB"/>
        </w:rPr>
        <w:t>, 27, 1413–1432.</w:t>
      </w:r>
    </w:p>
    <w:p w14:paraId="3F1758CC" w14:textId="77777777" w:rsidR="00B72E09" w:rsidRPr="00B72E09" w:rsidRDefault="00B72E09" w:rsidP="00B72E09">
      <w:pPr>
        <w:pStyle w:val="Bibliography"/>
        <w:rPr>
          <w:lang w:val="en-GB"/>
        </w:rPr>
      </w:pPr>
      <w:r w:rsidRPr="00B72E09">
        <w:rPr>
          <w:lang w:val="en-GB"/>
        </w:rPr>
        <w:t xml:space="preserve">Wang, H.-Y., Shen, S.-F., Chen, Y.-S., Kiang, Y.-K. &amp; Heino, M. (2020). Life histories determine divergent population trends for fishes under climate warming. </w:t>
      </w:r>
      <w:r w:rsidRPr="00B72E09">
        <w:rPr>
          <w:i/>
          <w:iCs/>
          <w:lang w:val="en-GB"/>
        </w:rPr>
        <w:t>Nature Communications</w:t>
      </w:r>
      <w:r w:rsidRPr="00B72E09">
        <w:rPr>
          <w:lang w:val="en-GB"/>
        </w:rPr>
        <w:t>, 11, 4088.</w:t>
      </w:r>
    </w:p>
    <w:p w14:paraId="7DB6599B" w14:textId="77777777" w:rsidR="00B72E09" w:rsidRPr="00B72E09" w:rsidRDefault="00B72E09" w:rsidP="00B72E09">
      <w:pPr>
        <w:pStyle w:val="Bibliography"/>
        <w:rPr>
          <w:lang w:val="en-GB"/>
        </w:rPr>
      </w:pPr>
      <w:r w:rsidRPr="00B72E09">
        <w:rPr>
          <w:lang w:val="en-GB"/>
        </w:rPr>
        <w:t xml:space="preserve">Watanabe, S. (2013). A Widely Applicable Bayesian Information Criterion. </w:t>
      </w:r>
      <w:r w:rsidRPr="00B72E09">
        <w:rPr>
          <w:i/>
          <w:iCs/>
          <w:lang w:val="en-GB"/>
        </w:rPr>
        <w:t>Journal of Machine Learning Research</w:t>
      </w:r>
      <w:r w:rsidRPr="00B72E09">
        <w:rPr>
          <w:lang w:val="en-GB"/>
        </w:rPr>
        <w:t>, 14, 867–897.</w:t>
      </w:r>
    </w:p>
    <w:p w14:paraId="579884CC" w14:textId="77777777" w:rsidR="00B72E09" w:rsidRPr="00B72E09" w:rsidRDefault="00B72E09" w:rsidP="00B72E09">
      <w:pPr>
        <w:pStyle w:val="Bibliography"/>
        <w:rPr>
          <w:lang w:val="en-GB"/>
        </w:rPr>
      </w:pPr>
      <w:r w:rsidRPr="00B72E09">
        <w:rPr>
          <w:lang w:val="en-GB"/>
        </w:rPr>
        <w:t xml:space="preserve">Werner, E.E. &amp; Hall, D.J. (1988). Ontogenetic Habitat Shifts in Bluegill: The Foraging Rate-Predation Risk Trade-off. </w:t>
      </w:r>
      <w:r w:rsidRPr="00B72E09">
        <w:rPr>
          <w:i/>
          <w:iCs/>
          <w:lang w:val="en-GB"/>
        </w:rPr>
        <w:t>Ecology</w:t>
      </w:r>
      <w:r w:rsidRPr="00B72E09">
        <w:rPr>
          <w:lang w:val="en-GB"/>
        </w:rPr>
        <w:t>, 69, 1352–1366.</w:t>
      </w:r>
    </w:p>
    <w:p w14:paraId="112B58C2" w14:textId="77777777" w:rsidR="00B72E09" w:rsidRPr="00B72E09" w:rsidRDefault="00B72E09" w:rsidP="00B72E09">
      <w:pPr>
        <w:pStyle w:val="Bibliography"/>
        <w:rPr>
          <w:lang w:val="en-GB"/>
        </w:rPr>
      </w:pPr>
      <w:r w:rsidRPr="00B72E09">
        <w:rPr>
          <w:lang w:val="en-GB"/>
        </w:rPr>
        <w:t xml:space="preserve">Wickham, H. (2017). </w:t>
      </w:r>
      <w:r w:rsidRPr="00B72E09">
        <w:rPr>
          <w:i/>
          <w:iCs/>
          <w:lang w:val="en-GB"/>
        </w:rPr>
        <w:t>tidyverse: Easily Install and Load the “Tidyverse.”</w:t>
      </w:r>
    </w:p>
    <w:p w14:paraId="46F8CB5D" w14:textId="77777777" w:rsidR="00B72E09" w:rsidRPr="00B72E09" w:rsidRDefault="00B72E09" w:rsidP="00B72E09">
      <w:pPr>
        <w:pStyle w:val="Bibliography"/>
        <w:rPr>
          <w:lang w:val="en-GB"/>
        </w:rPr>
      </w:pPr>
      <w:r w:rsidRPr="00B72E09">
        <w:rPr>
          <w:lang w:val="en-GB"/>
        </w:rPr>
        <w:t xml:space="preserve">Wyban, J., Walsh, W.A. &amp; Godin, D.M. (1995). Temperature effects on growth, feeding rate and feed conversion of the Pacific white shrimp (Penaeus vannamei). </w:t>
      </w:r>
      <w:r w:rsidRPr="00B72E09">
        <w:rPr>
          <w:i/>
          <w:iCs/>
          <w:lang w:val="en-GB"/>
        </w:rPr>
        <w:t>Aquaculture</w:t>
      </w:r>
      <w:r w:rsidRPr="00B72E09">
        <w:rPr>
          <w:lang w:val="en-GB"/>
        </w:rPr>
        <w:t>, 138, 267–279.</w:t>
      </w:r>
    </w:p>
    <w:p w14:paraId="519E942A" w14:textId="77777777" w:rsidR="00B72E09" w:rsidRPr="00B72E09" w:rsidRDefault="00B72E09" w:rsidP="00B72E09">
      <w:pPr>
        <w:pStyle w:val="Bibliography"/>
        <w:rPr>
          <w:lang w:val="en-GB"/>
        </w:rPr>
      </w:pPr>
      <w:r w:rsidRPr="00B72E09">
        <w:rPr>
          <w:lang w:val="en-GB"/>
        </w:rPr>
        <w:t xml:space="preserve">Xie, Xiaojun. &amp; Sun, Ruyung. (1990). The Bioenergetics of the Southern Catfish (Silurus meridionalis Chen). I. Resting Metabolic Rate as a Function of Body Weight and Temperature. </w:t>
      </w:r>
      <w:r w:rsidRPr="00B72E09">
        <w:rPr>
          <w:i/>
          <w:iCs/>
          <w:lang w:val="en-GB"/>
        </w:rPr>
        <w:t>Physiological Zoology</w:t>
      </w:r>
      <w:r w:rsidRPr="00B72E09">
        <w:rPr>
          <w:lang w:val="en-GB"/>
        </w:rPr>
        <w:t>, 63, 1181–1195.</w:t>
      </w:r>
    </w:p>
    <w:p w14:paraId="4BA6DFE1" w14:textId="77777777" w:rsidR="00B72E09" w:rsidRPr="00B72E09" w:rsidRDefault="00B72E09" w:rsidP="00B72E09">
      <w:pPr>
        <w:pStyle w:val="Bibliography"/>
        <w:rPr>
          <w:lang w:val="en-GB"/>
        </w:rPr>
      </w:pPr>
      <w:r w:rsidRPr="00B72E09">
        <w:rPr>
          <w:lang w:val="en-GB"/>
        </w:rPr>
        <w:t xml:space="preserve">Youngflesh, C. (2018). MCMCvis: Tools to Visualize, Manipulate, and Summarize MCMC Output. </w:t>
      </w:r>
      <w:r w:rsidRPr="00B72E09">
        <w:rPr>
          <w:i/>
          <w:iCs/>
          <w:lang w:val="en-GB"/>
        </w:rPr>
        <w:t>Journal of Open Source Software</w:t>
      </w:r>
      <w:r w:rsidRPr="00B72E09">
        <w:rPr>
          <w:lang w:val="en-GB"/>
        </w:rPr>
        <w:t>, 3, 640.</w:t>
      </w:r>
    </w:p>
    <w:p w14:paraId="4EDBA8E2" w14:textId="22A2A64A" w:rsidR="007900F4" w:rsidRDefault="00B72E09" w:rsidP="00B72E09">
      <w:pPr>
        <w:spacing w:line="480" w:lineRule="auto"/>
        <w:contextualSpacing/>
      </w:pPr>
      <w:r>
        <w:fldChar w:fldCharType="end"/>
      </w:r>
    </w:p>
    <w:sectPr w:rsidR="007900F4" w:rsidSect="0015335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Jan Ohlberger" w:date="2020-12-03T21:43:00Z" w:initials="Ca">
    <w:p w14:paraId="078ECB03" w14:textId="77777777" w:rsidR="00221898" w:rsidRDefault="00221898" w:rsidP="00221898">
      <w:pPr>
        <w:pStyle w:val="CommentText"/>
      </w:pPr>
      <w:r>
        <w:rPr>
          <w:rStyle w:val="CommentReference"/>
        </w:rPr>
        <w:annotationRef/>
      </w:r>
      <w:r>
        <w:t xml:space="preserve">Add institute here to clarify the difference between a and c ? </w:t>
      </w:r>
    </w:p>
  </w:comment>
  <w:comment w:id="1" w:author="Max Lindmark" w:date="2020-12-09T13:29:00Z" w:initials="ML">
    <w:p w14:paraId="0C0ED695" w14:textId="77777777" w:rsidR="00221898" w:rsidRDefault="00221898" w:rsidP="00221898">
      <w:pPr>
        <w:pStyle w:val="CommentText"/>
      </w:pPr>
      <w:r>
        <w:rPr>
          <w:rStyle w:val="CommentReference"/>
        </w:rPr>
        <w:annotationRef/>
      </w:r>
      <w:r>
        <w:t>Hmm, maybe Anna you know more about this but I think it’s because you are a professor your affiliation is the department, right?</w:t>
      </w:r>
    </w:p>
  </w:comment>
  <w:comment w:id="2" w:author="Max Lindmark" w:date="2020-12-22T12:37:00Z" w:initials="ML">
    <w:p w14:paraId="75B4B7A2" w14:textId="77777777" w:rsidR="003473C7" w:rsidRDefault="003473C7" w:rsidP="00FF0C73">
      <w:pPr>
        <w:pStyle w:val="CommentText"/>
      </w:pPr>
      <w:r>
        <w:rPr>
          <w:rStyle w:val="CommentReference"/>
        </w:rPr>
        <w:annotationRef/>
      </w:r>
      <w:r>
        <w:t>Ikpewe is a new ref..</w:t>
      </w:r>
    </w:p>
  </w:comment>
  <w:comment w:id="9" w:author="Max Lindmark" w:date="2021-01-15T08:56:00Z" w:initials="ML">
    <w:p w14:paraId="6AD4112D" w14:textId="66B81D17" w:rsidR="003473C7" w:rsidRDefault="003473C7">
      <w:pPr>
        <w:pStyle w:val="CommentText"/>
      </w:pPr>
      <w:r>
        <w:rPr>
          <w:rStyle w:val="CommentReference"/>
        </w:rPr>
        <w:annotationRef/>
      </w:r>
      <w:r>
        <w:t>Just added Asta’s paper here, think it’s quite important given the large sample size and mainly non-commercial species</w:t>
      </w:r>
    </w:p>
  </w:comment>
  <w:comment w:id="12" w:author="Max Lindmark" w:date="2021-01-15T14:44:00Z" w:initials="ML">
    <w:p w14:paraId="0CE97EF6" w14:textId="7102DC15" w:rsidR="007007A8" w:rsidRDefault="007007A8">
      <w:pPr>
        <w:pStyle w:val="CommentText"/>
      </w:pPr>
      <w:r>
        <w:rPr>
          <w:rStyle w:val="CommentReference"/>
        </w:rPr>
        <w:annotationRef/>
      </w:r>
      <w:r>
        <w:t xml:space="preserve">I also cited Pauly 2021 here, it’s probably the most thorough description of the “theory” (so </w:t>
      </w:r>
      <w:r w:rsidR="00006DAE">
        <w:t>far,</w:t>
      </w:r>
      <w:r>
        <w:t xml:space="preserve"> it’s </w:t>
      </w:r>
      <w:r w:rsidR="00006DAE">
        <w:t xml:space="preserve">main citation has been a </w:t>
      </w:r>
      <w:r>
        <w:t xml:space="preserve">non-peer reviewed book and as a </w:t>
      </w:r>
      <w:r w:rsidR="00006DAE">
        <w:t>correspondence</w:t>
      </w:r>
      <w:r>
        <w:t>, so I figure this article is intendent to be the main citation of the GOLT)</w:t>
      </w:r>
    </w:p>
  </w:comment>
  <w:comment w:id="13" w:author="Max Lindmark" w:date="2021-01-15T15:18:00Z" w:initials="ML">
    <w:p w14:paraId="5CF7C998" w14:textId="7466C233" w:rsidR="00B81241" w:rsidRDefault="00B81241">
      <w:pPr>
        <w:pStyle w:val="CommentText"/>
      </w:pPr>
      <w:r>
        <w:rPr>
          <w:rStyle w:val="CommentReference"/>
        </w:rPr>
        <w:annotationRef/>
      </w:r>
      <w:r>
        <w:t>Is this close to what you had in min Jan? (see comment on line 456)</w:t>
      </w:r>
    </w:p>
  </w:comment>
  <w:comment w:id="21" w:author="Max Lindmark" w:date="2020-12-09T16:31:00Z" w:initials="ML">
    <w:p w14:paraId="61BC43CA" w14:textId="77777777" w:rsidR="003473C7" w:rsidRDefault="003473C7" w:rsidP="00FF0C73">
      <w:pPr>
        <w:autoSpaceDE w:val="0"/>
        <w:autoSpaceDN w:val="0"/>
        <w:adjustRightInd w:val="0"/>
        <w:rPr>
          <w:sz w:val="32"/>
          <w:szCs w:val="32"/>
          <w:lang w:val="en-GB"/>
        </w:rPr>
      </w:pPr>
      <w:r>
        <w:rPr>
          <w:rStyle w:val="CommentReference"/>
        </w:rPr>
        <w:annotationRef/>
      </w:r>
      <w:r>
        <w:t>This is the exact wording from Padfield 2020, “</w:t>
      </w:r>
      <w:r>
        <w:rPr>
          <w:sz w:val="32"/>
          <w:szCs w:val="32"/>
          <w:lang w:val="en-GB"/>
        </w:rPr>
        <w:t>Temperature-dependent changes to host–parasite interactions alter</w:t>
      </w:r>
    </w:p>
    <w:p w14:paraId="0E8179AC" w14:textId="77777777" w:rsidR="003473C7" w:rsidRDefault="003473C7" w:rsidP="00FF0C73">
      <w:pPr>
        <w:pStyle w:val="CommentText"/>
      </w:pPr>
      <w:r>
        <w:rPr>
          <w:sz w:val="32"/>
          <w:szCs w:val="32"/>
          <w:lang w:val="en-GB"/>
        </w:rPr>
        <w:t>the thermal performance of a bacterial host</w:t>
      </w:r>
      <w:r>
        <w:t>”</w:t>
      </w:r>
    </w:p>
    <w:p w14:paraId="1825746F" w14:textId="77777777" w:rsidR="003473C7" w:rsidRDefault="003473C7" w:rsidP="00FF0C73">
      <w:pPr>
        <w:pStyle w:val="CommentText"/>
      </w:pPr>
    </w:p>
    <w:p w14:paraId="6FF07B98" w14:textId="77777777" w:rsidR="003473C7" w:rsidRDefault="003473C7" w:rsidP="00FF0C73">
      <w:pPr>
        <w:pStyle w:val="CommentText"/>
      </w:pPr>
      <w:r>
        <w:t xml:space="preserve">Not sure exactly what it means though! It’s not the temperature where it reaches half the maximum at least… </w:t>
      </w:r>
    </w:p>
  </w:comment>
  <w:comment w:id="22" w:author="Jan Ohlberger" w:date="2020-12-22T15:51:00Z" w:initials="Ca">
    <w:p w14:paraId="6BC556CB" w14:textId="77777777" w:rsidR="003473C7" w:rsidRDefault="003473C7">
      <w:pPr>
        <w:pStyle w:val="CommentText"/>
      </w:pPr>
      <w:r>
        <w:rPr>
          <w:rStyle w:val="CommentReference"/>
        </w:rPr>
        <w:annotationRef/>
      </w:r>
      <w:r>
        <w:t>Yes, sounds obscure and doesn’t really make sense.</w:t>
      </w:r>
    </w:p>
    <w:p w14:paraId="4A97B663" w14:textId="13A14E1C" w:rsidR="003473C7" w:rsidRDefault="003473C7">
      <w:pPr>
        <w:pStyle w:val="CommentText"/>
      </w:pPr>
      <w:r>
        <w:t xml:space="preserve">Could you send the code with that function so we can try to figure it out? </w:t>
      </w:r>
    </w:p>
  </w:comment>
  <w:comment w:id="23" w:author="Max Lindmark" w:date="2021-01-15T12:24:00Z" w:initials="ML">
    <w:p w14:paraId="5B0BDD09" w14:textId="60CED546" w:rsidR="00672CB5" w:rsidRDefault="003473C7" w:rsidP="003473C7">
      <w:pPr>
        <w:rPr>
          <w:rFonts w:eastAsia="Times New Roman"/>
          <w:color w:val="000000"/>
          <w:lang w:val="sv-SE" w:eastAsia="en-GB"/>
        </w:rPr>
      </w:pPr>
      <w:r w:rsidRPr="003473C7">
        <w:rPr>
          <w:rStyle w:val="CommentReference"/>
        </w:rPr>
        <w:annotationRef/>
      </w:r>
      <w:r w:rsidR="00672CB5">
        <w:rPr>
          <w:rFonts w:eastAsia="Times New Roman"/>
          <w:color w:val="000000"/>
          <w:lang w:val="sv-SE" w:eastAsia="en-GB"/>
        </w:rPr>
        <w:t xml:space="preserve">TLDR: It’s the temperature where the rate has declined to half of the value had it *not* been de-activated. Very interesting </w:t>
      </w:r>
      <w:r w:rsidR="00672CB5" w:rsidRPr="00672CB5">
        <w:rPr>
          <w:rFonts w:eastAsia="Times New Roman"/>
          <w:color w:val="000000"/>
          <w:lang w:val="sv-SE" w:eastAsia="en-GB"/>
        </w:rPr>
        <w:sym w:font="Wingdings" w:char="F04A"/>
      </w:r>
    </w:p>
    <w:p w14:paraId="79D8C7A0" w14:textId="6115729F" w:rsidR="00672CB5" w:rsidRDefault="00672CB5" w:rsidP="003473C7">
      <w:pPr>
        <w:rPr>
          <w:rFonts w:eastAsia="Times New Roman"/>
          <w:color w:val="000000"/>
          <w:lang w:val="sv-SE" w:eastAsia="en-GB"/>
        </w:rPr>
      </w:pPr>
    </w:p>
    <w:p w14:paraId="5BDE3615" w14:textId="0446CC25" w:rsidR="003473C7" w:rsidRPr="003473C7" w:rsidRDefault="003473C7" w:rsidP="003473C7">
      <w:pPr>
        <w:rPr>
          <w:rFonts w:eastAsia="Times New Roman"/>
          <w:color w:val="000000"/>
          <w:lang w:val="sv-SE" w:eastAsia="en-GB"/>
        </w:rPr>
      </w:pPr>
      <w:r>
        <w:rPr>
          <w:rFonts w:eastAsia="Times New Roman"/>
          <w:color w:val="000000"/>
          <w:lang w:val="sv-SE" w:eastAsia="en-GB"/>
        </w:rPr>
        <w:t>I chatted a little bit with Daniel Padfield because I got stuck, and this is what he had to say:</w:t>
      </w:r>
    </w:p>
    <w:p w14:paraId="49EAED15" w14:textId="4A9B7DDA" w:rsidR="003473C7" w:rsidRDefault="003473C7" w:rsidP="003473C7">
      <w:pPr>
        <w:rPr>
          <w:rFonts w:eastAsia="Times New Roman"/>
          <w:color w:val="000000"/>
          <w:lang w:val="en-SE" w:eastAsia="en-GB"/>
        </w:rPr>
      </w:pPr>
    </w:p>
    <w:p w14:paraId="126A75C6" w14:textId="5AFC20FC" w:rsidR="003473C7" w:rsidRPr="003473C7" w:rsidRDefault="003473C7" w:rsidP="003473C7">
      <w:pPr>
        <w:rPr>
          <w:rFonts w:eastAsia="Times New Roman"/>
          <w:i/>
          <w:iCs/>
          <w:color w:val="000000"/>
          <w:lang w:val="en-SE" w:eastAsia="en-GB"/>
        </w:rPr>
      </w:pPr>
      <w:r>
        <w:rPr>
          <w:rFonts w:eastAsia="Times New Roman"/>
          <w:color w:val="000000"/>
          <w:lang w:val="sv-SE" w:eastAsia="en-GB"/>
        </w:rPr>
        <w:t>”</w:t>
      </w:r>
      <w:r w:rsidRPr="003473C7">
        <w:rPr>
          <w:rFonts w:eastAsia="Times New Roman"/>
          <w:i/>
          <w:iCs/>
          <w:color w:val="000000"/>
          <w:lang w:val="en-SE" w:eastAsia="en-GB"/>
        </w:rPr>
        <w:t>So going back to the original formulation of the equation in Sharpe-Schoolfield (1981) Non-linear Regression of</w:t>
      </w:r>
      <w:r w:rsidRPr="003473C7">
        <w:rPr>
          <w:rFonts w:eastAsia="Times New Roman"/>
          <w:i/>
          <w:iCs/>
          <w:color w:val="000000"/>
          <w:lang w:val="en-SE" w:eastAsia="en-GB"/>
        </w:rPr>
        <w:br/>
        <w:t>Biological Temperature-dependent Rate Models Based on Absolute Reaction-rate Theory.</w:t>
      </w:r>
    </w:p>
    <w:p w14:paraId="1934DB03" w14:textId="77777777" w:rsidR="003473C7" w:rsidRPr="003473C7" w:rsidRDefault="003473C7" w:rsidP="003473C7">
      <w:pPr>
        <w:rPr>
          <w:rFonts w:eastAsia="Times New Roman"/>
          <w:i/>
          <w:iCs/>
          <w:color w:val="000000"/>
          <w:lang w:val="en-SE" w:eastAsia="en-GB"/>
        </w:rPr>
      </w:pPr>
    </w:p>
    <w:p w14:paraId="1BC2D0C4" w14:textId="77777777" w:rsidR="003473C7" w:rsidRPr="003473C7" w:rsidRDefault="003473C7" w:rsidP="003473C7">
      <w:pPr>
        <w:rPr>
          <w:rFonts w:eastAsia="Times New Roman"/>
          <w:i/>
          <w:iCs/>
          <w:color w:val="000000"/>
          <w:lang w:val="en-SE" w:eastAsia="en-GB"/>
        </w:rPr>
      </w:pPr>
      <w:r w:rsidRPr="003473C7">
        <w:rPr>
          <w:rFonts w:eastAsia="Times New Roman"/>
          <w:i/>
          <w:iCs/>
          <w:color w:val="000000"/>
          <w:lang w:val="en-SE" w:eastAsia="en-GB"/>
        </w:rPr>
        <w:t>“The definition and interpretation of the second new parameter, T1/2L, was given by Hutlin (1955). As the temperature decreases from 25ºC, low temperature enzyme inactivation will become significant (while the high temperature inactivation remains negligible. At some temperature, T*, half of the enzyine population becomes low temperature inactive and half remains active... This implies that T* = T1/2L. Thus, the temperature at which the enzyme population is 4 active and 4 low temperature inactive is equal to T 1,2L.”</w:t>
      </w:r>
    </w:p>
    <w:p w14:paraId="1BCFBE68" w14:textId="77777777" w:rsidR="003473C7" w:rsidRPr="003473C7" w:rsidRDefault="003473C7" w:rsidP="003473C7">
      <w:pPr>
        <w:rPr>
          <w:rFonts w:eastAsia="Times New Roman"/>
          <w:i/>
          <w:iCs/>
          <w:color w:val="000000"/>
          <w:lang w:val="en-SE" w:eastAsia="en-GB"/>
        </w:rPr>
      </w:pPr>
    </w:p>
    <w:p w14:paraId="73085272" w14:textId="4E2B3BEA" w:rsidR="009F6C67" w:rsidRPr="00011BB4" w:rsidRDefault="003473C7" w:rsidP="00672CB5">
      <w:pPr>
        <w:rPr>
          <w:rFonts w:eastAsia="Times New Roman"/>
          <w:color w:val="000000"/>
          <w:lang w:val="sv-SE" w:eastAsia="en-GB"/>
        </w:rPr>
      </w:pPr>
      <w:r w:rsidRPr="003473C7">
        <w:rPr>
          <w:rFonts w:eastAsia="Times New Roman"/>
          <w:i/>
          <w:iCs/>
          <w:color w:val="000000"/>
          <w:lang w:val="en-SE" w:eastAsia="en-GB"/>
        </w:rPr>
        <w:t>Th is defined similarly to this. So thinking about this again Th is when the rate is half reduced to what it would be without any inactivation (decrease at high temperatures). So without any inactivation the curve would keep increasing exponentially. Th is when the actual rate is half that that would be predicted without any temperature inactivation. Does this make sense? I can try rustle up some toy code explaining this but will take me a little while</w:t>
      </w:r>
      <w:r w:rsidRPr="003473C7">
        <w:rPr>
          <w:rFonts w:eastAsia="Times New Roman"/>
          <w:color w:val="000000"/>
          <w:lang w:val="en-SE" w:eastAsia="en-GB"/>
        </w:rPr>
        <w:t>.</w:t>
      </w:r>
      <w:r>
        <w:rPr>
          <w:rFonts w:eastAsia="Times New Roman"/>
          <w:color w:val="000000"/>
          <w:lang w:val="sv-SE" w:eastAsia="en-GB"/>
        </w:rPr>
        <w:t>”</w:t>
      </w:r>
      <w:r w:rsidR="009F6C67">
        <w:rPr>
          <w:rFonts w:eastAsia="Times New Roman"/>
          <w:color w:val="000000"/>
          <w:lang w:val="sv-SE" w:eastAsia="en-GB"/>
        </w:rPr>
        <w:t xml:space="preserve"> </w:t>
      </w:r>
    </w:p>
  </w:comment>
  <w:comment w:id="24" w:author="Anna Gårdmark" w:date="2021-01-12T10:15:00Z" w:initials="AG">
    <w:p w14:paraId="5207BF15" w14:textId="7C6D9136" w:rsidR="003473C7" w:rsidRDefault="003473C7">
      <w:pPr>
        <w:pStyle w:val="CommentText"/>
      </w:pPr>
      <w:r>
        <w:rPr>
          <w:rStyle w:val="CommentReference"/>
        </w:rPr>
        <w:annotationRef/>
      </w:r>
      <w:r>
        <w:rPr>
          <w:rStyle w:val="CommentReference"/>
        </w:rPr>
        <w:t>the way the previous sentence is written to me reads as if there is</w:t>
      </w:r>
      <w:r>
        <w:t xml:space="preserve"> only one criterion (smaller mass exp for cons than metab) [optimum growth reads as a consequence], suggest you clarify this with a list (although I’m generally against lists in texts)</w:t>
      </w:r>
    </w:p>
  </w:comment>
  <w:comment w:id="25" w:author="Max Lindmark" w:date="2021-01-15T12:50:00Z" w:initials="ML">
    <w:p w14:paraId="1642C72C" w14:textId="6C4DE3D2" w:rsidR="00905AAE" w:rsidRDefault="00905AAE">
      <w:pPr>
        <w:pStyle w:val="CommentText"/>
      </w:pPr>
      <w:r>
        <w:rPr>
          <w:rStyle w:val="CommentReference"/>
        </w:rPr>
        <w:annotationRef/>
      </w:r>
      <w:r>
        <w:t>makes sense if it helps clarifying like in this case</w:t>
      </w:r>
    </w:p>
  </w:comment>
  <w:comment w:id="41" w:author="Anna Gårdmark" w:date="2021-01-12T10:47:00Z" w:initials="AG">
    <w:p w14:paraId="744F0D12" w14:textId="3C0F5C92" w:rsidR="003473C7" w:rsidRDefault="003473C7">
      <w:pPr>
        <w:pStyle w:val="CommentText"/>
      </w:pPr>
      <w:r>
        <w:rPr>
          <w:rStyle w:val="CommentReference"/>
        </w:rPr>
        <w:annotationRef/>
      </w:r>
      <w:r>
        <w:t>I don’t follow how this is a consequence of the time scale differences in measured responses (that you talk about in previous sentence)?</w:t>
      </w:r>
    </w:p>
  </w:comment>
  <w:comment w:id="42" w:author="Max Lindmark" w:date="2021-01-15T12:56:00Z" w:initials="ML">
    <w:p w14:paraId="5008CD41" w14:textId="1D818A33" w:rsidR="00C95867" w:rsidRDefault="00C95867">
      <w:pPr>
        <w:pStyle w:val="CommentText"/>
      </w:pPr>
      <w:r>
        <w:rPr>
          <w:rStyle w:val="CommentReference"/>
        </w:rPr>
        <w:annotationRef/>
      </w:r>
      <w:r w:rsidR="00790147">
        <w:rPr>
          <w:rStyle w:val="CommentReference"/>
        </w:rPr>
        <w:t>The argument would be that when looking across populations over e.g. latitude, each population is adapted to the local environment, but still if each population experiences warming then their TPC would be unimodal.</w:t>
      </w:r>
    </w:p>
  </w:comment>
  <w:comment w:id="43" w:author="Jan Ohlberger" w:date="2020-12-22T16:04:00Z" w:initials="Ca">
    <w:p w14:paraId="07119266" w14:textId="33FBE4DE" w:rsidR="003473C7" w:rsidRDefault="003473C7">
      <w:pPr>
        <w:pStyle w:val="CommentText"/>
      </w:pPr>
      <w:r>
        <w:rPr>
          <w:rStyle w:val="CommentReference"/>
        </w:rPr>
        <w:annotationRef/>
      </w:r>
      <w:r>
        <w:t>I don’t know if we actually need this. Considering that we’re tight on space, this could go.</w:t>
      </w:r>
    </w:p>
  </w:comment>
  <w:comment w:id="44" w:author="Max Lindmark" w:date="2021-01-15T13:03:00Z" w:initials="ML">
    <w:p w14:paraId="726714A5" w14:textId="37CE654D" w:rsidR="00CF5203" w:rsidRDefault="00CF5203">
      <w:pPr>
        <w:pStyle w:val="CommentText"/>
      </w:pPr>
      <w:r>
        <w:rPr>
          <w:rStyle w:val="CommentReference"/>
        </w:rPr>
        <w:annotationRef/>
      </w:r>
      <w:r>
        <w:t xml:space="preserve">Hm </w:t>
      </w:r>
      <w:r w:rsidR="00276A4C">
        <w:t>yes maybe</w:t>
      </w:r>
      <w:r>
        <w:t xml:space="preserve">, although they are quite important for the last sentence, and something that Ken asked at my defense, so maybe worth </w:t>
      </w:r>
      <w:r w:rsidR="00276A4C">
        <w:t xml:space="preserve">keeping it </w:t>
      </w:r>
      <w:r>
        <w:t>still?</w:t>
      </w:r>
    </w:p>
  </w:comment>
  <w:comment w:id="46" w:author="Jan Ohlberger" w:date="2020-12-04T16:33:00Z" w:initials="Ca">
    <w:p w14:paraId="1D9A9609" w14:textId="77777777" w:rsidR="003473C7" w:rsidRPr="006B0A10" w:rsidRDefault="003473C7" w:rsidP="00FF0C73">
      <w:pPr>
        <w:pStyle w:val="CommentText"/>
      </w:pPr>
      <w:r w:rsidRPr="006B0A10">
        <w:rPr>
          <w:rStyle w:val="CommentReference"/>
        </w:rPr>
        <w:annotationRef/>
      </w:r>
      <w:r w:rsidRPr="006B0A10">
        <w:t xml:space="preserve">I’d love to end with something of even broader importance, beyond predicting effects of climate warming on growth. </w:t>
      </w:r>
    </w:p>
    <w:p w14:paraId="4E7AA2CC" w14:textId="77777777" w:rsidR="003473C7" w:rsidRPr="006B0A10" w:rsidRDefault="003473C7" w:rsidP="00FF0C73">
      <w:pPr>
        <w:pStyle w:val="CommentText"/>
      </w:pPr>
      <w:r w:rsidRPr="006B0A10">
        <w:t xml:space="preserve">Maybe say that it also affects expected fisheries yield and global food production in a warming climate? </w:t>
      </w:r>
    </w:p>
    <w:p w14:paraId="51C4498B" w14:textId="77777777" w:rsidR="003473C7" w:rsidRDefault="003473C7" w:rsidP="00FF0C73">
      <w:pPr>
        <w:pStyle w:val="CommentText"/>
      </w:pPr>
      <w:r w:rsidRPr="006B0A10">
        <w:t>Or say it could improve predictions about impacts of warming on body growth of fishes, and the reorganization and functioning of aquatic food webs?</w:t>
      </w:r>
      <w:r>
        <w:t xml:space="preserve"> </w:t>
      </w:r>
    </w:p>
  </w:comment>
  <w:comment w:id="47" w:author="Max Lindmark" w:date="2020-12-10T17:04:00Z" w:initials="ML">
    <w:p w14:paraId="724646BD" w14:textId="77777777" w:rsidR="003473C7" w:rsidRDefault="003473C7" w:rsidP="00FF0C73">
      <w:pPr>
        <w:pStyle w:val="CommentText"/>
      </w:pPr>
      <w:r>
        <w:rPr>
          <w:rStyle w:val="CommentReference"/>
        </w:rPr>
        <w:annotationRef/>
      </w:r>
      <w:r>
        <w:t>Quite a long sentence</w:t>
      </w:r>
      <w:r>
        <w:rPr>
          <w:noProof/>
        </w:rPr>
        <w:t xml:space="preserve">, but </w:t>
      </w:r>
      <w:r>
        <w:t>this is a suggestion for how to do that at least! Should we maybe split it instead?</w:t>
      </w:r>
    </w:p>
  </w:comment>
  <w:comment w:id="48" w:author="Anna Gårdmark" w:date="2021-01-12T10:56:00Z" w:initials="AG">
    <w:p w14:paraId="30045B06" w14:textId="5DA87E8D" w:rsidR="003473C7" w:rsidRDefault="003473C7">
      <w:pPr>
        <w:pStyle w:val="CommentText"/>
      </w:pPr>
      <w:r>
        <w:rPr>
          <w:rStyle w:val="CommentReference"/>
        </w:rPr>
        <w:annotationRef/>
      </w:r>
      <w:r>
        <w:t>not only predictions but also understanding of causes of observed responses. Suggest you make both these points, in separate sentences. See suggestion</w:t>
      </w:r>
    </w:p>
  </w:comment>
  <w:comment w:id="49" w:author="Max Lindmark" w:date="2021-01-15T13:12:00Z" w:initials="ML">
    <w:p w14:paraId="494E6624" w14:textId="50203EA4" w:rsidR="007C10AC" w:rsidRDefault="007C10AC">
      <w:pPr>
        <w:pStyle w:val="CommentText"/>
      </w:pPr>
      <w:r>
        <w:rPr>
          <w:rStyle w:val="CommentReference"/>
        </w:rPr>
        <w:annotationRef/>
      </w:r>
      <w:r>
        <w:t>following Annas edits here</w:t>
      </w:r>
    </w:p>
  </w:comment>
  <w:comment w:id="50" w:author="Max Lindmark" w:date="2021-01-15T13:13:00Z" w:initials="ML">
    <w:p w14:paraId="1CAFC350" w14:textId="3F2912DE" w:rsidR="0013421A" w:rsidRDefault="0013421A">
      <w:pPr>
        <w:pStyle w:val="CommentText"/>
      </w:pPr>
      <w:r>
        <w:rPr>
          <w:rStyle w:val="CommentReference"/>
        </w:rPr>
        <w:annotationRef/>
      </w:r>
      <w:r>
        <w:t xml:space="preserve">Not using the term factorial </w:t>
      </w:r>
    </w:p>
  </w:comment>
  <w:comment w:id="55" w:author="Jan Ohlberger" w:date="2020-12-22T16:10:00Z" w:initials="Ca">
    <w:p w14:paraId="168940E9" w14:textId="3C6F4037" w:rsidR="003473C7" w:rsidRDefault="003473C7">
      <w:pPr>
        <w:pStyle w:val="CommentText"/>
      </w:pPr>
      <w:r>
        <w:rPr>
          <w:rStyle w:val="CommentReference"/>
        </w:rPr>
        <w:annotationRef/>
      </w:r>
      <w:r>
        <w:t>I’d leave this in here – basically what the next sentence describes is weakly informative, right?</w:t>
      </w:r>
    </w:p>
  </w:comment>
  <w:comment w:id="56" w:author="Max Lindmark" w:date="2021-01-15T13:14:00Z" w:initials="ML">
    <w:p w14:paraId="300A7F8E" w14:textId="708670AA" w:rsidR="00480900" w:rsidRDefault="00480900">
      <w:pPr>
        <w:pStyle w:val="CommentText"/>
      </w:pPr>
      <w:r>
        <w:rPr>
          <w:rStyle w:val="CommentReference"/>
        </w:rPr>
        <w:annotationRef/>
      </w:r>
      <w:r w:rsidR="007E5550">
        <w:t>Yes,</w:t>
      </w:r>
      <w:r>
        <w:t xml:space="preserve"> I would interpret them as such</w:t>
      </w:r>
      <w:r w:rsidR="007E5550">
        <w:t xml:space="preserve"> at least</w:t>
      </w:r>
      <w:r w:rsidR="00B70AB2">
        <w:t xml:space="preserve"> but I feel there’s a lot of interpretation </w:t>
      </w:r>
      <w:r w:rsidR="000143A5">
        <w:t>on that…</w:t>
      </w:r>
    </w:p>
  </w:comment>
  <w:comment w:id="57" w:author="Max Lindmark" w:date="2020-12-22T09:49:00Z" w:initials="ML">
    <w:p w14:paraId="17C170AB" w14:textId="77777777" w:rsidR="003473C7" w:rsidRDefault="003473C7" w:rsidP="00FF0C73">
      <w:pPr>
        <w:pStyle w:val="CommentText"/>
      </w:pPr>
      <w:r>
        <w:rPr>
          <w:rStyle w:val="CommentReference"/>
        </w:rPr>
        <w:annotationRef/>
      </w:r>
      <w:r>
        <w:t>This is how it is coded:</w:t>
      </w:r>
    </w:p>
    <w:p w14:paraId="730C205E" w14:textId="77777777" w:rsidR="003473C7" w:rsidRDefault="006C51E0" w:rsidP="00FF0C73">
      <w:pPr>
        <w:pStyle w:val="CommentText"/>
      </w:pPr>
      <w:hyperlink r:id="rId1" w:history="1">
        <w:r w:rsidR="003473C7" w:rsidRPr="00857C2F">
          <w:rPr>
            <w:rStyle w:val="Hyperlink"/>
          </w:rPr>
          <w:t>https://github.com/maxlindmark/scaling/blob/master/JAGS_models/log_linear/metabolism/m1.txt</w:t>
        </w:r>
      </w:hyperlink>
      <w:r w:rsidR="003473C7">
        <w:t xml:space="preserve"> </w:t>
      </w:r>
    </w:p>
  </w:comment>
  <w:comment w:id="58" w:author="Jan Ohlberger" w:date="2020-12-22T16:06:00Z" w:initials="Ca">
    <w:p w14:paraId="23589195" w14:textId="139ED49A" w:rsidR="003473C7" w:rsidRDefault="003473C7">
      <w:pPr>
        <w:pStyle w:val="CommentText"/>
      </w:pPr>
      <w:r>
        <w:rPr>
          <w:rStyle w:val="CommentReference"/>
        </w:rPr>
        <w:annotationRef/>
      </w:r>
      <w:r>
        <w:t xml:space="preserve">I’m wondering if this could be one dummy variable, where the second parameter takes the absolute value of the first parameter minus 1.  </w:t>
      </w:r>
    </w:p>
  </w:comment>
  <w:comment w:id="59" w:author="Max Lindmark" w:date="2021-01-15T13:16:00Z" w:initials="ML">
    <w:p w14:paraId="5E9241B5" w14:textId="7386B234" w:rsidR="00480900" w:rsidRDefault="00480900">
      <w:pPr>
        <w:pStyle w:val="CommentText"/>
      </w:pPr>
      <w:r>
        <w:rPr>
          <w:rStyle w:val="CommentReference"/>
        </w:rPr>
        <w:annotationRef/>
      </w:r>
      <w:r>
        <w:t xml:space="preserve">Hm, yes maybe that could work too. </w:t>
      </w:r>
      <w:r w:rsidR="00EE55AB">
        <w:t>Would you prefer that or is it ok like this? Should be the same right?</w:t>
      </w:r>
    </w:p>
  </w:comment>
  <w:comment w:id="60" w:author="Max Lindmark" w:date="2020-12-09T16:31:00Z" w:initials="ML">
    <w:p w14:paraId="3342A498" w14:textId="77777777" w:rsidR="003473C7" w:rsidRDefault="003473C7" w:rsidP="00FF0C73">
      <w:pPr>
        <w:autoSpaceDE w:val="0"/>
        <w:autoSpaceDN w:val="0"/>
        <w:adjustRightInd w:val="0"/>
        <w:rPr>
          <w:sz w:val="32"/>
          <w:szCs w:val="32"/>
          <w:lang w:val="en-GB"/>
        </w:rPr>
      </w:pPr>
      <w:r>
        <w:rPr>
          <w:rStyle w:val="CommentReference"/>
        </w:rPr>
        <w:annotationRef/>
      </w:r>
      <w:r>
        <w:t>This is the exact wording from Padfield 2020, “</w:t>
      </w:r>
      <w:r>
        <w:rPr>
          <w:sz w:val="32"/>
          <w:szCs w:val="32"/>
          <w:lang w:val="en-GB"/>
        </w:rPr>
        <w:t>Temperature-dependent changes to host–parasite interactions alter</w:t>
      </w:r>
    </w:p>
    <w:p w14:paraId="1EB12B2B" w14:textId="77777777" w:rsidR="003473C7" w:rsidRDefault="003473C7" w:rsidP="00FF0C73">
      <w:pPr>
        <w:pStyle w:val="CommentText"/>
      </w:pPr>
      <w:r>
        <w:rPr>
          <w:sz w:val="32"/>
          <w:szCs w:val="32"/>
          <w:lang w:val="en-GB"/>
        </w:rPr>
        <w:t>the thermal performance of a bacterial host</w:t>
      </w:r>
      <w:r>
        <w:t>”</w:t>
      </w:r>
    </w:p>
    <w:p w14:paraId="0DD1E332" w14:textId="77777777" w:rsidR="003473C7" w:rsidRDefault="003473C7" w:rsidP="00FF0C73">
      <w:pPr>
        <w:pStyle w:val="CommentText"/>
      </w:pPr>
    </w:p>
    <w:p w14:paraId="4805AF15" w14:textId="77777777" w:rsidR="003473C7" w:rsidRDefault="003473C7" w:rsidP="00FF0C73">
      <w:pPr>
        <w:pStyle w:val="CommentText"/>
      </w:pPr>
      <w:r>
        <w:t xml:space="preserve">Not sure exactly what it means though! It’s not the temperature where it reaches half the maximum at least… </w:t>
      </w:r>
    </w:p>
  </w:comment>
  <w:comment w:id="61" w:author="Anna Gårdmark" w:date="2021-01-12T11:18:00Z" w:initials="AG">
    <w:p w14:paraId="34E3A416" w14:textId="17BF292B" w:rsidR="003473C7" w:rsidRDefault="003473C7">
      <w:pPr>
        <w:pStyle w:val="CommentText"/>
      </w:pPr>
      <w:r>
        <w:rPr>
          <w:rStyle w:val="CommentReference"/>
        </w:rPr>
        <w:annotationRef/>
      </w:r>
      <w:r>
        <w:t>I’ll have a look at get back to you</w:t>
      </w:r>
    </w:p>
  </w:comment>
  <w:comment w:id="62" w:author="Max Lindmark" w:date="2021-01-15T13:36:00Z" w:initials="ML">
    <w:p w14:paraId="72B71C22" w14:textId="068E8138" w:rsidR="00F84B0E" w:rsidRDefault="00F84B0E">
      <w:pPr>
        <w:pStyle w:val="CommentText"/>
      </w:pPr>
      <w:r>
        <w:rPr>
          <w:rStyle w:val="CommentReference"/>
        </w:rPr>
        <w:annotationRef/>
      </w:r>
      <w:r>
        <w:t xml:space="preserve">See comment in the results-section on this as well </w:t>
      </w:r>
      <w:r>
        <w:sym w:font="Wingdings" w:char="F04A"/>
      </w:r>
      <w:r>
        <w:t xml:space="preserve"> </w:t>
      </w:r>
    </w:p>
  </w:comment>
  <w:comment w:id="64" w:author="Jan Ohlberger" w:date="2020-12-04T16:53:00Z" w:initials="Ca">
    <w:p w14:paraId="3CFC2023" w14:textId="77777777" w:rsidR="003473C7" w:rsidRDefault="003473C7" w:rsidP="00FF0C73">
      <w:pPr>
        <w:pStyle w:val="CommentText"/>
      </w:pPr>
      <w:r w:rsidRPr="00F415D9">
        <w:rPr>
          <w:rStyle w:val="CommentReference"/>
        </w:rPr>
        <w:annotationRef/>
      </w:r>
      <w:r w:rsidRPr="00F415D9">
        <w:t>I wonder if we should integrate that into the main text above. It is a rather important point to make.</w:t>
      </w:r>
    </w:p>
  </w:comment>
  <w:comment w:id="65" w:author="Max Lindmark" w:date="2020-12-21T16:08:00Z" w:initials="ML">
    <w:p w14:paraId="2F69B675" w14:textId="77777777" w:rsidR="003473C7" w:rsidRDefault="003473C7" w:rsidP="00FF0C73">
      <w:pPr>
        <w:pStyle w:val="CommentText"/>
      </w:pPr>
      <w:r>
        <w:rPr>
          <w:rStyle w:val="CommentReference"/>
        </w:rPr>
        <w:annotationRef/>
      </w:r>
      <w:r>
        <w:t>Hmm, I was struggling to find a better place for that than here, where we describe the variables. Do you have a specific place in mind?</w:t>
      </w:r>
    </w:p>
  </w:comment>
  <w:comment w:id="66" w:author="Jan Ohlberger" w:date="2020-12-22T16:08:00Z" w:initials="Ca">
    <w:p w14:paraId="1D8F7DB8" w14:textId="211F8AF9" w:rsidR="003473C7" w:rsidRDefault="003473C7">
      <w:pPr>
        <w:pStyle w:val="CommentText"/>
      </w:pPr>
      <w:r>
        <w:rPr>
          <w:rStyle w:val="CommentReference"/>
        </w:rPr>
        <w:annotationRef/>
      </w:r>
      <w:r>
        <w:t>Maybe in the 4</w:t>
      </w:r>
      <w:r w:rsidRPr="006423F8">
        <w:rPr>
          <w:vertAlign w:val="superscript"/>
        </w:rPr>
        <w:t>th</w:t>
      </w:r>
      <w:r>
        <w:t xml:space="preserve"> paragraph of the introduction - after the first sentence of that paragraph?</w:t>
      </w:r>
    </w:p>
  </w:comment>
  <w:comment w:id="67" w:author="Max Lindmark" w:date="2021-01-15T15:14:00Z" w:initials="ML">
    <w:p w14:paraId="0274DD36" w14:textId="220F2DC1" w:rsidR="00F415D9" w:rsidRDefault="00F415D9">
      <w:pPr>
        <w:pStyle w:val="CommentText"/>
      </w:pPr>
      <w:r>
        <w:rPr>
          <w:rStyle w:val="CommentReference"/>
        </w:rPr>
        <w:annotationRef/>
      </w:r>
      <w:r w:rsidR="007E5550">
        <w:t>Actually,</w:t>
      </w:r>
      <w:r>
        <w:t xml:space="preserve"> that could work, thanks! See edi</w:t>
      </w:r>
      <w:r w:rsidR="00B661DB">
        <w:t>t around line 120</w:t>
      </w:r>
    </w:p>
  </w:comment>
  <w:comment w:id="68" w:author="Max Lindmark" w:date="2020-12-22T13:14:00Z" w:initials="ML">
    <w:p w14:paraId="058974E2" w14:textId="4F950C90" w:rsidR="003473C7" w:rsidRDefault="003473C7" w:rsidP="00FF0C73">
      <w:pPr>
        <w:pStyle w:val="CommentText"/>
      </w:pPr>
      <w:r>
        <w:rPr>
          <w:rStyle w:val="CommentReference"/>
        </w:rPr>
        <w:annotationRef/>
      </w:r>
      <w:r>
        <w:t xml:space="preserve">This is so that we can refer to it in the </w:t>
      </w:r>
      <w:r w:rsidR="007E5550">
        <w:t>discussion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78ECB03" w15:done="0"/>
  <w15:commentEx w15:paraId="0C0ED695" w15:paraIdParent="078ECB03" w15:done="0"/>
  <w15:commentEx w15:paraId="75B4B7A2" w15:done="0"/>
  <w15:commentEx w15:paraId="6AD4112D" w15:done="0"/>
  <w15:commentEx w15:paraId="0CE97EF6" w15:done="0"/>
  <w15:commentEx w15:paraId="5CF7C998" w15:done="0"/>
  <w15:commentEx w15:paraId="6FF07B98" w15:done="0"/>
  <w15:commentEx w15:paraId="4A97B663" w15:paraIdParent="6FF07B98" w15:done="0"/>
  <w15:commentEx w15:paraId="73085272" w15:paraIdParent="6FF07B98" w15:done="0"/>
  <w15:commentEx w15:paraId="5207BF15" w15:done="0"/>
  <w15:commentEx w15:paraId="1642C72C" w15:paraIdParent="5207BF15" w15:done="0"/>
  <w15:commentEx w15:paraId="744F0D12" w15:done="0"/>
  <w15:commentEx w15:paraId="5008CD41" w15:paraIdParent="744F0D12" w15:done="0"/>
  <w15:commentEx w15:paraId="07119266" w15:done="0"/>
  <w15:commentEx w15:paraId="726714A5" w15:paraIdParent="07119266" w15:done="0"/>
  <w15:commentEx w15:paraId="51C4498B" w15:done="0"/>
  <w15:commentEx w15:paraId="724646BD" w15:paraIdParent="51C4498B" w15:done="0"/>
  <w15:commentEx w15:paraId="30045B06" w15:paraIdParent="51C4498B" w15:done="0"/>
  <w15:commentEx w15:paraId="494E6624" w15:paraIdParent="51C4498B" w15:done="0"/>
  <w15:commentEx w15:paraId="1CAFC350" w15:done="0"/>
  <w15:commentEx w15:paraId="168940E9" w15:done="0"/>
  <w15:commentEx w15:paraId="300A7F8E" w15:paraIdParent="168940E9" w15:done="0"/>
  <w15:commentEx w15:paraId="730C205E" w15:done="0"/>
  <w15:commentEx w15:paraId="23589195" w15:paraIdParent="730C205E" w15:done="0"/>
  <w15:commentEx w15:paraId="5E9241B5" w15:paraIdParent="730C205E" w15:done="0"/>
  <w15:commentEx w15:paraId="4805AF15" w15:done="0"/>
  <w15:commentEx w15:paraId="34E3A416" w15:paraIdParent="4805AF15" w15:done="0"/>
  <w15:commentEx w15:paraId="72B71C22" w15:paraIdParent="4805AF15" w15:done="0"/>
  <w15:commentEx w15:paraId="3CFC2023" w15:done="0"/>
  <w15:commentEx w15:paraId="2F69B675" w15:paraIdParent="3CFC2023" w15:done="0"/>
  <w15:commentEx w15:paraId="1D8F7DB8" w15:paraIdParent="3CFC2023" w15:done="0"/>
  <w15:commentEx w15:paraId="0274DD36" w15:paraIdParent="3CFC2023" w15:done="0"/>
  <w15:commentEx w15:paraId="058974E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B4FE8" w16cex:dateUtc="2020-12-09T12:29:00Z"/>
  <w16cex:commentExtensible w16cex:durableId="23ABD727" w16cex:dateUtc="2021-01-15T07:56:00Z"/>
  <w16cex:commentExtensible w16cex:durableId="23AC28CF" w16cex:dateUtc="2021-01-15T13:44:00Z"/>
  <w16cex:commentExtensible w16cex:durableId="23AC30CE" w16cex:dateUtc="2021-01-15T14:18:00Z"/>
  <w16cex:commentExtensible w16cex:durableId="23AC0804" w16cex:dateUtc="2021-01-15T11:24:00Z"/>
  <w16cex:commentExtensible w16cex:durableId="23AC0E1A" w16cex:dateUtc="2021-01-15T11:50:00Z"/>
  <w16cex:commentExtensible w16cex:durableId="23AC0F8C" w16cex:dateUtc="2021-01-15T11:56:00Z"/>
  <w16cex:commentExtensible w16cex:durableId="23AC112B" w16cex:dateUtc="2021-01-15T12:03:00Z"/>
  <w16cex:commentExtensible w16cex:durableId="23AC1332" w16cex:dateUtc="2021-01-15T12:12:00Z"/>
  <w16cex:commentExtensible w16cex:durableId="23AC135F" w16cex:dateUtc="2021-01-15T12:13:00Z"/>
  <w16cex:commentExtensible w16cex:durableId="23AC139A" w16cex:dateUtc="2021-01-15T12:14:00Z"/>
  <w16cex:commentExtensible w16cex:durableId="23AC142C" w16cex:dateUtc="2021-01-15T12:16:00Z"/>
  <w16cex:commentExtensible w16cex:durableId="23AC18F3" w16cex:dateUtc="2021-01-15T12:36:00Z"/>
  <w16cex:commentExtensible w16cex:durableId="23AC2FE0" w16cex:dateUtc="2021-01-1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78ECB03" w16cid:durableId="2373DA6A"/>
  <w16cid:commentId w16cid:paraId="0C0ED695" w16cid:durableId="237B4FE8"/>
  <w16cid:commentId w16cid:paraId="75B4B7A2" w16cid:durableId="238C6703"/>
  <w16cid:commentId w16cid:paraId="6AD4112D" w16cid:durableId="23ABD727"/>
  <w16cid:commentId w16cid:paraId="0CE97EF6" w16cid:durableId="23AC28CF"/>
  <w16cid:commentId w16cid:paraId="5CF7C998" w16cid:durableId="23AC30CE"/>
  <w16cid:commentId w16cid:paraId="6FF07B98" w16cid:durableId="237B7B06"/>
  <w16cid:commentId w16cid:paraId="4A97B663" w16cid:durableId="238C94AF"/>
  <w16cid:commentId w16cid:paraId="73085272" w16cid:durableId="23AC0804"/>
  <w16cid:commentId w16cid:paraId="5207BF15" w16cid:durableId="23ABCEC9"/>
  <w16cid:commentId w16cid:paraId="1642C72C" w16cid:durableId="23AC0E1A"/>
  <w16cid:commentId w16cid:paraId="744F0D12" w16cid:durableId="23ABCEE0"/>
  <w16cid:commentId w16cid:paraId="5008CD41" w16cid:durableId="23AC0F8C"/>
  <w16cid:commentId w16cid:paraId="07119266" w16cid:durableId="238C97A1"/>
  <w16cid:commentId w16cid:paraId="726714A5" w16cid:durableId="23AC112B"/>
  <w16cid:commentId w16cid:paraId="51C4498B" w16cid:durableId="2374E33E"/>
  <w16cid:commentId w16cid:paraId="724646BD" w16cid:durableId="237CD3A7"/>
  <w16cid:commentId w16cid:paraId="30045B06" w16cid:durableId="23ABCEF0"/>
  <w16cid:commentId w16cid:paraId="494E6624" w16cid:durableId="23AC1332"/>
  <w16cid:commentId w16cid:paraId="1CAFC350" w16cid:durableId="23AC135F"/>
  <w16cid:commentId w16cid:paraId="168940E9" w16cid:durableId="238C98FE"/>
  <w16cid:commentId w16cid:paraId="300A7F8E" w16cid:durableId="23AC139A"/>
  <w16cid:commentId w16cid:paraId="730C205E" w16cid:durableId="238C3F8F"/>
  <w16cid:commentId w16cid:paraId="23589195" w16cid:durableId="238C9806"/>
  <w16cid:commentId w16cid:paraId="5E9241B5" w16cid:durableId="23AC142C"/>
  <w16cid:commentId w16cid:paraId="4805AF15" w16cid:durableId="237B7A5D"/>
  <w16cid:commentId w16cid:paraId="34E3A416" w16cid:durableId="23ABCEF7"/>
  <w16cid:commentId w16cid:paraId="72B71C22" w16cid:durableId="23AC18F3"/>
  <w16cid:commentId w16cid:paraId="3CFC2023" w16cid:durableId="2374E827"/>
  <w16cid:commentId w16cid:paraId="2F69B675" w16cid:durableId="238B46EA"/>
  <w16cid:commentId w16cid:paraId="1D8F7DB8" w16cid:durableId="238C9892"/>
  <w16cid:commentId w16cid:paraId="0274DD36" w16cid:durableId="23AC2FE0"/>
  <w16cid:commentId w16cid:paraId="058974E2" w16cid:durableId="238C6FB9"/>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630D55"/>
    <w:multiLevelType w:val="hybridMultilevel"/>
    <w:tmpl w:val="FCA03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EC2DC1"/>
    <w:multiLevelType w:val="hybridMultilevel"/>
    <w:tmpl w:val="116A5D7E"/>
    <w:lvl w:ilvl="0" w:tplc="EAB60F8E">
      <w:start w:val="5"/>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6"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2" w15:restartNumberingAfterBreak="0">
    <w:nsid w:val="58B725FD"/>
    <w:multiLevelType w:val="hybridMultilevel"/>
    <w:tmpl w:val="C1ECED88"/>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3"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21"/>
  </w:num>
  <w:num w:numId="2">
    <w:abstractNumId w:val="31"/>
  </w:num>
  <w:num w:numId="3">
    <w:abstractNumId w:val="0"/>
  </w:num>
  <w:num w:numId="4">
    <w:abstractNumId w:val="1"/>
  </w:num>
  <w:num w:numId="5">
    <w:abstractNumId w:val="15"/>
  </w:num>
  <w:num w:numId="6">
    <w:abstractNumId w:val="39"/>
  </w:num>
  <w:num w:numId="7">
    <w:abstractNumId w:val="42"/>
  </w:num>
  <w:num w:numId="8">
    <w:abstractNumId w:val="4"/>
  </w:num>
  <w:num w:numId="9">
    <w:abstractNumId w:val="33"/>
  </w:num>
  <w:num w:numId="10">
    <w:abstractNumId w:val="37"/>
  </w:num>
  <w:num w:numId="11">
    <w:abstractNumId w:val="41"/>
  </w:num>
  <w:num w:numId="12">
    <w:abstractNumId w:val="3"/>
  </w:num>
  <w:num w:numId="13">
    <w:abstractNumId w:val="38"/>
  </w:num>
  <w:num w:numId="14">
    <w:abstractNumId w:val="13"/>
  </w:num>
  <w:num w:numId="15">
    <w:abstractNumId w:val="19"/>
  </w:num>
  <w:num w:numId="16">
    <w:abstractNumId w:val="34"/>
  </w:num>
  <w:num w:numId="17">
    <w:abstractNumId w:val="30"/>
  </w:num>
  <w:num w:numId="18">
    <w:abstractNumId w:val="14"/>
  </w:num>
  <w:num w:numId="19">
    <w:abstractNumId w:val="40"/>
  </w:num>
  <w:num w:numId="20">
    <w:abstractNumId w:val="8"/>
  </w:num>
  <w:num w:numId="21">
    <w:abstractNumId w:val="25"/>
  </w:num>
  <w:num w:numId="22">
    <w:abstractNumId w:val="12"/>
  </w:num>
  <w:num w:numId="23">
    <w:abstractNumId w:val="26"/>
  </w:num>
  <w:num w:numId="24">
    <w:abstractNumId w:val="24"/>
  </w:num>
  <w:num w:numId="25">
    <w:abstractNumId w:val="29"/>
  </w:num>
  <w:num w:numId="26">
    <w:abstractNumId w:val="35"/>
  </w:num>
  <w:num w:numId="27">
    <w:abstractNumId w:val="10"/>
  </w:num>
  <w:num w:numId="28">
    <w:abstractNumId w:val="18"/>
  </w:num>
  <w:num w:numId="29">
    <w:abstractNumId w:val="6"/>
  </w:num>
  <w:num w:numId="30">
    <w:abstractNumId w:val="22"/>
  </w:num>
  <w:num w:numId="31">
    <w:abstractNumId w:val="17"/>
  </w:num>
  <w:num w:numId="32">
    <w:abstractNumId w:val="2"/>
  </w:num>
  <w:num w:numId="33">
    <w:abstractNumId w:val="36"/>
  </w:num>
  <w:num w:numId="34">
    <w:abstractNumId w:val="5"/>
  </w:num>
  <w:num w:numId="35">
    <w:abstractNumId w:val="9"/>
  </w:num>
  <w:num w:numId="36">
    <w:abstractNumId w:val="27"/>
  </w:num>
  <w:num w:numId="37">
    <w:abstractNumId w:val="28"/>
  </w:num>
  <w:num w:numId="38">
    <w:abstractNumId w:val="16"/>
  </w:num>
  <w:num w:numId="39">
    <w:abstractNumId w:val="23"/>
  </w:num>
  <w:num w:numId="40">
    <w:abstractNumId w:val="20"/>
  </w:num>
  <w:num w:numId="41">
    <w:abstractNumId w:val="11"/>
  </w:num>
  <w:num w:numId="42">
    <w:abstractNumId w:val="32"/>
  </w:num>
  <w:num w:numId="43">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3"/>
    <w:rsid w:val="00006DAE"/>
    <w:rsid w:val="00010403"/>
    <w:rsid w:val="00011BB4"/>
    <w:rsid w:val="00013A66"/>
    <w:rsid w:val="000143A5"/>
    <w:rsid w:val="00017EF3"/>
    <w:rsid w:val="00021059"/>
    <w:rsid w:val="000244B9"/>
    <w:rsid w:val="00053040"/>
    <w:rsid w:val="00054D52"/>
    <w:rsid w:val="00073015"/>
    <w:rsid w:val="00082E9F"/>
    <w:rsid w:val="00095A1A"/>
    <w:rsid w:val="000A663B"/>
    <w:rsid w:val="000C0ECF"/>
    <w:rsid w:val="000E3764"/>
    <w:rsid w:val="000E3C63"/>
    <w:rsid w:val="000F7520"/>
    <w:rsid w:val="000F76CB"/>
    <w:rsid w:val="001114C8"/>
    <w:rsid w:val="00120041"/>
    <w:rsid w:val="00133893"/>
    <w:rsid w:val="0013421A"/>
    <w:rsid w:val="0013712F"/>
    <w:rsid w:val="00150144"/>
    <w:rsid w:val="00153359"/>
    <w:rsid w:val="00154D1C"/>
    <w:rsid w:val="001A3841"/>
    <w:rsid w:val="001C3256"/>
    <w:rsid w:val="00221898"/>
    <w:rsid w:val="00224D46"/>
    <w:rsid w:val="002307A3"/>
    <w:rsid w:val="00231794"/>
    <w:rsid w:val="00243D8D"/>
    <w:rsid w:val="00250086"/>
    <w:rsid w:val="00250DFD"/>
    <w:rsid w:val="002742EB"/>
    <w:rsid w:val="00276A4C"/>
    <w:rsid w:val="00276E52"/>
    <w:rsid w:val="00281464"/>
    <w:rsid w:val="00283425"/>
    <w:rsid w:val="002922D7"/>
    <w:rsid w:val="002B2766"/>
    <w:rsid w:val="002B709E"/>
    <w:rsid w:val="002C2944"/>
    <w:rsid w:val="002D0A5D"/>
    <w:rsid w:val="002D73FB"/>
    <w:rsid w:val="002E1DA7"/>
    <w:rsid w:val="002E3AB1"/>
    <w:rsid w:val="002E5E42"/>
    <w:rsid w:val="002F114A"/>
    <w:rsid w:val="002F1D23"/>
    <w:rsid w:val="00313188"/>
    <w:rsid w:val="003151B5"/>
    <w:rsid w:val="0032004D"/>
    <w:rsid w:val="003473C7"/>
    <w:rsid w:val="00360E73"/>
    <w:rsid w:val="00370B3B"/>
    <w:rsid w:val="0038100B"/>
    <w:rsid w:val="00381119"/>
    <w:rsid w:val="003A4874"/>
    <w:rsid w:val="003B0677"/>
    <w:rsid w:val="003B49CA"/>
    <w:rsid w:val="003C25A8"/>
    <w:rsid w:val="003D1255"/>
    <w:rsid w:val="003D6D6E"/>
    <w:rsid w:val="003E61FF"/>
    <w:rsid w:val="003F19AC"/>
    <w:rsid w:val="00404A42"/>
    <w:rsid w:val="00412AB1"/>
    <w:rsid w:val="004133CA"/>
    <w:rsid w:val="00416D62"/>
    <w:rsid w:val="0042376B"/>
    <w:rsid w:val="004418AB"/>
    <w:rsid w:val="00480900"/>
    <w:rsid w:val="00480CDE"/>
    <w:rsid w:val="00490D6F"/>
    <w:rsid w:val="004927E8"/>
    <w:rsid w:val="004B3EA3"/>
    <w:rsid w:val="004B6DDA"/>
    <w:rsid w:val="004E541D"/>
    <w:rsid w:val="00511C3E"/>
    <w:rsid w:val="00512A6F"/>
    <w:rsid w:val="00536996"/>
    <w:rsid w:val="00562866"/>
    <w:rsid w:val="00562ADD"/>
    <w:rsid w:val="005911F4"/>
    <w:rsid w:val="00591F39"/>
    <w:rsid w:val="00596F2F"/>
    <w:rsid w:val="005A3367"/>
    <w:rsid w:val="005A5AE2"/>
    <w:rsid w:val="005A6A4A"/>
    <w:rsid w:val="005B1533"/>
    <w:rsid w:val="005B29F8"/>
    <w:rsid w:val="005B33C9"/>
    <w:rsid w:val="005B4DAB"/>
    <w:rsid w:val="005C3C5E"/>
    <w:rsid w:val="005D217E"/>
    <w:rsid w:val="005E506D"/>
    <w:rsid w:val="005F73F0"/>
    <w:rsid w:val="00605E51"/>
    <w:rsid w:val="00607CDA"/>
    <w:rsid w:val="0062573B"/>
    <w:rsid w:val="00630BE5"/>
    <w:rsid w:val="006423F8"/>
    <w:rsid w:val="00645F5D"/>
    <w:rsid w:val="00652262"/>
    <w:rsid w:val="00652574"/>
    <w:rsid w:val="00672CB5"/>
    <w:rsid w:val="00673B26"/>
    <w:rsid w:val="006A739F"/>
    <w:rsid w:val="006B4F16"/>
    <w:rsid w:val="006C51E0"/>
    <w:rsid w:val="006C7B7B"/>
    <w:rsid w:val="006D6D1A"/>
    <w:rsid w:val="007007A8"/>
    <w:rsid w:val="007048D2"/>
    <w:rsid w:val="007708F2"/>
    <w:rsid w:val="0077501C"/>
    <w:rsid w:val="00777BFB"/>
    <w:rsid w:val="007834FE"/>
    <w:rsid w:val="00787B6E"/>
    <w:rsid w:val="007900F4"/>
    <w:rsid w:val="00790147"/>
    <w:rsid w:val="00794EC7"/>
    <w:rsid w:val="007B081C"/>
    <w:rsid w:val="007B5F1E"/>
    <w:rsid w:val="007C10AC"/>
    <w:rsid w:val="007C3B9B"/>
    <w:rsid w:val="007C79FE"/>
    <w:rsid w:val="007D312B"/>
    <w:rsid w:val="007D782E"/>
    <w:rsid w:val="007E11A6"/>
    <w:rsid w:val="007E5550"/>
    <w:rsid w:val="007E7070"/>
    <w:rsid w:val="007F1124"/>
    <w:rsid w:val="007F1AD1"/>
    <w:rsid w:val="007F2B11"/>
    <w:rsid w:val="007F33FF"/>
    <w:rsid w:val="007F49D0"/>
    <w:rsid w:val="00801AAE"/>
    <w:rsid w:val="00803DAE"/>
    <w:rsid w:val="008178B9"/>
    <w:rsid w:val="008205A1"/>
    <w:rsid w:val="008411DC"/>
    <w:rsid w:val="008421BD"/>
    <w:rsid w:val="00844361"/>
    <w:rsid w:val="00852EFA"/>
    <w:rsid w:val="00892D80"/>
    <w:rsid w:val="008936B1"/>
    <w:rsid w:val="00894883"/>
    <w:rsid w:val="00895761"/>
    <w:rsid w:val="008A78D7"/>
    <w:rsid w:val="008B6429"/>
    <w:rsid w:val="008E5DC0"/>
    <w:rsid w:val="00905AAE"/>
    <w:rsid w:val="00916D4B"/>
    <w:rsid w:val="00917A1D"/>
    <w:rsid w:val="00946795"/>
    <w:rsid w:val="0096012F"/>
    <w:rsid w:val="0096388F"/>
    <w:rsid w:val="00974780"/>
    <w:rsid w:val="00992DF4"/>
    <w:rsid w:val="00995ADF"/>
    <w:rsid w:val="009961D8"/>
    <w:rsid w:val="009A72FD"/>
    <w:rsid w:val="009C411F"/>
    <w:rsid w:val="009C7A22"/>
    <w:rsid w:val="009D01E6"/>
    <w:rsid w:val="009D7373"/>
    <w:rsid w:val="009E2F9C"/>
    <w:rsid w:val="009F1D49"/>
    <w:rsid w:val="009F6C67"/>
    <w:rsid w:val="00A0526A"/>
    <w:rsid w:val="00A13DB2"/>
    <w:rsid w:val="00A150AA"/>
    <w:rsid w:val="00A2189E"/>
    <w:rsid w:val="00A416C1"/>
    <w:rsid w:val="00A42619"/>
    <w:rsid w:val="00A46803"/>
    <w:rsid w:val="00A50188"/>
    <w:rsid w:val="00A60081"/>
    <w:rsid w:val="00A60F29"/>
    <w:rsid w:val="00A67830"/>
    <w:rsid w:val="00A7336E"/>
    <w:rsid w:val="00A77A8D"/>
    <w:rsid w:val="00A82D94"/>
    <w:rsid w:val="00AA36EC"/>
    <w:rsid w:val="00AA3C6A"/>
    <w:rsid w:val="00AA3D19"/>
    <w:rsid w:val="00AA5F7C"/>
    <w:rsid w:val="00AB5084"/>
    <w:rsid w:val="00AD12DD"/>
    <w:rsid w:val="00B0145D"/>
    <w:rsid w:val="00B12DD7"/>
    <w:rsid w:val="00B3144A"/>
    <w:rsid w:val="00B37EEC"/>
    <w:rsid w:val="00B5236B"/>
    <w:rsid w:val="00B54FBE"/>
    <w:rsid w:val="00B55F1B"/>
    <w:rsid w:val="00B661DB"/>
    <w:rsid w:val="00B70AB2"/>
    <w:rsid w:val="00B72E09"/>
    <w:rsid w:val="00B81241"/>
    <w:rsid w:val="00B9298F"/>
    <w:rsid w:val="00BA02E3"/>
    <w:rsid w:val="00BB10F1"/>
    <w:rsid w:val="00BB70B4"/>
    <w:rsid w:val="00BC7543"/>
    <w:rsid w:val="00BF0419"/>
    <w:rsid w:val="00BF3282"/>
    <w:rsid w:val="00BF7017"/>
    <w:rsid w:val="00C03190"/>
    <w:rsid w:val="00C12BE4"/>
    <w:rsid w:val="00C22AC7"/>
    <w:rsid w:val="00C83546"/>
    <w:rsid w:val="00C91381"/>
    <w:rsid w:val="00C95867"/>
    <w:rsid w:val="00C97513"/>
    <w:rsid w:val="00CA6829"/>
    <w:rsid w:val="00CB1EDC"/>
    <w:rsid w:val="00CC4F69"/>
    <w:rsid w:val="00CE7E56"/>
    <w:rsid w:val="00CF4909"/>
    <w:rsid w:val="00CF4E36"/>
    <w:rsid w:val="00CF5203"/>
    <w:rsid w:val="00D26C75"/>
    <w:rsid w:val="00D3285A"/>
    <w:rsid w:val="00D36CE2"/>
    <w:rsid w:val="00D4018E"/>
    <w:rsid w:val="00D51754"/>
    <w:rsid w:val="00D6091E"/>
    <w:rsid w:val="00D63D1D"/>
    <w:rsid w:val="00D667DA"/>
    <w:rsid w:val="00D7375E"/>
    <w:rsid w:val="00D82235"/>
    <w:rsid w:val="00D83964"/>
    <w:rsid w:val="00D90C7E"/>
    <w:rsid w:val="00DA1A4E"/>
    <w:rsid w:val="00DB007D"/>
    <w:rsid w:val="00DB1AFE"/>
    <w:rsid w:val="00DD50D6"/>
    <w:rsid w:val="00DE3AE2"/>
    <w:rsid w:val="00DE6418"/>
    <w:rsid w:val="00DE7308"/>
    <w:rsid w:val="00E15C03"/>
    <w:rsid w:val="00E20F32"/>
    <w:rsid w:val="00E43A10"/>
    <w:rsid w:val="00E466B6"/>
    <w:rsid w:val="00E536A6"/>
    <w:rsid w:val="00E56DA6"/>
    <w:rsid w:val="00E8344A"/>
    <w:rsid w:val="00EA4411"/>
    <w:rsid w:val="00ED6925"/>
    <w:rsid w:val="00EE55AB"/>
    <w:rsid w:val="00EE5D2F"/>
    <w:rsid w:val="00EF0479"/>
    <w:rsid w:val="00EF128E"/>
    <w:rsid w:val="00F13350"/>
    <w:rsid w:val="00F23B5D"/>
    <w:rsid w:val="00F3237B"/>
    <w:rsid w:val="00F415D9"/>
    <w:rsid w:val="00F4251D"/>
    <w:rsid w:val="00F73D98"/>
    <w:rsid w:val="00F84B0E"/>
    <w:rsid w:val="00FA166A"/>
    <w:rsid w:val="00FA314D"/>
    <w:rsid w:val="00FB7083"/>
    <w:rsid w:val="00FB7AE1"/>
    <w:rsid w:val="00FC7400"/>
    <w:rsid w:val="00FE0538"/>
    <w:rsid w:val="00FE084A"/>
    <w:rsid w:val="00FE10BE"/>
    <w:rsid w:val="00FE7212"/>
    <w:rsid w:val="00FF0C73"/>
    <w:rsid w:val="00FF2DAF"/>
    <w:rsid w:val="00FF78E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7AF7B7"/>
  <w15:chartTrackingRefBased/>
  <w15:docId w15:val="{C671A424-10E5-3E4E-87C6-42957AC2D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C73"/>
  </w:style>
  <w:style w:type="paragraph" w:styleId="Heading1">
    <w:name w:val="heading 1"/>
    <w:basedOn w:val="Normal"/>
    <w:next w:val="Normal"/>
    <w:link w:val="Heading1Char"/>
    <w:autoRedefine/>
    <w:uiPriority w:val="9"/>
    <w:qFormat/>
    <w:rsid w:val="00276E52"/>
    <w:pPr>
      <w:keepNext/>
      <w:keepLines/>
      <w:spacing w:before="120" w:line="480" w:lineRule="auto"/>
      <w:outlineLvl w:val="0"/>
    </w:pPr>
    <w:rPr>
      <w:rFonts w:eastAsiaTheme="majorEastAsia"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76E52"/>
    <w:pPr>
      <w:keepNext/>
      <w:keepLines/>
      <w:spacing w:line="480" w:lineRule="auto"/>
      <w:outlineLvl w:val="1"/>
    </w:pPr>
    <w:rPr>
      <w:rFonts w:eastAsiaTheme="majorEastAsia"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76E52"/>
    <w:pPr>
      <w:keepNext/>
      <w:keepLines/>
      <w:spacing w:before="60" w:after="60" w:line="480" w:lineRule="auto"/>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rsid w:val="00FF0C73"/>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rsid w:val="00FF0C7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6E52"/>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276E52"/>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276E52"/>
    <w:rPr>
      <w:rFonts w:ascii="Times New Roman" w:eastAsiaTheme="majorEastAsia" w:hAnsi="Times New Roman" w:cstheme="majorBidi"/>
      <w:b/>
      <w:i/>
      <w:color w:val="000000" w:themeColor="text1"/>
    </w:rPr>
  </w:style>
  <w:style w:type="character" w:customStyle="1" w:styleId="Heading4Char">
    <w:name w:val="Heading 4 Char"/>
    <w:basedOn w:val="DefaultParagraphFont"/>
    <w:link w:val="Heading4"/>
    <w:uiPriority w:val="9"/>
    <w:rsid w:val="00FF0C73"/>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FF0C73"/>
    <w:rPr>
      <w:rFonts w:asciiTheme="majorHAnsi" w:eastAsiaTheme="majorEastAsia" w:hAnsiTheme="majorHAnsi" w:cstheme="majorBidi"/>
      <w:color w:val="2F5496" w:themeColor="accent1" w:themeShade="BF"/>
    </w:rPr>
  </w:style>
  <w:style w:type="paragraph" w:styleId="Title">
    <w:name w:val="Title"/>
    <w:aliases w:val="Titel/Dokumentnamn"/>
    <w:basedOn w:val="Normal"/>
    <w:next w:val="Normal"/>
    <w:link w:val="TitleChar"/>
    <w:uiPriority w:val="99"/>
    <w:rsid w:val="00FF0C73"/>
    <w:pPr>
      <w:keepNext/>
      <w:suppressAutoHyphens/>
      <w:spacing w:before="600" w:after="100"/>
      <w:contextualSpacing/>
    </w:pPr>
    <w:rPr>
      <w:rFonts w:asciiTheme="majorHAnsi" w:eastAsiaTheme="majorEastAsia" w:hAnsiTheme="majorHAnsi" w:cstheme="majorBidi"/>
      <w:color w:val="323E4F"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FF0C73"/>
    <w:rPr>
      <w:rFonts w:asciiTheme="majorHAnsi" w:eastAsiaTheme="majorEastAsia" w:hAnsiTheme="majorHAnsi" w:cstheme="majorBidi"/>
      <w:color w:val="323E4F" w:themeColor="text2" w:themeShade="BF"/>
      <w:spacing w:val="5"/>
      <w:kern w:val="28"/>
      <w:sz w:val="30"/>
      <w:szCs w:val="52"/>
    </w:rPr>
  </w:style>
  <w:style w:type="paragraph" w:styleId="Header">
    <w:name w:val="header"/>
    <w:basedOn w:val="Normal"/>
    <w:link w:val="HeaderChar"/>
    <w:uiPriority w:val="99"/>
    <w:semiHidden/>
    <w:rsid w:val="00FF0C73"/>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FF0C73"/>
    <w:rPr>
      <w:rFonts w:asciiTheme="majorHAnsi" w:hAnsiTheme="majorHAnsi"/>
      <w:sz w:val="14"/>
    </w:rPr>
  </w:style>
  <w:style w:type="paragraph" w:styleId="Footer">
    <w:name w:val="footer"/>
    <w:basedOn w:val="Header"/>
    <w:link w:val="FooterChar"/>
    <w:uiPriority w:val="99"/>
    <w:rsid w:val="00FF0C73"/>
    <w:pPr>
      <w:tabs>
        <w:tab w:val="clear" w:pos="3686"/>
        <w:tab w:val="left" w:pos="4111"/>
      </w:tabs>
    </w:pPr>
  </w:style>
  <w:style w:type="character" w:customStyle="1" w:styleId="FooterChar">
    <w:name w:val="Footer Char"/>
    <w:basedOn w:val="DefaultParagraphFont"/>
    <w:link w:val="Footer"/>
    <w:uiPriority w:val="99"/>
    <w:rsid w:val="00FF0C73"/>
    <w:rPr>
      <w:rFonts w:asciiTheme="majorHAnsi" w:hAnsiTheme="majorHAnsi"/>
      <w:sz w:val="14"/>
    </w:rPr>
  </w:style>
  <w:style w:type="character" w:styleId="PlaceholderText">
    <w:name w:val="Placeholder Text"/>
    <w:basedOn w:val="DefaultParagraphFont"/>
    <w:uiPriority w:val="99"/>
    <w:semiHidden/>
    <w:rsid w:val="00FF0C73"/>
    <w:rPr>
      <w:color w:val="808080"/>
    </w:rPr>
  </w:style>
  <w:style w:type="paragraph" w:styleId="BalloonText">
    <w:name w:val="Balloon Text"/>
    <w:basedOn w:val="Normal"/>
    <w:link w:val="BalloonTextChar"/>
    <w:uiPriority w:val="99"/>
    <w:semiHidden/>
    <w:unhideWhenUsed/>
    <w:rsid w:val="00FF0C73"/>
    <w:rPr>
      <w:rFonts w:ascii="Tahoma" w:hAnsi="Tahoma" w:cs="Tahoma"/>
      <w:sz w:val="16"/>
      <w:szCs w:val="16"/>
    </w:rPr>
  </w:style>
  <w:style w:type="character" w:customStyle="1" w:styleId="BalloonTextChar">
    <w:name w:val="Balloon Text Char"/>
    <w:basedOn w:val="DefaultParagraphFont"/>
    <w:link w:val="BalloonText"/>
    <w:uiPriority w:val="99"/>
    <w:semiHidden/>
    <w:rsid w:val="00FF0C73"/>
    <w:rPr>
      <w:rFonts w:ascii="Tahoma" w:hAnsi="Tahoma" w:cs="Tahoma"/>
      <w:sz w:val="16"/>
      <w:szCs w:val="16"/>
    </w:rPr>
  </w:style>
  <w:style w:type="table" w:styleId="TableGrid">
    <w:name w:val="Table Grid"/>
    <w:basedOn w:val="TableNormal"/>
    <w:uiPriority w:val="59"/>
    <w:rsid w:val="00FF0C73"/>
    <w:rPr>
      <w:rFonts w:ascii="Arial" w:hAnsi="Arial" w:cstheme="minorBidi"/>
      <w:sz w:val="22"/>
      <w:szCs w:val="22"/>
      <w:lang w:val="sv-S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FF0C73"/>
    <w:pPr>
      <w:tabs>
        <w:tab w:val="clear" w:pos="9072"/>
        <w:tab w:val="right" w:pos="8789"/>
      </w:tabs>
    </w:pPr>
  </w:style>
  <w:style w:type="character" w:styleId="Hyperlink">
    <w:name w:val="Hyperlink"/>
    <w:basedOn w:val="DefaultParagraphFont"/>
    <w:uiPriority w:val="99"/>
    <w:semiHidden/>
    <w:qFormat/>
    <w:rsid w:val="00FF0C73"/>
    <w:rPr>
      <w:color w:val="0000FF"/>
      <w:u w:val="single"/>
    </w:rPr>
  </w:style>
  <w:style w:type="paragraph" w:styleId="TOCHeading">
    <w:name w:val="TOC Heading"/>
    <w:basedOn w:val="Heading1"/>
    <w:next w:val="Normal"/>
    <w:uiPriority w:val="39"/>
    <w:semiHidden/>
    <w:rsid w:val="00FF0C73"/>
    <w:pPr>
      <w:pageBreakBefore/>
      <w:outlineLvl w:val="9"/>
    </w:pPr>
    <w:rPr>
      <w:lang w:eastAsia="ja-JP"/>
    </w:rPr>
  </w:style>
  <w:style w:type="paragraph" w:styleId="Quote">
    <w:name w:val="Quote"/>
    <w:basedOn w:val="Normal"/>
    <w:link w:val="QuoteChar"/>
    <w:uiPriority w:val="10"/>
    <w:qFormat/>
    <w:rsid w:val="00FF0C73"/>
    <w:pPr>
      <w:spacing w:after="220"/>
      <w:ind w:left="357"/>
    </w:pPr>
    <w:rPr>
      <w:iCs/>
      <w:color w:val="000000" w:themeColor="text1"/>
      <w:sz w:val="20"/>
    </w:rPr>
  </w:style>
  <w:style w:type="character" w:customStyle="1" w:styleId="QuoteChar">
    <w:name w:val="Quote Char"/>
    <w:basedOn w:val="DefaultParagraphFont"/>
    <w:link w:val="Quote"/>
    <w:uiPriority w:val="10"/>
    <w:rsid w:val="00FF0C73"/>
    <w:rPr>
      <w:iCs/>
      <w:color w:val="000000" w:themeColor="text1"/>
      <w:sz w:val="20"/>
    </w:rPr>
  </w:style>
  <w:style w:type="paragraph" w:styleId="TOC1">
    <w:name w:val="toc 1"/>
    <w:basedOn w:val="Normal"/>
    <w:next w:val="Normal"/>
    <w:uiPriority w:val="39"/>
    <w:semiHidden/>
    <w:rsid w:val="00FF0C73"/>
    <w:pPr>
      <w:spacing w:beforeLines="100" w:before="100"/>
    </w:pPr>
  </w:style>
  <w:style w:type="paragraph" w:styleId="TOC2">
    <w:name w:val="toc 2"/>
    <w:basedOn w:val="Normal"/>
    <w:next w:val="Normal"/>
    <w:uiPriority w:val="99"/>
    <w:semiHidden/>
    <w:rsid w:val="00FF0C73"/>
    <w:pPr>
      <w:ind w:left="276"/>
    </w:pPr>
  </w:style>
  <w:style w:type="paragraph" w:styleId="TOC3">
    <w:name w:val="toc 3"/>
    <w:basedOn w:val="Normal"/>
    <w:next w:val="Normal"/>
    <w:uiPriority w:val="99"/>
    <w:semiHidden/>
    <w:rsid w:val="00FF0C73"/>
    <w:pPr>
      <w:ind w:left="552"/>
    </w:pPr>
  </w:style>
  <w:style w:type="character" w:styleId="Emphasis">
    <w:name w:val="Emphasis"/>
    <w:basedOn w:val="DefaultParagraphFont"/>
    <w:uiPriority w:val="1"/>
    <w:rsid w:val="00FF0C73"/>
    <w:rPr>
      <w:i/>
      <w:iCs/>
    </w:rPr>
  </w:style>
  <w:style w:type="paragraph" w:styleId="TOC4">
    <w:name w:val="toc 4"/>
    <w:basedOn w:val="Normal"/>
    <w:next w:val="Normal"/>
    <w:uiPriority w:val="99"/>
    <w:semiHidden/>
    <w:rsid w:val="00FF0C73"/>
    <w:pPr>
      <w:spacing w:after="100"/>
      <w:ind w:left="660"/>
    </w:pPr>
  </w:style>
  <w:style w:type="paragraph" w:styleId="TOC5">
    <w:name w:val="toc 5"/>
    <w:basedOn w:val="Normal"/>
    <w:next w:val="Normal"/>
    <w:uiPriority w:val="99"/>
    <w:semiHidden/>
    <w:rsid w:val="00FF0C73"/>
    <w:pPr>
      <w:spacing w:after="100"/>
      <w:ind w:left="880"/>
    </w:pPr>
  </w:style>
  <w:style w:type="paragraph" w:styleId="TOC6">
    <w:name w:val="toc 6"/>
    <w:basedOn w:val="Normal"/>
    <w:next w:val="Normal"/>
    <w:uiPriority w:val="99"/>
    <w:semiHidden/>
    <w:rsid w:val="00FF0C73"/>
    <w:pPr>
      <w:spacing w:after="100"/>
      <w:ind w:left="1100"/>
    </w:pPr>
  </w:style>
  <w:style w:type="paragraph" w:styleId="TOC7">
    <w:name w:val="toc 7"/>
    <w:basedOn w:val="Normal"/>
    <w:next w:val="Normal"/>
    <w:uiPriority w:val="99"/>
    <w:semiHidden/>
    <w:rsid w:val="00FF0C73"/>
    <w:pPr>
      <w:spacing w:after="100"/>
      <w:ind w:left="1320"/>
    </w:pPr>
  </w:style>
  <w:style w:type="paragraph" w:styleId="TOC8">
    <w:name w:val="toc 8"/>
    <w:basedOn w:val="Normal"/>
    <w:next w:val="Normal"/>
    <w:uiPriority w:val="99"/>
    <w:semiHidden/>
    <w:rsid w:val="00FF0C73"/>
    <w:pPr>
      <w:spacing w:after="100"/>
      <w:ind w:left="1540"/>
    </w:pPr>
  </w:style>
  <w:style w:type="paragraph" w:styleId="TOC9">
    <w:name w:val="toc 9"/>
    <w:basedOn w:val="Normal"/>
    <w:next w:val="Normal"/>
    <w:uiPriority w:val="99"/>
    <w:semiHidden/>
    <w:rsid w:val="00FF0C73"/>
    <w:pPr>
      <w:spacing w:after="100"/>
      <w:ind w:left="1760"/>
    </w:pPr>
  </w:style>
  <w:style w:type="table" w:customStyle="1" w:styleId="Trelinjerstabell">
    <w:name w:val="Trelinjerstabell"/>
    <w:basedOn w:val="TableNormal"/>
    <w:uiPriority w:val="99"/>
    <w:rsid w:val="00FF0C73"/>
    <w:pPr>
      <w:contextualSpacing/>
    </w:pPr>
    <w:rPr>
      <w:rFonts w:asciiTheme="majorHAnsi" w:hAnsiTheme="majorHAnsi" w:cstheme="minorBidi"/>
      <w:sz w:val="20"/>
      <w:szCs w:val="22"/>
      <w:lang w:val="sv-SE"/>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FF0C73"/>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FF0C73"/>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LightShading-Accent1">
    <w:name w:val="Light Shading Accent 1"/>
    <w:basedOn w:val="Trelinjerstabell"/>
    <w:uiPriority w:val="60"/>
    <w:rsid w:val="00FF0C73"/>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ghtShading-Accent3">
    <w:name w:val="Light Shading Accent 3"/>
    <w:basedOn w:val="Trelinjerstabell"/>
    <w:uiPriority w:val="60"/>
    <w:rsid w:val="00FF0C73"/>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LightShading-Accent4">
    <w:name w:val="Light Shading Accent 4"/>
    <w:basedOn w:val="Trelinjerstabell"/>
    <w:uiPriority w:val="60"/>
    <w:rsid w:val="00FF0C73"/>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Shading-Accent5">
    <w:name w:val="Light Shading Accent 5"/>
    <w:basedOn w:val="Trelinjerstabell"/>
    <w:uiPriority w:val="60"/>
    <w:rsid w:val="00FF0C73"/>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Shading-Accent6">
    <w:name w:val="Light Shading Accent 6"/>
    <w:basedOn w:val="Trelinjerstabell"/>
    <w:uiPriority w:val="60"/>
    <w:rsid w:val="00FF0C73"/>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table" w:styleId="LightList">
    <w:name w:val="Light List"/>
    <w:basedOn w:val="Trelinjerstabell"/>
    <w:uiPriority w:val="61"/>
    <w:rsid w:val="00FF0C73"/>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FF0C73"/>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LightList-Accent2">
    <w:name w:val="Light List Accent 2"/>
    <w:basedOn w:val="Trelinjerstabell"/>
    <w:uiPriority w:val="61"/>
    <w:rsid w:val="00FF0C73"/>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LightList-Accent3">
    <w:name w:val="Light List Accent 3"/>
    <w:basedOn w:val="Trelinjerstabell"/>
    <w:uiPriority w:val="61"/>
    <w:rsid w:val="00FF0C73"/>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ghtList-Accent4">
    <w:name w:val="Light List Accent 4"/>
    <w:basedOn w:val="Trelinjerstabell"/>
    <w:uiPriority w:val="61"/>
    <w:rsid w:val="00FF0C73"/>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ghtList-Accent5">
    <w:name w:val="Light List Accent 5"/>
    <w:basedOn w:val="Trelinjerstabell"/>
    <w:uiPriority w:val="61"/>
    <w:rsid w:val="00FF0C73"/>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5B9BD5" w:themeFill="accent5"/>
      </w:tcPr>
    </w:tblStylePr>
    <w:tblStylePr w:type="lastRow">
      <w:pPr>
        <w:spacing w:before="0" w:after="0" w:line="240" w:lineRule="auto"/>
      </w:pPr>
      <w:rPr>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style>
  <w:style w:type="table" w:styleId="LightList-Accent6">
    <w:name w:val="Light List Accent 6"/>
    <w:basedOn w:val="Trelinjerstabell"/>
    <w:uiPriority w:val="61"/>
    <w:rsid w:val="00FF0C73"/>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paragraph" w:customStyle="1" w:styleId="Signaturrad">
    <w:name w:val="Signaturrad"/>
    <w:basedOn w:val="Normal"/>
    <w:next w:val="Normal"/>
    <w:semiHidden/>
    <w:qFormat/>
    <w:rsid w:val="00FF0C73"/>
    <w:pPr>
      <w:pBdr>
        <w:top w:val="single" w:sz="4" w:space="12" w:color="auto"/>
      </w:pBdr>
      <w:spacing w:before="720"/>
    </w:pPr>
  </w:style>
  <w:style w:type="paragraph" w:customStyle="1" w:styleId="Kortsignaturrad">
    <w:name w:val="Kort signaturrad"/>
    <w:basedOn w:val="Signaturrad"/>
    <w:next w:val="Normal"/>
    <w:uiPriority w:val="10"/>
    <w:rsid w:val="00FF0C73"/>
    <w:pPr>
      <w:ind w:right="4111"/>
    </w:pPr>
  </w:style>
  <w:style w:type="character" w:styleId="Strong">
    <w:name w:val="Strong"/>
    <w:basedOn w:val="DefaultParagraphFont"/>
    <w:uiPriority w:val="22"/>
    <w:qFormat/>
    <w:rsid w:val="00FF0C73"/>
    <w:rPr>
      <w:b/>
      <w:bCs/>
    </w:rPr>
  </w:style>
  <w:style w:type="table" w:customStyle="1" w:styleId="Sidfottabell">
    <w:name w:val="Sidfot tabell"/>
    <w:basedOn w:val="TableNormal"/>
    <w:uiPriority w:val="99"/>
    <w:rsid w:val="00FF0C73"/>
    <w:rPr>
      <w:rFonts w:ascii="Arial" w:hAnsi="Arial" w:cstheme="minorBidi"/>
      <w:sz w:val="14"/>
      <w:szCs w:val="22"/>
      <w:lang w:val="sv-SE"/>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FF0C73"/>
    <w:rPr>
      <w:sz w:val="20"/>
      <w:szCs w:val="20"/>
    </w:rPr>
  </w:style>
  <w:style w:type="character" w:customStyle="1" w:styleId="FootnoteTextChar">
    <w:name w:val="Footnote Text Char"/>
    <w:basedOn w:val="DefaultParagraphFont"/>
    <w:link w:val="FootnoteText"/>
    <w:uiPriority w:val="99"/>
    <w:semiHidden/>
    <w:rsid w:val="00FF0C73"/>
    <w:rPr>
      <w:sz w:val="20"/>
      <w:szCs w:val="20"/>
    </w:rPr>
  </w:style>
  <w:style w:type="character" w:styleId="FootnoteReference">
    <w:name w:val="footnote reference"/>
    <w:basedOn w:val="DefaultParagraphFont"/>
    <w:uiPriority w:val="99"/>
    <w:semiHidden/>
    <w:unhideWhenUsed/>
    <w:rsid w:val="00FF0C73"/>
    <w:rPr>
      <w:vertAlign w:val="superscript"/>
    </w:rPr>
  </w:style>
  <w:style w:type="character" w:customStyle="1" w:styleId="Formatmall1">
    <w:name w:val="Formatmall1"/>
    <w:basedOn w:val="DefaultParagraphFont"/>
    <w:uiPriority w:val="1"/>
    <w:rsid w:val="00FF0C73"/>
    <w:rPr>
      <w:rFonts w:asciiTheme="majorHAnsi" w:hAnsiTheme="majorHAnsi"/>
      <w:color w:val="auto"/>
      <w:sz w:val="14"/>
    </w:rPr>
  </w:style>
  <w:style w:type="character" w:customStyle="1" w:styleId="Sidfotmallarna">
    <w:name w:val="Sidfot mallarna"/>
    <w:basedOn w:val="DefaultParagraphFont"/>
    <w:uiPriority w:val="1"/>
    <w:rsid w:val="00FF0C73"/>
    <w:rPr>
      <w:rFonts w:asciiTheme="majorHAnsi" w:hAnsiTheme="majorHAnsi"/>
      <w:sz w:val="14"/>
    </w:rPr>
  </w:style>
  <w:style w:type="character" w:customStyle="1" w:styleId="Sidfotmallarnagr">
    <w:name w:val="Sidfot mallarna grå"/>
    <w:basedOn w:val="DefaultParagraphFont"/>
    <w:uiPriority w:val="1"/>
    <w:rsid w:val="00FF0C73"/>
    <w:rPr>
      <w:color w:val="7F7F7F" w:themeColor="text1" w:themeTint="80"/>
    </w:rPr>
  </w:style>
  <w:style w:type="paragraph" w:customStyle="1" w:styleId="TillfalligText">
    <w:name w:val="TillfalligText"/>
    <w:basedOn w:val="Normal"/>
    <w:link w:val="TillfalligTextChar"/>
    <w:rsid w:val="00FF0C73"/>
    <w:pPr>
      <w:spacing w:after="120"/>
    </w:pPr>
    <w:rPr>
      <w:rFonts w:cstheme="minorHAnsi"/>
      <w:bdr w:val="single" w:sz="4" w:space="0" w:color="auto"/>
    </w:rPr>
  </w:style>
  <w:style w:type="character" w:customStyle="1" w:styleId="TillfalligTextChar">
    <w:name w:val="TillfalligText Char"/>
    <w:basedOn w:val="DefaultParagraphFont"/>
    <w:link w:val="TillfalligText"/>
    <w:rsid w:val="00FF0C73"/>
    <w:rPr>
      <w:rFonts w:cstheme="minorHAnsi"/>
      <w:bdr w:val="single" w:sz="4" w:space="0" w:color="auto"/>
    </w:rPr>
  </w:style>
  <w:style w:type="paragraph" w:styleId="ListBullet">
    <w:name w:val="List Bullet"/>
    <w:basedOn w:val="Normal"/>
    <w:uiPriority w:val="99"/>
    <w:qFormat/>
    <w:rsid w:val="00FF0C73"/>
    <w:pPr>
      <w:numPr>
        <w:numId w:val="4"/>
      </w:numPr>
      <w:contextualSpacing/>
    </w:pPr>
  </w:style>
  <w:style w:type="paragraph" w:styleId="ListNumber">
    <w:name w:val="List Number"/>
    <w:basedOn w:val="Normal"/>
    <w:uiPriority w:val="99"/>
    <w:qFormat/>
    <w:rsid w:val="00FF0C73"/>
    <w:pPr>
      <w:numPr>
        <w:numId w:val="3"/>
      </w:numPr>
      <w:contextualSpacing/>
    </w:pPr>
  </w:style>
  <w:style w:type="paragraph" w:styleId="ListParagraph">
    <w:name w:val="List Paragraph"/>
    <w:basedOn w:val="Normal"/>
    <w:uiPriority w:val="34"/>
    <w:qFormat/>
    <w:rsid w:val="00FF0C73"/>
    <w:pPr>
      <w:ind w:left="720"/>
      <w:contextualSpacing/>
    </w:pPr>
  </w:style>
  <w:style w:type="character" w:styleId="FollowedHyperlink">
    <w:name w:val="FollowedHyperlink"/>
    <w:basedOn w:val="DefaultParagraphFont"/>
    <w:uiPriority w:val="99"/>
    <w:semiHidden/>
    <w:unhideWhenUsed/>
    <w:rsid w:val="00FF0C73"/>
    <w:rPr>
      <w:color w:val="954F72" w:themeColor="followedHyperlink"/>
      <w:u w:val="single"/>
    </w:rPr>
  </w:style>
  <w:style w:type="character" w:styleId="CommentReference">
    <w:name w:val="annotation reference"/>
    <w:basedOn w:val="DefaultParagraphFont"/>
    <w:uiPriority w:val="99"/>
    <w:semiHidden/>
    <w:unhideWhenUsed/>
    <w:rsid w:val="00FF0C73"/>
    <w:rPr>
      <w:sz w:val="16"/>
      <w:szCs w:val="16"/>
    </w:rPr>
  </w:style>
  <w:style w:type="paragraph" w:styleId="CommentText">
    <w:name w:val="annotation text"/>
    <w:basedOn w:val="Normal"/>
    <w:link w:val="CommentTextChar"/>
    <w:uiPriority w:val="99"/>
    <w:unhideWhenUsed/>
    <w:rsid w:val="00FF0C73"/>
    <w:rPr>
      <w:sz w:val="20"/>
      <w:szCs w:val="20"/>
    </w:rPr>
  </w:style>
  <w:style w:type="character" w:customStyle="1" w:styleId="CommentTextChar">
    <w:name w:val="Comment Text Char"/>
    <w:basedOn w:val="DefaultParagraphFont"/>
    <w:link w:val="CommentText"/>
    <w:uiPriority w:val="99"/>
    <w:rsid w:val="00FF0C73"/>
    <w:rPr>
      <w:sz w:val="20"/>
      <w:szCs w:val="20"/>
    </w:rPr>
  </w:style>
  <w:style w:type="paragraph" w:styleId="CommentSubject">
    <w:name w:val="annotation subject"/>
    <w:basedOn w:val="CommentText"/>
    <w:next w:val="CommentText"/>
    <w:link w:val="CommentSubjectChar"/>
    <w:uiPriority w:val="99"/>
    <w:semiHidden/>
    <w:unhideWhenUsed/>
    <w:rsid w:val="00FF0C73"/>
    <w:rPr>
      <w:b/>
      <w:bCs/>
    </w:rPr>
  </w:style>
  <w:style w:type="character" w:customStyle="1" w:styleId="CommentSubjectChar">
    <w:name w:val="Comment Subject Char"/>
    <w:basedOn w:val="CommentTextChar"/>
    <w:link w:val="CommentSubject"/>
    <w:uiPriority w:val="99"/>
    <w:semiHidden/>
    <w:rsid w:val="00FF0C73"/>
    <w:rPr>
      <w:b/>
      <w:bCs/>
      <w:sz w:val="20"/>
      <w:szCs w:val="20"/>
    </w:rPr>
  </w:style>
  <w:style w:type="paragraph" w:styleId="Bibliography">
    <w:name w:val="Bibliography"/>
    <w:basedOn w:val="Normal"/>
    <w:next w:val="Normal"/>
    <w:uiPriority w:val="37"/>
    <w:unhideWhenUsed/>
    <w:rsid w:val="00FF0C73"/>
    <w:pPr>
      <w:ind w:left="720" w:hanging="720"/>
    </w:pPr>
  </w:style>
  <w:style w:type="paragraph" w:styleId="Caption">
    <w:name w:val="caption"/>
    <w:basedOn w:val="Normal"/>
    <w:next w:val="Normal"/>
    <w:uiPriority w:val="35"/>
    <w:unhideWhenUsed/>
    <w:qFormat/>
    <w:rsid w:val="00FF0C73"/>
    <w:rPr>
      <w:i/>
      <w:iCs/>
      <w:color w:val="44546A" w:themeColor="text2"/>
      <w:sz w:val="18"/>
      <w:szCs w:val="18"/>
    </w:rPr>
  </w:style>
  <w:style w:type="table" w:styleId="GridTable1Light">
    <w:name w:val="Grid Table 1 Light"/>
    <w:basedOn w:val="TableNormal"/>
    <w:uiPriority w:val="46"/>
    <w:rsid w:val="00FF0C73"/>
    <w:pPr>
      <w:jc w:val="both"/>
    </w:pPr>
    <w:rPr>
      <w:rFonts w:ascii="Arial" w:hAnsi="Arial" w:cstheme="minorBidi"/>
      <w:sz w:val="22"/>
      <w:szCs w:val="22"/>
      <w:lang w:val="sv-S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FF0C73"/>
    <w:rPr>
      <w:color w:val="605E5C"/>
      <w:shd w:val="clear" w:color="auto" w:fill="E1DFDD"/>
    </w:rPr>
  </w:style>
  <w:style w:type="character" w:customStyle="1" w:styleId="mjx-char">
    <w:name w:val="mjx-char"/>
    <w:basedOn w:val="DefaultParagraphFont"/>
    <w:rsid w:val="00FF0C73"/>
  </w:style>
  <w:style w:type="paragraph" w:styleId="Revision">
    <w:name w:val="Revision"/>
    <w:hidden/>
    <w:uiPriority w:val="99"/>
    <w:semiHidden/>
    <w:rsid w:val="00FF0C73"/>
    <w:rPr>
      <w:rFonts w:asciiTheme="minorHAnsi" w:hAnsiTheme="minorHAnsi" w:cstheme="minorBidi"/>
    </w:rPr>
  </w:style>
  <w:style w:type="paragraph" w:styleId="NormalWeb">
    <w:name w:val="Normal (Web)"/>
    <w:basedOn w:val="Normal"/>
    <w:uiPriority w:val="99"/>
    <w:semiHidden/>
    <w:unhideWhenUsed/>
    <w:rsid w:val="00FF0C73"/>
  </w:style>
  <w:style w:type="character" w:styleId="PageNumber">
    <w:name w:val="page number"/>
    <w:basedOn w:val="DefaultParagraphFont"/>
    <w:uiPriority w:val="99"/>
    <w:semiHidden/>
    <w:unhideWhenUsed/>
    <w:rsid w:val="00FF0C73"/>
  </w:style>
  <w:style w:type="character" w:customStyle="1" w:styleId="UnresolvedMention2">
    <w:name w:val="Unresolved Mention2"/>
    <w:basedOn w:val="DefaultParagraphFont"/>
    <w:uiPriority w:val="99"/>
    <w:semiHidden/>
    <w:unhideWhenUsed/>
    <w:rsid w:val="00FF0C73"/>
    <w:rPr>
      <w:color w:val="605E5C"/>
      <w:shd w:val="clear" w:color="auto" w:fill="E1DFDD"/>
    </w:rPr>
  </w:style>
  <w:style w:type="character" w:customStyle="1" w:styleId="UnresolvedMention3">
    <w:name w:val="Unresolved Mention3"/>
    <w:basedOn w:val="DefaultParagraphFont"/>
    <w:uiPriority w:val="99"/>
    <w:semiHidden/>
    <w:unhideWhenUsed/>
    <w:rsid w:val="00FF0C73"/>
    <w:rPr>
      <w:color w:val="605E5C"/>
      <w:shd w:val="clear" w:color="auto" w:fill="E1DFDD"/>
    </w:rPr>
  </w:style>
  <w:style w:type="character" w:customStyle="1" w:styleId="UnresolvedMention4">
    <w:name w:val="Unresolved Mention4"/>
    <w:basedOn w:val="DefaultParagraphFont"/>
    <w:uiPriority w:val="99"/>
    <w:semiHidden/>
    <w:unhideWhenUsed/>
    <w:rsid w:val="00FF0C73"/>
    <w:rPr>
      <w:color w:val="605E5C"/>
      <w:shd w:val="clear" w:color="auto" w:fill="E1DFDD"/>
    </w:rPr>
  </w:style>
  <w:style w:type="character" w:styleId="LineNumber">
    <w:name w:val="line number"/>
    <w:basedOn w:val="DefaultParagraphFont"/>
    <w:uiPriority w:val="99"/>
    <w:semiHidden/>
    <w:unhideWhenUsed/>
    <w:rsid w:val="00FF0C73"/>
  </w:style>
  <w:style w:type="character" w:customStyle="1" w:styleId="UnresolvedMention5">
    <w:name w:val="Unresolved Mention5"/>
    <w:basedOn w:val="DefaultParagraphFont"/>
    <w:uiPriority w:val="99"/>
    <w:unhideWhenUsed/>
    <w:rsid w:val="00FF0C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43525525">
      <w:bodyDiv w:val="1"/>
      <w:marLeft w:val="0"/>
      <w:marRight w:val="0"/>
      <w:marTop w:val="0"/>
      <w:marBottom w:val="0"/>
      <w:divBdr>
        <w:top w:val="none" w:sz="0" w:space="0" w:color="auto"/>
        <w:left w:val="none" w:sz="0" w:space="0" w:color="auto"/>
        <w:bottom w:val="none" w:sz="0" w:space="0" w:color="auto"/>
        <w:right w:val="none" w:sz="0" w:space="0" w:color="auto"/>
      </w:divBdr>
    </w:div>
    <w:div w:id="1169249785">
      <w:bodyDiv w:val="1"/>
      <w:marLeft w:val="0"/>
      <w:marRight w:val="0"/>
      <w:marTop w:val="0"/>
      <w:marBottom w:val="0"/>
      <w:divBdr>
        <w:top w:val="none" w:sz="0" w:space="0" w:color="auto"/>
        <w:left w:val="none" w:sz="0" w:space="0" w:color="auto"/>
        <w:bottom w:val="none" w:sz="0" w:space="0" w:color="auto"/>
        <w:right w:val="none" w:sz="0" w:space="0" w:color="auto"/>
      </w:divBdr>
      <w:divsChild>
        <w:div w:id="56444868">
          <w:marLeft w:val="0"/>
          <w:marRight w:val="0"/>
          <w:marTop w:val="0"/>
          <w:marBottom w:val="0"/>
          <w:divBdr>
            <w:top w:val="none" w:sz="0" w:space="0" w:color="auto"/>
            <w:left w:val="none" w:sz="0" w:space="0" w:color="auto"/>
            <w:bottom w:val="none" w:sz="0" w:space="0" w:color="auto"/>
            <w:right w:val="none" w:sz="0" w:space="0" w:color="auto"/>
          </w:divBdr>
          <w:divsChild>
            <w:div w:id="1075856659">
              <w:marLeft w:val="0"/>
              <w:marRight w:val="0"/>
              <w:marTop w:val="0"/>
              <w:marBottom w:val="0"/>
              <w:divBdr>
                <w:top w:val="none" w:sz="0" w:space="0" w:color="auto"/>
                <w:left w:val="none" w:sz="0" w:space="0" w:color="auto"/>
                <w:bottom w:val="none" w:sz="0" w:space="0" w:color="auto"/>
                <w:right w:val="none" w:sz="0" w:space="0" w:color="auto"/>
              </w:divBdr>
              <w:divsChild>
                <w:div w:id="93115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985816">
      <w:bodyDiv w:val="1"/>
      <w:marLeft w:val="0"/>
      <w:marRight w:val="0"/>
      <w:marTop w:val="0"/>
      <w:marBottom w:val="0"/>
      <w:divBdr>
        <w:top w:val="none" w:sz="0" w:space="0" w:color="auto"/>
        <w:left w:val="none" w:sz="0" w:space="0" w:color="auto"/>
        <w:bottom w:val="none" w:sz="0" w:space="0" w:color="auto"/>
        <w:right w:val="none" w:sz="0" w:space="0" w:color="auto"/>
      </w:divBdr>
      <w:divsChild>
        <w:div w:id="2082285483">
          <w:marLeft w:val="0"/>
          <w:marRight w:val="0"/>
          <w:marTop w:val="0"/>
          <w:marBottom w:val="0"/>
          <w:divBdr>
            <w:top w:val="none" w:sz="0" w:space="0" w:color="auto"/>
            <w:left w:val="none" w:sz="0" w:space="0" w:color="auto"/>
            <w:bottom w:val="none" w:sz="0" w:space="0" w:color="auto"/>
            <w:right w:val="none" w:sz="0" w:space="0" w:color="auto"/>
          </w:divBdr>
        </w:div>
        <w:div w:id="1725133735">
          <w:marLeft w:val="0"/>
          <w:marRight w:val="0"/>
          <w:marTop w:val="0"/>
          <w:marBottom w:val="0"/>
          <w:divBdr>
            <w:top w:val="none" w:sz="0" w:space="0" w:color="auto"/>
            <w:left w:val="none" w:sz="0" w:space="0" w:color="auto"/>
            <w:bottom w:val="none" w:sz="0" w:space="0" w:color="auto"/>
            <w:right w:val="none" w:sz="0" w:space="0" w:color="auto"/>
          </w:divBdr>
        </w:div>
        <w:div w:id="184877324">
          <w:marLeft w:val="0"/>
          <w:marRight w:val="0"/>
          <w:marTop w:val="0"/>
          <w:marBottom w:val="0"/>
          <w:divBdr>
            <w:top w:val="none" w:sz="0" w:space="0" w:color="auto"/>
            <w:left w:val="none" w:sz="0" w:space="0" w:color="auto"/>
            <w:bottom w:val="none" w:sz="0" w:space="0" w:color="auto"/>
            <w:right w:val="none" w:sz="0" w:space="0" w:color="auto"/>
          </w:divBdr>
        </w:div>
        <w:div w:id="591402068">
          <w:marLeft w:val="0"/>
          <w:marRight w:val="0"/>
          <w:marTop w:val="0"/>
          <w:marBottom w:val="0"/>
          <w:divBdr>
            <w:top w:val="none" w:sz="0" w:space="0" w:color="auto"/>
            <w:left w:val="none" w:sz="0" w:space="0" w:color="auto"/>
            <w:bottom w:val="none" w:sz="0" w:space="0" w:color="auto"/>
            <w:right w:val="none" w:sz="0" w:space="0" w:color="auto"/>
          </w:divBdr>
        </w:div>
        <w:div w:id="1989282552">
          <w:marLeft w:val="0"/>
          <w:marRight w:val="0"/>
          <w:marTop w:val="0"/>
          <w:marBottom w:val="0"/>
          <w:divBdr>
            <w:top w:val="none" w:sz="0" w:space="0" w:color="auto"/>
            <w:left w:val="none" w:sz="0" w:space="0" w:color="auto"/>
            <w:bottom w:val="none" w:sz="0" w:space="0" w:color="auto"/>
            <w:right w:val="none" w:sz="0" w:space="0" w:color="auto"/>
          </w:divBdr>
        </w:div>
      </w:divsChild>
    </w:div>
    <w:div w:id="1300456449">
      <w:bodyDiv w:val="1"/>
      <w:marLeft w:val="0"/>
      <w:marRight w:val="0"/>
      <w:marTop w:val="0"/>
      <w:marBottom w:val="0"/>
      <w:divBdr>
        <w:top w:val="none" w:sz="0" w:space="0" w:color="auto"/>
        <w:left w:val="none" w:sz="0" w:space="0" w:color="auto"/>
        <w:bottom w:val="none" w:sz="0" w:space="0" w:color="auto"/>
        <w:right w:val="none" w:sz="0" w:space="0" w:color="auto"/>
      </w:divBdr>
      <w:divsChild>
        <w:div w:id="1314988246">
          <w:marLeft w:val="0"/>
          <w:marRight w:val="0"/>
          <w:marTop w:val="0"/>
          <w:marBottom w:val="0"/>
          <w:divBdr>
            <w:top w:val="none" w:sz="0" w:space="0" w:color="auto"/>
            <w:left w:val="none" w:sz="0" w:space="0" w:color="auto"/>
            <w:bottom w:val="none" w:sz="0" w:space="0" w:color="auto"/>
            <w:right w:val="none" w:sz="0" w:space="0" w:color="auto"/>
          </w:divBdr>
          <w:divsChild>
            <w:div w:id="866408603">
              <w:marLeft w:val="0"/>
              <w:marRight w:val="0"/>
              <w:marTop w:val="0"/>
              <w:marBottom w:val="0"/>
              <w:divBdr>
                <w:top w:val="none" w:sz="0" w:space="0" w:color="auto"/>
                <w:left w:val="none" w:sz="0" w:space="0" w:color="auto"/>
                <w:bottom w:val="none" w:sz="0" w:space="0" w:color="auto"/>
                <w:right w:val="none" w:sz="0" w:space="0" w:color="auto"/>
              </w:divBdr>
              <w:divsChild>
                <w:div w:id="378170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6113704">
      <w:bodyDiv w:val="1"/>
      <w:marLeft w:val="0"/>
      <w:marRight w:val="0"/>
      <w:marTop w:val="0"/>
      <w:marBottom w:val="0"/>
      <w:divBdr>
        <w:top w:val="none" w:sz="0" w:space="0" w:color="auto"/>
        <w:left w:val="none" w:sz="0" w:space="0" w:color="auto"/>
        <w:bottom w:val="none" w:sz="0" w:space="0" w:color="auto"/>
        <w:right w:val="none" w:sz="0" w:space="0" w:color="auto"/>
      </w:divBdr>
      <w:divsChild>
        <w:div w:id="1110275960">
          <w:marLeft w:val="0"/>
          <w:marRight w:val="0"/>
          <w:marTop w:val="0"/>
          <w:marBottom w:val="0"/>
          <w:divBdr>
            <w:top w:val="none" w:sz="0" w:space="0" w:color="auto"/>
            <w:left w:val="none" w:sz="0" w:space="0" w:color="auto"/>
            <w:bottom w:val="none" w:sz="0" w:space="0" w:color="auto"/>
            <w:right w:val="none" w:sz="0" w:space="0" w:color="auto"/>
          </w:divBdr>
        </w:div>
        <w:div w:id="1852143116">
          <w:marLeft w:val="0"/>
          <w:marRight w:val="0"/>
          <w:marTop w:val="0"/>
          <w:marBottom w:val="0"/>
          <w:divBdr>
            <w:top w:val="none" w:sz="0" w:space="0" w:color="auto"/>
            <w:left w:val="none" w:sz="0" w:space="0" w:color="auto"/>
            <w:bottom w:val="none" w:sz="0" w:space="0" w:color="auto"/>
            <w:right w:val="none" w:sz="0" w:space="0" w:color="auto"/>
          </w:divBdr>
        </w:div>
        <w:div w:id="1279799685">
          <w:marLeft w:val="0"/>
          <w:marRight w:val="0"/>
          <w:marTop w:val="0"/>
          <w:marBottom w:val="0"/>
          <w:divBdr>
            <w:top w:val="none" w:sz="0" w:space="0" w:color="auto"/>
            <w:left w:val="none" w:sz="0" w:space="0" w:color="auto"/>
            <w:bottom w:val="none" w:sz="0" w:space="0" w:color="auto"/>
            <w:right w:val="none" w:sz="0" w:space="0" w:color="auto"/>
          </w:divBdr>
        </w:div>
        <w:div w:id="1393498751">
          <w:marLeft w:val="0"/>
          <w:marRight w:val="0"/>
          <w:marTop w:val="0"/>
          <w:marBottom w:val="0"/>
          <w:divBdr>
            <w:top w:val="none" w:sz="0" w:space="0" w:color="auto"/>
            <w:left w:val="none" w:sz="0" w:space="0" w:color="auto"/>
            <w:bottom w:val="none" w:sz="0" w:space="0" w:color="auto"/>
            <w:right w:val="none" w:sz="0" w:space="0" w:color="auto"/>
          </w:divBdr>
        </w:div>
        <w:div w:id="3755889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comments.xml.rels><?xml version="1.0" encoding="UTF-8" standalone="yes"?>
<Relationships xmlns="http://schemas.openxmlformats.org/package/2006/relationships"><Relationship Id="rId1" Type="http://schemas.openxmlformats.org/officeDocument/2006/relationships/hyperlink" Target="https://github.com/maxlindmark/scaling/blob/master/JAGS_models/log_linear/metabolism/m1.txt"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2.png"/><Relationship Id="rId18" Type="http://schemas.openxmlformats.org/officeDocument/2006/relationships/theme" Target="theme/theme1.xml"/><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1.pn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maxlindmark/scal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mailto:max.lindmark@slu.se" TargetMode="External"/><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0F779-5100-D244-8391-FB37EBD259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35</Pages>
  <Words>47737</Words>
  <Characters>272106</Characters>
  <Application>Microsoft Office Word</Application>
  <DocSecurity>0</DocSecurity>
  <Lines>2267</Lines>
  <Paragraphs>638</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319205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Ohlberger</dc:creator>
  <cp:keywords/>
  <dc:description/>
  <cp:lastModifiedBy>Max Lindmark</cp:lastModifiedBy>
  <cp:revision>253</cp:revision>
  <dcterms:created xsi:type="dcterms:W3CDTF">2021-01-15T07:19:00Z</dcterms:created>
  <dcterms:modified xsi:type="dcterms:W3CDTF">2021-01-15T15:01:00Z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zotero-version="5.0.95"&gt;&lt;session id="DzJXmSQ3"/&gt;&lt;style id="http://www.zotero.org/styles/ecology-letters" hasBibliography="1" bibliographyStyleHasBeenSet="1"/&gt;&lt;prefs&gt;&lt;pref name="fieldType" value="Field"/&gt;&lt;/prefs&gt;&lt;/data&gt;</vt:lpwstr>
  </property>
</Properties>
</file>