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972C7F" w:rsidRDefault="00E374D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Abstract: </w:t>
      </w:r>
      <w:r w:rsidR="00DB4AD8" w:rsidRPr="00972C7F">
        <w:rPr>
          <w:rFonts w:cstheme="minorHAnsi"/>
          <w:color w:val="333333"/>
          <w:shd w:val="clear" w:color="auto" w:fill="FFFFFF"/>
          <w:lang w:val="en-GB"/>
        </w:rPr>
        <w:t>~</w:t>
      </w:r>
      <w:r w:rsidR="000072CE" w:rsidRPr="00972C7F">
        <w:rPr>
          <w:rFonts w:cstheme="minorHAnsi"/>
          <w:color w:val="333333"/>
          <w:shd w:val="clear" w:color="auto" w:fill="FFFFFF"/>
          <w:lang w:val="en-GB"/>
        </w:rPr>
        <w:t>2</w:t>
      </w:r>
      <w:r w:rsidR="00D33126" w:rsidRPr="00972C7F">
        <w:rPr>
          <w:rFonts w:cstheme="minorHAnsi"/>
          <w:color w:val="333333"/>
          <w:shd w:val="clear" w:color="auto" w:fill="FFFFFF"/>
          <w:lang w:val="en-GB"/>
        </w:rPr>
        <w:t>34</w:t>
      </w:r>
    </w:p>
    <w:p w14:paraId="01F65DA7" w14:textId="780FD3EF" w:rsidR="00387D02" w:rsidRPr="00972C7F" w:rsidRDefault="00E374D5" w:rsidP="002E3379">
      <w:pPr>
        <w:spacing w:line="480" w:lineRule="auto"/>
        <w:contextualSpacing/>
        <w:jc w:val="both"/>
        <w:rPr>
          <w:rFonts w:cstheme="minorHAnsi"/>
          <w:color w:val="FF0000"/>
          <w:shd w:val="clear" w:color="auto" w:fill="FFFFFF"/>
          <w:lang w:val="en-GB"/>
        </w:rPr>
      </w:pPr>
      <w:r w:rsidRPr="00972C7F">
        <w:rPr>
          <w:rFonts w:cstheme="minorHAnsi"/>
          <w:color w:val="333333"/>
          <w:shd w:val="clear" w:color="auto" w:fill="FFFFFF"/>
          <w:lang w:val="en-GB"/>
        </w:rPr>
        <w:t xml:space="preserve">Introduction: </w:t>
      </w:r>
      <w:r w:rsidR="00DB4AD8" w:rsidRPr="00972C7F">
        <w:rPr>
          <w:rFonts w:cstheme="minorHAnsi"/>
          <w:shd w:val="clear" w:color="auto" w:fill="FFFFFF"/>
          <w:lang w:val="en-GB"/>
        </w:rPr>
        <w:t>~</w:t>
      </w:r>
      <w:r w:rsidR="00136DE1" w:rsidRPr="00972C7F">
        <w:rPr>
          <w:rFonts w:cstheme="minorHAnsi"/>
          <w:shd w:val="clear" w:color="auto" w:fill="FFFFFF"/>
          <w:lang w:val="en-GB"/>
        </w:rPr>
        <w:t>1400</w:t>
      </w:r>
    </w:p>
    <w:p w14:paraId="68A5535C" w14:textId="1F1EB77D" w:rsidR="00387D02" w:rsidRPr="00972C7F" w:rsidRDefault="00125A25"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Methods: </w:t>
      </w:r>
      <w:r w:rsidR="00AE68F9" w:rsidRPr="00972C7F">
        <w:rPr>
          <w:rFonts w:cstheme="minorHAnsi"/>
          <w:color w:val="333333"/>
          <w:shd w:val="clear" w:color="auto" w:fill="FFFFFF"/>
          <w:lang w:val="en-GB"/>
        </w:rPr>
        <w:t>~</w:t>
      </w:r>
      <w:r w:rsidR="00D33126" w:rsidRPr="00972C7F">
        <w:rPr>
          <w:rFonts w:cstheme="minorHAnsi"/>
          <w:color w:val="333333"/>
          <w:shd w:val="clear" w:color="auto" w:fill="FFFFFF"/>
          <w:lang w:val="en-GB"/>
        </w:rPr>
        <w:t xml:space="preserve"> 2000</w:t>
      </w:r>
    </w:p>
    <w:p w14:paraId="6B8B38DB" w14:textId="3EB9BDE7" w:rsidR="00387D02"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Results: </w:t>
      </w:r>
      <w:r w:rsidR="00762BEA" w:rsidRPr="00972C7F">
        <w:rPr>
          <w:rFonts w:cstheme="minorHAnsi"/>
          <w:color w:val="333333"/>
          <w:shd w:val="clear" w:color="auto" w:fill="FFFFFF"/>
          <w:lang w:val="en-GB"/>
        </w:rPr>
        <w:t>~</w:t>
      </w:r>
      <w:r w:rsidR="00F462EF" w:rsidRPr="00972C7F">
        <w:rPr>
          <w:rFonts w:cstheme="minorHAnsi"/>
          <w:color w:val="333333"/>
          <w:shd w:val="clear" w:color="auto" w:fill="FFFFFF"/>
          <w:lang w:val="en-GB"/>
        </w:rPr>
        <w:t>1000</w:t>
      </w:r>
    </w:p>
    <w:p w14:paraId="5EDE250F" w14:textId="1E091C9A" w:rsidR="007C13D9" w:rsidRPr="00972C7F" w:rsidRDefault="00BC0EF7"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Discussion: </w:t>
      </w:r>
      <w:r w:rsidR="00762BEA" w:rsidRPr="00972C7F">
        <w:rPr>
          <w:rFonts w:cstheme="minorHAnsi"/>
          <w:color w:val="333333"/>
          <w:shd w:val="clear" w:color="auto" w:fill="FFFFFF"/>
          <w:lang w:val="en-GB"/>
        </w:rPr>
        <w:t>~</w:t>
      </w:r>
      <w:r w:rsidR="00D076D4" w:rsidRPr="00972C7F">
        <w:rPr>
          <w:rFonts w:cstheme="minorHAnsi"/>
          <w:color w:val="333333"/>
          <w:shd w:val="clear" w:color="auto" w:fill="FFFFFF"/>
          <w:lang w:val="en-GB"/>
        </w:rPr>
        <w:t>2100</w:t>
      </w:r>
    </w:p>
    <w:p w14:paraId="35C98543" w14:textId="223FC75A" w:rsidR="00EF519B" w:rsidRPr="00972C7F" w:rsidRDefault="002564E8" w:rsidP="002E3379">
      <w:pPr>
        <w:spacing w:line="480" w:lineRule="auto"/>
        <w:contextualSpacing/>
        <w:jc w:val="both"/>
        <w:rPr>
          <w:rFonts w:cstheme="minorHAnsi"/>
          <w:color w:val="333333"/>
          <w:shd w:val="clear" w:color="auto" w:fill="FFFFFF"/>
          <w:lang w:val="en-GB"/>
        </w:rPr>
      </w:pPr>
      <w:r w:rsidRPr="00972C7F">
        <w:rPr>
          <w:rFonts w:cstheme="minorHAnsi"/>
          <w:color w:val="333333"/>
          <w:shd w:val="clear" w:color="auto" w:fill="FFFFFF"/>
          <w:lang w:val="en-GB"/>
        </w:rPr>
        <w:t xml:space="preserve">Total: ~ </w:t>
      </w:r>
      <w:r w:rsidR="00732AE6" w:rsidRPr="00972C7F">
        <w:rPr>
          <w:rFonts w:cstheme="minorHAnsi"/>
          <w:color w:val="333333"/>
          <w:shd w:val="clear" w:color="auto" w:fill="FFFFFF"/>
          <w:lang w:val="en-GB"/>
        </w:rPr>
        <w:t>6</w:t>
      </w:r>
      <w:r w:rsidR="003E44B3" w:rsidRPr="00972C7F">
        <w:rPr>
          <w:rFonts w:cstheme="minorHAnsi"/>
          <w:color w:val="333333"/>
          <w:shd w:val="clear" w:color="auto" w:fill="FFFFFF"/>
          <w:lang w:val="en-GB"/>
        </w:rPr>
        <w:t>5</w:t>
      </w:r>
      <w:r w:rsidR="00081DFE" w:rsidRPr="00972C7F">
        <w:rPr>
          <w:rFonts w:cstheme="minorHAnsi"/>
          <w:color w:val="333333"/>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0E68721D"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2" w:author="Max Lindmark" w:date="2020-05-04T11:05:00Z">
        <w:r w:rsidR="00710923">
          <w:rPr>
            <w:rFonts w:cstheme="minorHAnsi"/>
            <w:lang w:val="en-GB"/>
          </w:rPr>
          <w:t xml:space="preserve">how </w:t>
        </w:r>
      </w:ins>
      <w:del w:id="3"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4" w:author="Max Lindmark" w:date="2020-05-04T11:05:00Z">
        <w:r w:rsidR="009E3FEF" w:rsidRPr="006C7603" w:rsidDel="00710923">
          <w:rPr>
            <w:rFonts w:cstheme="minorHAnsi"/>
            <w:lang w:val="en-GB"/>
          </w:rPr>
          <w:delText xml:space="preserve">with </w:delText>
        </w:r>
      </w:del>
      <w:ins w:id="5"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6"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7" w:author="Max Lindmark" w:date="2020-05-04T11:06:00Z">
        <w:r w:rsidR="00D177B4">
          <w:rPr>
            <w:rFonts w:cstheme="minorHAnsi"/>
            <w:lang w:val="en-GB"/>
          </w:rPr>
          <w:t xml:space="preserve">, </w:t>
        </w:r>
      </w:ins>
      <w:del w:id="8"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9"/>
      <w:r w:rsidR="00457D7E">
        <w:rPr>
          <w:rFonts w:cstheme="minorHAnsi"/>
          <w:lang w:val="en-GB"/>
        </w:rPr>
        <w:t>(in a factorial set-up)</w:t>
      </w:r>
      <w:commentRangeEnd w:id="9"/>
      <w:r w:rsidR="00C804B5">
        <w:rPr>
          <w:rStyle w:val="CommentReference"/>
        </w:rPr>
        <w:commentReference w:id="9"/>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w:t>
      </w:r>
      <w:ins w:id="10" w:author="Max Lindmark" w:date="2020-05-04T11:14:00Z">
        <w:r w:rsidR="005D0B6A">
          <w:rPr>
            <w:rFonts w:cstheme="minorHAnsi"/>
            <w:lang w:val="en-GB"/>
          </w:rPr>
          <w:t>,</w:t>
        </w:r>
      </w:ins>
      <w:r w:rsidR="00355BCD" w:rsidRPr="004559BC">
        <w:rPr>
          <w:rFonts w:cstheme="minorHAnsi"/>
          <w:lang w:val="en-GB"/>
        </w:rPr>
        <w:t xml:space="preserve"> and</w:t>
      </w:r>
      <w:r w:rsidR="00885FD7" w:rsidRPr="004559BC">
        <w:rPr>
          <w:rFonts w:cstheme="minorHAnsi"/>
          <w:lang w:val="en-GB"/>
        </w:rPr>
        <w:t xml:space="preserve"> are unimodal over the full temperature range. </w:t>
      </w:r>
      <w:r w:rsidR="00896FCB" w:rsidRPr="004559BC">
        <w:rPr>
          <w:rFonts w:cstheme="minorHAnsi"/>
          <w:lang w:val="en-GB"/>
        </w:rPr>
        <w:t>Th</w:t>
      </w:r>
      <w:ins w:id="11" w:author="Max Lindmark" w:date="2020-05-04T11:14:00Z">
        <w:r w:rsidR="005D0B6A">
          <w:rPr>
            <w:rFonts w:cstheme="minorHAnsi"/>
            <w:lang w:val="en-GB"/>
          </w:rPr>
          <w:t>e</w:t>
        </w:r>
      </w:ins>
      <w:del w:id="12" w:author="Max Lindmark" w:date="2020-05-04T11:14:00Z">
        <w:r w:rsidR="00896FCB" w:rsidRPr="004559BC" w:rsidDel="005D0B6A">
          <w:rPr>
            <w:rFonts w:cstheme="minorHAnsi"/>
            <w:lang w:val="en-GB"/>
          </w:rPr>
          <w:delText>i</w:delText>
        </w:r>
      </w:del>
      <w:r w:rsidR="00896FCB" w:rsidRPr="004559BC">
        <w:rPr>
          <w:rFonts w:cstheme="minorHAnsi"/>
          <w:lang w:val="en-GB"/>
        </w:rPr>
        <w:t>s</w:t>
      </w:r>
      <w:ins w:id="13" w:author="Max Lindmark" w:date="2020-05-04T11:14:00Z">
        <w:r w:rsidR="005D0B6A">
          <w:rPr>
            <w:rFonts w:cstheme="minorHAnsi"/>
            <w:lang w:val="en-GB"/>
          </w:rPr>
          <w:t xml:space="preserve">e features </w:t>
        </w:r>
      </w:ins>
      <w:del w:id="14"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15"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16" w:author="Max Lindmark" w:date="2020-05-04T11:14:00Z">
        <w:r w:rsidR="005D0B6A">
          <w:rPr>
            <w:rFonts w:cstheme="minorHAnsi"/>
            <w:lang w:val="en-GB"/>
          </w:rPr>
          <w:t xml:space="preserve">, which are </w:t>
        </w:r>
      </w:ins>
      <w:del w:id="17"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18"/>
      <w:del w:id="19" w:author="Max Lindmark" w:date="2020-05-04T11:15:00Z">
        <w:r w:rsidR="00FA3B2F" w:rsidRPr="004559BC" w:rsidDel="005D0B6A">
          <w:rPr>
            <w:rFonts w:cstheme="minorHAnsi"/>
            <w:lang w:val="en-GB"/>
          </w:rPr>
          <w:delText xml:space="preserve">optimum </w:delText>
        </w:r>
      </w:del>
      <w:ins w:id="20" w:author="Max Lindmark" w:date="2020-05-04T11:15:00Z">
        <w:r w:rsidR="005D0B6A">
          <w:rPr>
            <w:rFonts w:cstheme="minorHAnsi"/>
            <w:lang w:val="en-GB"/>
          </w:rPr>
          <w:t>peak</w:t>
        </w:r>
        <w:r w:rsidR="005D0B6A" w:rsidRPr="004559BC">
          <w:rPr>
            <w:rFonts w:cstheme="minorHAnsi"/>
            <w:lang w:val="en-GB"/>
          </w:rPr>
          <w:t xml:space="preserve"> </w:t>
        </w:r>
        <w:commentRangeEnd w:id="18"/>
        <w:r w:rsidR="00D1213B">
          <w:rPr>
            <w:rStyle w:val="CommentReference"/>
          </w:rPr>
          <w:commentReference w:id="18"/>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21" w:author="Max Lindmark" w:date="2020-05-04T11:15:00Z">
        <w:r w:rsidR="00801CD5" w:rsidRPr="004559BC" w:rsidDel="005D0B6A">
          <w:rPr>
            <w:rFonts w:cstheme="minorHAnsi"/>
            <w:lang w:val="en-GB"/>
          </w:rPr>
          <w:delText xml:space="preserve"> to temperature</w:delText>
        </w:r>
      </w:del>
      <w:ins w:id="22" w:author="Max Lindmark" w:date="2020-05-04T11:15:00Z">
        <w:r w:rsidR="005D0B6A">
          <w:rPr>
            <w:rFonts w:cstheme="minorHAnsi"/>
            <w:lang w:val="en-GB"/>
          </w:rPr>
          <w:t xml:space="preserve"> with body mass</w:t>
        </w:r>
      </w:ins>
      <w:r w:rsidR="00A1521F" w:rsidRPr="004559BC">
        <w:rPr>
          <w:rFonts w:cstheme="minorHAnsi"/>
          <w:lang w:val="en-GB"/>
        </w:rPr>
        <w:t>. Accordingly, our analysis of growth data demonstrates that optimum growth temperatures decline</w:t>
      </w:r>
      <w:del w:id="23"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24" w:author="Max Lindmark" w:date="2020-05-04T11:16:00Z">
        <w:r w:rsidR="00A1521F" w:rsidRPr="004559BC" w:rsidDel="00DC59EC">
          <w:rPr>
            <w:rFonts w:cstheme="minorHAnsi"/>
            <w:lang w:val="en-GB"/>
          </w:rPr>
          <w:delText xml:space="preserve">as a function of </w:delText>
        </w:r>
      </w:del>
      <w:ins w:id="25"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ins w:id="26" w:author="Max Lindmark" w:date="2020-05-04T11:17:00Z"/>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30AE3E6F"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FF40B9">
        <w:rPr>
          <w:rFonts w:eastAsiaTheme="minorEastAsia" w:cstheme="minorHAnsi"/>
          <w:lang w:val="en-GB"/>
        </w:rPr>
        <w:instrText xml:space="preserve"> ADDIN ZOTERO_ITEM CSL_CITATION {"citationID":"hNb1pqTJ","properties":{"formattedCitation":"(Savage {\\i{}et al.} 2004)","plainCitation":"(Savage et al. 2004)","noteIndex":0},"citationItems":[{"id":"blnxdRkW/mx1b4RZK","uris":["http://zotero.org/users/local/FTg3Qpza/items/5EKRHGLR"],"uri":["http://zotero.org/users/local/FTg3Qpza/items/5EKRHGLR"],"itemData":{"id":914,"type":"article-journal","title":"Effects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FF40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blnxdRkW/fzfXBtQB","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27"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441FFDED"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28" w:author="Max Lindmark" w:date="2020-05-04T11:17:00Z">
        <w:r w:rsidR="00591E94">
          <w:rPr>
            <w:rFonts w:eastAsiaTheme="minorEastAsia" w:cstheme="minorHAnsi"/>
            <w:lang w:val="en-GB"/>
          </w:rPr>
          <w:t>ing</w:t>
        </w:r>
      </w:ins>
      <w:del w:id="29"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0"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31"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32"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33"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34"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35"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36"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T"}],"issued":{"date-parts":[["2014"]]}}},{"id":"blnxdRkW/3yMC3iaR","uris":["http://zotero.org/users/6116610/items/3XTZM82V"],"uri":["http://zotero.org/users/6116610/items/3XTZM82V"],"itemData":{"id":607,"type":"article-journal","abstract":"A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FF40B9" w:rsidRPr="00FF40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37" w:author="Max Lindmark" w:date="2020-05-04T11:20:00Z">
        <w:r w:rsidR="0006685B" w:rsidRPr="00C45786" w:rsidDel="00375704">
          <w:rPr>
            <w:rFonts w:eastAsiaTheme="minorEastAsia" w:cstheme="minorHAnsi"/>
            <w:lang w:val="sv-SE"/>
            <w:rPrChange w:id="38"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39"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0" w:author="Max Lindmark" w:date="2020-05-04T11:41:00Z">
              <w:rPr>
                <w:rFonts w:eastAsiaTheme="minorEastAsia" w:cstheme="minorHAnsi"/>
                <w:lang w:val="en-GB"/>
              </w:rPr>
            </w:rPrChange>
          </w:rPr>
          <w:delText>i</w:delText>
        </w:r>
      </w:del>
      <w:ins w:id="41"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42"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43" w:author="Max Lindmark" w:date="2020-05-04T11:24:00Z">
        <w:r w:rsidR="007D3A89">
          <w:rPr>
            <w:rFonts w:eastAsiaTheme="minorEastAsia" w:cstheme="minorHAnsi"/>
            <w:lang w:val="en-GB"/>
          </w:rPr>
          <w:t>with initial warming is not unexpected</w:t>
        </w:r>
      </w:ins>
      <w:ins w:id="44" w:author="Max Lindmark" w:date="2020-05-04T11:25:00Z">
        <w:r w:rsidR="007D3A89">
          <w:rPr>
            <w:rFonts w:eastAsiaTheme="minorEastAsia" w:cstheme="minorHAnsi"/>
            <w:lang w:val="en-GB"/>
          </w:rPr>
          <w:t xml:space="preserve"> in natural environments</w:t>
        </w:r>
      </w:ins>
      <w:ins w:id="45" w:author="Max Lindmark" w:date="2020-05-04T11:24:00Z">
        <w:r w:rsidR="007D3A89">
          <w:rPr>
            <w:rFonts w:eastAsiaTheme="minorEastAsia" w:cstheme="minorHAnsi"/>
            <w:lang w:val="en-GB"/>
          </w:rPr>
          <w:t xml:space="preserve">, </w:t>
        </w:r>
      </w:ins>
      <w:ins w:id="46" w:author="Max Lindmark" w:date="2020-05-04T11:25:00Z">
        <w:r w:rsidR="007D3A89">
          <w:rPr>
            <w:rFonts w:eastAsiaTheme="minorEastAsia" w:cstheme="minorHAnsi"/>
            <w:lang w:val="en-GB"/>
          </w:rPr>
          <w:t xml:space="preserve">as </w:t>
        </w:r>
      </w:ins>
      <w:ins w:id="47" w:author="Max Lindmark" w:date="2020-05-04T11:24:00Z">
        <w:r w:rsidR="007D3A89">
          <w:rPr>
            <w:rFonts w:eastAsiaTheme="minorEastAsia" w:cstheme="minorHAnsi"/>
            <w:lang w:val="en-GB"/>
          </w:rPr>
          <w:t xml:space="preserve">growth rates </w:t>
        </w:r>
      </w:ins>
      <w:del w:id="48"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49"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0" w:author="Max Lindmark" w:date="2020-05-04T11:25:00Z">
        <w:r w:rsidR="00723111" w:rsidRPr="00972C7F" w:rsidDel="007D3A89">
          <w:rPr>
            <w:rFonts w:eastAsiaTheme="minorEastAsia" w:cstheme="minorHAnsi"/>
            <w:lang w:val="en-GB"/>
          </w:rPr>
          <w:delText>,</w:delText>
        </w:r>
      </w:del>
      <w:ins w:id="51" w:author="Max Lindmark" w:date="2020-05-04T11:25:00Z">
        <w:r w:rsidR="007D3A89">
          <w:rPr>
            <w:rFonts w:eastAsiaTheme="minorEastAsia" w:cstheme="minorHAnsi"/>
            <w:lang w:val="en-GB"/>
          </w:rPr>
          <w:t xml:space="preserve">, and species </w:t>
        </w:r>
      </w:ins>
      <w:ins w:id="52" w:author="Max Lindmark" w:date="2020-05-04T11:26:00Z">
        <w:r w:rsidR="00A26F06">
          <w:rPr>
            <w:rFonts w:eastAsiaTheme="minorEastAsia" w:cstheme="minorHAnsi"/>
            <w:lang w:val="en-GB"/>
          </w:rPr>
          <w:t xml:space="preserve">in general </w:t>
        </w:r>
      </w:ins>
      <w:ins w:id="53" w:author="Max Lindmark" w:date="2020-05-04T11:25:00Z">
        <w:r w:rsidR="007D3A89">
          <w:rPr>
            <w:rFonts w:eastAsiaTheme="minorEastAsia" w:cstheme="minorHAnsi"/>
            <w:lang w:val="en-GB"/>
          </w:rPr>
          <w:t xml:space="preserve">occupy habitats below </w:t>
        </w:r>
      </w:ins>
      <w:ins w:id="54" w:author="Max Lindmark" w:date="2020-05-04T11:26:00Z">
        <w:r w:rsidR="007D3A89">
          <w:rPr>
            <w:rFonts w:eastAsiaTheme="minorEastAsia" w:cstheme="minorHAnsi"/>
            <w:lang w:val="en-GB"/>
          </w:rPr>
          <w:t xml:space="preserve">their peak growth temperature </w:t>
        </w:r>
      </w:ins>
      <w:del w:id="55"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56" w:author="Max Lindmark" w:date="2020-05-04T11:27:00Z">
        <w:r w:rsidR="00DD4FDE" w:rsidRPr="00DD4FDE">
          <w:rPr>
            <w:rFonts w:eastAsiaTheme="minorEastAsia" w:cstheme="minorHAnsi"/>
            <w:lang w:val="en-US"/>
            <w:rPrChange w:id="57" w:author="Max Lindmark" w:date="2020-05-04T11:27:00Z">
              <w:rPr>
                <w:rFonts w:eastAsiaTheme="minorEastAsia" w:cstheme="minorHAnsi"/>
                <w:lang w:val="sv-SE"/>
              </w:rPr>
            </w:rPrChange>
          </w:rPr>
          <w:t xml:space="preserve"> </w:t>
        </w:r>
        <w:r w:rsidR="00DD4FDE">
          <w:rPr>
            <w:rFonts w:eastAsiaTheme="minorEastAsia" w:cstheme="minorHAnsi"/>
            <w:lang w:val="en-US"/>
          </w:rPr>
          <w:t>L</w:t>
        </w:r>
      </w:ins>
      <w:del w:id="58"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r w:rsidR="001E5CA8" w:rsidRPr="00972C7F">
        <w:rPr>
          <w:rFonts w:eastAsiaTheme="minorEastAsia" w:cstheme="minorHAnsi"/>
          <w:lang w:val="en-GB"/>
        </w:rPr>
        <w:t>ess clear</w:t>
      </w:r>
      <w:del w:id="59"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0"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1" w:author="Max Lindmark" w:date="2020-05-04T11:27:00Z">
        <w:r w:rsidR="00DD4FDE">
          <w:rPr>
            <w:lang w:val="en-GB"/>
          </w:rPr>
          <w:t xml:space="preserve">. However, </w:t>
        </w:r>
      </w:ins>
      <w:del w:id="62"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63"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FF40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blnxdRkW/3yMC3ia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FF40B9" w:rsidRPr="00FF40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64" w:author="Max Lindmark" w:date="2020-05-04T11:28:00Z">
        <w:r w:rsidR="004D0B3E">
          <w:rPr>
            <w:rFonts w:eastAsiaTheme="minorEastAsia" w:cstheme="minorHAnsi"/>
            <w:lang w:val="en-GB"/>
          </w:rPr>
          <w:t xml:space="preserve">namely </w:t>
        </w:r>
      </w:ins>
      <w:del w:id="65"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66"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67" w:author="Max Lindmark" w:date="2020-05-04T11:32:00Z">
        <w:r w:rsidR="00BF72DF">
          <w:rPr>
            <w:rFonts w:eastAsiaTheme="minorEastAsia"/>
            <w:lang w:val="en-GB"/>
          </w:rPr>
          <w:t xml:space="preserve">Usually, </w:t>
        </w:r>
      </w:ins>
      <w:del w:id="68" w:author="Max Lindmark" w:date="2020-05-04T11:32:00Z">
        <w:r w:rsidR="007D6E08" w:rsidRPr="00972C7F" w:rsidDel="00BF72DF">
          <w:rPr>
            <w:rFonts w:eastAsiaTheme="minorEastAsia"/>
            <w:lang w:val="en-GB"/>
          </w:rPr>
          <w:delText>E</w:delText>
        </w:r>
      </w:del>
      <w:ins w:id="69" w:author="Max Lindmark" w:date="2020-05-04T11:32:00Z">
        <w:r w:rsidR="00BF72DF">
          <w:rPr>
            <w:rFonts w:eastAsiaTheme="minorEastAsia"/>
            <w:lang w:val="en-GB"/>
          </w:rPr>
          <w:t>e</w:t>
        </w:r>
      </w:ins>
      <w:r w:rsidR="00047B55" w:rsidRPr="00972C7F">
        <w:rPr>
          <w:rFonts w:eastAsiaTheme="minorEastAsia"/>
          <w:lang w:val="en-GB"/>
        </w:rPr>
        <w:t>nergy acquisition</w:t>
      </w:r>
      <w:del w:id="70"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71"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72"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73"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74"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75"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76" w:author="Max Lindmark" w:date="2020-05-04T11:34:00Z">
        <w:r w:rsidR="00531E2C" w:rsidRPr="00531E2C">
          <w:rPr>
            <w:rFonts w:eastAsiaTheme="minorEastAsia"/>
            <w:lang w:val="en-US"/>
            <w:rPrChange w:id="77" w:author="Max Lindmark" w:date="2020-05-04T11:34:00Z">
              <w:rPr>
                <w:rFonts w:eastAsiaTheme="minorEastAsia"/>
                <w:lang w:val="sv-SE"/>
              </w:rPr>
            </w:rPrChange>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6B3CFCF2" w:rsidR="002A05AA" w:rsidRPr="00972C7F" w:rsidRDefault="00821494" w:rsidP="002E3379">
      <w:pPr>
        <w:spacing w:line="480" w:lineRule="auto"/>
        <w:ind w:firstLine="284"/>
        <w:contextualSpacing/>
        <w:jc w:val="both"/>
        <w:rPr>
          <w:rFonts w:cstheme="minorHAnsi"/>
          <w:lang w:val="en-GB"/>
        </w:rPr>
      </w:pPr>
      <w:del w:id="78" w:author="Max Lindmark" w:date="2020-05-04T11:34:00Z">
        <w:r w:rsidRPr="00972C7F" w:rsidDel="00283978">
          <w:rPr>
            <w:rFonts w:eastAsiaTheme="minorEastAsia"/>
            <w:lang w:val="en-GB"/>
          </w:rPr>
          <w:delText>Assessing these dependencies</w:delText>
        </w:r>
      </w:del>
      <w:ins w:id="79" w:author="Max Lindmark" w:date="2020-05-04T11:34:00Z">
        <w:r w:rsidR="00283978">
          <w:rPr>
            <w:rFonts w:eastAsiaTheme="minorEastAsia"/>
            <w:lang w:val="en-GB"/>
          </w:rPr>
          <w:t xml:space="preserve">This </w:t>
        </w:r>
      </w:ins>
      <w:del w:id="80"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81"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82"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83"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84" w:author="Max Lindmark" w:date="2020-05-04T11:36:00Z">
        <w:r w:rsidR="00EF1F47" w:rsidRPr="00972C7F" w:rsidDel="00B635FF">
          <w:rPr>
            <w:rFonts w:eastAsiaTheme="minorEastAsia"/>
            <w:lang w:val="en-GB"/>
          </w:rPr>
          <w:delText xml:space="preserve"> (</w:delText>
        </w:r>
      </w:del>
      <m:oMath>
        <m:r>
          <w:del w:id="85" w:author="Max Lindmark" w:date="2020-05-04T11:36:00Z">
            <w:rPr>
              <w:rFonts w:ascii="Cambria Math" w:eastAsiaTheme="minorEastAsia" w:hAnsi="Cambria Math"/>
            </w:rPr>
            <m:t>I</m:t>
          </w:del>
        </m:r>
      </m:oMath>
      <w:del w:id="86"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87" w:author="Max Lindmark" w:date="2020-05-04T11:36:00Z">
            <w:rPr>
              <w:rFonts w:ascii="Cambria Math" w:eastAsiaTheme="minorEastAsia" w:hAnsi="Cambria Math"/>
              <w:lang w:val="en-GB"/>
            </w:rPr>
            <m:t>I</m:t>
          </w:ins>
        </m:r>
      </m:oMath>
      <w:ins w:id="88"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89" w:author="Max Lindmark" w:date="2020-05-04T11:42:00Z">
        <w:r w:rsidR="003966DD">
          <w:rPr>
            <w:rFonts w:eastAsiaTheme="minorEastAsia"/>
            <w:lang w:val="en-GB"/>
          </w:rPr>
          <w:t xml:space="preserve"> [</w:t>
        </w:r>
      </w:ins>
      <m:oMath>
        <m:r>
          <w:ins w:id="90" w:author="Max Lindmark" w:date="2020-05-04T11:42:00Z">
            <m:rPr>
              <m:sty m:val="p"/>
            </m:rPr>
            <w:rPr>
              <w:rFonts w:ascii="Cambria Math" w:eastAsiaTheme="minorEastAsia" w:hAnsi="Cambria Math"/>
              <w:lang w:val="en-GB"/>
            </w:rPr>
            <m:t>eV</m:t>
          </w:ins>
        </m:r>
      </m:oMath>
      <w:ins w:id="91"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92" w:author="Max Lindmark" w:date="2020-05-04T11:45:00Z">
        <w:r w:rsidR="00BD33E6">
          <w:rPr>
            <w:rFonts w:eastAsiaTheme="minorEastAsia"/>
            <w:lang w:val="en-GB"/>
          </w:rPr>
          <w:t xml:space="preserve"> [</w:t>
        </w:r>
      </w:ins>
      <m:oMath>
        <m:r>
          <w:ins w:id="93" w:author="Max Lindmark" w:date="2020-05-04T11:45:00Z">
            <m:rPr>
              <m:sty m:val="p"/>
            </m:rPr>
            <w:rPr>
              <w:rFonts w:ascii="Cambria Math" w:eastAsiaTheme="minorEastAsia" w:hAnsi="Cambria Math"/>
              <w:lang w:val="en-GB"/>
            </w:rPr>
            <m:t>eV∙</m:t>
          </w:ins>
        </m:r>
        <m:sSup>
          <m:sSupPr>
            <m:ctrlPr>
              <w:ins w:id="94" w:author="Max Lindmark" w:date="2020-05-04T11:46:00Z">
                <w:rPr>
                  <w:rFonts w:ascii="Cambria Math" w:eastAsiaTheme="minorEastAsia" w:hAnsi="Cambria Math"/>
                  <w:iCs/>
                  <w:lang w:val="en-GB"/>
                  <w:rPrChange w:id="95" w:author="Max Lindmark" w:date="2020-05-04T11:46:00Z">
                    <w:rPr>
                      <w:rFonts w:ascii="Cambria Math" w:eastAsiaTheme="minorEastAsia" w:hAnsi="Cambria Math"/>
                      <w:i/>
                      <w:lang w:val="en-GB"/>
                    </w:rPr>
                  </w:rPrChange>
                </w:rPr>
              </w:ins>
            </m:ctrlPr>
          </m:sSupPr>
          <m:e>
            <m:r>
              <w:ins w:id="96" w:author="Max Lindmark" w:date="2020-05-04T11:45:00Z">
                <m:rPr>
                  <m:sty m:val="p"/>
                </m:rPr>
                <w:rPr>
                  <w:rFonts w:ascii="Cambria Math" w:eastAsiaTheme="minorEastAsia" w:hAnsi="Cambria Math"/>
                  <w:lang w:val="en-GB"/>
                </w:rPr>
                <m:t>K</m:t>
              </w:ins>
            </m:r>
          </m:e>
          <m:sup>
            <m:r>
              <w:ins w:id="97" w:author="Max Lindmark" w:date="2020-05-04T11:46:00Z">
                <m:rPr>
                  <m:sty m:val="p"/>
                </m:rPr>
                <w:rPr>
                  <w:rFonts w:ascii="Cambria Math" w:eastAsiaTheme="minorEastAsia" w:hAnsi="Cambria Math"/>
                  <w:lang w:val="en-GB"/>
                </w:rPr>
                <m:t>-1</m:t>
              </w:ins>
            </m:r>
          </m:sup>
        </m:sSup>
      </m:oMath>
      <w:ins w:id="98"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99" w:author="Max Lindmark" w:date="2020-05-04T11:46:00Z">
        <w:r w:rsidR="00EC3069" w:rsidRPr="00972C7F" w:rsidDel="009B18F4">
          <w:rPr>
            <w:rFonts w:eastAsiaTheme="minorEastAsia"/>
            <w:lang w:val="en-GB"/>
          </w:rPr>
          <w:delText xml:space="preserve">in </w:delText>
        </w:r>
      </w:del>
      <w:ins w:id="100" w:author="Max Lindmark" w:date="2020-05-04T11:46:00Z">
        <w:r w:rsidR="009B18F4">
          <w:rPr>
            <w:rFonts w:eastAsiaTheme="minorEastAsia"/>
            <w:lang w:val="en-GB"/>
          </w:rPr>
          <w:t>[</w:t>
        </w:r>
      </w:ins>
      <m:oMath>
        <m:r>
          <w:ins w:id="101" w:author="Max Lindmark" w:date="2020-05-04T11:46:00Z">
            <m:rPr>
              <m:sty m:val="p"/>
            </m:rPr>
            <w:rPr>
              <w:rFonts w:ascii="Cambria Math" w:eastAsiaTheme="minorEastAsia" w:hAnsi="Cambria Math"/>
              <w:lang w:val="en-GB"/>
            </w:rPr>
            <m:t>K</m:t>
          </w:ins>
        </m:r>
      </m:oMath>
      <w:ins w:id="102" w:author="Max Lindmark" w:date="2020-05-04T11:46:00Z">
        <w:r w:rsidR="009B18F4">
          <w:rPr>
            <w:rFonts w:eastAsiaTheme="minorEastAsia"/>
            <w:iCs/>
            <w:lang w:val="en-GB"/>
          </w:rPr>
          <w:t>]</w:t>
        </w:r>
      </w:ins>
      <w:del w:id="103"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04" w:author="Max Lindmark" w:date="2020-05-04T11:46:00Z">
        <w:r w:rsidR="009261DD">
          <w:rPr>
            <w:rFonts w:eastAsiaTheme="minorEastAsia"/>
            <w:lang w:val="en-GB"/>
          </w:rPr>
          <w:t xml:space="preserve">a </w:t>
        </w:r>
      </w:ins>
      <w:r w:rsidR="007D1821" w:rsidRPr="00972C7F">
        <w:rPr>
          <w:rFonts w:eastAsiaTheme="minorEastAsia"/>
          <w:lang w:val="en-GB"/>
        </w:rPr>
        <w:t>mass-scaling</w:t>
      </w:r>
      <w:ins w:id="105"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06" w:author="Max Lindmark" w:date="2020-05-04T11:46:00Z">
        <w:r w:rsidR="008D7E70">
          <w:rPr>
            <w:rFonts w:eastAsiaTheme="minorEastAsia"/>
            <w:lang w:val="en-GB"/>
          </w:rPr>
          <w:t>How</w:t>
        </w:r>
      </w:ins>
      <w:ins w:id="107" w:author="Max Lindmark" w:date="2020-05-04T11:47:00Z">
        <w:r w:rsidR="008D7E70">
          <w:rPr>
            <w:rFonts w:eastAsiaTheme="minorEastAsia"/>
            <w:lang w:val="en-GB"/>
          </w:rPr>
          <w:t xml:space="preserve">ever, there are </w:t>
        </w:r>
      </w:ins>
      <w:del w:id="108"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09"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10" w:author="Max Lindmark" w:date="2020-05-04T11:48:00Z">
        <w:r w:rsidR="00292C4D" w:rsidRPr="00292C4D">
          <w:rPr>
            <w:rFonts w:cstheme="minorHAnsi"/>
            <w:lang w:val="en-US"/>
            <w:rPrChange w:id="111" w:author="Max Lindmark" w:date="2020-05-04T11: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12"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13" w:author="Max Lindmark" w:date="2020-05-04T11:48:00Z">
        <w:r w:rsidR="00292C4D">
          <w:rPr>
            <w:rFonts w:eastAsiaTheme="minorEastAsia"/>
            <w:lang w:val="en-GB"/>
          </w:rPr>
          <w:t xml:space="preserve">. However, </w:t>
        </w:r>
      </w:ins>
      <w:del w:id="114"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115"/>
      <w:commentRangeStart w:id="116"/>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115"/>
      <w:r w:rsidR="000772A5">
        <w:rPr>
          <w:rStyle w:val="CommentReference"/>
        </w:rPr>
        <w:commentReference w:id="115"/>
      </w:r>
      <w:commentRangeEnd w:id="116"/>
      <w:r w:rsidR="00400E23">
        <w:rPr>
          <w:rFonts w:cstheme="minorHAnsi"/>
          <w:lang w:val="en-GB"/>
        </w:rPr>
        <w:t>rates</w:t>
      </w:r>
      <w:r w:rsidR="007D4038">
        <w:rPr>
          <w:rFonts w:cstheme="minorHAnsi"/>
          <w:lang w:val="en-GB"/>
        </w:rPr>
        <w:t xml:space="preserve"> </w:t>
      </w:r>
      <w:r w:rsidR="000905CB">
        <w:rPr>
          <w:rStyle w:val="CommentReference"/>
        </w:rPr>
        <w:commentReference w:id="116"/>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AD07B01"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17"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18" w:author="Max Lindmark" w:date="2020-05-04T11:53:00Z">
        <w:r w:rsidR="00AB432F">
          <w:rPr>
            <w:rFonts w:eastAsiaTheme="minorEastAsia"/>
            <w:lang w:val="en-GB"/>
          </w:rPr>
          <w:t xml:space="preserve"> as body size is a trait of an individual as well as a species, </w:t>
        </w:r>
      </w:ins>
      <w:del w:id="119" w:author="Max Lindmark" w:date="2020-05-04T11:54:00Z">
        <w:r w:rsidR="00B84A42" w:rsidRPr="004559BC" w:rsidDel="00AB432F">
          <w:rPr>
            <w:rFonts w:eastAsiaTheme="minorEastAsia"/>
            <w:lang w:val="en-GB"/>
          </w:rPr>
          <w:delText xml:space="preserve"> it </w:delText>
        </w:r>
      </w:del>
      <w:ins w:id="120"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del w:id="121"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22"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23"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24" w:author="Max Lindmark" w:date="2020-05-04T11:55:00Z">
        <w:r w:rsidR="006F1F2E" w:rsidRPr="004559BC" w:rsidDel="00D67AE8">
          <w:rPr>
            <w:rFonts w:eastAsiaTheme="minorEastAsia"/>
            <w:lang w:val="en-GB"/>
          </w:rPr>
          <w:delText xml:space="preserve"> </w:delText>
        </w:r>
      </w:del>
      <w:del w:id="125"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23970819"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26" w:author="Max Lindmark" w:date="2020-05-04T11:56:00Z">
        <w:r w:rsidR="00837DDA">
          <w:rPr>
            <w:rFonts w:cstheme="minorHAnsi"/>
            <w:lang w:val="en-GB"/>
          </w:rPr>
          <w:t xml:space="preserve">. From this search, we </w:t>
        </w:r>
      </w:ins>
      <w:del w:id="127"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28" w:author="Max Lindmark" w:date="2020-05-04T11:56:00Z">
        <w:r w:rsidR="00837DDA">
          <w:rPr>
            <w:rFonts w:eastAsiaTheme="minorEastAsia"/>
            <w:lang w:val="en-GB"/>
          </w:rPr>
          <w:t>d</w:t>
        </w:r>
      </w:ins>
      <w:r w:rsidR="00A436C2" w:rsidRPr="00972C7F">
        <w:rPr>
          <w:rFonts w:eastAsiaTheme="minorEastAsia"/>
          <w:lang w:val="en-GB"/>
        </w:rPr>
        <w:t xml:space="preserve"> </w:t>
      </w:r>
      <w:del w:id="129"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30"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31"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32" w:author="Max Lindmark" w:date="2020-05-04T11:56:00Z">
        <w:r w:rsidR="009569F4" w:rsidRPr="00972C7F" w:rsidDel="006B08E4">
          <w:rPr>
            <w:rFonts w:eastAsiaTheme="minorEastAsia"/>
            <w:lang w:val="en-GB"/>
          </w:rPr>
          <w:delText xml:space="preserve">acquire </w:delText>
        </w:r>
      </w:del>
      <w:ins w:id="133"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34"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35"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36"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lastRenderedPageBreak/>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37"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38" w:author="Max Lindmark" w:date="2020-05-04T11:57:00Z">
        <w:r w:rsidR="007D5386" w:rsidRPr="004559BC" w:rsidDel="006507ED">
          <w:rPr>
            <w:rFonts w:eastAsiaTheme="minorEastAsia"/>
            <w:lang w:val="en-GB"/>
          </w:rPr>
          <w:delText xml:space="preserve"> </w:delText>
        </w:r>
      </w:del>
      <w:ins w:id="139"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16744442"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xml:space="preserve">. </w:t>
      </w:r>
      <w:moveFromRangeStart w:id="140" w:author="Max Lindmark" w:date="2020-05-04T12:26:00Z" w:name="move39487601"/>
      <w:moveFrom w:id="141" w:author="Max Lindmark" w:date="2020-05-04T12:26:00Z">
        <w:r w:rsidR="00515C37" w:rsidRPr="004559BC" w:rsidDel="008B22CD">
          <w:rPr>
            <w:rFonts w:cstheme="minorHAnsi"/>
            <w:lang w:val="en-GB"/>
          </w:rPr>
          <w:t>F</w:t>
        </w:r>
        <w:r w:rsidR="00155EDF" w:rsidRPr="004559BC" w:rsidDel="008B22CD">
          <w:rPr>
            <w:rFonts w:cstheme="minorHAnsi"/>
            <w:lang w:val="en-GB"/>
          </w:rPr>
          <w:t>or metabolic rate we used:</w:t>
        </w:r>
        <w:r w:rsidR="00515C37" w:rsidRPr="004559BC" w:rsidDel="008B22CD">
          <w:rPr>
            <w:rFonts w:cstheme="minorHAnsi"/>
            <w:lang w:val="en-GB"/>
          </w:rPr>
          <w:t xml:space="preserve"> </w:t>
        </w:r>
        <w:r w:rsidR="00155EDF" w:rsidRPr="004559BC" w:rsidDel="008B22CD">
          <w:rPr>
            <w:rFonts w:cstheme="minorHAnsi"/>
            <w:lang w:val="en-GB"/>
          </w:rPr>
          <w:t>(metabolism OR "oxygen-consumption" OR "oxygen consumption") AND (mass OR weight OR size) AND (temperature*)</w:t>
        </w:r>
        <w:r w:rsidR="005834F1" w:rsidRPr="004559BC" w:rsidDel="008B22CD">
          <w:rPr>
            <w:rFonts w:cstheme="minorHAnsi"/>
            <w:lang w:val="en-GB"/>
          </w:rPr>
          <w:t xml:space="preserve">. </w:t>
        </w:r>
      </w:moveFrom>
      <w:moveFromRangeEnd w:id="140"/>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42" w:author="Max Lindmark" w:date="2020-05-04T12:20:00Z">
        <w:r w:rsidR="00887694" w:rsidRPr="004559BC" w:rsidDel="00254FE0">
          <w:rPr>
            <w:rFonts w:cstheme="minorHAnsi"/>
            <w:lang w:val="en-GB"/>
          </w:rPr>
          <w:delText>or</w:delText>
        </w:r>
      </w:del>
      <w:ins w:id="143" w:author="Max Lindmark" w:date="2020-05-04T12:20:00Z">
        <w:r w:rsidR="00254FE0">
          <w:rPr>
            <w:rFonts w:cstheme="minorHAnsi"/>
            <w:lang w:val="en-GB"/>
          </w:rPr>
          <w:t>OR</w:t>
        </w:r>
      </w:ins>
      <w:r w:rsidR="00887694" w:rsidRPr="004559BC">
        <w:rPr>
          <w:rFonts w:cstheme="minorHAnsi"/>
          <w:lang w:val="en-GB"/>
        </w:rPr>
        <w:t xml:space="preserve"> feeding$rate </w:t>
      </w:r>
      <w:ins w:id="144" w:author="Max Lindmark" w:date="2020-05-04T12:20:00Z">
        <w:r w:rsidR="00254FE0">
          <w:rPr>
            <w:rFonts w:cstheme="minorHAnsi"/>
            <w:lang w:val="en-GB"/>
          </w:rPr>
          <w:t>OR</w:t>
        </w:r>
      </w:ins>
      <w:del w:id="145"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food$intake </w:t>
      </w:r>
      <w:del w:id="146" w:author="Max Lindmark" w:date="2020-05-04T12:21:00Z">
        <w:r w:rsidR="00887694" w:rsidRPr="004559BC" w:rsidDel="00254FE0">
          <w:rPr>
            <w:rFonts w:cstheme="minorHAnsi"/>
            <w:lang w:val="en-GB"/>
          </w:rPr>
          <w:delText>or</w:delText>
        </w:r>
      </w:del>
      <w:ins w:id="147" w:author="Max Lindmark" w:date="2020-05-04T12:21:00Z">
        <w:r w:rsidR="00254FE0">
          <w:rPr>
            <w:rFonts w:cstheme="minorHAnsi"/>
            <w:lang w:val="en-GB"/>
          </w:rPr>
          <w:t>OR</w:t>
        </w:r>
      </w:ins>
      <w:r w:rsidR="00887694" w:rsidRPr="004559BC">
        <w:rPr>
          <w:rFonts w:cstheme="minorHAnsi"/>
          <w:lang w:val="en-GB"/>
        </w:rPr>
        <w:t xml:space="preserve"> bio$energ* </w:t>
      </w:r>
      <w:del w:id="148" w:author="Max Lindmark" w:date="2020-05-04T12:21:00Z">
        <w:r w:rsidR="00887694" w:rsidRPr="004559BC" w:rsidDel="00254FE0">
          <w:rPr>
            <w:rFonts w:cstheme="minorHAnsi"/>
            <w:lang w:val="en-GB"/>
          </w:rPr>
          <w:delText>or</w:delText>
        </w:r>
      </w:del>
      <w:ins w:id="149" w:author="Max Lindmark" w:date="2020-05-04T12:21:00Z">
        <w:r w:rsidR="00254FE0">
          <w:rPr>
            <w:rFonts w:cstheme="minorHAnsi"/>
            <w:lang w:val="en-GB"/>
          </w:rPr>
          <w:t>OR</w:t>
        </w:r>
      </w:ins>
      <w:r w:rsidR="00887694" w:rsidRPr="004559BC">
        <w:rPr>
          <w:rFonts w:cstheme="minorHAnsi"/>
          <w:lang w:val="en-GB"/>
        </w:rPr>
        <w:t xml:space="preserve"> ingestion </w:t>
      </w:r>
      <w:del w:id="150" w:author="Max Lindmark" w:date="2020-05-04T12:21:00Z">
        <w:r w:rsidR="00887694" w:rsidRPr="004559BC" w:rsidDel="00254FE0">
          <w:rPr>
            <w:rFonts w:cstheme="minorHAnsi"/>
            <w:lang w:val="en-GB"/>
          </w:rPr>
          <w:delText>or</w:delText>
        </w:r>
      </w:del>
      <w:ins w:id="151" w:author="Max Lindmark" w:date="2020-05-04T12:21:00Z">
        <w:r w:rsidR="00254FE0">
          <w:rPr>
            <w:rFonts w:cstheme="minorHAnsi"/>
            <w:lang w:val="en-GB"/>
          </w:rPr>
          <w:t>OR</w:t>
        </w:r>
      </w:ins>
      <w:r w:rsidR="00887694" w:rsidRPr="004559BC">
        <w:rPr>
          <w:rFonts w:cstheme="minorHAnsi"/>
          <w:lang w:val="en-GB"/>
        </w:rPr>
        <w:t xml:space="preserve"> </w:t>
      </w:r>
      <w:ins w:id="152" w:author="Max Lindmark" w:date="2020-05-04T12:26:00Z">
        <w:r w:rsidR="008B22CD">
          <w:rPr>
            <w:rFonts w:cstheme="minorHAnsi"/>
            <w:lang w:val="en-GB"/>
          </w:rPr>
          <w:t>“</w:t>
        </w:r>
      </w:ins>
      <w:r w:rsidR="00887694" w:rsidRPr="004559BC">
        <w:rPr>
          <w:rFonts w:cstheme="minorHAnsi"/>
          <w:lang w:val="en-GB"/>
        </w:rPr>
        <w:t>food-intake</w:t>
      </w:r>
      <w:ins w:id="153"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54" w:author="Max Lindmark" w:date="2020-05-04T12:22:00Z">
        <w:r w:rsidR="00171FE8" w:rsidRPr="004559BC" w:rsidDel="00254FE0">
          <w:rPr>
            <w:rFonts w:cstheme="minorHAnsi"/>
            <w:lang w:val="en-GB"/>
          </w:rPr>
          <w:delText>or</w:delText>
        </w:r>
      </w:del>
      <w:ins w:id="155" w:author="Max Lindmark" w:date="2020-05-04T12:22:00Z">
        <w:r w:rsidR="00254FE0">
          <w:rPr>
            <w:rFonts w:cstheme="minorHAnsi"/>
            <w:lang w:val="en-GB"/>
          </w:rPr>
          <w:t>OR</w:t>
        </w:r>
      </w:ins>
      <w:r w:rsidR="00171FE8" w:rsidRPr="004559BC">
        <w:rPr>
          <w:rFonts w:cstheme="minorHAnsi"/>
          <w:lang w:val="en-GB"/>
        </w:rPr>
        <w:t xml:space="preserve"> bio-energ*) AND</w:t>
      </w:r>
      <w:r w:rsidR="004A1511" w:rsidRPr="004559BC">
        <w:rPr>
          <w:rFonts w:cstheme="minorHAnsi"/>
          <w:lang w:val="en-GB"/>
        </w:rPr>
        <w:t xml:space="preserve"> </w:t>
      </w:r>
      <w:r w:rsidR="00171FE8" w:rsidRPr="004559BC">
        <w:rPr>
          <w:rFonts w:cstheme="minorHAnsi"/>
          <w:lang w:val="en-GB"/>
        </w:rPr>
        <w:t xml:space="preserve">(mass </w:t>
      </w:r>
      <w:del w:id="156" w:author="Max Lindmark" w:date="2020-05-04T12:23:00Z">
        <w:r w:rsidR="00171FE8" w:rsidRPr="004559BC" w:rsidDel="00254FE0">
          <w:rPr>
            <w:rFonts w:cstheme="minorHAnsi"/>
            <w:lang w:val="en-GB"/>
          </w:rPr>
          <w:delText>or</w:delText>
        </w:r>
      </w:del>
      <w:ins w:id="157" w:author="Max Lindmark" w:date="2020-05-04T12:23:00Z">
        <w:r w:rsidR="00254FE0">
          <w:rPr>
            <w:rFonts w:cstheme="minorHAnsi"/>
            <w:lang w:val="en-GB"/>
          </w:rPr>
          <w:t>OR</w:t>
        </w:r>
      </w:ins>
      <w:r w:rsidR="00171FE8" w:rsidRPr="004559BC">
        <w:rPr>
          <w:rFonts w:cstheme="minorHAnsi"/>
          <w:lang w:val="en-GB"/>
        </w:rPr>
        <w:t xml:space="preserve"> weight </w:t>
      </w:r>
      <w:del w:id="158" w:author="Max Lindmark" w:date="2020-05-04T12:23:00Z">
        <w:r w:rsidR="00171FE8" w:rsidRPr="004559BC" w:rsidDel="00254FE0">
          <w:rPr>
            <w:rFonts w:cstheme="minorHAnsi"/>
            <w:lang w:val="en-GB"/>
          </w:rPr>
          <w:delText>or</w:delText>
        </w:r>
      </w:del>
      <w:ins w:id="159"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moveToRangeStart w:id="160" w:author="Max Lindmark" w:date="2020-05-04T12:26:00Z" w:name="move39487601"/>
      <w:moveTo w:id="161" w:author="Max Lindmark" w:date="2020-05-04T12:26:00Z">
        <w:r w:rsidR="008B22CD" w:rsidRPr="004559BC">
          <w:rPr>
            <w:rFonts w:cstheme="minorHAnsi"/>
            <w:lang w:val="en-GB"/>
          </w:rPr>
          <w:t xml:space="preserve">For metabolic rate we used: (metabolism OR "oxygen-consumption" OR "oxygen consumption") AND (mass OR weight OR size) AND (temperature*). </w:t>
        </w:r>
      </w:moveTo>
      <w:moveToRangeEnd w:id="160"/>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554A46D"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62" w:author="Max Lindmark" w:date="2020-05-04T12:28:00Z">
        <w:r w:rsidR="00F071D9">
          <w:rPr>
            <w:rFonts w:cstheme="minorHAnsi"/>
            <w:lang w:val="en-GB"/>
          </w:rPr>
          <w:t xml:space="preserve"> </w:t>
        </w:r>
      </w:ins>
      <w:ins w:id="163" w:author="Max Lindmark" w:date="2020-05-04T12:29:00Z">
        <w:r w:rsidR="001B15C0">
          <w:rPr>
            <w:rFonts w:cstheme="minorHAnsi"/>
            <w:lang w:val="en-GB"/>
          </w:rPr>
          <w:t>(</w:t>
        </w:r>
        <w:r w:rsidR="001B15C0" w:rsidRPr="001B15C0">
          <w:rPr>
            <w:rFonts w:eastAsiaTheme="minorEastAsia" w:cstheme="minorHAnsi"/>
            <w:lang w:val="en-GB"/>
            <w:rPrChange w:id="164" w:author="Max Lindmark" w:date="2020-05-04T12:29:00Z">
              <w:rPr>
                <w:rFonts w:ascii="Cambria Math" w:hAnsi="Cambria Math" w:cstheme="minorHAnsi"/>
                <w:i/>
                <w:lang w:val="en-GB"/>
              </w:rPr>
            </w:rPrChange>
          </w:rPr>
          <w:t>size or temperature treatments</w:t>
        </w:r>
        <w:r w:rsidR="001B15C0">
          <w:rPr>
            <w:rFonts w:eastAsiaTheme="minorEastAsia" w:cstheme="minorHAnsi"/>
            <w:lang w:val="en-GB"/>
          </w:rPr>
          <w:t xml:space="preserve"> </w:t>
        </w:r>
      </w:ins>
      <m:oMath>
        <m:r>
          <w:ins w:id="165" w:author="Max Lindmark" w:date="2020-05-04T12:29:00Z">
            <w:rPr>
              <w:rFonts w:ascii="Cambria Math" w:hAnsi="Cambria Math" w:cstheme="minorHAnsi"/>
              <w:lang w:val="en-GB"/>
            </w:rPr>
            <m:t>≥</m:t>
          </w:ins>
        </m:r>
      </m:oMath>
      <w:ins w:id="166" w:author="Max Lindmark" w:date="2020-05-04T12:29:00Z">
        <w:r w:rsidR="001B15C0">
          <w:rPr>
            <w:rFonts w:eastAsiaTheme="minorEastAsia" w:cstheme="minorHAnsi"/>
            <w:lang w:val="en-GB"/>
          </w:rPr>
          <w:t xml:space="preserve"> 2</w:t>
        </w:r>
      </w:ins>
      <w:ins w:id="167" w:author="Max Lindmark" w:date="2020-05-04T12:28:00Z">
        <w:r w:rsidR="00F071D9">
          <w:rPr>
            <w:rFonts w:cstheme="minorHAnsi"/>
            <w:lang w:val="en-GB"/>
          </w:rPr>
          <w:t>)</w:t>
        </w:r>
      </w:ins>
      <w:r w:rsidR="00AB3806" w:rsidRPr="00972C7F">
        <w:rPr>
          <w:rFonts w:cstheme="minorHAnsi"/>
          <w:lang w:val="en-GB"/>
        </w:rPr>
        <w:t xml:space="preserve">. </w:t>
      </w:r>
      <w:del w:id="168" w:author="Max Lindmark" w:date="2020-05-04T12:28:00Z">
        <w:r w:rsidR="00AB3806" w:rsidRPr="00972C7F" w:rsidDel="00597801">
          <w:rPr>
            <w:rFonts w:cstheme="minorHAnsi"/>
            <w:lang w:val="en-GB"/>
          </w:rPr>
          <w:delText>While t</w:delText>
        </w:r>
      </w:del>
      <w:ins w:id="169"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w:t>
      </w:r>
      <w:ins w:id="170" w:author="Max Lindmark" w:date="2020-05-04T16:46:00Z">
        <w:r w:rsidR="005347B9">
          <w:rPr>
            <w:rFonts w:cstheme="minorHAnsi"/>
            <w:lang w:val="en-GB"/>
          </w:rPr>
          <w:t xml:space="preserve">a </w:t>
        </w:r>
      </w:ins>
      <w:del w:id="171"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ins w:id="172" w:author="Max Lindmark" w:date="2020-05-04T16:46:00Z">
        <w:r w:rsidR="005347B9">
          <w:rPr>
            <w:rFonts w:cstheme="minorHAnsi"/>
            <w:lang w:val="en-GB"/>
          </w:rPr>
          <w:t>, not both</w:t>
        </w:r>
      </w:ins>
      <w:r w:rsidR="00AB3806" w:rsidRPr="00972C7F">
        <w:rPr>
          <w:rFonts w:cstheme="minorHAnsi"/>
          <w:lang w:val="en-GB"/>
        </w:rPr>
        <w:t>)</w:t>
      </w:r>
      <w:ins w:id="173" w:author="Max Lindmark" w:date="2020-05-04T12:28:00Z">
        <w:r w:rsidR="0020304E">
          <w:rPr>
            <w:rFonts w:cstheme="minorHAnsi"/>
            <w:lang w:val="en-GB"/>
          </w:rPr>
          <w:t xml:space="preserve">. However, </w:t>
        </w:r>
      </w:ins>
      <w:del w:id="174" w:author="Max Lindmark" w:date="2020-05-04T12:28:00Z">
        <w:r w:rsidR="00376710" w:rsidRPr="00972C7F" w:rsidDel="0020304E">
          <w:rPr>
            <w:rFonts w:cstheme="minorHAnsi"/>
            <w:lang w:val="en-GB"/>
          </w:rPr>
          <w:delText xml:space="preserve">, </w:delText>
        </w:r>
      </w:del>
      <w:del w:id="175" w:author="Max Lindmark" w:date="2020-05-04T16:46:00Z">
        <w:r w:rsidR="00376710" w:rsidRPr="00972C7F" w:rsidDel="004A023C">
          <w:rPr>
            <w:rFonts w:cstheme="minorHAnsi"/>
            <w:lang w:val="en-GB"/>
          </w:rPr>
          <w:delText>it</w:delText>
        </w:r>
      </w:del>
      <w:ins w:id="176"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77"/>
      <w:commentRangeStart w:id="178"/>
      <w:commentRangeStart w:id="179"/>
      <w:commentRangeStart w:id="180"/>
      <w:commentRangeStart w:id="181"/>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82"/>
      <w:r w:rsidR="000F1792" w:rsidRPr="00972C7F">
        <w:rPr>
          <w:rFonts w:eastAsiaTheme="minorEastAsia" w:cstheme="minorHAnsi"/>
          <w:lang w:val="en-GB"/>
        </w:rPr>
        <w:t xml:space="preserve"> </w:t>
      </w:r>
      <w:commentRangeEnd w:id="182"/>
      <w:r w:rsidR="00B931C2">
        <w:rPr>
          <w:rStyle w:val="CommentReference"/>
        </w:rPr>
        <w:commentReference w:id="182"/>
      </w:r>
      <w:r w:rsidR="000F1792" w:rsidRPr="00972C7F">
        <w:rPr>
          <w:rFonts w:eastAsiaTheme="minorEastAsia" w:cstheme="minorHAnsi"/>
          <w:lang w:val="en-GB"/>
        </w:rPr>
        <w:t>per species</w:t>
      </w:r>
      <w:commentRangeEnd w:id="177"/>
      <w:r w:rsidR="00A06A32">
        <w:rPr>
          <w:rStyle w:val="CommentReference"/>
        </w:rPr>
        <w:commentReference w:id="177"/>
      </w:r>
      <w:commentRangeEnd w:id="178"/>
      <w:r w:rsidR="00296320">
        <w:rPr>
          <w:rStyle w:val="CommentReference"/>
        </w:rPr>
        <w:commentReference w:id="178"/>
      </w:r>
      <w:commentRangeEnd w:id="179"/>
      <w:r w:rsidR="0026073A">
        <w:rPr>
          <w:rStyle w:val="CommentReference"/>
        </w:rPr>
        <w:commentReference w:id="179"/>
      </w:r>
      <w:commentRangeEnd w:id="180"/>
      <w:r w:rsidR="0026073A">
        <w:rPr>
          <w:rStyle w:val="CommentReference"/>
        </w:rPr>
        <w:commentReference w:id="180"/>
      </w:r>
      <w:commentRangeEnd w:id="181"/>
      <w:r w:rsidR="00E517A5">
        <w:rPr>
          <w:rStyle w:val="CommentReference"/>
        </w:rPr>
        <w:commentReference w:id="181"/>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183" w:author="Max Lindmark" w:date="2020-05-04T16:47:00Z">
        <w:r w:rsidR="000F1792" w:rsidRPr="00972C7F" w:rsidDel="004C62DE">
          <w:rPr>
            <w:rFonts w:eastAsiaTheme="minorEastAsia" w:cstheme="minorHAnsi"/>
            <w:lang w:val="en-GB"/>
          </w:rPr>
          <w:delText xml:space="preserve"> or </w:delText>
        </w:r>
      </w:del>
      <w:ins w:id="184"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185"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4025B31F"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 xml:space="preserve">We compiled four datasets: growth, </w:t>
      </w:r>
      <w:commentRangeStart w:id="186"/>
      <w:r w:rsidR="00861FA8" w:rsidRPr="004559BC">
        <w:rPr>
          <w:rFonts w:cstheme="minorHAnsi"/>
          <w:lang w:val="en-GB"/>
        </w:rPr>
        <w:t>metabolic</w:t>
      </w:r>
      <w:commentRangeEnd w:id="186"/>
      <w:r w:rsidR="005D2554">
        <w:rPr>
          <w:rStyle w:val="CommentReference"/>
        </w:rPr>
        <w:commentReference w:id="186"/>
      </w:r>
      <w:r w:rsidR="003A4655" w:rsidRPr="004559BC">
        <w:rPr>
          <w:rFonts w:cstheme="minorHAnsi"/>
          <w:lang w:val="en-GB"/>
        </w:rPr>
        <w:t>,</w:t>
      </w:r>
      <w:r w:rsidR="0049249C" w:rsidRPr="004559BC">
        <w:rPr>
          <w:rFonts w:cstheme="minorHAnsi"/>
          <w:lang w:val="en-GB"/>
        </w:rPr>
        <w:t xml:space="preserve"> </w:t>
      </w:r>
      <w:r w:rsidRPr="004559BC">
        <w:rPr>
          <w:rFonts w:cstheme="minorHAnsi"/>
          <w:lang w:val="en-GB"/>
        </w:rPr>
        <w:t xml:space="preserve">and </w:t>
      </w:r>
      <w:r w:rsidR="00B604C4" w:rsidRPr="004559BC">
        <w:rPr>
          <w:rFonts w:cstheme="minorHAnsi"/>
          <w:lang w:val="en-GB"/>
        </w:rPr>
        <w:t xml:space="preserve">maximum </w:t>
      </w:r>
      <w:r w:rsidRPr="004559BC">
        <w:rPr>
          <w:rFonts w:cstheme="minorHAnsi"/>
          <w:lang w:val="en-GB"/>
        </w:rPr>
        <w:t>consumption</w:t>
      </w:r>
      <w:r w:rsidR="00556CD7" w:rsidRPr="004559BC">
        <w:rPr>
          <w:rFonts w:cstheme="minorHAnsi"/>
          <w:lang w:val="en-GB"/>
        </w:rPr>
        <w:t xml:space="preserve"> </w:t>
      </w:r>
      <w:r w:rsidRPr="004559BC">
        <w:rPr>
          <w:rFonts w:cstheme="minorHAnsi"/>
          <w:lang w:val="en-GB"/>
        </w:rPr>
        <w:t xml:space="preserve">rate, and </w:t>
      </w:r>
      <w:r w:rsidR="00AC08C7" w:rsidRPr="004559BC">
        <w:rPr>
          <w:rFonts w:cstheme="minorHAnsi"/>
          <w:lang w:val="en-GB"/>
        </w:rPr>
        <w:t xml:space="preserve">the </w:t>
      </w:r>
      <w:r w:rsidR="001F203A" w:rsidRPr="00972C7F">
        <w:rPr>
          <w:rFonts w:cstheme="minorHAnsi"/>
          <w:lang w:val="en-GB"/>
        </w:rPr>
        <w:t>optimum growth rate temperature for each combination of body mass group and species.</w:t>
      </w:r>
      <w:r w:rsidR="001F203A" w:rsidRPr="004559BC">
        <w:rPr>
          <w:rFonts w:cstheme="minorHAnsi"/>
          <w:lang w:val="en-GB"/>
        </w:rPr>
        <w:t xml:space="preserve"> </w:t>
      </w:r>
      <w:r w:rsidR="00255656" w:rsidRPr="00972C7F">
        <w:rPr>
          <w:rFonts w:cstheme="minorHAnsi"/>
          <w:lang w:val="en-GB"/>
        </w:rPr>
        <w:t xml:space="preserve">We compiled in total </w:t>
      </w:r>
      <w:r w:rsidR="00255656" w:rsidRPr="002B5D4C">
        <w:rPr>
          <w:rFonts w:cstheme="minorHAnsi"/>
          <w:color w:val="FF0000"/>
          <w:lang w:val="en-GB"/>
          <w:rPrChange w:id="187" w:author="Max Lindmark" w:date="2020-05-04T16:51:00Z">
            <w:rPr>
              <w:rFonts w:cstheme="minorHAnsi"/>
              <w:lang w:val="en-GB"/>
            </w:rPr>
          </w:rPrChange>
        </w:rPr>
        <w:t>154</w:t>
      </w:r>
      <w:r w:rsidR="00033D8C" w:rsidRPr="002B5D4C">
        <w:rPr>
          <w:rFonts w:cstheme="minorHAnsi"/>
          <w:color w:val="FF0000"/>
          <w:lang w:val="en-GB"/>
          <w:rPrChange w:id="188" w:author="Max Lindmark" w:date="2020-05-04T16:51:00Z">
            <w:rPr>
              <w:rFonts w:cstheme="minorHAnsi"/>
              <w:lang w:val="en-GB"/>
            </w:rPr>
          </w:rPrChange>
        </w:rPr>
        <w:t xml:space="preserve"> (45 </w:t>
      </w:r>
      <w:r w:rsidR="00215F1C" w:rsidRPr="002B5D4C">
        <w:rPr>
          <w:rFonts w:cstheme="minorHAnsi"/>
          <w:color w:val="FF0000"/>
          <w:lang w:val="en-GB"/>
          <w:rPrChange w:id="189" w:author="Max Lindmark" w:date="2020-05-04T16:51:00Z">
            <w:rPr>
              <w:rFonts w:cstheme="minorHAnsi"/>
              <w:lang w:val="en-GB"/>
            </w:rPr>
          </w:rPrChange>
        </w:rPr>
        <w:t>optimum</w:t>
      </w:r>
      <w:r w:rsidR="00033D8C" w:rsidRPr="002B5D4C">
        <w:rPr>
          <w:rFonts w:cstheme="minorHAnsi"/>
          <w:color w:val="FF0000"/>
          <w:lang w:val="en-GB"/>
          <w:rPrChange w:id="190" w:author="Max Lindmark" w:date="2020-05-04T16:51:00Z">
            <w:rPr>
              <w:rFonts w:cstheme="minorHAnsi"/>
              <w:lang w:val="en-GB"/>
            </w:rPr>
          </w:rPrChange>
        </w:rPr>
        <w:t xml:space="preserve"> temperatur</w:t>
      </w:r>
      <w:r w:rsidR="00215F1C" w:rsidRPr="002B5D4C">
        <w:rPr>
          <w:rFonts w:cstheme="minorHAnsi"/>
          <w:color w:val="FF0000"/>
          <w:lang w:val="en-GB"/>
          <w:rPrChange w:id="191" w:author="Max Lindmark" w:date="2020-05-04T16:51:00Z">
            <w:rPr>
              <w:rFonts w:cstheme="minorHAnsi"/>
              <w:lang w:val="en-GB"/>
            </w:rPr>
          </w:rPrChange>
        </w:rPr>
        <w:t>e</w:t>
      </w:r>
      <w:r w:rsidR="00873E6F" w:rsidRPr="002B5D4C">
        <w:rPr>
          <w:rFonts w:cstheme="minorHAnsi"/>
          <w:color w:val="FF0000"/>
          <w:lang w:val="en-GB"/>
          <w:rPrChange w:id="192" w:author="Max Lindmark" w:date="2020-05-04T16:51:00Z">
            <w:rPr>
              <w:rFonts w:cstheme="minorHAnsi"/>
              <w:lang w:val="en-GB"/>
            </w:rPr>
          </w:rPrChange>
        </w:rPr>
        <w:t>s)</w:t>
      </w:r>
      <w:r w:rsidR="00255656" w:rsidRPr="002B5D4C">
        <w:rPr>
          <w:rFonts w:cstheme="minorHAnsi"/>
          <w:color w:val="FF0000"/>
          <w:lang w:val="en-GB"/>
          <w:rPrChange w:id="193" w:author="Max Lindmark" w:date="2020-05-04T16:51:00Z">
            <w:rPr>
              <w:rFonts w:cstheme="minorHAnsi"/>
              <w:lang w:val="en-GB"/>
            </w:rPr>
          </w:rPrChange>
        </w:rPr>
        <w:t>, 2790 and 626 data points from published articles</w:t>
      </w:r>
      <w:r w:rsidR="001258FE" w:rsidRPr="002B5D4C">
        <w:rPr>
          <w:rFonts w:cstheme="minorHAnsi"/>
          <w:color w:val="FF0000"/>
          <w:lang w:val="en-GB"/>
          <w:rPrChange w:id="194" w:author="Max Lindmark" w:date="2020-05-04T16:51:00Z">
            <w:rPr>
              <w:rFonts w:cstheme="minorHAnsi"/>
              <w:lang w:val="en-GB"/>
            </w:rPr>
          </w:rPrChange>
        </w:rPr>
        <w:t xml:space="preserve"> for each rate</w:t>
      </w:r>
      <w:r w:rsidR="00EB6461" w:rsidRPr="002B5D4C">
        <w:rPr>
          <w:rFonts w:cstheme="minorHAnsi"/>
          <w:color w:val="FF0000"/>
          <w:lang w:val="en-GB"/>
          <w:rPrChange w:id="195" w:author="Max Lindmark" w:date="2020-05-04T16:51:00Z">
            <w:rPr>
              <w:rFonts w:cstheme="minorHAnsi"/>
              <w:lang w:val="en-GB"/>
            </w:rPr>
          </w:rPrChange>
        </w:rPr>
        <w:t xml:space="preserve">, </w:t>
      </w:r>
      <w:r w:rsidR="00255656" w:rsidRPr="002B5D4C">
        <w:rPr>
          <w:rFonts w:eastAsiaTheme="minorEastAsia" w:cstheme="minorHAnsi"/>
          <w:color w:val="FF0000"/>
          <w:lang w:val="en-GB"/>
          <w:rPrChange w:id="196" w:author="Max Lindmark" w:date="2020-05-04T16:51:00Z">
            <w:rPr>
              <w:rFonts w:eastAsiaTheme="minorEastAsia" w:cstheme="minorHAnsi"/>
              <w:lang w:val="en-GB"/>
            </w:rPr>
          </w:rPrChange>
        </w:rPr>
        <w:t>from 13</w:t>
      </w:r>
      <w:r w:rsidR="00255656" w:rsidRPr="002B5D4C">
        <w:rPr>
          <w:rFonts w:cstheme="minorHAnsi"/>
          <w:color w:val="FF0000"/>
          <w:lang w:val="en-GB"/>
          <w:rPrChange w:id="197" w:author="Max Lindmark" w:date="2020-05-04T16:51:00Z">
            <w:rPr>
              <w:rFonts w:cstheme="minorHAnsi"/>
              <w:lang w:val="en-GB"/>
            </w:rPr>
          </w:rPrChange>
        </w:rPr>
        <w:t>, 35 and 18</w:t>
      </w:r>
      <w:r w:rsidR="00255656" w:rsidRPr="002B5D4C">
        <w:rPr>
          <w:rFonts w:eastAsiaTheme="minorEastAsia" w:cstheme="minorHAnsi"/>
          <w:color w:val="FF0000"/>
          <w:lang w:val="en-GB"/>
          <w:rPrChange w:id="198" w:author="Max Lindmark" w:date="2020-05-04T16:51:00Z">
            <w:rPr>
              <w:rFonts w:eastAsiaTheme="minorEastAsia" w:cstheme="minorHAnsi"/>
              <w:lang w:val="en-GB"/>
            </w:rPr>
          </w:rPrChange>
        </w:rPr>
        <w:t xml:space="preserve"> </w:t>
      </w:r>
      <w:r w:rsidR="00255656" w:rsidRPr="00972C7F">
        <w:rPr>
          <w:rFonts w:eastAsiaTheme="minorEastAsia" w:cstheme="minorHAnsi"/>
          <w:lang w:val="en-GB"/>
        </w:rPr>
        <w:t xml:space="preserve">species, respectively, representing a diverse range of taxonomic groups, habitats and lifestyles (Appendix S1). </w:t>
      </w:r>
      <w:ins w:id="199" w:author="Max Lindmark" w:date="2020-05-04T16:51:00Z">
        <w:r w:rsidR="002B5D4C">
          <w:rPr>
            <w:rFonts w:eastAsiaTheme="minorEastAsia" w:cstheme="minorHAnsi"/>
            <w:lang w:val="en-GB"/>
          </w:rPr>
          <w:t>We asked all the corresponding authors of each article</w:t>
        </w:r>
      </w:ins>
      <w:ins w:id="200" w:author="Max Lindmark" w:date="2020-05-04T16:52:00Z">
        <w:r w:rsidR="002B5D4C">
          <w:rPr>
            <w:rFonts w:eastAsiaTheme="minorEastAsia" w:cstheme="minorHAnsi"/>
            <w:lang w:val="en-GB"/>
          </w:rPr>
          <w:t xml:space="preserve"> to share data, else </w:t>
        </w:r>
      </w:ins>
      <w:del w:id="201" w:author="Max Lindmark" w:date="2020-05-04T16:52:00Z">
        <w:r w:rsidR="00255656" w:rsidRPr="00972C7F" w:rsidDel="002B5D4C">
          <w:rPr>
            <w:rFonts w:eastAsiaTheme="minorEastAsia" w:cstheme="minorHAnsi"/>
            <w:lang w:val="en-GB"/>
          </w:rPr>
          <w:delText>D</w:delText>
        </w:r>
      </w:del>
      <w:ins w:id="202"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03"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63DB0224" w:rsidR="003E256F" w:rsidRPr="004559BC" w:rsidRDefault="00BD2FAB" w:rsidP="002E3379">
      <w:pPr>
        <w:tabs>
          <w:tab w:val="center" w:pos="4513"/>
        </w:tabs>
        <w:spacing w:line="480" w:lineRule="auto"/>
        <w:ind w:firstLine="284"/>
        <w:contextualSpacing/>
        <w:jc w:val="both"/>
        <w:rPr>
          <w:rFonts w:cstheme="minorHAnsi"/>
          <w:b/>
          <w:lang w:val="en-GB"/>
        </w:rPr>
      </w:pPr>
      <w:r w:rsidRPr="004559BC">
        <w:rPr>
          <w:rFonts w:eastAsiaTheme="minorEastAsia" w:cstheme="minorHAnsi"/>
          <w:bCs/>
          <w:iCs/>
          <w:lang w:val="en-GB"/>
        </w:rPr>
        <w:lastRenderedPageBreak/>
        <w:t xml:space="preserve">Between experiments, </w:t>
      </w:r>
      <w:r w:rsidR="00B369F1" w:rsidRPr="00972C7F">
        <w:rPr>
          <w:rFonts w:eastAsiaTheme="minorEastAsia" w:cstheme="minorHAnsi"/>
          <w:bCs/>
          <w:iCs/>
          <w:lang w:val="en-GB"/>
        </w:rPr>
        <w:t xml:space="preserve">individuals </w:t>
      </w:r>
      <w:r w:rsidR="00F4446A" w:rsidRPr="00972C7F">
        <w:rPr>
          <w:rFonts w:eastAsiaTheme="minorEastAsia" w:cstheme="minorHAnsi"/>
          <w:bCs/>
          <w:iCs/>
          <w:lang w:val="en-GB"/>
        </w:rPr>
        <w:t>differ</w:t>
      </w:r>
      <w:r w:rsidR="00B369F1" w:rsidRPr="00972C7F">
        <w:rPr>
          <w:rFonts w:eastAsiaTheme="minorEastAsia" w:cstheme="minorHAnsi"/>
          <w:bCs/>
          <w:iCs/>
          <w:lang w:val="en-GB"/>
        </w:rPr>
        <w:t>ed</w:t>
      </w:r>
      <w:r w:rsidR="00F4446A" w:rsidRPr="00972C7F">
        <w:rPr>
          <w:rFonts w:eastAsiaTheme="minorEastAsia" w:cstheme="minorHAnsi"/>
          <w:bCs/>
          <w:iCs/>
          <w:lang w:val="en-GB"/>
        </w:rPr>
        <w:t xml:space="preserve"> in their </w:t>
      </w:r>
      <w:r w:rsidR="003E77ED" w:rsidRPr="00972C7F">
        <w:rPr>
          <w:rFonts w:eastAsiaTheme="minorEastAsia" w:cstheme="minorHAnsi"/>
          <w:bCs/>
          <w:iCs/>
          <w:lang w:val="en-GB"/>
        </w:rPr>
        <w:t>body masses</w:t>
      </w:r>
      <w:r w:rsidR="0085002C" w:rsidRPr="00972C7F">
        <w:rPr>
          <w:rFonts w:eastAsiaTheme="minorEastAsia" w:cstheme="minorHAnsi"/>
          <w:bCs/>
          <w:iCs/>
          <w:lang w:val="en-GB"/>
        </w:rPr>
        <w:t xml:space="preserve">, </w:t>
      </w:r>
      <w:r w:rsidR="003E77ED" w:rsidRPr="00972C7F">
        <w:rPr>
          <w:rFonts w:eastAsiaTheme="minorEastAsia" w:cstheme="minorHAnsi"/>
          <w:bCs/>
          <w:iCs/>
          <w:lang w:val="en-GB"/>
        </w:rPr>
        <w:t>both in absolute values and relative to their maximum body size</w:t>
      </w:r>
      <w:ins w:id="204" w:author="Max Lindmark" w:date="2020-05-04T17:01:00Z">
        <w:r w:rsidR="004F31BD">
          <w:rPr>
            <w:rFonts w:eastAsiaTheme="minorEastAsia" w:cstheme="minorHAnsi"/>
            <w:bCs/>
            <w:iCs/>
            <w:lang w:val="en-GB"/>
          </w:rPr>
          <w:t xml:space="preserve"> or size at maturation</w:t>
        </w:r>
      </w:ins>
      <w:r w:rsidR="009D3B3A" w:rsidRPr="004559BC">
        <w:rPr>
          <w:rFonts w:eastAsiaTheme="minorEastAsia" w:cstheme="minorHAnsi"/>
          <w:bCs/>
          <w:iCs/>
          <w:lang w:val="en-GB"/>
        </w:rPr>
        <w:t xml:space="preserve">. Experimental temperatures also varied in relation to the species </w:t>
      </w:r>
      <w:r w:rsidR="00784A3E" w:rsidRPr="004559BC">
        <w:rPr>
          <w:rFonts w:eastAsiaTheme="minorEastAsia" w:cstheme="minorHAnsi"/>
          <w:bCs/>
          <w:iCs/>
          <w:lang w:val="en-GB"/>
        </w:rPr>
        <w:t>normal temperature-range</w:t>
      </w:r>
      <w:r w:rsidR="00833C86" w:rsidRPr="004559BC">
        <w:rPr>
          <w:rFonts w:eastAsiaTheme="minorEastAsia" w:cstheme="minorHAnsi"/>
          <w:bCs/>
          <w:iCs/>
          <w:lang w:val="en-GB"/>
        </w:rPr>
        <w:t xml:space="preserve"> </w:t>
      </w:r>
      <w:r w:rsidR="009D3B3A" w:rsidRPr="004559BC">
        <w:rPr>
          <w:rFonts w:eastAsiaTheme="minorEastAsia" w:cstheme="minorHAnsi"/>
          <w:bCs/>
          <w:iCs/>
          <w:lang w:val="en-GB"/>
        </w:rPr>
        <w:t>between studies</w:t>
      </w:r>
      <w:r w:rsidR="00CE265C" w:rsidRPr="004559BC">
        <w:rPr>
          <w:rFonts w:eastAsiaTheme="minorEastAsia" w:cstheme="minorHAnsi"/>
          <w:bCs/>
          <w:iCs/>
          <w:lang w:val="en-GB"/>
        </w:rPr>
        <w:t xml:space="preserve"> </w:t>
      </w:r>
      <w:r w:rsidR="0059477F" w:rsidRPr="00972C7F">
        <w:rPr>
          <w:rFonts w:eastAsiaTheme="minorEastAsia" w:cstheme="minorHAnsi"/>
          <w:bCs/>
          <w:iCs/>
          <w:lang w:val="en-GB"/>
        </w:rPr>
        <w:t>(</w:t>
      </w:r>
      <w:r w:rsidR="002058FB" w:rsidRPr="006146E5">
        <w:rPr>
          <w:rFonts w:eastAsiaTheme="minorEastAsia" w:cstheme="minorHAnsi"/>
          <w:bCs/>
          <w:iCs/>
          <w:color w:val="FF0000"/>
          <w:lang w:val="en-GB"/>
          <w:rPrChange w:id="205" w:author="Max Lindmark" w:date="2020-05-04T17:01:00Z">
            <w:rPr>
              <w:rFonts w:eastAsiaTheme="minorEastAsia" w:cstheme="minorHAnsi"/>
              <w:bCs/>
              <w:iCs/>
              <w:lang w:val="en-GB"/>
            </w:rPr>
          </w:rPrChange>
        </w:rPr>
        <w:t xml:space="preserve">Fig </w:t>
      </w:r>
      <w:r w:rsidR="00A81728" w:rsidRPr="006146E5">
        <w:rPr>
          <w:rFonts w:eastAsiaTheme="minorEastAsia" w:cstheme="minorHAnsi"/>
          <w:bCs/>
          <w:iCs/>
          <w:color w:val="FF0000"/>
          <w:lang w:val="en-GB"/>
          <w:rPrChange w:id="206" w:author="Max Lindmark" w:date="2020-05-04T17:01:00Z">
            <w:rPr>
              <w:rFonts w:eastAsiaTheme="minorEastAsia" w:cstheme="minorHAnsi"/>
              <w:bCs/>
              <w:iCs/>
              <w:lang w:val="en-GB"/>
            </w:rPr>
          </w:rPrChange>
        </w:rPr>
        <w:t>S2, S6-S7</w:t>
      </w:r>
      <w:r w:rsidR="0059477F" w:rsidRPr="00972C7F">
        <w:rPr>
          <w:rFonts w:eastAsiaTheme="minorEastAsia" w:cstheme="minorHAnsi"/>
          <w:bCs/>
          <w:iCs/>
          <w:lang w:val="en-GB"/>
        </w:rPr>
        <w:t>)</w:t>
      </w:r>
      <w:r w:rsidR="001800B3" w:rsidRPr="00972C7F">
        <w:rPr>
          <w:rFonts w:eastAsiaTheme="minorEastAsia" w:cstheme="minorHAnsi"/>
          <w:bCs/>
          <w:iCs/>
          <w:lang w:val="en-GB"/>
        </w:rPr>
        <w:t xml:space="preserve">. </w:t>
      </w:r>
      <w:r w:rsidR="00153D1C" w:rsidRPr="004559BC">
        <w:rPr>
          <w:rFonts w:eastAsiaTheme="minorEastAsia" w:cstheme="minorHAnsi"/>
          <w:bCs/>
          <w:iCs/>
          <w:lang w:val="en-GB"/>
        </w:rPr>
        <w:t>For the analysis of optimum growth temperature, we therefore</w:t>
      </w:r>
      <w:r w:rsidR="001800B3" w:rsidRPr="00972C7F">
        <w:rPr>
          <w:rFonts w:eastAsiaTheme="minorEastAsia" w:cstheme="minorHAnsi"/>
          <w:bCs/>
          <w:iCs/>
          <w:lang w:val="en-GB"/>
        </w:rPr>
        <w:t xml:space="preserve"> </w:t>
      </w:r>
      <w:r w:rsidR="00B96B59" w:rsidRPr="004559BC">
        <w:rPr>
          <w:rFonts w:eastAsiaTheme="minorEastAsia" w:cstheme="minorHAnsi"/>
          <w:bCs/>
          <w:iCs/>
          <w:lang w:val="en-GB"/>
        </w:rPr>
        <w:t xml:space="preserve">rescaled </w:t>
      </w:r>
      <w:r w:rsidR="00974468" w:rsidRPr="004559BC">
        <w:rPr>
          <w:rFonts w:eastAsiaTheme="minorEastAsia" w:cstheme="minorHAnsi"/>
          <w:bCs/>
          <w:iCs/>
          <w:lang w:val="en-GB"/>
        </w:rPr>
        <w:t xml:space="preserve">body mass and temperature to relative </w:t>
      </w:r>
      <w:r w:rsidR="00655919" w:rsidRPr="00972C7F">
        <w:rPr>
          <w:rFonts w:eastAsiaTheme="minorEastAsia" w:cstheme="minorHAnsi"/>
          <w:bCs/>
          <w:iCs/>
          <w:lang w:val="en-GB"/>
        </w:rPr>
        <w:t>variables</w:t>
      </w:r>
      <w:r w:rsidR="00974468" w:rsidRPr="004559BC">
        <w:rPr>
          <w:rFonts w:eastAsiaTheme="minorEastAsia" w:cstheme="minorHAnsi"/>
          <w:bCs/>
          <w:iCs/>
          <w:lang w:val="en-GB"/>
        </w:rPr>
        <w:t xml:space="preserve">, </w:t>
      </w:r>
      <w:r w:rsidR="00946F03" w:rsidRPr="004559BC">
        <w:rPr>
          <w:rFonts w:eastAsiaTheme="minorEastAsia" w:cstheme="minorHAnsi"/>
          <w:bCs/>
          <w:iCs/>
          <w:lang w:val="en-GB"/>
        </w:rPr>
        <w:t>by species</w:t>
      </w:r>
      <w:r w:rsidR="00BA1466" w:rsidRPr="00972C7F">
        <w:rPr>
          <w:rFonts w:eastAsiaTheme="minorEastAsia" w:cstheme="minorHAnsi"/>
          <w:bCs/>
          <w:iCs/>
          <w:lang w:val="en-GB"/>
        </w:rPr>
        <w:t>.</w:t>
      </w:r>
      <w:r w:rsidR="00946F03" w:rsidRPr="004559BC">
        <w:rPr>
          <w:rFonts w:eastAsiaTheme="minorEastAsia" w:cstheme="minorHAnsi"/>
          <w:bCs/>
          <w:iCs/>
          <w:lang w:val="en-GB"/>
        </w:rPr>
        <w:t xml:space="preserve"> Relative </w:t>
      </w:r>
      <w:r w:rsidR="000D3D07" w:rsidRPr="004559BC">
        <w:rPr>
          <w:rFonts w:eastAsiaTheme="minorEastAsia" w:cstheme="minorHAnsi"/>
          <w:bCs/>
          <w:iCs/>
          <w:lang w:val="en-GB"/>
        </w:rPr>
        <w:t xml:space="preserve">body mass is defined as </w:t>
      </w:r>
      <w:r w:rsidR="000D3D07" w:rsidRPr="00972C7F">
        <w:rPr>
          <w:rFonts w:eastAsiaTheme="minorEastAsia" w:cstheme="minorHAnsi"/>
          <w:lang w:val="en-GB"/>
        </w:rPr>
        <w:t xml:space="preserve">mass relative to </w:t>
      </w:r>
      <w:ins w:id="207" w:author="Max Lindmark" w:date="2020-05-04T17:01:00Z">
        <w:r w:rsidR="00897EA1">
          <w:rPr>
            <w:rFonts w:eastAsiaTheme="minorEastAsia" w:cstheme="minorHAnsi"/>
            <w:lang w:val="en-GB"/>
          </w:rPr>
          <w:t xml:space="preserve">mass at maturation </w:t>
        </w:r>
      </w:ins>
      <w:del w:id="208" w:author="Max Lindmark" w:date="2020-05-04T17:01:00Z">
        <w:r w:rsidR="000D3D07" w:rsidRPr="00972C7F" w:rsidDel="00897EA1">
          <w:rPr>
            <w:rFonts w:eastAsiaTheme="minorEastAsia" w:cstheme="minorHAnsi"/>
            <w:lang w:val="en-GB"/>
          </w:rPr>
          <w:delText xml:space="preserve">maximum mass </w:delText>
        </w:r>
      </w:del>
      <w:r w:rsidR="000D3D07" w:rsidRPr="00972C7F">
        <w:rPr>
          <w:rFonts w:eastAsiaTheme="minorEastAsia" w:cstheme="minorHAnsi"/>
          <w:lang w:val="en-GB"/>
        </w:rPr>
        <w:t xml:space="preserve">(based on literature estimates taken from FishBase </w:t>
      </w:r>
      <w:r w:rsidR="00D01BF5" w:rsidRPr="00271681">
        <w:rPr>
          <w:rFonts w:eastAsiaTheme="minorEastAsia" w:cstheme="minorHAnsi"/>
        </w:rPr>
        <w:fldChar w:fldCharType="begin"/>
      </w:r>
      <w:r w:rsidR="00D01BF5" w:rsidRPr="00972C7F">
        <w:rPr>
          <w:rFonts w:eastAsiaTheme="minorEastAsia" w:cstheme="minorHAnsi"/>
          <w:lang w:val="en-GB"/>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rsidRPr="00972C7F">
        <w:rPr>
          <w:lang w:val="en-GB"/>
        </w:rPr>
        <w:t>(Froese &amp; Pauly 2016)</w:t>
      </w:r>
      <w:r w:rsidR="00D01BF5" w:rsidRPr="00271681">
        <w:rPr>
          <w:rFonts w:eastAsiaTheme="minorEastAsia" w:cstheme="minorHAnsi"/>
        </w:rPr>
        <w:fldChar w:fldCharType="end"/>
      </w:r>
      <w:r w:rsidR="00D01BF5" w:rsidRPr="004559BC">
        <w:rPr>
          <w:rFonts w:eastAsiaTheme="minorEastAsia" w:cstheme="minorHAnsi"/>
          <w:lang w:val="en-GB"/>
        </w:rPr>
        <w:t xml:space="preserve"> </w:t>
      </w:r>
      <w:del w:id="209" w:author="Max Lindmark" w:date="2020-05-04T17:01:00Z">
        <w:r w:rsidR="000D3D07" w:rsidRPr="00972C7F" w:rsidDel="00DE3952">
          <w:rPr>
            <w:rFonts w:eastAsiaTheme="minorEastAsia" w:cstheme="minorHAnsi"/>
            <w:lang w:val="en-GB"/>
          </w:rPr>
          <w:delText xml:space="preserve">between </w:delText>
        </w:r>
        <w:commentRangeStart w:id="210"/>
        <w:commentRangeStart w:id="211"/>
        <w:commentRangeStart w:id="212"/>
        <w:r w:rsidR="000D3D07" w:rsidRPr="00972C7F" w:rsidDel="00DE3952">
          <w:rPr>
            <w:rFonts w:eastAsiaTheme="minorEastAsia" w:cstheme="minorHAnsi"/>
            <w:lang w:val="en-GB"/>
          </w:rPr>
          <w:delText>2019</w:delText>
        </w:r>
      </w:del>
      <w:ins w:id="213" w:author="Max Lindmark" w:date="2020-05-04T17:01:00Z">
        <w:r w:rsidR="00DE3952">
          <w:rPr>
            <w:rFonts w:eastAsiaTheme="minorEastAsia" w:cstheme="minorHAnsi"/>
            <w:lang w:val="en-GB"/>
          </w:rPr>
          <w:t>2020</w:t>
        </w:r>
      </w:ins>
      <w:r w:rsidR="000D3D07" w:rsidRPr="004559BC">
        <w:rPr>
          <w:rFonts w:eastAsiaTheme="minorEastAsia" w:cstheme="minorHAnsi"/>
          <w:lang w:val="en-GB"/>
        </w:rPr>
        <w:t>-</w:t>
      </w:r>
      <w:ins w:id="214" w:author="Max Lindmark" w:date="2020-05-04T17:02:00Z">
        <w:r w:rsidR="00DE3952">
          <w:rPr>
            <w:rFonts w:eastAsiaTheme="minorEastAsia" w:cstheme="minorHAnsi"/>
            <w:lang w:val="en-GB"/>
          </w:rPr>
          <w:t>04-20</w:t>
        </w:r>
      </w:ins>
      <w:del w:id="215"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commentRangeEnd w:id="210"/>
      <w:r w:rsidR="000D3D07">
        <w:rPr>
          <w:rStyle w:val="CommentReference"/>
        </w:rPr>
        <w:commentReference w:id="210"/>
      </w:r>
      <w:commentRangeEnd w:id="211"/>
      <w:r w:rsidR="000D3D07">
        <w:rPr>
          <w:rStyle w:val="CommentReference"/>
        </w:rPr>
        <w:commentReference w:id="211"/>
      </w:r>
      <w:commentRangeEnd w:id="212"/>
      <w:r w:rsidR="006F043D">
        <w:rPr>
          <w:rStyle w:val="CommentReference"/>
        </w:rPr>
        <w:commentReference w:id="212"/>
      </w:r>
      <w:r w:rsidR="000D3D07" w:rsidRPr="00972C7F">
        <w:rPr>
          <w:rFonts w:eastAsiaTheme="minorEastAsia" w:cstheme="minorHAnsi"/>
          <w:lang w:val="en-GB"/>
        </w:rPr>
        <w:t>), as we were interested in examining relationships within species while accounting for variation in relative body masses between experiments</w:t>
      </w:r>
      <w:r w:rsidR="0083119B" w:rsidRPr="004559BC">
        <w:rPr>
          <w:rFonts w:eastAsiaTheme="minorEastAsia" w:cstheme="minorHAnsi"/>
          <w:lang w:val="en-GB"/>
        </w:rPr>
        <w:t>, and because we assume there is no interspecific relationship between optimum growth temperature and body mass</w:t>
      </w:r>
      <w:r w:rsidR="000D3D07" w:rsidRPr="00972C7F">
        <w:rPr>
          <w:rFonts w:eastAsiaTheme="minorEastAsia" w:cstheme="minorHAnsi"/>
          <w:lang w:val="en-GB"/>
        </w:rPr>
        <w:t>.</w:t>
      </w:r>
      <w:r w:rsidR="00AE0982" w:rsidRPr="004559BC">
        <w:rPr>
          <w:rFonts w:eastAsiaTheme="minorEastAsia" w:cstheme="minorHAnsi"/>
          <w:lang w:val="en-GB"/>
        </w:rPr>
        <w:t xml:space="preserve"> </w:t>
      </w:r>
      <w:r w:rsidR="00ED2707" w:rsidRPr="004559BC">
        <w:rPr>
          <w:rFonts w:eastAsiaTheme="minorEastAsia" w:cstheme="minorHAnsi"/>
          <w:lang w:val="en-GB"/>
        </w:rPr>
        <w:t xml:space="preserve">We expressed optimum growth temperature as </w:t>
      </w:r>
      <w:r w:rsidR="00812BDB" w:rsidRPr="004559BC">
        <w:rPr>
          <w:rFonts w:eastAsiaTheme="minorEastAsia" w:cstheme="minorHAnsi"/>
          <w:lang w:val="en-GB"/>
        </w:rPr>
        <w:t xml:space="preserve">mean-centered within species </w:t>
      </w:r>
      <w:r w:rsidR="00EB3B4F" w:rsidRPr="004559BC">
        <w:rPr>
          <w:rFonts w:eastAsiaTheme="minorEastAsia" w:cstheme="minorHAnsi"/>
          <w:lang w:val="en-GB"/>
        </w:rPr>
        <w:t>(of different size-classes)</w:t>
      </w:r>
      <w:r w:rsidR="00B638AE" w:rsidRPr="004559BC">
        <w:rPr>
          <w:rFonts w:eastAsiaTheme="minorEastAsia" w:cstheme="minorHAnsi"/>
          <w:lang w:val="en-GB"/>
        </w:rPr>
        <w:t>, to control for species having different thermal optima</w:t>
      </w:r>
      <w:r w:rsidR="00252CD7" w:rsidRPr="004559BC">
        <w:rPr>
          <w:rFonts w:eastAsiaTheme="minorEastAsia" w:cstheme="minorHAnsi"/>
          <w:lang w:val="en-GB"/>
        </w:rPr>
        <w:t xml:space="preserve">. </w:t>
      </w:r>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w:t>
      </w:r>
      <w:del w:id="216" w:author="Max Lindmark" w:date="2020-05-05T10:33:00Z">
        <w:r w:rsidR="00252CD7" w:rsidRPr="004559BC" w:rsidDel="001F4A23">
          <w:rPr>
            <w:rFonts w:eastAsiaTheme="minorEastAsia" w:cstheme="minorHAnsi"/>
            <w:lang w:val="en-GB"/>
          </w:rPr>
          <w:delText xml:space="preserve">evaluated </w:delText>
        </w:r>
      </w:del>
      <w:ins w:id="217" w:author="Max Lindmark" w:date="2020-05-05T10:33:00Z">
        <w:r w:rsidR="001F4A23">
          <w:rPr>
            <w:rFonts w:eastAsiaTheme="minorEastAsia" w:cstheme="minorHAnsi"/>
            <w:lang w:val="en-GB"/>
          </w:rPr>
          <w:t xml:space="preserve">compared to </w:t>
        </w:r>
      </w:ins>
      <w:del w:id="218" w:author="Max Lindmark" w:date="2020-05-05T10:33:00Z">
        <w:r w:rsidR="00252CD7" w:rsidRPr="004559BC" w:rsidDel="001F4A23">
          <w:rPr>
            <w:rFonts w:eastAsiaTheme="minorEastAsia" w:cstheme="minorHAnsi"/>
            <w:lang w:val="en-GB"/>
          </w:rPr>
          <w:delText xml:space="preserve">in relation to </w:delText>
        </w:r>
      </w:del>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w:t>
      </w:r>
      <w:ins w:id="219" w:author="Max Lindmark" w:date="2020-05-05T09:26:00Z">
        <w:r w:rsidR="00F170EF">
          <w:rPr>
            <w:rFonts w:eastAsiaTheme="minorEastAsia" w:cstheme="minorHAnsi"/>
            <w:lang w:val="en-GB"/>
          </w:rPr>
          <w:t xml:space="preserve">also </w:t>
        </w:r>
      </w:ins>
      <w:r w:rsidR="00C619BC" w:rsidRPr="004559BC">
        <w:rPr>
          <w:rFonts w:eastAsiaTheme="minorEastAsia" w:cstheme="minorHAnsi"/>
          <w:lang w:val="en-GB"/>
        </w:rPr>
        <w:t>taken from FishBase)</w:t>
      </w:r>
      <w:del w:id="220"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221"/>
      <w:r w:rsidR="007268B9" w:rsidRPr="009B4E8D">
        <w:rPr>
          <w:rFonts w:eastAsiaTheme="minorEastAsia" w:cstheme="minorHAnsi"/>
          <w:color w:val="FF0000"/>
          <w:lang w:val="en-GB"/>
          <w:rPrChange w:id="222" w:author="Max Lindmark" w:date="2020-05-05T10:33:00Z">
            <w:rPr>
              <w:rFonts w:eastAsiaTheme="minorEastAsia" w:cstheme="minorHAnsi"/>
              <w:lang w:val="en-GB"/>
            </w:rPr>
          </w:rPrChange>
        </w:rPr>
        <w:t>In the growth data, this information was not available on Fish</w:t>
      </w:r>
      <w:r w:rsidR="007722C0" w:rsidRPr="009B4E8D">
        <w:rPr>
          <w:rFonts w:eastAsiaTheme="minorEastAsia" w:cstheme="minorHAnsi"/>
          <w:color w:val="FF0000"/>
          <w:lang w:val="en-GB"/>
          <w:rPrChange w:id="223" w:author="Max Lindmark" w:date="2020-05-05T10:33:00Z">
            <w:rPr>
              <w:rFonts w:eastAsiaTheme="minorEastAsia" w:cstheme="minorHAnsi"/>
              <w:lang w:val="en-GB"/>
            </w:rPr>
          </w:rPrChange>
        </w:rPr>
        <w:t>B</w:t>
      </w:r>
      <w:r w:rsidR="00261ED2" w:rsidRPr="009B4E8D">
        <w:rPr>
          <w:rFonts w:eastAsiaTheme="minorEastAsia" w:cstheme="minorHAnsi"/>
          <w:color w:val="FF0000"/>
          <w:lang w:val="en-GB"/>
          <w:rPrChange w:id="224" w:author="Max Lindmark" w:date="2020-05-05T10:33:00Z">
            <w:rPr>
              <w:rFonts w:eastAsiaTheme="minorEastAsia" w:cstheme="minorHAnsi"/>
              <w:lang w:val="en-GB"/>
            </w:rPr>
          </w:rPrChange>
        </w:rPr>
        <w:t>a</w:t>
      </w:r>
      <w:r w:rsidR="007268B9" w:rsidRPr="009B4E8D">
        <w:rPr>
          <w:rFonts w:eastAsiaTheme="minorEastAsia" w:cstheme="minorHAnsi"/>
          <w:color w:val="FF0000"/>
          <w:lang w:val="en-GB"/>
          <w:rPrChange w:id="225" w:author="Max Lindmark" w:date="2020-05-05T10:33:00Z">
            <w:rPr>
              <w:rFonts w:eastAsiaTheme="minorEastAsia" w:cstheme="minorHAnsi"/>
              <w:lang w:val="en-GB"/>
            </w:rPr>
          </w:rPrChange>
        </w:rPr>
        <w:t>se f</w:t>
      </w:r>
      <w:r w:rsidR="00A42A6E" w:rsidRPr="009B4E8D">
        <w:rPr>
          <w:rFonts w:eastAsiaTheme="minorEastAsia" w:cstheme="minorHAnsi"/>
          <w:color w:val="FF0000"/>
          <w:lang w:val="en-GB"/>
          <w:rPrChange w:id="226" w:author="Max Lindmark" w:date="2020-05-05T10:33:00Z">
            <w:rPr>
              <w:rFonts w:eastAsiaTheme="minorEastAsia" w:cstheme="minorHAnsi"/>
              <w:lang w:val="en-GB"/>
            </w:rPr>
          </w:rPrChange>
        </w:rPr>
        <w:t>or marbled sole (</w:t>
      </w:r>
      <w:r w:rsidR="00A42A6E" w:rsidRPr="009B4E8D">
        <w:rPr>
          <w:rFonts w:eastAsiaTheme="minorEastAsia" w:cstheme="minorHAnsi"/>
          <w:i/>
          <w:iCs/>
          <w:color w:val="FF0000"/>
          <w:lang w:val="en-GB"/>
          <w:rPrChange w:id="227" w:author="Max Lindmark" w:date="2020-05-05T10:33:00Z">
            <w:rPr>
              <w:rFonts w:eastAsiaTheme="minorEastAsia" w:cstheme="minorHAnsi"/>
              <w:i/>
              <w:iCs/>
              <w:lang w:val="en-GB"/>
            </w:rPr>
          </w:rPrChange>
        </w:rPr>
        <w:t>Pseudopleuronectes yokohamae</w:t>
      </w:r>
      <w:r w:rsidR="00A42A6E" w:rsidRPr="009B4E8D">
        <w:rPr>
          <w:rFonts w:eastAsiaTheme="minorEastAsia" w:cstheme="minorHAnsi"/>
          <w:color w:val="FF0000"/>
          <w:lang w:val="en-GB"/>
          <w:rPrChange w:id="228" w:author="Max Lindmark" w:date="2020-05-05T10:33:00Z">
            <w:rPr>
              <w:rFonts w:eastAsiaTheme="minorEastAsia" w:cstheme="minorHAnsi"/>
              <w:lang w:val="en-GB"/>
            </w:rPr>
          </w:rPrChange>
        </w:rPr>
        <w:t xml:space="preserve">), </w:t>
      </w:r>
      <w:r w:rsidR="006446C9" w:rsidRPr="009B4E8D">
        <w:rPr>
          <w:rFonts w:eastAsiaTheme="minorEastAsia" w:cstheme="minorHAnsi"/>
          <w:color w:val="FF0000"/>
          <w:lang w:val="en-GB"/>
          <w:rPrChange w:id="229" w:author="Max Lindmark" w:date="2020-05-05T10:33:00Z">
            <w:rPr>
              <w:rFonts w:eastAsiaTheme="minorEastAsia" w:cstheme="minorHAnsi"/>
              <w:lang w:val="en-GB"/>
            </w:rPr>
          </w:rPrChange>
        </w:rPr>
        <w:t xml:space="preserve">hence </w:t>
      </w:r>
      <w:r w:rsidR="004A08F3" w:rsidRPr="009B4E8D">
        <w:rPr>
          <w:rFonts w:eastAsiaTheme="minorEastAsia" w:cstheme="minorHAnsi"/>
          <w:color w:val="FF0000"/>
          <w:lang w:val="en-GB"/>
          <w:rPrChange w:id="230" w:author="Max Lindmark" w:date="2020-05-05T10:33:00Z">
            <w:rPr>
              <w:rFonts w:eastAsiaTheme="minorEastAsia" w:cstheme="minorHAnsi"/>
              <w:lang w:val="en-GB"/>
            </w:rPr>
          </w:rPrChange>
        </w:rPr>
        <w:t>3</w:t>
      </w:r>
      <w:r w:rsidR="005D5CCC" w:rsidRPr="009B4E8D">
        <w:rPr>
          <w:rFonts w:eastAsiaTheme="minorEastAsia" w:cstheme="minorHAnsi"/>
          <w:color w:val="FF0000"/>
          <w:lang w:val="en-GB"/>
          <w:rPrChange w:id="231" w:author="Max Lindmark" w:date="2020-05-05T10:33:00Z">
            <w:rPr>
              <w:rFonts w:eastAsiaTheme="minorEastAsia" w:cstheme="minorHAnsi"/>
              <w:lang w:val="en-GB"/>
            </w:rPr>
          </w:rPrChange>
        </w:rPr>
        <w:t>-</w:t>
      </w:r>
      <w:r w:rsidR="004A08F3" w:rsidRPr="009B4E8D">
        <w:rPr>
          <w:rFonts w:eastAsiaTheme="minorEastAsia" w:cstheme="minorHAnsi"/>
          <w:color w:val="FF0000"/>
          <w:lang w:val="en-GB"/>
          <w:rPrChange w:id="232" w:author="Max Lindmark" w:date="2020-05-05T10:33:00Z">
            <w:rPr>
              <w:rFonts w:eastAsiaTheme="minorEastAsia" w:cstheme="minorHAnsi"/>
              <w:lang w:val="en-GB"/>
            </w:rPr>
          </w:rPrChange>
        </w:rPr>
        <w:t>24</w:t>
      </w:r>
      <m:oMath>
        <m:r>
          <w:rPr>
            <w:rFonts w:ascii="Cambria Math" w:eastAsiaTheme="minorEastAsia" w:hAnsi="Cambria Math" w:cstheme="minorHAnsi"/>
            <w:color w:val="FF0000"/>
            <w:lang w:val="en-GB"/>
            <w:rPrChange w:id="233" w:author="Max Lindmark" w:date="2020-05-05T10:33:00Z">
              <w:rPr>
                <w:rFonts w:ascii="Cambria Math" w:eastAsiaTheme="minorEastAsia" w:hAnsi="Cambria Math" w:cstheme="minorHAnsi"/>
                <w:lang w:val="en-GB"/>
              </w:rPr>
            </w:rPrChange>
          </w:rPr>
          <m:t>℃</m:t>
        </m:r>
      </m:oMath>
      <w:r w:rsidR="005D5CCC" w:rsidRPr="009B4E8D">
        <w:rPr>
          <w:rFonts w:eastAsiaTheme="minorEastAsia" w:cstheme="minorHAnsi"/>
          <w:color w:val="FF0000"/>
          <w:lang w:val="en-GB"/>
          <w:rPrChange w:id="234" w:author="Max Lindmark" w:date="2020-05-05T10:33:00Z">
            <w:rPr>
              <w:rFonts w:eastAsiaTheme="minorEastAsia" w:cstheme="minorHAnsi"/>
              <w:lang w:val="en-GB"/>
            </w:rPr>
          </w:rPrChange>
        </w:rPr>
        <w:t xml:space="preserve"> (mid-point 13.5</w:t>
      </w:r>
      <m:oMath>
        <m:r>
          <w:rPr>
            <w:rFonts w:ascii="Cambria Math" w:eastAsiaTheme="minorEastAsia" w:hAnsi="Cambria Math" w:cstheme="minorHAnsi"/>
            <w:color w:val="FF0000"/>
            <w:lang w:val="en-GB"/>
            <w:rPrChange w:id="235" w:author="Max Lindmark" w:date="2020-05-05T10:33:00Z">
              <w:rPr>
                <w:rFonts w:ascii="Cambria Math" w:eastAsiaTheme="minorEastAsia" w:hAnsi="Cambria Math" w:cstheme="minorHAnsi"/>
                <w:lang w:val="en-GB"/>
              </w:rPr>
            </w:rPrChange>
          </w:rPr>
          <m:t>℃</m:t>
        </m:r>
      </m:oMath>
      <w:r w:rsidR="005D5CCC" w:rsidRPr="009B4E8D">
        <w:rPr>
          <w:rFonts w:eastAsiaTheme="minorEastAsia" w:cstheme="minorHAnsi"/>
          <w:color w:val="FF0000"/>
          <w:lang w:val="en-GB"/>
          <w:rPrChange w:id="236" w:author="Max Lindmark" w:date="2020-05-05T10:33:00Z">
            <w:rPr>
              <w:rFonts w:eastAsiaTheme="minorEastAsia" w:cstheme="minorHAnsi"/>
              <w:lang w:val="en-GB"/>
            </w:rPr>
          </w:rPrChange>
        </w:rPr>
        <w:t>)</w:t>
      </w:r>
      <w:r w:rsidR="004A08F3" w:rsidRPr="009B4E8D">
        <w:rPr>
          <w:rFonts w:eastAsiaTheme="minorEastAsia" w:cstheme="minorHAnsi"/>
          <w:color w:val="FF0000"/>
          <w:lang w:val="en-GB"/>
          <w:rPrChange w:id="237" w:author="Max Lindmark" w:date="2020-05-05T10:33:00Z">
            <w:rPr>
              <w:rFonts w:eastAsiaTheme="minorEastAsia" w:cstheme="minorHAnsi"/>
              <w:lang w:val="en-GB"/>
            </w:rPr>
          </w:rPrChange>
        </w:rPr>
        <w:t xml:space="preserve"> </w:t>
      </w:r>
      <w:r w:rsidR="006446C9" w:rsidRPr="009B4E8D">
        <w:rPr>
          <w:rFonts w:eastAsiaTheme="minorEastAsia" w:cstheme="minorHAnsi"/>
          <w:color w:val="FF0000"/>
          <w:lang w:val="en-GB"/>
          <w:rPrChange w:id="238" w:author="Max Lindmark" w:date="2020-05-05T10:33:00Z">
            <w:rPr>
              <w:rFonts w:eastAsiaTheme="minorEastAsia" w:cstheme="minorHAnsi"/>
              <w:lang w:val="en-GB"/>
            </w:rPr>
          </w:rPrChange>
        </w:rPr>
        <w:t xml:space="preserve">was used </w:t>
      </w:r>
      <w:r w:rsidR="00A42A6E" w:rsidRPr="009B4E8D">
        <w:rPr>
          <w:rFonts w:eastAsiaTheme="minorEastAsia" w:cstheme="minorHAnsi"/>
          <w:color w:val="FF0000"/>
          <w:rPrChange w:id="239" w:author="Max Lindmark" w:date="2020-05-05T10:33:00Z">
            <w:rPr>
              <w:rFonts w:eastAsiaTheme="minorEastAsia" w:cstheme="minorHAnsi"/>
            </w:rPr>
          </w:rPrChange>
        </w:rPr>
        <w:fldChar w:fldCharType="begin"/>
      </w:r>
      <w:r w:rsidR="008F2D15" w:rsidRPr="009B4E8D">
        <w:rPr>
          <w:rFonts w:eastAsiaTheme="minorEastAsia" w:cstheme="minorHAnsi"/>
          <w:color w:val="FF0000"/>
          <w:lang w:val="en-GB"/>
          <w:rPrChange w:id="240" w:author="Max Lindmark" w:date="2020-05-05T10:33:00Z">
            <w:rPr>
              <w:rFonts w:eastAsiaTheme="minorEastAsia" w:cstheme="minorHAnsi"/>
              <w:lang w:val="en-GB"/>
            </w:rPr>
          </w:rPrChange>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sidRPr="009B4E8D">
        <w:rPr>
          <w:rFonts w:eastAsiaTheme="minorEastAsia" w:cstheme="minorHAnsi"/>
          <w:color w:val="FF0000"/>
          <w:rPrChange w:id="241" w:author="Max Lindmark" w:date="2020-05-05T10:33:00Z">
            <w:rPr>
              <w:rFonts w:eastAsiaTheme="minorEastAsia" w:cstheme="minorHAnsi"/>
            </w:rPr>
          </w:rPrChange>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9B4E8D">
        <w:rPr>
          <w:rFonts w:eastAsiaTheme="minorEastAsia" w:cstheme="minorHAnsi"/>
          <w:color w:val="FF0000"/>
          <w:lang w:val="en-GB"/>
          <w:rPrChange w:id="242" w:author="Max Lindmark" w:date="2020-05-05T10:33:00Z">
            <w:rPr>
              <w:rFonts w:eastAsiaTheme="minorEastAsia" w:cstheme="minorHAnsi"/>
              <w:lang w:val="en-GB"/>
            </w:rPr>
          </w:rPrChange>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sidRPr="009B4E8D">
        <w:rPr>
          <w:rFonts w:eastAsiaTheme="minorEastAsia" w:cstheme="minorHAnsi"/>
          <w:color w:val="FF0000"/>
          <w:rPrChange w:id="243" w:author="Max Lindmark" w:date="2020-05-05T10:33:00Z">
            <w:rPr>
              <w:rFonts w:eastAsiaTheme="minorEastAsia" w:cstheme="minorHAnsi"/>
            </w:rPr>
          </w:rPrChange>
        </w:rPr>
        <w:fldChar w:fldCharType="separate"/>
      </w:r>
      <w:r w:rsidR="008F2D15" w:rsidRPr="009B4E8D">
        <w:rPr>
          <w:rFonts w:ascii="Times New Roman" w:cs="Times New Roman"/>
          <w:color w:val="FF0000"/>
          <w:lang w:val="en-GB"/>
          <w:rPrChange w:id="244" w:author="Max Lindmark" w:date="2020-05-05T10:33:00Z">
            <w:rPr>
              <w:rFonts w:ascii="Times New Roman" w:cs="Times New Roman"/>
              <w:lang w:val="en-GB"/>
            </w:rPr>
          </w:rPrChange>
        </w:rPr>
        <w:t xml:space="preserve">(Joh </w:t>
      </w:r>
      <w:r w:rsidR="008F2D15" w:rsidRPr="009B4E8D">
        <w:rPr>
          <w:rFonts w:ascii="Times New Roman" w:cs="Times New Roman"/>
          <w:i/>
          <w:iCs/>
          <w:color w:val="FF0000"/>
          <w:lang w:val="en-GB"/>
          <w:rPrChange w:id="245" w:author="Max Lindmark" w:date="2020-05-05T10:33:00Z">
            <w:rPr>
              <w:rFonts w:ascii="Times New Roman" w:cs="Times New Roman"/>
              <w:i/>
              <w:iCs/>
              <w:lang w:val="en-GB"/>
            </w:rPr>
          </w:rPrChange>
        </w:rPr>
        <w:t>et al.</w:t>
      </w:r>
      <w:r w:rsidR="008F2D15" w:rsidRPr="009B4E8D">
        <w:rPr>
          <w:rFonts w:ascii="Times New Roman" w:cs="Times New Roman"/>
          <w:color w:val="FF0000"/>
          <w:lang w:val="en-GB"/>
          <w:rPrChange w:id="246" w:author="Max Lindmark" w:date="2020-05-05T10:33:00Z">
            <w:rPr>
              <w:rFonts w:ascii="Times New Roman" w:cs="Times New Roman"/>
              <w:lang w:val="en-GB"/>
            </w:rPr>
          </w:rPrChange>
        </w:rPr>
        <w:t xml:space="preserve"> 2013; Mitamura </w:t>
      </w:r>
      <w:r w:rsidR="008F2D15" w:rsidRPr="009B4E8D">
        <w:rPr>
          <w:rFonts w:ascii="Times New Roman" w:cs="Times New Roman"/>
          <w:i/>
          <w:iCs/>
          <w:color w:val="FF0000"/>
          <w:lang w:val="en-GB"/>
          <w:rPrChange w:id="247" w:author="Max Lindmark" w:date="2020-05-05T10:33:00Z">
            <w:rPr>
              <w:rFonts w:ascii="Times New Roman" w:cs="Times New Roman"/>
              <w:i/>
              <w:iCs/>
              <w:lang w:val="en-GB"/>
            </w:rPr>
          </w:rPrChange>
        </w:rPr>
        <w:t>et al.</w:t>
      </w:r>
      <w:r w:rsidR="008F2D15" w:rsidRPr="009B4E8D">
        <w:rPr>
          <w:rFonts w:ascii="Times New Roman" w:cs="Times New Roman"/>
          <w:color w:val="FF0000"/>
          <w:lang w:val="en-GB"/>
          <w:rPrChange w:id="248" w:author="Max Lindmark" w:date="2020-05-05T10:33:00Z">
            <w:rPr>
              <w:rFonts w:ascii="Times New Roman" w:cs="Times New Roman"/>
              <w:lang w:val="en-GB"/>
            </w:rPr>
          </w:rPrChange>
        </w:rPr>
        <w:t xml:space="preserve"> 2020)</w:t>
      </w:r>
      <w:r w:rsidR="00A42A6E" w:rsidRPr="009B4E8D">
        <w:rPr>
          <w:rFonts w:eastAsiaTheme="minorEastAsia" w:cstheme="minorHAnsi"/>
          <w:color w:val="FF0000"/>
          <w:rPrChange w:id="249" w:author="Max Lindmark" w:date="2020-05-05T10:33:00Z">
            <w:rPr>
              <w:rFonts w:eastAsiaTheme="minorEastAsia" w:cstheme="minorHAnsi"/>
            </w:rPr>
          </w:rPrChange>
        </w:rPr>
        <w:fldChar w:fldCharType="end"/>
      </w:r>
      <w:r w:rsidR="00A42A6E" w:rsidRPr="009B4E8D">
        <w:rPr>
          <w:rFonts w:eastAsiaTheme="minorEastAsia" w:cstheme="minorHAnsi"/>
          <w:color w:val="FF0000"/>
          <w:lang w:val="en-GB"/>
          <w:rPrChange w:id="250" w:author="Max Lindmark" w:date="2020-05-05T10:33:00Z">
            <w:rPr>
              <w:rFonts w:eastAsiaTheme="minorEastAsia" w:cstheme="minorHAnsi"/>
              <w:lang w:val="en-GB"/>
            </w:rPr>
          </w:rPrChange>
        </w:rPr>
        <w:t>.</w:t>
      </w:r>
      <w:r w:rsidR="006446C9" w:rsidRPr="009B4E8D">
        <w:rPr>
          <w:rFonts w:eastAsiaTheme="minorEastAsia" w:cstheme="minorHAnsi"/>
          <w:color w:val="FF0000"/>
          <w:lang w:val="en-GB"/>
          <w:rPrChange w:id="251" w:author="Max Lindmark" w:date="2020-05-05T10:33:00Z">
            <w:rPr>
              <w:rFonts w:eastAsiaTheme="minorEastAsia" w:cstheme="minorHAnsi"/>
              <w:lang w:val="en-GB"/>
            </w:rPr>
          </w:rPrChange>
        </w:rPr>
        <w:t xml:space="preserve"> </w:t>
      </w:r>
      <w:commentRangeEnd w:id="221"/>
      <w:r w:rsidR="00C619BC" w:rsidRPr="009B4E8D">
        <w:rPr>
          <w:rStyle w:val="CommentReference"/>
          <w:color w:val="FF0000"/>
          <w:rPrChange w:id="252" w:author="Max Lindmark" w:date="2020-05-05T10:33:00Z">
            <w:rPr>
              <w:rStyle w:val="CommentReference"/>
            </w:rPr>
          </w:rPrChange>
        </w:rPr>
        <w:commentReference w:id="221"/>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6F639BAE"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53"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54"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55"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56"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5A9CC71F"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 xml:space="preserve">Below </w:t>
      </w:r>
      <w:del w:id="257" w:author="Max Lindmark" w:date="2020-05-05T10:34:00Z">
        <w:r w:rsidRPr="00972C7F" w:rsidDel="009B4E8D">
          <w:rPr>
            <w:rFonts w:cstheme="minorHAnsi"/>
            <w:bCs/>
            <w:lang w:val="en-GB"/>
          </w:rPr>
          <w:delText xml:space="preserve">optimum </w:delText>
        </w:r>
      </w:del>
      <w:ins w:id="258" w:author="Max Lindmark" w:date="2020-05-05T10:34:00Z">
        <w:r w:rsidR="009B4E8D">
          <w:rPr>
            <w:rFonts w:cstheme="minorHAnsi"/>
            <w:bCs/>
            <w:lang w:val="en-GB"/>
          </w:rPr>
          <w:t>peak</w:t>
        </w:r>
        <w:r w:rsidR="009B4E8D" w:rsidRPr="00972C7F">
          <w:rPr>
            <w:rFonts w:cstheme="minorHAnsi"/>
            <w:bCs/>
            <w:lang w:val="en-GB"/>
          </w:rPr>
          <w:t xml:space="preserve"> </w:t>
        </w:r>
      </w:ins>
      <w:r w:rsidRPr="00972C7F">
        <w:rPr>
          <w:rFonts w:cstheme="minorHAnsi"/>
          <w:bCs/>
          <w:lang w:val="en-GB"/>
        </w:rPr>
        <w:t>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259"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260"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261"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w:t>
      </w:r>
      <w:r w:rsidR="000415F7" w:rsidRPr="00922BEE">
        <w:rPr>
          <w:rFonts w:eastAsiaTheme="minorEastAsia" w:cstheme="minorHAnsi"/>
          <w:lang w:val="en-GB"/>
        </w:rPr>
        <w:lastRenderedPageBreak/>
        <w:t xml:space="preserve">energy) </w:t>
      </w:r>
      <w:r w:rsidR="002560E8" w:rsidRPr="00922BEE">
        <w:rPr>
          <w:rFonts w:eastAsiaTheme="minorEastAsia" w:cstheme="minorHAnsi"/>
          <w:lang w:val="en-GB"/>
        </w:rPr>
        <w:t xml:space="preserve">are </w:t>
      </w:r>
      <w:del w:id="262"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263"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264" w:author="Max Lindmark" w:date="2020-05-05T11:15:00Z">
        <w:r w:rsidRPr="00972C7F" w:rsidDel="006D12D0">
          <w:rPr>
            <w:rFonts w:eastAsiaTheme="minorEastAsia" w:cstheme="minorHAnsi"/>
            <w:lang w:val="en-GB"/>
          </w:rPr>
          <w:delText xml:space="preserve">metabolism </w:delText>
        </w:r>
      </w:del>
      <w:del w:id="265"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266" w:author="Max Lindmark" w:date="2020-05-05T11:15:00Z">
        <w:r w:rsidR="006D12D0" w:rsidRPr="006D12D0">
          <w:rPr>
            <w:rFonts w:eastAsiaTheme="minorEastAsia" w:cstheme="minorHAnsi"/>
            <w:lang w:val="en-GB"/>
          </w:rPr>
          <w:t xml:space="preserve"> </w:t>
        </w:r>
      </w:ins>
      <w:ins w:id="267" w:author="Max Lindmark" w:date="2020-05-05T11:16:00Z">
        <w:r w:rsidR="006D12D0" w:rsidRPr="00972C7F">
          <w:rPr>
            <w:rFonts w:eastAsiaTheme="minorEastAsia" w:cstheme="minorHAnsi"/>
            <w:lang w:val="en-GB"/>
          </w:rPr>
          <w:t xml:space="preserve">or </w:t>
        </w:r>
      </w:ins>
      <w:ins w:id="268"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81422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269" w:author="Max Lindmark" w:date="2020-05-04T11:38:00Z"/>
          <w:rFonts w:eastAsiaTheme="minorEastAsia"/>
          <w:lang w:val="en-GB"/>
        </w:rPr>
      </w:pPr>
      <w:moveFromRangeStart w:id="270" w:author="Max Lindmark" w:date="2020-05-04T11:38:00Z" w:name="move39484750"/>
      <w:moveFrom w:id="271"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rsidDel="00C45786" w14:paraId="795A4A04" w14:textId="257D540E" w:rsidTr="00613ED1">
        <w:trPr>
          <w:del w:id="272" w:author="Max Lindmark" w:date="2020-05-04T11:41:00Z"/>
        </w:trPr>
        <w:tc>
          <w:tcPr>
            <w:tcW w:w="421" w:type="dxa"/>
          </w:tcPr>
          <w:p w14:paraId="7DC23306" w14:textId="4A9EEF97" w:rsidR="004D000B" w:rsidRPr="00972C7F" w:rsidDel="00C45786" w:rsidRDefault="004D000B" w:rsidP="002E3379">
            <w:pPr>
              <w:spacing w:line="480" w:lineRule="auto"/>
              <w:contextualSpacing/>
              <w:jc w:val="both"/>
              <w:rPr>
                <w:del w:id="273" w:author="Max Lindmark" w:date="2020-05-04T11:41:00Z"/>
                <w:moveFrom w:id="274" w:author="Max Lindmark" w:date="2020-05-04T11:38:00Z"/>
                <w:rFonts w:cstheme="minorHAnsi"/>
                <w:bCs/>
                <w:i/>
                <w:iCs/>
                <w:lang w:val="en-GB"/>
              </w:rPr>
            </w:pPr>
          </w:p>
        </w:tc>
        <w:tc>
          <w:tcPr>
            <w:tcW w:w="8099" w:type="dxa"/>
          </w:tcPr>
          <w:p w14:paraId="1E2C62F8" w14:textId="497B6F6C" w:rsidR="004D000B" w:rsidRPr="00972C7F" w:rsidDel="00C45786" w:rsidRDefault="004D000B" w:rsidP="00C45786">
            <w:pPr>
              <w:spacing w:line="480" w:lineRule="auto"/>
              <w:contextualSpacing/>
              <w:jc w:val="right"/>
              <w:rPr>
                <w:del w:id="275" w:author="Max Lindmark" w:date="2020-05-04T11:41:00Z"/>
                <w:moveFrom w:id="276" w:author="Max Lindmark" w:date="2020-05-04T11:38:00Z"/>
                <w:rFonts w:cstheme="minorHAnsi"/>
                <w:bCs/>
                <w:i/>
                <w:iCs/>
                <w:lang w:val="en-GB"/>
              </w:rPr>
              <w:pPrChange w:id="277" w:author="Unknown" w:date="2020-05-04T11:41:00Z">
                <w:pPr>
                  <w:spacing w:line="480" w:lineRule="auto"/>
                  <w:contextualSpacing/>
                  <w:jc w:val="center"/>
                </w:pPr>
              </w:pPrChange>
            </w:pPr>
            <m:oMath>
              <m:r>
                <w:del w:id="278" w:author="Max Lindmark" w:date="2020-05-04T11:41:00Z">
                  <w:rPr>
                    <w:rFonts w:ascii="Cambria Math" w:hAnsi="Cambria Math"/>
                  </w:rPr>
                  <m:t>G</m:t>
                </w:del>
              </m:r>
              <m:r>
                <w:del w:id="279" w:author="Max Lindmark" w:date="2020-05-04T11:41:00Z">
                  <m:rPr>
                    <m:sty m:val="p"/>
                  </m:rPr>
                  <w:rPr>
                    <w:rFonts w:ascii="Cambria Math" w:hAnsi="Cambria Math"/>
                    <w:lang w:val="en-GB"/>
                  </w:rPr>
                  <m:t>=</m:t>
                </w:del>
              </m:r>
              <m:sSub>
                <m:sSubPr>
                  <m:ctrlPr>
                    <w:del w:id="280" w:author="Max Lindmark" w:date="2020-05-04T11:41:00Z">
                      <w:rPr>
                        <w:rFonts w:ascii="Cambria Math" w:hAnsi="Cambria Math"/>
                      </w:rPr>
                    </w:del>
                  </m:ctrlPr>
                </m:sSubPr>
                <m:e>
                  <m:r>
                    <w:del w:id="281" w:author="Max Lindmark" w:date="2020-05-04T11:41:00Z">
                      <w:rPr>
                        <w:rFonts w:ascii="Cambria Math" w:hAnsi="Cambria Math"/>
                      </w:rPr>
                      <m:t>g</m:t>
                    </w:del>
                  </m:r>
                </m:e>
                <m:sub>
                  <m:r>
                    <w:del w:id="282" w:author="Max Lindmark" w:date="2020-05-04T11:41:00Z">
                      <m:rPr>
                        <m:sty m:val="p"/>
                      </m:rPr>
                      <w:rPr>
                        <w:rFonts w:ascii="Cambria Math" w:hAnsi="Cambria Math"/>
                        <w:lang w:val="en-GB"/>
                      </w:rPr>
                      <m:t>0</m:t>
                    </w:del>
                  </m:r>
                </m:sub>
              </m:sSub>
              <m:sSup>
                <m:sSupPr>
                  <m:ctrlPr>
                    <w:del w:id="283" w:author="Max Lindmark" w:date="2020-05-04T11:41:00Z">
                      <w:rPr>
                        <w:rFonts w:ascii="Cambria Math" w:hAnsi="Cambria Math"/>
                      </w:rPr>
                    </w:del>
                  </m:ctrlPr>
                </m:sSupPr>
                <m:e>
                  <m:r>
                    <w:del w:id="284" w:author="Max Lindmark" w:date="2020-05-04T11:41:00Z">
                      <w:rPr>
                        <w:rFonts w:ascii="Cambria Math" w:hAnsi="Cambria Math"/>
                      </w:rPr>
                      <m:t>M</m:t>
                    </w:del>
                  </m:r>
                </m:e>
                <m:sup>
                  <m:sSub>
                    <m:sSubPr>
                      <m:ctrlPr>
                        <w:del w:id="285" w:author="Max Lindmark" w:date="2020-05-04T11:41:00Z">
                          <w:rPr>
                            <w:rFonts w:ascii="Cambria Math" w:hAnsi="Cambria Math"/>
                          </w:rPr>
                        </w:del>
                      </m:ctrlPr>
                    </m:sSubPr>
                    <m:e>
                      <m:r>
                        <w:del w:id="286" w:author="Max Lindmark" w:date="2020-05-04T11:41:00Z">
                          <w:rPr>
                            <w:rFonts w:ascii="Cambria Math" w:hAnsi="Cambria Math"/>
                          </w:rPr>
                          <m:t>b</m:t>
                        </w:del>
                      </m:r>
                    </m:e>
                    <m:sub>
                      <m:r>
                        <w:del w:id="287" w:author="Max Lindmark" w:date="2020-05-04T11:41:00Z">
                          <m:rPr>
                            <m:sty m:val="p"/>
                          </m:rPr>
                          <w:rPr>
                            <w:rFonts w:ascii="Cambria Math" w:hAnsi="Cambria Math"/>
                            <w:lang w:val="en-GB"/>
                          </w:rPr>
                          <m:t>0</m:t>
                        </w:del>
                      </m:r>
                    </m:sub>
                  </m:sSub>
                  <m:r>
                    <w:del w:id="288" w:author="Max Lindmark" w:date="2020-05-04T11:41:00Z">
                      <m:rPr>
                        <m:sty m:val="p"/>
                      </m:rPr>
                      <w:rPr>
                        <w:rFonts w:ascii="Cambria Math" w:hAnsi="Cambria Math"/>
                        <w:lang w:val="en-GB"/>
                      </w:rPr>
                      <m:t>+</m:t>
                    </w:del>
                  </m:r>
                  <m:r>
                    <w:del w:id="289" w:author="Max Lindmark" w:date="2020-05-04T11:41:00Z">
                      <w:rPr>
                        <w:rFonts w:ascii="Cambria Math" w:hAnsi="Cambria Math"/>
                      </w:rPr>
                      <m:t>cT</m:t>
                    </w:del>
                  </m:r>
                </m:sup>
              </m:sSup>
              <m:sSup>
                <m:sSupPr>
                  <m:ctrlPr>
                    <w:del w:id="290" w:author="Max Lindmark" w:date="2020-05-04T11:41:00Z">
                      <w:rPr>
                        <w:rFonts w:ascii="Cambria Math" w:hAnsi="Cambria Math"/>
                      </w:rPr>
                    </w:del>
                  </m:ctrlPr>
                </m:sSupPr>
                <m:e>
                  <m:r>
                    <w:del w:id="291" w:author="Max Lindmark" w:date="2020-05-04T11:41:00Z">
                      <w:rPr>
                        <w:rFonts w:ascii="Cambria Math" w:hAnsi="Cambria Math"/>
                      </w:rPr>
                      <m:t>e</m:t>
                    </w:del>
                  </m:r>
                </m:e>
                <m:sup>
                  <m:r>
                    <w:del w:id="292" w:author="Max Lindmark" w:date="2020-05-04T11:41:00Z">
                      <m:rPr>
                        <m:sty m:val="p"/>
                      </m:rPr>
                      <w:rPr>
                        <w:rFonts w:ascii="Cambria Math" w:hAnsi="Cambria Math"/>
                        <w:lang w:val="en-GB"/>
                      </w:rPr>
                      <m:t>-</m:t>
                    </w:del>
                  </m:r>
                  <m:r>
                    <w:del w:id="293" w:author="Max Lindmark" w:date="2020-05-04T11:41:00Z">
                      <w:rPr>
                        <w:rFonts w:ascii="Cambria Math" w:hAnsi="Cambria Math"/>
                      </w:rPr>
                      <m:t>E</m:t>
                    </w:del>
                  </m:r>
                  <m:r>
                    <w:del w:id="294" w:author="Max Lindmark" w:date="2020-05-04T11:41:00Z">
                      <m:rPr>
                        <m:sty m:val="p"/>
                      </m:rPr>
                      <w:rPr>
                        <w:rFonts w:ascii="Cambria Math" w:hAnsi="Cambria Math"/>
                        <w:lang w:val="en-GB"/>
                      </w:rPr>
                      <m:t>/</m:t>
                    </w:del>
                  </m:r>
                  <m:r>
                    <w:del w:id="295" w:author="Max Lindmark" w:date="2020-05-04T11:41:00Z">
                      <w:rPr>
                        <w:rFonts w:ascii="Cambria Math" w:hAnsi="Cambria Math"/>
                      </w:rPr>
                      <m:t>kT</m:t>
                    </w:del>
                  </m:r>
                </m:sup>
              </m:sSup>
            </m:oMath>
            <w:moveFrom w:id="296" w:author="Max Lindmark" w:date="2020-05-04T11:38:00Z">
              <w:del w:id="297" w:author="Max Lindmark" w:date="2020-05-04T11:41:00Z">
                <w:r w:rsidRPr="00972C7F" w:rsidDel="00C45786">
                  <w:rPr>
                    <w:rFonts w:eastAsiaTheme="minorEastAsia" w:cstheme="minorHAnsi"/>
                    <w:i/>
                    <w:lang w:val="en-GB"/>
                  </w:rPr>
                  <w:delText>,</w:delText>
                </w:r>
              </w:del>
            </w:moveFrom>
          </w:p>
        </w:tc>
        <w:tc>
          <w:tcPr>
            <w:tcW w:w="496" w:type="dxa"/>
          </w:tcPr>
          <w:p w14:paraId="27DD8C40" w14:textId="036A70FD" w:rsidR="004D000B" w:rsidDel="00C45786" w:rsidRDefault="00A420CC" w:rsidP="00C45786">
            <w:pPr>
              <w:spacing w:line="480" w:lineRule="auto"/>
              <w:contextualSpacing/>
              <w:jc w:val="right"/>
              <w:rPr>
                <w:del w:id="298" w:author="Max Lindmark" w:date="2020-05-04T11:41:00Z"/>
                <w:moveFrom w:id="299" w:author="Max Lindmark" w:date="2020-05-04T11:38:00Z"/>
                <w:rFonts w:cstheme="minorHAnsi"/>
                <w:bCs/>
                <w:i/>
                <w:iCs/>
              </w:rPr>
              <w:pPrChange w:id="300" w:author="Unknown" w:date="2020-05-04T11:41:00Z">
                <w:pPr>
                  <w:spacing w:line="480" w:lineRule="auto"/>
                  <w:contextualSpacing/>
                  <w:jc w:val="both"/>
                </w:pPr>
              </w:pPrChange>
            </w:pPr>
            <w:moveFrom w:id="301" w:author="Max Lindmark" w:date="2020-05-04T11:38:00Z">
              <w:del w:id="302" w:author="Max Lindmark" w:date="2020-05-04T11:41:00Z">
                <w:r w:rsidRPr="00093C2D" w:rsidDel="00C45786">
                  <w:rPr>
                    <w:rFonts w:eastAsiaTheme="minorEastAsia"/>
                  </w:rPr>
                  <w:delText>(</w:delText>
                </w:r>
                <w:r w:rsidR="006A13B7" w:rsidDel="00C45786">
                  <w:rPr>
                    <w:rFonts w:eastAsiaTheme="minorEastAsia"/>
                  </w:rPr>
                  <w:delText>2</w:delText>
                </w:r>
                <w:r w:rsidRPr="00093C2D" w:rsidDel="00C45786">
                  <w:rPr>
                    <w:rFonts w:eastAsiaTheme="minorEastAsia"/>
                  </w:rPr>
                  <w:delText>)</w:delText>
                </w:r>
              </w:del>
            </w:moveFrom>
          </w:p>
        </w:tc>
      </w:tr>
    </w:tbl>
    <w:moveFromRangeEnd w:id="270"/>
    <w:p w14:paraId="6CC2A336" w14:textId="52D65990" w:rsidR="0065115F" w:rsidRPr="00972C7F" w:rsidRDefault="000F1792" w:rsidP="0065115F">
      <w:pPr>
        <w:spacing w:line="480" w:lineRule="auto"/>
        <w:contextualSpacing/>
        <w:jc w:val="both"/>
        <w:rPr>
          <w:moveTo w:id="303"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w:t>
      </w:r>
      <w:ins w:id="304" w:author="Max Lindmark" w:date="2020-05-04T11:41:00Z">
        <w:r w:rsidR="00610B92">
          <w:rPr>
            <w:rFonts w:eastAsiaTheme="minorEastAsia" w:cstheme="minorHAnsi"/>
            <w:bCs/>
            <w:lang w:val="en-GB"/>
          </w:rPr>
          <w:t xml:space="preserve"> </w:t>
        </w:r>
      </w:ins>
      <w:ins w:id="305"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06" w:author="Max Lindmark" w:date="2020-05-05T11:20:00Z">
        <w:r w:rsidR="00A831F4">
          <w:rPr>
            <w:rFonts w:eastAsiaTheme="minorEastAsia" w:cstheme="minorHAnsi"/>
            <w:bCs/>
            <w:lang w:val="en-GB"/>
          </w:rPr>
          <w:t xml:space="preserve"> and</w:t>
        </w:r>
      </w:ins>
      <w:del w:id="307"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08" w:author="Max Lindmark" w:date="2020-05-04T11:40:00Z">
        <w:r w:rsidRPr="00972C7F" w:rsidDel="00AD1320">
          <w:rPr>
            <w:rFonts w:eastAsiaTheme="minorEastAsia" w:cstheme="minorHAnsi"/>
            <w:bCs/>
            <w:lang w:val="en-GB"/>
          </w:rPr>
          <w:delText xml:space="preserve">, </w:delText>
        </w:r>
      </w:del>
      <m:oMath>
        <m:r>
          <w:del w:id="309" w:author="Max Lindmark" w:date="2020-05-04T11:40:00Z">
            <w:rPr>
              <w:rFonts w:ascii="Cambria Math" w:eastAsiaTheme="minorEastAsia" w:hAnsi="Cambria Math" w:cstheme="minorHAnsi"/>
            </w:rPr>
            <m:t>E</m:t>
          </w:del>
        </m:r>
      </m:oMath>
      <w:del w:id="310" w:author="Max Lindmark" w:date="2020-05-04T11:40:00Z">
        <w:r w:rsidRPr="00972C7F" w:rsidDel="00AD1320">
          <w:rPr>
            <w:rFonts w:eastAsiaTheme="minorEastAsia" w:cstheme="minorHAnsi"/>
            <w:bCs/>
            <w:lang w:val="en-GB"/>
          </w:rPr>
          <w:delText xml:space="preserve"> is the activation energy, and </w:delText>
        </w:r>
      </w:del>
      <m:oMath>
        <m:r>
          <w:del w:id="311" w:author="Max Lindmark" w:date="2020-05-04T11:40:00Z">
            <w:rPr>
              <w:rFonts w:ascii="Cambria Math" w:eastAsiaTheme="minorEastAsia" w:hAnsi="Cambria Math" w:cstheme="minorHAnsi"/>
            </w:rPr>
            <m:t>k</m:t>
          </w:del>
        </m:r>
      </m:oMath>
      <w:del w:id="312" w:author="Max Lindmark" w:date="2020-05-04T11:40:00Z">
        <w:r w:rsidRPr="00972C7F" w:rsidDel="00AD1320">
          <w:rPr>
            <w:rFonts w:eastAsiaTheme="minorEastAsia" w:cstheme="minorHAnsi"/>
            <w:bCs/>
            <w:lang w:val="en-GB"/>
          </w:rPr>
          <w:delText xml:space="preserve"> is Boltzmann’s constant in </w:delText>
        </w:r>
      </w:del>
      <m:oMath>
        <m:r>
          <w:del w:id="313" w:author="Max Lindmark" w:date="2020-05-04T11:40:00Z">
            <m:rPr>
              <m:sty m:val="p"/>
            </m:rPr>
            <w:rPr>
              <w:rFonts w:ascii="Cambria Math" w:eastAsiaTheme="minorEastAsia" w:hAnsi="Cambria Math" w:cstheme="minorHAnsi"/>
              <w:lang w:val="en-GB"/>
            </w:rPr>
            <m:t xml:space="preserve">eV </m:t>
          </w:del>
        </m:r>
        <m:sSup>
          <m:sSupPr>
            <m:ctrlPr>
              <w:del w:id="314" w:author="Max Lindmark" w:date="2020-05-04T11:40:00Z">
                <w:rPr>
                  <w:rFonts w:ascii="Cambria Math" w:eastAsiaTheme="minorEastAsia" w:hAnsi="Cambria Math" w:cstheme="minorHAnsi"/>
                  <w:bCs/>
                  <w:iCs/>
                </w:rPr>
              </w:del>
            </m:ctrlPr>
          </m:sSupPr>
          <m:e>
            <m:r>
              <w:del w:id="315" w:author="Max Lindmark" w:date="2020-05-04T11:40:00Z">
                <m:rPr>
                  <m:sty m:val="p"/>
                </m:rPr>
                <w:rPr>
                  <w:rFonts w:ascii="Cambria Math" w:eastAsiaTheme="minorEastAsia" w:hAnsi="Cambria Math" w:cstheme="minorHAnsi"/>
                  <w:lang w:val="en-GB"/>
                </w:rPr>
                <m:t>K</m:t>
              </w:del>
            </m:r>
          </m:e>
          <m:sup>
            <m:r>
              <w:del w:id="316" w:author="Max Lindmark" w:date="2020-05-04T11:40:00Z">
                <w:rPr>
                  <w:rFonts w:ascii="Cambria Math" w:eastAsiaTheme="minorEastAsia" w:hAnsi="Cambria Math" w:cstheme="minorHAnsi"/>
                  <w:lang w:val="en-GB"/>
                </w:rPr>
                <m:t>-1</m:t>
              </w:del>
            </m:r>
          </m:sup>
        </m:sSup>
      </m:oMath>
      <w:del w:id="317" w:author="Max Lindmark" w:date="2020-05-04T11:40:00Z">
        <w:r w:rsidRPr="00972C7F" w:rsidDel="00AD1320">
          <w:rPr>
            <w:rFonts w:eastAsiaTheme="minorEastAsia" w:cstheme="minorHAnsi"/>
            <w:bCs/>
            <w:lang w:val="en-GB"/>
          </w:rPr>
          <w:delText xml:space="preserve"> (</w:delText>
        </w:r>
      </w:del>
      <m:oMath>
        <m:r>
          <w:del w:id="318" w:author="Max Lindmark" w:date="2020-05-04T11:40:00Z">
            <w:rPr>
              <w:rFonts w:ascii="Cambria Math" w:eastAsiaTheme="minorEastAsia" w:hAnsi="Cambria Math" w:cstheme="minorHAnsi"/>
              <w:lang w:val="en-GB"/>
            </w:rPr>
            <m:t>=8.617×</m:t>
          </w:del>
        </m:r>
        <m:sSup>
          <m:sSupPr>
            <m:ctrlPr>
              <w:del w:id="319" w:author="Max Lindmark" w:date="2020-05-04T11:40:00Z">
                <w:rPr>
                  <w:rFonts w:ascii="Cambria Math" w:eastAsiaTheme="minorEastAsia" w:hAnsi="Cambria Math" w:cstheme="minorHAnsi"/>
                  <w:bCs/>
                  <w:i/>
                </w:rPr>
              </w:del>
            </m:ctrlPr>
          </m:sSupPr>
          <m:e>
            <m:r>
              <w:del w:id="320" w:author="Max Lindmark" w:date="2020-05-04T11:40:00Z">
                <w:rPr>
                  <w:rFonts w:ascii="Cambria Math" w:eastAsiaTheme="minorEastAsia" w:hAnsi="Cambria Math" w:cstheme="minorHAnsi"/>
                  <w:lang w:val="en-GB"/>
                </w:rPr>
                <m:t>10</m:t>
              </w:del>
            </m:r>
          </m:e>
          <m:sup>
            <m:r>
              <w:del w:id="321" w:author="Max Lindmark" w:date="2020-05-04T11:40:00Z">
                <w:rPr>
                  <w:rFonts w:ascii="Cambria Math" w:eastAsiaTheme="minorEastAsia" w:hAnsi="Cambria Math" w:cstheme="minorHAnsi"/>
                  <w:lang w:val="en-GB"/>
                </w:rPr>
                <m:t>-5</m:t>
              </w:del>
            </m:r>
          </m:sup>
        </m:sSup>
        <m:r>
          <w:del w:id="322" w:author="Max Lindmark" w:date="2020-05-04T11:40:00Z">
            <w:rPr>
              <w:rFonts w:ascii="Cambria Math" w:eastAsiaTheme="minorEastAsia" w:hAnsi="Cambria Math" w:cstheme="minorHAnsi"/>
              <w:lang w:val="en-GB"/>
            </w:rPr>
            <m:t xml:space="preserve">, </m:t>
          </w:del>
        </m:r>
        <m:r>
          <w:del w:id="323" w:author="Max Lindmark" w:date="2020-05-04T11:40:00Z">
            <m:rPr>
              <m:sty m:val="p"/>
            </m:rPr>
            <w:rPr>
              <w:rFonts w:ascii="Cambria Math" w:eastAsiaTheme="minorEastAsia" w:hAnsi="Cambria Math" w:cstheme="minorHAnsi"/>
              <w:lang w:val="en-GB"/>
            </w:rPr>
            <m:t>eV</m:t>
          </w:del>
        </m:r>
        <m:sSup>
          <m:sSupPr>
            <m:ctrlPr>
              <w:del w:id="324" w:author="Max Lindmark" w:date="2020-05-04T11:40:00Z">
                <w:rPr>
                  <w:rFonts w:ascii="Cambria Math" w:eastAsiaTheme="minorEastAsia" w:hAnsi="Cambria Math" w:cstheme="minorHAnsi"/>
                  <w:bCs/>
                  <w:iCs/>
                </w:rPr>
              </w:del>
            </m:ctrlPr>
          </m:sSupPr>
          <m:e>
            <m:r>
              <w:del w:id="325" w:author="Max Lindmark" w:date="2020-05-04T11:40:00Z">
                <m:rPr>
                  <m:sty m:val="p"/>
                </m:rPr>
                <w:rPr>
                  <w:rFonts w:ascii="Cambria Math" w:eastAsiaTheme="minorEastAsia" w:hAnsi="Cambria Math" w:cstheme="minorHAnsi"/>
                  <w:lang w:val="en-GB"/>
                </w:rPr>
                <m:t>K</m:t>
              </w:del>
            </m:r>
          </m:e>
          <m:sup>
            <m:r>
              <w:del w:id="326" w:author="Max Lindmark" w:date="2020-05-04T11:40:00Z">
                <m:rPr>
                  <m:sty m:val="p"/>
                </m:rPr>
                <w:rPr>
                  <w:rFonts w:ascii="Cambria Math" w:eastAsiaTheme="minorEastAsia" w:hAnsi="Cambria Math" w:cstheme="minorHAnsi"/>
                  <w:lang w:val="en-GB"/>
                </w:rPr>
                <m:t>-1</m:t>
              </w:del>
            </m:r>
          </m:sup>
        </m:sSup>
      </m:oMath>
      <w:del w:id="327"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28" w:author="Max Lindmark" w:date="2020-05-04T11:38:00Z" w:name="move39484750"/>
      <w:moveTo w:id="329" w:author="Max Lindmark" w:date="2020-05-04T11:38:00Z">
        <w:del w:id="330"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31" w:author="Max Lindmark" w:date="2020-05-04T11:39:00Z">
        <w:r w:rsidR="0065115F">
          <w:rPr>
            <w:rFonts w:eastAsiaTheme="minorEastAsia"/>
            <w:lang w:val="en-GB"/>
          </w:rPr>
          <w:t>O</w:t>
        </w:r>
      </w:ins>
      <w:moveTo w:id="332" w:author="Max Lindmark" w:date="2020-05-04T11:38:00Z">
        <w:r w:rsidR="0065115F" w:rsidRPr="00972C7F">
          <w:rPr>
            <w:rFonts w:eastAsiaTheme="minorEastAsia"/>
            <w:lang w:val="en-GB"/>
          </w:rPr>
          <w:t xml:space="preserve">n </w:t>
        </w:r>
        <w:del w:id="333" w:author="Max Lindmark" w:date="2020-05-04T11:39:00Z">
          <w:r w:rsidR="0065115F" w:rsidRPr="00972C7F" w:rsidDel="00B464C1">
            <w:rPr>
              <w:rFonts w:eastAsiaTheme="minorEastAsia"/>
              <w:lang w:val="en-GB"/>
            </w:rPr>
            <w:delText>normal</w:delText>
          </w:r>
        </w:del>
      </w:moveTo>
      <w:ins w:id="334" w:author="Max Lindmark" w:date="2020-05-04T11:39:00Z">
        <w:r w:rsidR="00B464C1">
          <w:rPr>
            <w:rFonts w:eastAsiaTheme="minorEastAsia"/>
            <w:lang w:val="en-GB"/>
          </w:rPr>
          <w:t>a linear</w:t>
        </w:r>
      </w:ins>
      <w:moveTo w:id="335" w:author="Max Lindmark" w:date="2020-05-04T11:38:00Z">
        <w:r w:rsidR="0065115F" w:rsidRPr="00972C7F">
          <w:rPr>
            <w:rFonts w:eastAsiaTheme="minorEastAsia"/>
            <w:lang w:val="en-GB"/>
          </w:rPr>
          <w:t xml:space="preserve"> scale</w:t>
        </w:r>
      </w:moveTo>
      <w:ins w:id="336" w:author="Max Lindmark" w:date="2020-05-04T11:39:00Z">
        <w:r w:rsidR="00B464C1">
          <w:rPr>
            <w:rFonts w:eastAsiaTheme="minorEastAsia"/>
            <w:lang w:val="en-GB"/>
          </w:rPr>
          <w:t xml:space="preserve">, this </w:t>
        </w:r>
      </w:ins>
      <w:moveTo w:id="337" w:author="Max Lindmark" w:date="2020-05-04T11:38:00Z">
        <w:del w:id="338"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39" w:author="Max Lindmark" w:date="2020-05-04T11:38:00Z"/>
                <w:rFonts w:cstheme="minorHAnsi"/>
                <w:bCs/>
                <w:i/>
                <w:iCs/>
                <w:lang w:val="en-GB"/>
              </w:rPr>
            </w:pPr>
          </w:p>
        </w:tc>
        <w:tc>
          <w:tcPr>
            <w:tcW w:w="8099" w:type="dxa"/>
          </w:tcPr>
          <w:p w14:paraId="47741F85" w14:textId="21EA13AA" w:rsidR="0065115F" w:rsidRPr="00972C7F" w:rsidRDefault="00A831F4" w:rsidP="0081422C">
            <w:pPr>
              <w:spacing w:line="480" w:lineRule="auto"/>
              <w:contextualSpacing/>
              <w:jc w:val="center"/>
              <w:rPr>
                <w:moveTo w:id="340" w:author="Max Lindmark" w:date="2020-05-04T11:38:00Z"/>
                <w:rFonts w:cstheme="minorHAnsi"/>
                <w:bCs/>
                <w:i/>
                <w:iCs/>
                <w:lang w:val="en-GB"/>
              </w:rPr>
            </w:pPr>
            <m:oMath>
              <m:r>
                <w:ins w:id="341" w:author="Max Lindmark" w:date="2020-05-05T11:21:00Z">
                  <w:rPr>
                    <w:rFonts w:ascii="Cambria Math" w:hAnsi="Cambria Math"/>
                  </w:rPr>
                  <m:t>B</m:t>
                </w:ins>
              </m:r>
              <m:r>
                <w:del w:id="342"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43" w:author="Max Lindmark" w:date="2020-05-04T11:38:00Z">
              <w:r w:rsidR="0065115F" w:rsidRPr="00972C7F">
                <w:rPr>
                  <w:rFonts w:eastAsiaTheme="minorEastAsia" w:cstheme="minorHAnsi"/>
                  <w:i/>
                  <w:lang w:val="en-GB"/>
                </w:rPr>
                <w:t>,</w:t>
              </w:r>
            </w:moveTo>
          </w:p>
        </w:tc>
        <w:tc>
          <w:tcPr>
            <w:tcW w:w="496" w:type="dxa"/>
          </w:tcPr>
          <w:p w14:paraId="4CEA0131" w14:textId="77777777" w:rsidR="0065115F" w:rsidRDefault="0065115F" w:rsidP="0081422C">
            <w:pPr>
              <w:spacing w:line="480" w:lineRule="auto"/>
              <w:contextualSpacing/>
              <w:jc w:val="both"/>
              <w:rPr>
                <w:moveTo w:id="344" w:author="Max Lindmark" w:date="2020-05-04T11:38:00Z"/>
                <w:rFonts w:cstheme="minorHAnsi"/>
                <w:bCs/>
                <w:i/>
                <w:iCs/>
              </w:rPr>
            </w:pPr>
            <w:moveTo w:id="345" w:author="Max Lindmark" w:date="2020-05-04T11:38:00Z">
              <w:r w:rsidRPr="00093C2D">
                <w:rPr>
                  <w:rFonts w:eastAsiaTheme="minorEastAsia"/>
                </w:rPr>
                <w:t>(</w:t>
              </w:r>
              <w:r>
                <w:rPr>
                  <w:rFonts w:eastAsiaTheme="minorEastAsia"/>
                </w:rPr>
                <w:t>2</w:t>
              </w:r>
              <w:r w:rsidRPr="00093C2D">
                <w:rPr>
                  <w:rFonts w:eastAsiaTheme="minorEastAsia"/>
                </w:rPr>
                <w:t>)</w:t>
              </w:r>
            </w:moveTo>
          </w:p>
        </w:tc>
      </w:tr>
      <w:moveToRangeEnd w:id="328"/>
    </w:tbl>
    <w:p w14:paraId="00E53059" w14:textId="226D2D77" w:rsidR="001E1EDC" w:rsidDel="0065115F" w:rsidRDefault="001E1EDC" w:rsidP="002E3379">
      <w:pPr>
        <w:spacing w:line="480" w:lineRule="auto"/>
        <w:contextualSpacing/>
        <w:jc w:val="both"/>
        <w:rPr>
          <w:del w:id="346" w:author="Max Lindmark" w:date="2020-05-04T11:39:00Z"/>
          <w:rFonts w:eastAsiaTheme="minorEastAsia" w:cstheme="minorHAnsi"/>
          <w:bCs/>
          <w:lang w:val="en-GB"/>
        </w:rPr>
      </w:pPr>
    </w:p>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only the intercept varies between tax</w:t>
      </w:r>
      <w:r w:rsidR="00606C77" w:rsidRPr="006E48B8">
        <w:rPr>
          <w:rFonts w:cstheme="minorHAnsi"/>
          <w:bCs/>
          <w:lang w:val="en-GB"/>
        </w:rPr>
        <w:t>a</w:t>
      </w:r>
      <w:r w:rsidR="00001A7F" w:rsidRPr="006E48B8">
        <w:rPr>
          <w:rFonts w:cstheme="minorHAnsi"/>
          <w:bCs/>
          <w:lang w:val="en-GB"/>
        </w:rPr>
        <w:t xml:space="preserve">. </w:t>
      </w:r>
      <w:del w:id="347"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48"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49"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50" w:author="Max Lindmark" w:date="2020-05-05T11:24:00Z">
        <w:r w:rsidR="002054CF">
          <w:rPr>
            <w:rFonts w:cstheme="minorHAnsi"/>
            <w:bCs/>
            <w:lang w:val="en-GB"/>
          </w:rPr>
          <w:t xml:space="preserve">. </w:t>
        </w:r>
      </w:ins>
      <w:del w:id="351" w:author="Max Lindmark" w:date="2020-05-05T11:24:00Z">
        <w:r w:rsidR="00606C77" w:rsidRPr="006E48B8" w:rsidDel="002054CF">
          <w:rPr>
            <w:rFonts w:cstheme="minorHAnsi"/>
            <w:bCs/>
            <w:lang w:val="en-GB"/>
          </w:rPr>
          <w:delText xml:space="preserve">, which </w:delText>
        </w:r>
      </w:del>
      <w:ins w:id="352"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353" w:author="Max Lindmark" w:date="2020-05-05T11:24:00Z">
        <w:r w:rsidR="002054CF">
          <w:rPr>
            <w:rFonts w:cstheme="minorHAnsi"/>
            <w:bCs/>
            <w:lang w:val="en-GB"/>
          </w:rPr>
          <w:t xml:space="preserve">, as here due to the relatively strict </w:t>
        </w:r>
      </w:ins>
      <w:ins w:id="354" w:author="Max Lindmark" w:date="2020-05-05T14:05:00Z">
        <w:r w:rsidR="00B12A12">
          <w:rPr>
            <w:rFonts w:cstheme="minorHAnsi"/>
            <w:bCs/>
            <w:lang w:val="en-GB"/>
          </w:rPr>
          <w:t xml:space="preserve">data </w:t>
        </w:r>
      </w:ins>
      <w:ins w:id="355"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56"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57" w:author="Max Lindmark" w:date="2020-05-05T11:25:00Z">
        <w:r w:rsidR="00441E91">
          <w:rPr>
            <w:rFonts w:cstheme="minorHAnsi"/>
            <w:bCs/>
            <w:lang w:val="en-GB"/>
          </w:rPr>
          <w:t>coefficients</w:t>
        </w:r>
      </w:ins>
      <w:del w:id="358"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7618"/>
        <w:gridCol w:w="1003"/>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59"/>
        <w:tc>
          <w:tcPr>
            <w:tcW w:w="8099" w:type="dxa"/>
          </w:tcPr>
          <w:p w14:paraId="4949BE2D" w14:textId="133E9535" w:rsidR="00815BFC" w:rsidRPr="004D000B" w:rsidRDefault="008142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60" w:author="Max Lindmark" w:date="2020-05-06T10:55:00Z">
                        <w:rPr>
                          <w:rFonts w:ascii="Cambria Math" w:hAnsi="Cambria Math" w:cstheme="minorHAnsi"/>
                        </w:rPr>
                        <m:t>j</m:t>
                      </w:ins>
                    </m:r>
                  </m:sub>
                </m:sSub>
                <w:commentRangeEnd w:id="359"/>
                <m:r>
                  <m:rPr>
                    <m:sty m:val="p"/>
                  </m:rPr>
                  <w:rPr>
                    <w:rStyle w:val="CommentReference"/>
                  </w:rPr>
                  <w:commentReference w:id="359"/>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61"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81422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62"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63"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64" w:author="Max Lindmark" w:date="2020-05-06T10:55:00Z">
                        <w:rPr>
                          <w:rFonts w:ascii="Cambria Math" w:hAnsi="Cambria Math" w:cstheme="minorHAnsi"/>
                        </w:rPr>
                        <m:t>[i</m:t>
                      </w:del>
                    </m:r>
                    <m:r>
                      <w:del w:id="365"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66"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67"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68"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69"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70"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71"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commentRangeStart w:id="372"/>
        <w:tc>
          <w:tcPr>
            <w:tcW w:w="8099" w:type="dxa"/>
          </w:tcPr>
          <w:p w14:paraId="6F7537ED" w14:textId="6B9A0EBE" w:rsidR="00815BFC" w:rsidRPr="004D000B" w:rsidRDefault="0081422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commentRangeEnd w:id="372"/>
            <w:r w:rsidR="00A00E76">
              <w:rPr>
                <w:rStyle w:val="CommentReference"/>
              </w:rPr>
              <w:commentReference w:id="372"/>
            </w:r>
          </w:p>
        </w:tc>
      </w:tr>
    </w:tbl>
    <w:p w14:paraId="6B32E2B4" w14:textId="56555242"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of the natural log of the rate (growth, </w:t>
      </w:r>
      <w:ins w:id="373"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374"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375"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w:t>
      </w:r>
      <w:del w:id="376" w:author="Max Lindmark" w:date="2020-05-05T14:06:00Z">
        <w:r w:rsidR="000453E2" w:rsidRPr="00972C7F" w:rsidDel="00AB54A9">
          <w:rPr>
            <w:rFonts w:eastAsiaTheme="minorEastAsia" w:cstheme="minorHAnsi"/>
            <w:lang w:val="en-GB"/>
          </w:rPr>
          <w:delText xml:space="preserve"> </w:delText>
        </w:r>
        <w:r w:rsidR="002F5F2E" w:rsidRPr="004559BC" w:rsidDel="00AB54A9">
          <w:rPr>
            <w:rFonts w:eastAsiaTheme="minorEastAsia" w:cstheme="minorHAnsi"/>
            <w:lang w:val="en-GB"/>
          </w:rPr>
          <w:delText>mean centered</w:delText>
        </w:r>
      </w:del>
      <w:ins w:id="377" w:author="Max Lindmark" w:date="2020-05-05T14:06:00Z">
        <w:r w:rsidR="00AB54A9">
          <w:rPr>
            <w:rFonts w:eastAsiaTheme="minorEastAsia" w:cstheme="minorHAnsi"/>
            <w:lang w:val="en-GB"/>
          </w:rPr>
          <w:t xml:space="preserve"> </w:t>
        </w:r>
      </w:ins>
      <w:del w:id="378" w:author="Max Lindmark" w:date="2020-05-05T14:06:00Z">
        <w:r w:rsidR="002F5F2E" w:rsidRPr="004559BC" w:rsidDel="00AB54A9">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379" w:author="Max Lindmark" w:date="2020-05-05T14:08:00Z" w:name="move39580107"/>
      <w:moveFrom w:id="380"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381"/>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382"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381"/>
          <w:r w:rsidR="004D410B" w:rsidDel="00B83627">
            <w:rPr>
              <w:rStyle w:val="CommentReference"/>
            </w:rPr>
            <w:commentReference w:id="381"/>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383" w:author="Max Lindmark" w:date="2020-05-05T14:08:00Z">
            <w:r w:rsidR="00392D42" w:rsidRPr="00972C7F" w:rsidDel="00B83627">
              <w:rPr>
                <w:rFonts w:eastAsiaTheme="minorEastAsia" w:cstheme="minorHAnsi"/>
                <w:lang w:val="en-GB"/>
              </w:rPr>
              <w:t xml:space="preserve"> </w:t>
            </w:r>
          </w:moveFrom>
          <w:moveFromRangeEnd w:id="379"/>
          <w:ins w:id="384" w:author="Max Lindmark" w:date="2020-05-05T14:07:00Z">
            <w:r w:rsidR="00B83627">
              <w:rPr>
                <w:rFonts w:eastAsiaTheme="minorEastAsia" w:cstheme="minorHAnsi"/>
                <w:lang w:val="en-GB"/>
              </w:rPr>
              <w:t xml:space="preserve">and </w:t>
            </w:r>
          </w:ins>
          <m:oMath>
            <m:sSub>
              <m:sSubPr>
                <m:ctrlPr>
                  <w:ins w:id="385" w:author="Max Lindmark" w:date="2020-05-05T14:09:00Z">
                    <w:rPr>
                      <w:rFonts w:ascii="Cambria Math" w:hAnsi="Cambria Math" w:cstheme="minorHAnsi"/>
                      <w:i/>
                    </w:rPr>
                  </w:ins>
                </m:ctrlPr>
              </m:sSubPr>
              <m:e>
                <m:r>
                  <w:ins w:id="386" w:author="Max Lindmark" w:date="2020-05-05T14:09:00Z">
                    <w:rPr>
                      <w:rFonts w:ascii="Cambria Math" w:hAnsi="Cambria Math" w:cstheme="minorHAnsi"/>
                    </w:rPr>
                    <m:t>t</m:t>
                  </w:ins>
                </m:r>
              </m:e>
              <m:sub>
                <m:r>
                  <w:ins w:id="387" w:author="Max Lindmark" w:date="2020-05-05T14:09:00Z">
                    <w:rPr>
                      <w:rFonts w:ascii="Cambria Math" w:hAnsi="Cambria Math" w:cstheme="minorHAnsi"/>
                    </w:rPr>
                    <m:t>A</m:t>
                  </w:ins>
                </m:r>
                <m:r>
                  <w:ins w:id="388" w:author="Max Lindmark" w:date="2020-05-05T14:09:00Z">
                    <w:rPr>
                      <w:rFonts w:ascii="Cambria Math" w:hAnsi="Cambria Math" w:cstheme="minorHAnsi"/>
                      <w:lang w:val="en-GB"/>
                    </w:rPr>
                    <m:t>,</m:t>
                  </w:ins>
                </m:r>
                <m:r>
                  <w:ins w:id="389" w:author="Max Lindmark" w:date="2020-05-05T14:09:00Z">
                    <w:rPr>
                      <w:rFonts w:ascii="Cambria Math" w:hAnsi="Cambria Math" w:cstheme="minorHAnsi"/>
                    </w:rPr>
                    <m:t>i</m:t>
                  </w:ins>
                </m:r>
                <m:r>
                  <w:ins w:id="390" w:author="Max Lindmark" w:date="2020-05-06T10:59:00Z">
                    <w:rPr>
                      <w:rFonts w:ascii="Cambria Math" w:hAnsi="Cambria Math" w:cstheme="minorHAnsi"/>
                    </w:rPr>
                    <m:t>j</m:t>
                  </w:ins>
                </m:r>
              </m:sub>
            </m:sSub>
          </m:oMath>
          <w:ins w:id="391" w:author="Max Lindmark" w:date="2020-05-05T14:09:00Z">
            <w:r w:rsidR="00BE57E2" w:rsidRPr="00BE57E2">
              <w:rPr>
                <w:rFonts w:eastAsiaTheme="minorEastAsia" w:cstheme="minorHAnsi"/>
                <w:lang w:val="en-US"/>
                <w:rPrChange w:id="392"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393"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394"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395" w:author="Max Lindmark" w:date="2020-05-05T14:08:00Z">
                <w:rPr>
                  <w:rFonts w:ascii="Cambria Math" w:eastAsiaTheme="minorEastAsia" w:hAnsi="Cambria Math" w:cstheme="minorHAnsi"/>
                  <w:lang w:val="en-GB"/>
                </w:rPr>
                <m:t>1/</m:t>
              </w:ins>
            </m:r>
            <m:r>
              <w:ins w:id="396" w:author="Max Lindmark" w:date="2020-05-05T14:08:00Z">
                <w:rPr>
                  <w:rFonts w:ascii="Cambria Math" w:eastAsiaTheme="minorEastAsia" w:hAnsi="Cambria Math" w:cstheme="minorHAnsi"/>
                </w:rPr>
                <m:t>kT</m:t>
              </w:ins>
            </m:r>
          </m:oMath>
          <w:ins w:id="397"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398" w:author="Max Lindmark" w:date="2020-05-05T14:08:00Z">
                    <w:rPr>
                      <w:rFonts w:ascii="Cambria Math" w:eastAsiaTheme="minorEastAsia" w:hAnsi="Cambria Math" w:cstheme="minorHAnsi"/>
                      <w:i/>
                      <w:lang w:val="en-GB"/>
                    </w:rPr>
                  </w:ins>
                </m:ctrlPr>
              </m:sSupPr>
              <m:e>
                <m:r>
                  <w:ins w:id="399" w:author="Max Lindmark" w:date="2020-05-05T14:08:00Z">
                    <m:rPr>
                      <m:sty m:val="p"/>
                    </m:rPr>
                    <w:rPr>
                      <w:rFonts w:ascii="Cambria Math" w:eastAsiaTheme="minorEastAsia" w:hAnsi="Cambria Math" w:cstheme="minorHAnsi"/>
                      <w:lang w:val="en-GB"/>
                    </w:rPr>
                    <m:t>eV</m:t>
                  </w:ins>
                </m:r>
              </m:e>
              <m:sup>
                <m:r>
                  <w:ins w:id="400" w:author="Max Lindmark" w:date="2020-05-05T14:08:00Z">
                    <w:rPr>
                      <w:rFonts w:ascii="Cambria Math" w:eastAsiaTheme="minorEastAsia" w:hAnsi="Cambria Math" w:cstheme="minorHAnsi"/>
                      <w:lang w:val="en-GB"/>
                    </w:rPr>
                    <m:t>-1</m:t>
                  </w:ins>
                </m:r>
              </m:sup>
            </m:sSup>
          </m:oMath>
          <w:ins w:id="401" w:author="Max Lindmark" w:date="2020-05-05T14:08:00Z">
            <w:r w:rsidR="00B83627" w:rsidRPr="004559BC">
              <w:rPr>
                <w:rFonts w:eastAsiaTheme="minorEastAsia" w:cstheme="minorHAnsi"/>
                <w:lang w:val="en-GB"/>
              </w:rPr>
              <w:t>)</w:t>
            </w:r>
          </w:ins>
          <w:ins w:id="402" w:author="Max Lindmark" w:date="2020-05-05T14:07:00Z">
            <w:r w:rsidR="00B83627">
              <w:rPr>
                <w:rFonts w:eastAsiaTheme="minorEastAsia" w:cstheme="minorHAnsi"/>
                <w:iCs/>
                <w:lang w:val="en-GB"/>
              </w:rPr>
              <w:t>. Both variables are mean-</w:t>
            </w:r>
          </w:ins>
          <w:ins w:id="403"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04" w:author="Max Lindmark" w:date="2020-05-05T14:08:00Z">
            <w:r w:rsidR="00A77A84" w:rsidDel="00B83627">
              <w:rPr>
                <w:rFonts w:eastAsiaTheme="minorEastAsia" w:cstheme="minorHAnsi"/>
                <w:lang w:val="en-GB"/>
              </w:rPr>
              <w:delText>(</w:delText>
            </w:r>
          </w:del>
          <m:oMath>
            <m:r>
              <w:del w:id="405" w:author="Max Lindmark" w:date="2020-05-05T14:08:00Z">
                <w:rPr>
                  <w:rFonts w:ascii="Cambria Math" w:eastAsiaTheme="minorEastAsia" w:hAnsi="Cambria Math" w:cstheme="minorHAnsi"/>
                  <w:lang w:val="en-GB"/>
                </w:rPr>
                <m:t>1/</m:t>
              </w:del>
            </m:r>
            <m:r>
              <w:del w:id="406" w:author="Max Lindmark" w:date="2020-05-05T14:08:00Z">
                <w:rPr>
                  <w:rFonts w:ascii="Cambria Math" w:eastAsiaTheme="minorEastAsia" w:hAnsi="Cambria Math" w:cstheme="minorHAnsi"/>
                </w:rPr>
                <m:t>kT</m:t>
              </w:del>
            </m:r>
          </m:oMath>
          <w:del w:id="407"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08" w:author="Max Lindmark" w:date="2020-05-05T14:08:00Z">
                    <w:rPr>
                      <w:rFonts w:ascii="Cambria Math" w:eastAsiaTheme="minorEastAsia" w:hAnsi="Cambria Math" w:cstheme="minorHAnsi"/>
                      <w:i/>
                      <w:lang w:val="en-GB"/>
                    </w:rPr>
                  </w:del>
                </m:ctrlPr>
              </m:sSupPr>
              <m:e>
                <m:r>
                  <w:del w:id="409" w:author="Max Lindmark" w:date="2020-05-05T14:08:00Z">
                    <m:rPr>
                      <m:sty m:val="p"/>
                    </m:rPr>
                    <w:rPr>
                      <w:rFonts w:ascii="Cambria Math" w:eastAsiaTheme="minorEastAsia" w:hAnsi="Cambria Math" w:cstheme="minorHAnsi"/>
                      <w:lang w:val="en-GB"/>
                    </w:rPr>
                    <m:t>eV</m:t>
                  </w:del>
                </m:r>
              </m:e>
              <m:sup>
                <m:r>
                  <w:del w:id="410" w:author="Max Lindmark" w:date="2020-05-05T14:08:00Z">
                    <w:rPr>
                      <w:rFonts w:ascii="Cambria Math" w:eastAsiaTheme="minorEastAsia" w:hAnsi="Cambria Math" w:cstheme="minorHAnsi"/>
                      <w:lang w:val="en-GB"/>
                    </w:rPr>
                    <m:t>-1</m:t>
                  </w:del>
                </m:r>
              </m:sup>
            </m:sSup>
          </m:oMath>
          <w:del w:id="411"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12" w:author="Max Lindmark" w:date="2020-05-05T14:08:00Z" w:name="move39580107"/>
          <w:moveTo w:id="413" w:author="Max Lindmark" w:date="2020-05-05T14:08:00Z">
            <w:del w:id="414" w:author="Max Lindmark" w:date="2020-05-05T14:09:00Z">
              <w:r w:rsidR="00B83627" w:rsidRPr="00972C7F" w:rsidDel="00BE57E2">
                <w:rPr>
                  <w:rFonts w:eastAsiaTheme="minorEastAsia" w:cstheme="minorHAnsi"/>
                  <w:iCs/>
                  <w:lang w:val="en-GB"/>
                </w:rPr>
                <w:delText>(</w:delText>
              </w:r>
            </w:del>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15"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16"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17"/>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To w:id="418" w:author="Max Lindmark" w:date="2020-05-05T14:08:00Z">
              <w:del w:id="419"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17"/>
              <w:r w:rsidR="00B83627">
                <w:rPr>
                  <w:rStyle w:val="CommentReference"/>
                </w:rPr>
                <w:commentReference w:id="417"/>
              </w:r>
              <w:r w:rsidR="00B83627" w:rsidRPr="00972C7F">
                <w:rPr>
                  <w:rFonts w:eastAsiaTheme="minorEastAsia" w:cstheme="minorHAnsi"/>
                  <w:iCs/>
                  <w:lang w:val="en-GB"/>
                </w:rPr>
                <w:t xml:space="preserve">and </w:t>
              </w:r>
              <m:oMath>
                <m:sSub>
                  <m:sSubPr>
                    <m:ctrlPr>
                      <w:del w:id="420" w:author="Max Lindmark" w:date="2020-05-05T14:09:00Z">
                        <w:rPr>
                          <w:rFonts w:ascii="Cambria Math" w:hAnsi="Cambria Math" w:cstheme="minorHAnsi"/>
                          <w:i/>
                        </w:rPr>
                      </w:del>
                    </m:ctrlPr>
                  </m:sSubPr>
                  <m:e>
                    <m:r>
                      <w:del w:id="421" w:author="Max Lindmark" w:date="2020-05-05T14:09:00Z">
                        <w:rPr>
                          <w:rFonts w:ascii="Cambria Math" w:hAnsi="Cambria Math" w:cstheme="minorHAnsi"/>
                        </w:rPr>
                        <m:t>t</m:t>
                      </w:del>
                    </m:r>
                  </m:e>
                  <m:sub>
                    <m:r>
                      <w:del w:id="422" w:author="Max Lindmark" w:date="2020-05-05T14:09:00Z">
                        <w:rPr>
                          <w:rFonts w:ascii="Cambria Math" w:hAnsi="Cambria Math" w:cstheme="minorHAnsi"/>
                        </w:rPr>
                        <m:t>A</m:t>
                      </w:del>
                    </m:r>
                    <m:r>
                      <w:del w:id="423" w:author="Max Lindmark" w:date="2020-05-05T14:09:00Z">
                        <w:rPr>
                          <w:rFonts w:ascii="Cambria Math" w:hAnsi="Cambria Math" w:cstheme="minorHAnsi"/>
                          <w:lang w:val="en-GB"/>
                        </w:rPr>
                        <m:t>,</m:t>
                      </w:del>
                    </m:r>
                    <m:r>
                      <w:del w:id="424" w:author="Max Lindmark" w:date="2020-05-05T14:09:00Z">
                        <w:rPr>
                          <w:rFonts w:ascii="Cambria Math" w:hAnsi="Cambria Math" w:cstheme="minorHAnsi"/>
                        </w:rPr>
                        <m:t>i</m:t>
                      </w:del>
                    </m:r>
                  </m:sub>
                </m:sSub>
                <m:r>
                  <w:del w:id="425" w:author="Max Lindmark" w:date="2020-05-05T14:09:00Z">
                    <m:rPr>
                      <m:sty m:val="p"/>
                    </m:rPr>
                    <w:rPr>
                      <w:rFonts w:ascii="Cambria Math" w:eastAsiaTheme="minorEastAsia" w:hAnsi="Cambria Math" w:cstheme="minorHAnsi"/>
                      <w:lang w:val="en-GB"/>
                    </w:rPr>
                    <m:t xml:space="preserve"> </m:t>
                  </w:del>
                </m:r>
                <w:moveToRangeEnd w:id="412"/>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r>
                      <w:ins w:id="426" w:author="Max Lindmark" w:date="2020-05-06T10:59: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r>
                      <w:ins w:id="427" w:author="Max Lindmark" w:date="2020-05-06T10:59: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r>
                      <w:ins w:id="428" w:author="Max Lindmark" w:date="2020-05-06T11:00:00Z">
                        <w:rPr>
                          <w:rFonts w:ascii="Cambria Math" w:eastAsiaTheme="minorEastAsia" w:hAnsi="Cambria Math" w:cstheme="minorHAnsi"/>
                        </w:rPr>
                        <m:t>j</m:t>
                      </w:ins>
                    </m:r>
                  </m:sub>
                </m:sSub>
              </m:oMath>
              <w:r w:rsidR="00D72FCE" w:rsidRPr="004559BC">
                <w:rPr>
                  <w:rFonts w:eastAsiaTheme="minorEastAsia" w:cstheme="minorHAnsi"/>
                  <w:lang w:val="en-GB"/>
                </w:rPr>
                <w:t xml:space="preserve"> is</w:t>
              </w:r>
              <w:ins w:id="429" w:author="Max Lindmark" w:date="2020-05-06T11:01:00Z">
                <w:r w:rsidR="00D220FB">
                  <w:rPr>
                    <w:rFonts w:eastAsiaTheme="minorEastAsia" w:cstheme="minorHAnsi"/>
                    <w:lang w:val="en-GB"/>
                  </w:rPr>
                  <w:t xml:space="preserve"> </w:t>
                </w:r>
              </w:ins>
              <w:del w:id="430" w:author="Max Lindmark" w:date="2020-05-06T11:01:00Z">
                <w:r w:rsidR="00D72FCE" w:rsidRPr="004559BC" w:rsidDel="00D220FB">
                  <w:rPr>
                    <w:rFonts w:eastAsiaTheme="minorEastAsia" w:cstheme="minorHAnsi"/>
                    <w:lang w:val="en-GB"/>
                  </w:rPr>
                  <w:delText xml:space="preserve"> </w:delText>
                </w:r>
              </w:del>
              <w:ins w:id="431" w:author="Max Lindmark" w:date="2020-05-06T11:01:00Z">
                <w:r w:rsidR="00D220FB">
                  <w:rPr>
                    <w:rFonts w:eastAsiaTheme="minorEastAsia" w:cstheme="minorHAnsi"/>
                    <w:lang w:val="en-GB"/>
                  </w:rPr>
                  <w:t xml:space="preserve">the </w:t>
                </w:r>
              </w:ins>
              <w:r w:rsidR="00D72FCE" w:rsidRPr="004559BC">
                <w:rPr>
                  <w:rFonts w:eastAsiaTheme="minorEastAsia" w:cstheme="minorHAnsi"/>
                  <w:lang w:val="en-GB"/>
                </w:rPr>
                <w:t xml:space="preserve">mass </w:t>
              </w:r>
              <w:ins w:id="432" w:author="Max Lindmark" w:date="2020-05-06T11:01:00Z">
                <w:r w:rsidR="00D220FB">
                  <w:rPr>
                    <w:rFonts w:eastAsiaTheme="minorEastAsia" w:cstheme="minorHAnsi"/>
                    <w:lang w:val="en-GB"/>
                  </w:rPr>
                  <w:t xml:space="preserve">of an </w:t>
                </w:r>
                <w:r w:rsidR="00D220FB">
                  <w:rPr>
                    <w:rFonts w:eastAsiaTheme="minorEastAsia" w:cstheme="minorHAnsi"/>
                    <w:lang w:val="en-GB"/>
                  </w:rPr>
                  <w:t xml:space="preserve">individual </w:t>
                </w:r>
              </w:ins>
              <m:oMath>
                <m:r>
                  <w:ins w:id="433" w:author="Max Lindmark" w:date="2020-05-06T11:01:00Z">
                    <w:rPr>
                      <w:rFonts w:ascii="Cambria Math" w:eastAsiaTheme="minorEastAsia" w:hAnsi="Cambria Math" w:cstheme="minorHAnsi"/>
                      <w:lang w:val="en-GB"/>
                    </w:rPr>
                    <m:t>i</m:t>
                  </w:ins>
                </m:r>
              </m:oMath>
              <w:ins w:id="434" w:author="Max Lindmark" w:date="2020-05-06T11:01:00Z">
                <w:r w:rsidR="00D220FB">
                  <w:rPr>
                    <w:rFonts w:eastAsiaTheme="minorEastAsia" w:cstheme="minorHAnsi"/>
                    <w:lang w:val="en-GB"/>
                  </w:rPr>
                  <w:t xml:space="preserve"> belonging to species </w:t>
                </w:r>
              </w:ins>
              <m:oMath>
                <m:r>
                  <w:ins w:id="435" w:author="Max Lindmark" w:date="2020-05-06T11:01:00Z">
                    <w:rPr>
                      <w:rFonts w:ascii="Cambria Math" w:eastAsiaTheme="minorEastAsia" w:hAnsi="Cambria Math" w:cstheme="minorHAnsi"/>
                      <w:lang w:val="en-GB"/>
                    </w:rPr>
                    <m:t>j</m:t>
                  </w:ins>
                </m:r>
              </m:oMath>
              <w:ins w:id="436" w:author="Max Lindmark" w:date="2020-05-06T11:01:00Z">
                <w:r w:rsidR="00D220FB">
                  <w:rPr>
                    <w:rFonts w:eastAsiaTheme="minorEastAsia" w:cstheme="minorHAnsi"/>
                    <w:lang w:val="en-GB"/>
                  </w:rPr>
                  <w:t xml:space="preserve"> </w:t>
                </w:r>
              </w:ins>
              <w:r w:rsidR="00D72FCE" w:rsidRPr="004559BC">
                <w:rPr>
                  <w:rFonts w:eastAsiaTheme="minorEastAsia" w:cstheme="minorHAnsi"/>
                  <w:lang w:val="en-GB"/>
                </w:rPr>
                <w:t xml:space="preserve">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r>
                      <w:ins w:id="437" w:author="Max Lindmark" w:date="2020-05-06T14:26:00Z">
                        <w:rPr>
                          <w:rFonts w:ascii="Cambria Math" w:eastAsiaTheme="minorEastAsia" w:hAnsi="Cambria Math" w:cstheme="minorHAnsi"/>
                        </w:rPr>
                        <m:t>j</m:t>
                      </w:ins>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38" w:author="Max Lindmark" w:date="2020-05-05T14:10:00Z">
                <w:r w:rsidR="0012193E" w:rsidDel="00BB4478">
                  <w:rPr>
                    <w:rFonts w:eastAsiaTheme="minorEastAsia" w:cstheme="minorHAnsi"/>
                    <w:lang w:val="en-GB"/>
                  </w:rPr>
                  <w:delText xml:space="preserve"> (in </w:delText>
                </w:r>
              </w:del>
              <m:oMath>
                <m:r>
                  <w:del w:id="439" w:author="Max Lindmark" w:date="2020-05-05T14:10:00Z">
                    <m:rPr>
                      <m:sty m:val="p"/>
                    </m:rPr>
                    <w:rPr>
                      <w:rFonts w:ascii="Cambria Math" w:eastAsiaTheme="minorEastAsia" w:hAnsi="Cambria Math" w:cstheme="minorHAnsi"/>
                      <w:lang w:val="en-GB"/>
                    </w:rPr>
                    <m:t>g</m:t>
                  </w:del>
                </m:r>
              </m:oMath>
              <w:del w:id="440"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ins w:id="441" w:author="Max Lindmark" w:date="2020-05-05T14:10:00Z">
                <w:r w:rsidR="00BB4478">
                  <w:rPr>
                    <w:rFonts w:eastAsiaTheme="minorEastAsia" w:cstheme="minorHAnsi"/>
                    <w:lang w:val="en-GB"/>
                  </w:rPr>
                  <w:t xml:space="preserve"> </w:t>
                </w:r>
              </w:ins>
              <w:r w:rsidR="001F5860" w:rsidRPr="004559BC">
                <w:rPr>
                  <w:rFonts w:eastAsiaTheme="minorEastAsia" w:cstheme="minorHAnsi"/>
                  <w:lang w:val="en-GB"/>
                </w:rPr>
                <w:t>or the size-class</w:t>
              </w:r>
              <w:r w:rsidR="0012193E" w:rsidRPr="004559BC">
                <w:rPr>
                  <w:rFonts w:eastAsiaTheme="minorEastAsia" w:cstheme="minorHAnsi"/>
                  <w:lang w:val="en-GB"/>
                </w:rPr>
                <w:t xml:space="preserve"> (</w:t>
              </w:r>
              <w:ins w:id="442" w:author="Max Lindmark" w:date="2020-05-05T14:10:00Z">
                <w:r w:rsidR="00BB4478">
                  <w:rPr>
                    <w:rFonts w:eastAsiaTheme="minorEastAsia" w:cstheme="minorHAnsi"/>
                    <w:lang w:val="en-GB"/>
                  </w:rPr>
                  <w:t xml:space="preserve">both </w:t>
                </w:r>
              </w:ins>
              <w:r w:rsidR="0012193E" w:rsidRPr="004559BC">
                <w:rPr>
                  <w:rFonts w:eastAsiaTheme="minorEastAsia" w:cstheme="minorHAnsi"/>
                  <w:lang w:val="en-GB"/>
                </w:rPr>
                <w:t xml:space="preserve">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del w:id="443"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lastRenderedPageBreak/>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g</m:t>
                </m:r>
                <m:r>
                  <w:ins w:id="444" w:author="Max Lindmark" w:date="2020-05-05T14:11:00Z">
                    <m:rPr>
                      <m:sty m:val="p"/>
                    </m:rPr>
                    <w:rPr>
                      <w:rFonts w:ascii="Cambria Math" w:eastAsiaTheme="minorEastAsia" w:hAnsi="Cambria Math" w:cstheme="minorHAnsi"/>
                      <w:lang w:val="en-GB"/>
                    </w:rPr>
                    <m:t xml:space="preserve"> </m:t>
                  </w:ins>
                </m:r>
                <w:commentRangeStart w:id="445"/>
                <m:sSup>
                  <m:sSupPr>
                    <m:ctrlPr>
                      <w:ins w:id="446" w:author="Max Lindmark" w:date="2020-05-05T14:11:00Z">
                        <w:rPr>
                          <w:rFonts w:ascii="Cambria Math" w:eastAsiaTheme="minorEastAsia" w:hAnsi="Cambria Math" w:cstheme="minorHAnsi"/>
                          <w:lang w:val="en-GB"/>
                        </w:rPr>
                      </w:ins>
                    </m:ctrlPr>
                  </m:sSupPr>
                  <m:e>
                    <m:r>
                      <w:ins w:id="447" w:author="Max Lindmark" w:date="2020-05-05T14:11:00Z">
                        <m:rPr>
                          <m:sty m:val="p"/>
                        </m:rPr>
                        <w:rPr>
                          <w:rFonts w:ascii="Cambria Math" w:eastAsiaTheme="minorEastAsia" w:hAnsi="Cambria Math" w:cstheme="minorHAnsi"/>
                          <w:lang w:val="en-GB"/>
                        </w:rPr>
                        <m:t>g</m:t>
                      </w:ins>
                    </m:r>
                  </m:e>
                  <m:sup>
                    <m:r>
                      <w:ins w:id="448" w:author="Max Lindmark" w:date="2020-05-05T14:11:00Z">
                        <m:rPr>
                          <m:sty m:val="p"/>
                        </m:rPr>
                        <w:rPr>
                          <w:rFonts w:ascii="Cambria Math" w:eastAsiaTheme="minorEastAsia" w:hAnsi="Cambria Math" w:cstheme="minorHAnsi"/>
                          <w:lang w:val="en-GB"/>
                        </w:rPr>
                        <m:t>-1</m:t>
                      </w:ins>
                    </m:r>
                  </m:sup>
                </m:sSup>
                <w:commentRangeEnd w:id="445"/>
                <m:r>
                  <w:ins w:id="449" w:author="Max Lindmark" w:date="2020-05-05T14:25:00Z">
                    <m:rPr>
                      <m:sty m:val="p"/>
                    </m:rPr>
                    <w:rPr>
                      <w:rStyle w:val="CommentReference"/>
                    </w:rPr>
                    <w:commentReference w:id="445"/>
                  </w:ins>
                </m:r>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mg</m:t>
                </m:r>
                <m:r>
                  <w:ins w:id="450" w:author="Max Lindmark" w:date="2020-05-05T14:11:00Z">
                    <m:rPr>
                      <m:sty m:val="p"/>
                    </m:rPr>
                    <w:rPr>
                      <w:rFonts w:ascii="Cambria Math" w:eastAsiaTheme="minorEastAsia" w:hAnsi="Cambria Math" w:cstheme="minorHAnsi"/>
                      <w:lang w:val="en-GB"/>
                    </w:rPr>
                    <m:t xml:space="preserve"> </m:t>
                  </w:ins>
                </m:r>
                <m:sSup>
                  <m:sSupPr>
                    <m:ctrlPr>
                      <w:ins w:id="451" w:author="Max Lindmark" w:date="2020-05-05T14:11:00Z">
                        <w:rPr>
                          <w:rFonts w:ascii="Cambria Math" w:eastAsiaTheme="minorEastAsia" w:hAnsi="Cambria Math" w:cstheme="minorHAnsi"/>
                          <w:lang w:val="en-GB"/>
                        </w:rPr>
                      </w:ins>
                    </m:ctrlPr>
                  </m:sSupPr>
                  <m:e>
                    <m:r>
                      <w:ins w:id="452" w:author="Max Lindmark" w:date="2020-05-05T14:11:00Z">
                        <m:rPr>
                          <m:sty m:val="p"/>
                        </m:rPr>
                        <w:rPr>
                          <w:rFonts w:ascii="Cambria Math" w:eastAsiaTheme="minorEastAsia" w:hAnsi="Cambria Math" w:cstheme="minorHAnsi"/>
                          <w:lang w:val="en-GB"/>
                        </w:rPr>
                        <m:t>g</m:t>
                      </w:ins>
                    </m:r>
                  </m:e>
                  <m:sup>
                    <m:r>
                      <w:ins w:id="453" w:author="Max Lindmark" w:date="2020-05-05T14:11:00Z">
                        <m:rPr>
                          <m:sty m:val="p"/>
                        </m:rPr>
                        <w:rPr>
                          <w:rFonts w:ascii="Cambria Math" w:eastAsiaTheme="minorEastAsia" w:hAnsi="Cambria Math" w:cstheme="minorHAnsi"/>
                          <w:lang w:val="en-GB"/>
                        </w:rPr>
                        <m:t>-1</m:t>
                      </w:ins>
                    </m:r>
                  </m:sup>
                </m:sSup>
                <m:r>
                  <w:del w:id="454" w:author="Max Lindmark" w:date="2020-05-05T14:11:00Z">
                    <m:rPr>
                      <m:sty m:val="p"/>
                    </m:rPr>
                    <w:rPr>
                      <w:rFonts w:ascii="Cambria Math" w:eastAsiaTheme="minorEastAsia" w:hAnsi="Cambria Math" w:cstheme="minorHAnsi"/>
                      <w:lang w:val="en-GB"/>
                    </w:rPr>
                    <m:t xml:space="preserve"> </m:t>
                  </w:del>
                </m:r>
                <m:r>
                  <w:ins w:id="455" w:author="Max Lindmark" w:date="2020-05-05T14:11:00Z">
                    <m:rPr>
                      <m:sty m:val="p"/>
                    </m:rPr>
                    <w:rPr>
                      <w:rFonts w:ascii="Cambria Math" w:eastAsiaTheme="minorEastAsia" w:hAnsi="Cambria Math" w:cstheme="minorHAnsi"/>
                      <w:lang w:val="en-GB"/>
                    </w:rPr>
                    <m:t xml:space="preserve"> </m:t>
                  </w:ins>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D93391">
                <w:rPr>
                  <w:rFonts w:eastAsiaTheme="minorEastAsia" w:cstheme="minorHAnsi"/>
                  <w:bCs/>
                  <w:iCs/>
                  <w:color w:val="FF0000"/>
                  <w:lang w:val="en-GB"/>
                  <w:rPrChange w:id="456" w:author="Max Lindmark" w:date="2020-05-05T14:26:00Z">
                    <w:rPr>
                      <w:rFonts w:eastAsiaTheme="minorEastAsia" w:cstheme="minorHAnsi"/>
                      <w:bCs/>
                      <w:iCs/>
                      <w:lang w:val="en-GB"/>
                    </w:rPr>
                  </w:rPrChange>
                </w:rPr>
                <w:t>55</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D93391">
                <w:rPr>
                  <w:rFonts w:eastAsiaTheme="minorEastAsia" w:cstheme="minorHAnsi"/>
                  <w:bCs/>
                  <w:iCs/>
                  <w:color w:val="FF0000"/>
                  <w:lang w:val="en-GB"/>
                  <w:rPrChange w:id="457" w:author="Max Lindmark" w:date="2020-05-05T14:26:00Z">
                    <w:rPr>
                      <w:rFonts w:eastAsiaTheme="minorEastAsia" w:cstheme="minorHAnsi"/>
                      <w:bCs/>
                      <w:iCs/>
                      <w:lang w:val="en-GB"/>
                    </w:rPr>
                  </w:rPrChange>
                </w:rPr>
                <w:t>45</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458" w:author="Max Lindmark" w:date="2020-05-05T14:26:00Z">
                <w:r w:rsidR="005B4F2F" w:rsidRPr="00972C7F" w:rsidDel="00D93391">
                  <w:rPr>
                    <w:lang w:val="en-GB"/>
                  </w:rPr>
                  <w:delText>experiment/dataset</w:delText>
                </w:r>
              </w:del>
              <w:ins w:id="459" w:author="Max Lindmark" w:date="2020-05-05T14:26:00Z">
                <w:r w:rsidR="00D93391">
                  <w:rPr>
                    <w:lang w:val="en-GB"/>
                  </w:rPr>
                  <w:t>study</w:t>
                </w:r>
              </w:ins>
              <w:r w:rsidR="005B4F2F" w:rsidRPr="00972C7F">
                <w:rPr>
                  <w:lang w:val="en-GB"/>
                </w:rPr>
                <w:t xml:space="preserve"> per species</w:t>
              </w:r>
              <w:r w:rsidR="00E32A50" w:rsidRPr="004559BC">
                <w:rPr>
                  <w:lang w:val="en-GB"/>
                </w:rPr>
                <w:t xml:space="preserve">. </w:t>
              </w:r>
            </w:moveTo>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460"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461"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462" w:author="Max Lindmark" w:date="2020-05-05T16:54:00Z">
        <w:r w:rsidRPr="004559BC" w:rsidDel="00F37B7E">
          <w:rPr>
            <w:rFonts w:cstheme="minorHAnsi"/>
            <w:bCs/>
            <w:i/>
            <w:iCs/>
            <w:lang w:val="en-GB"/>
          </w:rPr>
          <w:delText xml:space="preserve">optimum </w:delText>
        </w:r>
      </w:del>
      <w:ins w:id="463"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1A4785C3"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464"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465" w:author="Max Lindmark" w:date="2020-05-05T14:29:00Z">
        <w:r w:rsidR="00AB56F5">
          <w:rPr>
            <w:rFonts w:cstheme="minorHAnsi"/>
            <w:bCs/>
            <w:lang w:val="en-GB"/>
          </w:rPr>
          <w:t xml:space="preserve">. </w:t>
        </w:r>
      </w:ins>
      <w:r w:rsidR="00B7284D" w:rsidRPr="004559BC">
        <w:rPr>
          <w:rFonts w:cstheme="minorHAnsi"/>
          <w:bCs/>
          <w:lang w:val="en-GB"/>
        </w:rPr>
        <w:t xml:space="preserve">To </w:t>
      </w:r>
      <w:del w:id="466" w:author="Max Lindmark" w:date="2020-05-05T14:29:00Z">
        <w:r w:rsidR="00B7284D" w:rsidRPr="004559BC" w:rsidDel="00625BA6">
          <w:rPr>
            <w:rFonts w:cstheme="minorHAnsi"/>
            <w:bCs/>
            <w:lang w:val="en-GB"/>
          </w:rPr>
          <w:delText xml:space="preserve">evaluate </w:delText>
        </w:r>
      </w:del>
      <w:ins w:id="467"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468" w:author="Max Lindmark" w:date="2020-05-05T14:29:00Z">
        <w:r w:rsidR="00B7284D" w:rsidRPr="004559BC" w:rsidDel="00AB56F5">
          <w:rPr>
            <w:rFonts w:cstheme="minorHAnsi"/>
            <w:bCs/>
            <w:lang w:val="en-GB"/>
          </w:rPr>
          <w:delText xml:space="preserve">unimodal </w:delText>
        </w:r>
      </w:del>
      <w:r w:rsidR="00B7284D" w:rsidRPr="004559BC">
        <w:rPr>
          <w:rFonts w:cstheme="minorHAnsi"/>
          <w:bCs/>
          <w:lang w:val="en-GB"/>
        </w:rPr>
        <w:t xml:space="preserve">scaling of these rates, </w:t>
      </w:r>
      <w:r w:rsidR="004B1C6B" w:rsidRPr="00972C7F">
        <w:rPr>
          <w:rFonts w:cstheme="minorHAnsi"/>
          <w:bCs/>
          <w:lang w:val="en-GB"/>
        </w:rPr>
        <w:t xml:space="preserve">we </w:t>
      </w:r>
      <w:r w:rsidR="008969C6" w:rsidRPr="00972C7F">
        <w:rPr>
          <w:rFonts w:cstheme="minorHAnsi"/>
          <w:bCs/>
          <w:lang w:val="en-GB"/>
        </w:rPr>
        <w:t xml:space="preserve">fit </w:t>
      </w:r>
      <w:ins w:id="469" w:author="Max Lindmark" w:date="2020-05-06T12:10:00Z">
        <w:r w:rsidR="00B40C8B">
          <w:rPr>
            <w:rFonts w:cstheme="minorHAnsi"/>
            <w:bCs/>
            <w:lang w:val="en-GB"/>
          </w:rPr>
          <w:t>second and third degree polynomial regressions</w:t>
        </w:r>
      </w:ins>
      <w:del w:id="470"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w:t>
      </w:r>
      <w:ins w:id="471" w:author="Max Lindmark" w:date="2020-05-05T14:32:00Z">
        <w:r w:rsidR="009B6CCA">
          <w:rPr>
            <w:rFonts w:cstheme="minorHAnsi"/>
            <w:bCs/>
            <w:lang w:val="en-GB"/>
          </w:rPr>
          <w:t xml:space="preserve"> </w:t>
        </w:r>
      </w:ins>
      <w:del w:id="472"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473"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474" w:author="Max Lindmark" w:date="2020-05-05T14:33:00Z">
        <w:r w:rsidR="00495754">
          <w:rPr>
            <w:rFonts w:cstheme="minorHAnsi"/>
            <w:bCs/>
            <w:lang w:val="en-GB"/>
          </w:rPr>
          <w:t xml:space="preserve"> a random intercept (</w:t>
        </w:r>
      </w:ins>
      <m:oMath>
        <m:sSub>
          <m:sSubPr>
            <m:ctrlPr>
              <w:ins w:id="475" w:author="Max Lindmark" w:date="2020-05-05T14:33:00Z">
                <w:rPr>
                  <w:rFonts w:ascii="Cambria Math" w:hAnsi="Cambria Math" w:cstheme="minorHAnsi"/>
                  <w:i/>
                </w:rPr>
              </w:ins>
            </m:ctrlPr>
          </m:sSubPr>
          <m:e>
            <m:r>
              <w:ins w:id="476" w:author="Max Lindmark" w:date="2020-05-05T14:33:00Z">
                <w:rPr>
                  <w:rFonts w:ascii="Cambria Math" w:hAnsi="Cambria Math" w:cstheme="minorHAnsi"/>
                </w:rPr>
                <m:t>γ</m:t>
              </w:ins>
            </m:r>
          </m:e>
          <m:sub>
            <m:r>
              <w:ins w:id="477" w:author="Max Lindmark" w:date="2020-05-05T14:33:00Z">
                <w:rPr>
                  <w:rFonts w:ascii="Cambria Math" w:hAnsi="Cambria Math" w:cstheme="minorHAnsi"/>
                </w:rPr>
                <m:t>0</m:t>
              </w:ins>
            </m:r>
            <m:r>
              <w:ins w:id="478" w:author="Max Lindmark" w:date="2020-05-06T13:35:00Z">
                <w:rPr>
                  <w:rFonts w:ascii="Cambria Math" w:hAnsi="Cambria Math" w:cstheme="minorHAnsi"/>
                </w:rPr>
                <m:t>j</m:t>
              </w:ins>
            </m:r>
          </m:sub>
        </m:sSub>
        <m:r>
          <w:ins w:id="479" w:author="Max Lindmark" w:date="2020-05-05T14:33:00Z">
            <w:rPr>
              <w:rFonts w:ascii="Cambria Math" w:hAnsi="Cambria Math" w:cstheme="minorHAnsi"/>
            </w:rPr>
            <m:t>)</m:t>
          </w:ins>
        </m:r>
      </m:oMath>
      <w:del w:id="480"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481" w:author="Max Lindmark" w:date="2020-05-05T14:33:00Z">
        <w:r w:rsidR="00495754">
          <w:rPr>
            <w:rFonts w:cstheme="minorHAnsi"/>
            <w:bCs/>
            <w:lang w:val="en-GB"/>
          </w:rPr>
          <w:t xml:space="preserve">to </w:t>
        </w:r>
      </w:ins>
      <w:del w:id="482"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483"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484" w:author="Max Lindmark" w:date="2020-05-06T12:11:00Z">
        <w:r w:rsidR="0006427B">
          <w:rPr>
            <w:rFonts w:cstheme="minorHAnsi"/>
            <w:bCs/>
            <w:lang w:val="en-GB"/>
          </w:rPr>
          <w:t xml:space="preserve">variation across </w:t>
        </w:r>
      </w:ins>
      <w:r w:rsidR="005106E3" w:rsidRPr="00972C7F">
        <w:rPr>
          <w:rFonts w:cstheme="minorHAnsi"/>
          <w:bCs/>
          <w:lang w:val="en-GB"/>
        </w:rPr>
        <w:t xml:space="preserve">species </w:t>
      </w:r>
      <w:del w:id="485" w:author="Max Lindmark" w:date="2020-05-06T12:11:00Z">
        <w:r w:rsidR="005106E3" w:rsidRPr="00972C7F" w:rsidDel="0006427B">
          <w:rPr>
            <w:rFonts w:cstheme="minorHAnsi"/>
            <w:bCs/>
            <w:lang w:val="en-GB"/>
          </w:rPr>
          <w:delText>variation</w:delText>
        </w:r>
      </w:del>
      <w:ins w:id="486" w:author="Max Lindmark" w:date="2020-05-06T12:11:00Z">
        <w:r w:rsidR="0006427B">
          <w:rPr>
            <w:rFonts w:cstheme="minorHAnsi"/>
            <w:bCs/>
            <w:lang w:val="en-GB"/>
          </w:rPr>
          <w:t>in the average consumption rate</w:t>
        </w:r>
      </w:ins>
      <w:r w:rsidR="00016F9F" w:rsidRPr="00972C7F">
        <w:rPr>
          <w:rFonts w:cstheme="minorHAnsi"/>
          <w:bCs/>
          <w:lang w:val="en-GB"/>
        </w:rPr>
        <w:t>.</w:t>
      </w:r>
      <w:r w:rsidR="005C5ACF" w:rsidRPr="00972C7F">
        <w:rPr>
          <w:rFonts w:cstheme="minorHAnsi"/>
          <w:bCs/>
          <w:lang w:val="en-GB"/>
        </w:rPr>
        <w:t xml:space="preserve"> </w:t>
      </w:r>
      <w:del w:id="487"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488" w:author="Max Lindmark" w:date="2020-05-06T12:11:00Z">
        <w:r w:rsidR="000E3409">
          <w:rPr>
            <w:rFonts w:cstheme="minorHAnsi"/>
            <w:bCs/>
            <w:lang w:val="en-GB"/>
          </w:rPr>
          <w:t>e</w:t>
        </w:r>
      </w:ins>
      <w:del w:id="489"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490"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491" w:author="Max Lindmark" w:date="2020-05-05T16:54:00Z">
        <w:r w:rsidR="002006DC" w:rsidRPr="00972C7F" w:rsidDel="008912D0">
          <w:rPr>
            <w:rFonts w:eastAsiaTheme="minorEastAsia" w:cstheme="minorHAnsi"/>
            <w:bCs/>
            <w:iCs/>
            <w:lang w:val="en-GB"/>
          </w:rPr>
          <w:delText>is</w:delText>
        </w:r>
      </w:del>
      <w:ins w:id="492" w:author="Max Lindmark" w:date="2020-05-05T16:54:00Z">
        <w:r w:rsidR="008912D0">
          <w:rPr>
            <w:rFonts w:eastAsiaTheme="minorEastAsia" w:cstheme="minorHAnsi"/>
            <w:bCs/>
            <w:iCs/>
            <w:lang w:val="en-GB"/>
          </w:rPr>
          <w:t>are</w:t>
        </w:r>
      </w:ins>
      <w:del w:id="493" w:author="Max Lindmark" w:date="2020-05-05T16:54:00Z">
        <w:r w:rsidR="002006DC" w:rsidRPr="00972C7F" w:rsidDel="008912D0">
          <w:rPr>
            <w:rFonts w:eastAsiaTheme="minorEastAsia" w:cstheme="minorHAnsi"/>
            <w:bCs/>
            <w:iCs/>
            <w:lang w:val="en-GB"/>
          </w:rPr>
          <w:delText xml:space="preserve"> </w:delText>
        </w:r>
      </w:del>
      <w:del w:id="494"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495"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96" w:author="Max Lindmark" w:date="2020-05-06T14: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562"/>
        <w:gridCol w:w="7838"/>
        <w:gridCol w:w="616"/>
        <w:tblGridChange w:id="497">
          <w:tblGrid>
            <w:gridCol w:w="5"/>
            <w:gridCol w:w="557"/>
            <w:gridCol w:w="5"/>
            <w:gridCol w:w="7833"/>
            <w:gridCol w:w="5"/>
            <w:gridCol w:w="611"/>
            <w:gridCol w:w="5"/>
          </w:tblGrid>
        </w:tblGridChange>
      </w:tblGrid>
      <w:tr w:rsidR="00956516" w14:paraId="31E6B90D" w14:textId="77777777" w:rsidTr="00D21879">
        <w:trPr>
          <w:trPrChange w:id="498" w:author="Max Lindmark" w:date="2020-05-06T14:29:00Z">
            <w:trPr>
              <w:gridAfter w:val="0"/>
            </w:trPr>
          </w:trPrChange>
        </w:trPr>
        <w:tc>
          <w:tcPr>
            <w:tcW w:w="562" w:type="dxa"/>
            <w:tcPrChange w:id="499" w:author="Max Lindmark" w:date="2020-05-06T14:29:00Z">
              <w:tcPr>
                <w:tcW w:w="562" w:type="dxa"/>
                <w:gridSpan w:val="2"/>
              </w:tcPr>
            </w:tcPrChange>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Change w:id="500" w:author="Max Lindmark" w:date="2020-05-06T14:29:00Z">
              <w:tcPr>
                <w:tcW w:w="7838" w:type="dxa"/>
                <w:gridSpan w:val="2"/>
              </w:tcPr>
            </w:tcPrChange>
          </w:tcPr>
          <w:p w14:paraId="5A7F21ED" w14:textId="33075FED" w:rsidR="00956516" w:rsidRPr="004D000B" w:rsidRDefault="008142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501" w:author="Max Lindmark" w:date="2020-05-06T13:30: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02"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Change w:id="503" w:author="Max Lindmark" w:date="2020-05-06T14:29:00Z">
              <w:tcPr>
                <w:tcW w:w="616" w:type="dxa"/>
                <w:gridSpan w:val="2"/>
              </w:tcPr>
            </w:tcPrChange>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D21879">
        <w:trPr>
          <w:trPrChange w:id="504" w:author="Max Lindmark" w:date="2020-05-06T14:29:00Z">
            <w:trPr>
              <w:gridAfter w:val="0"/>
            </w:trPr>
          </w:trPrChange>
        </w:trPr>
        <w:tc>
          <w:tcPr>
            <w:tcW w:w="562" w:type="dxa"/>
            <w:tcPrChange w:id="505" w:author="Max Lindmark" w:date="2020-05-06T14:29:00Z">
              <w:tcPr>
                <w:tcW w:w="562" w:type="dxa"/>
                <w:gridSpan w:val="2"/>
              </w:tcPr>
            </w:tcPrChange>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Change w:id="506" w:author="Max Lindmark" w:date="2020-05-06T14:29:00Z">
              <w:tcPr>
                <w:tcW w:w="7838" w:type="dxa"/>
                <w:gridSpan w:val="2"/>
              </w:tcPr>
            </w:tcPrChange>
          </w:tcPr>
          <w:p w14:paraId="7B55EDC7" w14:textId="091AF65D" w:rsidR="00956516" w:rsidRPr="00C23F51" w:rsidRDefault="0081422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07"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08"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09"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10" w:author="Max Lindmark" w:date="2020-05-06T14:28:00Z">
                      <w:rPr>
                        <w:rFonts w:ascii="Cambria Math" w:hAnsi="Cambria Math" w:cstheme="minorHAnsi"/>
                      </w:rPr>
                      <m:t>t</m:t>
                    </w:ins>
                  </m:r>
                  <m:r>
                    <w:del w:id="511" w:author="Max Lindmark" w:date="2020-05-06T14:28:00Z">
                      <w:rPr>
                        <w:rFonts w:ascii="Cambria Math" w:hAnsi="Cambria Math" w:cstheme="minorHAnsi"/>
                      </w:rPr>
                      <m:t>T</m:t>
                    </w:del>
                  </m:r>
                </m:e>
                <m:sub>
                  <m:r>
                    <w:rPr>
                      <w:rFonts w:ascii="Cambria Math" w:hAnsi="Cambria Math" w:cstheme="minorHAnsi"/>
                    </w:rPr>
                    <m:t>C,i</m:t>
                  </m:r>
                  <m:r>
                    <w:ins w:id="512"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13" w:author="Max Lindmark" w:date="2020-05-06T14:28:00Z">
                      <w:rPr>
                        <w:rFonts w:ascii="Cambria Math" w:hAnsi="Cambria Math" w:cstheme="minorHAnsi"/>
                      </w:rPr>
                      <m:t>t</m:t>
                    </w:ins>
                  </m:r>
                  <m:r>
                    <w:del w:id="514" w:author="Max Lindmark" w:date="2020-05-06T14:28:00Z">
                      <w:rPr>
                        <w:rFonts w:ascii="Cambria Math" w:hAnsi="Cambria Math" w:cstheme="minorHAnsi"/>
                      </w:rPr>
                      <m:t>T</m:t>
                    </w:del>
                  </m:r>
                </m:e>
                <m:sub>
                  <m:r>
                    <w:rPr>
                      <w:rFonts w:ascii="Cambria Math" w:hAnsi="Cambria Math" w:cstheme="minorHAnsi"/>
                    </w:rPr>
                    <m:t>C,i</m:t>
                  </m:r>
                  <m:r>
                    <w:ins w:id="515" w:author="Max Lindmark" w:date="2020-05-06T13:31:00Z">
                      <w:rPr>
                        <w:rFonts w:ascii="Cambria Math" w:hAnsi="Cambria Math" w:cstheme="minorHAnsi"/>
                      </w:rPr>
                      <m:t>j</m:t>
                    </w:ins>
                  </m:r>
                </m:sub>
                <m:sup>
                  <m:r>
                    <w:rPr>
                      <w:rFonts w:ascii="Cambria Math" w:hAnsi="Cambria Math" w:cstheme="minorHAnsi"/>
                    </w:rPr>
                    <m:t>2</m:t>
                  </m:r>
                </m:sup>
              </m:sSubSup>
              <m:r>
                <w:ins w:id="516" w:author="Max Lindmark" w:date="2020-05-05T16:55:00Z">
                  <w:rPr>
                    <w:rFonts w:ascii="Cambria Math" w:hAnsi="Cambria Math" w:cstheme="minorHAnsi"/>
                  </w:rPr>
                  <m:t>+</m:t>
                </w:ins>
              </m:r>
              <m:sSub>
                <m:sSubPr>
                  <m:ctrlPr>
                    <w:ins w:id="517" w:author="Max Lindmark" w:date="2020-05-05T16:55:00Z">
                      <w:rPr>
                        <w:rFonts w:ascii="Cambria Math" w:hAnsi="Cambria Math" w:cstheme="minorHAnsi"/>
                        <w:i/>
                      </w:rPr>
                    </w:ins>
                  </m:ctrlPr>
                </m:sSubPr>
                <m:e>
                  <m:r>
                    <w:ins w:id="518" w:author="Max Lindmark" w:date="2020-05-05T16:55:00Z">
                      <w:rPr>
                        <w:rFonts w:ascii="Cambria Math" w:hAnsi="Cambria Math" w:cstheme="minorHAnsi"/>
                      </w:rPr>
                      <m:t>γ</m:t>
                    </w:ins>
                  </m:r>
                </m:e>
                <m:sub>
                  <m:r>
                    <w:ins w:id="519" w:author="Max Lindmark" w:date="2020-05-05T16:55:00Z">
                      <w:rPr>
                        <w:rFonts w:ascii="Cambria Math" w:hAnsi="Cambria Math" w:cstheme="minorHAnsi"/>
                      </w:rPr>
                      <m:t>4</m:t>
                    </w:ins>
                  </m:r>
                </m:sub>
              </m:sSub>
              <m:sSubSup>
                <m:sSubSupPr>
                  <m:ctrlPr>
                    <w:ins w:id="520" w:author="Max Lindmark" w:date="2020-05-05T16:55:00Z">
                      <w:rPr>
                        <w:rFonts w:ascii="Cambria Math" w:hAnsi="Cambria Math" w:cstheme="minorHAnsi"/>
                        <w:i/>
                      </w:rPr>
                    </w:ins>
                  </m:ctrlPr>
                </m:sSubSupPr>
                <m:e>
                  <m:r>
                    <w:ins w:id="521" w:author="Max Lindmark" w:date="2020-05-06T14:28:00Z">
                      <w:rPr>
                        <w:rFonts w:ascii="Cambria Math" w:hAnsi="Cambria Math" w:cstheme="minorHAnsi"/>
                      </w:rPr>
                      <m:t>t</m:t>
                    </w:ins>
                  </m:r>
                </m:e>
                <m:sub>
                  <m:r>
                    <w:ins w:id="522" w:author="Max Lindmark" w:date="2020-05-05T16:55:00Z">
                      <w:rPr>
                        <w:rFonts w:ascii="Cambria Math" w:hAnsi="Cambria Math" w:cstheme="minorHAnsi"/>
                      </w:rPr>
                      <m:t>C,i</m:t>
                    </w:ins>
                  </m:r>
                  <m:r>
                    <w:ins w:id="523" w:author="Max Lindmark" w:date="2020-05-06T13:31:00Z">
                      <w:rPr>
                        <w:rFonts w:ascii="Cambria Math" w:hAnsi="Cambria Math" w:cstheme="minorHAnsi"/>
                      </w:rPr>
                      <m:t>j</m:t>
                    </w:ins>
                  </m:r>
                </m:sub>
                <m:sup>
                  <m:r>
                    <w:ins w:id="524" w:author="Max Lindmark" w:date="2020-05-05T16:55:00Z">
                      <w:rPr>
                        <w:rFonts w:ascii="Cambria Math" w:hAnsi="Cambria Math" w:cstheme="minorHAnsi"/>
                      </w:rPr>
                      <m:t>3</m:t>
                    </w:ins>
                  </m:r>
                </m:sup>
              </m:sSubSup>
            </m:oMath>
            <w:r w:rsidR="00956516" w:rsidRPr="00C23F51">
              <w:rPr>
                <w:rFonts w:ascii="Times New Roman" w:eastAsia="Times New Roman" w:hAnsi="Times New Roman" w:cs="Times New Roman"/>
                <w:iCs/>
              </w:rPr>
              <w:t>,</w:t>
            </w:r>
          </w:p>
        </w:tc>
        <w:tc>
          <w:tcPr>
            <w:tcW w:w="616" w:type="dxa"/>
            <w:tcPrChange w:id="525" w:author="Max Lindmark" w:date="2020-05-06T14:29:00Z">
              <w:tcPr>
                <w:tcW w:w="616" w:type="dxa"/>
                <w:gridSpan w:val="2"/>
              </w:tcPr>
            </w:tcPrChange>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D21879">
        <w:tblPrEx>
          <w:tblPrExChange w:id="526" w:author="Max Lindmark" w:date="2020-05-06T14:29: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527" w:author="Max Lindmark" w:date="2020-05-05T16:55:00Z"/>
          <w:trPrChange w:id="528" w:author="Max Lindmark" w:date="2020-05-06T14:29:00Z">
            <w:trPr>
              <w:gridBefore w:val="1"/>
            </w:trPr>
          </w:trPrChange>
        </w:trPr>
        <w:tc>
          <w:tcPr>
            <w:tcW w:w="562" w:type="dxa"/>
            <w:tcPrChange w:id="529" w:author="Max Lindmark" w:date="2020-05-06T14:29:00Z">
              <w:tcPr>
                <w:tcW w:w="562" w:type="dxa"/>
                <w:gridSpan w:val="2"/>
              </w:tcPr>
            </w:tcPrChange>
          </w:tcPr>
          <w:p w14:paraId="6057FD51" w14:textId="77777777" w:rsidR="00CC572F" w:rsidRDefault="00CC572F" w:rsidP="002E3379">
            <w:pPr>
              <w:spacing w:line="480" w:lineRule="auto"/>
              <w:contextualSpacing/>
              <w:jc w:val="center"/>
              <w:rPr>
                <w:ins w:id="530" w:author="Max Lindmark" w:date="2020-05-05T16:55:00Z"/>
                <w:rFonts w:ascii="Times New Roman" w:eastAsia="Times New Roman" w:hAnsi="Times New Roman" w:cs="Times New Roman"/>
                <w:bCs/>
                <w:i/>
                <w:iCs/>
              </w:rPr>
            </w:pPr>
          </w:p>
        </w:tc>
        <w:tc>
          <w:tcPr>
            <w:tcW w:w="7838" w:type="dxa"/>
            <w:tcPrChange w:id="531" w:author="Max Lindmark" w:date="2020-05-06T14:29:00Z">
              <w:tcPr>
                <w:tcW w:w="7838" w:type="dxa"/>
                <w:gridSpan w:val="2"/>
              </w:tcPr>
            </w:tcPrChange>
          </w:tcPr>
          <w:p w14:paraId="2A9DFF71" w14:textId="4D63574C" w:rsidR="00CC572F" w:rsidRDefault="00CC572F" w:rsidP="002E3379">
            <w:pPr>
              <w:spacing w:line="480" w:lineRule="auto"/>
              <w:contextualSpacing/>
              <w:jc w:val="center"/>
              <w:rPr>
                <w:ins w:id="532" w:author="Max Lindmark" w:date="2020-05-05T16:55:00Z"/>
                <w:rFonts w:ascii="Times New Roman" w:eastAsia="Times New Roman" w:hAnsi="Times New Roman" w:cs="Times New Roman"/>
                <w:bCs/>
                <w:i/>
                <w:iCs/>
              </w:rPr>
            </w:pPr>
            <m:oMathPara>
              <m:oMath>
                <m:sSub>
                  <m:sSubPr>
                    <m:ctrlPr>
                      <w:ins w:id="533" w:author="Max Lindmark" w:date="2020-05-05T16:56:00Z">
                        <w:rPr>
                          <w:rFonts w:ascii="Cambria Math" w:hAnsi="Cambria Math" w:cstheme="minorHAnsi"/>
                          <w:i/>
                        </w:rPr>
                      </w:ins>
                    </m:ctrlPr>
                  </m:sSubPr>
                  <m:e>
                    <m:r>
                      <w:ins w:id="534" w:author="Max Lindmark" w:date="2020-05-05T16:56:00Z">
                        <w:rPr>
                          <w:rFonts w:ascii="Cambria Math" w:hAnsi="Cambria Math" w:cstheme="minorHAnsi"/>
                        </w:rPr>
                        <m:t>γ</m:t>
                      </w:ins>
                    </m:r>
                  </m:e>
                  <m:sub>
                    <m:r>
                      <w:ins w:id="535" w:author="Max Lindmark" w:date="2020-05-05T16:56:00Z">
                        <w:rPr>
                          <w:rFonts w:ascii="Cambria Math" w:hAnsi="Cambria Math" w:cstheme="minorHAnsi"/>
                        </w:rPr>
                        <m:t>0j</m:t>
                      </w:ins>
                    </m:r>
                  </m:sub>
                </m:sSub>
                <m:r>
                  <w:ins w:id="536" w:author="Max Lindmark" w:date="2020-05-05T16:55:00Z">
                    <w:rPr>
                      <w:rFonts w:ascii="Cambria Math" w:hAnsi="Cambria Math" w:cstheme="minorHAnsi"/>
                    </w:rPr>
                    <m:t>~N(</m:t>
                  </w:ins>
                </m:r>
                <m:sSub>
                  <m:sSubPr>
                    <m:ctrlPr>
                      <w:ins w:id="537" w:author="Max Lindmark" w:date="2020-05-05T16:55:00Z">
                        <w:rPr>
                          <w:rFonts w:ascii="Cambria Math" w:hAnsi="Cambria Math" w:cstheme="minorHAnsi"/>
                          <w:bCs/>
                          <w:i/>
                          <w:iCs/>
                        </w:rPr>
                      </w:ins>
                    </m:ctrlPr>
                  </m:sSubPr>
                  <m:e>
                    <m:r>
                      <w:ins w:id="538" w:author="Max Lindmark" w:date="2020-05-05T16:55:00Z">
                        <w:rPr>
                          <w:rFonts w:ascii="Cambria Math" w:hAnsi="Cambria Math" w:cstheme="minorHAnsi"/>
                        </w:rPr>
                        <m:t>μ</m:t>
                      </w:ins>
                    </m:r>
                  </m:e>
                  <m:sub>
                    <m:sSub>
                      <m:sSubPr>
                        <m:ctrlPr>
                          <w:ins w:id="539" w:author="Max Lindmark" w:date="2020-05-05T16:58:00Z">
                            <w:rPr>
                              <w:rFonts w:ascii="Cambria Math" w:hAnsi="Cambria Math" w:cstheme="minorHAnsi"/>
                              <w:i/>
                            </w:rPr>
                          </w:ins>
                        </m:ctrlPr>
                      </m:sSubPr>
                      <m:e>
                        <m:r>
                          <w:ins w:id="540" w:author="Max Lindmark" w:date="2020-05-05T16:58:00Z">
                            <w:rPr>
                              <w:rFonts w:ascii="Cambria Math" w:hAnsi="Cambria Math" w:cstheme="minorHAnsi"/>
                            </w:rPr>
                            <m:t>γ</m:t>
                          </w:ins>
                        </m:r>
                      </m:e>
                      <m:sub>
                        <m:r>
                          <w:ins w:id="541" w:author="Max Lindmark" w:date="2020-05-05T16:58:00Z">
                            <w:rPr>
                              <w:rFonts w:ascii="Cambria Math" w:hAnsi="Cambria Math" w:cstheme="minorHAnsi"/>
                            </w:rPr>
                            <m:t>0</m:t>
                          </w:ins>
                        </m:r>
                      </m:sub>
                    </m:sSub>
                  </m:sub>
                </m:sSub>
                <m:r>
                  <w:ins w:id="542" w:author="Max Lindmark" w:date="2020-05-05T16:55:00Z">
                    <w:rPr>
                      <w:rFonts w:ascii="Cambria Math" w:hAnsi="Cambria Math" w:cstheme="minorHAnsi"/>
                    </w:rPr>
                    <m:t>,</m:t>
                  </w:ins>
                </m:r>
                <m:sSub>
                  <m:sSubPr>
                    <m:ctrlPr>
                      <w:ins w:id="543" w:author="Max Lindmark" w:date="2020-05-05T16:58:00Z">
                        <w:rPr>
                          <w:rFonts w:ascii="Cambria Math" w:eastAsiaTheme="minorEastAsia" w:hAnsi="Cambria Math" w:cstheme="minorHAnsi"/>
                          <w:i/>
                        </w:rPr>
                      </w:ins>
                    </m:ctrlPr>
                  </m:sSubPr>
                  <m:e>
                    <m:r>
                      <w:ins w:id="544" w:author="Max Lindmark" w:date="2020-05-05T16:58:00Z">
                        <w:rPr>
                          <w:rFonts w:ascii="Cambria Math" w:eastAsiaTheme="minorEastAsia" w:hAnsi="Cambria Math" w:cstheme="minorHAnsi"/>
                        </w:rPr>
                        <m:t>τ</m:t>
                      </w:ins>
                    </m:r>
                  </m:e>
                  <m:sub>
                    <m:sSub>
                      <m:sSubPr>
                        <m:ctrlPr>
                          <w:ins w:id="545" w:author="Max Lindmark" w:date="2020-05-06T13:34:00Z">
                            <w:rPr>
                              <w:rFonts w:ascii="Cambria Math" w:hAnsi="Cambria Math" w:cstheme="minorHAnsi"/>
                              <w:i/>
                            </w:rPr>
                          </w:ins>
                        </m:ctrlPr>
                      </m:sSubPr>
                      <m:e>
                        <m:r>
                          <w:ins w:id="546" w:author="Max Lindmark" w:date="2020-05-06T13:34:00Z">
                            <w:rPr>
                              <w:rFonts w:ascii="Cambria Math" w:hAnsi="Cambria Math" w:cstheme="minorHAnsi"/>
                            </w:rPr>
                            <m:t>γ</m:t>
                          </w:ins>
                        </m:r>
                      </m:e>
                      <m:sub>
                        <m:r>
                          <w:ins w:id="547" w:author="Max Lindmark" w:date="2020-05-06T13:34:00Z">
                            <w:rPr>
                              <w:rFonts w:ascii="Cambria Math" w:hAnsi="Cambria Math" w:cstheme="minorHAnsi"/>
                            </w:rPr>
                            <m:t>0</m:t>
                          </w:ins>
                        </m:r>
                      </m:sub>
                    </m:sSub>
                  </m:sub>
                </m:sSub>
                <m:r>
                  <w:ins w:id="548" w:author="Max Lindmark" w:date="2020-05-05T16:55:00Z">
                    <w:rPr>
                      <w:rFonts w:ascii="Cambria Math" w:hAnsi="Cambria Math" w:cstheme="minorHAnsi"/>
                    </w:rPr>
                    <m:t>)</m:t>
                  </w:ins>
                </m:r>
              </m:oMath>
            </m:oMathPara>
          </w:p>
        </w:tc>
        <w:tc>
          <w:tcPr>
            <w:tcW w:w="616" w:type="dxa"/>
            <w:tcPrChange w:id="549" w:author="Max Lindmark" w:date="2020-05-06T14:29:00Z">
              <w:tcPr>
                <w:tcW w:w="616" w:type="dxa"/>
                <w:gridSpan w:val="2"/>
              </w:tcPr>
            </w:tcPrChange>
          </w:tcPr>
          <w:p w14:paraId="0A5D64ED" w14:textId="4534EBEA" w:rsidR="00CC572F" w:rsidRPr="00CC572F" w:rsidRDefault="00CC572F" w:rsidP="002E3379">
            <w:pPr>
              <w:spacing w:line="480" w:lineRule="auto"/>
              <w:contextualSpacing/>
              <w:jc w:val="both"/>
              <w:rPr>
                <w:ins w:id="550" w:author="Max Lindmark" w:date="2020-05-05T16:55:00Z"/>
                <w:rFonts w:eastAsiaTheme="minorEastAsia"/>
                <w:lang w:val="sv-SE"/>
                <w:rPrChange w:id="551" w:author="Max Lindmark" w:date="2020-05-05T16:55:00Z">
                  <w:rPr>
                    <w:ins w:id="552" w:author="Max Lindmark" w:date="2020-05-05T16:55:00Z"/>
                    <w:rFonts w:eastAsiaTheme="minorEastAsia"/>
                  </w:rPr>
                </w:rPrChange>
              </w:rPr>
            </w:pPr>
            <w:ins w:id="553" w:author="Max Lindmark" w:date="2020-05-05T16:55:00Z">
              <w:r>
                <w:rPr>
                  <w:rFonts w:eastAsiaTheme="minorEastAsia"/>
                  <w:lang w:val="sv-SE"/>
                </w:rPr>
                <w:t>(8)</w:t>
              </w:r>
            </w:ins>
          </w:p>
        </w:tc>
      </w:tr>
    </w:tbl>
    <w:p w14:paraId="5A91A9A4" w14:textId="11471D8F" w:rsidR="00CD3315" w:rsidRPr="00116910" w:rsidDel="007B6C60" w:rsidRDefault="00AB0F96" w:rsidP="002E3379">
      <w:pPr>
        <w:spacing w:line="480" w:lineRule="auto"/>
        <w:contextualSpacing/>
        <w:jc w:val="both"/>
        <w:rPr>
          <w:del w:id="554"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555"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consumption rates divided by the mean value </w:t>
      </w:r>
      <w:del w:id="556" w:author="Max Lindmark" w:date="2020-05-06T09:32:00Z">
        <w:r w:rsidR="003B38E8" w:rsidRPr="00116910" w:rsidDel="00806AA2">
          <w:rPr>
            <w:rFonts w:eastAsiaTheme="minorEastAsia" w:cstheme="minorHAnsi"/>
            <w:iCs/>
            <w:lang w:val="en-GB"/>
          </w:rPr>
          <w:delText xml:space="preserve">by </w:delText>
        </w:r>
      </w:del>
      <w:ins w:id="557"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558"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559"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560"/>
                <w:commentRangeEnd w:id="560"/>
                <m:r>
                  <m:rPr>
                    <m:sty m:val="p"/>
                  </m:rPr>
                  <w:rPr>
                    <w:rStyle w:val="CommentReference"/>
                  </w:rPr>
                  <w:commentReference w:id="560"/>
                </m:r>
                <m:r>
                  <w:del w:id="561" w:author="Max Lindmark" w:date="2020-05-06T14:30:00Z">
                    <w:rPr>
                      <w:rFonts w:ascii="Cambria Math" w:eastAsiaTheme="minorEastAsia" w:hAnsi="Cambria Math" w:cstheme="minorHAnsi"/>
                    </w:rPr>
                    <m:t>i</m:t>
                  </w:del>
                </m:r>
                <m:r>
                  <w:del w:id="562"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63"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commentRangeStart w:id="564"/>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 xml:space="preserve">centered </w:t>
      </w:r>
      <w:del w:id="565"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566" w:author="Max Lindmark" w:date="2020-05-06T14:00:00Z">
        <w:r w:rsidR="00623669" w:rsidRPr="00116910">
          <w:rPr>
            <w:rFonts w:eastAsiaTheme="minorEastAsia" w:cstheme="minorHAnsi"/>
            <w:iCs/>
            <w:lang w:val="en-GB"/>
            <w:rPrChange w:id="567" w:author="Max Lindmark" w:date="2020-05-06T14:07:00Z">
              <w:rPr>
                <w:rFonts w:eastAsiaTheme="minorEastAsia" w:cstheme="minorHAnsi"/>
                <w:iCs/>
                <w:color w:val="FF0000"/>
                <w:lang w:val="en-GB"/>
              </w:rPr>
            </w:rPrChange>
          </w:rPr>
          <w:t xml:space="preserve"> (</w:t>
        </w:r>
      </w:ins>
      <m:oMath>
        <m:sSub>
          <m:sSubPr>
            <m:ctrlPr>
              <w:ins w:id="568" w:author="Max Lindmark" w:date="2020-05-06T14:00:00Z">
                <w:rPr>
                  <w:rFonts w:ascii="Cambria Math" w:hAnsi="Cambria Math" w:cstheme="minorHAnsi"/>
                  <w:i/>
                </w:rPr>
              </w:ins>
            </m:ctrlPr>
          </m:sSubPr>
          <m:e>
            <m:r>
              <w:ins w:id="569" w:author="Max Lindmark" w:date="2020-05-06T14:00:00Z">
                <w:rPr>
                  <w:rFonts w:ascii="Cambria Math" w:hAnsi="Cambria Math" w:cstheme="minorHAnsi"/>
                </w:rPr>
                <m:t>m</m:t>
              </w:ins>
            </m:r>
          </m:e>
          <m:sub>
            <m:r>
              <w:ins w:id="570" w:author="Max Lindmark" w:date="2020-05-06T14:00:00Z">
                <w:rPr>
                  <w:rFonts w:ascii="Cambria Math" w:hAnsi="Cambria Math" w:cstheme="minorHAnsi"/>
                </w:rPr>
                <m:t>i</m:t>
              </w:ins>
            </m:r>
            <m:r>
              <w:ins w:id="571" w:author="Max Lindmark" w:date="2020-05-06T14:00:00Z">
                <w:rPr>
                  <w:rFonts w:ascii="Cambria Math" w:hAnsi="Cambria Math" w:cstheme="minorHAnsi"/>
                </w:rPr>
                <m:t>j</m:t>
              </w:ins>
            </m:r>
          </m:sub>
        </m:sSub>
        <m:r>
          <w:ins w:id="572" w:author="Max Lindmark" w:date="2020-05-06T14:00:00Z">
            <w:rPr>
              <w:rFonts w:ascii="Cambria Math" w:eastAsiaTheme="minorEastAsia" w:hAnsi="Cambria Math" w:cstheme="minorHAnsi"/>
              <w:lang w:val="en-GB"/>
            </w:rPr>
            <m:t>=</m:t>
          </w:ins>
        </m:r>
        <m:sSub>
          <m:sSubPr>
            <m:ctrlPr>
              <w:ins w:id="573" w:author="Max Lindmark" w:date="2020-05-06T14:01:00Z">
                <w:rPr>
                  <w:rFonts w:ascii="Cambria Math" w:hAnsi="Cambria Math" w:cstheme="minorHAnsi"/>
                  <w:i/>
                </w:rPr>
              </w:ins>
            </m:ctrlPr>
          </m:sSubPr>
          <m:e>
            <m:r>
              <w:ins w:id="574" w:author="Max Lindmark" w:date="2020-05-06T14:01:00Z">
                <w:rPr>
                  <w:rFonts w:ascii="Cambria Math" w:hAnsi="Cambria Math" w:cstheme="minorHAnsi"/>
                </w:rPr>
                <m:t>M</m:t>
              </w:ins>
            </m:r>
          </m:e>
          <m:sub>
            <m:r>
              <w:ins w:id="575" w:author="Max Lindmark" w:date="2020-05-06T14:01:00Z">
                <w:rPr>
                  <w:rFonts w:ascii="Cambria Math" w:hAnsi="Cambria Math" w:cstheme="minorHAnsi"/>
                </w:rPr>
                <m:t>i</m:t>
              </w:ins>
            </m:r>
            <m:r>
              <w:ins w:id="576" w:author="Max Lindmark" w:date="2020-05-06T14:01:00Z">
                <w:rPr>
                  <w:rFonts w:ascii="Cambria Math" w:hAnsi="Cambria Math" w:cstheme="minorHAnsi"/>
                </w:rPr>
                <m:t>j</m:t>
              </w:ins>
            </m:r>
          </m:sub>
        </m:sSub>
        <m:r>
          <w:ins w:id="577" w:author="Max Lindmark" w:date="2020-05-06T14:00:00Z">
            <w:rPr>
              <w:rFonts w:ascii="Cambria Math" w:eastAsiaTheme="minorEastAsia" w:hAnsi="Cambria Math" w:cstheme="minorHAnsi"/>
              <w:lang w:val="en-GB"/>
            </w:rPr>
            <m:t>-</m:t>
          </w:ins>
        </m:r>
        <w:commentRangeStart w:id="578"/>
        <m:acc>
          <m:accPr>
            <m:chr m:val="̅"/>
            <m:ctrlPr>
              <w:ins w:id="579" w:author="Max Lindmark" w:date="2020-05-06T14:00:00Z">
                <w:rPr>
                  <w:rFonts w:ascii="Cambria Math" w:eastAsiaTheme="minorEastAsia" w:hAnsi="Cambria Math" w:cstheme="minorHAnsi"/>
                  <w:i/>
                  <w:iCs/>
                  <w:lang w:val="en-GB"/>
                </w:rPr>
              </w:ins>
            </m:ctrlPr>
          </m:accPr>
          <m:e>
            <m:sSub>
              <m:sSubPr>
                <m:ctrlPr>
                  <w:ins w:id="580" w:author="Max Lindmark" w:date="2020-05-06T14:01:00Z">
                    <w:rPr>
                      <w:rFonts w:ascii="Cambria Math" w:eastAsiaTheme="minorEastAsia" w:hAnsi="Cambria Math" w:cstheme="minorHAnsi"/>
                      <w:i/>
                      <w:iCs/>
                      <w:lang w:val="en-GB"/>
                    </w:rPr>
                  </w:ins>
                </m:ctrlPr>
              </m:sSubPr>
              <m:e>
                <m:r>
                  <w:ins w:id="581" w:author="Max Lindmark" w:date="2020-05-06T14:01:00Z">
                    <w:rPr>
                      <w:rFonts w:ascii="Cambria Math" w:eastAsiaTheme="minorEastAsia" w:hAnsi="Cambria Math" w:cstheme="minorHAnsi"/>
                      <w:lang w:val="en-GB"/>
                    </w:rPr>
                    <m:t>M</m:t>
                  </w:ins>
                </m:r>
              </m:e>
              <m:sub>
                <m:r>
                  <w:ins w:id="582" w:author="Max Lindmark" w:date="2020-05-06T14:01:00Z">
                    <w:rPr>
                      <w:rFonts w:ascii="Cambria Math" w:eastAsiaTheme="minorEastAsia" w:hAnsi="Cambria Math" w:cstheme="minorHAnsi"/>
                      <w:lang w:val="en-GB"/>
                    </w:rPr>
                    <m:t>i</m:t>
                  </w:ins>
                </m:r>
              </m:sub>
            </m:sSub>
          </m:e>
        </m:acc>
      </m:oMath>
      <w:ins w:id="583" w:author="Max Lindmark" w:date="2020-05-06T14:05:00Z">
        <w:r w:rsidR="00C67F1B" w:rsidRPr="00116910">
          <w:rPr>
            <w:rFonts w:eastAsiaTheme="minorEastAsia" w:cstheme="minorHAnsi"/>
            <w:iCs/>
            <w:lang w:val="en-GB"/>
          </w:rPr>
          <w:t>)</w:t>
        </w:r>
      </w:ins>
      <w:ins w:id="584" w:author="Max Lindmark" w:date="2020-05-06T14:00:00Z">
        <w:r w:rsidR="00623669" w:rsidRPr="00116910">
          <w:rPr>
            <w:rFonts w:eastAsiaTheme="minorEastAsia" w:cstheme="minorHAnsi"/>
            <w:iCs/>
            <w:lang w:val="en-GB"/>
          </w:rPr>
          <w:t xml:space="preserve"> </w:t>
        </w:r>
        <w:commentRangeEnd w:id="578"/>
        <w:r w:rsidR="00623669" w:rsidRPr="00116910">
          <w:rPr>
            <w:rStyle w:val="CommentReference"/>
          </w:rPr>
          <w:commentReference w:id="578"/>
        </w:r>
      </w:ins>
      <w:del w:id="585" w:author="Max Lindmark" w:date="2020-05-06T13:36:00Z">
        <w:r w:rsidR="00C174C0" w:rsidRPr="00116910" w:rsidDel="002003DB">
          <w:rPr>
            <w:rFonts w:eastAsiaTheme="minorEastAsia" w:cstheme="minorHAnsi"/>
            <w:iCs/>
            <w:lang w:val="en-GB"/>
          </w:rPr>
          <w:delText xml:space="preserve"> (</w:delText>
        </w:r>
      </w:del>
      <m:oMath>
        <m:sSub>
          <m:sSubPr>
            <m:ctrlPr>
              <w:del w:id="586" w:author="Max Lindmark" w:date="2020-05-06T13:36:00Z">
                <w:rPr>
                  <w:rFonts w:ascii="Cambria Math" w:hAnsi="Cambria Math" w:cstheme="minorHAnsi"/>
                  <w:i/>
                </w:rPr>
              </w:del>
            </m:ctrlPr>
          </m:sSubPr>
          <m:e>
            <m:r>
              <w:del w:id="587" w:author="Max Lindmark" w:date="2020-05-06T13:36:00Z">
                <w:rPr>
                  <w:rFonts w:ascii="Cambria Math" w:hAnsi="Cambria Math" w:cstheme="minorHAnsi"/>
                </w:rPr>
                <m:t>m</m:t>
              </w:del>
            </m:r>
          </m:e>
          <m:sub>
            <m:r>
              <w:del w:id="588" w:author="Max Lindmark" w:date="2020-05-06T13:36:00Z">
                <w:rPr>
                  <w:rFonts w:ascii="Cambria Math" w:hAnsi="Cambria Math" w:cstheme="minorHAnsi"/>
                </w:rPr>
                <m:t>i</m:t>
              </w:del>
            </m:r>
          </m:sub>
        </m:sSub>
        <m:r>
          <w:del w:id="589" w:author="Max Lindmark" w:date="2020-05-06T13:36:00Z">
            <w:rPr>
              <w:rFonts w:ascii="Cambria Math" w:eastAsiaTheme="minorEastAsia" w:hAnsi="Cambria Math" w:cstheme="minorHAnsi"/>
              <w:lang w:val="en-GB"/>
            </w:rPr>
            <m:t>=</m:t>
          </w:del>
        </m:r>
        <m:func>
          <m:funcPr>
            <m:ctrlPr>
              <w:del w:id="590" w:author="Max Lindmark" w:date="2020-05-06T13:36:00Z">
                <w:rPr>
                  <w:rFonts w:ascii="Cambria Math" w:eastAsiaTheme="minorEastAsia" w:hAnsi="Cambria Math" w:cstheme="minorHAnsi"/>
                  <w:i/>
                  <w:iCs/>
                  <w:lang w:val="en-GB"/>
                </w:rPr>
              </w:del>
            </m:ctrlPr>
          </m:funcPr>
          <m:fName>
            <m:r>
              <w:del w:id="591" w:author="Max Lindmark" w:date="2020-05-06T13:36:00Z">
                <m:rPr>
                  <m:sty m:val="p"/>
                </m:rPr>
                <w:rPr>
                  <w:rFonts w:ascii="Cambria Math" w:hAnsi="Cambria Math" w:cstheme="minorHAnsi"/>
                  <w:lang w:val="en-GB"/>
                </w:rPr>
                <m:t>ln</m:t>
              </w:del>
            </m:r>
          </m:fName>
          <m:e>
            <m:r>
              <w:del w:id="592" w:author="Max Lindmark" w:date="2020-05-06T13:36:00Z">
                <w:rPr>
                  <w:rFonts w:ascii="Cambria Math" w:eastAsiaTheme="minorEastAsia" w:hAnsi="Cambria Math" w:cstheme="minorHAnsi"/>
                  <w:lang w:val="en-GB"/>
                </w:rPr>
                <m:t>(</m:t>
              </w:del>
            </m:r>
            <m:sSub>
              <m:sSubPr>
                <m:ctrlPr>
                  <w:del w:id="593" w:author="Max Lindmark" w:date="2020-05-06T13:36:00Z">
                    <w:rPr>
                      <w:rFonts w:ascii="Cambria Math" w:hAnsi="Cambria Math" w:cstheme="minorHAnsi"/>
                      <w:i/>
                    </w:rPr>
                  </w:del>
                </m:ctrlPr>
              </m:sSubPr>
              <m:e>
                <m:r>
                  <w:del w:id="594" w:author="Max Lindmark" w:date="2020-05-06T13:36:00Z">
                    <w:rPr>
                      <w:rFonts w:ascii="Cambria Math" w:hAnsi="Cambria Math" w:cstheme="minorHAnsi"/>
                    </w:rPr>
                    <m:t>M</m:t>
                  </w:del>
                </m:r>
              </m:e>
              <m:sub>
                <m:r>
                  <w:del w:id="595" w:author="Max Lindmark" w:date="2020-05-06T13:36:00Z">
                    <w:rPr>
                      <w:rFonts w:ascii="Cambria Math" w:hAnsi="Cambria Math" w:cstheme="minorHAnsi"/>
                    </w:rPr>
                    <m:t>i</m:t>
                  </w:del>
                </m:r>
              </m:sub>
            </m:sSub>
          </m:e>
        </m:func>
        <m:r>
          <w:del w:id="596" w:author="Max Lindmark" w:date="2020-05-06T13:36:00Z">
            <w:rPr>
              <w:rFonts w:ascii="Cambria Math" w:eastAsiaTheme="minorEastAsia" w:hAnsi="Cambria Math" w:cstheme="minorHAnsi"/>
              <w:lang w:val="en-GB"/>
            </w:rPr>
            <m:t>)-</m:t>
          </w:del>
        </m:r>
        <m:acc>
          <m:accPr>
            <m:chr m:val="̅"/>
            <m:ctrlPr>
              <w:del w:id="597" w:author="Max Lindmark" w:date="2020-05-06T13:36:00Z">
                <w:rPr>
                  <w:rFonts w:ascii="Cambria Math" w:eastAsiaTheme="minorEastAsia" w:hAnsi="Cambria Math" w:cstheme="minorHAnsi"/>
                  <w:i/>
                  <w:iCs/>
                  <w:lang w:val="en-GB"/>
                </w:rPr>
              </w:del>
            </m:ctrlPr>
          </m:accPr>
          <m:e>
            <m:func>
              <m:funcPr>
                <m:ctrlPr>
                  <w:del w:id="598" w:author="Max Lindmark" w:date="2020-05-06T13:36:00Z">
                    <w:rPr>
                      <w:rFonts w:ascii="Cambria Math" w:eastAsiaTheme="minorEastAsia" w:hAnsi="Cambria Math" w:cstheme="minorHAnsi"/>
                      <w:i/>
                      <w:iCs/>
                      <w:lang w:val="en-GB"/>
                    </w:rPr>
                  </w:del>
                </m:ctrlPr>
              </m:funcPr>
              <m:fName>
                <m:r>
                  <w:del w:id="599" w:author="Max Lindmark" w:date="2020-05-06T13:36:00Z">
                    <m:rPr>
                      <m:sty m:val="p"/>
                    </m:rPr>
                    <w:rPr>
                      <w:rFonts w:ascii="Cambria Math" w:hAnsi="Cambria Math" w:cstheme="minorHAnsi"/>
                      <w:lang w:val="en-GB"/>
                    </w:rPr>
                    <m:t>ln</m:t>
                  </w:del>
                </m:r>
              </m:fName>
              <m:e>
                <m:r>
                  <w:del w:id="600" w:author="Max Lindmark" w:date="2020-05-06T13:36:00Z">
                    <w:rPr>
                      <w:rFonts w:ascii="Cambria Math" w:eastAsiaTheme="minorEastAsia" w:hAnsi="Cambria Math" w:cstheme="minorHAnsi"/>
                      <w:lang w:val="en-GB"/>
                    </w:rPr>
                    <m:t>(</m:t>
                  </w:del>
                </m:r>
                <m:sSub>
                  <m:sSubPr>
                    <m:ctrlPr>
                      <w:del w:id="601" w:author="Max Lindmark" w:date="2020-05-06T13:36:00Z">
                        <w:rPr>
                          <w:rFonts w:ascii="Cambria Math" w:hAnsi="Cambria Math" w:cstheme="minorHAnsi"/>
                          <w:i/>
                        </w:rPr>
                      </w:del>
                    </m:ctrlPr>
                  </m:sSubPr>
                  <m:e>
                    <m:r>
                      <w:del w:id="602" w:author="Max Lindmark" w:date="2020-05-06T13:36:00Z">
                        <w:rPr>
                          <w:rFonts w:ascii="Cambria Math" w:hAnsi="Cambria Math" w:cstheme="minorHAnsi"/>
                        </w:rPr>
                        <m:t>M</m:t>
                      </w:del>
                    </m:r>
                  </m:e>
                  <m:sub>
                    <m:r>
                      <w:del w:id="603" w:author="Max Lindmark" w:date="2020-05-06T13:36:00Z">
                        <w:rPr>
                          <w:rFonts w:ascii="Cambria Math" w:hAnsi="Cambria Math" w:cstheme="minorHAnsi"/>
                        </w:rPr>
                        <m:t>i</m:t>
                      </w:del>
                    </m:r>
                  </m:sub>
                </m:sSub>
              </m:e>
            </m:func>
            <m:r>
              <w:del w:id="604" w:author="Max Lindmark" w:date="2020-05-06T13:36:00Z">
                <w:rPr>
                  <w:rFonts w:ascii="Cambria Math" w:eastAsiaTheme="minorEastAsia" w:hAnsi="Cambria Math" w:cstheme="minorHAnsi"/>
                  <w:lang w:val="en-GB"/>
                </w:rPr>
                <m:t>)</m:t>
              </w:del>
            </m:r>
          </m:e>
        </m:acc>
      </m:oMath>
      <w:del w:id="605"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commentRangeEnd w:id="564"/>
      <w:r w:rsidR="002003DB" w:rsidRPr="00116910">
        <w:rPr>
          <w:rStyle w:val="CommentReference"/>
        </w:rPr>
        <w:commentReference w:id="564"/>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06" w:author="Max Lindmark" w:date="2020-05-06T14:27:00Z">
                <w:rPr>
                  <w:rFonts w:ascii="Cambria Math" w:hAnsi="Cambria Math" w:cstheme="minorHAnsi"/>
                </w:rPr>
                <m:t>t</m:t>
              </w:ins>
            </m:r>
            <m:r>
              <w:del w:id="607"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08"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ins w:id="609" w:author="Max Lindmark" w:date="2020-05-06T14:05:00Z">
        <w:r w:rsidR="003856E1" w:rsidRPr="00116910">
          <w:rPr>
            <w:rFonts w:eastAsiaTheme="minorEastAsia" w:cstheme="minorHAnsi"/>
            <w:lang w:val="en-GB"/>
            <w:rPrChange w:id="610" w:author="Max Lindmark" w:date="2020-05-06T14:07:00Z">
              <w:rPr>
                <w:rFonts w:eastAsiaTheme="minorEastAsia" w:cstheme="minorHAnsi"/>
                <w:color w:val="FF0000"/>
                <w:lang w:val="en-GB"/>
              </w:rPr>
            </w:rPrChange>
          </w:rPr>
          <w:t>the mid-point of the temperature in the environ</w:t>
        </w:r>
      </w:ins>
      <w:ins w:id="611" w:author="Max Lindmark" w:date="2020-05-06T14:06:00Z">
        <w:r w:rsidR="00116910" w:rsidRPr="00116910">
          <w:rPr>
            <w:rFonts w:eastAsiaTheme="minorEastAsia" w:cstheme="minorHAnsi"/>
            <w:lang w:val="en-GB"/>
            <w:rPrChange w:id="612" w:author="Max Lindmark" w:date="2020-05-06T14:07:00Z">
              <w:rPr>
                <w:rFonts w:eastAsiaTheme="minorEastAsia" w:cstheme="minorHAnsi"/>
                <w:color w:val="FF0000"/>
                <w:lang w:val="en-GB"/>
              </w:rPr>
            </w:rPrChange>
          </w:rPr>
          <w:t>men</w:t>
        </w:r>
        <w:r w:rsidR="003856E1" w:rsidRPr="00116910">
          <w:rPr>
            <w:rFonts w:eastAsiaTheme="minorEastAsia" w:cstheme="minorHAnsi"/>
            <w:lang w:val="en-GB"/>
            <w:rPrChange w:id="613" w:author="Max Lindmark" w:date="2020-05-06T14:07:00Z">
              <w:rPr>
                <w:rFonts w:eastAsiaTheme="minorEastAsia" w:cstheme="minorHAnsi"/>
                <w:color w:val="FF0000"/>
                <w:lang w:val="en-GB"/>
              </w:rPr>
            </w:rPrChange>
          </w:rPr>
          <w:t>t of species</w:t>
        </w:r>
      </w:ins>
      <w:ins w:id="614" w:author="Max Lindmark" w:date="2020-05-06T14:05:00Z">
        <w:r w:rsidR="003856E1" w:rsidRPr="00116910">
          <w:rPr>
            <w:rFonts w:eastAsiaTheme="minorEastAsia" w:cstheme="minorHAnsi"/>
            <w:lang w:val="en-GB"/>
            <w:rPrChange w:id="615" w:author="Max Lindmark" w:date="2020-05-06T14:07:00Z">
              <w:rPr>
                <w:rFonts w:eastAsiaTheme="minorEastAsia" w:cstheme="minorHAnsi"/>
                <w:color w:val="FF0000"/>
                <w:lang w:val="en-GB"/>
              </w:rPr>
            </w:rPrChange>
          </w:rPr>
          <w:t xml:space="preserve"> </w:t>
        </w:r>
      </w:ins>
      <m:oMath>
        <m:r>
          <w:ins w:id="616" w:author="Max Lindmark" w:date="2020-05-06T14:07:00Z">
            <w:rPr>
              <w:rFonts w:ascii="Cambria Math" w:eastAsiaTheme="minorEastAsia" w:hAnsi="Cambria Math" w:cstheme="minorHAnsi"/>
              <w:lang w:val="en-GB"/>
            </w:rPr>
            <m:t>j</m:t>
          </w:ins>
        </m:r>
      </m:oMath>
      <w:ins w:id="617" w:author="Max Lindmark" w:date="2020-05-06T14:07:00Z">
        <w:r w:rsidR="0053080A">
          <w:rPr>
            <w:rFonts w:eastAsiaTheme="minorEastAsia" w:cstheme="minorHAnsi"/>
            <w:lang w:val="en-GB"/>
          </w:rPr>
          <w:t xml:space="preserve"> </w:t>
        </w:r>
      </w:ins>
      <w:ins w:id="618" w:author="Max Lindmark" w:date="2020-05-06T14:05:00Z">
        <w:r w:rsidR="003856E1" w:rsidRPr="00116910">
          <w:rPr>
            <w:rFonts w:eastAsiaTheme="minorEastAsia" w:cstheme="minorHAnsi"/>
            <w:lang w:val="en-GB"/>
            <w:rPrChange w:id="619" w:author="Max Lindmark" w:date="2020-05-06T14:07:00Z">
              <w:rPr>
                <w:rFonts w:eastAsiaTheme="minorEastAsia" w:cstheme="minorHAnsi"/>
                <w:color w:val="FF0000"/>
                <w:lang w:val="en-GB"/>
              </w:rPr>
            </w:rPrChange>
          </w:rPr>
          <w:t xml:space="preserve">subtracted </w:t>
        </w:r>
      </w:ins>
      <w:ins w:id="620" w:author="Max Lindmark" w:date="2020-05-06T14:06:00Z">
        <w:r w:rsidR="00116910" w:rsidRPr="00116910">
          <w:rPr>
            <w:rFonts w:eastAsiaTheme="minorEastAsia" w:cstheme="minorHAnsi"/>
            <w:lang w:val="en-GB"/>
            <w:rPrChange w:id="621" w:author="Max Lindmark" w:date="2020-05-06T14:07:00Z">
              <w:rPr>
                <w:rFonts w:eastAsiaTheme="minorEastAsia" w:cstheme="minorHAnsi"/>
                <w:color w:val="FF0000"/>
                <w:lang w:val="en-GB"/>
              </w:rPr>
            </w:rPrChange>
          </w:rPr>
          <w:t>from</w:t>
        </w:r>
      </w:ins>
      <w:ins w:id="622" w:author="Max Lindmark" w:date="2020-05-06T14:05:00Z">
        <w:r w:rsidR="003856E1" w:rsidRPr="00116910">
          <w:rPr>
            <w:rFonts w:eastAsiaTheme="minorEastAsia" w:cstheme="minorHAnsi"/>
            <w:lang w:val="en-GB"/>
            <w:rPrChange w:id="623" w:author="Max Lindmark" w:date="2020-05-06T14:07:00Z">
              <w:rPr>
                <w:rFonts w:eastAsiaTheme="minorEastAsia" w:cstheme="minorHAnsi"/>
                <w:color w:val="FF0000"/>
                <w:lang w:val="en-GB"/>
              </w:rPr>
            </w:rPrChange>
          </w:rPr>
          <w:t xml:space="preserve"> the experimental temperature</w:t>
        </w:r>
      </w:ins>
      <w:del w:id="624"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25"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26" w:author="Max Lindmark" w:date="2020-05-06T14:27:00Z">
                <w:rPr>
                  <w:rFonts w:ascii="Cambria Math" w:hAnsi="Cambria Math" w:cstheme="minorHAnsi"/>
                </w:rPr>
                <m:t>t</m:t>
              </w:ins>
            </m:r>
            <m:r>
              <w:del w:id="627"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28"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29"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30" w:author="Max Lindmark" w:date="2020-05-06T14:30:00Z">
                <w:rPr>
                  <w:rFonts w:ascii="Cambria Math" w:hAnsi="Cambria Math" w:cstheme="minorHAnsi"/>
                </w:rPr>
                <m:t>i</m:t>
              </w:del>
            </m:r>
            <m:r>
              <w:del w:id="631" w:author="Max Lindmark" w:date="2020-05-06T14:08:00Z">
                <w:rPr>
                  <w:rFonts w:ascii="Cambria Math" w:hAnsi="Cambria Math" w:cstheme="minorHAnsi"/>
                  <w:lang w:val="en-GB"/>
                </w:rPr>
                <m:t>,</m:t>
              </w:del>
            </m:r>
            <m:r>
              <w:rPr>
                <w:rFonts w:ascii="Cambria Math" w:hAnsi="Cambria Math" w:cstheme="minorHAnsi"/>
              </w:rPr>
              <m:t>j</m:t>
            </m:r>
          </m:sub>
        </m:sSub>
      </m:oMath>
      <w:ins w:id="632" w:author="Max Lindmark" w:date="2020-05-06T14:07:00Z">
        <w:r w:rsidR="008B3A1B" w:rsidRPr="008B3A1B">
          <w:rPr>
            <w:rFonts w:eastAsiaTheme="minorEastAsia" w:cstheme="minorHAnsi"/>
            <w:lang w:val="en-US"/>
            <w:rPrChange w:id="633" w:author="Max Lindmark" w:date="2020-05-06T14:08:00Z">
              <w:rPr>
                <w:rFonts w:eastAsiaTheme="minorEastAsia" w:cstheme="minorHAnsi"/>
                <w:lang w:val="sv-SE"/>
              </w:rPr>
            </w:rPrChange>
          </w:rPr>
          <w:t>)</w:t>
        </w:r>
      </w:ins>
      <w:ins w:id="634" w:author="Max Lindmark" w:date="2020-05-06T14:09:00Z">
        <w:r w:rsidR="00EC70EE">
          <w:rPr>
            <w:rFonts w:eastAsiaTheme="minorEastAsia" w:cstheme="minorHAnsi"/>
            <w:iCs/>
            <w:lang w:val="en-GB"/>
          </w:rPr>
          <w:t xml:space="preserve">. This </w:t>
        </w:r>
      </w:ins>
      <w:ins w:id="635" w:author="Max Lindmark" w:date="2020-05-06T14:19:00Z">
        <w:r w:rsidR="0034439A">
          <w:rPr>
            <w:rFonts w:eastAsiaTheme="minorEastAsia" w:cstheme="minorHAnsi"/>
            <w:iCs/>
            <w:lang w:val="en-GB"/>
          </w:rPr>
          <w:t xml:space="preserve">rescaling is done to account for the differences across species in which </w:t>
        </w:r>
      </w:ins>
      <w:ins w:id="636" w:author="Max Lindmark" w:date="2020-05-06T14:08:00Z">
        <w:r w:rsidR="00DF5E96">
          <w:rPr>
            <w:rFonts w:eastAsiaTheme="minorEastAsia" w:cstheme="minorHAnsi"/>
            <w:iCs/>
            <w:lang w:val="en-GB"/>
          </w:rPr>
          <w:t>temperature</w:t>
        </w:r>
      </w:ins>
      <w:ins w:id="637" w:author="Max Lindmark" w:date="2020-05-06T14:19:00Z">
        <w:r w:rsidR="001B6974">
          <w:rPr>
            <w:rFonts w:eastAsiaTheme="minorEastAsia" w:cstheme="minorHAnsi"/>
            <w:iCs/>
            <w:lang w:val="en-GB"/>
          </w:rPr>
          <w:t xml:space="preserve">s the </w:t>
        </w:r>
      </w:ins>
      <w:ins w:id="638" w:author="Max Lindmark" w:date="2020-05-06T14:09:00Z">
        <w:r w:rsidR="00DF5E96">
          <w:rPr>
            <w:rFonts w:eastAsiaTheme="minorEastAsia" w:cstheme="minorHAnsi"/>
            <w:iCs/>
            <w:lang w:val="en-GB"/>
          </w:rPr>
          <w:t xml:space="preserve">experiments </w:t>
        </w:r>
      </w:ins>
      <w:ins w:id="639" w:author="Max Lindmark" w:date="2020-05-06T14:19:00Z">
        <w:r w:rsidR="001B6974">
          <w:rPr>
            <w:rFonts w:eastAsiaTheme="minorEastAsia" w:cstheme="minorHAnsi"/>
            <w:iCs/>
            <w:lang w:val="en-GB"/>
          </w:rPr>
          <w:t xml:space="preserve">where conducted in </w:t>
        </w:r>
      </w:ins>
      <w:ins w:id="640" w:author="Max Lindmark" w:date="2020-05-06T14:09:00Z">
        <w:r w:rsidR="00DF5E96">
          <w:rPr>
            <w:rFonts w:eastAsiaTheme="minorEastAsia" w:cstheme="minorHAnsi"/>
            <w:iCs/>
            <w:lang w:val="en-GB"/>
          </w:rPr>
          <w:t>relative to their peak temperature.</w:t>
        </w:r>
      </w:ins>
      <w:ins w:id="641" w:author="Max Lindmark" w:date="2020-05-06T14:20:00Z">
        <w:r w:rsidR="007B6C60">
          <w:rPr>
            <w:rFonts w:eastAsiaTheme="minorEastAsia" w:cstheme="minorHAnsi"/>
            <w:iCs/>
            <w:lang w:val="en-GB"/>
          </w:rPr>
          <w:t xml:space="preserve"> </w:t>
        </w:r>
      </w:ins>
      <w:del w:id="642" w:author="Max Lindmark" w:date="2020-05-06T14:08:00Z">
        <w:r w:rsidR="003B38E8" w:rsidRPr="00116910" w:rsidDel="00DF5E96">
          <w:rPr>
            <w:rFonts w:eastAsiaTheme="minorEastAsia" w:cstheme="minorHAnsi"/>
            <w:iCs/>
            <w:lang w:val="en-GB"/>
          </w:rPr>
          <w:delText xml:space="preserve">. </w:delText>
        </w:r>
      </w:del>
    </w:p>
    <w:p w14:paraId="7FF83BAD" w14:textId="25814768" w:rsidR="000F1792" w:rsidRDefault="00943109" w:rsidP="007B6C60">
      <w:pPr>
        <w:spacing w:line="480" w:lineRule="auto"/>
        <w:contextualSpacing/>
        <w:jc w:val="both"/>
        <w:rPr>
          <w:rFonts w:eastAsiaTheme="minorEastAsia" w:cstheme="minorHAnsi"/>
          <w:iCs/>
          <w:lang w:val="en-GB"/>
        </w:rPr>
        <w:pPrChange w:id="643" w:author="Max Lindmark" w:date="2020-05-06T14:20:00Z">
          <w:pPr>
            <w:spacing w:line="480" w:lineRule="auto"/>
            <w:ind w:firstLine="284"/>
            <w:contextualSpacing/>
            <w:jc w:val="both"/>
          </w:pPr>
        </w:pPrChange>
      </w:pPr>
      <w:del w:id="644"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45" w:author="Max Lindmark" w:date="2020-05-06T14:20:00Z">
            <w:rPr>
              <w:rFonts w:ascii="Cambria Math" w:eastAsiaTheme="minorEastAsia" w:hAnsi="Cambria Math" w:cstheme="minorHAnsi"/>
            </w:rPr>
            <m:t>j</m:t>
          </w:del>
        </m:r>
      </m:oMath>
      <w:del w:id="646"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47" w:author="Max Lindmark" w:date="2020-05-06T14:20:00Z">
            <m:rPr>
              <m:sty m:val="p"/>
            </m:rPr>
            <w:rPr>
              <w:rFonts w:ascii="Cambria Math" w:eastAsiaTheme="minorEastAsia" w:hAnsi="Cambria Math" w:cstheme="minorHAnsi"/>
              <w:lang w:val="en-GB"/>
            </w:rPr>
            <m:t>g</m:t>
          </w:del>
        </m:r>
      </m:oMath>
      <w:del w:id="648"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49" w:author="Max Lindmark" w:date="2020-05-06T14:20:00Z">
        <w:r w:rsidR="00036A70">
          <w:rPr>
            <w:rFonts w:eastAsiaTheme="minorEastAsia" w:cstheme="minorHAnsi"/>
            <w:iCs/>
            <w:lang w:val="en-GB"/>
          </w:rPr>
          <w:t xml:space="preserve">the relatively small consumption data set </w:t>
        </w:r>
      </w:ins>
      <w:del w:id="650"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lastRenderedPageBreak/>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w:t>
      </w:r>
      <w:del w:id="651"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652"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653"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654"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655" w:author="Max Lindmark" w:date="2020-05-06T14:28:00Z">
                <w:rPr>
                  <w:rFonts w:ascii="Cambria Math" w:hAnsi="Cambria Math" w:cstheme="minorHAnsi"/>
                </w:rPr>
                <m:t>t</m:t>
              </w:ins>
            </m:r>
            <m:r>
              <w:del w:id="656"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57"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658"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659" w:author="Max Lindmark" w:date="2020-05-06T14:22:00Z">
                <w:rPr>
                  <w:rFonts w:ascii="Cambria Math" w:hAnsi="Cambria Math" w:cstheme="minorHAnsi"/>
                  <w:bCs/>
                  <w:i/>
                  <w:iCs/>
                </w:rPr>
              </w:del>
            </m:ctrlPr>
          </m:sSubPr>
          <m:e>
            <m:r>
              <w:del w:id="660" w:author="Max Lindmark" w:date="2020-05-06T14:22:00Z">
                <w:rPr>
                  <w:rFonts w:ascii="Cambria Math" w:hAnsi="Cambria Math" w:cstheme="minorHAnsi"/>
                </w:rPr>
                <m:t>M</m:t>
              </w:del>
            </m:r>
          </m:e>
          <m:sub>
            <m:r>
              <w:del w:id="661" w:author="Max Lindmark" w:date="2020-05-06T14:22:00Z">
                <w:rPr>
                  <w:rFonts w:ascii="Cambria Math" w:hAnsi="Cambria Math" w:cstheme="minorHAnsi"/>
                </w:rPr>
                <m:t>i</m:t>
              </w:del>
            </m:r>
          </m:sub>
        </m:sSub>
      </m:oMath>
      <w:del w:id="662"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663"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664" w:author="Max Lindmark" w:date="2020-05-06T14:22:00Z">
        <w:r w:rsidR="00C10E44">
          <w:rPr>
            <w:rFonts w:cstheme="minorHAnsi"/>
            <w:bCs/>
            <w:lang w:val="en-GB"/>
          </w:rPr>
          <w:t xml:space="preserve">the </w:t>
        </w:r>
      </w:ins>
      <w:r w:rsidRPr="00972C7F">
        <w:rPr>
          <w:rFonts w:cstheme="minorHAnsi"/>
          <w:bCs/>
          <w:lang w:val="en-GB"/>
        </w:rPr>
        <w:t>intercept and slope</w:t>
      </w:r>
      <w:del w:id="665"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2C041619" w:rsidR="00716AB1" w:rsidRPr="00A439FF" w:rsidRDefault="0081422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666"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667"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668" w:author="Max Lindmark" w:date="2020-05-06T15:07:00Z">
              <w:r w:rsidR="005E23D0">
                <w:rPr>
                  <w:rFonts w:eastAsiaTheme="minorEastAsia" w:cstheme="minorHAnsi"/>
                  <w:lang w:val="sv-SE"/>
                </w:rPr>
                <w:t>9</w:t>
              </w:r>
            </w:ins>
            <w:del w:id="669"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8142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670"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671"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672"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73"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674" w:author="Max Lindmark" w:date="2020-05-06T15:07:00Z">
              <w:r w:rsidR="005E23D0">
                <w:rPr>
                  <w:rFonts w:eastAsiaTheme="minorEastAsia" w:cstheme="minorHAnsi"/>
                  <w:lang w:val="sv-SE"/>
                </w:rPr>
                <w:t>10</w:t>
              </w:r>
            </w:ins>
            <w:del w:id="675"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8142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676" w:author="Max Lindmark" w:date="2020-05-06T15:07:00Z">
              <w:r w:rsidR="005E23D0">
                <w:rPr>
                  <w:rFonts w:eastAsiaTheme="minorEastAsia" w:cstheme="minorHAnsi"/>
                  <w:lang w:val="sv-SE"/>
                </w:rPr>
                <w:t>1</w:t>
              </w:r>
            </w:ins>
            <w:del w:id="677"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38B18E6F"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ins w:id="678" w:author="Max Lindmark" w:date="2020-05-06T14:28:00Z">
                <w:rPr>
                  <w:rFonts w:ascii="Cambria Math" w:hAnsi="Cambria Math" w:cstheme="minorHAnsi"/>
                </w:rPr>
                <m:t>t</m:t>
              </w:ins>
            </m:r>
            <m:r>
              <w:del w:id="679"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80"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681"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del w:id="682"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683"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684" w:author="Max Lindmark" w:date="2020-05-06T14:29:00Z">
                <w:rPr>
                  <w:rFonts w:ascii="Cambria Math" w:hAnsi="Cambria Math" w:cstheme="minorHAnsi"/>
                </w:rPr>
                <m:t>T</m:t>
              </w:del>
            </m:r>
            <m:r>
              <w:ins w:id="685"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86"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687"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688" w:author="Max Lindmark" w:date="2020-05-06T14:30:00Z">
                <w:rPr>
                  <w:rFonts w:ascii="Cambria Math" w:hAnsi="Cambria Math" w:cstheme="minorHAnsi"/>
                </w:rPr>
                <m:t>i</m:t>
              </w:del>
            </m:r>
            <m:r>
              <w:del w:id="689" w:author="Max Lindmark" w:date="2020-05-06T14:25:00Z">
                <w:rPr>
                  <w:rFonts w:ascii="Cambria Math" w:hAnsi="Cambria Math" w:cstheme="minorHAnsi"/>
                  <w:lang w:val="en-GB"/>
                </w:rPr>
                <m:t>,</m:t>
              </w:del>
            </m:r>
            <m:r>
              <w:rPr>
                <w:rFonts w:ascii="Cambria Math" w:hAnsi="Cambria Math" w:cstheme="minorHAnsi"/>
              </w:rPr>
              <m:t>j</m:t>
            </m:r>
          </m:sub>
        </m:sSub>
      </m:oMath>
      <w:ins w:id="690" w:author="Max Lindmark" w:date="2020-05-06T14:24:00Z">
        <w:r w:rsidR="00B33E43" w:rsidRPr="00821A55">
          <w:rPr>
            <w:rFonts w:eastAsiaTheme="minorEastAsia" w:cstheme="minorHAnsi"/>
            <w:bCs/>
            <w:lang w:val="en-US"/>
            <w:rPrChange w:id="691" w:author="Max Lindmark" w:date="2020-05-06T14:24:00Z">
              <w:rPr>
                <w:rFonts w:eastAsiaTheme="minorEastAsia" w:cstheme="minorHAnsi"/>
                <w:bCs/>
                <w:lang w:val="sv-SE"/>
              </w:rPr>
            </w:rPrChange>
          </w:rPr>
          <w:t>)</w:t>
        </w:r>
      </w:ins>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92"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ins w:id="693" w:author="Max Lindmark" w:date="2020-05-06T15:05:00Z">
        <w:r w:rsidR="009E4B9C">
          <w:rPr>
            <w:rFonts w:eastAsiaTheme="minorEastAsia" w:cstheme="minorHAnsi"/>
            <w:iCs/>
            <w:lang w:val="en-GB"/>
          </w:rPr>
          <w:t xml:space="preserve"> mean-centred</w:t>
        </w:r>
      </w:ins>
      <w:r w:rsidRPr="00972C7F">
        <w:rPr>
          <w:rFonts w:eastAsiaTheme="minorEastAsia" w:cstheme="minorHAnsi"/>
          <w:iCs/>
          <w:lang w:val="en-GB"/>
        </w:rPr>
        <w:t xml:space="preserve"> natural log of the ratio between </w:t>
      </w:r>
      <w:r w:rsidRPr="004559BC">
        <w:rPr>
          <w:rFonts w:eastAsiaTheme="minorEastAsia" w:cstheme="minorHAnsi"/>
          <w:iCs/>
          <w:lang w:val="en-GB"/>
        </w:rPr>
        <w:t xml:space="preserve">mass and </w:t>
      </w:r>
      <w:del w:id="694"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ins w:id="695" w:author="Max Lindmark" w:date="2020-05-06T15:02:00Z">
        <w:r w:rsidR="00813868">
          <w:rPr>
            <w:rFonts w:eastAsiaTheme="minorEastAsia" w:cstheme="minorHAnsi"/>
            <w:iCs/>
            <w:lang w:val="en-GB"/>
          </w:rPr>
          <w:t xml:space="preserve">at maturation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96"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697"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698" w:author="Max Lindmark" w:date="2020-05-06T15:02:00Z">
                    <w:rPr>
                      <w:rFonts w:ascii="Cambria Math" w:eastAsiaTheme="minorEastAsia" w:hAnsi="Cambria Math" w:cstheme="minorHAnsi"/>
                    </w:rPr>
                    <m:t xml:space="preserve">mat, </m:t>
                  </w:ins>
                </m:r>
                <m:r>
                  <w:rPr>
                    <w:rFonts w:ascii="Cambria Math" w:eastAsiaTheme="minorEastAsia" w:hAnsi="Cambria Math" w:cstheme="minorHAnsi"/>
                  </w:rPr>
                  <m:t>i</m:t>
                </m:r>
                <m:r>
                  <w:del w:id="699"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00"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01" w:author="Max Lindmark" w:date="2020-05-06T15:05:00Z">
            <w:rPr>
              <w:rFonts w:ascii="Cambria Math" w:eastAsiaTheme="minorEastAsia" w:hAnsi="Cambria Math" w:cstheme="minorHAnsi"/>
            </w:rPr>
            <m:t>-</m:t>
          </w:ins>
        </m:r>
        <m:acc>
          <m:accPr>
            <m:chr m:val="̅"/>
            <m:ctrlPr>
              <w:ins w:id="702" w:author="Max Lindmark" w:date="2020-05-06T15:06:00Z">
                <w:rPr>
                  <w:rFonts w:ascii="Cambria Math" w:eastAsiaTheme="minorEastAsia" w:hAnsi="Cambria Math" w:cstheme="minorHAnsi"/>
                  <w:i/>
                  <w:iCs/>
                </w:rPr>
              </w:ins>
            </m:ctrlPr>
          </m:accPr>
          <m:e>
            <m:func>
              <m:funcPr>
                <m:ctrlPr>
                  <w:ins w:id="703" w:author="Max Lindmark" w:date="2020-05-06T15:06:00Z">
                    <w:rPr>
                      <w:rFonts w:ascii="Cambria Math" w:eastAsiaTheme="minorEastAsia" w:hAnsi="Cambria Math" w:cstheme="minorHAnsi"/>
                      <w:i/>
                      <w:iCs/>
                    </w:rPr>
                  </w:ins>
                </m:ctrlPr>
              </m:funcPr>
              <m:fName>
                <m:r>
                  <w:ins w:id="704" w:author="Max Lindmark" w:date="2020-05-06T15:06:00Z">
                    <m:rPr>
                      <m:sty m:val="p"/>
                    </m:rPr>
                    <w:rPr>
                      <w:rFonts w:ascii="Cambria Math" w:hAnsi="Cambria Math" w:cstheme="minorHAnsi"/>
                      <w:lang w:val="en-GB"/>
                    </w:rPr>
                    <m:t>ln</m:t>
                  </w:ins>
                </m:r>
              </m:fName>
              <m:e>
                <m:r>
                  <w:ins w:id="705" w:author="Max Lindmark" w:date="2020-05-06T15:06:00Z">
                    <w:rPr>
                      <w:rFonts w:ascii="Cambria Math" w:eastAsiaTheme="minorEastAsia" w:hAnsi="Cambria Math" w:cstheme="minorHAnsi"/>
                      <w:lang w:val="en-GB"/>
                    </w:rPr>
                    <m:t>(</m:t>
                  </w:ins>
                </m:r>
                <m:sSub>
                  <m:sSubPr>
                    <m:ctrlPr>
                      <w:ins w:id="706" w:author="Max Lindmark" w:date="2020-05-06T15:06:00Z">
                        <w:rPr>
                          <w:rFonts w:ascii="Cambria Math" w:eastAsiaTheme="minorEastAsia" w:hAnsi="Cambria Math" w:cstheme="minorHAnsi"/>
                          <w:i/>
                          <w:iCs/>
                        </w:rPr>
                      </w:ins>
                    </m:ctrlPr>
                  </m:sSubPr>
                  <m:e>
                    <m:r>
                      <w:ins w:id="707" w:author="Max Lindmark" w:date="2020-05-06T15:06:00Z">
                        <w:rPr>
                          <w:rFonts w:ascii="Cambria Math" w:eastAsiaTheme="minorEastAsia" w:hAnsi="Cambria Math" w:cstheme="minorHAnsi"/>
                        </w:rPr>
                        <m:t>M</m:t>
                      </w:ins>
                    </m:r>
                  </m:e>
                  <m:sub>
                    <m:r>
                      <w:ins w:id="708" w:author="Max Lindmark" w:date="2020-05-06T15:06:00Z">
                        <w:rPr>
                          <w:rFonts w:ascii="Cambria Math" w:eastAsiaTheme="minorEastAsia" w:hAnsi="Cambria Math" w:cstheme="minorHAnsi"/>
                        </w:rPr>
                        <m:t>ij</m:t>
                      </w:ins>
                    </m:r>
                  </m:sub>
                </m:sSub>
                <m:r>
                  <w:ins w:id="709" w:author="Max Lindmark" w:date="2020-05-06T15:06:00Z">
                    <w:rPr>
                      <w:rFonts w:ascii="Cambria Math" w:eastAsiaTheme="minorEastAsia" w:hAnsi="Cambria Math" w:cstheme="minorHAnsi"/>
                      <w:lang w:val="en-GB"/>
                    </w:rPr>
                    <m:t>/</m:t>
                  </w:ins>
                </m:r>
                <m:sSub>
                  <m:sSubPr>
                    <m:ctrlPr>
                      <w:ins w:id="710" w:author="Max Lindmark" w:date="2020-05-06T15:06:00Z">
                        <w:rPr>
                          <w:rFonts w:ascii="Cambria Math" w:eastAsiaTheme="minorEastAsia" w:hAnsi="Cambria Math" w:cstheme="minorHAnsi"/>
                          <w:i/>
                          <w:iCs/>
                        </w:rPr>
                      </w:ins>
                    </m:ctrlPr>
                  </m:sSubPr>
                  <m:e>
                    <m:r>
                      <w:ins w:id="711" w:author="Max Lindmark" w:date="2020-05-06T15:06:00Z">
                        <w:rPr>
                          <w:rFonts w:ascii="Cambria Math" w:eastAsiaTheme="minorEastAsia" w:hAnsi="Cambria Math" w:cstheme="minorHAnsi"/>
                        </w:rPr>
                        <m:t>M</m:t>
                      </w:ins>
                    </m:r>
                  </m:e>
                  <m:sub>
                    <m:r>
                      <w:ins w:id="712" w:author="Max Lindmark" w:date="2020-05-06T15:06:00Z">
                        <w:rPr>
                          <w:rFonts w:ascii="Cambria Math" w:eastAsiaTheme="minorEastAsia" w:hAnsi="Cambria Math" w:cstheme="minorHAnsi"/>
                        </w:rPr>
                        <m:t>mat, ij</m:t>
                      </w:ins>
                    </m:r>
                  </m:sub>
                </m:sSub>
                <m:r>
                  <w:ins w:id="713" w:author="Max Lindmark" w:date="2020-05-06T15:06:00Z">
                    <w:rPr>
                      <w:rFonts w:ascii="Cambria Math" w:eastAsiaTheme="minorEastAsia" w:hAnsi="Cambria Math" w:cstheme="minorHAnsi"/>
                      <w:lang w:val="en-GB"/>
                    </w:rPr>
                    <m:t>)</m:t>
                  </w:ins>
                </m:r>
              </m:e>
            </m:func>
          </m:e>
        </m:acc>
      </m:oMath>
      <w:ins w:id="714" w:author="Max Lindmark" w:date="2020-05-06T15:05:00Z">
        <w:r w:rsidR="009E4B9C" w:rsidRPr="009E4B9C">
          <w:rPr>
            <w:rFonts w:eastAsiaTheme="minorEastAsia" w:cstheme="minorHAnsi"/>
            <w:iCs/>
            <w:lang w:val="en-US"/>
            <w:rPrChange w:id="715" w:author="Max Lindmark" w:date="2020-05-06T15:05:00Z">
              <w:rPr>
                <w:rFonts w:eastAsiaTheme="minorEastAsia" w:cstheme="minorHAnsi"/>
                <w:iCs/>
                <w:lang w:val="sv-SE"/>
              </w:rPr>
            </w:rPrChange>
          </w:rPr>
          <w:t xml:space="preserve">. </w:t>
        </w:r>
      </w:ins>
      <w:del w:id="716"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17"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18"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19" w:author="Max Lindmark" w:date="2020-05-06T15:07:00Z">
        <w:r w:rsidR="008F1870">
          <w:rPr>
            <w:rFonts w:eastAsiaTheme="minorEastAsia" w:cstheme="minorHAnsi"/>
            <w:iCs/>
            <w:lang w:val="en-GB"/>
          </w:rPr>
          <w:t>1</w:t>
        </w:r>
      </w:ins>
      <w:del w:id="720"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21" w:author="Max Lindmark" w:date="2020-05-06T15:03:00Z">
        <w:r w:rsidR="00423A3D">
          <w:rPr>
            <w:rFonts w:cstheme="minorHAnsi"/>
            <w:bCs/>
            <w:lang w:val="en-GB"/>
          </w:rPr>
          <w:t>the model with a random intercept only</w:t>
        </w:r>
      </w:ins>
      <w:del w:id="722"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23" w:author="Max Lindmark" w:date="2020-05-06T15:03:00Z" w:name="move39669855"/>
      <w:moveFrom w:id="724" w:author="Max Lindmark" w:date="2020-05-06T15:03:00Z">
        <w:r w:rsidRPr="00972C7F" w:rsidDel="00423A3D">
          <w:rPr>
            <w:rFonts w:cstheme="minorHAnsi"/>
            <w:bCs/>
            <w:lang w:val="en-GB"/>
          </w:rPr>
          <w:t xml:space="preserv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moveFromRangeEnd w:id="723"/>
        <w:del w:id="725" w:author="Max Lindmark" w:date="2020-05-06T15:04:00Z">
          <w:r w:rsidRPr="004559BC" w:rsidDel="00423A3D">
            <w:rPr>
              <w:rFonts w:cstheme="minorHAnsi"/>
              <w:bCs/>
              <w:lang w:val="en-GB"/>
            </w:rPr>
            <w:delText xml:space="preserve"> (</w:delText>
          </w:r>
        </w:del>
        <w:ins w:id="726" w:author="Max Lindmark" w:date="2020-05-06T15:04:00Z">
          <w:r w:rsidR="00423A3D">
            <w:rPr>
              <w:rFonts w:cstheme="minorHAnsi"/>
              <w:bCs/>
              <w:lang w:val="en-GB"/>
            </w:rPr>
            <w:t xml:space="preserve"> (</w:t>
          </w:r>
        </w:ins>
        <w:r w:rsidRPr="004559BC">
          <w:rPr>
            <w:rFonts w:cstheme="minorHAnsi"/>
            <w:bCs/>
            <w:lang w:val="en-GB"/>
          </w:rPr>
          <w:t xml:space="preserve">i.e. </w:t>
        </w:r>
        <w:moveTo w:id="727" w:author="Max Lindmark" w:date="2020-05-06T15:03:00Z">
          <w:moveToRangeStart w:id="728" w:author="Max Lindmark" w:date="2020-05-06T15:03:00Z" w:name="move39669855"/>
          <m:oMath>
            <m:sSub>
              <m:sSubPr>
                <m:ctrlPr>
                  <w:rPr>
                    <w:rFonts w:ascii="Cambria Math" w:hAnsi="Cambria Math" w:cstheme="minorHAnsi"/>
                    <w:bCs/>
                    <w:i/>
                    <w:iCs/>
                  </w:rPr>
                </m:ctrlPr>
              </m:sSubPr>
              <m:e>
                <w:moveTo w:id="729" w:author="Max Lindmark" w:date="2020-05-06T15:03:00Z">
                  <m:r>
                    <w:rPr>
                      <w:rFonts w:ascii="Cambria Math" w:hAnsi="Cambria Math" w:cstheme="minorHAnsi"/>
                    </w:rPr>
                    <m:t>β</m:t>
                  </m:r>
                </w:moveTo>
              </m:e>
              <m:sub>
                <w:moveTo w:id="730" w:author="Max Lindmark" w:date="2020-05-06T15:03:00Z">
                  <m:r>
                    <w:rPr>
                      <w:rFonts w:ascii="Cambria Math" w:hAnsi="Cambria Math" w:cstheme="minorHAnsi"/>
                      <w:lang w:val="en-GB"/>
                    </w:rPr>
                    <m:t>1</m:t>
                  </m:r>
                </w:moveTo>
              </m:sub>
            </m:sSub>
          </m:oMath>
          <w:moveToRangeEnd w:id="728"/>
          <w:ins w:id="731" w:author="Max Lindmark" w:date="2020-05-06T15:04:00Z">
            <w:r w:rsidR="00423A3D" w:rsidRPr="00423A3D">
              <w:rPr>
                <w:rFonts w:eastAsiaTheme="minorEastAsia" w:cstheme="minorHAnsi"/>
                <w:bCs/>
                <w:iCs/>
                <w:lang w:val="en-US"/>
                <w:rPrChange w:id="732" w:author="Max Lindmark" w:date="2020-05-06T15:04:00Z">
                  <w:rPr>
                    <w:rFonts w:eastAsiaTheme="minorEastAsia" w:cstheme="minorHAnsi"/>
                    <w:bCs/>
                    <w:iCs/>
                    <w:lang w:val="sv-SE"/>
                  </w:rPr>
                </w:rPrChange>
              </w:rPr>
              <w:t xml:space="preserve"> </w:t>
            </w:r>
          </w:ins>
          <w:r w:rsidRPr="004559BC">
            <w:rPr>
              <w:rFonts w:cstheme="minorHAnsi"/>
              <w:bCs/>
              <w:lang w:val="en-GB"/>
            </w:rPr>
            <w:t xml:space="preserve">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del w:id="733" w:author="Max Lindmark" w:date="2020-05-06T15:06:00Z">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1B6B9B3D"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734"/>
      <w:r w:rsidRPr="00972C7F">
        <w:rPr>
          <w:rFonts w:eastAsiaTheme="minorEastAsia" w:cstheme="minorHAnsi"/>
          <w:lang w:val="en-GB"/>
        </w:rPr>
        <w:t>1</w:t>
      </w:r>
      <w:ins w:id="735" w:author="Max Lindmark" w:date="2020-04-23T14:40:00Z">
        <w:r w:rsidR="00334C80">
          <w:rPr>
            <w:rFonts w:eastAsiaTheme="minorEastAsia" w:cstheme="minorHAnsi"/>
            <w:lang w:val="en-GB"/>
          </w:rPr>
          <w:t>5</w:t>
        </w:r>
      </w:ins>
      <w:del w:id="736"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734"/>
      <w:r w:rsidR="00FA4577">
        <w:rPr>
          <w:rStyle w:val="CommentReference"/>
        </w:rPr>
        <w:commentReference w:id="734"/>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737" w:author="Max Lindmark" w:date="2020-04-23T14:39:00Z">
        <w:r w:rsidR="007152C3" w:rsidRPr="00972C7F" w:rsidDel="005A31D6">
          <w:rPr>
            <w:rFonts w:eastAsiaTheme="minorEastAsia" w:cstheme="minorHAnsi"/>
            <w:lang w:val="en-GB"/>
          </w:rPr>
          <w:delText xml:space="preserve">10000 </w:delText>
        </w:r>
      </w:del>
      <w:ins w:id="738"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lastRenderedPageBreak/>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739" w:author="Max Lindmark" w:date="2020-05-06T15:07:00Z">
        <w:r w:rsidR="007F49DE" w:rsidRPr="00972C7F" w:rsidDel="00CC3519">
          <w:rPr>
            <w:rFonts w:eastAsiaTheme="minorEastAsia" w:cstheme="minorHAnsi"/>
            <w:lang w:val="en-GB"/>
          </w:rPr>
          <w:delText xml:space="preserve">ensures </w:delText>
        </w:r>
      </w:del>
      <w:ins w:id="740" w:author="Max Lindmark" w:date="2020-05-06T15:07:00Z">
        <w:r w:rsidR="00CC3519">
          <w:rPr>
            <w:rFonts w:eastAsiaTheme="minorEastAsia" w:cstheme="minorHAnsi"/>
            <w:lang w:val="en-GB"/>
          </w:rPr>
          <w:t>suggests</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r w:rsidR="006F6994" w:rsidRPr="006F6994">
        <w:rPr>
          <w:i/>
          <w:iCs/>
          <w:lang w:val="en-GB"/>
        </w:rPr>
        <w:t>mcmcviz</w:t>
      </w:r>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2B5F0B8D" w:rsidR="00047884" w:rsidRPr="004559BC" w:rsidRDefault="00047884" w:rsidP="00B119E3">
      <w:pPr>
        <w:pageBreakBefore/>
        <w:tabs>
          <w:tab w:val="center" w:pos="4513"/>
        </w:tabs>
        <w:spacing w:line="480" w:lineRule="auto"/>
        <w:contextualSpacing/>
        <w:jc w:val="both"/>
        <w:rPr>
          <w:lang w:val="en-GB"/>
        </w:rPr>
      </w:pPr>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741" w:author="Max Lindmark" w:date="2020-05-06T15:09:00Z">
        <w:r w:rsidR="00481A0F">
          <w:rPr>
            <w:lang w:val="en-GB"/>
          </w:rPr>
          <w:t>(</w:t>
        </w:r>
        <w:r w:rsidR="00481A0F" w:rsidRPr="006B7D5F">
          <w:rPr>
            <w:lang w:val="en-GB"/>
          </w:rPr>
          <w:t>mean and standard deviation</w:t>
        </w:r>
        <w:r w:rsidR="00481A0F">
          <w:rPr>
            <w:lang w:val="en-GB"/>
          </w:rPr>
          <w:t>)</w:t>
        </w:r>
        <w:r w:rsidR="00481A0F">
          <w:rPr>
            <w:lang w:val="en-GB"/>
          </w:rPr>
          <w:t xml:space="preserve"> </w:t>
        </w:r>
      </w:ins>
      <w:r w:rsidR="003D29D8" w:rsidRPr="004559BC">
        <w:rPr>
          <w:lang w:val="en-GB"/>
        </w:rPr>
        <w:t xml:space="preserve">and </w:t>
      </w:r>
      <m:oMath>
        <m:r>
          <w:rPr>
            <w:rFonts w:ascii="Cambria Math" w:hAnsi="Cambria Math"/>
          </w:rPr>
          <m:t>U</m:t>
        </m:r>
      </m:oMath>
      <w:del w:id="742"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743" w:author="Max Lindmark" w:date="2020-05-06T15:09:00Z">
              <w:rPr>
                <w:highlight w:val="yellow"/>
                <w:lang w:val="en-GB"/>
              </w:rPr>
            </w:rPrChange>
          </w:rPr>
          <w:delText xml:space="preserve">with parameters mean and </w:delText>
        </w:r>
        <w:r w:rsidR="000B4E31" w:rsidRPr="00481A0F" w:rsidDel="00481A0F">
          <w:rPr>
            <w:lang w:val="en-GB"/>
            <w:rPrChange w:id="744"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745" w:author="Max Lindmark" w:date="2020-05-06T16:07:00Z">
        <w:r w:rsidR="0035796F">
          <w:rPr>
            <w:lang w:val="en-GB"/>
          </w:rPr>
          <w:t xml:space="preserve"> </w:t>
        </w:r>
        <w:r w:rsidR="0035796F">
          <w:rPr>
            <w:lang w:val="en-GB"/>
          </w:rPr>
          <w:t>(interval)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746"/>
            <w:r w:rsidRPr="00F70220">
              <w:rPr>
                <w:rFonts w:cstheme="minorHAnsi"/>
                <w:lang w:val="en-GB"/>
              </w:rPr>
              <w:t>growth, consumption and metabolism</w:t>
            </w:r>
            <w:r w:rsidR="00377669" w:rsidRPr="00F70220">
              <w:rPr>
                <w:rFonts w:cstheme="minorHAnsi"/>
                <w:lang w:val="en-GB"/>
              </w:rPr>
              <w:t xml:space="preserve"> </w:t>
            </w:r>
            <w:commentRangeEnd w:id="746"/>
            <w:r w:rsidR="00EA5CFC">
              <w:rPr>
                <w:rStyle w:val="CommentReference"/>
                <w:b w:val="0"/>
                <w:bCs w:val="0"/>
              </w:rPr>
              <w:commentReference w:id="746"/>
            </w:r>
            <w:r w:rsidR="00377669" w:rsidRPr="00F70220">
              <w:rPr>
                <w:rFonts w:cstheme="minorHAnsi"/>
                <w:lang w:val="en-GB"/>
              </w:rPr>
              <w:t xml:space="preserve">(Eqns. </w:t>
            </w:r>
            <w:ins w:id="747" w:author="Max Lindmark" w:date="2020-05-06T15:08:00Z">
              <w:r w:rsidR="00C55974">
                <w:rPr>
                  <w:rFonts w:cstheme="minorHAnsi"/>
                  <w:lang w:val="en-GB"/>
                </w:rPr>
                <w:t>3</w:t>
              </w:r>
            </w:ins>
            <w:del w:id="748" w:author="Max Lindmark" w:date="2020-05-06T15:08:00Z">
              <w:r w:rsidR="00377669" w:rsidRPr="00F70220" w:rsidDel="00C55974">
                <w:rPr>
                  <w:rFonts w:cstheme="minorHAnsi"/>
                  <w:lang w:val="en-GB"/>
                </w:rPr>
                <w:delText>6</w:delText>
              </w:r>
            </w:del>
            <w:r w:rsidR="00377669" w:rsidRPr="00F70220">
              <w:rPr>
                <w:rFonts w:cstheme="minorHAnsi"/>
                <w:lang w:val="en-GB"/>
              </w:rPr>
              <w:t>-</w:t>
            </w:r>
            <w:del w:id="749" w:author="Max Lindmark" w:date="2020-05-06T15:08:00Z">
              <w:r w:rsidR="00377669" w:rsidRPr="00F70220" w:rsidDel="00C55974">
                <w:rPr>
                  <w:rFonts w:cstheme="minorHAnsi"/>
                  <w:lang w:val="en-GB"/>
                </w:rPr>
                <w:delText>8</w:delText>
              </w:r>
            </w:del>
            <w:ins w:id="750"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751"/>
                <m:r>
                  <w:ins w:id="752" w:author="Max Lindmark" w:date="2020-04-23T17:11:00Z">
                    <w:rPr>
                      <w:rFonts w:ascii="Cambria Math" w:hAnsi="Cambria Math" w:cstheme="minorHAnsi"/>
                    </w:rPr>
                    <m:t>5</m:t>
                  </w:ins>
                </m:r>
                <w:commentRangeEnd w:id="751"/>
                <m:r>
                  <w:ins w:id="753" w:author="Max Lindmark" w:date="2020-04-23T17:11:00Z">
                    <m:rPr>
                      <m:sty m:val="p"/>
                    </m:rPr>
                    <w:rPr>
                      <w:rStyle w:val="CommentReference"/>
                    </w:rPr>
                    <w:commentReference w:id="751"/>
                  </w:ins>
                </m:r>
                <w:commentRangeStart w:id="754"/>
                <m:r>
                  <w:del w:id="755" w:author="Max Lindmark" w:date="2020-04-22T17:37:00Z">
                    <w:rPr>
                      <w:rFonts w:ascii="Cambria Math" w:hAnsi="Cambria Math" w:cstheme="minorHAnsi"/>
                    </w:rPr>
                    <m:t>0.5</m:t>
                  </w:del>
                </m:r>
                <w:commentRangeEnd w:id="754"/>
                <m:r>
                  <m:rPr>
                    <m:sty m:val="p"/>
                  </m:rPr>
                  <w:rPr>
                    <w:rStyle w:val="CommentReference"/>
                  </w:rPr>
                  <w:commentReference w:id="754"/>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756" w:author="Max Lindmark" w:date="2020-05-06T16:03:00Z">
              <w:r w:rsidRPr="007F0C50" w:rsidDel="00E6722A">
                <w:rPr>
                  <w:rFonts w:cstheme="minorHAnsi"/>
                </w:rPr>
                <w:delText>mass exponent</w:delText>
              </w:r>
            </w:del>
            <w:ins w:id="757" w:author="Max Lindmark" w:date="2020-05-06T16:03:00Z">
              <w:r w:rsidR="00E6722A">
                <w:rPr>
                  <w:rFonts w:cstheme="minorHAnsi"/>
                  <w:lang w:val="sv-SE"/>
                </w:rPr>
                <w:t>mass coefficient</w:t>
              </w:r>
            </w:ins>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758"/>
                <m:r>
                  <w:rPr>
                    <w:rFonts w:ascii="Cambria Math" w:hAnsi="Cambria Math" w:cstheme="minorHAnsi"/>
                  </w:rPr>
                  <m:t>(-0.25</m:t>
                </m:r>
                <w:commentRangeEnd w:id="758"/>
                <m:r>
                  <m:rPr>
                    <m:sty m:val="p"/>
                  </m:rPr>
                  <w:rPr>
                    <w:rStyle w:val="CommentReference"/>
                  </w:rPr>
                  <w:commentReference w:id="758"/>
                </m:r>
                <m:r>
                  <w:rPr>
                    <w:rFonts w:ascii="Cambria Math" w:hAnsi="Cambria Math" w:cstheme="minorHAnsi"/>
                  </w:rPr>
                  <m:t xml:space="preserve">, </m:t>
                </m:r>
                <m:r>
                  <w:del w:id="759" w:author="Max Lindmark" w:date="2020-04-22T17:39:00Z">
                    <w:rPr>
                      <w:rFonts w:ascii="Cambria Math" w:hAnsi="Cambria Math" w:cstheme="minorHAnsi"/>
                    </w:rPr>
                    <m:t>0</m:t>
                  </w:del>
                </m:r>
                <m:r>
                  <w:del w:id="760" w:author="Max Lindmark" w:date="2020-04-22T17:38:00Z">
                    <w:rPr>
                      <w:rFonts w:ascii="Cambria Math" w:hAnsi="Cambria Math" w:cstheme="minorHAnsi"/>
                    </w:rPr>
                    <m:t>. 5</m:t>
                  </w:del>
                </m:r>
                <m:r>
                  <w:ins w:id="761"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762"/>
            <w:del w:id="763" w:author="Max Lindmark" w:date="2020-05-06T16:03:00Z">
              <w:r w:rsidRPr="007F0C50" w:rsidDel="0083302E">
                <w:rPr>
                  <w:rFonts w:cstheme="minorHAnsi"/>
                </w:rPr>
                <w:delText xml:space="preserve">activation </w:delText>
              </w:r>
            </w:del>
            <w:ins w:id="764" w:author="Max Lindmark" w:date="2020-05-06T16:03:00Z">
              <w:r w:rsidR="0083302E">
                <w:rPr>
                  <w:rFonts w:cstheme="minorHAnsi"/>
                  <w:lang w:val="sv-SE"/>
                </w:rPr>
                <w:t>tem</w:t>
              </w:r>
              <w:r w:rsidR="0083302E">
                <w:rPr>
                  <w:rFonts w:cstheme="minorHAnsi"/>
                </w:rPr>
                <w:t>perature coeffi</w:t>
              </w:r>
              <w:r w:rsidR="0083302E">
                <w:rPr>
                  <w:rFonts w:cstheme="minorHAnsi"/>
                  <w:lang w:val="sv-SE"/>
                </w:rPr>
                <w:t>cient</w:t>
              </w:r>
            </w:ins>
            <w:del w:id="765" w:author="Max Lindmark" w:date="2020-05-06T16:03:00Z">
              <w:r w:rsidRPr="007F0C50" w:rsidDel="0083302E">
                <w:rPr>
                  <w:rFonts w:cstheme="minorHAnsi"/>
                </w:rPr>
                <w:delText>energy</w:delText>
              </w:r>
              <w:commentRangeEnd w:id="762"/>
              <w:r w:rsidR="000C4232" w:rsidDel="0083302E">
                <w:rPr>
                  <w:rStyle w:val="CommentReference"/>
                </w:rPr>
                <w:commentReference w:id="762"/>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766" w:author="Max Lindmark" w:date="2020-04-22T17:39:00Z">
                    <w:rPr>
                      <w:rFonts w:ascii="Cambria Math" w:hAnsi="Cambria Math" w:cstheme="minorHAnsi"/>
                    </w:rPr>
                    <m:t>0.5</m:t>
                  </w:del>
                </m:r>
                <m:r>
                  <w:ins w:id="767"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768" w:author="Max Lindmark" w:date="2020-04-22T17:39:00Z">
                    <w:rPr>
                      <w:rFonts w:ascii="Cambria Math" w:hAnsi="Cambria Math" w:cstheme="minorHAnsi"/>
                    </w:rPr>
                    <m:t>0.5</m:t>
                  </w:del>
                </m:r>
                <m:r>
                  <w:ins w:id="769"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770" w:author="Max Lindmark" w:date="2020-05-06T16:04:00Z">
              <w:r w:rsidR="00E6722A">
                <w:rPr>
                  <w:rFonts w:cstheme="minorHAnsi"/>
                  <w:lang w:val="sv-SE"/>
                </w:rPr>
                <w:t>mass coefficient</w:t>
              </w:r>
            </w:ins>
            <w:del w:id="771"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772"/>
            <w:del w:id="773" w:author="Max Lindmark" w:date="2020-05-06T16:04:00Z">
              <w:r w:rsidRPr="007F0C50" w:rsidDel="00E2212A">
                <w:rPr>
                  <w:rFonts w:cstheme="minorHAnsi"/>
                </w:rPr>
                <w:delText xml:space="preserve">activation </w:delText>
              </w:r>
              <w:commentRangeEnd w:id="772"/>
              <w:r w:rsidR="00093FA1" w:rsidDel="00E2212A">
                <w:rPr>
                  <w:rStyle w:val="CommentReference"/>
                </w:rPr>
                <w:commentReference w:id="772"/>
              </w:r>
              <w:r w:rsidRPr="007F0C50" w:rsidDel="00E2212A">
                <w:rPr>
                  <w:rFonts w:cstheme="minorHAnsi"/>
                </w:rPr>
                <w:delText xml:space="preserve">energy </w:delText>
              </w:r>
            </w:del>
            <w:ins w:id="774" w:author="Max Lindmark" w:date="2020-05-06T16:04:00Z">
              <w:r w:rsidR="00E2212A">
                <w:rPr>
                  <w:rFonts w:cstheme="minorHAnsi"/>
                  <w:lang w:val="sv-SE"/>
                </w:rPr>
                <w:t xml:space="preserve">temperature coefficient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commentRangeStart w:id="775"/>
            <w:del w:id="776" w:author="Max Lindmark" w:date="2020-05-06T15:07:00Z">
              <w:r w:rsidRPr="004559BC" w:rsidDel="00530238">
                <w:rPr>
                  <w:rFonts w:cstheme="minorHAnsi"/>
                  <w:lang w:val="en-GB"/>
                </w:rPr>
                <w:delText xml:space="preserve">Quadratic </w:delText>
              </w:r>
            </w:del>
            <w:ins w:id="777" w:author="Max Lindmark" w:date="2020-05-06T15:07:00Z">
              <w:r w:rsidR="00530238">
                <w:rPr>
                  <w:rFonts w:cstheme="minorHAnsi"/>
                  <w:lang w:val="en-GB"/>
                </w:rPr>
                <w:t>Polynom</w:t>
              </w:r>
            </w:ins>
            <w:ins w:id="778" w:author="Max Lindmark" w:date="2020-05-06T15:08:00Z">
              <w:r w:rsidR="00530238">
                <w:rPr>
                  <w:rFonts w:cstheme="minorHAnsi"/>
                  <w:lang w:val="en-GB"/>
                </w:rPr>
                <w:t>ial</w:t>
              </w:r>
            </w:ins>
            <w:ins w:id="779" w:author="Max Lindmark" w:date="2020-05-06T15:07:00Z">
              <w:r w:rsidR="00530238" w:rsidRPr="004559BC">
                <w:rPr>
                  <w:rFonts w:cstheme="minorHAnsi"/>
                  <w:lang w:val="en-GB"/>
                </w:rPr>
                <w:t xml:space="preserve"> </w:t>
              </w:r>
            </w:ins>
            <w:r w:rsidRPr="004559BC">
              <w:rPr>
                <w:rFonts w:cstheme="minorHAnsi"/>
                <w:lang w:val="en-GB"/>
              </w:rPr>
              <w:t>model</w:t>
            </w:r>
            <w:ins w:id="780" w:author="Max Lindmark" w:date="2020-05-06T15:08:00Z">
              <w:r w:rsidR="00B75EB2">
                <w:rPr>
                  <w:rFonts w:cstheme="minorHAnsi"/>
                  <w:lang w:val="en-GB"/>
                </w:rPr>
                <w:t>s</w:t>
              </w:r>
            </w:ins>
          </w:p>
          <w:p w14:paraId="73D56C3A" w14:textId="6F3AB3EA" w:rsidR="001C2C66" w:rsidRPr="004559BC" w:rsidDel="002C4E80" w:rsidRDefault="001C2C66" w:rsidP="002C4E80">
            <w:pPr>
              <w:spacing w:line="360" w:lineRule="auto"/>
              <w:contextualSpacing/>
              <w:jc w:val="both"/>
              <w:rPr>
                <w:del w:id="781" w:author="Max Lindmark" w:date="2020-05-06T15:08:00Z"/>
                <w:rFonts w:cstheme="minorHAnsi"/>
                <w:b w:val="0"/>
                <w:bCs w:val="0"/>
                <w:lang w:val="en-GB"/>
              </w:rPr>
              <w:pPrChange w:id="782" w:author="Max Lindmark" w:date="2020-05-06T15:08:00Z">
                <w:pPr>
                  <w:spacing w:line="360" w:lineRule="auto"/>
                  <w:contextualSpacing/>
                  <w:jc w:val="both"/>
                </w:pPr>
              </w:pPrChange>
            </w:pPr>
            <w:r w:rsidRPr="00972C7F">
              <w:rPr>
                <w:rFonts w:cstheme="minorHAnsi"/>
                <w:lang w:val="en-GB"/>
              </w:rPr>
              <w:t>for consumption</w:t>
            </w:r>
            <w:r w:rsidR="00100E9B" w:rsidRPr="004559BC">
              <w:rPr>
                <w:rFonts w:cstheme="minorHAnsi"/>
                <w:lang w:val="en-GB"/>
              </w:rPr>
              <w:t xml:space="preserve"> </w:t>
            </w:r>
            <w:del w:id="783"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784" w:author="Max Lindmark" w:date="2020-05-06T15:08:00Z">
              <w:r w:rsidR="0089750D" w:rsidRPr="007F0C50" w:rsidDel="00760C51">
                <w:rPr>
                  <w:rFonts w:cstheme="minorHAnsi"/>
                </w:rPr>
                <w:delText>9</w:delText>
              </w:r>
            </w:del>
            <w:ins w:id="785" w:author="Max Lindmark" w:date="2020-05-06T15:08:00Z">
              <w:r w:rsidR="00760C51">
                <w:rPr>
                  <w:rFonts w:cstheme="minorHAnsi"/>
                  <w:lang w:val="sv-SE"/>
                </w:rPr>
                <w:t>6</w:t>
              </w:r>
            </w:ins>
            <w:r w:rsidRPr="007F0C50">
              <w:rPr>
                <w:rFonts w:cstheme="minorHAnsi"/>
              </w:rPr>
              <w:t>-</w:t>
            </w:r>
            <w:del w:id="786" w:author="Max Lindmark" w:date="2020-05-06T15:08:00Z">
              <w:r w:rsidR="008E6B7A" w:rsidRPr="007F0C50" w:rsidDel="00760C51">
                <w:rPr>
                  <w:rFonts w:cstheme="minorHAnsi"/>
                </w:rPr>
                <w:delText>10</w:delText>
              </w:r>
            </w:del>
            <w:ins w:id="787" w:author="Max Lindmark" w:date="2020-05-06T15:08:00Z">
              <w:r w:rsidR="00760C51">
                <w:rPr>
                  <w:rFonts w:cstheme="minorHAnsi"/>
                  <w:lang w:val="sv-SE"/>
                </w:rPr>
                <w:t>8</w:t>
              </w:r>
            </w:ins>
            <w:r w:rsidRPr="007F0C50">
              <w:rPr>
                <w:rFonts w:cstheme="minorHAnsi"/>
              </w:rPr>
              <w:t>)</w:t>
            </w:r>
            <w:commentRangeEnd w:id="775"/>
            <w:r w:rsidR="00A90EE9">
              <w:rPr>
                <w:rStyle w:val="CommentReference"/>
                <w:b w:val="0"/>
                <w:bCs w:val="0"/>
              </w:rPr>
              <w:commentReference w:id="775"/>
            </w:r>
          </w:p>
        </w:tc>
        <w:tc>
          <w:tcPr>
            <w:tcW w:w="1309" w:type="dxa"/>
          </w:tcPr>
          <w:p w14:paraId="5350D1EF"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788"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789" w:author="Max Lindmark" w:date="2020-05-06T16:08:00Z"/>
                <w:rFonts w:cstheme="minorHAnsi"/>
              </w:rPr>
            </w:pPr>
          </w:p>
        </w:tc>
        <w:tc>
          <w:tcPr>
            <w:tcW w:w="1309" w:type="dxa"/>
          </w:tcPr>
          <w:p w14:paraId="465702EE" w14:textId="7BB59CA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0" w:author="Max Lindmark" w:date="2020-05-06T16:08:00Z"/>
                <w:rFonts w:ascii="Times New Roman" w:eastAsia="Times New Roman" w:hAnsi="Times New Roman" w:cs="Times New Roman"/>
              </w:rPr>
            </w:pPr>
            <m:oMathPara>
              <m:oMath>
                <m:sSub>
                  <m:sSubPr>
                    <m:ctrlPr>
                      <w:ins w:id="791" w:author="Max Lindmark" w:date="2020-05-06T16:08:00Z">
                        <w:rPr>
                          <w:rFonts w:ascii="Cambria Math" w:hAnsi="Cambria Math" w:cstheme="minorHAnsi"/>
                          <w:i/>
                        </w:rPr>
                      </w:ins>
                    </m:ctrlPr>
                  </m:sSubPr>
                  <m:e>
                    <m:r>
                      <w:ins w:id="792" w:author="Max Lindmark" w:date="2020-05-06T16:08:00Z">
                        <w:rPr>
                          <w:rFonts w:ascii="Cambria Math" w:hAnsi="Cambria Math" w:cstheme="minorHAnsi"/>
                        </w:rPr>
                        <m:t>γ</m:t>
                      </w:ins>
                    </m:r>
                  </m:e>
                  <m:sub>
                    <m:r>
                      <w:ins w:id="793"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4" w:author="Max Lindmark" w:date="2020-05-06T16:08:00Z"/>
                <w:rFonts w:cstheme="minorHAnsi"/>
              </w:rPr>
            </w:pPr>
            <w:ins w:id="795"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6" w:author="Max Lindmark" w:date="2020-05-06T16:08:00Z"/>
                <w:rFonts w:ascii="Times New Roman" w:eastAsia="Times New Roman" w:hAnsi="Times New Roman" w:cs="Times New Roman"/>
              </w:rPr>
            </w:pPr>
            <m:oMathPara>
              <m:oMath>
                <m:r>
                  <w:ins w:id="797"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798" w:author="Max Lindmark" w:date="2020-05-06T16:08:00Z">
                        <w:rPr>
                          <w:rFonts w:ascii="Cambria Math" w:hAnsi="Cambria Math" w:cstheme="minorHAnsi"/>
                          <w:i/>
                        </w:rPr>
                      </w:ins>
                    </m:ctrlPr>
                  </m:sSubPr>
                  <m:e>
                    <m:r>
                      <w:ins w:id="799" w:author="Max Lindmark" w:date="2020-05-06T16:08:00Z">
                        <w:rPr>
                          <w:rFonts w:ascii="Cambria Math" w:hAnsi="Cambria Math" w:cstheme="minorHAnsi"/>
                        </w:rPr>
                        <m:t>γ</m:t>
                      </w:ins>
                    </m:r>
                  </m:e>
                  <m:sub>
                    <m:r>
                      <w:ins w:id="800" w:author="Max Lindmark" w:date="2020-05-06T16:08:00Z">
                        <w:rPr>
                          <w:rFonts w:ascii="Cambria Math" w:hAnsi="Cambria Math" w:cstheme="minorHAnsi"/>
                        </w:rPr>
                        <m:t>4</m:t>
                      </w:ins>
                    </m:r>
                  </m:sub>
                </m:sSub>
                <m:sSub>
                  <m:sSubPr>
                    <m:ctrlPr>
                      <w:del w:id="801" w:author="Max Lindmark" w:date="2020-05-06T16:08:00Z">
                        <w:rPr>
                          <w:rFonts w:ascii="Cambria Math" w:hAnsi="Cambria Math" w:cstheme="minorHAnsi"/>
                          <w:i/>
                        </w:rPr>
                      </w:del>
                    </m:ctrlPr>
                  </m:sSubPr>
                  <m:e>
                    <m:r>
                      <w:del w:id="802" w:author="Max Lindmark" w:date="2020-05-06T16:08:00Z">
                        <w:rPr>
                          <w:rFonts w:ascii="Cambria Math" w:hAnsi="Cambria Math" w:cstheme="minorHAnsi"/>
                        </w:rPr>
                        <m:t>γ</m:t>
                      </w:del>
                    </m:r>
                  </m:e>
                  <m:sub>
                    <m:r>
                      <w:del w:id="803"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ins w:id="804" w:author="Max Lindmark" w:date="2020-05-06T16:08:00Z">
              <w:r>
                <w:rPr>
                  <w:rFonts w:cstheme="minorHAnsi"/>
                  <w:lang w:val="sv-SE"/>
                </w:rPr>
                <w:t>Cubic</w:t>
              </w:r>
              <w:r w:rsidRPr="007F0C50">
                <w:rPr>
                  <w:rFonts w:cstheme="minorHAnsi"/>
                </w:rPr>
                <w:t xml:space="preserve"> temperature coefficient</w:t>
              </w:r>
            </w:ins>
            <w:del w:id="805"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806" w:author="Max Lindmark" w:date="2020-05-06T16:08:00Z">
                    <w:rPr>
                      <w:rFonts w:ascii="Cambria Math" w:hAnsi="Cambria Math" w:cstheme="minorHAnsi"/>
                    </w:rPr>
                    <m:t>N(0, 5)</m:t>
                  </w:ins>
                </m:r>
                <m:r>
                  <w:del w:id="807"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commentRangeStart w:id="808"/>
            <w:r w:rsidRPr="00972C7F">
              <w:rPr>
                <w:rFonts w:cstheme="minorHAnsi"/>
                <w:lang w:val="en-GB"/>
              </w:rPr>
              <w:t xml:space="preserve">Linear </w:t>
            </w:r>
          </w:p>
          <w:p w14:paraId="527ACB5D" w14:textId="2DEADD79" w:rsidR="0035796F" w:rsidRPr="00972C7F" w:rsidRDefault="0035796F"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Pr="00972C7F">
              <w:rPr>
                <w:rFonts w:cstheme="minorHAnsi"/>
                <w:lang w:val="en-GB"/>
              </w:rPr>
              <w:t xml:space="preserve"> model</w:t>
            </w:r>
            <w:ins w:id="809"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810" w:author="Max Lindmark" w:date="2020-05-06T15:09:00Z">
              <w:r>
                <w:rPr>
                  <w:rFonts w:cstheme="minorHAnsi"/>
                  <w:lang w:val="en-GB"/>
                </w:rPr>
                <w:t>9</w:t>
              </w:r>
            </w:ins>
            <w:del w:id="811" w:author="Max Lindmark" w:date="2020-05-06T15:09:00Z">
              <w:r w:rsidRPr="00972C7F" w:rsidDel="00D5699E">
                <w:rPr>
                  <w:rFonts w:cstheme="minorHAnsi"/>
                  <w:lang w:val="en-GB"/>
                </w:rPr>
                <w:delText>1</w:delText>
              </w:r>
            </w:del>
            <w:r w:rsidRPr="00972C7F">
              <w:rPr>
                <w:rFonts w:cstheme="minorHAnsi"/>
                <w:lang w:val="en-GB"/>
              </w:rPr>
              <w:t>-</w:t>
            </w:r>
            <w:del w:id="812" w:author="Max Lindmark" w:date="2020-05-06T15:09:00Z">
              <w:r w:rsidRPr="00972C7F" w:rsidDel="00D5699E">
                <w:rPr>
                  <w:rFonts w:cstheme="minorHAnsi"/>
                  <w:lang w:val="en-GB"/>
                </w:rPr>
                <w:delText>3</w:delText>
              </w:r>
            </w:del>
            <w:ins w:id="813" w:author="Max Lindmark" w:date="2020-05-06T15:09:00Z">
              <w:r>
                <w:rPr>
                  <w:rFonts w:cstheme="minorHAnsi"/>
                  <w:lang w:val="en-GB"/>
                </w:rPr>
                <w:t>11</w:t>
              </w:r>
            </w:ins>
            <w:r w:rsidRPr="00972C7F">
              <w:rPr>
                <w:rFonts w:cstheme="minorHAnsi"/>
                <w:lang w:val="en-GB"/>
              </w:rPr>
              <w:t>)</w:t>
            </w:r>
            <w:commentRangeEnd w:id="808"/>
            <w:r>
              <w:rPr>
                <w:rStyle w:val="CommentReference"/>
                <w:b w:val="0"/>
                <w:bCs w:val="0"/>
              </w:rPr>
              <w:commentReference w:id="808"/>
            </w:r>
          </w:p>
        </w:tc>
        <w:tc>
          <w:tcPr>
            <w:tcW w:w="1309" w:type="dxa"/>
          </w:tcPr>
          <w:p w14:paraId="13FB610C" w14:textId="4E99414D"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commentRangeStart w:id="814"/>
      <w:r w:rsidRPr="00972C7F">
        <w:rPr>
          <w:rFonts w:cstheme="minorHAnsi"/>
          <w:b/>
          <w:lang w:val="en-GB"/>
        </w:rPr>
        <w:lastRenderedPageBreak/>
        <w:t>Results</w:t>
      </w:r>
      <w:commentRangeEnd w:id="814"/>
      <w:r w:rsidR="000B5D8C">
        <w:rPr>
          <w:rStyle w:val="CommentReference"/>
        </w:rPr>
        <w:commentReference w:id="814"/>
      </w:r>
    </w:p>
    <w:p w14:paraId="55FE34A9" w14:textId="79A50C71" w:rsidR="007059B2" w:rsidRPr="00310C9B" w:rsidRDefault="00324207" w:rsidP="000A32DD">
      <w:pPr>
        <w:spacing w:line="480" w:lineRule="auto"/>
        <w:contextualSpacing/>
        <w:jc w:val="both"/>
        <w:rPr>
          <w:lang w:val="en-GB"/>
        </w:rPr>
      </w:pPr>
      <w:r w:rsidRPr="00972C7F">
        <w:rPr>
          <w:rFonts w:eastAsiaTheme="minorEastAsia" w:cstheme="minorHAnsi"/>
          <w:lang w:val="en-GB"/>
        </w:rPr>
        <w:t>We fin</w:t>
      </w:r>
      <w:r w:rsidRPr="00310C9B">
        <w:rPr>
          <w:rFonts w:eastAsiaTheme="minorEastAsia" w:cstheme="minorHAnsi"/>
          <w:lang w:val="en-GB"/>
        </w:rPr>
        <w:t>d that the</w:t>
      </w:r>
      <w:r w:rsidR="00972477" w:rsidRPr="00310C9B">
        <w:rPr>
          <w:rFonts w:eastAsiaTheme="minorEastAsia" w:cstheme="minorHAnsi"/>
          <w:lang w:val="en-GB"/>
        </w:rPr>
        <w:t xml:space="preserve"> </w:t>
      </w:r>
      <w:r w:rsidR="00DF3321" w:rsidRPr="00310C9B">
        <w:rPr>
          <w:rFonts w:eastAsiaTheme="minorEastAsia" w:cstheme="minorHAnsi"/>
          <w:lang w:val="en-GB"/>
        </w:rPr>
        <w:t>global</w:t>
      </w:r>
      <w:r w:rsidR="00972477" w:rsidRPr="00310C9B">
        <w:rPr>
          <w:rFonts w:eastAsiaTheme="minorEastAsia" w:cstheme="minorHAnsi"/>
          <w:lang w:val="en-GB"/>
        </w:rPr>
        <w:t xml:space="preserve"> intraspecific</w:t>
      </w:r>
      <w:r w:rsidRPr="00310C9B">
        <w:rPr>
          <w:rFonts w:eastAsiaTheme="minorEastAsia" w:cstheme="minorHAnsi"/>
          <w:lang w:val="en-GB"/>
        </w:rPr>
        <w:t xml:space="preserve"> scaling </w:t>
      </w:r>
      <w:r w:rsidR="009B3967" w:rsidRPr="00310C9B">
        <w:rPr>
          <w:rFonts w:eastAsiaTheme="minorEastAsia" w:cstheme="minorHAnsi"/>
          <w:lang w:val="en-GB"/>
        </w:rPr>
        <w:t xml:space="preserve">of </w:t>
      </w:r>
      <w:r w:rsidR="00856ABF" w:rsidRPr="00310C9B">
        <w:rPr>
          <w:rFonts w:eastAsiaTheme="minorEastAsia" w:cstheme="minorHAnsi"/>
          <w:lang w:val="en-GB"/>
        </w:rPr>
        <w:t xml:space="preserve">whole-organism </w:t>
      </w:r>
      <w:r w:rsidR="009B3967" w:rsidRPr="00310C9B">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310C9B">
        <w:rPr>
          <w:rFonts w:eastAsiaTheme="minorEastAsia" w:cstheme="minorHAnsi"/>
          <w:lang w:val="en-GB"/>
        </w:rPr>
        <w:t xml:space="preserve">, and consumption rate </w:t>
      </w:r>
      <w:r w:rsidR="0003722E" w:rsidRPr="00310C9B">
        <w:rPr>
          <w:rFonts w:eastAsiaTheme="minorEastAsia" w:cstheme="minorHAnsi"/>
          <w:lang w:val="en-GB"/>
        </w:rPr>
        <w:t xml:space="preserve">at temperatures below optimum </w:t>
      </w:r>
      <w:r w:rsidR="00F27B61" w:rsidRPr="00310C9B">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310C9B">
        <w:rPr>
          <w:rFonts w:eastAsiaTheme="minorEastAsia" w:cstheme="minorHAnsi"/>
          <w:lang w:val="en-GB"/>
        </w:rPr>
        <w:t xml:space="preserve"> (Fig. </w:t>
      </w:r>
      <w:r w:rsidR="00960690" w:rsidRPr="00310C9B">
        <w:rPr>
          <w:rFonts w:eastAsiaTheme="minorEastAsia" w:cstheme="minorHAnsi"/>
          <w:lang w:val="en-GB"/>
        </w:rPr>
        <w:t>1</w:t>
      </w:r>
      <w:r w:rsidR="00A333BC" w:rsidRPr="00310C9B">
        <w:rPr>
          <w:rFonts w:eastAsiaTheme="minorEastAsia" w:cstheme="minorHAnsi"/>
          <w:lang w:val="en-GB"/>
        </w:rPr>
        <w:t>)</w:t>
      </w:r>
      <w:r w:rsidR="0011107C" w:rsidRPr="00310C9B">
        <w:rPr>
          <w:rFonts w:eastAsiaTheme="minorEastAsia" w:cstheme="minorHAnsi"/>
          <w:lang w:val="en-GB"/>
        </w:rPr>
        <w:t xml:space="preserve">. </w:t>
      </w:r>
      <w:r w:rsidR="00DE2220" w:rsidRPr="00310C9B">
        <w:rPr>
          <w:rFonts w:eastAsiaTheme="minorEastAsia" w:cstheme="minorHAnsi"/>
          <w:lang w:val="en-GB"/>
        </w:rPr>
        <w:t xml:space="preserve">In the models </w:t>
      </w:r>
      <w:del w:id="815" w:author="Max Lindmark" w:date="2020-05-06T16:10:00Z">
        <w:r w:rsidR="00DE2220" w:rsidRPr="00310C9B" w:rsidDel="00383E12">
          <w:rPr>
            <w:rFonts w:eastAsiaTheme="minorEastAsia" w:cstheme="minorHAnsi"/>
            <w:lang w:val="en-GB"/>
          </w:rPr>
          <w:delText>o</w:delText>
        </w:r>
      </w:del>
      <w:r w:rsidR="00DE2220" w:rsidRPr="00310C9B">
        <w:rPr>
          <w:rFonts w:eastAsiaTheme="minorEastAsia" w:cstheme="minorHAnsi"/>
          <w:lang w:val="en-GB"/>
        </w:rPr>
        <w:t>f</w:t>
      </w:r>
      <w:ins w:id="816" w:author="Max Lindmark" w:date="2020-05-06T16:10:00Z">
        <w:r w:rsidR="00383E12" w:rsidRPr="00310C9B">
          <w:rPr>
            <w:rFonts w:eastAsiaTheme="minorEastAsia" w:cstheme="minorHAnsi"/>
            <w:lang w:val="en-GB"/>
          </w:rPr>
          <w:t>or</w:t>
        </w:r>
      </w:ins>
      <w:r w:rsidR="00DE2220" w:rsidRPr="00310C9B">
        <w:rPr>
          <w:rFonts w:eastAsiaTheme="minorEastAsia" w:cstheme="minorHAnsi"/>
          <w:lang w:val="en-GB"/>
        </w:rPr>
        <w:t xml:space="preserve"> consumption</w:t>
      </w:r>
      <w:ins w:id="817" w:author="Max Lindmark" w:date="2020-05-06T16:10:00Z">
        <w:r w:rsidR="00383E12" w:rsidRPr="00310C9B">
          <w:rPr>
            <w:rFonts w:eastAsiaTheme="minorEastAsia" w:cstheme="minorHAnsi"/>
            <w:lang w:val="en-GB"/>
          </w:rPr>
          <w:t xml:space="preserve"> rate</w:t>
        </w:r>
      </w:ins>
      <w:r w:rsidR="00DE2220" w:rsidRPr="00310C9B">
        <w:rPr>
          <w:rFonts w:eastAsiaTheme="minorEastAsia" w:cstheme="minorHAnsi"/>
          <w:lang w:val="en-GB"/>
        </w:rPr>
        <w:t xml:space="preserve">, all coefficients vary by species </w:t>
      </w:r>
      <w:r w:rsidR="006B16CC" w:rsidRPr="00310C9B">
        <w:rPr>
          <w:rFonts w:eastAsiaTheme="minorEastAsia" w:cstheme="minorHAnsi"/>
          <w:lang w:val="en-GB"/>
        </w:rPr>
        <w:t xml:space="preserve">(M5) </w:t>
      </w:r>
      <w:r w:rsidR="00DE2220" w:rsidRPr="00310C9B">
        <w:rPr>
          <w:rFonts w:eastAsiaTheme="minorEastAsia" w:cstheme="minorHAnsi"/>
          <w:lang w:val="en-GB"/>
        </w:rPr>
        <w:t>whereas for metabolism, all but the interaction coefficient vary by species</w:t>
      </w:r>
      <w:r w:rsidR="006B16CC" w:rsidRPr="00310C9B">
        <w:rPr>
          <w:rFonts w:eastAsiaTheme="minorEastAsia" w:cstheme="minorHAnsi"/>
          <w:lang w:val="en-GB"/>
        </w:rPr>
        <w:t xml:space="preserve"> (M2)</w:t>
      </w:r>
      <w:r w:rsidR="00DE2220" w:rsidRPr="00310C9B">
        <w:rPr>
          <w:rFonts w:eastAsiaTheme="minorEastAsia" w:cstheme="minorHAnsi"/>
          <w:lang w:val="en-GB"/>
        </w:rPr>
        <w:t xml:space="preserve"> (Table 2).</w:t>
      </w:r>
      <w:r w:rsidR="00625350" w:rsidRPr="00310C9B">
        <w:rPr>
          <w:rFonts w:eastAsiaTheme="minorEastAsia" w:cstheme="minorHAnsi"/>
          <w:lang w:val="en-GB"/>
        </w:rPr>
        <w:t xml:space="preserve"> </w:t>
      </w:r>
      <w:r w:rsidR="00097348" w:rsidRPr="00310C9B">
        <w:rPr>
          <w:rFonts w:eastAsiaTheme="minorEastAsia" w:cstheme="minorHAnsi"/>
          <w:lang w:val="en-GB"/>
        </w:rPr>
        <w:t>M</w:t>
      </w:r>
      <w:r w:rsidR="009C3971" w:rsidRPr="00310C9B">
        <w:rPr>
          <w:rFonts w:eastAsiaTheme="minorEastAsia" w:cstheme="minorHAnsi"/>
          <w:lang w:val="en-GB"/>
        </w:rPr>
        <w:t>etabolic rate scales with</w:t>
      </w:r>
      <w:r w:rsidR="007C5133" w:rsidRPr="00310C9B">
        <w:rPr>
          <w:rFonts w:eastAsiaTheme="minorEastAsia" w:cstheme="minorHAnsi"/>
          <w:lang w:val="en-GB"/>
        </w:rPr>
        <w:t xml:space="preserve"> a </w:t>
      </w:r>
      <w:r w:rsidR="00851376" w:rsidRPr="00310C9B">
        <w:rPr>
          <w:rFonts w:eastAsiaTheme="minorEastAsia" w:cstheme="minorHAnsi"/>
          <w:lang w:val="en-GB"/>
        </w:rPr>
        <w:t xml:space="preserve">slightly </w:t>
      </w:r>
      <w:r w:rsidR="007C5133" w:rsidRPr="00310C9B">
        <w:rPr>
          <w:rFonts w:eastAsiaTheme="minorEastAsia" w:cstheme="minorHAnsi"/>
          <w:lang w:val="en-GB"/>
        </w:rPr>
        <w:t xml:space="preserve">larger mass-scaling exponent </w:t>
      </w:r>
      <w:r w:rsidR="004138D7" w:rsidRPr="00310C9B">
        <w:rPr>
          <w:rFonts w:eastAsiaTheme="minorEastAsia" w:cstheme="minorHAnsi"/>
          <w:lang w:val="en-GB"/>
        </w:rPr>
        <w:t>(</w:t>
      </w:r>
      <w:r w:rsidR="00573487" w:rsidRPr="00310C9B">
        <w:rPr>
          <w:rFonts w:eastAsiaTheme="minorEastAsia" w:cstheme="minorHAnsi"/>
          <w:lang w:val="en-GB"/>
        </w:rPr>
        <w:t>0.</w:t>
      </w:r>
      <w:r w:rsidR="002D3839" w:rsidRPr="00310C9B">
        <w:rPr>
          <w:rFonts w:eastAsiaTheme="minorEastAsia" w:cstheme="minorHAnsi"/>
          <w:lang w:val="en-GB"/>
        </w:rPr>
        <w:t>77</w:t>
      </w:r>
      <w:r w:rsidR="00844C79" w:rsidRPr="00310C9B">
        <w:rPr>
          <w:rFonts w:eastAsiaTheme="minorEastAsia" w:cstheme="minorHAnsi"/>
          <w:lang w:val="en-GB"/>
        </w:rPr>
        <w:t xml:space="preserve"> [</w:t>
      </w:r>
      <w:r w:rsidR="00573487" w:rsidRPr="00310C9B">
        <w:rPr>
          <w:rFonts w:eastAsiaTheme="minorEastAsia" w:cstheme="minorHAnsi"/>
          <w:lang w:val="en-GB"/>
        </w:rPr>
        <w:t>0.7, 0.8</w:t>
      </w:r>
      <w:r w:rsidR="001C01BE" w:rsidRPr="00310C9B">
        <w:rPr>
          <w:rFonts w:eastAsiaTheme="minorEastAsia" w:cstheme="minorHAnsi"/>
          <w:lang w:val="en-GB"/>
        </w:rPr>
        <w:t>3</w:t>
      </w:r>
      <w:r w:rsidR="004138D7" w:rsidRPr="00310C9B">
        <w:rPr>
          <w:rFonts w:eastAsiaTheme="minorEastAsia" w:cstheme="minorHAnsi"/>
          <w:lang w:val="en-GB"/>
        </w:rPr>
        <w:t xml:space="preserve">]) </w:t>
      </w:r>
      <w:r w:rsidR="007C5133" w:rsidRPr="00310C9B">
        <w:rPr>
          <w:rFonts w:eastAsiaTheme="minorEastAsia" w:cstheme="minorHAnsi"/>
          <w:lang w:val="en-GB"/>
        </w:rPr>
        <w:t xml:space="preserve">than maximum consumption </w:t>
      </w:r>
      <w:r w:rsidR="00756075" w:rsidRPr="00310C9B">
        <w:rPr>
          <w:rFonts w:eastAsiaTheme="minorEastAsia" w:cstheme="minorHAnsi"/>
          <w:lang w:val="en-GB"/>
        </w:rPr>
        <w:t>(</w:t>
      </w:r>
      <w:r w:rsidR="00573487" w:rsidRPr="00310C9B">
        <w:rPr>
          <w:rFonts w:eastAsiaTheme="minorEastAsia" w:cstheme="minorHAnsi"/>
          <w:lang w:val="en-GB"/>
        </w:rPr>
        <w:t>0.64</w:t>
      </w:r>
      <w:r w:rsidR="002359BC" w:rsidRPr="00310C9B">
        <w:rPr>
          <w:rFonts w:eastAsiaTheme="minorEastAsia" w:cstheme="minorHAnsi"/>
          <w:lang w:val="en-GB"/>
        </w:rPr>
        <w:t xml:space="preserve"> </w:t>
      </w:r>
      <w:r w:rsidR="00573487" w:rsidRPr="00310C9B">
        <w:rPr>
          <w:rFonts w:eastAsiaTheme="minorEastAsia" w:cstheme="minorHAnsi"/>
          <w:lang w:val="en-GB"/>
        </w:rPr>
        <w:t>[0.56, 0.73</w:t>
      </w:r>
      <m:oMath>
        <m:r>
          <w:rPr>
            <w:rFonts w:ascii="Cambria Math" w:eastAsiaTheme="minorEastAsia" w:hAnsi="Cambria Math" w:cstheme="minorHAnsi"/>
            <w:lang w:val="en-GB"/>
          </w:rPr>
          <m:t>]</m:t>
        </m:r>
      </m:oMath>
      <w:r w:rsidR="00756075" w:rsidRPr="00310C9B">
        <w:rPr>
          <w:rFonts w:eastAsiaTheme="minorEastAsia" w:cstheme="minorHAnsi"/>
          <w:lang w:val="en-GB"/>
        </w:rPr>
        <w:t>)</w:t>
      </w:r>
      <w:r w:rsidR="00106423" w:rsidRPr="00310C9B">
        <w:rPr>
          <w:rFonts w:eastAsiaTheme="minorEastAsia" w:cstheme="minorHAnsi"/>
          <w:lang w:val="en-GB"/>
        </w:rPr>
        <w:t>, inferred from</w:t>
      </w:r>
      <w:r w:rsidR="00357A9D" w:rsidRPr="00310C9B">
        <w:rPr>
          <w:rFonts w:eastAsiaTheme="minorEastAsia" w:cstheme="minorHAnsi"/>
          <w:lang w:val="en-GB"/>
        </w:rPr>
        <w:t xml:space="preserve"> </w:t>
      </w:r>
      <w:r w:rsidR="004F78EB" w:rsidRPr="00310C9B">
        <w:rPr>
          <w:rFonts w:eastAsiaTheme="minorEastAsia" w:cstheme="minorHAnsi"/>
          <w:lang w:val="en-GB"/>
        </w:rPr>
        <w:t>the only slightl</w:t>
      </w:r>
      <w:r w:rsidR="0039634C" w:rsidRPr="00310C9B">
        <w:rPr>
          <w:rFonts w:eastAsiaTheme="minorEastAsia" w:cstheme="minorHAnsi"/>
          <w:lang w:val="en-GB"/>
        </w:rPr>
        <w:t>y</w:t>
      </w:r>
      <w:r w:rsidR="00106423" w:rsidRPr="00310C9B">
        <w:rPr>
          <w:rFonts w:eastAsiaTheme="minorEastAsia" w:cstheme="minorHAnsi"/>
          <w:lang w:val="en-GB"/>
        </w:rPr>
        <w:t xml:space="preserve"> overlapping </w:t>
      </w:r>
      <w:r w:rsidR="00C1632C" w:rsidRPr="00310C9B">
        <w:rPr>
          <w:rFonts w:eastAsiaTheme="minorEastAsia" w:cstheme="minorHAnsi"/>
          <w:lang w:val="en-GB"/>
        </w:rPr>
        <w:t xml:space="preserve">Bayesian 95% </w:t>
      </w:r>
      <w:r w:rsidR="00106423" w:rsidRPr="00310C9B">
        <w:rPr>
          <w:rFonts w:eastAsiaTheme="minorEastAsia" w:cstheme="minorHAnsi"/>
          <w:lang w:val="en-GB"/>
        </w:rPr>
        <w:t>credible intervals</w:t>
      </w:r>
      <w:r w:rsidR="00C1632C" w:rsidRPr="00310C9B">
        <w:rPr>
          <w:rFonts w:eastAsiaTheme="minorEastAsia" w:cstheme="minorHAnsi"/>
          <w:lang w:val="en-GB"/>
        </w:rPr>
        <w:t xml:space="preserve"> (indicate</w:t>
      </w:r>
      <w:r w:rsidR="00C02BA2" w:rsidRPr="00310C9B">
        <w:rPr>
          <w:rFonts w:eastAsiaTheme="minorEastAsia" w:cstheme="minorHAnsi"/>
          <w:lang w:val="en-GB"/>
        </w:rPr>
        <w:t>d</w:t>
      </w:r>
      <w:r w:rsidR="00C1632C" w:rsidRPr="00310C9B">
        <w:rPr>
          <w:rFonts w:eastAsiaTheme="minorEastAsia" w:cstheme="minorHAnsi"/>
          <w:lang w:val="en-GB"/>
        </w:rPr>
        <w:t xml:space="preserve"> </w:t>
      </w:r>
      <w:r w:rsidR="00C02BA2" w:rsidRPr="00310C9B">
        <w:rPr>
          <w:rFonts w:eastAsiaTheme="minorEastAsia" w:cstheme="minorHAnsi"/>
          <w:lang w:val="en-GB"/>
        </w:rPr>
        <w:t xml:space="preserve">in </w:t>
      </w:r>
      <w:r w:rsidR="00C1632C" w:rsidRPr="00310C9B">
        <w:rPr>
          <w:rFonts w:eastAsiaTheme="minorEastAsia" w:cstheme="minorHAnsi"/>
          <w:lang w:val="en-GB"/>
        </w:rPr>
        <w:t>square brackets)</w:t>
      </w:r>
      <w:r w:rsidR="001A3098" w:rsidRPr="00310C9B">
        <w:rPr>
          <w:rFonts w:eastAsiaTheme="minorEastAsia" w:cstheme="minorHAnsi"/>
          <w:lang w:val="en-GB"/>
        </w:rPr>
        <w:t xml:space="preserve"> (Fig. </w:t>
      </w:r>
      <w:r w:rsidR="003632D6" w:rsidRPr="00310C9B">
        <w:rPr>
          <w:rFonts w:eastAsiaTheme="minorEastAsia" w:cstheme="minorHAnsi"/>
          <w:lang w:val="en-GB"/>
        </w:rPr>
        <w:t>2</w:t>
      </w:r>
      <w:r w:rsidR="001A3098" w:rsidRPr="00310C9B">
        <w:rPr>
          <w:rFonts w:eastAsiaTheme="minorEastAsia" w:cstheme="minorHAnsi"/>
          <w:lang w:val="en-GB"/>
        </w:rPr>
        <w:t>)</w:t>
      </w:r>
      <w:r w:rsidR="00B67CCD" w:rsidRPr="00310C9B">
        <w:rPr>
          <w:rFonts w:eastAsiaTheme="minorEastAsia" w:cstheme="minorHAnsi"/>
          <w:lang w:val="en-GB"/>
        </w:rPr>
        <w:t>. This</w:t>
      </w:r>
      <w:r w:rsidR="000B616E" w:rsidRPr="00310C9B">
        <w:rPr>
          <w:rFonts w:eastAsiaTheme="minorEastAsia" w:cstheme="minorHAnsi"/>
          <w:lang w:val="en-GB"/>
        </w:rPr>
        <w:t xml:space="preserve"> difference </w:t>
      </w:r>
      <w:r w:rsidR="00E6146D" w:rsidRPr="00310C9B">
        <w:rPr>
          <w:rFonts w:eastAsiaTheme="minorEastAsia" w:cstheme="minorHAnsi"/>
          <w:lang w:val="en-GB"/>
        </w:rPr>
        <w:t xml:space="preserve">implies </w:t>
      </w:r>
      <w:r w:rsidR="006D6A89" w:rsidRPr="00310C9B">
        <w:rPr>
          <w:rFonts w:eastAsiaTheme="minorEastAsia" w:cstheme="minorHAnsi"/>
          <w:lang w:val="en-GB"/>
        </w:rPr>
        <w:t>that metabolic processes increase faster with body mass than maximum consumption rates</w:t>
      </w:r>
      <w:r w:rsidR="009F106D" w:rsidRPr="00310C9B">
        <w:rPr>
          <w:rFonts w:eastAsiaTheme="minorEastAsia" w:cstheme="minorHAnsi"/>
          <w:lang w:val="en-GB"/>
        </w:rPr>
        <w:t xml:space="preserve">. We also find it probable that </w:t>
      </w:r>
      <w:r w:rsidR="00ED67A1" w:rsidRPr="00310C9B">
        <w:rPr>
          <w:rFonts w:eastAsiaTheme="minorEastAsia" w:cstheme="minorHAnsi"/>
          <w:lang w:val="en-GB"/>
        </w:rPr>
        <w:t xml:space="preserve">the </w:t>
      </w:r>
      <w:r w:rsidR="009F106D" w:rsidRPr="00310C9B">
        <w:rPr>
          <w:rFonts w:eastAsiaTheme="minorEastAsia" w:cstheme="minorHAnsi"/>
          <w:lang w:val="en-GB"/>
        </w:rPr>
        <w:t>mass-scaling exponent</w:t>
      </w:r>
      <w:r w:rsidR="00692140" w:rsidRPr="00310C9B">
        <w:rPr>
          <w:rFonts w:eastAsiaTheme="minorEastAsia" w:cstheme="minorHAnsi"/>
          <w:lang w:val="en-GB"/>
        </w:rPr>
        <w:t xml:space="preserve"> of maximum consumption </w:t>
      </w:r>
      <w:r w:rsidR="0064771B" w:rsidRPr="00310C9B">
        <w:rPr>
          <w:rFonts w:eastAsiaTheme="minorEastAsia" w:cstheme="minorHAnsi"/>
          <w:lang w:val="en-GB"/>
        </w:rPr>
        <w:t>differ</w:t>
      </w:r>
      <w:r w:rsidR="001C0C0E" w:rsidRPr="00310C9B">
        <w:rPr>
          <w:rFonts w:eastAsiaTheme="minorEastAsia" w:cstheme="minorHAnsi"/>
          <w:lang w:val="en-GB"/>
        </w:rPr>
        <w:t>s</w:t>
      </w:r>
      <w:r w:rsidR="0064771B" w:rsidRPr="00310C9B">
        <w:rPr>
          <w:rFonts w:eastAsiaTheme="minorEastAsia" w:cstheme="minorHAnsi"/>
          <w:lang w:val="en-GB"/>
        </w:rPr>
        <w:t xml:space="preserve"> from the </w:t>
      </w:r>
      <w:r w:rsidR="0003722E" w:rsidRPr="00310C9B">
        <w:rPr>
          <w:rFonts w:eastAsiaTheme="minorEastAsia" w:cstheme="minorHAnsi"/>
          <w:lang w:val="en-GB"/>
        </w:rPr>
        <w:t xml:space="preserve">predicted </w:t>
      </w:r>
      <w:r w:rsidR="006E3123" w:rsidRPr="00310C9B">
        <w:rPr>
          <w:rFonts w:eastAsiaTheme="minorEastAsia" w:cstheme="minorHAnsi"/>
          <w:lang w:val="en-GB"/>
        </w:rPr>
        <w:t xml:space="preserve">0.75 </w:t>
      </w:r>
      <w:r w:rsidR="00ED779E" w:rsidRPr="00310C9B">
        <w:rPr>
          <w:rFonts w:eastAsiaTheme="minorEastAsia" w:cstheme="minorHAnsi"/>
          <w:lang w:val="en-GB"/>
        </w:rPr>
        <w:t>from the metabolic theory of ecology</w:t>
      </w:r>
      <w:r w:rsidR="00071BD9" w:rsidRPr="00310C9B">
        <w:rPr>
          <w:rFonts w:eastAsiaTheme="minorEastAsia" w:cstheme="minorHAnsi"/>
          <w:lang w:val="en-GB"/>
        </w:rPr>
        <w:t>, because</w:t>
      </w:r>
      <w:r w:rsidR="00E94B34" w:rsidRPr="00310C9B">
        <w:rPr>
          <w:rFonts w:eastAsiaTheme="minorEastAsia" w:cstheme="minorHAnsi"/>
          <w:lang w:val="en-GB"/>
        </w:rPr>
        <w:t xml:space="preserve"> </w:t>
      </w:r>
      <w:r w:rsidR="007E259E" w:rsidRPr="00310C9B">
        <w:rPr>
          <w:rFonts w:eastAsiaTheme="minorEastAsia" w:cstheme="minorHAnsi"/>
          <w:lang w:val="en-GB"/>
        </w:rPr>
        <w:t>99</w:t>
      </w:r>
      <w:r w:rsidR="00322268" w:rsidRPr="00310C9B">
        <w:rPr>
          <w:rFonts w:eastAsiaTheme="minorEastAsia" w:cstheme="minorHAnsi"/>
          <w:lang w:val="en-GB"/>
        </w:rPr>
        <w:t>.</w:t>
      </w:r>
      <w:r w:rsidR="007E259E" w:rsidRPr="00310C9B">
        <w:rPr>
          <w:rFonts w:eastAsiaTheme="minorEastAsia" w:cstheme="minorHAnsi"/>
          <w:lang w:val="en-GB"/>
        </w:rPr>
        <w:t>5</w:t>
      </w:r>
      <w:r w:rsidR="00216E90" w:rsidRPr="00310C9B">
        <w:rPr>
          <w:rFonts w:eastAsiaTheme="minorEastAsia" w:cstheme="minorHAnsi"/>
          <w:lang w:val="en-GB"/>
        </w:rPr>
        <w:t xml:space="preserve">% </w:t>
      </w:r>
      <w:r w:rsidR="00FF08F4" w:rsidRPr="00310C9B">
        <w:rPr>
          <w:rFonts w:eastAsiaTheme="minorEastAsia" w:cstheme="minorHAnsi"/>
          <w:lang w:val="en-GB"/>
        </w:rPr>
        <w:t xml:space="preserve">of the posterior distribution </w:t>
      </w:r>
      <w:r w:rsidR="00216E90" w:rsidRPr="00310C9B">
        <w:rPr>
          <w:rFonts w:eastAsiaTheme="minorEastAsia" w:cstheme="minorHAnsi"/>
          <w:lang w:val="en-GB"/>
        </w:rPr>
        <w:t>is below 0.75</w:t>
      </w:r>
      <w:r w:rsidR="004069DE" w:rsidRPr="00310C9B">
        <w:rPr>
          <w:rFonts w:eastAsiaTheme="minorEastAsia" w:cstheme="minorHAnsi"/>
          <w:lang w:val="en-GB"/>
        </w:rPr>
        <w:t xml:space="preserve"> (Fig. 2)</w:t>
      </w:r>
      <w:r w:rsidR="00544018" w:rsidRPr="00310C9B">
        <w:rPr>
          <w:rFonts w:eastAsiaTheme="minorEastAsia" w:cstheme="minorHAnsi"/>
          <w:lang w:val="en-GB"/>
        </w:rPr>
        <w:t xml:space="preserve">. </w:t>
      </w:r>
      <w:r w:rsidR="00654989" w:rsidRPr="00310C9B">
        <w:rPr>
          <w:rFonts w:eastAsiaTheme="minorEastAsia" w:cstheme="minorHAnsi"/>
          <w:lang w:val="en-GB"/>
        </w:rPr>
        <w:t xml:space="preserve">The mass-exponent for metabolism </w:t>
      </w:r>
      <w:r w:rsidR="0076307D" w:rsidRPr="00310C9B">
        <w:rPr>
          <w:rFonts w:eastAsiaTheme="minorEastAsia" w:cstheme="minorHAnsi"/>
          <w:lang w:val="en-GB"/>
        </w:rPr>
        <w:t xml:space="preserve">is </w:t>
      </w:r>
      <w:r w:rsidR="00654989" w:rsidRPr="00310C9B">
        <w:rPr>
          <w:rFonts w:eastAsiaTheme="minorEastAsia" w:cstheme="minorHAnsi"/>
          <w:lang w:val="en-GB"/>
        </w:rPr>
        <w:t>closer</w:t>
      </w:r>
      <w:r w:rsidR="0015657A" w:rsidRPr="00310C9B">
        <w:rPr>
          <w:rFonts w:eastAsiaTheme="minorEastAsia" w:cstheme="minorHAnsi"/>
          <w:lang w:val="en-GB"/>
        </w:rPr>
        <w:t xml:space="preserve"> to 0.75, with </w:t>
      </w:r>
      <w:r w:rsidR="006E26C2" w:rsidRPr="00310C9B">
        <w:rPr>
          <w:rFonts w:eastAsiaTheme="minorEastAsia" w:cstheme="minorHAnsi"/>
          <w:lang w:val="en-GB"/>
        </w:rPr>
        <w:t>70</w:t>
      </w:r>
      <w:r w:rsidR="008D3370" w:rsidRPr="00310C9B">
        <w:rPr>
          <w:rFonts w:eastAsiaTheme="minorEastAsia" w:cstheme="minorHAnsi"/>
          <w:lang w:val="en-GB"/>
        </w:rPr>
        <w:t>%</w:t>
      </w:r>
      <w:r w:rsidR="00DC5C11" w:rsidRPr="00310C9B">
        <w:rPr>
          <w:rFonts w:eastAsiaTheme="minorEastAsia" w:cstheme="minorHAnsi"/>
          <w:lang w:val="en-GB"/>
        </w:rPr>
        <w:t xml:space="preserve"> of the posterior</w:t>
      </w:r>
      <w:r w:rsidR="00316D82" w:rsidRPr="00310C9B">
        <w:rPr>
          <w:rFonts w:eastAsiaTheme="minorEastAsia" w:cstheme="minorHAnsi"/>
          <w:lang w:val="en-GB"/>
        </w:rPr>
        <w:t xml:space="preserve"> distribution above 0.75</w:t>
      </w:r>
      <w:r w:rsidR="004069DE" w:rsidRPr="00310C9B">
        <w:rPr>
          <w:rFonts w:eastAsiaTheme="minorEastAsia" w:cstheme="minorHAnsi"/>
          <w:lang w:val="en-GB"/>
        </w:rPr>
        <w:t xml:space="preserve"> (Fig. 2)</w:t>
      </w:r>
      <w:r w:rsidR="0064771B" w:rsidRPr="00310C9B">
        <w:rPr>
          <w:rFonts w:eastAsiaTheme="minorEastAsia" w:cstheme="minorHAnsi"/>
          <w:lang w:val="en-GB"/>
        </w:rPr>
        <w:t>.</w:t>
      </w:r>
      <w:r w:rsidR="00F33348" w:rsidRPr="00310C9B">
        <w:rPr>
          <w:rFonts w:eastAsiaTheme="minorEastAsia" w:cstheme="minorHAnsi"/>
          <w:lang w:val="en-GB"/>
        </w:rPr>
        <w:t xml:space="preserve"> </w:t>
      </w:r>
      <w:r w:rsidR="00AA0E04" w:rsidRPr="00310C9B">
        <w:rPr>
          <w:rFonts w:eastAsiaTheme="minorEastAsia" w:cstheme="minorHAnsi"/>
          <w:lang w:val="en-GB"/>
        </w:rPr>
        <w:t>Activation energies of metabolism and maximum consumption rate are both similar</w:t>
      </w:r>
      <w:r w:rsidR="00B970F1" w:rsidRPr="00310C9B">
        <w:rPr>
          <w:rFonts w:eastAsiaTheme="minorEastAsia" w:cstheme="minorHAnsi"/>
          <w:lang w:val="en-GB"/>
        </w:rPr>
        <w:t xml:space="preserve"> (</w:t>
      </w:r>
      <w:r w:rsidR="00B970F1" w:rsidRPr="00310C9B">
        <w:rPr>
          <w:lang w:val="en-GB"/>
        </w:rPr>
        <w:t>-0.6</w:t>
      </w:r>
      <w:r w:rsidR="00FE6306" w:rsidRPr="00310C9B">
        <w:rPr>
          <w:lang w:val="en-GB"/>
        </w:rPr>
        <w:t>1</w:t>
      </w:r>
      <w:r w:rsidR="00B970F1" w:rsidRPr="00310C9B">
        <w:rPr>
          <w:lang w:val="en-GB"/>
        </w:rPr>
        <w:t xml:space="preserve"> [-0.67, -0.56] and </w:t>
      </w:r>
      <w:r w:rsidR="004E7F50" w:rsidRPr="00310C9B">
        <w:rPr>
          <w:lang w:val="en-GB"/>
        </w:rPr>
        <w:t>-0</w:t>
      </w:r>
      <w:r w:rsidR="001168E0" w:rsidRPr="00310C9B">
        <w:rPr>
          <w:lang w:val="en-GB"/>
        </w:rPr>
        <w:t>.</w:t>
      </w:r>
      <w:r w:rsidR="004E7F50" w:rsidRPr="00310C9B">
        <w:rPr>
          <w:lang w:val="en-GB"/>
        </w:rPr>
        <w:t>66</w:t>
      </w:r>
      <w:r w:rsidR="005B219D" w:rsidRPr="00310C9B">
        <w:rPr>
          <w:lang w:val="en-GB"/>
        </w:rPr>
        <w:t xml:space="preserve"> [-0.83, -0.49]</w:t>
      </w:r>
      <w:r w:rsidR="00C86161" w:rsidRPr="00310C9B">
        <w:rPr>
          <w:lang w:val="en-GB"/>
        </w:rPr>
        <w:t xml:space="preserve">, </w:t>
      </w:r>
      <w:r w:rsidR="006E7D1A" w:rsidRPr="00310C9B">
        <w:rPr>
          <w:lang w:val="en-GB"/>
        </w:rPr>
        <w:t>respectively</w:t>
      </w:r>
      <w:r w:rsidR="004069DE" w:rsidRPr="00310C9B">
        <w:rPr>
          <w:lang w:val="en-GB"/>
        </w:rPr>
        <w:t>; Fig. 2</w:t>
      </w:r>
      <w:r w:rsidR="00B970F1" w:rsidRPr="00310C9B">
        <w:rPr>
          <w:rFonts w:eastAsiaTheme="minorEastAsia" w:cstheme="minorHAnsi"/>
          <w:lang w:val="en-GB"/>
        </w:rPr>
        <w:t>)</w:t>
      </w:r>
      <w:r w:rsidR="00AA0E04" w:rsidRPr="00310C9B">
        <w:rPr>
          <w:rFonts w:eastAsiaTheme="minorEastAsia" w:cstheme="minorHAnsi"/>
          <w:lang w:val="en-GB"/>
        </w:rPr>
        <w:t xml:space="preserve"> and largely fall within the prediction from the MTE (0.6-0.7 eV) </w:t>
      </w:r>
      <w:r w:rsidR="00AA0E04" w:rsidRPr="00310C9B">
        <w:rPr>
          <w:rFonts w:eastAsiaTheme="minorEastAsia" w:cstheme="minorHAnsi"/>
        </w:rPr>
        <w:fldChar w:fldCharType="begin"/>
      </w:r>
      <w:r w:rsidR="00AA0E04"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sidRPr="00310C9B">
        <w:rPr>
          <w:rFonts w:eastAsiaTheme="minorEastAsia" w:cstheme="minorHAnsi"/>
        </w:rPr>
        <w:instrText>ﬁ</w:instrText>
      </w:r>
      <w:r w:rsidR="00AA0E04"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sidRPr="00310C9B">
        <w:rPr>
          <w:rFonts w:eastAsiaTheme="minorEastAsia" w:cstheme="minorHAnsi"/>
        </w:rPr>
        <w:fldChar w:fldCharType="separate"/>
      </w:r>
      <w:r w:rsidR="00AA0E04" w:rsidRPr="00310C9B">
        <w:rPr>
          <w:lang w:val="en-GB"/>
        </w:rPr>
        <w:t xml:space="preserve">(Brown </w:t>
      </w:r>
      <w:r w:rsidR="00AA0E04" w:rsidRPr="00310C9B">
        <w:rPr>
          <w:i/>
          <w:iCs/>
          <w:lang w:val="en-GB"/>
        </w:rPr>
        <w:t>et al.</w:t>
      </w:r>
      <w:r w:rsidR="00AA0E04" w:rsidRPr="00310C9B">
        <w:rPr>
          <w:lang w:val="en-GB"/>
        </w:rPr>
        <w:t xml:space="preserve"> 2004)</w:t>
      </w:r>
      <w:r w:rsidR="00AA0E04" w:rsidRPr="00310C9B">
        <w:rPr>
          <w:rFonts w:eastAsiaTheme="minorEastAsia" w:cstheme="minorHAnsi"/>
        </w:rPr>
        <w:fldChar w:fldCharType="end"/>
      </w:r>
      <w:r w:rsidR="00F33348" w:rsidRPr="00310C9B">
        <w:rPr>
          <w:lang w:val="en-GB"/>
        </w:rPr>
        <w:t>).</w:t>
      </w:r>
    </w:p>
    <w:p w14:paraId="452CDEF8" w14:textId="5D377DF8" w:rsidR="00FC41B6" w:rsidRPr="00310C9B" w:rsidRDefault="00AA6B85" w:rsidP="00AA6B85">
      <w:pPr>
        <w:spacing w:line="480" w:lineRule="auto"/>
        <w:ind w:firstLine="284"/>
        <w:contextualSpacing/>
        <w:jc w:val="both"/>
        <w:rPr>
          <w:rFonts w:eastAsiaTheme="minorEastAsia" w:cstheme="minorHAnsi"/>
          <w:lang w:val="en-GB"/>
        </w:rPr>
      </w:pPr>
      <w:r w:rsidRPr="00310C9B">
        <w:rPr>
          <w:rFonts w:eastAsiaTheme="minorEastAsia" w:cstheme="minorHAnsi"/>
          <w:lang w:val="en-GB"/>
        </w:rPr>
        <w:t>We f</w:t>
      </w:r>
      <w:r w:rsidR="00D35A27" w:rsidRPr="00310C9B">
        <w:rPr>
          <w:rFonts w:eastAsiaTheme="minorEastAsia" w:cstheme="minorHAnsi"/>
          <w:lang w:val="en-GB"/>
        </w:rPr>
        <w:t>ind strong</w:t>
      </w:r>
      <w:r w:rsidR="00C23606" w:rsidRPr="00310C9B">
        <w:rPr>
          <w:rFonts w:eastAsiaTheme="minorEastAsia" w:cstheme="minorHAnsi"/>
          <w:lang w:val="en-GB"/>
        </w:rPr>
        <w:t xml:space="preserve"> statistical</w:t>
      </w:r>
      <w:r w:rsidR="005C3F6B" w:rsidRPr="00310C9B">
        <w:rPr>
          <w:rFonts w:eastAsiaTheme="minorEastAsia" w:cstheme="minorHAnsi"/>
          <w:lang w:val="en-GB"/>
        </w:rPr>
        <w:t xml:space="preserve"> support for a</w:t>
      </w:r>
      <w:r w:rsidR="00FC4C9D" w:rsidRPr="00310C9B">
        <w:rPr>
          <w:rFonts w:eastAsiaTheme="minorEastAsia" w:cstheme="minorHAnsi"/>
          <w:lang w:val="en-GB"/>
        </w:rPr>
        <w:t xml:space="preserve"> negative </w:t>
      </w:r>
      <w:r w:rsidR="001D3764" w:rsidRPr="00310C9B">
        <w:rPr>
          <w:rFonts w:eastAsiaTheme="minorEastAsia" w:cstheme="minorHAnsi"/>
          <w:lang w:val="en-GB"/>
        </w:rPr>
        <w:t xml:space="preserve">global </w:t>
      </w:r>
      <w:r w:rsidR="005C3F6B" w:rsidRPr="00310C9B">
        <w:rPr>
          <w:rFonts w:eastAsiaTheme="minorEastAsia" w:cstheme="minorHAnsi"/>
          <w:lang w:val="en-GB"/>
        </w:rPr>
        <w:t xml:space="preserve">interaction between </w:t>
      </w:r>
      <w:r w:rsidR="0003722E" w:rsidRPr="00310C9B">
        <w:rPr>
          <w:rFonts w:eastAsiaTheme="minorEastAsia" w:cstheme="minorHAnsi"/>
          <w:lang w:val="en-GB"/>
        </w:rPr>
        <w:t xml:space="preserve">the effect of </w:t>
      </w:r>
      <w:r w:rsidR="005C3F6B" w:rsidRPr="00310C9B">
        <w:rPr>
          <w:rFonts w:eastAsiaTheme="minorEastAsia" w:cstheme="minorHAnsi"/>
          <w:lang w:val="en-GB"/>
        </w:rPr>
        <w:t>body mass and temperature</w:t>
      </w:r>
      <w:r w:rsidR="004C74F8" w:rsidRPr="00310C9B">
        <w:rPr>
          <w:rFonts w:eastAsiaTheme="minorEastAsia" w:cstheme="minorHAnsi"/>
          <w:lang w:val="en-GB"/>
        </w:rPr>
        <w:t xml:space="preserve"> </w:t>
      </w:r>
      <w:r w:rsidR="0003722E" w:rsidRPr="00310C9B">
        <w:rPr>
          <w:rFonts w:eastAsiaTheme="minorEastAsia" w:cstheme="minorHAnsi"/>
          <w:lang w:val="en-GB"/>
        </w:rPr>
        <w:t xml:space="preserve">on metabolic rate </w:t>
      </w:r>
      <w:r w:rsidR="004C74F8" w:rsidRPr="00310C9B">
        <w:rPr>
          <w:rFonts w:eastAsiaTheme="minorEastAsia" w:cstheme="minorHAnsi"/>
          <w:lang w:val="en-GB"/>
        </w:rPr>
        <w:t>(</w:t>
      </w:r>
      <w:r w:rsidR="0086403E" w:rsidRPr="00310C9B">
        <w:rPr>
          <w:rFonts w:eastAsiaTheme="minorEastAsia" w:cstheme="minorHAnsi"/>
          <w:lang w:val="en-GB"/>
        </w:rPr>
        <w:t>9</w:t>
      </w:r>
      <w:r w:rsidR="00C878E1" w:rsidRPr="00310C9B">
        <w:rPr>
          <w:rFonts w:eastAsiaTheme="minorEastAsia" w:cstheme="minorHAnsi"/>
          <w:lang w:val="en-GB"/>
        </w:rPr>
        <w:t>9.</w:t>
      </w:r>
      <w:r w:rsidR="00E21984" w:rsidRPr="00310C9B">
        <w:rPr>
          <w:rFonts w:eastAsiaTheme="minorEastAsia" w:cstheme="minorHAnsi"/>
          <w:lang w:val="en-GB"/>
        </w:rPr>
        <w:t>9</w:t>
      </w:r>
      <w:r w:rsidR="0086403E" w:rsidRPr="00310C9B">
        <w:rPr>
          <w:rFonts w:eastAsiaTheme="minorEastAsia" w:cstheme="minorHAnsi"/>
          <w:lang w:val="en-GB"/>
        </w:rPr>
        <w:t>% of the posterior distribution of</w:t>
      </w:r>
      <w:r w:rsidR="00DB07B2" w:rsidRPr="00310C9B">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310C9B">
        <w:rPr>
          <w:rFonts w:eastAsiaTheme="minorEastAsia" w:cstheme="minorHAnsi"/>
          <w:iCs/>
          <w:lang w:val="en-GB"/>
        </w:rPr>
        <w:t xml:space="preserve"> </w:t>
      </w:r>
      <w:r w:rsidR="00576570" w:rsidRPr="00310C9B">
        <w:rPr>
          <w:rFonts w:eastAsiaTheme="minorEastAsia" w:cstheme="minorHAnsi"/>
          <w:iCs/>
          <w:lang w:val="en-GB"/>
        </w:rPr>
        <w:t>is above 0</w:t>
      </w:r>
      <w:r w:rsidR="004C5D6E" w:rsidRPr="00310C9B">
        <w:rPr>
          <w:rFonts w:eastAsiaTheme="minorEastAsia" w:cstheme="minorHAnsi"/>
          <w:iCs/>
          <w:lang w:val="en-GB"/>
        </w:rPr>
        <w:t xml:space="preserve">, Fig, </w:t>
      </w:r>
      <w:r w:rsidR="00225F42" w:rsidRPr="00310C9B">
        <w:rPr>
          <w:rFonts w:eastAsiaTheme="minorEastAsia" w:cstheme="minorHAnsi"/>
          <w:iCs/>
          <w:lang w:val="en-GB"/>
        </w:rPr>
        <w:t>S</w:t>
      </w:r>
      <w:r w:rsidR="001A3F86" w:rsidRPr="00310C9B">
        <w:rPr>
          <w:rFonts w:eastAsiaTheme="minorEastAsia" w:cstheme="minorHAnsi"/>
          <w:iCs/>
          <w:lang w:val="en-GB"/>
        </w:rPr>
        <w:t>9</w:t>
      </w:r>
      <w:r w:rsidR="004C74F8" w:rsidRPr="00310C9B">
        <w:rPr>
          <w:rFonts w:eastAsiaTheme="minorEastAsia" w:cstheme="minorHAnsi"/>
          <w:lang w:val="en-GB"/>
        </w:rPr>
        <w:t>)</w:t>
      </w:r>
      <w:r w:rsidR="00C23606" w:rsidRPr="00310C9B">
        <w:rPr>
          <w:rFonts w:eastAsiaTheme="minorEastAsia" w:cstheme="minorHAnsi"/>
          <w:lang w:val="en-GB"/>
        </w:rPr>
        <w:t>, yet</w:t>
      </w:r>
      <w:r w:rsidR="007A6B7D" w:rsidRPr="00310C9B">
        <w:rPr>
          <w:rFonts w:eastAsiaTheme="minorEastAsia" w:cstheme="minorHAnsi"/>
          <w:lang w:val="en-GB"/>
        </w:rPr>
        <w:t xml:space="preserve"> the </w:t>
      </w:r>
      <w:r w:rsidR="008817C2" w:rsidRPr="00310C9B">
        <w:rPr>
          <w:rFonts w:eastAsiaTheme="minorEastAsia" w:cstheme="minorHAnsi"/>
          <w:lang w:val="en-GB"/>
        </w:rPr>
        <w:t>effect size is relatively small</w:t>
      </w:r>
      <w:r w:rsidR="000C1642" w:rsidRPr="00310C9B">
        <w:rPr>
          <w:rFonts w:eastAsiaTheme="minorEastAsia" w:cstheme="minorHAnsi"/>
          <w:lang w:val="en-GB"/>
        </w:rPr>
        <w:t>. We estimate it to</w:t>
      </w:r>
      <w:r w:rsidR="00BF4DBE" w:rsidRPr="00310C9B">
        <w:rPr>
          <w:rFonts w:eastAsiaTheme="minorEastAsia" w:cstheme="minorHAnsi"/>
          <w:lang w:val="en-GB"/>
        </w:rPr>
        <w:t xml:space="preserve"> </w:t>
      </w:r>
      <w:r w:rsidR="00680110" w:rsidRPr="00310C9B">
        <w:rPr>
          <w:rFonts w:eastAsiaTheme="minorEastAsia" w:cstheme="minorHAnsi"/>
          <w:lang w:val="en-GB"/>
        </w:rPr>
        <w:t>be</w:t>
      </w:r>
      <w:r w:rsidR="000C1642" w:rsidRPr="00310C9B">
        <w:rPr>
          <w:rFonts w:eastAsiaTheme="minorEastAsia" w:cstheme="minorHAnsi"/>
          <w:lang w:val="en-GB"/>
        </w:rPr>
        <w:t xml:space="preserve"> </w:t>
      </w:r>
      <w:r w:rsidR="00123455" w:rsidRPr="00310C9B">
        <w:rPr>
          <w:rFonts w:eastAsiaTheme="minorEastAsia" w:cstheme="minorHAnsi"/>
          <w:lang w:val="en-GB"/>
        </w:rPr>
        <w:t>0.01</w:t>
      </w:r>
      <w:r w:rsidR="005B0BB0" w:rsidRPr="00310C9B">
        <w:rPr>
          <w:rFonts w:eastAsiaTheme="minorEastAsia" w:cstheme="minorHAnsi"/>
          <w:lang w:val="en-GB"/>
        </w:rPr>
        <w:t>7 [</w:t>
      </w:r>
      <w:r w:rsidR="00070A04" w:rsidRPr="00310C9B">
        <w:rPr>
          <w:rFonts w:eastAsiaTheme="minorEastAsia" w:cstheme="minorHAnsi"/>
          <w:lang w:val="en-GB"/>
        </w:rPr>
        <w:t>0.0067, 0.03</w:t>
      </w:r>
      <w:r w:rsidR="005B0BB0" w:rsidRPr="00310C9B">
        <w:rPr>
          <w:rFonts w:eastAsiaTheme="minorEastAsia" w:cstheme="minorHAnsi"/>
          <w:lang w:val="en-GB"/>
        </w:rPr>
        <w:t>]</w:t>
      </w:r>
      <w:r w:rsidR="000C1642" w:rsidRPr="00310C9B">
        <w:rPr>
          <w:rFonts w:eastAsiaTheme="minorEastAsia" w:cstheme="minorHAnsi"/>
          <w:lang w:val="en-GB"/>
        </w:rPr>
        <w:t xml:space="preserve"> on an Arrhenius temperature scale, which </w:t>
      </w:r>
      <w:r w:rsidR="003D5C65" w:rsidRPr="00310C9B">
        <w:rPr>
          <w:rFonts w:eastAsiaTheme="minorEastAsia" w:cstheme="minorHAnsi"/>
          <w:lang w:val="en-GB"/>
        </w:rPr>
        <w:t xml:space="preserve">corresponds to a decline in the mass scaling exponent </w:t>
      </w:r>
      <w:r w:rsidR="00D70D75" w:rsidRPr="00310C9B">
        <w:rPr>
          <w:rFonts w:eastAsiaTheme="minorEastAsia" w:cstheme="minorHAnsi"/>
          <w:lang w:val="en-GB"/>
        </w:rPr>
        <w:t xml:space="preserve">of metabolic rate </w:t>
      </w:r>
      <w:r w:rsidR="003D5C65" w:rsidRPr="00310C9B">
        <w:rPr>
          <w:rFonts w:eastAsiaTheme="minorEastAsia" w:cstheme="minorHAnsi"/>
          <w:lang w:val="en-GB"/>
        </w:rPr>
        <w:t xml:space="preserve">by </w:t>
      </w:r>
      <w:r w:rsidR="00FD20AC" w:rsidRPr="00310C9B">
        <w:rPr>
          <w:rFonts w:eastAsiaTheme="minorEastAsia" w:cstheme="minorHAnsi"/>
          <w:lang w:val="en-GB"/>
        </w:rPr>
        <w:t>~</w:t>
      </w:r>
      <w:r w:rsidR="007557BE" w:rsidRPr="00310C9B">
        <w:rPr>
          <w:rFonts w:eastAsiaTheme="minorEastAsia" w:cstheme="minorHAnsi"/>
          <w:lang w:val="en-GB"/>
        </w:rPr>
        <w:t>0.00</w:t>
      </w:r>
      <w:r w:rsidR="00A91482" w:rsidRPr="00310C9B">
        <w:rPr>
          <w:rFonts w:eastAsiaTheme="minorEastAsia" w:cstheme="minorHAnsi"/>
          <w:lang w:val="en-GB"/>
        </w:rPr>
        <w:t>2</w:t>
      </w:r>
      <w:r w:rsidR="008F22AF" w:rsidRPr="00310C9B">
        <w:rPr>
          <w:rFonts w:eastAsiaTheme="minorEastAsia" w:cstheme="minorHAnsi"/>
          <w:lang w:val="en-GB"/>
        </w:rPr>
        <w:t>3</w:t>
      </w:r>
      <w:r w:rsidR="00592B45"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310C9B">
        <w:rPr>
          <w:rFonts w:eastAsiaTheme="minorEastAsia" w:cstheme="minorHAnsi"/>
          <w:lang w:val="en-GB"/>
        </w:rPr>
        <w:t>.</w:t>
      </w:r>
      <w:r w:rsidR="006A6C60" w:rsidRPr="00310C9B">
        <w:rPr>
          <w:rFonts w:eastAsiaTheme="minorEastAsia" w:cstheme="minorHAnsi"/>
          <w:lang w:val="en-GB"/>
        </w:rPr>
        <w:t xml:space="preserve"> </w:t>
      </w:r>
      <w:r w:rsidR="008D3696" w:rsidRPr="00310C9B">
        <w:rPr>
          <w:lang w:val="en-GB"/>
        </w:rPr>
        <w:t>For metabolism, the model</w:t>
      </w:r>
      <w:r w:rsidR="00391DD4" w:rsidRPr="00310C9B">
        <w:rPr>
          <w:lang w:val="en-GB"/>
        </w:rPr>
        <w:t xml:space="preserve"> with a species-varying interaction term</w:t>
      </w:r>
      <w:r w:rsidR="00DF4D7A" w:rsidRPr="00310C9B">
        <w:rPr>
          <w:lang w:val="en-GB"/>
        </w:rPr>
        <w:t xml:space="preserve"> (M1)</w:t>
      </w:r>
      <w:r w:rsidR="00391DD4" w:rsidRPr="00310C9B">
        <w:rPr>
          <w:lang w:val="en-GB"/>
        </w:rPr>
        <w:t xml:space="preserve"> has a </w:t>
      </w:r>
      <m:oMath>
        <m:r>
          <m:rPr>
            <m:sty m:val="p"/>
          </m:rPr>
          <w:rPr>
            <w:rFonts w:ascii="Cambria Math" w:eastAsiaTheme="minorEastAsia" w:hAnsi="Cambria Math" w:cstheme="minorHAnsi"/>
          </w:rPr>
          <m:t>Δ</m:t>
        </m:r>
      </m:oMath>
      <w:r w:rsidR="00391DD4" w:rsidRPr="00310C9B">
        <w:rPr>
          <w:rFonts w:eastAsiaTheme="minorEastAsia" w:cstheme="minorHAnsi"/>
          <w:lang w:val="en-GB"/>
        </w:rPr>
        <w:t>WAIC of 1.2</w:t>
      </w:r>
      <w:r w:rsidR="00960565" w:rsidRPr="00310C9B">
        <w:rPr>
          <w:rFonts w:eastAsiaTheme="minorEastAsia" w:cstheme="minorHAnsi"/>
          <w:lang w:val="en-GB"/>
        </w:rPr>
        <w:t xml:space="preserve">, </w:t>
      </w:r>
      <w:r w:rsidR="00CD047E" w:rsidRPr="00310C9B">
        <w:rPr>
          <w:rFonts w:eastAsiaTheme="minorEastAsia" w:cstheme="minorHAnsi"/>
          <w:lang w:val="en-GB"/>
        </w:rPr>
        <w:t>suggesting it is comparable to the global-interaction only</w:t>
      </w:r>
      <w:r w:rsidR="009353E0" w:rsidRPr="00310C9B">
        <w:rPr>
          <w:rFonts w:eastAsiaTheme="minorEastAsia" w:cstheme="minorHAnsi"/>
          <w:lang w:val="en-GB"/>
        </w:rPr>
        <w:t xml:space="preserve"> model</w:t>
      </w:r>
      <w:r w:rsidR="00DF4D7A" w:rsidRPr="00310C9B">
        <w:rPr>
          <w:rFonts w:eastAsiaTheme="minorEastAsia" w:cstheme="minorHAnsi"/>
          <w:lang w:val="en-GB"/>
        </w:rPr>
        <w:t xml:space="preserve"> (M2)</w:t>
      </w:r>
      <w:r w:rsidR="00193220" w:rsidRPr="00310C9B">
        <w:rPr>
          <w:rFonts w:eastAsiaTheme="minorEastAsia" w:cstheme="minorHAnsi"/>
          <w:lang w:val="en-GB"/>
        </w:rPr>
        <w:t xml:space="preserve">. We chose the latter </w:t>
      </w:r>
      <w:r w:rsidR="00B23839" w:rsidRPr="00310C9B">
        <w:rPr>
          <w:rFonts w:eastAsiaTheme="minorEastAsia" w:cstheme="minorHAnsi"/>
          <w:lang w:val="en-GB"/>
        </w:rPr>
        <w:t>to illustrate predictions</w:t>
      </w:r>
      <w:r w:rsidR="005F09E2" w:rsidRPr="00310C9B">
        <w:rPr>
          <w:rFonts w:eastAsiaTheme="minorEastAsia" w:cstheme="minorHAnsi"/>
          <w:lang w:val="en-GB"/>
        </w:rPr>
        <w:t xml:space="preserve"> (Fig. 1A)</w:t>
      </w:r>
      <w:r w:rsidR="00B23839" w:rsidRPr="00310C9B">
        <w:rPr>
          <w:rFonts w:eastAsiaTheme="minorEastAsia" w:cstheme="minorHAnsi"/>
          <w:lang w:val="en-GB"/>
        </w:rPr>
        <w:t xml:space="preserve"> </w:t>
      </w:r>
      <w:r w:rsidR="00DF4D7A" w:rsidRPr="00310C9B">
        <w:rPr>
          <w:rFonts w:eastAsiaTheme="minorEastAsia" w:cstheme="minorHAnsi"/>
          <w:lang w:val="en-GB"/>
        </w:rPr>
        <w:t>because of its</w:t>
      </w:r>
      <w:r w:rsidR="004836E4" w:rsidRPr="00310C9B">
        <w:rPr>
          <w:rFonts w:eastAsiaTheme="minorEastAsia" w:cstheme="minorHAnsi"/>
          <w:lang w:val="en-GB"/>
        </w:rPr>
        <w:t xml:space="preserve"> </w:t>
      </w:r>
      <w:r w:rsidR="00664481" w:rsidRPr="00310C9B">
        <w:rPr>
          <w:rFonts w:eastAsiaTheme="minorEastAsia" w:cstheme="minorHAnsi"/>
          <w:lang w:val="en-GB"/>
        </w:rPr>
        <w:t>simpler model structure</w:t>
      </w:r>
      <w:r w:rsidR="00CD047E" w:rsidRPr="00310C9B">
        <w:rPr>
          <w:rFonts w:eastAsiaTheme="minorEastAsia" w:cstheme="minorHAnsi"/>
          <w:lang w:val="en-GB"/>
        </w:rPr>
        <w:t xml:space="preserve">. </w:t>
      </w:r>
      <w:r w:rsidR="00CA54C9" w:rsidRPr="00310C9B">
        <w:rPr>
          <w:rFonts w:eastAsiaTheme="minorEastAsia" w:cstheme="minorHAnsi"/>
          <w:lang w:val="en-GB"/>
        </w:rPr>
        <w:t>For maximum consumption, the model with a global interaction</w:t>
      </w:r>
      <w:r w:rsidR="00DF4D7A" w:rsidRPr="00310C9B">
        <w:rPr>
          <w:rFonts w:eastAsiaTheme="minorEastAsia" w:cstheme="minorHAnsi"/>
          <w:lang w:val="en-GB"/>
        </w:rPr>
        <w:t xml:space="preserve"> term</w:t>
      </w:r>
      <w:r w:rsidR="00CA54C9" w:rsidRPr="00310C9B">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310C9B">
        <w:rPr>
          <w:rFonts w:eastAsiaTheme="minorEastAsia" w:cstheme="minorHAnsi"/>
          <w:lang w:val="en-GB"/>
        </w:rPr>
        <w:t xml:space="preserve">, </w:t>
      </w:r>
      <w:r w:rsidR="00DF4D7A" w:rsidRPr="00310C9B">
        <w:rPr>
          <w:rFonts w:eastAsiaTheme="minorEastAsia" w:cstheme="minorHAnsi"/>
          <w:lang w:val="en-GB"/>
        </w:rPr>
        <w:t xml:space="preserve">(M2) </w:t>
      </w:r>
      <w:r w:rsidR="00CA54C9" w:rsidRPr="00310C9B">
        <w:rPr>
          <w:rFonts w:eastAsiaTheme="minorEastAsia" w:cstheme="minorHAnsi"/>
          <w:lang w:val="en-GB"/>
        </w:rPr>
        <w:t xml:space="preserve">has </w:t>
      </w:r>
      <w:r w:rsidR="00CA54C9" w:rsidRPr="00310C9B">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310C9B">
        <w:rPr>
          <w:rFonts w:eastAsiaTheme="minorEastAsia" w:cstheme="minorHAnsi"/>
          <w:lang w:val="en-GB"/>
        </w:rPr>
        <w:t>WAIC of 2</w:t>
      </w:r>
      <w:r w:rsidR="00DF4D7A" w:rsidRPr="00310C9B">
        <w:rPr>
          <w:rFonts w:eastAsiaTheme="minorEastAsia" w:cstheme="minorHAnsi"/>
          <w:lang w:val="en-GB"/>
        </w:rPr>
        <w:t xml:space="preserve"> compared to the best model (M5) without an interaction term</w:t>
      </w:r>
      <w:r w:rsidR="00CA54C9" w:rsidRPr="00310C9B">
        <w:rPr>
          <w:rFonts w:eastAsiaTheme="minorEastAsia" w:cstheme="minorHAnsi"/>
          <w:lang w:val="en-GB"/>
        </w:rPr>
        <w:t>, meaning that WAIC offers little support for one of these models over the other (Table 2). For illustration of model predictions</w:t>
      </w:r>
      <w:r w:rsidR="005F09E2" w:rsidRPr="00310C9B">
        <w:rPr>
          <w:rFonts w:eastAsiaTheme="minorEastAsia" w:cstheme="minorHAnsi"/>
          <w:lang w:val="en-GB"/>
        </w:rPr>
        <w:t xml:space="preserve"> (Fig. 1B)</w:t>
      </w:r>
      <w:r w:rsidR="00CA54C9"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310C9B">
        <w:rPr>
          <w:rFonts w:eastAsiaTheme="minorEastAsia" w:cstheme="minorHAnsi"/>
          <w:iCs/>
          <w:lang w:val="en-GB"/>
        </w:rPr>
        <w:t xml:space="preserve"> </w:t>
      </w:r>
      <w:r w:rsidR="00DF4D7A" w:rsidRPr="00310C9B">
        <w:rPr>
          <w:rFonts w:eastAsiaTheme="minorEastAsia" w:cstheme="minorHAnsi"/>
          <w:iCs/>
          <w:lang w:val="en-GB"/>
        </w:rPr>
        <w:t xml:space="preserve">in M2 </w:t>
      </w:r>
      <w:r w:rsidR="00CA54C9" w:rsidRPr="00310C9B">
        <w:rPr>
          <w:rFonts w:eastAsiaTheme="minorEastAsia" w:cstheme="minorHAnsi"/>
          <w:iCs/>
          <w:lang w:val="en-GB"/>
        </w:rPr>
        <w:t xml:space="preserve">is </w:t>
      </w:r>
      <w:r w:rsidR="00CA54C9" w:rsidRPr="00310C9B">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310C9B">
        <w:rPr>
          <w:rFonts w:cstheme="minorHAnsi"/>
          <w:lang w:val="en-GB"/>
        </w:rPr>
        <w:t xml:space="preserve">We find that the average </w:t>
      </w:r>
      <w:r w:rsidRPr="00972C7F">
        <w:rPr>
          <w:rFonts w:cstheme="minorHAnsi"/>
          <w:lang w:val="en-GB"/>
        </w:rPr>
        <w:t xml:space="preserve">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818"/>
      <w:commentRangeStart w:id="819"/>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820"/>
      <w:r w:rsidRPr="00972C7F">
        <w:rPr>
          <w:rFonts w:eastAsiaTheme="minorEastAsia" w:cstheme="minorHAnsi"/>
          <w:lang w:val="en-GB"/>
        </w:rPr>
        <w:t>.</w:t>
      </w:r>
      <w:commentRangeEnd w:id="818"/>
      <w:r w:rsidRPr="00DF0177">
        <w:rPr>
          <w:rStyle w:val="CommentReference"/>
        </w:rPr>
        <w:commentReference w:id="818"/>
      </w:r>
      <w:commentRangeEnd w:id="819"/>
      <w:r w:rsidRPr="004559BC">
        <w:rPr>
          <w:rFonts w:eastAsiaTheme="minorEastAsia" w:cstheme="minorHAnsi"/>
          <w:lang w:val="en-GB"/>
        </w:rPr>
        <w:t xml:space="preserve"> </w:t>
      </w:r>
      <w:r w:rsidRPr="00DF0177">
        <w:rPr>
          <w:rStyle w:val="CommentReference"/>
        </w:rPr>
        <w:commentReference w:id="819"/>
      </w:r>
      <w:commentRangeEnd w:id="820"/>
      <w:r w:rsidR="00BB38CF">
        <w:rPr>
          <w:rStyle w:val="CommentReference"/>
        </w:rPr>
        <w:commentReference w:id="820"/>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5E7EAB" w:rsidRDefault="005F466B" w:rsidP="002E3379">
      <w:pPr>
        <w:spacing w:line="480" w:lineRule="auto"/>
        <w:ind w:firstLine="284"/>
        <w:contextualSpacing/>
        <w:jc w:val="both"/>
        <w:rPr>
          <w:rFonts w:eastAsiaTheme="minorEastAsia" w:cstheme="minorHAnsi"/>
          <w:color w:val="FF0000"/>
          <w:lang w:val="en-GB"/>
          <w:rPrChange w:id="821" w:author="Max Lindmark" w:date="2020-05-06T16:18:00Z">
            <w:rPr>
              <w:rFonts w:eastAsiaTheme="minorEastAsia" w:cstheme="minorHAnsi"/>
              <w:lang w:val="en-GB"/>
            </w:rPr>
          </w:rPrChange>
        </w:rPr>
      </w:pPr>
      <w:r w:rsidRPr="005E7EAB">
        <w:rPr>
          <w:rFonts w:eastAsiaTheme="minorEastAsia" w:cstheme="minorHAnsi"/>
          <w:color w:val="FF0000"/>
          <w:lang w:val="en-GB"/>
          <w:rPrChange w:id="822" w:author="Max Lindmark" w:date="2020-05-06T16:18:00Z">
            <w:rPr>
              <w:rFonts w:eastAsiaTheme="minorEastAsia" w:cstheme="minorHAnsi"/>
              <w:lang w:val="en-GB"/>
            </w:rPr>
          </w:rPrChange>
        </w:rPr>
        <w:t>Over a larger temperature range</w:t>
      </w:r>
      <w:r w:rsidR="005E0139" w:rsidRPr="005E7EAB">
        <w:rPr>
          <w:rFonts w:eastAsiaTheme="minorEastAsia" w:cstheme="minorHAnsi"/>
          <w:color w:val="FF0000"/>
          <w:lang w:val="en-GB"/>
          <w:rPrChange w:id="823" w:author="Max Lindmark" w:date="2020-05-06T16:18:00Z">
            <w:rPr>
              <w:rFonts w:eastAsiaTheme="minorEastAsia" w:cstheme="minorHAnsi"/>
              <w:lang w:val="en-GB"/>
            </w:rPr>
          </w:rPrChange>
        </w:rPr>
        <w:t xml:space="preserve">, biological rates </w:t>
      </w:r>
      <w:r w:rsidR="005B4438" w:rsidRPr="005E7EAB">
        <w:rPr>
          <w:rFonts w:eastAsiaTheme="minorEastAsia" w:cstheme="minorHAnsi"/>
          <w:color w:val="FF0000"/>
          <w:lang w:val="en-GB"/>
          <w:rPrChange w:id="824" w:author="Max Lindmark" w:date="2020-05-06T16:18:00Z">
            <w:rPr>
              <w:rFonts w:eastAsiaTheme="minorEastAsia" w:cstheme="minorHAnsi"/>
              <w:lang w:val="en-GB"/>
            </w:rPr>
          </w:rPrChange>
        </w:rPr>
        <w:t>are</w:t>
      </w:r>
      <w:r w:rsidR="005E0139" w:rsidRPr="005E7EAB">
        <w:rPr>
          <w:rFonts w:eastAsiaTheme="minorEastAsia" w:cstheme="minorHAnsi"/>
          <w:color w:val="FF0000"/>
          <w:lang w:val="en-GB"/>
          <w:rPrChange w:id="825" w:author="Max Lindmark" w:date="2020-05-06T16:18:00Z">
            <w:rPr>
              <w:rFonts w:eastAsiaTheme="minorEastAsia" w:cstheme="minorHAnsi"/>
              <w:lang w:val="en-GB"/>
            </w:rPr>
          </w:rPrChange>
        </w:rPr>
        <w:t xml:space="preserve"> unimodal. </w:t>
      </w:r>
      <w:r w:rsidR="00016581" w:rsidRPr="005E7EAB">
        <w:rPr>
          <w:rFonts w:eastAsiaTheme="minorEastAsia" w:cstheme="minorHAnsi"/>
          <w:color w:val="FF0000"/>
          <w:lang w:val="en-GB"/>
          <w:rPrChange w:id="826" w:author="Max Lindmark" w:date="2020-05-06T16:18:00Z">
            <w:rPr>
              <w:rFonts w:eastAsiaTheme="minorEastAsia" w:cstheme="minorHAnsi"/>
              <w:lang w:val="en-GB"/>
            </w:rPr>
          </w:rPrChange>
        </w:rPr>
        <w:t xml:space="preserve">We identified such tendencies </w:t>
      </w:r>
      <w:r w:rsidR="00ED7EF3" w:rsidRPr="005E7EAB">
        <w:rPr>
          <w:rFonts w:eastAsiaTheme="minorEastAsia" w:cstheme="minorHAnsi"/>
          <w:color w:val="FF0000"/>
          <w:lang w:val="en-GB"/>
          <w:rPrChange w:id="827" w:author="Max Lindmark" w:date="2020-05-06T16:18:00Z">
            <w:rPr>
              <w:rFonts w:eastAsiaTheme="minorEastAsia" w:cstheme="minorHAnsi"/>
              <w:lang w:val="en-GB"/>
            </w:rPr>
          </w:rPrChange>
        </w:rPr>
        <w:t xml:space="preserve">in </w:t>
      </w:r>
      <w:r w:rsidR="008B4C14" w:rsidRPr="005E7EAB">
        <w:rPr>
          <w:rFonts w:eastAsiaTheme="minorEastAsia" w:cstheme="minorHAnsi"/>
          <w:color w:val="FF0000"/>
          <w:lang w:val="en-GB"/>
          <w:rPrChange w:id="828" w:author="Max Lindmark" w:date="2020-05-06T16:18:00Z">
            <w:rPr>
              <w:rFonts w:eastAsiaTheme="minorEastAsia" w:cstheme="minorHAnsi"/>
              <w:lang w:val="en-GB"/>
            </w:rPr>
          </w:rPrChange>
        </w:rPr>
        <w:t>nine</w:t>
      </w:r>
      <w:r w:rsidR="00ED7EF3" w:rsidRPr="005E7EAB">
        <w:rPr>
          <w:rFonts w:eastAsiaTheme="minorEastAsia" w:cstheme="minorHAnsi"/>
          <w:color w:val="FF0000"/>
          <w:lang w:val="en-GB"/>
          <w:rPrChange w:id="829" w:author="Max Lindmark" w:date="2020-05-06T16:18:00Z">
            <w:rPr>
              <w:rFonts w:eastAsiaTheme="minorEastAsia" w:cstheme="minorHAnsi"/>
              <w:lang w:val="en-GB"/>
            </w:rPr>
          </w:rPrChange>
        </w:rPr>
        <w:t xml:space="preserve"> species </w:t>
      </w:r>
      <w:r w:rsidR="003E70F7" w:rsidRPr="005E7EAB">
        <w:rPr>
          <w:rFonts w:eastAsiaTheme="minorEastAsia" w:cstheme="minorHAnsi"/>
          <w:color w:val="FF0000"/>
          <w:lang w:val="en-GB"/>
          <w:rPrChange w:id="830" w:author="Max Lindmark" w:date="2020-05-06T16:18:00Z">
            <w:rPr>
              <w:rFonts w:eastAsiaTheme="minorEastAsia" w:cstheme="minorHAnsi"/>
              <w:lang w:val="en-GB"/>
            </w:rPr>
          </w:rPrChange>
        </w:rPr>
        <w:t xml:space="preserve">in the </w:t>
      </w:r>
      <w:r w:rsidR="008457AB" w:rsidRPr="005E7EAB">
        <w:rPr>
          <w:rFonts w:eastAsiaTheme="minorEastAsia" w:cstheme="minorHAnsi"/>
          <w:color w:val="FF0000"/>
          <w:lang w:val="en-GB"/>
          <w:rPrChange w:id="831" w:author="Max Lindmark" w:date="2020-05-06T16:18:00Z">
            <w:rPr>
              <w:rFonts w:eastAsiaTheme="minorEastAsia" w:cstheme="minorHAnsi"/>
              <w:lang w:val="en-GB"/>
            </w:rPr>
          </w:rPrChange>
        </w:rPr>
        <w:t>consumption</w:t>
      </w:r>
      <w:r w:rsidR="003E70F7" w:rsidRPr="005E7EAB">
        <w:rPr>
          <w:rFonts w:eastAsiaTheme="minorEastAsia" w:cstheme="minorHAnsi"/>
          <w:color w:val="FF0000"/>
          <w:lang w:val="en-GB"/>
          <w:rPrChange w:id="832" w:author="Max Lindmark" w:date="2020-05-06T16:18:00Z">
            <w:rPr>
              <w:rFonts w:eastAsiaTheme="minorEastAsia" w:cstheme="minorHAnsi"/>
              <w:lang w:val="en-GB"/>
            </w:rPr>
          </w:rPrChange>
        </w:rPr>
        <w:t xml:space="preserve"> data set</w:t>
      </w:r>
      <w:r w:rsidR="00734BAD" w:rsidRPr="005E7EAB">
        <w:rPr>
          <w:rFonts w:eastAsiaTheme="minorEastAsia" w:cstheme="minorHAnsi"/>
          <w:color w:val="FF0000"/>
          <w:lang w:val="en-GB"/>
          <w:rPrChange w:id="833" w:author="Max Lindmark" w:date="2020-05-06T16:18:00Z">
            <w:rPr>
              <w:rFonts w:eastAsiaTheme="minorEastAsia" w:cstheme="minorHAnsi"/>
              <w:lang w:val="en-GB"/>
            </w:rPr>
          </w:rPrChange>
        </w:rPr>
        <w:t xml:space="preserve">, and fit </w:t>
      </w:r>
      <w:r w:rsidR="00C9526D" w:rsidRPr="005E7EAB">
        <w:rPr>
          <w:rFonts w:eastAsiaTheme="minorEastAsia" w:cstheme="minorHAnsi"/>
          <w:color w:val="FF0000"/>
          <w:lang w:val="en-GB"/>
          <w:rPrChange w:id="834" w:author="Max Lindmark" w:date="2020-05-06T16:18:00Z">
            <w:rPr>
              <w:rFonts w:eastAsiaTheme="minorEastAsia" w:cstheme="minorHAnsi"/>
              <w:lang w:val="en-GB"/>
            </w:rPr>
          </w:rPrChange>
        </w:rPr>
        <w:t>quadratic</w:t>
      </w:r>
      <w:r w:rsidR="00734BAD" w:rsidRPr="005E7EAB">
        <w:rPr>
          <w:rFonts w:eastAsiaTheme="minorEastAsia" w:cstheme="minorHAnsi"/>
          <w:color w:val="FF0000"/>
          <w:lang w:val="en-GB"/>
          <w:rPrChange w:id="835" w:author="Max Lindmark" w:date="2020-05-06T16:18:00Z">
            <w:rPr>
              <w:rFonts w:eastAsiaTheme="minorEastAsia" w:cstheme="minorHAnsi"/>
              <w:lang w:val="en-GB"/>
            </w:rPr>
          </w:rPrChange>
        </w:rPr>
        <w:t xml:space="preserve"> models</w:t>
      </w:r>
      <w:r w:rsidR="0079390A" w:rsidRPr="005E7EAB">
        <w:rPr>
          <w:rFonts w:eastAsiaTheme="minorEastAsia" w:cstheme="minorHAnsi"/>
          <w:color w:val="FF0000"/>
          <w:lang w:val="en-GB"/>
          <w:rPrChange w:id="836" w:author="Max Lindmark" w:date="2020-05-06T16:18:00Z">
            <w:rPr>
              <w:rFonts w:eastAsiaTheme="minorEastAsia" w:cstheme="minorHAnsi"/>
              <w:lang w:val="en-GB"/>
            </w:rPr>
          </w:rPrChange>
        </w:rPr>
        <w:t xml:space="preserve"> to those species</w:t>
      </w:r>
      <w:r w:rsidR="00C84B73" w:rsidRPr="005E7EAB">
        <w:rPr>
          <w:rFonts w:eastAsiaTheme="minorEastAsia" w:cstheme="minorHAnsi"/>
          <w:color w:val="FF0000"/>
          <w:lang w:val="en-GB"/>
          <w:rPrChange w:id="837" w:author="Max Lindmark" w:date="2020-05-06T16:18:00Z">
            <w:rPr>
              <w:rFonts w:eastAsiaTheme="minorEastAsia" w:cstheme="minorHAnsi"/>
              <w:lang w:val="en-GB"/>
            </w:rPr>
          </w:rPrChange>
        </w:rPr>
        <w:t xml:space="preserve"> </w:t>
      </w:r>
      <w:r w:rsidR="00224A07" w:rsidRPr="005E7EAB">
        <w:rPr>
          <w:rFonts w:eastAsiaTheme="minorEastAsia" w:cstheme="minorHAnsi"/>
          <w:color w:val="FF0000"/>
          <w:lang w:val="en-GB"/>
          <w:rPrChange w:id="838" w:author="Max Lindmark" w:date="2020-05-06T16:18:00Z">
            <w:rPr>
              <w:rFonts w:eastAsiaTheme="minorEastAsia" w:cstheme="minorHAnsi"/>
              <w:lang w:val="en-GB"/>
            </w:rPr>
          </w:rPrChange>
        </w:rPr>
        <w:t xml:space="preserve">separately </w:t>
      </w:r>
      <w:r w:rsidR="00C84B73" w:rsidRPr="005E7EAB">
        <w:rPr>
          <w:rFonts w:eastAsiaTheme="minorEastAsia" w:cstheme="minorHAnsi"/>
          <w:color w:val="FF0000"/>
          <w:lang w:val="en-GB"/>
          <w:rPrChange w:id="839" w:author="Max Lindmark" w:date="2020-05-06T16:18:00Z">
            <w:rPr>
              <w:rFonts w:eastAsiaTheme="minorEastAsia" w:cstheme="minorHAnsi"/>
              <w:lang w:val="en-GB"/>
            </w:rPr>
          </w:rPrChange>
        </w:rPr>
        <w:t xml:space="preserve">(Fig. </w:t>
      </w:r>
      <w:r w:rsidR="009F3E2E" w:rsidRPr="005E7EAB">
        <w:rPr>
          <w:rFonts w:eastAsiaTheme="minorEastAsia" w:cstheme="minorHAnsi"/>
          <w:color w:val="FF0000"/>
          <w:lang w:val="en-GB"/>
          <w:rPrChange w:id="840" w:author="Max Lindmark" w:date="2020-05-06T16:18:00Z">
            <w:rPr>
              <w:rFonts w:eastAsiaTheme="minorEastAsia" w:cstheme="minorHAnsi"/>
              <w:lang w:val="en-GB"/>
            </w:rPr>
          </w:rPrChange>
        </w:rPr>
        <w:t>4</w:t>
      </w:r>
      <w:r w:rsidR="00C84B73" w:rsidRPr="005E7EAB">
        <w:rPr>
          <w:rFonts w:eastAsiaTheme="minorEastAsia" w:cstheme="minorHAnsi"/>
          <w:color w:val="FF0000"/>
          <w:lang w:val="en-GB"/>
          <w:rPrChange w:id="841" w:author="Max Lindmark" w:date="2020-05-06T16:18:00Z">
            <w:rPr>
              <w:rFonts w:eastAsiaTheme="minorEastAsia" w:cstheme="minorHAnsi"/>
              <w:lang w:val="en-GB"/>
            </w:rPr>
          </w:rPrChange>
        </w:rPr>
        <w:t>)</w:t>
      </w:r>
      <w:r w:rsidR="0079390A" w:rsidRPr="005E7EAB">
        <w:rPr>
          <w:rFonts w:eastAsiaTheme="minorEastAsia" w:cstheme="minorHAnsi"/>
          <w:color w:val="FF0000"/>
          <w:lang w:val="en-GB"/>
          <w:rPrChange w:id="842" w:author="Max Lindmark" w:date="2020-05-06T16:18:00Z">
            <w:rPr>
              <w:rFonts w:eastAsiaTheme="minorEastAsia" w:cstheme="minorHAnsi"/>
              <w:lang w:val="en-GB"/>
            </w:rPr>
          </w:rPrChange>
        </w:rPr>
        <w:t>.</w:t>
      </w:r>
      <w:r w:rsidR="009E7806" w:rsidRPr="005E7EAB">
        <w:rPr>
          <w:rFonts w:eastAsiaTheme="minorEastAsia" w:cstheme="minorHAnsi"/>
          <w:color w:val="FF0000"/>
          <w:lang w:val="en-GB"/>
          <w:rPrChange w:id="843" w:author="Max Lindmark" w:date="2020-05-06T16:18:00Z">
            <w:rPr>
              <w:rFonts w:eastAsiaTheme="minorEastAsia" w:cstheme="minorHAnsi"/>
              <w:lang w:val="en-GB"/>
            </w:rPr>
          </w:rPrChange>
        </w:rPr>
        <w:t xml:space="preserve"> </w:t>
      </w:r>
      <w:r w:rsidR="0018027C" w:rsidRPr="005E7EAB">
        <w:rPr>
          <w:rFonts w:eastAsiaTheme="minorEastAsia" w:cstheme="minorHAnsi"/>
          <w:color w:val="FF0000"/>
          <w:lang w:val="en-GB"/>
          <w:rPrChange w:id="844" w:author="Max Lindmark" w:date="2020-05-06T16:18:00Z">
            <w:rPr>
              <w:rFonts w:eastAsiaTheme="minorEastAsia" w:cstheme="minorHAnsi"/>
              <w:lang w:val="en-GB"/>
            </w:rPr>
          </w:rPrChange>
        </w:rPr>
        <w:t>The unimodal temperature</w:t>
      </w:r>
      <w:r w:rsidR="00BB38CF" w:rsidRPr="005E7EAB">
        <w:rPr>
          <w:rFonts w:eastAsiaTheme="minorEastAsia" w:cstheme="minorHAnsi"/>
          <w:color w:val="FF0000"/>
          <w:lang w:val="en-GB"/>
          <w:rPrChange w:id="845" w:author="Max Lindmark" w:date="2020-05-06T16:18:00Z">
            <w:rPr>
              <w:rFonts w:eastAsiaTheme="minorEastAsia" w:cstheme="minorHAnsi"/>
              <w:lang w:val="en-GB"/>
            </w:rPr>
          </w:rPrChange>
        </w:rPr>
        <w:t xml:space="preserve"> </w:t>
      </w:r>
      <w:r w:rsidR="0018027C" w:rsidRPr="005E7EAB">
        <w:rPr>
          <w:rFonts w:eastAsiaTheme="minorEastAsia" w:cstheme="minorHAnsi"/>
          <w:color w:val="FF0000"/>
          <w:lang w:val="en-GB"/>
          <w:rPrChange w:id="846" w:author="Max Lindmark" w:date="2020-05-06T16:18:00Z">
            <w:rPr>
              <w:rFonts w:eastAsiaTheme="minorEastAsia" w:cstheme="minorHAnsi"/>
              <w:lang w:val="en-GB"/>
            </w:rPr>
          </w:rPrChange>
        </w:rPr>
        <w:t xml:space="preserve">dependence </w:t>
      </w:r>
      <w:r w:rsidR="002A6E0F" w:rsidRPr="005E7EAB">
        <w:rPr>
          <w:rFonts w:eastAsiaTheme="minorEastAsia" w:cstheme="minorHAnsi"/>
          <w:color w:val="FF0000"/>
          <w:lang w:val="en-GB"/>
          <w:rPrChange w:id="847" w:author="Max Lindmark" w:date="2020-05-06T16:18:00Z">
            <w:rPr>
              <w:rFonts w:eastAsiaTheme="minorEastAsia" w:cstheme="minorHAnsi"/>
              <w:lang w:val="en-GB"/>
            </w:rPr>
          </w:rPrChange>
        </w:rPr>
        <w:t xml:space="preserve">implies that even if maximum consumption rates </w:t>
      </w:r>
      <w:r w:rsidR="00A04BA1" w:rsidRPr="005E7EAB">
        <w:rPr>
          <w:rFonts w:eastAsiaTheme="minorEastAsia" w:cstheme="minorHAnsi"/>
          <w:color w:val="FF0000"/>
          <w:lang w:val="en-GB"/>
          <w:rPrChange w:id="848" w:author="Max Lindmark" w:date="2020-05-06T16:18:00Z">
            <w:rPr>
              <w:rFonts w:eastAsiaTheme="minorEastAsia" w:cstheme="minorHAnsi"/>
              <w:lang w:val="en-GB"/>
            </w:rPr>
          </w:rPrChange>
        </w:rPr>
        <w:t>increase</w:t>
      </w:r>
      <w:r w:rsidR="002A6E0F" w:rsidRPr="005E7EAB">
        <w:rPr>
          <w:rFonts w:eastAsiaTheme="minorEastAsia" w:cstheme="minorHAnsi"/>
          <w:color w:val="FF0000"/>
          <w:lang w:val="en-GB"/>
          <w:rPrChange w:id="849" w:author="Max Lindmark" w:date="2020-05-06T16:18:00Z">
            <w:rPr>
              <w:rFonts w:eastAsiaTheme="minorEastAsia" w:cstheme="minorHAnsi"/>
              <w:lang w:val="en-GB"/>
            </w:rPr>
          </w:rPrChange>
        </w:rPr>
        <w:t xml:space="preserve"> </w:t>
      </w:r>
      <w:r w:rsidR="001F78FE" w:rsidRPr="005E7EAB">
        <w:rPr>
          <w:rFonts w:eastAsiaTheme="minorEastAsia" w:cstheme="minorHAnsi"/>
          <w:color w:val="FF0000"/>
          <w:lang w:val="en-GB"/>
          <w:rPrChange w:id="850" w:author="Max Lindmark" w:date="2020-05-06T16:18:00Z">
            <w:rPr>
              <w:rFonts w:eastAsiaTheme="minorEastAsia" w:cstheme="minorHAnsi"/>
              <w:lang w:val="en-GB"/>
            </w:rPr>
          </w:rPrChange>
        </w:rPr>
        <w:t xml:space="preserve">at the same rate </w:t>
      </w:r>
      <w:r w:rsidR="008A107C" w:rsidRPr="005E7EAB">
        <w:rPr>
          <w:rFonts w:eastAsiaTheme="minorEastAsia" w:cstheme="minorHAnsi"/>
          <w:color w:val="FF0000"/>
          <w:lang w:val="en-GB"/>
          <w:rPrChange w:id="851" w:author="Max Lindmark" w:date="2020-05-06T16:18:00Z">
            <w:rPr>
              <w:rFonts w:eastAsiaTheme="minorEastAsia" w:cstheme="minorHAnsi"/>
              <w:lang w:val="en-GB"/>
            </w:rPr>
          </w:rPrChange>
        </w:rPr>
        <w:t xml:space="preserve">as metabolism </w:t>
      </w:r>
      <w:r w:rsidR="002A6E0F" w:rsidRPr="005E7EAB">
        <w:rPr>
          <w:rFonts w:eastAsiaTheme="minorEastAsia" w:cstheme="minorHAnsi"/>
          <w:color w:val="FF0000"/>
          <w:lang w:val="en-GB"/>
          <w:rPrChange w:id="852" w:author="Max Lindmark" w:date="2020-05-06T16:18:00Z">
            <w:rPr>
              <w:rFonts w:eastAsiaTheme="minorEastAsia" w:cstheme="minorHAnsi"/>
              <w:lang w:val="en-GB"/>
            </w:rPr>
          </w:rPrChange>
        </w:rPr>
        <w:t xml:space="preserve">with temperature </w:t>
      </w:r>
      <w:r w:rsidR="00ED5ECA" w:rsidRPr="005E7EAB">
        <w:rPr>
          <w:rFonts w:eastAsiaTheme="minorEastAsia" w:cstheme="minorHAnsi"/>
          <w:color w:val="FF0000"/>
          <w:lang w:val="en-GB"/>
          <w:rPrChange w:id="853" w:author="Max Lindmark" w:date="2020-05-06T16:18:00Z">
            <w:rPr>
              <w:rFonts w:eastAsiaTheme="minorEastAsia" w:cstheme="minorHAnsi"/>
              <w:lang w:val="en-GB"/>
            </w:rPr>
          </w:rPrChange>
        </w:rPr>
        <w:t xml:space="preserve">initially, </w:t>
      </w:r>
      <w:r w:rsidR="002817F5" w:rsidRPr="005E7EAB">
        <w:rPr>
          <w:rFonts w:eastAsiaTheme="minorEastAsia" w:cstheme="minorHAnsi"/>
          <w:color w:val="FF0000"/>
          <w:lang w:val="en-GB"/>
          <w:rPrChange w:id="854" w:author="Max Lindmark" w:date="2020-05-06T16:18:00Z">
            <w:rPr>
              <w:rFonts w:eastAsiaTheme="minorEastAsia" w:cstheme="minorHAnsi"/>
              <w:lang w:val="en-GB"/>
            </w:rPr>
          </w:rPrChange>
        </w:rPr>
        <w:t xml:space="preserve">consumption </w:t>
      </w:r>
      <w:r w:rsidR="006F7ED6" w:rsidRPr="005E7EAB">
        <w:rPr>
          <w:rFonts w:eastAsiaTheme="minorEastAsia" w:cstheme="minorHAnsi"/>
          <w:color w:val="FF0000"/>
          <w:lang w:val="en-GB"/>
          <w:rPrChange w:id="855" w:author="Max Lindmark" w:date="2020-05-06T16:18:00Z">
            <w:rPr>
              <w:rFonts w:eastAsiaTheme="minorEastAsia" w:cstheme="minorHAnsi"/>
              <w:lang w:val="en-GB"/>
            </w:rPr>
          </w:rPrChange>
        </w:rPr>
        <w:t xml:space="preserve">rates </w:t>
      </w:r>
      <w:r w:rsidR="00E3277A" w:rsidRPr="005E7EAB">
        <w:rPr>
          <w:rFonts w:eastAsiaTheme="minorEastAsia" w:cstheme="minorHAnsi"/>
          <w:color w:val="FF0000"/>
          <w:lang w:val="en-GB"/>
          <w:rPrChange w:id="856" w:author="Max Lindmark" w:date="2020-05-06T16:18:00Z">
            <w:rPr>
              <w:rFonts w:eastAsiaTheme="minorEastAsia" w:cstheme="minorHAnsi"/>
              <w:lang w:val="en-GB"/>
            </w:rPr>
          </w:rPrChange>
        </w:rPr>
        <w:t xml:space="preserve">eventually </w:t>
      </w:r>
      <w:r w:rsidR="002817F5" w:rsidRPr="005E7EAB">
        <w:rPr>
          <w:rFonts w:eastAsiaTheme="minorEastAsia" w:cstheme="minorHAnsi"/>
          <w:color w:val="FF0000"/>
          <w:lang w:val="en-GB"/>
          <w:rPrChange w:id="857" w:author="Max Lindmark" w:date="2020-05-06T16:18:00Z">
            <w:rPr>
              <w:rFonts w:eastAsiaTheme="minorEastAsia" w:cstheme="minorHAnsi"/>
              <w:lang w:val="en-GB"/>
            </w:rPr>
          </w:rPrChange>
        </w:rPr>
        <w:t>decline</w:t>
      </w:r>
      <w:r w:rsidR="006F7ED6" w:rsidRPr="005E7EAB">
        <w:rPr>
          <w:rFonts w:eastAsiaTheme="minorEastAsia" w:cstheme="minorHAnsi"/>
          <w:color w:val="FF0000"/>
          <w:lang w:val="en-GB"/>
          <w:rPrChange w:id="858" w:author="Max Lindmark" w:date="2020-05-06T16:18:00Z">
            <w:rPr>
              <w:rFonts w:eastAsiaTheme="minorEastAsia" w:cstheme="minorHAnsi"/>
              <w:lang w:val="en-GB"/>
            </w:rPr>
          </w:rPrChange>
        </w:rPr>
        <w:t xml:space="preserve"> relative to metabolism</w:t>
      </w:r>
      <w:r w:rsidR="002817F5" w:rsidRPr="005E7EAB">
        <w:rPr>
          <w:rFonts w:eastAsiaTheme="minorEastAsia" w:cstheme="minorHAnsi"/>
          <w:color w:val="FF0000"/>
          <w:lang w:val="en-GB"/>
          <w:rPrChange w:id="859" w:author="Max Lindmark" w:date="2020-05-06T16:18:00Z">
            <w:rPr>
              <w:rFonts w:eastAsiaTheme="minorEastAsia" w:cstheme="minorHAnsi"/>
              <w:lang w:val="en-GB"/>
            </w:rPr>
          </w:rPrChange>
        </w:rPr>
        <w:t xml:space="preserve"> </w:t>
      </w:r>
      <w:r w:rsidR="004F3D9C" w:rsidRPr="005E7EAB">
        <w:rPr>
          <w:rFonts w:eastAsiaTheme="minorEastAsia" w:cstheme="minorHAnsi"/>
          <w:color w:val="FF0000"/>
          <w:lang w:val="en-GB"/>
          <w:rPrChange w:id="860" w:author="Max Lindmark" w:date="2020-05-06T16:18:00Z">
            <w:rPr>
              <w:rFonts w:eastAsiaTheme="minorEastAsia" w:cstheme="minorHAnsi"/>
              <w:lang w:val="en-GB"/>
            </w:rPr>
          </w:rPrChange>
        </w:rPr>
        <w:t xml:space="preserve">with further </w:t>
      </w:r>
      <w:r w:rsidR="007420B2" w:rsidRPr="005E7EAB">
        <w:rPr>
          <w:rFonts w:eastAsiaTheme="minorEastAsia" w:cstheme="minorHAnsi"/>
          <w:color w:val="FF0000"/>
          <w:lang w:val="en-GB"/>
          <w:rPrChange w:id="861" w:author="Max Lindmark" w:date="2020-05-06T16:18:00Z">
            <w:rPr>
              <w:rFonts w:eastAsiaTheme="minorEastAsia" w:cstheme="minorHAnsi"/>
              <w:lang w:val="en-GB"/>
            </w:rPr>
          </w:rPrChange>
        </w:rPr>
        <w:t>warming</w:t>
      </w:r>
      <w:r w:rsidR="004F3D9C" w:rsidRPr="005E7EAB">
        <w:rPr>
          <w:rFonts w:eastAsiaTheme="minorEastAsia" w:cstheme="minorHAnsi"/>
          <w:color w:val="FF0000"/>
          <w:lang w:val="en-GB"/>
          <w:rPrChange w:id="862" w:author="Max Lindmark" w:date="2020-05-06T16:18:00Z">
            <w:rPr>
              <w:rFonts w:eastAsiaTheme="minorEastAsia" w:cstheme="minorHAnsi"/>
              <w:lang w:val="en-GB"/>
            </w:rPr>
          </w:rPrChange>
        </w:rPr>
        <w:t xml:space="preserve">. </w:t>
      </w:r>
      <w:r w:rsidR="00B10C5E" w:rsidRPr="005E7EAB">
        <w:rPr>
          <w:rFonts w:eastAsiaTheme="minorEastAsia" w:cstheme="minorHAnsi"/>
          <w:color w:val="FF0000"/>
          <w:lang w:val="en-GB"/>
          <w:rPrChange w:id="863" w:author="Max Lindmark" w:date="2020-05-06T16:18:00Z">
            <w:rPr>
              <w:rFonts w:eastAsiaTheme="minorEastAsia" w:cstheme="minorHAnsi"/>
              <w:lang w:val="en-GB"/>
            </w:rPr>
          </w:rPrChange>
        </w:rPr>
        <w:t xml:space="preserve">In other words, the effect of temperature on the </w:t>
      </w:r>
      <w:r w:rsidR="005C3226" w:rsidRPr="005E7EAB">
        <w:rPr>
          <w:rFonts w:eastAsiaTheme="minorEastAsia" w:cstheme="minorHAnsi"/>
          <w:color w:val="FF0000"/>
          <w:lang w:val="en-GB"/>
          <w:rPrChange w:id="864" w:author="Max Lindmark" w:date="2020-05-06T16:18:00Z">
            <w:rPr>
              <w:rFonts w:eastAsiaTheme="minorEastAsia" w:cstheme="minorHAnsi"/>
              <w:lang w:val="en-GB"/>
            </w:rPr>
          </w:rPrChange>
        </w:rPr>
        <w:t xml:space="preserve">mismatch between </w:t>
      </w:r>
      <w:r w:rsidR="00A0116E" w:rsidRPr="005E7EAB">
        <w:rPr>
          <w:rFonts w:eastAsiaTheme="minorEastAsia" w:cstheme="minorHAnsi"/>
          <w:color w:val="FF0000"/>
          <w:lang w:val="en-GB"/>
          <w:rPrChange w:id="865" w:author="Max Lindmark" w:date="2020-05-06T16:18:00Z">
            <w:rPr>
              <w:rFonts w:eastAsiaTheme="minorEastAsia" w:cstheme="minorHAnsi"/>
              <w:lang w:val="en-GB"/>
            </w:rPr>
          </w:rPrChange>
        </w:rPr>
        <w:t>metabolic costs</w:t>
      </w:r>
      <w:r w:rsidR="005C3226" w:rsidRPr="005E7EAB">
        <w:rPr>
          <w:rFonts w:eastAsiaTheme="minorEastAsia" w:cstheme="minorHAnsi"/>
          <w:color w:val="FF0000"/>
          <w:lang w:val="en-GB"/>
          <w:rPrChange w:id="866" w:author="Max Lindmark" w:date="2020-05-06T16:18:00Z">
            <w:rPr>
              <w:rFonts w:eastAsiaTheme="minorEastAsia" w:cstheme="minorHAnsi"/>
              <w:lang w:val="en-GB"/>
            </w:rPr>
          </w:rPrChange>
        </w:rPr>
        <w:t xml:space="preserve"> and </w:t>
      </w:r>
      <w:r w:rsidR="00A0116E" w:rsidRPr="005E7EAB">
        <w:rPr>
          <w:rFonts w:eastAsiaTheme="minorEastAsia" w:cstheme="minorHAnsi"/>
          <w:color w:val="FF0000"/>
          <w:lang w:val="en-GB"/>
          <w:rPrChange w:id="867" w:author="Max Lindmark" w:date="2020-05-06T16:18:00Z">
            <w:rPr>
              <w:rFonts w:eastAsiaTheme="minorEastAsia" w:cstheme="minorHAnsi"/>
              <w:lang w:val="en-GB"/>
            </w:rPr>
          </w:rPrChange>
        </w:rPr>
        <w:t xml:space="preserve">feeding gains </w:t>
      </w:r>
      <w:r w:rsidR="00AB3508" w:rsidRPr="005E7EAB">
        <w:rPr>
          <w:rFonts w:eastAsiaTheme="minorEastAsia" w:cstheme="minorHAnsi"/>
          <w:color w:val="FF0000"/>
          <w:lang w:val="en-GB"/>
          <w:rPrChange w:id="868" w:author="Max Lindmark" w:date="2020-05-06T16:18:00Z">
            <w:rPr>
              <w:rFonts w:eastAsiaTheme="minorEastAsia" w:cstheme="minorHAnsi"/>
              <w:lang w:val="en-GB"/>
            </w:rPr>
          </w:rPrChange>
        </w:rPr>
        <w:lastRenderedPageBreak/>
        <w:t>depends on the current temperature</w:t>
      </w:r>
      <w:r w:rsidR="009C2179" w:rsidRPr="005E7EAB">
        <w:rPr>
          <w:rFonts w:eastAsiaTheme="minorEastAsia" w:cstheme="minorHAnsi"/>
          <w:color w:val="FF0000"/>
          <w:lang w:val="en-GB"/>
          <w:rPrChange w:id="869" w:author="Max Lindmark" w:date="2020-05-06T16:18:00Z">
            <w:rPr>
              <w:rFonts w:eastAsiaTheme="minorEastAsia" w:cstheme="minorHAnsi"/>
              <w:lang w:val="en-GB"/>
            </w:rPr>
          </w:rPrChange>
        </w:rPr>
        <w:t xml:space="preserve"> relative to optimum</w:t>
      </w:r>
      <w:r w:rsidR="005C3226" w:rsidRPr="005E7EAB">
        <w:rPr>
          <w:rFonts w:eastAsiaTheme="minorEastAsia" w:cstheme="minorHAnsi"/>
          <w:color w:val="FF0000"/>
          <w:lang w:val="en-GB"/>
          <w:rPrChange w:id="870" w:author="Max Lindmark" w:date="2020-05-06T16:18:00Z">
            <w:rPr>
              <w:rFonts w:eastAsiaTheme="minorEastAsia" w:cstheme="minorHAnsi"/>
              <w:lang w:val="en-GB"/>
            </w:rPr>
          </w:rPrChange>
        </w:rPr>
        <w:t xml:space="preserve"> temperature</w:t>
      </w:r>
      <w:r w:rsidR="009C2179" w:rsidRPr="005E7EAB">
        <w:rPr>
          <w:rFonts w:eastAsiaTheme="minorEastAsia" w:cstheme="minorHAnsi"/>
          <w:color w:val="FF0000"/>
          <w:lang w:val="en-GB"/>
          <w:rPrChange w:id="871" w:author="Max Lindmark" w:date="2020-05-06T16:18:00Z">
            <w:rPr>
              <w:rFonts w:eastAsiaTheme="minorEastAsia" w:cstheme="minorHAnsi"/>
              <w:lang w:val="en-GB"/>
            </w:rPr>
          </w:rPrChange>
        </w:rPr>
        <w:t>.</w:t>
      </w:r>
      <w:r w:rsidR="000A0AC1" w:rsidRPr="005E7EAB">
        <w:rPr>
          <w:rFonts w:eastAsiaTheme="minorEastAsia" w:cstheme="minorHAnsi"/>
          <w:color w:val="FF0000"/>
          <w:lang w:val="en-GB"/>
          <w:rPrChange w:id="872" w:author="Max Lindmark" w:date="2020-05-06T16:18:00Z">
            <w:rPr>
              <w:rFonts w:eastAsiaTheme="minorEastAsia" w:cstheme="minorHAnsi"/>
              <w:lang w:val="en-GB"/>
            </w:rPr>
          </w:rPrChange>
        </w:rPr>
        <w:t xml:space="preserve"> However,</w:t>
      </w:r>
      <w:r w:rsidR="005827B8" w:rsidRPr="005E7EAB">
        <w:rPr>
          <w:rFonts w:eastAsiaTheme="minorEastAsia" w:cstheme="minorHAnsi"/>
          <w:color w:val="FF0000"/>
          <w:lang w:val="en-GB"/>
          <w:rPrChange w:id="873" w:author="Max Lindmark" w:date="2020-05-06T16:18:00Z">
            <w:rPr>
              <w:rFonts w:eastAsiaTheme="minorEastAsia" w:cstheme="minorHAnsi"/>
              <w:lang w:val="en-GB"/>
            </w:rPr>
          </w:rPrChange>
        </w:rPr>
        <w:t xml:space="preserve"> </w:t>
      </w:r>
      <w:r w:rsidR="006271E4" w:rsidRPr="005E7EAB">
        <w:rPr>
          <w:rFonts w:eastAsiaTheme="minorEastAsia" w:cstheme="minorHAnsi"/>
          <w:color w:val="FF0000"/>
          <w:lang w:val="en-GB"/>
          <w:rPrChange w:id="874" w:author="Max Lindmark" w:date="2020-05-06T16:18:00Z">
            <w:rPr>
              <w:rFonts w:eastAsiaTheme="minorEastAsia" w:cstheme="minorHAnsi"/>
              <w:lang w:val="en-GB"/>
            </w:rPr>
          </w:rPrChange>
        </w:rPr>
        <w:t xml:space="preserve">when standardizing the temperature data to a common unit, here </w:t>
      </w:r>
      <w:r w:rsidR="006B5E92" w:rsidRPr="005E7EAB">
        <w:rPr>
          <w:rFonts w:eastAsiaTheme="minorEastAsia" w:cstheme="minorHAnsi"/>
          <w:color w:val="FF0000"/>
          <w:lang w:val="en-GB"/>
          <w:rPrChange w:id="875" w:author="Max Lindmark" w:date="2020-05-06T16:18:00Z">
            <w:rPr>
              <w:rFonts w:eastAsiaTheme="minorEastAsia" w:cstheme="minorHAnsi"/>
              <w:lang w:val="en-GB"/>
            </w:rPr>
          </w:rPrChange>
        </w:rPr>
        <w:t>relative to median temperature in the environment</w:t>
      </w:r>
      <w:r w:rsidR="00F860BD" w:rsidRPr="005E7EAB">
        <w:rPr>
          <w:rFonts w:eastAsiaTheme="minorEastAsia" w:cstheme="minorHAnsi"/>
          <w:color w:val="FF0000"/>
          <w:lang w:val="en-GB"/>
          <w:rPrChange w:id="876" w:author="Max Lindmark" w:date="2020-05-06T16:18:00Z">
            <w:rPr>
              <w:rFonts w:eastAsiaTheme="minorEastAsia" w:cstheme="minorHAnsi"/>
              <w:lang w:val="en-GB"/>
            </w:rPr>
          </w:rPrChange>
        </w:rPr>
        <w:t xml:space="preserve"> (i.e. </w:t>
      </w:r>
      <m:oMath>
        <m:sSub>
          <m:sSubPr>
            <m:ctrlPr>
              <w:rPr>
                <w:rFonts w:ascii="Cambria Math" w:eastAsiaTheme="minorEastAsia" w:hAnsi="Cambria Math" w:cstheme="minorHAnsi"/>
                <w:i/>
                <w:color w:val="FF0000"/>
                <w:rPrChange w:id="877" w:author="Max Lindmark" w:date="2020-05-06T16:18:00Z">
                  <w:rPr>
                    <w:rFonts w:ascii="Cambria Math" w:eastAsiaTheme="minorEastAsia" w:hAnsi="Cambria Math" w:cstheme="minorHAnsi"/>
                    <w:i/>
                  </w:rPr>
                </w:rPrChange>
              </w:rPr>
            </m:ctrlPr>
          </m:sSubPr>
          <m:e>
            <m:r>
              <w:rPr>
                <w:rFonts w:ascii="Cambria Math" w:eastAsiaTheme="minorEastAsia" w:hAnsi="Cambria Math" w:cstheme="minorHAnsi"/>
                <w:color w:val="FF0000"/>
                <w:rPrChange w:id="878" w:author="Max Lindmark" w:date="2020-05-06T16:18:00Z">
                  <w:rPr>
                    <w:rFonts w:ascii="Cambria Math" w:eastAsiaTheme="minorEastAsia" w:hAnsi="Cambria Math" w:cstheme="minorHAnsi"/>
                  </w:rPr>
                </w:rPrChange>
              </w:rPr>
              <m:t>T</m:t>
            </m:r>
          </m:e>
          <m:sub>
            <m:r>
              <w:rPr>
                <w:rFonts w:ascii="Cambria Math" w:eastAsiaTheme="minorEastAsia" w:hAnsi="Cambria Math" w:cstheme="minorHAnsi"/>
                <w:color w:val="FF0000"/>
                <w:rPrChange w:id="879" w:author="Max Lindmark" w:date="2020-05-06T16:18:00Z">
                  <w:rPr>
                    <w:rFonts w:ascii="Cambria Math" w:eastAsiaTheme="minorEastAsia" w:hAnsi="Cambria Math" w:cstheme="minorHAnsi"/>
                  </w:rPr>
                </w:rPrChange>
              </w:rPr>
              <m:t>C</m:t>
            </m:r>
            <m:r>
              <w:rPr>
                <w:rFonts w:ascii="Cambria Math" w:eastAsiaTheme="minorEastAsia" w:hAnsi="Cambria Math" w:cstheme="minorHAnsi"/>
                <w:color w:val="FF0000"/>
                <w:lang w:val="en-GB"/>
                <w:rPrChange w:id="880" w:author="Max Lindmark" w:date="2020-05-06T16:18:00Z">
                  <w:rPr>
                    <w:rFonts w:ascii="Cambria Math" w:eastAsiaTheme="minorEastAsia" w:hAnsi="Cambria Math" w:cstheme="minorHAnsi"/>
                    <w:lang w:val="en-GB"/>
                  </w:rPr>
                </w:rPrChange>
              </w:rPr>
              <m:t>,</m:t>
            </m:r>
            <m:r>
              <w:rPr>
                <w:rFonts w:ascii="Cambria Math" w:eastAsiaTheme="minorEastAsia" w:hAnsi="Cambria Math" w:cstheme="minorHAnsi"/>
                <w:color w:val="FF0000"/>
                <w:rPrChange w:id="881" w:author="Max Lindmark" w:date="2020-05-06T16:18:00Z">
                  <w:rPr>
                    <w:rFonts w:ascii="Cambria Math" w:eastAsiaTheme="minorEastAsia" w:hAnsi="Cambria Math" w:cstheme="minorHAnsi"/>
                  </w:rPr>
                </w:rPrChange>
              </w:rPr>
              <m:t>i</m:t>
            </m:r>
            <m:r>
              <w:rPr>
                <w:rFonts w:ascii="Cambria Math" w:eastAsiaTheme="minorEastAsia" w:hAnsi="Cambria Math" w:cstheme="minorHAnsi"/>
                <w:color w:val="FF0000"/>
                <w:lang w:val="en-GB"/>
                <w:rPrChange w:id="882" w:author="Max Lindmark" w:date="2020-05-06T16:18:00Z">
                  <w:rPr>
                    <w:rFonts w:ascii="Cambria Math" w:eastAsiaTheme="minorEastAsia" w:hAnsi="Cambria Math" w:cstheme="minorHAnsi"/>
                    <w:lang w:val="en-GB"/>
                  </w:rPr>
                </w:rPrChange>
              </w:rPr>
              <m:t>,</m:t>
            </m:r>
            <m:r>
              <w:rPr>
                <w:rFonts w:ascii="Cambria Math" w:eastAsiaTheme="minorEastAsia" w:hAnsi="Cambria Math" w:cstheme="minorHAnsi"/>
                <w:color w:val="FF0000"/>
                <w:rPrChange w:id="883" w:author="Max Lindmark" w:date="2020-05-06T16:18:00Z">
                  <w:rPr>
                    <w:rFonts w:ascii="Cambria Math" w:eastAsiaTheme="minorEastAsia" w:hAnsi="Cambria Math" w:cstheme="minorHAnsi"/>
                  </w:rPr>
                </w:rPrChange>
              </w:rPr>
              <m:t>j</m:t>
            </m:r>
          </m:sub>
        </m:sSub>
        <m:r>
          <w:rPr>
            <w:rFonts w:ascii="Cambria Math" w:eastAsiaTheme="minorEastAsia" w:hAnsi="Cambria Math" w:cstheme="minorHAnsi"/>
            <w:color w:val="FF0000"/>
            <w:lang w:val="en-GB"/>
            <w:rPrChange w:id="884" w:author="Max Lindmark" w:date="2020-05-06T16:18:00Z">
              <w:rPr>
                <w:rFonts w:ascii="Cambria Math" w:eastAsiaTheme="minorEastAsia" w:hAnsi="Cambria Math" w:cstheme="minorHAnsi"/>
                <w:lang w:val="en-GB"/>
              </w:rPr>
            </w:rPrChange>
          </w:rPr>
          <m:t>-</m:t>
        </m:r>
        <m:sSub>
          <m:sSubPr>
            <m:ctrlPr>
              <w:rPr>
                <w:rFonts w:ascii="Cambria Math" w:hAnsi="Cambria Math" w:cstheme="minorHAnsi"/>
                <w:i/>
                <w:color w:val="FF0000"/>
                <w:rPrChange w:id="885" w:author="Max Lindmark" w:date="2020-05-06T16:18:00Z">
                  <w:rPr>
                    <w:rFonts w:ascii="Cambria Math" w:hAnsi="Cambria Math" w:cstheme="minorHAnsi"/>
                    <w:i/>
                  </w:rPr>
                </w:rPrChange>
              </w:rPr>
            </m:ctrlPr>
          </m:sSubPr>
          <m:e>
            <m:acc>
              <m:accPr>
                <m:chr m:val="̃"/>
                <m:ctrlPr>
                  <w:rPr>
                    <w:rFonts w:ascii="Cambria Math" w:hAnsi="Cambria Math" w:cstheme="minorHAnsi"/>
                    <w:i/>
                    <w:color w:val="FF0000"/>
                    <w:rPrChange w:id="886" w:author="Max Lindmark" w:date="2020-05-06T16:18:00Z">
                      <w:rPr>
                        <w:rFonts w:ascii="Cambria Math" w:hAnsi="Cambria Math" w:cstheme="minorHAnsi"/>
                        <w:i/>
                      </w:rPr>
                    </w:rPrChange>
                  </w:rPr>
                </m:ctrlPr>
              </m:accPr>
              <m:e>
                <m:r>
                  <w:rPr>
                    <w:rFonts w:ascii="Cambria Math" w:hAnsi="Cambria Math" w:cstheme="minorHAnsi"/>
                    <w:color w:val="FF0000"/>
                    <w:rPrChange w:id="887" w:author="Max Lindmark" w:date="2020-05-06T16:18:00Z">
                      <w:rPr>
                        <w:rFonts w:ascii="Cambria Math" w:hAnsi="Cambria Math" w:cstheme="minorHAnsi"/>
                      </w:rPr>
                    </w:rPrChange>
                  </w:rPr>
                  <m:t>T</m:t>
                </m:r>
              </m:e>
            </m:acc>
          </m:e>
          <m:sub>
            <m:r>
              <w:rPr>
                <w:rFonts w:ascii="Cambria Math" w:hAnsi="Cambria Math" w:cstheme="minorHAnsi"/>
                <w:color w:val="FF0000"/>
                <w:rPrChange w:id="888" w:author="Max Lindmark" w:date="2020-05-06T16:18:00Z">
                  <w:rPr>
                    <w:rFonts w:ascii="Cambria Math" w:hAnsi="Cambria Math" w:cstheme="minorHAnsi"/>
                  </w:rPr>
                </w:rPrChange>
              </w:rPr>
              <m:t>env</m:t>
            </m:r>
            <m:r>
              <w:rPr>
                <w:rFonts w:ascii="Cambria Math" w:hAnsi="Cambria Math" w:cstheme="minorHAnsi"/>
                <w:color w:val="FF0000"/>
                <w:lang w:val="en-GB"/>
                <w:rPrChange w:id="889" w:author="Max Lindmark" w:date="2020-05-06T16:18:00Z">
                  <w:rPr>
                    <w:rFonts w:ascii="Cambria Math" w:hAnsi="Cambria Math" w:cstheme="minorHAnsi"/>
                    <w:lang w:val="en-GB"/>
                  </w:rPr>
                </w:rPrChange>
              </w:rPr>
              <m:t>,</m:t>
            </m:r>
            <m:r>
              <w:rPr>
                <w:rFonts w:ascii="Cambria Math" w:hAnsi="Cambria Math" w:cstheme="minorHAnsi"/>
                <w:color w:val="FF0000"/>
                <w:rPrChange w:id="890" w:author="Max Lindmark" w:date="2020-05-06T16:18:00Z">
                  <w:rPr>
                    <w:rFonts w:ascii="Cambria Math" w:hAnsi="Cambria Math" w:cstheme="minorHAnsi"/>
                  </w:rPr>
                </w:rPrChange>
              </w:rPr>
              <m:t>C</m:t>
            </m:r>
            <m:r>
              <w:rPr>
                <w:rFonts w:ascii="Cambria Math" w:hAnsi="Cambria Math" w:cstheme="minorHAnsi"/>
                <w:color w:val="FF0000"/>
                <w:lang w:val="en-GB"/>
                <w:rPrChange w:id="891" w:author="Max Lindmark" w:date="2020-05-06T16:18:00Z">
                  <w:rPr>
                    <w:rFonts w:ascii="Cambria Math" w:hAnsi="Cambria Math" w:cstheme="minorHAnsi"/>
                    <w:lang w:val="en-GB"/>
                  </w:rPr>
                </w:rPrChange>
              </w:rPr>
              <m:t>,</m:t>
            </m:r>
            <m:r>
              <w:rPr>
                <w:rFonts w:ascii="Cambria Math" w:hAnsi="Cambria Math" w:cstheme="minorHAnsi"/>
                <w:color w:val="FF0000"/>
                <w:rPrChange w:id="892" w:author="Max Lindmark" w:date="2020-05-06T16:18:00Z">
                  <w:rPr>
                    <w:rFonts w:ascii="Cambria Math" w:hAnsi="Cambria Math" w:cstheme="minorHAnsi"/>
                  </w:rPr>
                </w:rPrChange>
              </w:rPr>
              <m:t>i</m:t>
            </m:r>
            <m:r>
              <w:rPr>
                <w:rFonts w:ascii="Cambria Math" w:hAnsi="Cambria Math" w:cstheme="minorHAnsi"/>
                <w:color w:val="FF0000"/>
                <w:lang w:val="en-GB"/>
                <w:rPrChange w:id="893" w:author="Max Lindmark" w:date="2020-05-06T16:18:00Z">
                  <w:rPr>
                    <w:rFonts w:ascii="Cambria Math" w:hAnsi="Cambria Math" w:cstheme="minorHAnsi"/>
                    <w:lang w:val="en-GB"/>
                  </w:rPr>
                </w:rPrChange>
              </w:rPr>
              <m:t>,</m:t>
            </m:r>
            <m:r>
              <w:rPr>
                <w:rFonts w:ascii="Cambria Math" w:hAnsi="Cambria Math" w:cstheme="minorHAnsi"/>
                <w:color w:val="FF0000"/>
                <w:rPrChange w:id="894" w:author="Max Lindmark" w:date="2020-05-06T16:18:00Z">
                  <w:rPr>
                    <w:rFonts w:ascii="Cambria Math" w:hAnsi="Cambria Math" w:cstheme="minorHAnsi"/>
                  </w:rPr>
                </w:rPrChange>
              </w:rPr>
              <m:t>j</m:t>
            </m:r>
          </m:sub>
        </m:sSub>
      </m:oMath>
      <w:r w:rsidR="00F860BD" w:rsidRPr="005E7EAB">
        <w:rPr>
          <w:rFonts w:eastAsiaTheme="minorEastAsia" w:cstheme="minorHAnsi"/>
          <w:color w:val="FF0000"/>
          <w:lang w:val="en-GB"/>
          <w:rPrChange w:id="895" w:author="Max Lindmark" w:date="2020-05-06T16:18:00Z">
            <w:rPr>
              <w:rFonts w:eastAsiaTheme="minorEastAsia" w:cstheme="minorHAnsi"/>
              <w:lang w:val="en-GB"/>
            </w:rPr>
          </w:rPrChange>
        </w:rPr>
        <w:t>)</w:t>
      </w:r>
      <w:r w:rsidR="00B4593D" w:rsidRPr="005E7EAB">
        <w:rPr>
          <w:rFonts w:eastAsiaTheme="minorEastAsia" w:cstheme="minorHAnsi"/>
          <w:color w:val="FF0000"/>
          <w:lang w:val="en-GB"/>
          <w:rPrChange w:id="896" w:author="Max Lindmark" w:date="2020-05-06T16:18:00Z">
            <w:rPr>
              <w:rFonts w:eastAsiaTheme="minorEastAsia" w:cstheme="minorHAnsi"/>
              <w:lang w:val="en-GB"/>
            </w:rPr>
          </w:rPrChange>
        </w:rPr>
        <w:t xml:space="preserve"> in unit </w:t>
      </w:r>
      <m:oMath>
        <m:r>
          <w:rPr>
            <w:rFonts w:ascii="Cambria Math" w:eastAsiaTheme="minorEastAsia" w:hAnsi="Cambria Math" w:cstheme="minorHAnsi"/>
            <w:color w:val="FF0000"/>
            <w:lang w:val="en-GB"/>
            <w:rPrChange w:id="897" w:author="Max Lindmark" w:date="2020-05-06T16:18:00Z">
              <w:rPr>
                <w:rFonts w:ascii="Cambria Math" w:eastAsiaTheme="minorEastAsia" w:hAnsi="Cambria Math" w:cstheme="minorHAnsi"/>
                <w:lang w:val="en-GB"/>
              </w:rPr>
            </w:rPrChange>
          </w:rPr>
          <m:t>℃</m:t>
        </m:r>
      </m:oMath>
      <w:r w:rsidR="006C5DEC" w:rsidRPr="005E7EAB">
        <w:rPr>
          <w:rFonts w:eastAsiaTheme="minorEastAsia" w:cstheme="minorHAnsi"/>
          <w:color w:val="FF0000"/>
          <w:lang w:val="en-GB"/>
          <w:rPrChange w:id="898" w:author="Max Lindmark" w:date="2020-05-06T16:18:00Z">
            <w:rPr>
              <w:rFonts w:eastAsiaTheme="minorEastAsia" w:cstheme="minorHAnsi"/>
              <w:lang w:val="en-GB"/>
            </w:rPr>
          </w:rPrChange>
        </w:rPr>
        <w:t>,</w:t>
      </w:r>
      <w:r w:rsidR="00F20349" w:rsidRPr="005E7EAB">
        <w:rPr>
          <w:rFonts w:eastAsiaTheme="minorEastAsia" w:cstheme="minorHAnsi"/>
          <w:color w:val="FF0000"/>
          <w:lang w:val="en-GB"/>
          <w:rPrChange w:id="899" w:author="Max Lindmark" w:date="2020-05-06T16:18:00Z">
            <w:rPr>
              <w:rFonts w:eastAsiaTheme="minorEastAsia" w:cstheme="minorHAnsi"/>
              <w:lang w:val="en-GB"/>
            </w:rPr>
          </w:rPrChange>
        </w:rPr>
        <w:t xml:space="preserve"> </w:t>
      </w:r>
      <w:r w:rsidR="00EC2CEF" w:rsidRPr="005E7EAB">
        <w:rPr>
          <w:rFonts w:eastAsiaTheme="minorEastAsia" w:cstheme="minorHAnsi"/>
          <w:color w:val="FF0000"/>
          <w:lang w:val="en-GB"/>
          <w:rPrChange w:id="900" w:author="Max Lindmark" w:date="2020-05-06T16:18:00Z">
            <w:rPr>
              <w:rFonts w:eastAsiaTheme="minorEastAsia" w:cstheme="minorHAnsi"/>
              <w:lang w:val="en-GB"/>
            </w:rPr>
          </w:rPrChange>
        </w:rPr>
        <w:t xml:space="preserve">we </w:t>
      </w:r>
      <w:r w:rsidR="00D915EC" w:rsidRPr="005E7EAB">
        <w:rPr>
          <w:rFonts w:eastAsiaTheme="minorEastAsia" w:cstheme="minorHAnsi"/>
          <w:color w:val="FF0000"/>
          <w:lang w:val="en-GB"/>
          <w:rPrChange w:id="901" w:author="Max Lindmark" w:date="2020-05-06T16:18:00Z">
            <w:rPr>
              <w:rFonts w:eastAsiaTheme="minorEastAsia" w:cstheme="minorHAnsi"/>
              <w:lang w:val="en-GB"/>
            </w:rPr>
          </w:rPrChange>
        </w:rPr>
        <w:t xml:space="preserve">find </w:t>
      </w:r>
      <w:r w:rsidR="00EC2CEF" w:rsidRPr="005E7EAB">
        <w:rPr>
          <w:rFonts w:eastAsiaTheme="minorEastAsia" w:cstheme="minorHAnsi"/>
          <w:color w:val="FF0000"/>
          <w:lang w:val="en-GB"/>
          <w:rPrChange w:id="902" w:author="Max Lindmark" w:date="2020-05-06T16:18:00Z">
            <w:rPr>
              <w:rFonts w:eastAsiaTheme="minorEastAsia" w:cstheme="minorHAnsi"/>
              <w:lang w:val="en-GB"/>
            </w:rPr>
          </w:rPrChange>
        </w:rPr>
        <w:t>large variations</w:t>
      </w:r>
      <w:r w:rsidR="007D01E8" w:rsidRPr="005E7EAB">
        <w:rPr>
          <w:rFonts w:eastAsiaTheme="minorEastAsia" w:cstheme="minorHAnsi"/>
          <w:color w:val="FF0000"/>
          <w:lang w:val="en-GB"/>
          <w:rPrChange w:id="903" w:author="Max Lindmark" w:date="2020-05-06T16:18:00Z">
            <w:rPr>
              <w:rFonts w:eastAsiaTheme="minorEastAsia" w:cstheme="minorHAnsi"/>
              <w:lang w:val="en-GB"/>
            </w:rPr>
          </w:rPrChange>
        </w:rPr>
        <w:t xml:space="preserve"> in the </w:t>
      </w:r>
      <w:r w:rsidR="005C3226" w:rsidRPr="005E7EAB">
        <w:rPr>
          <w:rFonts w:eastAsiaTheme="minorEastAsia" w:cstheme="minorHAnsi"/>
          <w:color w:val="FF0000"/>
          <w:lang w:val="en-GB"/>
          <w:rPrChange w:id="904" w:author="Max Lindmark" w:date="2020-05-06T16:18:00Z">
            <w:rPr>
              <w:rFonts w:eastAsiaTheme="minorEastAsia" w:cstheme="minorHAnsi"/>
              <w:lang w:val="en-GB"/>
            </w:rPr>
          </w:rPrChange>
        </w:rPr>
        <w:t xml:space="preserve">relative </w:t>
      </w:r>
      <w:r w:rsidR="007D01E8" w:rsidRPr="005E7EAB">
        <w:rPr>
          <w:rFonts w:eastAsiaTheme="minorEastAsia" w:cstheme="minorHAnsi"/>
          <w:color w:val="FF0000"/>
          <w:lang w:val="en-GB"/>
          <w:rPrChange w:id="905" w:author="Max Lindmark" w:date="2020-05-06T16:18:00Z">
            <w:rPr>
              <w:rFonts w:eastAsiaTheme="minorEastAsia" w:cstheme="minorHAnsi"/>
              <w:lang w:val="en-GB"/>
            </w:rPr>
          </w:rPrChange>
        </w:rPr>
        <w:t xml:space="preserve">temperature at </w:t>
      </w:r>
      <w:r w:rsidR="003C7800" w:rsidRPr="005E7EAB">
        <w:rPr>
          <w:rFonts w:eastAsiaTheme="minorEastAsia" w:cstheme="minorHAnsi"/>
          <w:color w:val="FF0000"/>
          <w:lang w:val="en-GB"/>
          <w:rPrChange w:id="906" w:author="Max Lindmark" w:date="2020-05-06T16:18:00Z">
            <w:rPr>
              <w:rFonts w:eastAsiaTheme="minorEastAsia" w:cstheme="minorHAnsi"/>
              <w:lang w:val="en-GB"/>
            </w:rPr>
          </w:rPrChange>
        </w:rPr>
        <w:t>which consumption is maximized</w:t>
      </w:r>
      <w:r w:rsidR="00BE0D35" w:rsidRPr="005E7EAB">
        <w:rPr>
          <w:rFonts w:eastAsiaTheme="minorEastAsia" w:cstheme="minorHAnsi"/>
          <w:color w:val="FF0000"/>
          <w:lang w:val="en-GB"/>
          <w:rPrChange w:id="907" w:author="Max Lindmark" w:date="2020-05-06T16:18:00Z">
            <w:rPr>
              <w:rFonts w:eastAsiaTheme="minorEastAsia" w:cstheme="minorHAnsi"/>
              <w:lang w:val="en-GB"/>
            </w:rPr>
          </w:rPrChange>
        </w:rPr>
        <w:t xml:space="preserve"> (“optimum”)</w:t>
      </w:r>
      <w:r w:rsidR="00041D3A" w:rsidRPr="005E7EAB">
        <w:rPr>
          <w:rFonts w:eastAsiaTheme="minorEastAsia" w:cstheme="minorHAnsi"/>
          <w:color w:val="FF0000"/>
          <w:lang w:val="en-GB"/>
          <w:rPrChange w:id="908" w:author="Max Lindmark" w:date="2020-05-06T16:18:00Z">
            <w:rPr>
              <w:rFonts w:eastAsiaTheme="minorEastAsia" w:cstheme="minorHAnsi"/>
              <w:lang w:val="en-GB"/>
            </w:rPr>
          </w:rPrChange>
        </w:rPr>
        <w:t xml:space="preserve"> (Fig. </w:t>
      </w:r>
      <w:r w:rsidR="005973ED" w:rsidRPr="005E7EAB">
        <w:rPr>
          <w:rFonts w:eastAsiaTheme="minorEastAsia" w:cstheme="minorHAnsi"/>
          <w:color w:val="FF0000"/>
          <w:lang w:val="en-GB"/>
          <w:rPrChange w:id="909" w:author="Max Lindmark" w:date="2020-05-06T16:18:00Z">
            <w:rPr>
              <w:rFonts w:eastAsiaTheme="minorEastAsia" w:cstheme="minorHAnsi"/>
              <w:lang w:val="en-GB"/>
            </w:rPr>
          </w:rPrChange>
        </w:rPr>
        <w:t>4</w:t>
      </w:r>
      <w:r w:rsidR="00041D3A" w:rsidRPr="005E7EAB">
        <w:rPr>
          <w:rFonts w:eastAsiaTheme="minorEastAsia" w:cstheme="minorHAnsi"/>
          <w:color w:val="FF0000"/>
          <w:lang w:val="en-GB"/>
          <w:rPrChange w:id="910" w:author="Max Lindmark" w:date="2020-05-06T16:18:00Z">
            <w:rPr>
              <w:rFonts w:eastAsiaTheme="minorEastAsia" w:cstheme="minorHAnsi"/>
              <w:lang w:val="en-GB"/>
            </w:rPr>
          </w:rPrChange>
        </w:rPr>
        <w:t>)</w:t>
      </w:r>
      <w:r w:rsidR="004C128F" w:rsidRPr="005E7EAB">
        <w:rPr>
          <w:rFonts w:eastAsiaTheme="minorEastAsia" w:cstheme="minorHAnsi"/>
          <w:color w:val="FF0000"/>
          <w:lang w:val="en-GB"/>
          <w:rPrChange w:id="911" w:author="Max Lindmark" w:date="2020-05-06T16:18:00Z">
            <w:rPr>
              <w:rFonts w:eastAsiaTheme="minorEastAsia" w:cstheme="minorHAnsi"/>
              <w:lang w:val="en-GB"/>
            </w:rPr>
          </w:rPrChange>
        </w:rPr>
        <w:t xml:space="preserve">. These temperatures range from </w:t>
      </w:r>
      <w:commentRangeStart w:id="912"/>
      <w:commentRangeStart w:id="913"/>
      <w:commentRangeStart w:id="914"/>
      <w:r w:rsidR="004C128F" w:rsidRPr="005E7EAB">
        <w:rPr>
          <w:rFonts w:eastAsiaTheme="minorEastAsia" w:cstheme="minorHAnsi"/>
          <w:color w:val="FF0000"/>
          <w:lang w:val="en-GB"/>
          <w:rPrChange w:id="915" w:author="Max Lindmark" w:date="2020-05-06T16:18:00Z">
            <w:rPr>
              <w:rFonts w:eastAsiaTheme="minorEastAsia" w:cstheme="minorHAnsi"/>
              <w:lang w:val="en-GB"/>
            </w:rPr>
          </w:rPrChange>
        </w:rPr>
        <w:t>-2.3</w:t>
      </w:r>
      <m:oMath>
        <m:r>
          <w:rPr>
            <w:rFonts w:ascii="Cambria Math" w:eastAsiaTheme="minorEastAsia" w:hAnsi="Cambria Math" w:cstheme="minorHAnsi"/>
            <w:color w:val="FF0000"/>
            <w:lang w:val="en-GB"/>
            <w:rPrChange w:id="916" w:author="Max Lindmark" w:date="2020-05-06T16:18:00Z">
              <w:rPr>
                <w:rFonts w:ascii="Cambria Math" w:eastAsiaTheme="minorEastAsia" w:hAnsi="Cambria Math" w:cstheme="minorHAnsi"/>
                <w:lang w:val="en-GB"/>
              </w:rPr>
            </w:rPrChange>
          </w:rPr>
          <m:t>℃</m:t>
        </m:r>
      </m:oMath>
      <w:r w:rsidR="004C128F" w:rsidRPr="005E7EAB">
        <w:rPr>
          <w:rFonts w:eastAsiaTheme="minorEastAsia" w:cstheme="minorHAnsi"/>
          <w:color w:val="FF0000"/>
          <w:lang w:val="en-GB"/>
          <w:rPrChange w:id="917" w:author="Max Lindmark" w:date="2020-05-06T16:18:00Z">
            <w:rPr>
              <w:rFonts w:eastAsiaTheme="minorEastAsia" w:cstheme="minorHAnsi"/>
              <w:lang w:val="en-GB"/>
            </w:rPr>
          </w:rPrChange>
        </w:rPr>
        <w:t xml:space="preserve"> to </w:t>
      </w:r>
      <w:r w:rsidR="000D3C96" w:rsidRPr="005E7EAB">
        <w:rPr>
          <w:rFonts w:eastAsiaTheme="minorEastAsia" w:cstheme="minorHAnsi"/>
          <w:color w:val="FF0000"/>
          <w:lang w:val="en-GB"/>
          <w:rPrChange w:id="918" w:author="Max Lindmark" w:date="2020-05-06T16:18:00Z">
            <w:rPr>
              <w:rFonts w:eastAsiaTheme="minorEastAsia" w:cstheme="minorHAnsi"/>
              <w:lang w:val="en-GB"/>
            </w:rPr>
          </w:rPrChange>
        </w:rPr>
        <w:t>+</w:t>
      </w:r>
      <w:r w:rsidR="004C128F" w:rsidRPr="005E7EAB">
        <w:rPr>
          <w:rFonts w:eastAsiaTheme="minorEastAsia" w:cstheme="minorHAnsi"/>
          <w:color w:val="FF0000"/>
          <w:lang w:val="en-GB"/>
          <w:rPrChange w:id="919" w:author="Max Lindmark" w:date="2020-05-06T16:18:00Z">
            <w:rPr>
              <w:rFonts w:eastAsiaTheme="minorEastAsia" w:cstheme="minorHAnsi"/>
              <w:lang w:val="en-GB"/>
            </w:rPr>
          </w:rPrChange>
        </w:rPr>
        <w:t>17</w:t>
      </w:r>
      <w:commentRangeEnd w:id="912"/>
      <w:r w:rsidR="004369A2" w:rsidRPr="005E7EAB">
        <w:rPr>
          <w:rStyle w:val="CommentReference"/>
          <w:color w:val="FF0000"/>
          <w:rPrChange w:id="920" w:author="Max Lindmark" w:date="2020-05-06T16:18:00Z">
            <w:rPr>
              <w:rStyle w:val="CommentReference"/>
            </w:rPr>
          </w:rPrChange>
        </w:rPr>
        <w:commentReference w:id="912"/>
      </w:r>
      <w:commentRangeEnd w:id="913"/>
      <w:commentRangeEnd w:id="914"/>
      <m:oMath>
        <m:r>
          <w:rPr>
            <w:rFonts w:ascii="Cambria Math" w:eastAsiaTheme="minorEastAsia" w:hAnsi="Cambria Math" w:cstheme="minorHAnsi"/>
            <w:color w:val="FF0000"/>
            <w:lang w:val="en-GB"/>
            <w:rPrChange w:id="921" w:author="Max Lindmark" w:date="2020-05-06T16:18:00Z">
              <w:rPr>
                <w:rFonts w:ascii="Cambria Math" w:eastAsiaTheme="minorEastAsia" w:hAnsi="Cambria Math" w:cstheme="minorHAnsi"/>
                <w:lang w:val="en-GB"/>
              </w:rPr>
            </w:rPrChange>
          </w:rPr>
          <m:t>℃</m:t>
        </m:r>
      </m:oMath>
      <w:r w:rsidR="003B5ECD" w:rsidRPr="005E7EAB">
        <w:rPr>
          <w:rStyle w:val="CommentReference"/>
          <w:color w:val="FF0000"/>
          <w:rPrChange w:id="922" w:author="Max Lindmark" w:date="2020-05-06T16:18:00Z">
            <w:rPr>
              <w:rStyle w:val="CommentReference"/>
            </w:rPr>
          </w:rPrChange>
        </w:rPr>
        <w:commentReference w:id="913"/>
      </w:r>
      <w:r w:rsidR="004D14D0" w:rsidRPr="005E7EAB">
        <w:rPr>
          <w:rStyle w:val="CommentReference"/>
          <w:color w:val="FF0000"/>
          <w:rPrChange w:id="923" w:author="Max Lindmark" w:date="2020-05-06T16:18:00Z">
            <w:rPr>
              <w:rStyle w:val="CommentReference"/>
            </w:rPr>
          </w:rPrChange>
        </w:rPr>
        <w:commentReference w:id="914"/>
      </w:r>
      <w:r w:rsidR="00A50D17" w:rsidRPr="005E7EAB">
        <w:rPr>
          <w:rFonts w:eastAsiaTheme="minorEastAsia" w:cstheme="minorHAnsi"/>
          <w:color w:val="FF0000"/>
          <w:lang w:val="en-GB"/>
          <w:rPrChange w:id="924" w:author="Max Lindmark" w:date="2020-05-06T16:18:00Z">
            <w:rPr>
              <w:rFonts w:eastAsiaTheme="minorEastAsia" w:cstheme="minorHAnsi"/>
              <w:lang w:val="en-GB"/>
            </w:rPr>
          </w:rPrChange>
        </w:rPr>
        <w:t xml:space="preserve">, </w:t>
      </w:r>
      <w:commentRangeStart w:id="925"/>
      <w:r w:rsidR="00A50D17" w:rsidRPr="005E7EAB">
        <w:rPr>
          <w:rFonts w:eastAsiaTheme="minorEastAsia" w:cstheme="minorHAnsi"/>
          <w:color w:val="FF0000"/>
          <w:lang w:val="en-GB"/>
          <w:rPrChange w:id="926" w:author="Max Lindmark" w:date="2020-05-06T16:18:00Z">
            <w:rPr>
              <w:rFonts w:eastAsiaTheme="minorEastAsia" w:cstheme="minorHAnsi"/>
              <w:lang w:val="en-GB"/>
            </w:rPr>
          </w:rPrChange>
        </w:rPr>
        <w:t xml:space="preserve">but we also note these two extreme values </w:t>
      </w:r>
      <w:r w:rsidR="000A388C" w:rsidRPr="005E7EAB">
        <w:rPr>
          <w:rFonts w:eastAsiaTheme="minorEastAsia" w:cstheme="minorHAnsi"/>
          <w:color w:val="FF0000"/>
          <w:lang w:val="en-GB"/>
          <w:rPrChange w:id="927" w:author="Max Lindmark" w:date="2020-05-06T16:18:00Z">
            <w:rPr>
              <w:rFonts w:eastAsiaTheme="minorEastAsia" w:cstheme="minorHAnsi"/>
              <w:lang w:val="en-GB"/>
            </w:rPr>
          </w:rPrChange>
        </w:rPr>
        <w:t>could be due to inaccurate descriptions of the thermal environment.</w:t>
      </w:r>
      <w:r w:rsidR="009731DC" w:rsidRPr="005E7EAB">
        <w:rPr>
          <w:rFonts w:eastAsiaTheme="minorEastAsia" w:cstheme="minorHAnsi"/>
          <w:color w:val="FF0000"/>
          <w:lang w:val="en-GB"/>
          <w:rPrChange w:id="928" w:author="Max Lindmark" w:date="2020-05-06T16:18:00Z">
            <w:rPr>
              <w:rFonts w:eastAsiaTheme="minorEastAsia" w:cstheme="minorHAnsi"/>
              <w:lang w:val="en-GB"/>
            </w:rPr>
          </w:rPrChange>
        </w:rPr>
        <w:t xml:space="preserve"> </w:t>
      </w:r>
      <w:commentRangeEnd w:id="925"/>
      <w:r w:rsidR="0028454F" w:rsidRPr="005E7EAB">
        <w:rPr>
          <w:rStyle w:val="CommentReference"/>
          <w:color w:val="FF0000"/>
          <w:rPrChange w:id="929" w:author="Max Lindmark" w:date="2020-05-06T16:18:00Z">
            <w:rPr>
              <w:rStyle w:val="CommentReference"/>
            </w:rPr>
          </w:rPrChange>
        </w:rPr>
        <w:commentReference w:id="925"/>
      </w:r>
      <w:r w:rsidR="003D5EDF" w:rsidRPr="005E7EAB">
        <w:rPr>
          <w:rFonts w:eastAsiaTheme="minorEastAsia" w:cstheme="minorHAnsi"/>
          <w:color w:val="FF0000"/>
          <w:lang w:val="en-GB"/>
          <w:rPrChange w:id="930" w:author="Max Lindmark" w:date="2020-05-06T16:18:00Z">
            <w:rPr>
              <w:rFonts w:eastAsiaTheme="minorEastAsia" w:cstheme="minorHAnsi"/>
              <w:lang w:val="en-GB"/>
            </w:rPr>
          </w:rPrChange>
        </w:rPr>
        <w:t xml:space="preserve">Across species, the mean </w:t>
      </w:r>
      <w:r w:rsidR="00A50D17" w:rsidRPr="005E7EAB">
        <w:rPr>
          <w:rFonts w:eastAsiaTheme="minorEastAsia" w:cstheme="minorHAnsi"/>
          <w:color w:val="FF0000"/>
          <w:lang w:val="en-GB"/>
          <w:rPrChange w:id="931" w:author="Max Lindmark" w:date="2020-05-06T16:18:00Z">
            <w:rPr>
              <w:rFonts w:eastAsiaTheme="minorEastAsia" w:cstheme="minorHAnsi"/>
              <w:lang w:val="en-GB"/>
            </w:rPr>
          </w:rPrChange>
        </w:rPr>
        <w:t xml:space="preserve">distance </w:t>
      </w:r>
      <w:r w:rsidR="003D5EDF" w:rsidRPr="005E7EAB">
        <w:rPr>
          <w:rFonts w:eastAsiaTheme="minorEastAsia" w:cstheme="minorHAnsi"/>
          <w:color w:val="FF0000"/>
          <w:lang w:val="en-GB"/>
          <w:rPrChange w:id="932" w:author="Max Lindmark" w:date="2020-05-06T16:18:00Z">
            <w:rPr>
              <w:rFonts w:eastAsiaTheme="minorEastAsia" w:cstheme="minorHAnsi"/>
              <w:lang w:val="en-GB"/>
            </w:rPr>
          </w:rPrChange>
        </w:rPr>
        <w:t xml:space="preserve">between the mid-point of the environmental temperature and temperature where consumption is maximized is </w:t>
      </w:r>
      <w:r w:rsidR="00535F42" w:rsidRPr="005E7EAB">
        <w:rPr>
          <w:rFonts w:eastAsiaTheme="minorEastAsia" w:cstheme="minorHAnsi"/>
          <w:color w:val="FF0000"/>
          <w:lang w:val="en-GB"/>
          <w:rPrChange w:id="933" w:author="Max Lindmark" w:date="2020-05-06T16:18:00Z">
            <w:rPr>
              <w:rFonts w:eastAsiaTheme="minorEastAsia" w:cstheme="minorHAnsi"/>
              <w:lang w:val="en-GB"/>
            </w:rPr>
          </w:rPrChange>
        </w:rPr>
        <w:t>+</w:t>
      </w:r>
      <w:r w:rsidR="004E72C2" w:rsidRPr="005E7EAB">
        <w:rPr>
          <w:rFonts w:eastAsiaTheme="minorEastAsia" w:cstheme="minorHAnsi"/>
          <w:color w:val="FF0000"/>
          <w:lang w:val="en-GB"/>
          <w:rPrChange w:id="934" w:author="Max Lindmark" w:date="2020-05-06T16:18:00Z">
            <w:rPr>
              <w:rFonts w:eastAsiaTheme="minorEastAsia" w:cstheme="minorHAnsi"/>
              <w:lang w:val="en-GB"/>
            </w:rPr>
          </w:rPrChange>
        </w:rPr>
        <w:t>6</w:t>
      </w:r>
      <m:oMath>
        <m:r>
          <w:rPr>
            <w:rFonts w:ascii="Cambria Math" w:eastAsiaTheme="minorEastAsia" w:hAnsi="Cambria Math" w:cstheme="minorHAnsi"/>
            <w:color w:val="FF0000"/>
            <w:lang w:val="en-GB"/>
            <w:rPrChange w:id="935" w:author="Max Lindmark" w:date="2020-05-06T16:18:00Z">
              <w:rPr>
                <w:rFonts w:ascii="Cambria Math" w:eastAsiaTheme="minorEastAsia" w:hAnsi="Cambria Math" w:cstheme="minorHAnsi"/>
                <w:lang w:val="en-GB"/>
              </w:rPr>
            </w:rPrChange>
          </w:rPr>
          <m:t>℃</m:t>
        </m:r>
      </m:oMath>
      <w:r w:rsidR="004E72C2" w:rsidRPr="005E7EAB">
        <w:rPr>
          <w:rFonts w:eastAsiaTheme="minorEastAsia" w:cstheme="minorHAnsi"/>
          <w:color w:val="FF0000"/>
          <w:lang w:val="en-GB"/>
          <w:rPrChange w:id="936" w:author="Max Lindmark" w:date="2020-05-06T16:18:00Z">
            <w:rPr>
              <w:rFonts w:eastAsiaTheme="minorEastAsia" w:cstheme="minorHAnsi"/>
              <w:lang w:val="en-GB"/>
            </w:rPr>
          </w:rPrChange>
        </w:rPr>
        <w:t xml:space="preserve"> </w:t>
      </w:r>
      <w:r w:rsidR="00504EE2" w:rsidRPr="005E7EAB">
        <w:rPr>
          <w:rFonts w:eastAsiaTheme="minorEastAsia" w:cstheme="minorHAnsi"/>
          <w:color w:val="FF0000"/>
          <w:lang w:val="en-GB"/>
          <w:rPrChange w:id="937" w:author="Max Lindmark" w:date="2020-05-06T16:18:00Z">
            <w:rPr>
              <w:rFonts w:eastAsiaTheme="minorEastAsia" w:cstheme="minorHAnsi"/>
              <w:lang w:val="en-GB"/>
            </w:rPr>
          </w:rPrChange>
        </w:rPr>
        <w:t xml:space="preserve">with standard deviation of </w:t>
      </w:r>
      <w:r w:rsidR="00246552" w:rsidRPr="005E7EAB">
        <w:rPr>
          <w:rFonts w:eastAsiaTheme="minorEastAsia" w:cstheme="minorHAnsi"/>
          <w:color w:val="FF0000"/>
          <w:lang w:val="en-GB"/>
          <w:rPrChange w:id="938" w:author="Max Lindmark" w:date="2020-05-06T16:18:00Z">
            <w:rPr>
              <w:rFonts w:eastAsiaTheme="minorEastAsia" w:cstheme="minorHAnsi"/>
              <w:lang w:val="en-GB"/>
            </w:rPr>
          </w:rPrChange>
        </w:rPr>
        <w:t>6</w:t>
      </w:r>
      <w:r w:rsidR="001437ED" w:rsidRPr="005E7EAB">
        <w:rPr>
          <w:rFonts w:eastAsiaTheme="minorEastAsia" w:cstheme="minorHAnsi"/>
          <w:color w:val="FF0000"/>
          <w:lang w:val="en-GB"/>
          <w:rPrChange w:id="939" w:author="Max Lindmark" w:date="2020-05-06T16:18:00Z">
            <w:rPr>
              <w:rFonts w:eastAsiaTheme="minorEastAsia" w:cstheme="minorHAnsi"/>
              <w:lang w:val="en-GB"/>
            </w:rPr>
          </w:rPrChange>
        </w:rPr>
        <w:t>.</w:t>
      </w:r>
      <w:r w:rsidR="00733A76" w:rsidRPr="005E7EAB">
        <w:rPr>
          <w:rFonts w:eastAsiaTheme="minorEastAsia" w:cstheme="minorHAnsi"/>
          <w:color w:val="FF0000"/>
          <w:lang w:val="en-GB"/>
          <w:rPrChange w:id="940" w:author="Max Lindmark" w:date="2020-05-06T16:18:00Z">
            <w:rPr>
              <w:rFonts w:eastAsiaTheme="minorEastAsia" w:cstheme="minorHAnsi"/>
              <w:lang w:val="en-GB"/>
            </w:rPr>
          </w:rPrChange>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t>
      </w:r>
      <w:r w:rsidR="000238B8" w:rsidRPr="00782474">
        <w:rPr>
          <w:rFonts w:eastAsiaTheme="minorEastAsia" w:cstheme="minorHAnsi"/>
          <w:color w:val="FF0000"/>
          <w:lang w:val="en-GB"/>
          <w:rPrChange w:id="941" w:author="Max Lindmark" w:date="2020-05-06T16:19:00Z">
            <w:rPr>
              <w:rFonts w:eastAsiaTheme="minorEastAsia" w:cstheme="minorHAnsi"/>
              <w:lang w:val="en-GB"/>
            </w:rPr>
          </w:rPrChange>
        </w:rPr>
        <w:t>W</w:t>
      </w:r>
      <w:r w:rsidR="00CC3ADF" w:rsidRPr="00782474">
        <w:rPr>
          <w:rFonts w:eastAsiaTheme="minorEastAsia" w:cstheme="minorHAnsi"/>
          <w:color w:val="FF0000"/>
          <w:lang w:val="en-GB"/>
          <w:rPrChange w:id="942" w:author="Max Lindmark" w:date="2020-05-06T16:19:00Z">
            <w:rPr>
              <w:rFonts w:eastAsiaTheme="minorEastAsia" w:cstheme="minorHAnsi"/>
              <w:lang w:val="en-GB"/>
            </w:rPr>
          </w:rPrChange>
        </w:rPr>
        <w:t xml:space="preserve">e </w:t>
      </w:r>
      <w:r w:rsidR="00524D1F" w:rsidRPr="00782474">
        <w:rPr>
          <w:rFonts w:eastAsiaTheme="minorEastAsia" w:cstheme="minorHAnsi"/>
          <w:color w:val="FF0000"/>
          <w:lang w:val="en-GB"/>
          <w:rPrChange w:id="943" w:author="Max Lindmark" w:date="2020-05-06T16:19:00Z">
            <w:rPr>
              <w:rFonts w:eastAsiaTheme="minorEastAsia" w:cstheme="minorHAnsi"/>
              <w:lang w:val="en-GB"/>
            </w:rPr>
          </w:rPrChange>
        </w:rPr>
        <w:t xml:space="preserve">exemplify the thermal response of net-energy gain </w:t>
      </w:r>
      <w:r w:rsidR="00CC3ADF" w:rsidRPr="00782474">
        <w:rPr>
          <w:rFonts w:eastAsiaTheme="minorEastAsia" w:cstheme="minorHAnsi"/>
          <w:color w:val="FF0000"/>
          <w:lang w:val="en-GB"/>
          <w:rPrChange w:id="944" w:author="Max Lindmark" w:date="2020-05-06T16:19:00Z">
            <w:rPr>
              <w:rFonts w:eastAsiaTheme="minorEastAsia" w:cstheme="minorHAnsi"/>
              <w:lang w:val="en-GB"/>
            </w:rPr>
          </w:rPrChange>
        </w:rPr>
        <w:t xml:space="preserve">using </w:t>
      </w:r>
      <w:r w:rsidR="00CC2FBD" w:rsidRPr="00782474">
        <w:rPr>
          <w:rFonts w:eastAsiaTheme="minorEastAsia" w:cstheme="minorHAnsi"/>
          <w:color w:val="FF0000"/>
          <w:lang w:val="en-GB"/>
          <w:rPrChange w:id="945" w:author="Max Lindmark" w:date="2020-05-06T16:19:00Z">
            <w:rPr>
              <w:rFonts w:eastAsiaTheme="minorEastAsia" w:cstheme="minorHAnsi"/>
              <w:lang w:val="en-GB"/>
            </w:rPr>
          </w:rPrChange>
        </w:rPr>
        <w:t>two body sizes</w:t>
      </w:r>
      <w:r w:rsidR="009E167B" w:rsidRPr="00782474">
        <w:rPr>
          <w:rFonts w:eastAsiaTheme="minorEastAsia" w:cstheme="minorHAnsi"/>
          <w:color w:val="FF0000"/>
          <w:lang w:val="en-GB"/>
          <w:rPrChange w:id="946" w:author="Max Lindmark" w:date="2020-05-06T16:19:00Z">
            <w:rPr>
              <w:rFonts w:eastAsiaTheme="minorEastAsia" w:cstheme="minorHAnsi"/>
              <w:lang w:val="en-GB"/>
            </w:rPr>
          </w:rPrChange>
        </w:rPr>
        <w:t xml:space="preserve"> and the </w:t>
      </w:r>
      <w:r w:rsidR="00144C44" w:rsidRPr="00782474">
        <w:rPr>
          <w:rFonts w:eastAsiaTheme="minorEastAsia" w:cstheme="minorHAnsi"/>
          <w:color w:val="FF0000"/>
          <w:lang w:val="en-GB"/>
          <w:rPrChange w:id="947" w:author="Max Lindmark" w:date="2020-05-06T16:19:00Z">
            <w:rPr>
              <w:rFonts w:eastAsiaTheme="minorEastAsia" w:cstheme="minorHAnsi"/>
              <w:lang w:val="en-GB"/>
            </w:rPr>
          </w:rPrChange>
        </w:rPr>
        <w:t>mass- and temperature</w:t>
      </w:r>
      <w:r w:rsidR="005C4EE1" w:rsidRPr="00782474">
        <w:rPr>
          <w:rFonts w:eastAsiaTheme="minorEastAsia" w:cstheme="minorHAnsi"/>
          <w:color w:val="FF0000"/>
          <w:lang w:val="en-GB"/>
          <w:rPrChange w:id="948" w:author="Max Lindmark" w:date="2020-05-06T16:19:00Z">
            <w:rPr>
              <w:rFonts w:eastAsiaTheme="minorEastAsia" w:cstheme="minorHAnsi"/>
              <w:lang w:val="en-GB"/>
            </w:rPr>
          </w:rPrChange>
        </w:rPr>
        <w:t>-</w:t>
      </w:r>
      <w:r w:rsidR="00144C44" w:rsidRPr="00782474">
        <w:rPr>
          <w:rFonts w:eastAsiaTheme="minorEastAsia" w:cstheme="minorHAnsi"/>
          <w:color w:val="FF0000"/>
          <w:lang w:val="en-GB"/>
          <w:rPrChange w:id="949" w:author="Max Lindmark" w:date="2020-05-06T16:19:00Z">
            <w:rPr>
              <w:rFonts w:eastAsiaTheme="minorEastAsia" w:cstheme="minorHAnsi"/>
              <w:lang w:val="en-GB"/>
            </w:rPr>
          </w:rPrChange>
        </w:rPr>
        <w:t xml:space="preserve">dependent </w:t>
      </w:r>
      <w:r w:rsidR="00F930CD" w:rsidRPr="00782474">
        <w:rPr>
          <w:rFonts w:eastAsiaTheme="minorEastAsia" w:cstheme="minorHAnsi"/>
          <w:color w:val="FF0000"/>
          <w:lang w:val="en-GB"/>
          <w:rPrChange w:id="950" w:author="Max Lindmark" w:date="2020-05-06T16:19:00Z">
            <w:rPr>
              <w:rFonts w:eastAsiaTheme="minorEastAsia" w:cstheme="minorHAnsi"/>
              <w:lang w:val="en-GB"/>
            </w:rPr>
          </w:rPrChange>
        </w:rPr>
        <w:t>statistical models for metabolism and</w:t>
      </w:r>
      <w:r w:rsidR="005B1DF6" w:rsidRPr="00782474">
        <w:rPr>
          <w:rFonts w:eastAsiaTheme="minorEastAsia" w:cstheme="minorHAnsi"/>
          <w:color w:val="FF0000"/>
          <w:lang w:val="en-GB"/>
          <w:rPrChange w:id="951" w:author="Max Lindmark" w:date="2020-05-06T16:19:00Z">
            <w:rPr>
              <w:rFonts w:eastAsiaTheme="minorEastAsia" w:cstheme="minorHAnsi"/>
              <w:lang w:val="en-GB"/>
            </w:rPr>
          </w:rPrChange>
        </w:rPr>
        <w:t xml:space="preserve"> consumption (using the species </w:t>
      </w:r>
      <w:r w:rsidR="005B1DF6" w:rsidRPr="00782474">
        <w:rPr>
          <w:rFonts w:eastAsiaTheme="minorEastAsia" w:cstheme="minorHAnsi"/>
          <w:i/>
          <w:iCs/>
          <w:color w:val="FF0000"/>
          <w:lang w:val="en-GB"/>
          <w:rPrChange w:id="952" w:author="Max Lindmark" w:date="2020-05-06T16:19:00Z">
            <w:rPr>
              <w:rFonts w:eastAsiaTheme="minorEastAsia" w:cstheme="minorHAnsi"/>
              <w:i/>
              <w:iCs/>
              <w:lang w:val="en-GB"/>
            </w:rPr>
          </w:rPrChange>
        </w:rPr>
        <w:t>C. argus</w:t>
      </w:r>
      <w:r w:rsidR="00A55875" w:rsidRPr="00782474">
        <w:rPr>
          <w:rFonts w:eastAsiaTheme="minorEastAsia" w:cstheme="minorHAnsi"/>
          <w:color w:val="FF0000"/>
          <w:lang w:val="en-GB"/>
          <w:rPrChange w:id="953" w:author="Max Lindmark" w:date="2020-05-06T16:19:00Z">
            <w:rPr>
              <w:rFonts w:eastAsiaTheme="minorEastAsia" w:cstheme="minorHAnsi"/>
              <w:lang w:val="en-GB"/>
            </w:rPr>
          </w:rPrChange>
        </w:rPr>
        <w:t xml:space="preserve"> because of the amount of data available and clear unimodal thermal response curve</w:t>
      </w:r>
      <w:r w:rsidR="00F33EDD" w:rsidRPr="00782474">
        <w:rPr>
          <w:rFonts w:eastAsiaTheme="minorEastAsia" w:cstheme="minorHAnsi"/>
          <w:color w:val="FF0000"/>
          <w:lang w:val="en-GB"/>
          <w:rPrChange w:id="954" w:author="Max Lindmark" w:date="2020-05-06T16:19:00Z">
            <w:rPr>
              <w:rFonts w:eastAsiaTheme="minorEastAsia" w:cstheme="minorHAnsi"/>
              <w:lang w:val="en-GB"/>
            </w:rPr>
          </w:rPrChange>
        </w:rPr>
        <w:t>, Fig. S</w:t>
      </w:r>
      <w:r w:rsidR="00844CD2" w:rsidRPr="00782474">
        <w:rPr>
          <w:rFonts w:eastAsiaTheme="minorEastAsia" w:cstheme="minorHAnsi"/>
          <w:color w:val="FF0000"/>
          <w:lang w:val="en-GB"/>
          <w:rPrChange w:id="955" w:author="Max Lindmark" w:date="2020-05-06T16:19:00Z">
            <w:rPr>
              <w:rFonts w:eastAsiaTheme="minorEastAsia" w:cstheme="minorHAnsi"/>
              <w:lang w:val="en-GB"/>
            </w:rPr>
          </w:rPrChange>
        </w:rPr>
        <w:t>10</w:t>
      </w:r>
      <w:r w:rsidR="005B1DF6" w:rsidRPr="00782474">
        <w:rPr>
          <w:rFonts w:eastAsiaTheme="minorEastAsia" w:cstheme="minorHAnsi"/>
          <w:color w:val="FF0000"/>
          <w:lang w:val="en-GB"/>
          <w:rPrChange w:id="956" w:author="Max Lindmark" w:date="2020-05-06T16:19:00Z">
            <w:rPr>
              <w:rFonts w:eastAsiaTheme="minorEastAsia" w:cstheme="minorHAnsi"/>
              <w:lang w:val="en-GB"/>
            </w:rPr>
          </w:rPrChange>
        </w:rPr>
        <w:t>)</w:t>
      </w:r>
      <w:r w:rsidR="008A107C" w:rsidRPr="00782474">
        <w:rPr>
          <w:rFonts w:eastAsiaTheme="minorEastAsia" w:cstheme="minorHAnsi"/>
          <w:color w:val="FF0000"/>
          <w:lang w:val="en-GB"/>
          <w:rPrChange w:id="957" w:author="Max Lindmark" w:date="2020-05-06T16:19:00Z">
            <w:rPr>
              <w:rFonts w:eastAsiaTheme="minorEastAsia" w:cstheme="minorHAnsi"/>
              <w:lang w:val="en-GB"/>
            </w:rPr>
          </w:rPrChange>
        </w:rPr>
        <w:t>,</w:t>
      </w:r>
      <w:r w:rsidR="00747003" w:rsidRPr="00782474">
        <w:rPr>
          <w:rFonts w:eastAsiaTheme="minorEastAsia" w:cstheme="minorHAnsi"/>
          <w:color w:val="FF0000"/>
          <w:lang w:val="en-GB"/>
          <w:rPrChange w:id="958" w:author="Max Lindmark" w:date="2020-05-06T16:19:00Z">
            <w:rPr>
              <w:rFonts w:eastAsiaTheme="minorEastAsia" w:cstheme="minorHAnsi"/>
              <w:lang w:val="en-GB"/>
            </w:rPr>
          </w:rPrChange>
        </w:rPr>
        <w:t xml:space="preserve"> </w:t>
      </w:r>
      <w:r w:rsidR="00747003" w:rsidRPr="00844CD2">
        <w:rPr>
          <w:rFonts w:eastAsiaTheme="minorEastAsia" w:cstheme="minorHAnsi"/>
          <w:lang w:val="en-GB"/>
        </w:rPr>
        <w:t xml:space="preserve">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959"/>
      <w:commentRangeStart w:id="960"/>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959"/>
      <w:r w:rsidR="00BC6DAB">
        <w:rPr>
          <w:rStyle w:val="CommentReference"/>
        </w:rPr>
        <w:commentReference w:id="959"/>
      </w:r>
      <w:commentRangeEnd w:id="960"/>
      <w:r w:rsidR="00BC6DAB">
        <w:rPr>
          <w:rStyle w:val="CommentReference"/>
        </w:rPr>
        <w:commentReference w:id="960"/>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961"/>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961"/>
      <w:r w:rsidR="00D764E3">
        <w:rPr>
          <w:rStyle w:val="CommentReference"/>
        </w:rPr>
        <w:commentReference w:id="961"/>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1.2</w:t>
            </w:r>
            <w:r w:rsidR="009A7A44" w:rsidRPr="00195C11">
              <w:rPr>
                <w:rFonts w:cstheme="minorHAnsi"/>
                <w:b/>
                <w:bCs/>
              </w:rPr>
              <w:t xml:space="preserve"> (29</w:t>
            </w:r>
            <w:r w:rsidR="005E3C21">
              <w:rPr>
                <w:rFonts w:cstheme="minorHAnsi"/>
                <w:b/>
                <w:bCs/>
              </w:rPr>
              <w:t>1</w:t>
            </w:r>
            <w:r w:rsidR="009A7A44" w:rsidRPr="00195C11">
              <w:rPr>
                <w:rFonts w:cstheme="minorHAnsi"/>
                <w:b/>
                <w:bCs/>
              </w:rPr>
              <w:t>.</w:t>
            </w:r>
            <w:r w:rsidR="005E3C21">
              <w:rPr>
                <w:rFonts w:cstheme="minorHAnsi"/>
                <w:b/>
                <w:bCs/>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Pr="00195C11">
              <w:rPr>
                <w:rFonts w:cstheme="minorHAnsi"/>
              </w:rPr>
              <w:t>5</w:t>
            </w:r>
            <w:r w:rsidR="009A7A44" w:rsidRPr="00195C11">
              <w:rPr>
                <w:rFonts w:cstheme="minorHAnsi"/>
              </w:rPr>
              <w:t xml:space="preserve"> (530.</w:t>
            </w:r>
            <w:r w:rsidR="00E67359" w:rsidRPr="00195C11">
              <w:rPr>
                <w:rFonts w:cstheme="minorHAnsi"/>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2</w:t>
            </w:r>
            <w:r w:rsidR="009A7A44" w:rsidRPr="00195C11">
              <w:rPr>
                <w:rFonts w:cstheme="minorHAnsi"/>
                <w:b/>
                <w:bCs/>
              </w:rPr>
              <w:t xml:space="preserve"> (528.</w:t>
            </w:r>
            <w:r w:rsidR="00E67359" w:rsidRPr="00195C11">
              <w:rPr>
                <w:rFonts w:cstheme="minorHAnsi"/>
                <w:b/>
                <w:bCs/>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rPr>
              <w:t>7</w:t>
            </w:r>
            <w:r w:rsidR="00801D00" w:rsidRPr="00195C11">
              <w:rPr>
                <w:rFonts w:cstheme="minorHAnsi"/>
              </w:rPr>
              <w:t>.</w:t>
            </w:r>
            <w:r w:rsidR="00273D7A">
              <w:rPr>
                <w:rFonts w:cstheme="minorHAnsi"/>
              </w:rPr>
              <w:t>8</w:t>
            </w:r>
            <w:r w:rsidRPr="00195C11">
              <w:rPr>
                <w:rFonts w:cstheme="minorHAnsi"/>
              </w:rPr>
              <w:t xml:space="preserve"> (58</w:t>
            </w:r>
            <w:r w:rsidR="00664FB8">
              <w:rPr>
                <w:rFonts w:cstheme="minorHAnsi"/>
              </w:rPr>
              <w:t>7</w:t>
            </w:r>
            <w:r w:rsidRPr="00195C11">
              <w:rPr>
                <w:rFonts w:cstheme="minorHAnsi"/>
              </w:rPr>
              <w:t>.</w:t>
            </w:r>
            <w:r w:rsidR="00664FB8">
              <w:rPr>
                <w:rFonts w:cstheme="minorHAnsi"/>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rPr>
              <w:t>5</w:t>
            </w:r>
            <w:r w:rsidRPr="00195C11">
              <w:rPr>
                <w:rFonts w:cstheme="minorHAnsi"/>
              </w:rPr>
              <w:t xml:space="preserve"> (6</w:t>
            </w:r>
            <w:r w:rsidR="00E67359" w:rsidRPr="00195C11">
              <w:rPr>
                <w:rFonts w:cstheme="minorHAnsi"/>
              </w:rPr>
              <w:t>59</w:t>
            </w:r>
            <w:r w:rsidRPr="00195C11">
              <w:rPr>
                <w:rFonts w:cstheme="minorHAnsi"/>
              </w:rPr>
              <w:t>.</w:t>
            </w:r>
            <w:r w:rsidR="00E67359" w:rsidRPr="00195C11">
              <w:rPr>
                <w:rFonts w:cstheme="minorHAnsi"/>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27</w:t>
            </w:r>
            <w:r w:rsidR="009A7A44" w:rsidRPr="00195C11">
              <w:rPr>
                <w:rFonts w:cstheme="minorHAnsi"/>
              </w:rPr>
              <w:t>.</w:t>
            </w:r>
            <w:r w:rsidRPr="00195C11">
              <w:rPr>
                <w:rFonts w:cstheme="minorHAnsi"/>
              </w:rPr>
              <w:t>4</w:t>
            </w:r>
            <w:r w:rsidR="009A7A44" w:rsidRPr="00195C11">
              <w:rPr>
                <w:rFonts w:cstheme="minorHAnsi"/>
              </w:rPr>
              <w:t xml:space="preserve"> (70.</w:t>
            </w:r>
            <w:r w:rsidR="004C7E3C" w:rsidRPr="00195C11">
              <w:rPr>
                <w:rFonts w:cstheme="minorHAnsi"/>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844</w:t>
            </w:r>
            <w:r w:rsidR="009A7A44" w:rsidRPr="00195C11">
              <w:rPr>
                <w:rFonts w:cstheme="minorHAnsi"/>
              </w:rPr>
              <w:t>.</w:t>
            </w:r>
            <w:r>
              <w:rPr>
                <w:rFonts w:cstheme="minorHAnsi"/>
              </w:rPr>
              <w:t>5</w:t>
            </w:r>
            <w:r w:rsidR="009A7A44" w:rsidRPr="00195C11">
              <w:rPr>
                <w:rFonts w:cstheme="minorHAnsi"/>
              </w:rPr>
              <w:t xml:space="preserve"> (</w:t>
            </w:r>
            <w:r w:rsidR="00664FB8">
              <w:rPr>
                <w:rFonts w:cstheme="minorHAnsi"/>
              </w:rPr>
              <w:t>1134</w:t>
            </w:r>
            <w:r w:rsidR="009A7A44" w:rsidRPr="00195C11">
              <w:rPr>
                <w:rFonts w:cstheme="minorHAnsi"/>
              </w:rPr>
              <w:t>.</w:t>
            </w:r>
            <w:r w:rsidR="00664FB8">
              <w:rPr>
                <w:rFonts w:cstheme="minorHAnsi"/>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9A7A44" w:rsidRPr="00195C11">
              <w:rPr>
                <w:rFonts w:cstheme="minorHAnsi"/>
              </w:rPr>
              <w:t xml:space="preserve"> (5</w:t>
            </w:r>
            <w:r w:rsidR="00E67359" w:rsidRPr="00195C11">
              <w:rPr>
                <w:rFonts w:cstheme="minorHAnsi"/>
              </w:rPr>
              <w:t>74</w:t>
            </w:r>
            <w:r w:rsidR="009A7A44" w:rsidRPr="00195C11">
              <w:rPr>
                <w:rFonts w:cstheme="minorHAnsi"/>
              </w:rPr>
              <w:t>.</w:t>
            </w:r>
            <w:r w:rsidR="00E67359" w:rsidRPr="00195C11">
              <w:rPr>
                <w:rFonts w:cstheme="minorHAnsi"/>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rPr>
              <w:t>.2</w:t>
            </w:r>
            <w:r w:rsidRPr="00195C11">
              <w:rPr>
                <w:rFonts w:cstheme="minorHAnsi"/>
              </w:rPr>
              <w:t xml:space="preserve"> (</w:t>
            </w:r>
            <w:r w:rsidR="004C7E3C" w:rsidRPr="00195C11">
              <w:rPr>
                <w:rFonts w:cstheme="minorHAnsi"/>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AE2E5E"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1063.6</w:t>
            </w:r>
            <w:r w:rsidR="009A7A44" w:rsidRPr="00AE2E5E">
              <w:rPr>
                <w:rFonts w:cstheme="minorHAnsi"/>
              </w:rPr>
              <w:t xml:space="preserve"> (</w:t>
            </w:r>
            <w:r w:rsidR="00664FB8" w:rsidRPr="00AE2E5E">
              <w:rPr>
                <w:rFonts w:cstheme="minorHAnsi"/>
              </w:rPr>
              <w:t>1353.7</w:t>
            </w:r>
            <w:r w:rsidR="009A7A44" w:rsidRPr="00AE2E5E">
              <w:rPr>
                <w:rFonts w:cstheme="minorHAnsi"/>
              </w:rPr>
              <w:t>)</w:t>
            </w:r>
          </w:p>
        </w:tc>
        <w:tc>
          <w:tcPr>
            <w:tcW w:w="0" w:type="auto"/>
          </w:tcPr>
          <w:p w14:paraId="2074BED3" w14:textId="57D06734"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1</w:t>
            </w:r>
            <w:r w:rsidR="00803B5E" w:rsidRPr="00AE2E5E">
              <w:rPr>
                <w:rFonts w:cstheme="minorHAnsi"/>
              </w:rPr>
              <w:t>57.4</w:t>
            </w:r>
            <w:r w:rsidRPr="00AE2E5E">
              <w:rPr>
                <w:rFonts w:cstheme="minorHAnsi"/>
              </w:rPr>
              <w:t xml:space="preserve"> </w:t>
            </w:r>
            <w:r w:rsidR="00E67359" w:rsidRPr="00AE2E5E">
              <w:rPr>
                <w:rFonts w:cstheme="minorHAnsi"/>
              </w:rPr>
              <w:t>(684</w:t>
            </w:r>
            <w:r w:rsidRPr="00AE2E5E">
              <w:rPr>
                <w:rFonts w:cstheme="minorHAnsi"/>
              </w:rPr>
              <w:t>.</w:t>
            </w:r>
            <w:r w:rsidR="00E67359" w:rsidRPr="00AE2E5E">
              <w:rPr>
                <w:rFonts w:cstheme="minorHAnsi"/>
              </w:rPr>
              <w:t>1</w:t>
            </w:r>
            <w:r w:rsidRPr="00AE2E5E">
              <w:rPr>
                <w:rFonts w:cstheme="minorHAnsi"/>
              </w:rPr>
              <w:t>)</w:t>
            </w:r>
          </w:p>
        </w:tc>
        <w:tc>
          <w:tcPr>
            <w:tcW w:w="0" w:type="auto"/>
          </w:tcPr>
          <w:p w14:paraId="45AAE981" w14:textId="0206BACC"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59</w:t>
            </w:r>
            <w:r w:rsidR="00F11EF2" w:rsidRPr="00AE2E5E">
              <w:rPr>
                <w:rFonts w:cstheme="minorHAnsi"/>
              </w:rPr>
              <w:t>.2</w:t>
            </w:r>
            <w:r w:rsidRPr="00AE2E5E">
              <w:rPr>
                <w:rFonts w:cstheme="minorHAnsi"/>
              </w:rPr>
              <w:t xml:space="preserve"> (10</w:t>
            </w:r>
            <w:r w:rsidR="004C7E3C" w:rsidRPr="00AE2E5E">
              <w:rPr>
                <w:rFonts w:cstheme="minorHAnsi"/>
              </w:rPr>
              <w:t>2</w:t>
            </w:r>
            <w:r w:rsidRPr="00AE2E5E">
              <w:rPr>
                <w:rFonts w:cstheme="minorHAnsi"/>
              </w:rPr>
              <w:t>.</w:t>
            </w:r>
            <w:r w:rsidR="004C7E3C" w:rsidRPr="00AE2E5E">
              <w:rPr>
                <w:rFonts w:cstheme="minorHAnsi"/>
              </w:rPr>
              <w:t>2</w:t>
            </w:r>
            <w:r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Pr="00AE2E5E">
              <w:rPr>
                <w:rFonts w:cstheme="minorHAnsi"/>
              </w:rPr>
              <w:t>4</w:t>
            </w:r>
            <w:r w:rsidR="009A7A44" w:rsidRPr="00AE2E5E">
              <w:rPr>
                <w:rFonts w:cstheme="minorHAnsi"/>
              </w:rPr>
              <w:t xml:space="preserve"> (29</w:t>
            </w:r>
            <w:r w:rsidR="00664FB8" w:rsidRPr="00AE2E5E">
              <w:rPr>
                <w:rFonts w:cstheme="minorHAnsi"/>
              </w:rPr>
              <w:t>6</w:t>
            </w:r>
            <w:r w:rsidR="009A7A44" w:rsidRPr="00AE2E5E">
              <w:rPr>
                <w:rFonts w:cstheme="minorHAnsi"/>
              </w:rPr>
              <w:t>.</w:t>
            </w:r>
            <w:r w:rsidR="00664FB8" w:rsidRPr="00AE2E5E">
              <w:rPr>
                <w:rFonts w:cstheme="minorHAnsi"/>
              </w:rPr>
              <w:t>5</w:t>
            </w:r>
            <w:r w:rsidR="009A7A44" w:rsidRPr="00AE2E5E">
              <w:rPr>
                <w:rFonts w:cstheme="minorHAnsi"/>
              </w:rPr>
              <w:t>)</w:t>
            </w:r>
          </w:p>
        </w:tc>
        <w:tc>
          <w:tcPr>
            <w:tcW w:w="0" w:type="auto"/>
          </w:tcPr>
          <w:p w14:paraId="7CDC34EF" w14:textId="16DEBB32"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(52</w:t>
            </w:r>
            <w:r w:rsidR="00E67359" w:rsidRPr="00AE2E5E">
              <w:rPr>
                <w:rFonts w:cstheme="minorHAnsi"/>
                <w:b/>
                <w:bCs/>
              </w:rPr>
              <w:t>6</w:t>
            </w:r>
            <w:r w:rsidRPr="00AE2E5E">
              <w:rPr>
                <w:rFonts w:cstheme="minorHAnsi"/>
                <w:b/>
                <w:bCs/>
              </w:rPr>
              <w:t>.</w:t>
            </w:r>
            <w:r w:rsidR="00E67359" w:rsidRPr="00AE2E5E">
              <w:rPr>
                <w:rFonts w:cstheme="minorHAnsi"/>
                <w:b/>
                <w:bCs/>
              </w:rPr>
              <w:t>7</w:t>
            </w:r>
            <w:r w:rsidRPr="00AE2E5E">
              <w:rPr>
                <w:rFonts w:cstheme="minorHAnsi"/>
                <w:b/>
                <w:bCs/>
              </w:rPr>
              <w:t>)</w:t>
            </w:r>
          </w:p>
        </w:tc>
        <w:tc>
          <w:tcPr>
            <w:tcW w:w="0" w:type="auto"/>
          </w:tcPr>
          <w:p w14:paraId="77AE31DB" w14:textId="50EFC0C2" w:rsidR="009A7A44" w:rsidRPr="00AE2E5E"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2.4</w:t>
            </w:r>
            <w:r w:rsidR="009A7A44" w:rsidRPr="00AE2E5E">
              <w:rPr>
                <w:rFonts w:cstheme="minorHAnsi"/>
              </w:rPr>
              <w:t xml:space="preserve"> (</w:t>
            </w:r>
            <w:r w:rsidR="004C7E3C" w:rsidRPr="00AE2E5E">
              <w:rPr>
                <w:rFonts w:cstheme="minorHAnsi"/>
              </w:rPr>
              <w:t>45</w:t>
            </w:r>
            <w:r w:rsidR="009A7A44" w:rsidRPr="00AE2E5E">
              <w:rPr>
                <w:rFonts w:cstheme="minorHAnsi"/>
              </w:rPr>
              <w:t>.</w:t>
            </w:r>
            <w:r w:rsidR="004C7E3C" w:rsidRPr="00AE2E5E">
              <w:rPr>
                <w:rFonts w:cstheme="minorHAnsi"/>
              </w:rPr>
              <w:t>3</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403BA21B" w:rsidR="009A7A44" w:rsidRPr="00AE2E5E"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1167</w:t>
            </w:r>
            <w:r w:rsidR="009A7A44" w:rsidRPr="00AE2E5E">
              <w:rPr>
                <w:rFonts w:cstheme="minorHAnsi"/>
              </w:rPr>
              <w:t>.</w:t>
            </w:r>
            <w:r w:rsidRPr="00AE2E5E">
              <w:rPr>
                <w:rFonts w:cstheme="minorHAnsi"/>
              </w:rPr>
              <w:t>6</w:t>
            </w:r>
            <w:r w:rsidR="009A7A44" w:rsidRPr="00AE2E5E">
              <w:rPr>
                <w:rFonts w:cstheme="minorHAnsi"/>
              </w:rPr>
              <w:t xml:space="preserve"> (</w:t>
            </w:r>
            <w:r w:rsidR="00664FB8" w:rsidRPr="00AE2E5E">
              <w:rPr>
                <w:rFonts w:cstheme="minorHAnsi"/>
              </w:rPr>
              <w:t>1457.6</w:t>
            </w:r>
            <w:r w:rsidR="009A7A44" w:rsidRPr="00AE2E5E">
              <w:rPr>
                <w:rFonts w:cstheme="minorHAnsi"/>
              </w:rPr>
              <w:t>)</w:t>
            </w:r>
          </w:p>
        </w:tc>
        <w:tc>
          <w:tcPr>
            <w:tcW w:w="0" w:type="auto"/>
          </w:tcPr>
          <w:p w14:paraId="1EA906DE" w14:textId="2DF099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185</w:t>
            </w:r>
            <w:r w:rsidR="00803B5E" w:rsidRPr="00AE2E5E">
              <w:rPr>
                <w:rFonts w:cstheme="minorHAnsi"/>
              </w:rPr>
              <w:t>.5</w:t>
            </w:r>
            <w:r w:rsidRPr="00AE2E5E">
              <w:rPr>
                <w:rFonts w:cstheme="minorHAnsi"/>
              </w:rPr>
              <w:t xml:space="preserve"> (712.</w:t>
            </w:r>
            <w:r w:rsidR="00E67359" w:rsidRPr="00AE2E5E">
              <w:rPr>
                <w:rFonts w:cstheme="minorHAnsi"/>
              </w:rPr>
              <w:t>2</w:t>
            </w:r>
            <w:r w:rsidRPr="00AE2E5E">
              <w:rPr>
                <w:rFonts w:cstheme="minorHAnsi"/>
              </w:rPr>
              <w:t>)</w:t>
            </w:r>
          </w:p>
        </w:tc>
        <w:tc>
          <w:tcPr>
            <w:tcW w:w="0" w:type="auto"/>
          </w:tcPr>
          <w:p w14:paraId="6A2800C1" w14:textId="7ECA1173" w:rsidR="009A7A44" w:rsidRPr="00AE2E5E"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56</w:t>
            </w:r>
            <w:r w:rsidR="009A7A44" w:rsidRPr="00AE2E5E">
              <w:rPr>
                <w:rFonts w:cstheme="minorHAnsi"/>
              </w:rPr>
              <w:t>.</w:t>
            </w:r>
            <w:r w:rsidRPr="00AE2E5E">
              <w:rPr>
                <w:rFonts w:cstheme="minorHAnsi"/>
              </w:rPr>
              <w:t>8</w:t>
            </w:r>
            <w:r w:rsidR="009A7A44" w:rsidRPr="00AE2E5E">
              <w:rPr>
                <w:rFonts w:cstheme="minorHAnsi"/>
              </w:rPr>
              <w:t xml:space="preserve"> (</w:t>
            </w:r>
            <w:r w:rsidR="004C7E3C" w:rsidRPr="00AE2E5E">
              <w:rPr>
                <w:rFonts w:cstheme="minorHAnsi"/>
              </w:rPr>
              <w:t>99</w:t>
            </w:r>
            <w:r w:rsidR="009A7A44" w:rsidRPr="00AE2E5E">
              <w:rPr>
                <w:rFonts w:cstheme="minorHAnsi"/>
              </w:rPr>
              <w:t>.</w:t>
            </w:r>
            <w:r w:rsidR="004C7E3C" w:rsidRPr="00AE2E5E">
              <w:rPr>
                <w:rFonts w:cstheme="minorHAnsi"/>
              </w:rPr>
              <w:t>8</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3900A0D" w:rsidR="009A7A44" w:rsidRPr="00AE2E5E"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2363</w:t>
            </w:r>
            <w:r w:rsidR="00437DC1" w:rsidRPr="00AE2E5E">
              <w:rPr>
                <w:rFonts w:cstheme="minorHAnsi"/>
              </w:rPr>
              <w:t>.7</w:t>
            </w:r>
            <w:r w:rsidR="009A7A44" w:rsidRPr="00AE2E5E">
              <w:rPr>
                <w:rFonts w:cstheme="minorHAnsi"/>
              </w:rPr>
              <w:t xml:space="preserve"> (</w:t>
            </w:r>
            <w:r w:rsidR="00664FB8" w:rsidRPr="00AE2E5E">
              <w:rPr>
                <w:rFonts w:cstheme="minorHAnsi"/>
              </w:rPr>
              <w:t>2653.9</w:t>
            </w:r>
            <w:r w:rsidR="009A7A44" w:rsidRPr="00AE2E5E">
              <w:rPr>
                <w:rFonts w:cstheme="minorHAnsi"/>
              </w:rPr>
              <w:t>)</w:t>
            </w:r>
          </w:p>
        </w:tc>
        <w:tc>
          <w:tcPr>
            <w:tcW w:w="0" w:type="auto"/>
          </w:tcPr>
          <w:p w14:paraId="23F4C895" w14:textId="5C725DEB" w:rsidR="009A7A44" w:rsidRPr="00AE2E5E"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681.9</w:t>
            </w:r>
            <w:r w:rsidR="009A7A44" w:rsidRPr="00AE2E5E">
              <w:rPr>
                <w:rFonts w:cstheme="minorHAnsi"/>
              </w:rPr>
              <w:t xml:space="preserve"> (1</w:t>
            </w:r>
            <w:r w:rsidR="00E67359" w:rsidRPr="00AE2E5E">
              <w:rPr>
                <w:rFonts w:cstheme="minorHAnsi"/>
              </w:rPr>
              <w:t>208</w:t>
            </w:r>
            <w:r w:rsidR="009A7A44" w:rsidRPr="00AE2E5E">
              <w:rPr>
                <w:rFonts w:cstheme="minorHAnsi"/>
              </w:rPr>
              <w:t>.</w:t>
            </w:r>
            <w:r w:rsidR="00E67359" w:rsidRPr="00AE2E5E">
              <w:rPr>
                <w:rFonts w:cstheme="minorHAnsi"/>
              </w:rPr>
              <w:t>7</w:t>
            </w:r>
            <w:r w:rsidR="009A7A44" w:rsidRPr="00AE2E5E">
              <w:rPr>
                <w:rFonts w:cstheme="minorHAnsi"/>
              </w:rPr>
              <w:t>)</w:t>
            </w:r>
          </w:p>
        </w:tc>
        <w:tc>
          <w:tcPr>
            <w:tcW w:w="0" w:type="auto"/>
          </w:tcPr>
          <w:p w14:paraId="0ED2EA01" w14:textId="1887D272"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1</w:t>
            </w:r>
            <w:r w:rsidR="00F11EF2" w:rsidRPr="00AE2E5E">
              <w:rPr>
                <w:rFonts w:cstheme="minorHAnsi"/>
              </w:rPr>
              <w:t>91</w:t>
            </w:r>
            <w:r w:rsidRPr="00AE2E5E">
              <w:rPr>
                <w:rFonts w:cstheme="minorHAnsi"/>
              </w:rPr>
              <w:t>.</w:t>
            </w:r>
            <w:r w:rsidR="00F11EF2" w:rsidRPr="00AE2E5E">
              <w:rPr>
                <w:rFonts w:cstheme="minorHAnsi"/>
              </w:rPr>
              <w:t>1</w:t>
            </w:r>
            <w:r w:rsidRPr="00AE2E5E">
              <w:rPr>
                <w:rFonts w:cstheme="minorHAnsi"/>
              </w:rPr>
              <w:t xml:space="preserve"> (2</w:t>
            </w:r>
            <w:r w:rsidR="004C7E3C" w:rsidRPr="00AE2E5E">
              <w:rPr>
                <w:rFonts w:cstheme="minorHAnsi"/>
              </w:rPr>
              <w:t>34</w:t>
            </w:r>
            <w:r w:rsidRPr="00AE2E5E">
              <w:rPr>
                <w:rFonts w:cstheme="minorHAnsi"/>
              </w:rPr>
              <w:t>.</w:t>
            </w:r>
            <w:r w:rsidR="004C7E3C" w:rsidRPr="00AE2E5E">
              <w:rPr>
                <w:rFonts w:cstheme="minorHAnsi"/>
              </w:rPr>
              <w:t>1</w:t>
            </w:r>
            <w:r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C16DF94" w:rsidR="009A7A44" w:rsidRPr="00AE2E5E"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4200</w:t>
            </w:r>
            <w:r w:rsidR="009A7A44" w:rsidRPr="00AE2E5E">
              <w:rPr>
                <w:rFonts w:cstheme="minorHAnsi"/>
              </w:rPr>
              <w:t xml:space="preserve"> (</w:t>
            </w:r>
            <w:r w:rsidR="00664FB8" w:rsidRPr="00AE2E5E">
              <w:rPr>
                <w:rFonts w:cstheme="minorHAnsi"/>
              </w:rPr>
              <w:t>4491</w:t>
            </w:r>
            <w:r w:rsidR="009A7A44" w:rsidRPr="00AE2E5E">
              <w:rPr>
                <w:rFonts w:cstheme="minorHAnsi"/>
              </w:rPr>
              <w:t>)</w:t>
            </w:r>
          </w:p>
        </w:tc>
        <w:tc>
          <w:tcPr>
            <w:tcW w:w="0" w:type="auto"/>
          </w:tcPr>
          <w:p w14:paraId="58F68E7B" w14:textId="72D69E30" w:rsidR="009A7A44" w:rsidRPr="00AE2E5E"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672</w:t>
            </w:r>
            <w:r w:rsidR="009A7A44" w:rsidRPr="00AE2E5E">
              <w:rPr>
                <w:rFonts w:cstheme="minorHAnsi"/>
              </w:rPr>
              <w:t xml:space="preserve"> (</w:t>
            </w:r>
            <w:r w:rsidR="00E67359" w:rsidRPr="00AE2E5E">
              <w:rPr>
                <w:rFonts w:cstheme="minorHAnsi"/>
              </w:rPr>
              <w:t>1198</w:t>
            </w:r>
            <w:r w:rsidR="009A7A44" w:rsidRPr="00AE2E5E">
              <w:rPr>
                <w:rFonts w:cstheme="minorHAnsi"/>
              </w:rPr>
              <w:t>.</w:t>
            </w:r>
            <w:r w:rsidR="00E67359" w:rsidRPr="00AE2E5E">
              <w:rPr>
                <w:rFonts w:cstheme="minorHAnsi"/>
              </w:rPr>
              <w:t>8</w:t>
            </w:r>
            <w:r w:rsidR="009A7A44" w:rsidRPr="00AE2E5E">
              <w:rPr>
                <w:rFonts w:cstheme="minorHAnsi"/>
              </w:rPr>
              <w:t>)</w:t>
            </w:r>
          </w:p>
        </w:tc>
        <w:tc>
          <w:tcPr>
            <w:tcW w:w="0" w:type="auto"/>
          </w:tcPr>
          <w:p w14:paraId="48DF47F7" w14:textId="409D739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1</w:t>
            </w:r>
            <w:r w:rsidR="00F11EF2" w:rsidRPr="00AE2E5E">
              <w:rPr>
                <w:rFonts w:cstheme="minorHAnsi"/>
              </w:rPr>
              <w:t>38</w:t>
            </w:r>
            <w:r w:rsidRPr="00AE2E5E">
              <w:rPr>
                <w:rFonts w:cstheme="minorHAnsi"/>
              </w:rPr>
              <w:t>.</w:t>
            </w:r>
            <w:r w:rsidR="00F11EF2" w:rsidRPr="00AE2E5E">
              <w:rPr>
                <w:rFonts w:cstheme="minorHAnsi"/>
              </w:rPr>
              <w:t>3</w:t>
            </w:r>
            <w:r w:rsidRPr="00AE2E5E">
              <w:rPr>
                <w:rFonts w:cstheme="minorHAnsi"/>
              </w:rPr>
              <w:t xml:space="preserve"> (</w:t>
            </w:r>
            <w:r w:rsidR="004C7E3C" w:rsidRPr="00AE2E5E">
              <w:rPr>
                <w:rFonts w:cstheme="minorHAnsi"/>
              </w:rPr>
              <w:t>181</w:t>
            </w:r>
            <w:r w:rsidRPr="00AE2E5E">
              <w:rPr>
                <w:rFonts w:cstheme="minorHAnsi"/>
              </w:rPr>
              <w:t>.</w:t>
            </w:r>
            <w:r w:rsidR="004C7E3C" w:rsidRPr="00AE2E5E">
              <w:rPr>
                <w:rFonts w:cstheme="minorHAnsi"/>
              </w:rPr>
              <w:t>2</w:t>
            </w:r>
            <w:r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4692140" w:rsidR="00005029" w:rsidRDefault="00005029" w:rsidP="002E3379">
      <w:pPr>
        <w:spacing w:line="480" w:lineRule="auto"/>
        <w:contextualSpacing/>
        <w:jc w:val="center"/>
        <w:rPr>
          <w:rFonts w:cstheme="minorHAnsi"/>
        </w:rPr>
      </w:pPr>
    </w:p>
    <w:p w14:paraId="136C9A16" w14:textId="4216E78E" w:rsidR="004D63B8" w:rsidRPr="002460B7" w:rsidRDefault="00333BB3" w:rsidP="00F700D0">
      <w:pPr>
        <w:spacing w:line="360" w:lineRule="auto"/>
        <w:contextualSpacing/>
        <w:jc w:val="both"/>
        <w:rPr>
          <w:rFonts w:cstheme="minorHAnsi"/>
          <w:color w:val="FF0000"/>
          <w:lang w:val="en-GB"/>
        </w:rPr>
      </w:pPr>
      <w:commentRangeStart w:id="962"/>
      <w:r>
        <w:rPr>
          <w:rFonts w:cstheme="minorHAnsi"/>
          <w:b/>
          <w:bCs/>
          <w:i/>
          <w:iCs/>
          <w:noProof/>
          <w:color w:val="FF0000"/>
          <w:lang w:val="en-GB"/>
        </w:rPr>
        <w:lastRenderedPageBreak/>
        <w:drawing>
          <wp:inline distT="0" distB="0" distL="0" distR="0" wp14:anchorId="2F6F4E36" wp14:editId="063289FE">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4D63B8" w:rsidRPr="002460B7">
        <w:rPr>
          <w:rFonts w:cstheme="minorHAnsi"/>
          <w:b/>
          <w:bCs/>
          <w:i/>
          <w:iCs/>
          <w:color w:val="FF0000"/>
          <w:lang w:val="en-GB"/>
        </w:rPr>
        <w:t>Fig</w:t>
      </w:r>
      <w:r w:rsidR="00704B3C" w:rsidRPr="002460B7">
        <w:rPr>
          <w:rFonts w:cstheme="minorHAnsi"/>
          <w:b/>
          <w:bCs/>
          <w:i/>
          <w:iCs/>
          <w:color w:val="FF0000"/>
          <w:lang w:val="en-GB"/>
        </w:rPr>
        <w:t>.</w:t>
      </w:r>
      <w:r w:rsidR="004D63B8" w:rsidRPr="002460B7">
        <w:rPr>
          <w:rFonts w:cstheme="minorHAnsi"/>
          <w:b/>
          <w:bCs/>
          <w:i/>
          <w:iCs/>
          <w:color w:val="FF0000"/>
          <w:lang w:val="en-GB"/>
        </w:rPr>
        <w:t xml:space="preserve"> </w:t>
      </w:r>
      <w:r w:rsidR="00704B3C" w:rsidRPr="002460B7">
        <w:rPr>
          <w:rFonts w:cstheme="minorHAnsi"/>
          <w:b/>
          <w:bCs/>
          <w:i/>
          <w:iCs/>
          <w:color w:val="FF0000"/>
          <w:lang w:val="en-GB"/>
        </w:rPr>
        <w:t>1</w:t>
      </w:r>
      <w:r w:rsidR="004D63B8" w:rsidRPr="002460B7">
        <w:rPr>
          <w:rFonts w:cstheme="minorHAnsi"/>
          <w:i/>
          <w:iCs/>
          <w:color w:val="FF0000"/>
          <w:lang w:val="en-GB"/>
        </w:rPr>
        <w:t>. Natural log of metabolic rate (A) and</w:t>
      </w:r>
      <w:r w:rsidR="005A6388" w:rsidRPr="002460B7">
        <w:rPr>
          <w:rFonts w:cstheme="minorHAnsi"/>
          <w:i/>
          <w:iCs/>
          <w:color w:val="FF0000"/>
          <w:lang w:val="en-GB"/>
        </w:rPr>
        <w:t xml:space="preserve"> </w:t>
      </w:r>
      <w:r w:rsidR="004D63B8" w:rsidRPr="002460B7">
        <w:rPr>
          <w:rFonts w:cstheme="minorHAnsi"/>
          <w:i/>
          <w:iCs/>
          <w:color w:val="FF0000"/>
          <w:lang w:val="en-GB"/>
        </w:rPr>
        <w:t>maximum consumption rates (B) vs. natural log of mass</w:t>
      </w:r>
      <w:r w:rsidR="005C4748" w:rsidRPr="002460B7">
        <w:rPr>
          <w:rFonts w:cstheme="minorHAnsi"/>
          <w:i/>
          <w:iCs/>
          <w:color w:val="FF0000"/>
          <w:lang w:val="en-GB"/>
        </w:rPr>
        <w:t xml:space="preserve"> [g]</w:t>
      </w:r>
      <w:r w:rsidR="004D63B8" w:rsidRPr="002460B7">
        <w:rPr>
          <w:rFonts w:cstheme="minorHAnsi"/>
          <w:i/>
          <w:iCs/>
          <w:color w:val="FF0000"/>
          <w:lang w:val="en-GB"/>
        </w:rPr>
        <w:t xml:space="preserve">. </w:t>
      </w:r>
      <w:r w:rsidR="0000025A" w:rsidRPr="002460B7">
        <w:rPr>
          <w:rFonts w:cstheme="minorHAnsi"/>
          <w:i/>
          <w:color w:val="FF0000"/>
          <w:lang w:val="en-GB"/>
        </w:rPr>
        <w:t>Lines are global predictions for an average species at temperatures 15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(blue line and ribbon)</w:t>
      </w:r>
      <w:r w:rsidR="0000025A" w:rsidRPr="002460B7">
        <w:rPr>
          <w:rFonts w:cstheme="minorHAnsi"/>
          <w:i/>
          <w:color w:val="FF0000"/>
          <w:lang w:val="en-GB"/>
        </w:rPr>
        <w:t xml:space="preserve"> and 25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(red line and ribbon). </w:t>
      </w:r>
      <w:r w:rsidR="001A379A" w:rsidRPr="002460B7">
        <w:rPr>
          <w:rFonts w:eastAsiaTheme="minorEastAsia" w:cstheme="minorHAnsi"/>
          <w:i/>
          <w:color w:val="FF0000"/>
          <w:lang w:val="en-GB"/>
        </w:rPr>
        <w:t>The average temperatures in the data are 19</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and 18</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for metabolism and maximum consumption, respectively.</w:t>
      </w:r>
      <w:r w:rsidR="003F48CE" w:rsidRPr="002460B7">
        <w:rPr>
          <w:rFonts w:eastAsiaTheme="minorEastAsia" w:cstheme="minorHAnsi"/>
          <w:i/>
          <w:color w:val="FF0000"/>
          <w:lang w:val="en-GB"/>
        </w:rPr>
        <w:t xml:space="preserve"> </w:t>
      </w:r>
      <w:r w:rsidR="0000025A" w:rsidRPr="002460B7">
        <w:rPr>
          <w:rFonts w:eastAsiaTheme="minorEastAsia" w:cstheme="minorHAnsi"/>
          <w:i/>
          <w:color w:val="FF0000"/>
          <w:lang w:val="en-GB"/>
        </w:rPr>
        <w:t xml:space="preserve">Note the model is fitted using </w:t>
      </w:r>
      <w:r w:rsidR="0000025A" w:rsidRPr="002460B7">
        <w:rPr>
          <w:rFonts w:cstheme="minorHAnsi"/>
          <w:i/>
          <w:color w:val="FF0000"/>
          <w:lang w:val="en-GB"/>
        </w:rPr>
        <w:t>mean-</w:t>
      </w:r>
      <w:r w:rsidR="00AE2E5E" w:rsidRPr="002460B7">
        <w:rPr>
          <w:rFonts w:cstheme="minorHAnsi"/>
          <w:i/>
          <w:color w:val="FF0000"/>
          <w:lang w:val="en-GB"/>
        </w:rPr>
        <w:t>centred</w:t>
      </w:r>
      <w:r w:rsidR="00EE712D" w:rsidRPr="002460B7">
        <w:rPr>
          <w:rFonts w:cstheme="minorHAnsi"/>
          <w:i/>
          <w:color w:val="FF0000"/>
          <w:lang w:val="en-GB"/>
        </w:rPr>
        <w:t xml:space="preserve"> (ct)</w:t>
      </w:r>
      <w:r w:rsidR="0000025A" w:rsidRPr="002460B7">
        <w:rPr>
          <w:rFonts w:cstheme="minorHAnsi"/>
          <w:i/>
          <w:color w:val="FF0000"/>
          <w:lang w:val="en-GB"/>
        </w:rPr>
        <w:t xml:space="preserve"> Arrhenius temperature (1/kT), and then converted for easier interpretation.</w:t>
      </w:r>
      <w:r w:rsidR="00754FD4" w:rsidRPr="002460B7">
        <w:rPr>
          <w:rFonts w:cstheme="minorHAnsi"/>
          <w:i/>
          <w:color w:val="FF0000"/>
          <w:lang w:val="en-GB"/>
        </w:rPr>
        <w:t xml:space="preserve"> </w:t>
      </w:r>
      <w:r w:rsidR="004D63B8" w:rsidRPr="002460B7">
        <w:rPr>
          <w:rFonts w:cstheme="minorHAnsi"/>
          <w:i/>
          <w:iCs/>
          <w:color w:val="FF0000"/>
          <w:lang w:val="en-GB"/>
        </w:rPr>
        <w:t xml:space="preserve">Shaded areas correspond to 80% and 95% credible </w:t>
      </w:r>
      <w:r w:rsidR="007F5D88" w:rsidRPr="002460B7">
        <w:rPr>
          <w:rFonts w:cstheme="minorHAnsi"/>
          <w:i/>
          <w:iCs/>
          <w:color w:val="FF0000"/>
          <w:lang w:val="en-GB"/>
        </w:rPr>
        <w:t>interval</w:t>
      </w:r>
      <w:r w:rsidR="00367A77" w:rsidRPr="002460B7">
        <w:rPr>
          <w:rFonts w:cstheme="minorHAnsi"/>
          <w:i/>
          <w:iCs/>
          <w:color w:val="FF0000"/>
          <w:lang w:val="en-GB"/>
        </w:rPr>
        <w:t>s</w:t>
      </w:r>
      <w:r w:rsidR="006B546E" w:rsidRPr="002460B7">
        <w:rPr>
          <w:rFonts w:cstheme="minorHAnsi"/>
          <w:i/>
          <w:iCs/>
          <w:color w:val="FF0000"/>
          <w:lang w:val="en-GB"/>
        </w:rPr>
        <w:t xml:space="preserve">. </w:t>
      </w:r>
      <w:r w:rsidR="005A6F94" w:rsidRPr="002460B7">
        <w:rPr>
          <w:rFonts w:cstheme="minorHAnsi"/>
          <w:i/>
          <w:iCs/>
          <w:color w:val="FF0000"/>
          <w:lang w:val="en-GB"/>
        </w:rPr>
        <w:t>P</w:t>
      </w:r>
      <w:r w:rsidR="00DD78DE" w:rsidRPr="002460B7">
        <w:rPr>
          <w:rFonts w:cstheme="minorHAnsi"/>
          <w:i/>
          <w:iCs/>
          <w:color w:val="FF0000"/>
          <w:lang w:val="en-GB"/>
        </w:rPr>
        <w:t>oint</w:t>
      </w:r>
      <w:r w:rsidR="00037764" w:rsidRPr="002460B7">
        <w:rPr>
          <w:rFonts w:cstheme="minorHAnsi"/>
          <w:i/>
          <w:iCs/>
          <w:color w:val="FF0000"/>
          <w:lang w:val="en-GB"/>
        </w:rPr>
        <w:t xml:space="preserve"> </w:t>
      </w:r>
      <w:r w:rsidR="005A6F94" w:rsidRPr="002460B7">
        <w:rPr>
          <w:rFonts w:cstheme="minorHAnsi"/>
          <w:i/>
          <w:iCs/>
          <w:color w:val="FF0000"/>
          <w:lang w:val="en-GB"/>
        </w:rPr>
        <w:t>colors</w:t>
      </w:r>
      <w:r w:rsidR="00DD78DE" w:rsidRPr="002460B7">
        <w:rPr>
          <w:rFonts w:cstheme="minorHAnsi"/>
          <w:i/>
          <w:iCs/>
          <w:color w:val="FF0000"/>
          <w:lang w:val="en-GB"/>
        </w:rPr>
        <w:t xml:space="preserve"> correspond to </w:t>
      </w:r>
      <w:r w:rsidR="00D55250" w:rsidRPr="002460B7">
        <w:rPr>
          <w:rFonts w:cstheme="minorHAnsi"/>
          <w:i/>
          <w:iCs/>
          <w:color w:val="FF0000"/>
          <w:lang w:val="en-GB"/>
        </w:rPr>
        <w:t>species (</w:t>
      </w:r>
      <w:r w:rsidR="00A75733" w:rsidRPr="002460B7">
        <w:rPr>
          <w:rFonts w:cstheme="minorHAnsi"/>
          <w:i/>
          <w:iCs/>
          <w:color w:val="FF0000"/>
          <w:lang w:val="en-GB"/>
        </w:rPr>
        <w:t>n=18 and n=35 for consumption and metabolism, respectively</w:t>
      </w:r>
      <w:r w:rsidR="00D55250" w:rsidRPr="002460B7">
        <w:rPr>
          <w:rFonts w:cstheme="minorHAnsi"/>
          <w:i/>
          <w:iCs/>
          <w:color w:val="FF0000"/>
          <w:lang w:val="en-GB"/>
        </w:rPr>
        <w:t>).</w:t>
      </w:r>
      <w:commentRangeEnd w:id="962"/>
      <w:r w:rsidR="00B2496E">
        <w:rPr>
          <w:rStyle w:val="CommentReference"/>
        </w:rPr>
        <w:commentReference w:id="962"/>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480699A3" w:rsidR="003B4E89" w:rsidRPr="005356A3" w:rsidRDefault="002460B7" w:rsidP="002E3379">
      <w:pPr>
        <w:spacing w:line="480" w:lineRule="auto"/>
        <w:contextualSpacing/>
        <w:jc w:val="center"/>
        <w:rPr>
          <w:rFonts w:cstheme="minorHAnsi"/>
        </w:rPr>
      </w:pPr>
      <w:r>
        <w:rPr>
          <w:rFonts w:cstheme="minorHAnsi"/>
          <w:noProof/>
        </w:rPr>
        <w:lastRenderedPageBreak/>
        <w:drawing>
          <wp:inline distT="0" distB="0" distL="0" distR="0" wp14:anchorId="4040EE30" wp14:editId="690A48F1">
            <wp:extent cx="5731510" cy="57315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es_b_e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4DD295F" w:rsidR="000528C4" w:rsidRPr="00FD494D" w:rsidRDefault="000528C4" w:rsidP="00AE33C5">
      <w:pPr>
        <w:spacing w:line="360" w:lineRule="auto"/>
        <w:contextualSpacing/>
        <w:jc w:val="both"/>
        <w:rPr>
          <w:rFonts w:cstheme="minorHAnsi"/>
          <w:i/>
          <w:iCs/>
          <w:color w:val="FF0000"/>
          <w:lang w:val="en-GB"/>
        </w:rPr>
      </w:pPr>
      <w:commentRangeStart w:id="963"/>
      <w:commentRangeStart w:id="964"/>
      <w:r w:rsidRPr="00FD494D">
        <w:rPr>
          <w:rFonts w:cstheme="minorHAnsi"/>
          <w:b/>
          <w:bCs/>
          <w:i/>
          <w:iCs/>
          <w:color w:val="FF0000"/>
          <w:lang w:val="en-GB"/>
        </w:rPr>
        <w:t>Fig</w:t>
      </w:r>
      <w:r w:rsidR="00B637F1" w:rsidRPr="00FD494D">
        <w:rPr>
          <w:rFonts w:cstheme="minorHAnsi"/>
          <w:b/>
          <w:bCs/>
          <w:i/>
          <w:iCs/>
          <w:color w:val="FF0000"/>
          <w:lang w:val="en-GB"/>
        </w:rPr>
        <w:t>.</w:t>
      </w:r>
      <w:r w:rsidRPr="00FD494D">
        <w:rPr>
          <w:rFonts w:cstheme="minorHAnsi"/>
          <w:b/>
          <w:bCs/>
          <w:i/>
          <w:iCs/>
          <w:color w:val="FF0000"/>
          <w:lang w:val="en-GB"/>
        </w:rPr>
        <w:t xml:space="preserve"> </w:t>
      </w:r>
      <w:r w:rsidR="00704B3C" w:rsidRPr="00FD494D">
        <w:rPr>
          <w:rFonts w:cstheme="minorHAnsi"/>
          <w:b/>
          <w:bCs/>
          <w:i/>
          <w:iCs/>
          <w:color w:val="FF0000"/>
          <w:lang w:val="en-GB"/>
        </w:rPr>
        <w:t>2</w:t>
      </w:r>
      <w:commentRangeEnd w:id="963"/>
      <w:r w:rsidR="002E1CD9" w:rsidRPr="00FD494D">
        <w:rPr>
          <w:rStyle w:val="CommentReference"/>
          <w:color w:val="FF0000"/>
        </w:rPr>
        <w:commentReference w:id="963"/>
      </w:r>
      <w:r w:rsidRPr="00FD494D">
        <w:rPr>
          <w:rFonts w:cstheme="minorHAnsi"/>
          <w:i/>
          <w:iCs/>
          <w:color w:val="FF0000"/>
          <w:lang w:val="en-GB"/>
        </w:rPr>
        <w:t xml:space="preserve">. </w:t>
      </w:r>
      <w:commentRangeEnd w:id="964"/>
      <w:r w:rsidR="00241356" w:rsidRPr="00FD494D">
        <w:rPr>
          <w:rStyle w:val="CommentReference"/>
          <w:color w:val="FF0000"/>
        </w:rPr>
        <w:commentReference w:id="964"/>
      </w:r>
      <w:r w:rsidRPr="00FD494D">
        <w:rPr>
          <w:rFonts w:cstheme="minorHAnsi"/>
          <w:i/>
          <w:iCs/>
          <w:color w:val="FF0000"/>
          <w:lang w:val="en-GB"/>
        </w:rPr>
        <w:t xml:space="preserve">Posterior medians of </w:t>
      </w:r>
      <w:r w:rsidR="00E13846" w:rsidRPr="00FD494D">
        <w:rPr>
          <w:rFonts w:cstheme="minorHAnsi"/>
          <w:i/>
          <w:iCs/>
          <w:color w:val="FF0000"/>
          <w:lang w:val="en-GB"/>
        </w:rPr>
        <w:t xml:space="preserve">the global </w:t>
      </w:r>
      <w:r w:rsidRPr="00FD494D">
        <w:rPr>
          <w:rFonts w:cstheme="minorHAnsi"/>
          <w:i/>
          <w:iCs/>
          <w:color w:val="FF0000"/>
          <w:lang w:val="en-GB"/>
        </w:rPr>
        <w:t>activation energies and mass</w:t>
      </w:r>
      <w:r w:rsidR="00AE33C5" w:rsidRPr="00FD494D">
        <w:rPr>
          <w:rFonts w:cstheme="minorHAnsi"/>
          <w:i/>
          <w:iCs/>
          <w:color w:val="FF0000"/>
          <w:lang w:val="en-GB"/>
        </w:rPr>
        <w:t>-</w:t>
      </w:r>
      <w:r w:rsidR="0027749E" w:rsidRPr="00FD494D">
        <w:rPr>
          <w:rFonts w:cstheme="minorHAnsi"/>
          <w:i/>
          <w:iCs/>
          <w:color w:val="FF0000"/>
          <w:lang w:val="en-GB"/>
        </w:rPr>
        <w:t>exponent</w:t>
      </w:r>
      <w:r w:rsidRPr="00FD494D">
        <w:rPr>
          <w:rFonts w:cstheme="minorHAnsi"/>
          <w:i/>
          <w:iCs/>
          <w:color w:val="FF0000"/>
          <w:lang w:val="en-GB"/>
        </w:rPr>
        <w:t xml:space="preserve"> </w:t>
      </w:r>
      <w:r w:rsidR="004206DD" w:rsidRPr="00FD494D">
        <w:rPr>
          <w:rFonts w:cstheme="minorHAnsi"/>
          <w:i/>
          <w:iCs/>
          <w:color w:val="FF0000"/>
          <w:lang w:val="en-GB"/>
        </w:rPr>
        <w:t xml:space="preserve">of metabolism and maximum consumption </w:t>
      </w:r>
      <w:r w:rsidRPr="00FD494D">
        <w:rPr>
          <w:rFonts w:cstheme="minorHAnsi"/>
          <w:i/>
          <w:iCs/>
          <w:color w:val="FF0000"/>
          <w:lang w:val="en-GB"/>
        </w:rPr>
        <w:t>from the hierarchical model</w:t>
      </w:r>
      <w:r w:rsidR="00B948DE" w:rsidRPr="00FD494D">
        <w:rPr>
          <w:rFonts w:cstheme="minorHAnsi"/>
          <w:i/>
          <w:iCs/>
          <w:color w:val="FF0000"/>
          <w:lang w:val="en-GB"/>
        </w:rPr>
        <w:t xml:space="preserve"> </w:t>
      </w:r>
      <w:r w:rsidRPr="00FD494D">
        <w:rPr>
          <w:rFonts w:cstheme="minorHAnsi"/>
          <w:i/>
          <w:iCs/>
          <w:color w:val="FF0000"/>
          <w:lang w:val="en-GB"/>
        </w:rPr>
        <w:t>fitted to below temperature optimum data</w:t>
      </w:r>
      <w:r w:rsidR="00E15A1A" w:rsidRPr="00FD494D">
        <w:rPr>
          <w:rFonts w:cstheme="minorHAnsi"/>
          <w:i/>
          <w:iCs/>
          <w:color w:val="FF0000"/>
          <w:lang w:val="en-GB"/>
        </w:rPr>
        <w:t xml:space="preserve"> (white triangles and circles, respectively)</w:t>
      </w:r>
      <w:r w:rsidRPr="00FD494D">
        <w:rPr>
          <w:rFonts w:cstheme="minorHAnsi"/>
          <w:i/>
          <w:iCs/>
          <w:color w:val="FF0000"/>
          <w:lang w:val="en-GB"/>
        </w:rPr>
        <w:t>, and their 80% and 95% credible interval</w:t>
      </w:r>
      <w:r w:rsidR="0035032F" w:rsidRPr="00FD494D">
        <w:rPr>
          <w:rFonts w:cstheme="minorHAnsi"/>
          <w:i/>
          <w:iCs/>
          <w:color w:val="FF0000"/>
          <w:lang w:val="en-GB"/>
        </w:rPr>
        <w:t xml:space="preserve"> (</w:t>
      </w:r>
      <w:r w:rsidR="000C5E9D" w:rsidRPr="00FD494D">
        <w:rPr>
          <w:rFonts w:cstheme="minorHAnsi"/>
          <w:i/>
          <w:iCs/>
          <w:color w:val="FF0000"/>
          <w:lang w:val="en-GB"/>
        </w:rPr>
        <w:t xml:space="preserve">vertical short and long lines, </w:t>
      </w:r>
      <w:r w:rsidR="009C5159" w:rsidRPr="00FD494D">
        <w:rPr>
          <w:rFonts w:cstheme="minorHAnsi"/>
          <w:i/>
          <w:iCs/>
          <w:color w:val="FF0000"/>
          <w:lang w:val="en-GB"/>
        </w:rPr>
        <w:t>respectively</w:t>
      </w:r>
      <w:r w:rsidR="0035032F" w:rsidRPr="00FD494D">
        <w:rPr>
          <w:rFonts w:cstheme="minorHAnsi"/>
          <w:i/>
          <w:iCs/>
          <w:color w:val="FF0000"/>
          <w:lang w:val="en-GB"/>
        </w:rPr>
        <w:t>)</w:t>
      </w:r>
      <w:r w:rsidRPr="00FD494D">
        <w:rPr>
          <w:rFonts w:cstheme="minorHAnsi"/>
          <w:i/>
          <w:iCs/>
          <w:color w:val="FF0000"/>
          <w:lang w:val="en-GB"/>
        </w:rPr>
        <w:t xml:space="preserve">. Vertical dashed lines correspond to the </w:t>
      </w:r>
      <w:r w:rsidR="005664D4" w:rsidRPr="00FD494D">
        <w:rPr>
          <w:rFonts w:cstheme="minorHAnsi"/>
          <w:i/>
          <w:iCs/>
          <w:color w:val="FF0000"/>
          <w:lang w:val="en-GB"/>
        </w:rPr>
        <w:t>median</w:t>
      </w:r>
      <w:r w:rsidRPr="00FD494D">
        <w:rPr>
          <w:rFonts w:cstheme="minorHAnsi"/>
          <w:i/>
          <w:iCs/>
          <w:color w:val="FF0000"/>
          <w:lang w:val="en-GB"/>
        </w:rPr>
        <w:t xml:space="preserve"> prediction for </w:t>
      </w:r>
      <w:commentRangeStart w:id="965"/>
      <w:commentRangeStart w:id="966"/>
      <w:commentRangeStart w:id="967"/>
      <w:commentRangeStart w:id="968"/>
      <w:commentRangeStart w:id="969"/>
      <w:commentRangeStart w:id="970"/>
      <w:commentRangeStart w:id="971"/>
      <w:r w:rsidR="007555A4" w:rsidRPr="00FD494D">
        <w:rPr>
          <w:rFonts w:cstheme="minorHAnsi"/>
          <w:i/>
          <w:iCs/>
          <w:color w:val="FF0000"/>
          <w:lang w:val="en-GB"/>
        </w:rPr>
        <w:t xml:space="preserve">an </w:t>
      </w:r>
      <w:commentRangeEnd w:id="965"/>
      <w:r w:rsidR="00F871C6" w:rsidRPr="00FD494D">
        <w:rPr>
          <w:rStyle w:val="CommentReference"/>
          <w:color w:val="FF0000"/>
        </w:rPr>
        <w:commentReference w:id="965"/>
      </w:r>
      <w:commentRangeEnd w:id="966"/>
      <w:r w:rsidR="00C30352" w:rsidRPr="00FD494D">
        <w:rPr>
          <w:rFonts w:cstheme="minorHAnsi"/>
          <w:i/>
          <w:iCs/>
          <w:color w:val="FF0000"/>
          <w:lang w:val="en-GB"/>
        </w:rPr>
        <w:t xml:space="preserve">average </w:t>
      </w:r>
      <w:r w:rsidR="00AE33C5" w:rsidRPr="00FD494D">
        <w:rPr>
          <w:rStyle w:val="CommentReference"/>
          <w:color w:val="FF0000"/>
        </w:rPr>
        <w:commentReference w:id="966"/>
      </w:r>
      <w:commentRangeEnd w:id="967"/>
      <w:r w:rsidR="00CE082F" w:rsidRPr="00FD494D">
        <w:rPr>
          <w:rStyle w:val="CommentReference"/>
          <w:color w:val="FF0000"/>
        </w:rPr>
        <w:commentReference w:id="967"/>
      </w:r>
      <w:commentRangeEnd w:id="968"/>
      <w:r w:rsidR="00AE4AF5" w:rsidRPr="00FD494D">
        <w:rPr>
          <w:rStyle w:val="CommentReference"/>
          <w:color w:val="FF0000"/>
        </w:rPr>
        <w:commentReference w:id="968"/>
      </w:r>
      <w:commentRangeEnd w:id="969"/>
      <w:r w:rsidR="00AE4AF5" w:rsidRPr="00FD494D">
        <w:rPr>
          <w:rStyle w:val="CommentReference"/>
          <w:color w:val="FF0000"/>
        </w:rPr>
        <w:commentReference w:id="969"/>
      </w:r>
      <w:commentRangeEnd w:id="970"/>
      <w:r w:rsidR="00001A7F" w:rsidRPr="00FD494D">
        <w:rPr>
          <w:rStyle w:val="CommentReference"/>
          <w:color w:val="FF0000"/>
        </w:rPr>
        <w:commentReference w:id="970"/>
      </w:r>
      <w:commentRangeEnd w:id="971"/>
      <w:r w:rsidR="002E1CD9" w:rsidRPr="00FD494D">
        <w:rPr>
          <w:rStyle w:val="CommentReference"/>
          <w:color w:val="FF0000"/>
        </w:rPr>
        <w:commentReference w:id="971"/>
      </w:r>
      <w:r w:rsidRPr="00FD494D">
        <w:rPr>
          <w:rFonts w:cstheme="minorHAnsi"/>
          <w:i/>
          <w:iCs/>
          <w:color w:val="FF0000"/>
          <w:lang w:val="en-GB"/>
        </w:rPr>
        <w:t>species</w:t>
      </w:r>
      <w:r w:rsidR="0025737A" w:rsidRPr="00FD494D">
        <w:rPr>
          <w:rFonts w:cstheme="minorHAnsi"/>
          <w:i/>
          <w:iCs/>
          <w:color w:val="FF0000"/>
          <w:lang w:val="en-GB"/>
        </w:rPr>
        <w:t xml:space="preserve"> (</w:t>
      </w:r>
      <w:r w:rsidR="00B71BB9" w:rsidRPr="00FD494D">
        <w:rPr>
          <w:rFonts w:cstheme="minorHAnsi"/>
          <w:i/>
          <w:iCs/>
          <w:color w:val="FF0000"/>
          <w:lang w:val="en-GB"/>
        </w:rPr>
        <w:t xml:space="preserve">i.e.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0025737A" w:rsidRPr="00FD494D">
        <w:rPr>
          <w:rFonts w:cstheme="minorHAnsi"/>
          <w:i/>
          <w:iCs/>
          <w:color w:val="FF0000"/>
          <w:lang w:val="en-GB"/>
        </w:rPr>
        <w:t xml:space="preserve"> and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00B71BB9" w:rsidRPr="00FD494D">
        <w:rPr>
          <w:rFonts w:cstheme="minorHAnsi"/>
          <w:i/>
          <w:iCs/>
          <w:color w:val="FF0000"/>
          <w:lang w:val="en-GB"/>
        </w:rPr>
        <w:t xml:space="preserve"> </w:t>
      </w:r>
      <w:r w:rsidR="0042718C" w:rsidRPr="00FD494D">
        <w:rPr>
          <w:rFonts w:cstheme="minorHAnsi"/>
          <w:i/>
          <w:iCs/>
          <w:color w:val="FF0000"/>
          <w:lang w:val="en-GB"/>
        </w:rPr>
        <w:t xml:space="preserve">in Eqs. 6-8 </w:t>
      </w:r>
      <w:r w:rsidR="00B71BB9" w:rsidRPr="00FD494D">
        <w:rPr>
          <w:rFonts w:cstheme="minorHAnsi"/>
          <w:i/>
          <w:iCs/>
          <w:color w:val="FF0000"/>
          <w:lang w:val="en-GB"/>
        </w:rPr>
        <w:t xml:space="preserve">for the mass and temperature </w:t>
      </w:r>
      <w:r w:rsidR="00FC6551" w:rsidRPr="00FD494D">
        <w:rPr>
          <w:rFonts w:cstheme="minorHAnsi"/>
          <w:i/>
          <w:iCs/>
          <w:color w:val="FF0000"/>
          <w:lang w:val="en-GB"/>
        </w:rPr>
        <w:t xml:space="preserve">coefficient, </w:t>
      </w:r>
      <w:r w:rsidR="00DE6CC4" w:rsidRPr="00FD494D">
        <w:rPr>
          <w:rFonts w:cstheme="minorHAnsi"/>
          <w:i/>
          <w:iCs/>
          <w:color w:val="FF0000"/>
          <w:lang w:val="en-GB"/>
        </w:rPr>
        <w:t>respectively</w:t>
      </w:r>
      <w:r w:rsidR="0025737A" w:rsidRPr="00FD494D">
        <w:rPr>
          <w:rFonts w:cstheme="minorHAnsi"/>
          <w:i/>
          <w:iCs/>
          <w:color w:val="FF0000"/>
          <w:lang w:val="en-GB"/>
        </w:rPr>
        <w:t>)</w:t>
      </w:r>
      <w:r w:rsidR="00EA25F2" w:rsidRPr="00FD494D">
        <w:rPr>
          <w:rFonts w:cstheme="minorHAnsi"/>
          <w:i/>
          <w:iCs/>
          <w:color w:val="FF0000"/>
          <w:lang w:val="en-GB"/>
        </w:rPr>
        <w:t xml:space="preserve">. </w:t>
      </w:r>
      <w:r w:rsidR="0042718C" w:rsidRPr="00FD494D">
        <w:rPr>
          <w:rFonts w:cstheme="minorHAnsi"/>
          <w:i/>
          <w:iCs/>
          <w:color w:val="FF0000"/>
          <w:lang w:val="en-GB"/>
        </w:rPr>
        <w:t>S</w:t>
      </w:r>
      <w:r w:rsidR="00EA25F2" w:rsidRPr="00FD494D">
        <w:rPr>
          <w:rFonts w:cstheme="minorHAnsi"/>
          <w:i/>
          <w:iCs/>
          <w:color w:val="FF0000"/>
          <w:lang w:val="en-GB"/>
        </w:rPr>
        <w:t>haded vertical area</w:t>
      </w:r>
      <w:r w:rsidR="0042718C" w:rsidRPr="00FD494D">
        <w:rPr>
          <w:rFonts w:cstheme="minorHAnsi"/>
          <w:i/>
          <w:iCs/>
          <w:color w:val="FF0000"/>
          <w:lang w:val="en-GB"/>
        </w:rPr>
        <w:t>s</w:t>
      </w:r>
      <w:r w:rsidR="00EA25F2" w:rsidRPr="00FD494D">
        <w:rPr>
          <w:rFonts w:cstheme="minorHAnsi"/>
          <w:i/>
          <w:iCs/>
          <w:color w:val="FF0000"/>
          <w:lang w:val="en-GB"/>
        </w:rPr>
        <w:t xml:space="preserve"> </w:t>
      </w:r>
      <w:r w:rsidR="00B52B9C" w:rsidRPr="00FD494D">
        <w:rPr>
          <w:rFonts w:cstheme="minorHAnsi"/>
          <w:i/>
          <w:iCs/>
          <w:color w:val="FF0000"/>
          <w:lang w:val="en-GB"/>
        </w:rPr>
        <w:t xml:space="preserve">correspond to posterior </w:t>
      </w:r>
      <w:r w:rsidR="00B71BB9" w:rsidRPr="00FD494D">
        <w:rPr>
          <w:rFonts w:cstheme="minorHAnsi"/>
          <w:i/>
          <w:iCs/>
          <w:color w:val="FF0000"/>
          <w:lang w:val="en-GB"/>
        </w:rPr>
        <w:t xml:space="preserve">median </w:t>
      </w:r>
      <m:oMath>
        <m:r>
          <w:rPr>
            <w:rFonts w:ascii="Cambria Math" w:hAnsi="Cambria Math" w:cstheme="minorHAnsi"/>
            <w:color w:val="FF0000"/>
            <w:lang w:val="en-GB"/>
          </w:rPr>
          <m:t>±2</m:t>
        </m:r>
      </m:oMath>
      <w:r w:rsidR="00635818" w:rsidRPr="00FD494D">
        <w:rPr>
          <w:rFonts w:eastAsiaTheme="minorEastAsia" w:cstheme="minorHAnsi"/>
          <w:i/>
          <w:color w:val="FF0000"/>
        </w:rPr>
        <w:t xml:space="preserve"> standard deviations</w:t>
      </w:r>
      <w:r w:rsidRPr="00FD494D">
        <w:rPr>
          <w:rFonts w:cstheme="minorHAnsi"/>
          <w:i/>
          <w:iCs/>
          <w:color w:val="FF0000"/>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77278EFF" w14:textId="4B303474" w:rsidR="001F613A" w:rsidRPr="00396716" w:rsidRDefault="002460B7" w:rsidP="00704B3C">
      <w:pPr>
        <w:spacing w:line="480" w:lineRule="auto"/>
        <w:ind w:firstLine="284"/>
        <w:contextualSpacing/>
        <w:jc w:val="center"/>
        <w:rPr>
          <w:rFonts w:cstheme="minorHAnsi"/>
        </w:rPr>
      </w:pPr>
      <w:r>
        <w:rPr>
          <w:rFonts w:cstheme="minorHAnsi"/>
          <w:noProof/>
        </w:rPr>
        <w:lastRenderedPageBreak/>
        <w:drawing>
          <wp:inline distT="0" distB="0" distL="0" distR="0" wp14:anchorId="1359224E" wp14:editId="5E05A9C9">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6B4C36" w14:textId="108260A5" w:rsidR="00704B3C" w:rsidRPr="002460B7" w:rsidRDefault="00704B3C" w:rsidP="00704B3C">
      <w:pPr>
        <w:spacing w:line="360" w:lineRule="auto"/>
        <w:contextualSpacing/>
        <w:jc w:val="both"/>
        <w:rPr>
          <w:rFonts w:cstheme="minorHAnsi"/>
          <w:i/>
          <w:color w:val="FF0000"/>
          <w:lang w:val="en-GB"/>
        </w:rPr>
      </w:pPr>
      <w:r w:rsidRPr="002460B7">
        <w:rPr>
          <w:rFonts w:cstheme="minorHAnsi"/>
          <w:b/>
          <w:bCs/>
          <w:color w:val="FF0000"/>
          <w:lang w:val="en-GB"/>
        </w:rPr>
        <w:t>Fig. 3</w:t>
      </w:r>
      <w:r w:rsidRPr="002460B7">
        <w:rPr>
          <w:rFonts w:cstheme="minorHAnsi"/>
          <w:color w:val="FF0000"/>
          <w:lang w:val="en-GB"/>
        </w:rPr>
        <w:t>.</w:t>
      </w:r>
      <w:r w:rsidRPr="002460B7">
        <w:rPr>
          <w:rFonts w:cstheme="minorHAnsi"/>
          <w:i/>
          <w:color w:val="FF0000"/>
          <w:lang w:val="en-GB"/>
        </w:rPr>
        <w:t xml:space="preserve"> Effects of temperature and body mass on body growth. Panel A) shows growth rate [% day</w:t>
      </w:r>
      <w:r w:rsidRPr="002460B7">
        <w:rPr>
          <w:rFonts w:cstheme="minorHAnsi"/>
          <w:i/>
          <w:color w:val="FF0000"/>
          <w:vertAlign w:val="superscript"/>
          <w:lang w:val="en-GB"/>
        </w:rPr>
        <w:t>-1</w:t>
      </w:r>
      <w:r w:rsidRPr="002460B7">
        <w:rPr>
          <w:rFonts w:cstheme="minorHAnsi"/>
          <w:i/>
          <w:color w:val="FF0000"/>
          <w:lang w:val="en-GB"/>
        </w:rPr>
        <w:t>] as a function of mean centered body mass, both on natural log scale. Lines are global predictions from model M1 for an average species at temperatures 15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(blue line and ribbon)</w:t>
      </w:r>
      <w:r w:rsidRPr="002460B7">
        <w:rPr>
          <w:rFonts w:cstheme="minorHAnsi"/>
          <w:i/>
          <w:color w:val="FF0000"/>
          <w:lang w:val="en-GB"/>
        </w:rPr>
        <w:t xml:space="preserve">, </w:t>
      </w:r>
      <w:r w:rsidRPr="002460B7">
        <w:rPr>
          <w:rFonts w:eastAsiaTheme="minorEastAsia" w:cstheme="minorHAnsi"/>
          <w:i/>
          <w:color w:val="FF0000"/>
          <w:lang w:val="en-GB"/>
        </w:rPr>
        <w:t>which is close to the mean temperature (14.3</w:t>
      </w:r>
      <m:oMath>
        <m:r>
          <w:rPr>
            <w:rFonts w:ascii="Cambria Math" w:hAnsi="Cambria Math" w:cstheme="minorHAnsi"/>
            <w:color w:val="FF0000"/>
            <w:lang w:val="en-GB"/>
          </w:rPr>
          <m:t>℃</m:t>
        </m:r>
      </m:oMath>
      <w:r w:rsidRPr="002460B7">
        <w:rPr>
          <w:rFonts w:eastAsiaTheme="minorEastAsia" w:cstheme="minorHAnsi"/>
          <w:i/>
          <w:color w:val="FF0000"/>
          <w:lang w:val="en-GB"/>
        </w:rPr>
        <w:t>) in data</w:t>
      </w:r>
      <w:r w:rsidR="008A107C" w:rsidRPr="002460B7">
        <w:rPr>
          <w:rFonts w:eastAsiaTheme="minorEastAsia" w:cstheme="minorHAnsi"/>
          <w:i/>
          <w:color w:val="FF0000"/>
          <w:lang w:val="en-GB"/>
        </w:rPr>
        <w:t>,</w:t>
      </w:r>
      <w:r w:rsidRPr="002460B7">
        <w:rPr>
          <w:rFonts w:eastAsiaTheme="minorEastAsia" w:cstheme="minorHAnsi"/>
          <w:i/>
          <w:color w:val="FF0000"/>
          <w:lang w:val="en-GB"/>
        </w:rPr>
        <w:t xml:space="preserve"> </w:t>
      </w:r>
      <w:r w:rsidRPr="002460B7">
        <w:rPr>
          <w:rFonts w:cstheme="minorHAnsi"/>
          <w:i/>
          <w:color w:val="FF0000"/>
          <w:lang w:val="en-GB"/>
        </w:rPr>
        <w:t>and 25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(red line and ribbon). Note the model is fitted using </w:t>
      </w:r>
      <w:r w:rsidRPr="002460B7">
        <w:rPr>
          <w:rFonts w:cstheme="minorHAnsi"/>
          <w:i/>
          <w:color w:val="FF0000"/>
          <w:lang w:val="en-GB"/>
        </w:rPr>
        <w:t xml:space="preserve">mean-centered Arrhenius temperature (1/kT), and then converted for easier interpretation. </w:t>
      </w:r>
      <w:r w:rsidRPr="002460B7">
        <w:rPr>
          <w:rFonts w:cstheme="minorHAnsi"/>
          <w:i/>
          <w:iCs/>
          <w:color w:val="FF0000"/>
          <w:lang w:val="en-GB"/>
        </w:rPr>
        <w:t>S</w:t>
      </w:r>
      <w:r w:rsidRPr="002460B7">
        <w:rPr>
          <w:rFonts w:cstheme="minorHAnsi"/>
          <w:i/>
          <w:color w:val="FF0000"/>
          <w:lang w:val="en-GB"/>
        </w:rPr>
        <w:t>haded areas correspond to 80% and 95% credible interval</w:t>
      </w:r>
      <w:r w:rsidR="005E3D0B" w:rsidRPr="002460B7">
        <w:rPr>
          <w:rFonts w:cstheme="minorHAnsi"/>
          <w:i/>
          <w:color w:val="FF0000"/>
          <w:lang w:val="en-GB"/>
        </w:rPr>
        <w:t>s</w:t>
      </w:r>
      <w:r w:rsidRPr="002460B7">
        <w:rPr>
          <w:rFonts w:cstheme="minorHAnsi"/>
          <w:i/>
          <w:color w:val="FF0000"/>
          <w:lang w:val="en-GB"/>
        </w:rPr>
        <w:t xml:space="preserve"> and the solid line is the median prediction across-species. Point colors indicate species (n=13, legend not shown). The slope corresponds to the mass-scaling exponent. Posterior distributions of the average mass-scaling exponent,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Pr="002460B7">
        <w:rPr>
          <w:rFonts w:eastAsiaTheme="minorEastAsia" w:cstheme="minorHAnsi"/>
          <w:i/>
          <w:color w:val="FF0000"/>
          <w:lang w:val="en-GB"/>
        </w:rPr>
        <w:t xml:space="preserve">, </w:t>
      </w:r>
      <w:r w:rsidRPr="002460B7">
        <w:rPr>
          <w:rFonts w:cstheme="minorHAnsi"/>
          <w:i/>
          <w:color w:val="FF0000"/>
          <w:lang w:val="en-GB"/>
        </w:rPr>
        <w:t>(B) activation energy,</w:t>
      </w:r>
      <m:oMath>
        <m:r>
          <w:rPr>
            <w:rFonts w:ascii="Cambria Math" w:eastAsiaTheme="minorEastAsia" w:hAnsi="Cambria Math" w:cstheme="minorHAnsi"/>
            <w:color w:val="FF0000"/>
            <w:lang w:val="en-GB"/>
          </w:rPr>
          <m:t xml:space="preserve"> </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Pr="002460B7">
        <w:rPr>
          <w:rFonts w:eastAsiaTheme="minorEastAsia" w:cstheme="minorHAnsi"/>
          <w:i/>
          <w:color w:val="FF0000"/>
          <w:lang w:val="en-GB"/>
        </w:rPr>
        <w:t>,</w:t>
      </w:r>
      <w:r w:rsidRPr="002460B7">
        <w:rPr>
          <w:rFonts w:cstheme="minorHAnsi"/>
          <w:i/>
          <w:color w:val="FF0000"/>
          <w:lang w:val="en-GB"/>
        </w:rPr>
        <w:t xml:space="preserve"> (C) and mass-temperature interaction,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3</m:t>
                </m:r>
              </m:sub>
            </m:sSub>
          </m:sub>
        </m:sSub>
      </m:oMath>
      <w:r w:rsidRPr="002460B7">
        <w:rPr>
          <w:rFonts w:eastAsiaTheme="minorEastAsia" w:cstheme="minorHAnsi"/>
          <w:i/>
          <w:color w:val="FF0000"/>
          <w:lang w:val="en-GB"/>
        </w:rPr>
        <w:t>,</w:t>
      </w:r>
      <w:r w:rsidRPr="002460B7">
        <w:rPr>
          <w:rFonts w:cstheme="minorHAnsi"/>
          <w:i/>
          <w:color w:val="FF0000"/>
          <w:lang w:val="en-GB"/>
        </w:rPr>
        <w:t xml:space="preserve"> (D) are shown in the bottom row. Dashed white line shows the posterior median</w:t>
      </w:r>
      <w:r w:rsidR="00D6349C" w:rsidRPr="002460B7">
        <w:rPr>
          <w:rFonts w:cstheme="minorHAnsi"/>
          <w:i/>
          <w:color w:val="FF0000"/>
          <w:lang w:val="en-GB"/>
        </w:rPr>
        <w:t>, red vertical line in (D) indicates zero</w:t>
      </w:r>
      <w:r w:rsidRPr="002460B7">
        <w:rPr>
          <w:rFonts w:cstheme="minorHAnsi"/>
          <w:i/>
          <w:color w:val="FF0000"/>
          <w:lang w:val="en-GB"/>
        </w:rPr>
        <w:t xml:space="preserve">. </w:t>
      </w:r>
    </w:p>
    <w:p w14:paraId="1FFEB94A" w14:textId="21601408" w:rsidR="0098306D" w:rsidRDefault="00C10BB4" w:rsidP="00C10BB4">
      <w:pPr>
        <w:spacing w:line="480" w:lineRule="auto"/>
        <w:contextualSpacing/>
        <w:jc w:val="center"/>
        <w:rPr>
          <w:rFonts w:eastAsiaTheme="minorEastAsia"/>
          <w:iCs/>
        </w:rPr>
        <w:pPrChange w:id="972" w:author="Max Lindmark" w:date="2020-05-06T16:21:00Z">
          <w:pPr>
            <w:spacing w:line="480" w:lineRule="auto"/>
            <w:contextualSpacing/>
            <w:jc w:val="both"/>
          </w:pPr>
        </w:pPrChange>
      </w:pPr>
      <w:r>
        <w:rPr>
          <w:rFonts w:eastAsiaTheme="minorEastAsia"/>
          <w:iCs/>
          <w:noProof/>
          <w:lang w:eastAsia="sv-SE"/>
        </w:rPr>
        <w:lastRenderedPageBreak/>
        <w:drawing>
          <wp:inline distT="0" distB="0" distL="0" distR="0" wp14:anchorId="3F1A0DFF" wp14:editId="76336626">
            <wp:extent cx="5730995" cy="36576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19" cstate="print">
                      <a:extLst>
                        <a:ext uri="{28A0092B-C50C-407E-A947-70E740481C1C}">
                          <a14:useLocalDpi xmlns:a14="http://schemas.microsoft.com/office/drawing/2010/main" val="0"/>
                        </a:ext>
                      </a:extLst>
                    </a:blip>
                    <a:srcRect t="17874" b="18304"/>
                    <a:stretch/>
                  </pic:blipFill>
                  <pic:spPr bwMode="auto">
                    <a:xfrm>
                      <a:off x="0" y="0"/>
                      <a:ext cx="5731510" cy="3657929"/>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1D8BF3E5" w:rsidR="00475959" w:rsidRPr="00EA2C34" w:rsidRDefault="00384142" w:rsidP="00384142">
      <w:pPr>
        <w:spacing w:line="360" w:lineRule="auto"/>
        <w:contextualSpacing/>
        <w:jc w:val="both"/>
        <w:rPr>
          <w:rFonts w:cstheme="minorHAnsi"/>
          <w:i/>
          <w:iCs/>
          <w:color w:val="FF0000"/>
          <w:lang w:val="en-GB"/>
          <w:rPrChange w:id="973" w:author="Max Lindmark" w:date="2020-05-06T16:20:00Z">
            <w:rPr>
              <w:rFonts w:cstheme="minorHAnsi"/>
              <w:i/>
              <w:iCs/>
              <w:lang w:val="en-GB"/>
            </w:rPr>
          </w:rPrChange>
        </w:rPr>
      </w:pPr>
      <w:r w:rsidRPr="00EA2C34">
        <w:rPr>
          <w:rFonts w:cstheme="minorHAnsi"/>
          <w:b/>
          <w:bCs/>
          <w:i/>
          <w:iCs/>
          <w:color w:val="FF0000"/>
          <w:lang w:val="en-GB"/>
          <w:rPrChange w:id="974" w:author="Max Lindmark" w:date="2020-05-06T16:20:00Z">
            <w:rPr>
              <w:rFonts w:cstheme="minorHAnsi"/>
              <w:b/>
              <w:bCs/>
              <w:i/>
              <w:iCs/>
              <w:lang w:val="en-GB"/>
            </w:rPr>
          </w:rPrChange>
        </w:rPr>
        <w:t xml:space="preserve">Fig. </w:t>
      </w:r>
      <w:del w:id="975" w:author="Max Lindmark" w:date="2020-05-06T16:20:00Z">
        <w:r w:rsidR="00704B3C" w:rsidRPr="00EA2C34" w:rsidDel="00A92E29">
          <w:rPr>
            <w:rFonts w:cstheme="minorHAnsi"/>
            <w:b/>
            <w:bCs/>
            <w:i/>
            <w:iCs/>
            <w:color w:val="FF0000"/>
            <w:lang w:val="en-GB"/>
            <w:rPrChange w:id="976" w:author="Max Lindmark" w:date="2020-05-06T16:20:00Z">
              <w:rPr>
                <w:rFonts w:cstheme="minorHAnsi"/>
                <w:b/>
                <w:bCs/>
                <w:i/>
                <w:iCs/>
                <w:lang w:val="en-GB"/>
              </w:rPr>
            </w:rPrChange>
          </w:rPr>
          <w:delText>5</w:delText>
        </w:r>
      </w:del>
      <w:ins w:id="977" w:author="Max Lindmark" w:date="2020-05-06T16:20:00Z">
        <w:r w:rsidR="00A92E29">
          <w:rPr>
            <w:rFonts w:cstheme="minorHAnsi"/>
            <w:b/>
            <w:bCs/>
            <w:i/>
            <w:iCs/>
            <w:color w:val="FF0000"/>
            <w:lang w:val="en-GB"/>
          </w:rPr>
          <w:t>4</w:t>
        </w:r>
      </w:ins>
      <w:r w:rsidRPr="00EA2C34">
        <w:rPr>
          <w:rFonts w:cstheme="minorHAnsi"/>
          <w:b/>
          <w:bCs/>
          <w:i/>
          <w:iCs/>
          <w:color w:val="FF0000"/>
          <w:lang w:val="en-GB"/>
          <w:rPrChange w:id="978" w:author="Max Lindmark" w:date="2020-05-06T16:20:00Z">
            <w:rPr>
              <w:rFonts w:cstheme="minorHAnsi"/>
              <w:b/>
              <w:bCs/>
              <w:i/>
              <w:iCs/>
              <w:lang w:val="en-GB"/>
            </w:rPr>
          </w:rPrChange>
        </w:rPr>
        <w:t>.</w:t>
      </w:r>
      <w:r w:rsidRPr="00EA2C34">
        <w:rPr>
          <w:rFonts w:cstheme="minorHAnsi"/>
          <w:i/>
          <w:iCs/>
          <w:color w:val="FF0000"/>
          <w:lang w:val="en-GB"/>
          <w:rPrChange w:id="979" w:author="Max Lindmark" w:date="2020-05-06T16:20:00Z">
            <w:rPr>
              <w:rFonts w:cstheme="minorHAnsi"/>
              <w:i/>
              <w:iCs/>
              <w:lang w:val="en-GB"/>
            </w:rPr>
          </w:rPrChange>
        </w:rPr>
        <w:t xml:space="preserve"> </w:t>
      </w:r>
      <w:r w:rsidR="00966C7B" w:rsidRPr="00EA2C34">
        <w:rPr>
          <w:rFonts w:cstheme="minorHAnsi"/>
          <w:i/>
          <w:iCs/>
          <w:color w:val="FF0000"/>
          <w:lang w:val="en-GB"/>
          <w:rPrChange w:id="980" w:author="Max Lindmark" w:date="2020-05-06T16:20:00Z">
            <w:rPr>
              <w:rFonts w:cstheme="minorHAnsi"/>
              <w:i/>
              <w:iCs/>
              <w:lang w:val="en-GB"/>
            </w:rPr>
          </w:rPrChange>
        </w:rPr>
        <w:t>I</w:t>
      </w:r>
      <w:r w:rsidR="00EF0041" w:rsidRPr="00EA2C34">
        <w:rPr>
          <w:rFonts w:cstheme="minorHAnsi"/>
          <w:i/>
          <w:iCs/>
          <w:color w:val="FF0000"/>
          <w:lang w:val="en-GB"/>
          <w:rPrChange w:id="981" w:author="Max Lindmark" w:date="2020-05-06T16:20:00Z">
            <w:rPr>
              <w:rFonts w:cstheme="minorHAnsi"/>
              <w:i/>
              <w:iCs/>
              <w:lang w:val="en-GB"/>
            </w:rPr>
          </w:rPrChange>
        </w:rPr>
        <w:t xml:space="preserve">llustration of </w:t>
      </w:r>
      <w:r w:rsidR="002C5FB1" w:rsidRPr="00EA2C34">
        <w:rPr>
          <w:rFonts w:cstheme="minorHAnsi"/>
          <w:i/>
          <w:iCs/>
          <w:color w:val="FF0000"/>
          <w:lang w:val="en-GB"/>
          <w:rPrChange w:id="982" w:author="Max Lindmark" w:date="2020-05-06T16:20:00Z">
            <w:rPr>
              <w:rFonts w:cstheme="minorHAnsi"/>
              <w:i/>
              <w:iCs/>
              <w:lang w:val="en-GB"/>
            </w:rPr>
          </w:rPrChange>
        </w:rPr>
        <w:t>normalized</w:t>
      </w:r>
      <w:r w:rsidR="00EF0041" w:rsidRPr="00EA2C34">
        <w:rPr>
          <w:rFonts w:cstheme="minorHAnsi"/>
          <w:i/>
          <w:iCs/>
          <w:color w:val="FF0000"/>
          <w:lang w:val="en-GB"/>
          <w:rPrChange w:id="983" w:author="Max Lindmark" w:date="2020-05-06T16:20:00Z">
            <w:rPr>
              <w:rFonts w:cstheme="minorHAnsi"/>
              <w:i/>
              <w:iCs/>
              <w:lang w:val="en-GB"/>
            </w:rPr>
          </w:rPrChange>
        </w:rPr>
        <w:t xml:space="preserve"> </w:t>
      </w:r>
      <w:r w:rsidR="00A078EC" w:rsidRPr="00EA2C34">
        <w:rPr>
          <w:rFonts w:cstheme="minorHAnsi"/>
          <w:i/>
          <w:iCs/>
          <w:color w:val="FF0000"/>
          <w:lang w:val="en-GB"/>
          <w:rPrChange w:id="984" w:author="Max Lindmark" w:date="2020-05-06T16:20:00Z">
            <w:rPr>
              <w:rFonts w:cstheme="minorHAnsi"/>
              <w:i/>
              <w:iCs/>
              <w:lang w:val="en-GB"/>
            </w:rPr>
          </w:rPrChange>
        </w:rPr>
        <w:t>thermal response of maximum consumption (green), metabolism (purple) and their difference (orange)</w:t>
      </w:r>
      <w:r w:rsidR="0002128B" w:rsidRPr="00EA2C34">
        <w:rPr>
          <w:rFonts w:cstheme="minorHAnsi"/>
          <w:i/>
          <w:iCs/>
          <w:color w:val="FF0000"/>
          <w:lang w:val="en-GB"/>
          <w:rPrChange w:id="985" w:author="Max Lindmark" w:date="2020-05-06T16:20:00Z">
            <w:rPr>
              <w:rFonts w:cstheme="minorHAnsi"/>
              <w:i/>
              <w:iCs/>
              <w:lang w:val="en-GB"/>
            </w:rPr>
          </w:rPrChange>
        </w:rPr>
        <w:t xml:space="preserve"> for two body sizes</w:t>
      </w:r>
      <w:r w:rsidR="00A25914" w:rsidRPr="00EA2C34">
        <w:rPr>
          <w:rFonts w:cstheme="minorHAnsi"/>
          <w:i/>
          <w:iCs/>
          <w:color w:val="FF0000"/>
          <w:lang w:val="en-GB"/>
          <w:rPrChange w:id="986" w:author="Max Lindmark" w:date="2020-05-06T16:20:00Z">
            <w:rPr>
              <w:rFonts w:cstheme="minorHAnsi"/>
              <w:i/>
              <w:iCs/>
              <w:lang w:val="en-GB"/>
            </w:rPr>
          </w:rPrChange>
        </w:rPr>
        <w:t xml:space="preserve"> </w:t>
      </w:r>
      <w:commentRangeStart w:id="987"/>
      <w:r w:rsidR="00A25914" w:rsidRPr="00EA2C34">
        <w:rPr>
          <w:rFonts w:cstheme="minorHAnsi"/>
          <w:i/>
          <w:iCs/>
          <w:color w:val="FF0000"/>
          <w:lang w:val="en-GB"/>
          <w:rPrChange w:id="988" w:author="Max Lindmark" w:date="2020-05-06T16:20:00Z">
            <w:rPr>
              <w:rFonts w:cstheme="minorHAnsi"/>
              <w:i/>
              <w:iCs/>
              <w:lang w:val="en-GB"/>
            </w:rPr>
          </w:rPrChange>
        </w:rPr>
        <w:t>(</w:t>
      </w:r>
      <w:r w:rsidR="002C5FB1" w:rsidRPr="00EA2C34">
        <w:rPr>
          <w:rFonts w:cstheme="minorHAnsi"/>
          <w:i/>
          <w:iCs/>
          <w:color w:val="FF0000"/>
          <w:lang w:val="en-GB"/>
          <w:rPrChange w:id="989" w:author="Max Lindmark" w:date="2020-05-06T16:20:00Z">
            <w:rPr>
              <w:rFonts w:cstheme="minorHAnsi"/>
              <w:i/>
              <w:iCs/>
              <w:lang w:val="en-GB"/>
            </w:rPr>
          </w:rPrChange>
        </w:rPr>
        <w:t>100g</w:t>
      </w:r>
      <w:r w:rsidR="00A25914" w:rsidRPr="00EA2C34">
        <w:rPr>
          <w:rFonts w:cstheme="minorHAnsi"/>
          <w:i/>
          <w:iCs/>
          <w:color w:val="FF0000"/>
          <w:lang w:val="en-GB"/>
          <w:rPrChange w:id="990" w:author="Max Lindmark" w:date="2020-05-06T16:20:00Z">
            <w:rPr>
              <w:rFonts w:cstheme="minorHAnsi"/>
              <w:i/>
              <w:iCs/>
              <w:lang w:val="en-GB"/>
            </w:rPr>
          </w:rPrChange>
        </w:rPr>
        <w:t xml:space="preserve"> = solid, </w:t>
      </w:r>
      <w:r w:rsidR="002C5FB1" w:rsidRPr="00EA2C34">
        <w:rPr>
          <w:rFonts w:cstheme="minorHAnsi"/>
          <w:i/>
          <w:iCs/>
          <w:color w:val="FF0000"/>
          <w:lang w:val="en-GB"/>
          <w:rPrChange w:id="991" w:author="Max Lindmark" w:date="2020-05-06T16:20:00Z">
            <w:rPr>
              <w:rFonts w:cstheme="minorHAnsi"/>
              <w:i/>
              <w:iCs/>
              <w:lang w:val="en-GB"/>
            </w:rPr>
          </w:rPrChange>
        </w:rPr>
        <w:t xml:space="preserve">500g </w:t>
      </w:r>
      <w:r w:rsidR="00A25914" w:rsidRPr="00EA2C34">
        <w:rPr>
          <w:rFonts w:cstheme="minorHAnsi"/>
          <w:i/>
          <w:iCs/>
          <w:color w:val="FF0000"/>
          <w:lang w:val="en-GB"/>
          <w:rPrChange w:id="992" w:author="Max Lindmark" w:date="2020-05-06T16:20:00Z">
            <w:rPr>
              <w:rFonts w:cstheme="minorHAnsi"/>
              <w:i/>
              <w:iCs/>
              <w:lang w:val="en-GB"/>
            </w:rPr>
          </w:rPrChange>
        </w:rPr>
        <w:t>= dashed</w:t>
      </w:r>
      <w:r w:rsidR="00057840" w:rsidRPr="00EA2C34">
        <w:rPr>
          <w:rFonts w:cstheme="minorHAnsi"/>
          <w:i/>
          <w:iCs/>
          <w:color w:val="FF0000"/>
          <w:lang w:val="en-GB"/>
          <w:rPrChange w:id="993" w:author="Max Lindmark" w:date="2020-05-06T16:20:00Z">
            <w:rPr>
              <w:rFonts w:cstheme="minorHAnsi"/>
              <w:i/>
              <w:iCs/>
              <w:lang w:val="en-GB"/>
            </w:rPr>
          </w:rPrChange>
        </w:rPr>
        <w:t>)</w:t>
      </w:r>
      <w:commentRangeEnd w:id="987"/>
      <w:r w:rsidR="007E79E1" w:rsidRPr="00EA2C34">
        <w:rPr>
          <w:rStyle w:val="CommentReference"/>
          <w:color w:val="FF0000"/>
          <w:rPrChange w:id="994" w:author="Max Lindmark" w:date="2020-05-06T16:20:00Z">
            <w:rPr>
              <w:rStyle w:val="CommentReference"/>
            </w:rPr>
          </w:rPrChange>
        </w:rPr>
        <w:commentReference w:id="987"/>
      </w:r>
      <w:r w:rsidR="00B90EB5" w:rsidRPr="00EA2C34">
        <w:rPr>
          <w:rFonts w:cstheme="minorHAnsi"/>
          <w:i/>
          <w:iCs/>
          <w:color w:val="FF0000"/>
          <w:lang w:val="en-GB"/>
          <w:rPrChange w:id="995" w:author="Max Lindmark" w:date="2020-05-06T16:20:00Z">
            <w:rPr>
              <w:rFonts w:cstheme="minorHAnsi"/>
              <w:i/>
              <w:iCs/>
              <w:lang w:val="en-GB"/>
            </w:rPr>
          </w:rPrChange>
        </w:rPr>
        <w:t>.</w:t>
      </w:r>
      <w:r w:rsidR="009F626C" w:rsidRPr="00EA2C34">
        <w:rPr>
          <w:rFonts w:cstheme="minorHAnsi"/>
          <w:i/>
          <w:iCs/>
          <w:color w:val="FF0000"/>
          <w:lang w:val="en-GB"/>
          <w:rPrChange w:id="996" w:author="Max Lindmark" w:date="2020-05-06T16:20:00Z">
            <w:rPr>
              <w:rFonts w:cstheme="minorHAnsi"/>
              <w:i/>
              <w:iCs/>
              <w:lang w:val="en-GB"/>
            </w:rPr>
          </w:rPrChange>
        </w:rPr>
        <w:t xml:space="preserve"> </w:t>
      </w:r>
      <w:r w:rsidR="007E7BD5" w:rsidRPr="00EA2C34">
        <w:rPr>
          <w:rFonts w:cstheme="minorHAnsi"/>
          <w:i/>
          <w:iCs/>
          <w:color w:val="FF0000"/>
          <w:lang w:val="en-GB"/>
          <w:rPrChange w:id="997" w:author="Max Lindmark" w:date="2020-05-06T16:20:00Z">
            <w:rPr>
              <w:rFonts w:cstheme="minorHAnsi"/>
              <w:i/>
              <w:iCs/>
              <w:lang w:val="en-GB"/>
            </w:rPr>
          </w:rPrChange>
        </w:rPr>
        <w:t xml:space="preserve">The </w:t>
      </w:r>
      <w:r w:rsidR="00D6349C" w:rsidRPr="00EA2C34">
        <w:rPr>
          <w:rFonts w:cstheme="minorHAnsi"/>
          <w:i/>
          <w:iCs/>
          <w:color w:val="FF0000"/>
          <w:lang w:val="en-GB"/>
          <w:rPrChange w:id="998" w:author="Max Lindmark" w:date="2020-05-06T16:20:00Z">
            <w:rPr>
              <w:rFonts w:cstheme="minorHAnsi"/>
              <w:i/>
              <w:iCs/>
              <w:lang w:val="en-GB"/>
            </w:rPr>
          </w:rPrChange>
        </w:rPr>
        <w:t xml:space="preserve">example </w:t>
      </w:r>
      <w:r w:rsidR="007E7BD5" w:rsidRPr="00EA2C34">
        <w:rPr>
          <w:rFonts w:cstheme="minorHAnsi"/>
          <w:i/>
          <w:iCs/>
          <w:color w:val="FF0000"/>
          <w:lang w:val="en-GB"/>
          <w:rPrChange w:id="999" w:author="Max Lindmark" w:date="2020-05-06T16:20:00Z">
            <w:rPr>
              <w:rFonts w:cstheme="minorHAnsi"/>
              <w:i/>
              <w:iCs/>
              <w:lang w:val="en-GB"/>
            </w:rPr>
          </w:rPrChange>
        </w:rPr>
        <w:t>c</w:t>
      </w:r>
      <w:r w:rsidR="00B90EB5" w:rsidRPr="00EA2C34">
        <w:rPr>
          <w:rFonts w:cstheme="minorHAnsi"/>
          <w:i/>
          <w:iCs/>
          <w:color w:val="FF0000"/>
          <w:lang w:val="en-GB"/>
          <w:rPrChange w:id="1000" w:author="Max Lindmark" w:date="2020-05-06T16:20:00Z">
            <w:rPr>
              <w:rFonts w:cstheme="minorHAnsi"/>
              <w:i/>
              <w:iCs/>
              <w:lang w:val="en-GB"/>
            </w:rPr>
          </w:rPrChange>
        </w:rPr>
        <w:t>onsumption</w:t>
      </w:r>
      <w:r w:rsidR="007E7BD5" w:rsidRPr="00EA2C34">
        <w:rPr>
          <w:rFonts w:cstheme="minorHAnsi"/>
          <w:i/>
          <w:iCs/>
          <w:color w:val="FF0000"/>
          <w:lang w:val="en-GB"/>
          <w:rPrChange w:id="1001" w:author="Max Lindmark" w:date="2020-05-06T16:20:00Z">
            <w:rPr>
              <w:rFonts w:cstheme="minorHAnsi"/>
              <w:i/>
              <w:iCs/>
              <w:lang w:val="en-GB"/>
            </w:rPr>
          </w:rPrChange>
        </w:rPr>
        <w:t xml:space="preserve">-curve </w:t>
      </w:r>
      <w:r w:rsidR="00C55C9A" w:rsidRPr="00EA2C34">
        <w:rPr>
          <w:rFonts w:cstheme="minorHAnsi"/>
          <w:i/>
          <w:iCs/>
          <w:color w:val="FF0000"/>
          <w:lang w:val="en-GB"/>
          <w:rPrChange w:id="1002" w:author="Max Lindmark" w:date="2020-05-06T16:20:00Z">
            <w:rPr>
              <w:rFonts w:cstheme="minorHAnsi"/>
              <w:i/>
              <w:iCs/>
              <w:lang w:val="en-GB"/>
            </w:rPr>
          </w:rPrChange>
        </w:rPr>
        <w:t>is based on the quadratic model for C.</w:t>
      </w:r>
      <w:r w:rsidR="00D6349C" w:rsidRPr="00EA2C34">
        <w:rPr>
          <w:rFonts w:cstheme="minorHAnsi"/>
          <w:i/>
          <w:iCs/>
          <w:color w:val="FF0000"/>
          <w:lang w:val="en-GB"/>
          <w:rPrChange w:id="1003" w:author="Max Lindmark" w:date="2020-05-06T16:20:00Z">
            <w:rPr>
              <w:rFonts w:cstheme="minorHAnsi"/>
              <w:i/>
              <w:iCs/>
              <w:lang w:val="en-GB"/>
            </w:rPr>
          </w:rPrChange>
        </w:rPr>
        <w:t xml:space="preserve"> </w:t>
      </w:r>
      <w:r w:rsidR="00C55C9A" w:rsidRPr="00EA2C34">
        <w:rPr>
          <w:rFonts w:cstheme="minorHAnsi"/>
          <w:i/>
          <w:iCs/>
          <w:color w:val="FF0000"/>
          <w:lang w:val="en-GB"/>
          <w:rPrChange w:id="1004" w:author="Max Lindmark" w:date="2020-05-06T16:20:00Z">
            <w:rPr>
              <w:rFonts w:cstheme="minorHAnsi"/>
              <w:i/>
              <w:iCs/>
              <w:lang w:val="en-GB"/>
            </w:rPr>
          </w:rPrChange>
        </w:rPr>
        <w:t>argus (</w:t>
      </w:r>
      <w:r w:rsidR="002B7A33" w:rsidRPr="00EA2C34">
        <w:rPr>
          <w:rFonts w:cstheme="minorHAnsi"/>
          <w:i/>
          <w:iCs/>
          <w:color w:val="FF0000"/>
          <w:lang w:val="en-GB"/>
          <w:rPrChange w:id="1005" w:author="Max Lindmark" w:date="2020-05-06T16:20:00Z">
            <w:rPr>
              <w:rFonts w:cstheme="minorHAnsi"/>
              <w:i/>
              <w:iCs/>
              <w:lang w:val="en-GB"/>
            </w:rPr>
          </w:rPrChange>
        </w:rPr>
        <w:t xml:space="preserve">Fig. 4, </w:t>
      </w:r>
      <w:r w:rsidR="00C55C9A" w:rsidRPr="00EA2C34">
        <w:rPr>
          <w:rFonts w:cstheme="minorHAnsi"/>
          <w:i/>
          <w:iCs/>
          <w:color w:val="FF0000"/>
          <w:lang w:val="en-GB"/>
          <w:rPrChange w:id="1006" w:author="Max Lindmark" w:date="2020-05-06T16:20:00Z">
            <w:rPr>
              <w:rFonts w:cstheme="minorHAnsi"/>
              <w:i/>
              <w:iCs/>
              <w:lang w:val="en-GB"/>
            </w:rPr>
          </w:rPrChange>
        </w:rPr>
        <w:t>Appendix S1</w:t>
      </w:r>
      <w:r w:rsidR="00A16E25" w:rsidRPr="00EA2C34">
        <w:rPr>
          <w:rFonts w:cstheme="minorHAnsi"/>
          <w:i/>
          <w:iCs/>
          <w:color w:val="FF0000"/>
          <w:lang w:val="en-GB"/>
          <w:rPrChange w:id="1007" w:author="Max Lindmark" w:date="2020-05-06T16:20:00Z">
            <w:rPr>
              <w:rFonts w:cstheme="minorHAnsi"/>
              <w:i/>
              <w:iCs/>
              <w:lang w:val="en-GB"/>
            </w:rPr>
          </w:rPrChange>
        </w:rPr>
        <w:t>, Fig S</w:t>
      </w:r>
      <w:r w:rsidR="002E5DC4" w:rsidRPr="00EA2C34">
        <w:rPr>
          <w:rFonts w:cstheme="minorHAnsi"/>
          <w:i/>
          <w:iCs/>
          <w:color w:val="FF0000"/>
          <w:lang w:val="en-GB"/>
          <w:rPrChange w:id="1008" w:author="Max Lindmark" w:date="2020-05-06T16:20:00Z">
            <w:rPr>
              <w:rFonts w:cstheme="minorHAnsi"/>
              <w:i/>
              <w:iCs/>
              <w:lang w:val="en-GB"/>
            </w:rPr>
          </w:rPrChange>
        </w:rPr>
        <w:t>10</w:t>
      </w:r>
      <w:r w:rsidR="00C55C9A" w:rsidRPr="00EA2C34">
        <w:rPr>
          <w:rFonts w:cstheme="minorHAnsi"/>
          <w:i/>
          <w:iCs/>
          <w:color w:val="FF0000"/>
          <w:lang w:val="en-GB"/>
          <w:rPrChange w:id="1009" w:author="Max Lindmark" w:date="2020-05-06T16:20:00Z">
            <w:rPr>
              <w:rFonts w:cstheme="minorHAnsi"/>
              <w:i/>
              <w:iCs/>
              <w:lang w:val="en-GB"/>
            </w:rPr>
          </w:rPrChange>
        </w:rPr>
        <w:t>)</w:t>
      </w:r>
      <w:r w:rsidR="00BC30D3" w:rsidRPr="00EA2C34">
        <w:rPr>
          <w:rFonts w:cstheme="minorHAnsi"/>
          <w:i/>
          <w:iCs/>
          <w:color w:val="FF0000"/>
          <w:lang w:val="en-GB"/>
          <w:rPrChange w:id="1010" w:author="Max Lindmark" w:date="2020-05-06T16:20:00Z">
            <w:rPr>
              <w:rFonts w:cstheme="minorHAnsi"/>
              <w:i/>
              <w:iCs/>
              <w:lang w:val="en-GB"/>
            </w:rPr>
          </w:rPrChange>
        </w:rPr>
        <w:t xml:space="preserve">, </w:t>
      </w:r>
      <w:r w:rsidR="00B90EB5" w:rsidRPr="00EA2C34">
        <w:rPr>
          <w:rFonts w:cstheme="minorHAnsi"/>
          <w:i/>
          <w:iCs/>
          <w:color w:val="FF0000"/>
          <w:lang w:val="en-GB"/>
          <w:rPrChange w:id="1011" w:author="Max Lindmark" w:date="2020-05-06T16:20:00Z">
            <w:rPr>
              <w:rFonts w:cstheme="minorHAnsi"/>
              <w:i/>
              <w:iCs/>
              <w:lang w:val="en-GB"/>
            </w:rPr>
          </w:rPrChange>
        </w:rPr>
        <w:t xml:space="preserve">and metabolism </w:t>
      </w:r>
      <w:r w:rsidR="001F4D8A" w:rsidRPr="00EA2C34">
        <w:rPr>
          <w:rFonts w:cstheme="minorHAnsi"/>
          <w:i/>
          <w:iCs/>
          <w:color w:val="FF0000"/>
          <w:lang w:val="en-GB"/>
          <w:rPrChange w:id="1012" w:author="Max Lindmark" w:date="2020-05-06T16:20:00Z">
            <w:rPr>
              <w:rFonts w:cstheme="minorHAnsi"/>
              <w:i/>
              <w:iCs/>
              <w:lang w:val="en-GB"/>
            </w:rPr>
          </w:rPrChange>
        </w:rPr>
        <w:t>is calculated from the global model</w:t>
      </w:r>
      <w:r w:rsidR="00607DD1" w:rsidRPr="00EA2C34">
        <w:rPr>
          <w:rFonts w:cstheme="minorHAnsi"/>
          <w:i/>
          <w:iCs/>
          <w:color w:val="FF0000"/>
          <w:lang w:val="en-GB"/>
          <w:rPrChange w:id="1013" w:author="Max Lindmark" w:date="2020-05-06T16:20:00Z">
            <w:rPr>
              <w:rFonts w:cstheme="minorHAnsi"/>
              <w:i/>
              <w:iCs/>
              <w:lang w:val="en-GB"/>
            </w:rPr>
          </w:rPrChange>
        </w:rPr>
        <w:t xml:space="preserve"> (</w:t>
      </w:r>
      <w:r w:rsidR="002C5859" w:rsidRPr="00EA2C34">
        <w:rPr>
          <w:rFonts w:cstheme="minorHAnsi"/>
          <w:i/>
          <w:iCs/>
          <w:color w:val="FF0000"/>
          <w:lang w:val="en-GB"/>
          <w:rPrChange w:id="1014" w:author="Max Lindmark" w:date="2020-05-06T16:20:00Z">
            <w:rPr>
              <w:rFonts w:cstheme="minorHAnsi"/>
              <w:i/>
              <w:iCs/>
              <w:lang w:val="en-GB"/>
            </w:rPr>
          </w:rPrChange>
        </w:rPr>
        <w:t xml:space="preserve">M2, </w:t>
      </w:r>
      <w:r w:rsidR="00607DD1" w:rsidRPr="00EA2C34">
        <w:rPr>
          <w:rFonts w:cstheme="minorHAnsi"/>
          <w:i/>
          <w:iCs/>
          <w:color w:val="FF0000"/>
          <w:lang w:val="en-GB"/>
          <w:rPrChange w:id="1015" w:author="Max Lindmark" w:date="2020-05-06T16:20:00Z">
            <w:rPr>
              <w:rFonts w:cstheme="minorHAnsi"/>
              <w:i/>
              <w:iCs/>
              <w:lang w:val="en-GB"/>
            </w:rPr>
          </w:rPrChange>
        </w:rPr>
        <w:t>see ‘Results’</w:t>
      </w:r>
      <w:r w:rsidR="000A5E72" w:rsidRPr="00EA2C34">
        <w:rPr>
          <w:rFonts w:cstheme="minorHAnsi"/>
          <w:i/>
          <w:iCs/>
          <w:color w:val="FF0000"/>
          <w:lang w:val="en-GB"/>
          <w:rPrChange w:id="1016" w:author="Max Lindmark" w:date="2020-05-06T16:20:00Z">
            <w:rPr>
              <w:rFonts w:cstheme="minorHAnsi"/>
              <w:i/>
              <w:iCs/>
              <w:lang w:val="en-GB"/>
            </w:rPr>
          </w:rPrChange>
        </w:rPr>
        <w:t>)</w:t>
      </w:r>
      <w:r w:rsidR="002537A2" w:rsidRPr="00EA2C34">
        <w:rPr>
          <w:rFonts w:cstheme="minorHAnsi"/>
          <w:i/>
          <w:iCs/>
          <w:color w:val="FF0000"/>
          <w:lang w:val="en-GB"/>
          <w:rPrChange w:id="1017" w:author="Max Lindmark" w:date="2020-05-06T16:20:00Z">
            <w:rPr>
              <w:rFonts w:cstheme="minorHAnsi"/>
              <w:i/>
              <w:iCs/>
              <w:lang w:val="en-GB"/>
            </w:rPr>
          </w:rPrChange>
        </w:rPr>
        <w:t>. B</w:t>
      </w:r>
      <w:r w:rsidR="001F4D8A" w:rsidRPr="00EA2C34">
        <w:rPr>
          <w:rFonts w:cstheme="minorHAnsi"/>
          <w:i/>
          <w:iCs/>
          <w:color w:val="FF0000"/>
          <w:lang w:val="en-GB"/>
          <w:rPrChange w:id="1018" w:author="Max Lindmark" w:date="2020-05-06T16:20:00Z">
            <w:rPr>
              <w:rFonts w:cstheme="minorHAnsi"/>
              <w:i/>
              <w:iCs/>
              <w:lang w:val="en-GB"/>
            </w:rPr>
          </w:rPrChange>
        </w:rPr>
        <w:t xml:space="preserve">oth rates are expressed </w:t>
      </w:r>
      <w:r w:rsidR="006E3202" w:rsidRPr="00EA2C34">
        <w:rPr>
          <w:rFonts w:cstheme="minorHAnsi"/>
          <w:i/>
          <w:iCs/>
          <w:color w:val="FF0000"/>
          <w:lang w:val="en-GB"/>
          <w:rPrChange w:id="1019" w:author="Max Lindmark" w:date="2020-05-06T16:20:00Z">
            <w:rPr>
              <w:rFonts w:cstheme="minorHAnsi"/>
              <w:i/>
              <w:iCs/>
              <w:lang w:val="en-GB"/>
            </w:rPr>
          </w:rPrChange>
        </w:rPr>
        <w:t xml:space="preserve">as relative to </w:t>
      </w:r>
      <w:r w:rsidR="00B60E5D" w:rsidRPr="00EA2C34">
        <w:rPr>
          <w:rFonts w:cstheme="minorHAnsi"/>
          <w:i/>
          <w:iCs/>
          <w:color w:val="FF0000"/>
          <w:lang w:val="en-GB"/>
          <w:rPrChange w:id="1020" w:author="Max Lindmark" w:date="2020-05-06T16:20:00Z">
            <w:rPr>
              <w:rFonts w:cstheme="minorHAnsi"/>
              <w:i/>
              <w:iCs/>
              <w:lang w:val="en-GB"/>
            </w:rPr>
          </w:rPrChange>
        </w:rPr>
        <w:t xml:space="preserve">their </w:t>
      </w:r>
      <w:r w:rsidR="006E3202" w:rsidRPr="00EA2C34">
        <w:rPr>
          <w:rFonts w:cstheme="minorHAnsi"/>
          <w:i/>
          <w:iCs/>
          <w:color w:val="FF0000"/>
          <w:lang w:val="en-GB"/>
          <w:rPrChange w:id="1021" w:author="Max Lindmark" w:date="2020-05-06T16:20:00Z">
            <w:rPr>
              <w:rFonts w:cstheme="minorHAnsi"/>
              <w:i/>
              <w:iCs/>
              <w:lang w:val="en-GB"/>
            </w:rPr>
          </w:rPrChange>
        </w:rPr>
        <w:t>maximum</w:t>
      </w:r>
      <w:r w:rsidR="00344BBB" w:rsidRPr="00EA2C34">
        <w:rPr>
          <w:rFonts w:cstheme="minorHAnsi"/>
          <w:i/>
          <w:iCs/>
          <w:color w:val="FF0000"/>
          <w:lang w:val="en-GB"/>
          <w:rPrChange w:id="1022" w:author="Max Lindmark" w:date="2020-05-06T16:20:00Z">
            <w:rPr>
              <w:rFonts w:cstheme="minorHAnsi"/>
              <w:i/>
              <w:iCs/>
              <w:lang w:val="en-GB"/>
            </w:rPr>
          </w:rPrChange>
        </w:rPr>
        <w:t xml:space="preserve">, </w:t>
      </w:r>
      <w:commentRangeStart w:id="1023"/>
      <w:r w:rsidR="00D6349C" w:rsidRPr="00EA2C34">
        <w:rPr>
          <w:rFonts w:cstheme="minorHAnsi"/>
          <w:i/>
          <w:iCs/>
          <w:color w:val="FF0000"/>
          <w:lang w:val="en-GB"/>
          <w:rPrChange w:id="1024" w:author="Max Lindmark" w:date="2020-05-06T16:20:00Z">
            <w:rPr>
              <w:rFonts w:cstheme="minorHAnsi"/>
              <w:i/>
              <w:iCs/>
              <w:lang w:val="en-GB"/>
            </w:rPr>
          </w:rPrChange>
        </w:rPr>
        <w:t xml:space="preserve">separately for each </w:t>
      </w:r>
      <w:r w:rsidR="00344BBB" w:rsidRPr="00EA2C34">
        <w:rPr>
          <w:rFonts w:cstheme="minorHAnsi"/>
          <w:i/>
          <w:iCs/>
          <w:color w:val="FF0000"/>
          <w:lang w:val="en-GB"/>
          <w:rPrChange w:id="1025" w:author="Max Lindmark" w:date="2020-05-06T16:20:00Z">
            <w:rPr>
              <w:rFonts w:cstheme="minorHAnsi"/>
              <w:i/>
              <w:iCs/>
              <w:lang w:val="en-GB"/>
            </w:rPr>
          </w:rPrChange>
        </w:rPr>
        <w:t>body size</w:t>
      </w:r>
      <w:commentRangeEnd w:id="1023"/>
      <w:r w:rsidR="00344BBB" w:rsidRPr="00EA2C34">
        <w:rPr>
          <w:rStyle w:val="CommentReference"/>
          <w:color w:val="FF0000"/>
          <w:rPrChange w:id="1026" w:author="Max Lindmark" w:date="2020-05-06T16:20:00Z">
            <w:rPr>
              <w:rStyle w:val="CommentReference"/>
            </w:rPr>
          </w:rPrChange>
        </w:rPr>
        <w:commentReference w:id="1023"/>
      </w:r>
      <w:r w:rsidR="00344BBB" w:rsidRPr="00EA2C34">
        <w:rPr>
          <w:rFonts w:cstheme="minorHAnsi"/>
          <w:i/>
          <w:iCs/>
          <w:color w:val="FF0000"/>
          <w:lang w:val="en-GB"/>
          <w:rPrChange w:id="1027" w:author="Max Lindmark" w:date="2020-05-06T16:20:00Z">
            <w:rPr>
              <w:rFonts w:cstheme="minorHAnsi"/>
              <w:i/>
              <w:iCs/>
              <w:lang w:val="en-GB"/>
            </w:rPr>
          </w:rPrChange>
        </w:rPr>
        <w:t>,</w:t>
      </w:r>
      <w:r w:rsidR="007A645C" w:rsidRPr="00EA2C34">
        <w:rPr>
          <w:rFonts w:cstheme="minorHAnsi"/>
          <w:i/>
          <w:iCs/>
          <w:color w:val="FF0000"/>
          <w:lang w:val="en-GB"/>
          <w:rPrChange w:id="1028" w:author="Max Lindmark" w:date="2020-05-06T16:20:00Z">
            <w:rPr>
              <w:rFonts w:cstheme="minorHAnsi"/>
              <w:i/>
              <w:iCs/>
              <w:lang w:val="en-GB"/>
            </w:rPr>
          </w:rPrChange>
        </w:rPr>
        <w:t xml:space="preserve"> for illustration purposes </w:t>
      </w:r>
      <w:r w:rsidR="00D6349C" w:rsidRPr="00EA2C34">
        <w:rPr>
          <w:rFonts w:cstheme="minorHAnsi"/>
          <w:i/>
          <w:iCs/>
          <w:color w:val="FF0000"/>
          <w:lang w:val="en-GB"/>
          <w:rPrChange w:id="1029" w:author="Max Lindmark" w:date="2020-05-06T16:20:00Z">
            <w:rPr>
              <w:rFonts w:cstheme="minorHAnsi"/>
              <w:i/>
              <w:iCs/>
              <w:lang w:val="en-GB"/>
            </w:rPr>
          </w:rPrChange>
        </w:rPr>
        <w:t xml:space="preserve">as </w:t>
      </w:r>
      <w:r w:rsidR="007A645C" w:rsidRPr="00EA2C34">
        <w:rPr>
          <w:rFonts w:cstheme="minorHAnsi"/>
          <w:i/>
          <w:iCs/>
          <w:color w:val="FF0000"/>
          <w:lang w:val="en-GB"/>
          <w:rPrChange w:id="1030" w:author="Max Lindmark" w:date="2020-05-06T16:20:00Z">
            <w:rPr>
              <w:rFonts w:cstheme="minorHAnsi"/>
              <w:i/>
              <w:iCs/>
              <w:lang w:val="en-GB"/>
            </w:rPr>
          </w:rPrChange>
        </w:rPr>
        <w:t>they are in different units</w:t>
      </w:r>
      <w:r w:rsidR="00CD066D" w:rsidRPr="00EA2C34">
        <w:rPr>
          <w:rFonts w:cstheme="minorHAnsi"/>
          <w:i/>
          <w:iCs/>
          <w:color w:val="FF0000"/>
          <w:lang w:val="en-GB"/>
          <w:rPrChange w:id="1031" w:author="Max Lindmark" w:date="2020-05-06T16:20:00Z">
            <w:rPr>
              <w:rFonts w:cstheme="minorHAnsi"/>
              <w:i/>
              <w:iCs/>
              <w:lang w:val="en-GB"/>
            </w:rPr>
          </w:rPrChange>
        </w:rPr>
        <w:t>, and the curve depicting the difference is based on the normalized curves.</w:t>
      </w:r>
      <w:r w:rsidR="004037BB" w:rsidRPr="00EA2C34">
        <w:rPr>
          <w:rFonts w:cstheme="minorHAnsi"/>
          <w:i/>
          <w:iCs/>
          <w:color w:val="FF0000"/>
          <w:lang w:val="en-GB"/>
          <w:rPrChange w:id="1032" w:author="Max Lindmark" w:date="2020-05-06T16:20:00Z">
            <w:rPr>
              <w:rFonts w:cstheme="minorHAnsi"/>
              <w:i/>
              <w:iCs/>
              <w:lang w:val="en-GB"/>
            </w:rPr>
          </w:rPrChange>
        </w:rPr>
        <w:t xml:space="preserve"> </w:t>
      </w:r>
      <w:r w:rsidR="00415E17" w:rsidRPr="00EA2C34">
        <w:rPr>
          <w:rFonts w:cstheme="minorHAnsi"/>
          <w:i/>
          <w:iCs/>
          <w:color w:val="FF0000"/>
          <w:lang w:val="en-GB"/>
          <w:rPrChange w:id="1033" w:author="Max Lindmark" w:date="2020-05-06T16:20:00Z">
            <w:rPr>
              <w:rFonts w:cstheme="minorHAnsi"/>
              <w:i/>
              <w:iCs/>
              <w:lang w:val="en-GB"/>
            </w:rPr>
          </w:rPrChange>
        </w:rPr>
        <w:t xml:space="preserve">Arrows </w:t>
      </w:r>
      <w:r w:rsidR="00385DC1" w:rsidRPr="00EA2C34">
        <w:rPr>
          <w:rFonts w:cstheme="minorHAnsi"/>
          <w:i/>
          <w:iCs/>
          <w:color w:val="FF0000"/>
          <w:lang w:val="en-GB"/>
          <w:rPrChange w:id="1034" w:author="Max Lindmark" w:date="2020-05-06T16:20:00Z">
            <w:rPr>
              <w:rFonts w:cstheme="minorHAnsi"/>
              <w:i/>
              <w:iCs/>
              <w:lang w:val="en-GB"/>
            </w:rPr>
          </w:rPrChange>
        </w:rPr>
        <w:t xml:space="preserve">indicate </w:t>
      </w:r>
      <w:r w:rsidR="00C20D03" w:rsidRPr="00EA2C34">
        <w:rPr>
          <w:rFonts w:cstheme="minorHAnsi"/>
          <w:i/>
          <w:iCs/>
          <w:color w:val="FF0000"/>
          <w:lang w:val="en-GB"/>
          <w:rPrChange w:id="1035" w:author="Max Lindmark" w:date="2020-05-06T16:20:00Z">
            <w:rPr>
              <w:rFonts w:cstheme="minorHAnsi"/>
              <w:i/>
              <w:iCs/>
              <w:lang w:val="en-GB"/>
            </w:rPr>
          </w:rPrChange>
        </w:rPr>
        <w:t xml:space="preserve">the </w:t>
      </w:r>
      <w:r w:rsidR="006425E5" w:rsidRPr="00EA2C34">
        <w:rPr>
          <w:rFonts w:cstheme="minorHAnsi"/>
          <w:i/>
          <w:iCs/>
          <w:color w:val="FF0000"/>
          <w:lang w:val="en-GB"/>
          <w:rPrChange w:id="1036" w:author="Max Lindmark" w:date="2020-05-06T16:20:00Z">
            <w:rPr>
              <w:rFonts w:cstheme="minorHAnsi"/>
              <w:i/>
              <w:iCs/>
              <w:lang w:val="en-GB"/>
            </w:rPr>
          </w:rPrChange>
        </w:rPr>
        <w:t xml:space="preserve">temperature where the difference </w:t>
      </w:r>
      <w:r w:rsidR="009B06C6" w:rsidRPr="00EA2C34">
        <w:rPr>
          <w:rFonts w:cstheme="minorHAnsi"/>
          <w:i/>
          <w:iCs/>
          <w:color w:val="FF0000"/>
          <w:lang w:val="en-GB"/>
          <w:rPrChange w:id="1037" w:author="Max Lindmark" w:date="2020-05-06T16:20:00Z">
            <w:rPr>
              <w:rFonts w:cstheme="minorHAnsi"/>
              <w:i/>
              <w:iCs/>
              <w:lang w:val="en-GB"/>
            </w:rPr>
          </w:rPrChange>
        </w:rPr>
        <w:t>in net energy acquisition is</w:t>
      </w:r>
      <w:r w:rsidR="006425E5" w:rsidRPr="00EA2C34">
        <w:rPr>
          <w:rFonts w:cstheme="minorHAnsi"/>
          <w:i/>
          <w:iCs/>
          <w:color w:val="FF0000"/>
          <w:lang w:val="en-GB"/>
          <w:rPrChange w:id="1038" w:author="Max Lindmark" w:date="2020-05-06T16:20:00Z">
            <w:rPr>
              <w:rFonts w:cstheme="minorHAnsi"/>
              <w:i/>
              <w:iCs/>
              <w:lang w:val="en-GB"/>
            </w:rPr>
          </w:rPrChange>
        </w:rPr>
        <w:t xml:space="preserve"> maximized</w:t>
      </w:r>
      <w:r w:rsidR="009B06C6" w:rsidRPr="00EA2C34">
        <w:rPr>
          <w:rFonts w:cstheme="minorHAnsi"/>
          <w:i/>
          <w:iCs/>
          <w:color w:val="FF0000"/>
          <w:lang w:val="en-GB"/>
          <w:rPrChange w:id="1039" w:author="Max Lindmark" w:date="2020-05-06T16:20:00Z">
            <w:rPr>
              <w:rFonts w:cstheme="minorHAnsi"/>
              <w:i/>
              <w:iCs/>
              <w:lang w:val="en-GB"/>
            </w:rPr>
          </w:rPrChange>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09E9AA24" w:rsidR="00704B3C" w:rsidRPr="00972C7F" w:rsidRDefault="005A1B5F"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6430DB87" wp14:editId="55732F55">
            <wp:extent cx="5731510" cy="5003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opt_scatter.png"/>
                    <pic:cNvPicPr/>
                  </pic:nvPicPr>
                  <pic:blipFill rotWithShape="1">
                    <a:blip r:embed="rId20" cstate="print">
                      <a:extLst>
                        <a:ext uri="{28A0092B-C50C-407E-A947-70E740481C1C}">
                          <a14:useLocalDpi xmlns:a14="http://schemas.microsoft.com/office/drawing/2010/main" val="0"/>
                        </a:ext>
                      </a:extLst>
                    </a:blip>
                    <a:srcRect t="5318" b="7380"/>
                    <a:stretch/>
                  </pic:blipFill>
                  <pic:spPr bwMode="auto">
                    <a:xfrm>
                      <a:off x="0" y="0"/>
                      <a:ext cx="5731510" cy="5003800"/>
                    </a:xfrm>
                    <a:prstGeom prst="rect">
                      <a:avLst/>
                    </a:prstGeom>
                    <a:ln>
                      <a:noFill/>
                    </a:ln>
                    <a:extLst>
                      <a:ext uri="{53640926-AAD7-44D8-BBD7-CCE9431645EC}">
                        <a14:shadowObscured xmlns:a14="http://schemas.microsoft.com/office/drawing/2010/main"/>
                      </a:ext>
                    </a:extLst>
                  </pic:spPr>
                </pic:pic>
              </a:graphicData>
            </a:graphic>
          </wp:inline>
        </w:drawing>
      </w:r>
    </w:p>
    <w:p w14:paraId="1180780A" w14:textId="1AAB4BC4" w:rsidR="00704B3C" w:rsidRPr="00972C7F" w:rsidDel="005A1B5F" w:rsidRDefault="00704B3C" w:rsidP="00384142">
      <w:pPr>
        <w:spacing w:line="480" w:lineRule="auto"/>
        <w:contextualSpacing/>
        <w:jc w:val="both"/>
        <w:rPr>
          <w:del w:id="1040" w:author="Max Lindmark" w:date="2020-05-06T16:22:00Z"/>
          <w:rFonts w:eastAsiaTheme="minorEastAsia"/>
          <w:iCs/>
          <w:lang w:val="en-GB"/>
        </w:rPr>
      </w:pPr>
    </w:p>
    <w:p w14:paraId="2A38F7B9" w14:textId="38865055" w:rsidR="00704B3C" w:rsidRPr="00972C7F" w:rsidDel="005A1B5F" w:rsidRDefault="00704B3C" w:rsidP="00384142">
      <w:pPr>
        <w:spacing w:line="480" w:lineRule="auto"/>
        <w:contextualSpacing/>
        <w:jc w:val="both"/>
        <w:rPr>
          <w:del w:id="1041" w:author="Max Lindmark" w:date="2020-05-06T16:22:00Z"/>
          <w:rFonts w:eastAsiaTheme="minorEastAsia"/>
          <w:iCs/>
          <w:lang w:val="en-GB"/>
        </w:rPr>
      </w:pPr>
    </w:p>
    <w:p w14:paraId="5513BE4A" w14:textId="32A3036C" w:rsidR="00704B3C" w:rsidDel="005A1B5F" w:rsidRDefault="00704B3C" w:rsidP="00704B3C">
      <w:pPr>
        <w:spacing w:line="480" w:lineRule="auto"/>
        <w:contextualSpacing/>
        <w:jc w:val="center"/>
        <w:rPr>
          <w:del w:id="1042" w:author="Max Lindmark" w:date="2020-05-06T16:22:00Z"/>
          <w:rFonts w:cstheme="minorHAnsi"/>
          <w:b/>
        </w:rPr>
      </w:pPr>
    </w:p>
    <w:p w14:paraId="717807F4" w14:textId="2C7B948F" w:rsidR="00704B3C" w:rsidRPr="005A1B5F" w:rsidRDefault="00704B3C" w:rsidP="00704B3C">
      <w:pPr>
        <w:spacing w:line="360" w:lineRule="auto"/>
        <w:contextualSpacing/>
        <w:jc w:val="both"/>
        <w:rPr>
          <w:rFonts w:cstheme="minorHAnsi"/>
          <w:i/>
          <w:color w:val="FF0000"/>
          <w:lang w:val="en-GB"/>
          <w:rPrChange w:id="1043" w:author="Max Lindmark" w:date="2020-05-06T16:21:00Z">
            <w:rPr>
              <w:rFonts w:cstheme="minorHAnsi"/>
              <w:i/>
              <w:lang w:val="en-GB"/>
            </w:rPr>
          </w:rPrChange>
        </w:rPr>
      </w:pPr>
      <w:r w:rsidRPr="005A1B5F">
        <w:rPr>
          <w:rFonts w:cstheme="minorHAnsi"/>
          <w:b/>
          <w:bCs/>
          <w:color w:val="FF0000"/>
          <w:lang w:val="en-GB"/>
          <w:rPrChange w:id="1044" w:author="Max Lindmark" w:date="2020-05-06T16:21:00Z">
            <w:rPr>
              <w:rFonts w:cstheme="minorHAnsi"/>
              <w:b/>
              <w:bCs/>
              <w:lang w:val="en-GB"/>
            </w:rPr>
          </w:rPrChange>
        </w:rPr>
        <w:t xml:space="preserve">Fig. </w:t>
      </w:r>
      <w:del w:id="1045" w:author="Max Lindmark" w:date="2020-05-06T16:21:00Z">
        <w:r w:rsidRPr="005A1B5F" w:rsidDel="002E19F9">
          <w:rPr>
            <w:rFonts w:cstheme="minorHAnsi"/>
            <w:b/>
            <w:bCs/>
            <w:color w:val="FF0000"/>
            <w:lang w:val="en-GB"/>
            <w:rPrChange w:id="1046" w:author="Max Lindmark" w:date="2020-05-06T16:21:00Z">
              <w:rPr>
                <w:rFonts w:cstheme="minorHAnsi"/>
                <w:b/>
                <w:bCs/>
                <w:lang w:val="en-GB"/>
              </w:rPr>
            </w:rPrChange>
          </w:rPr>
          <w:delText>6</w:delText>
        </w:r>
      </w:del>
      <w:ins w:id="1047" w:author="Max Lindmark" w:date="2020-05-06T16:21:00Z">
        <w:r w:rsidR="002E19F9" w:rsidRPr="005A1B5F">
          <w:rPr>
            <w:rFonts w:cstheme="minorHAnsi"/>
            <w:b/>
            <w:bCs/>
            <w:color w:val="FF0000"/>
            <w:lang w:val="en-GB"/>
            <w:rPrChange w:id="1048" w:author="Max Lindmark" w:date="2020-05-06T16:21:00Z">
              <w:rPr>
                <w:rFonts w:cstheme="minorHAnsi"/>
                <w:b/>
                <w:bCs/>
                <w:lang w:val="en-GB"/>
              </w:rPr>
            </w:rPrChange>
          </w:rPr>
          <w:t>5</w:t>
        </w:r>
      </w:ins>
      <w:r w:rsidRPr="005A1B5F">
        <w:rPr>
          <w:rFonts w:cstheme="minorHAnsi"/>
          <w:color w:val="FF0000"/>
          <w:lang w:val="en-GB"/>
          <w:rPrChange w:id="1049" w:author="Max Lindmark" w:date="2020-05-06T16:21:00Z">
            <w:rPr>
              <w:rFonts w:cstheme="minorHAnsi"/>
              <w:lang w:val="en-GB"/>
            </w:rPr>
          </w:rPrChange>
        </w:rPr>
        <w:t xml:space="preserve">. </w:t>
      </w:r>
      <w:r w:rsidRPr="005A1B5F">
        <w:rPr>
          <w:rFonts w:cstheme="minorHAnsi"/>
          <w:i/>
          <w:color w:val="FF0000"/>
          <w:lang w:val="en-GB"/>
          <w:rPrChange w:id="1050" w:author="Max Lindmark" w:date="2020-05-06T16:21:00Z">
            <w:rPr>
              <w:rFonts w:cstheme="minorHAnsi"/>
              <w:i/>
              <w:lang w:val="en-GB"/>
            </w:rPr>
          </w:rPrChange>
        </w:rPr>
        <w:t>Optimum temperature for growth (rescaled to optimum temperature within species) as a function of mean centered natural log of rescaled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color w:val="FF0000"/>
                <w:rPrChange w:id="1051" w:author="Max Lindmark" w:date="2020-05-06T16:21:00Z">
                  <w:rPr>
                    <w:rFonts w:ascii="Cambria Math" w:eastAsiaTheme="minorEastAsia" w:hAnsi="Cambria Math" w:cstheme="minorHAnsi"/>
                    <w:i/>
                  </w:rPr>
                </w:rPrChange>
              </w:rPr>
            </m:ctrlPr>
          </m:sSubPr>
          <m:e>
            <m:r>
              <w:rPr>
                <w:rFonts w:ascii="Cambria Math" w:eastAsiaTheme="minorEastAsia" w:hAnsi="Cambria Math" w:cstheme="minorHAnsi"/>
                <w:color w:val="FF0000"/>
                <w:rPrChange w:id="1052" w:author="Max Lindmark" w:date="2020-05-06T16:21:00Z">
                  <w:rPr>
                    <w:rFonts w:ascii="Cambria Math" w:eastAsiaTheme="minorEastAsia" w:hAnsi="Cambria Math" w:cstheme="minorHAnsi"/>
                  </w:rPr>
                </w:rPrChange>
              </w:rPr>
              <m:t>μ</m:t>
            </m:r>
          </m:e>
          <m:sub>
            <m:sSub>
              <m:sSubPr>
                <m:ctrlPr>
                  <w:rPr>
                    <w:rFonts w:ascii="Cambria Math" w:hAnsi="Cambria Math" w:cstheme="minorHAnsi"/>
                    <w:bCs/>
                    <w:i/>
                    <w:iCs/>
                    <w:color w:val="FF0000"/>
                    <w:rPrChange w:id="1053" w:author="Max Lindmark" w:date="2020-05-06T16:21:00Z">
                      <w:rPr>
                        <w:rFonts w:ascii="Cambria Math" w:hAnsi="Cambria Math" w:cstheme="minorHAnsi"/>
                        <w:bCs/>
                        <w:i/>
                        <w:iCs/>
                      </w:rPr>
                    </w:rPrChange>
                  </w:rPr>
                </m:ctrlPr>
              </m:sSubPr>
              <m:e>
                <m:r>
                  <w:rPr>
                    <w:rFonts w:ascii="Cambria Math" w:hAnsi="Cambria Math" w:cstheme="minorHAnsi"/>
                    <w:color w:val="FF0000"/>
                    <w:rPrChange w:id="1054" w:author="Max Lindmark" w:date="2020-05-06T16:21:00Z">
                      <w:rPr>
                        <w:rFonts w:ascii="Cambria Math" w:hAnsi="Cambria Math" w:cstheme="minorHAnsi"/>
                      </w:rPr>
                    </w:rPrChange>
                  </w:rPr>
                  <m:t>β</m:t>
                </m:r>
              </m:e>
              <m:sub>
                <m:r>
                  <w:rPr>
                    <w:rFonts w:ascii="Cambria Math" w:hAnsi="Cambria Math" w:cstheme="minorHAnsi"/>
                    <w:color w:val="FF0000"/>
                    <w:lang w:val="en-GB"/>
                    <w:rPrChange w:id="1055" w:author="Max Lindmark" w:date="2020-05-06T16:21:00Z">
                      <w:rPr>
                        <w:rFonts w:ascii="Cambria Math" w:hAnsi="Cambria Math" w:cstheme="minorHAnsi"/>
                        <w:lang w:val="en-GB"/>
                      </w:rPr>
                    </w:rPrChange>
                  </w:rPr>
                  <m:t>0</m:t>
                </m:r>
              </m:sub>
            </m:sSub>
          </m:sub>
        </m:sSub>
      </m:oMath>
      <w:r w:rsidRPr="005A1B5F">
        <w:rPr>
          <w:rFonts w:cstheme="minorHAnsi"/>
          <w:i/>
          <w:color w:val="FF0000"/>
          <w:lang w:val="en-GB"/>
          <w:rPrChange w:id="1056" w:author="Max Lindmark" w:date="2020-05-06T16:21:00Z">
            <w:rPr>
              <w:rFonts w:cstheme="minorHAnsi"/>
              <w:i/>
              <w:lang w:val="en-GB"/>
            </w:rPr>
          </w:rPrChange>
        </w:rPr>
        <w:t xml:space="preserve"> and </w:t>
      </w:r>
      <m:oMath>
        <m:sSub>
          <m:sSubPr>
            <m:ctrlPr>
              <w:rPr>
                <w:rFonts w:ascii="Cambria Math" w:hAnsi="Cambria Math" w:cstheme="minorHAnsi"/>
                <w:bCs/>
                <w:i/>
                <w:iCs/>
                <w:color w:val="FF0000"/>
                <w:rPrChange w:id="1057" w:author="Max Lindmark" w:date="2020-05-06T16:21:00Z">
                  <w:rPr>
                    <w:rFonts w:ascii="Cambria Math" w:hAnsi="Cambria Math" w:cstheme="minorHAnsi"/>
                    <w:bCs/>
                    <w:i/>
                    <w:iCs/>
                  </w:rPr>
                </w:rPrChange>
              </w:rPr>
            </m:ctrlPr>
          </m:sSubPr>
          <m:e>
            <m:r>
              <w:rPr>
                <w:rFonts w:ascii="Cambria Math" w:hAnsi="Cambria Math" w:cstheme="minorHAnsi"/>
                <w:color w:val="FF0000"/>
                <w:rPrChange w:id="1058" w:author="Max Lindmark" w:date="2020-05-06T16:21:00Z">
                  <w:rPr>
                    <w:rFonts w:ascii="Cambria Math" w:hAnsi="Cambria Math" w:cstheme="minorHAnsi"/>
                  </w:rPr>
                </w:rPrChange>
              </w:rPr>
              <m:t>β</m:t>
            </m:r>
          </m:e>
          <m:sub>
            <m:r>
              <w:rPr>
                <w:rFonts w:ascii="Cambria Math" w:hAnsi="Cambria Math" w:cstheme="minorHAnsi"/>
                <w:color w:val="FF0000"/>
                <w:lang w:val="en-GB"/>
                <w:rPrChange w:id="1059" w:author="Max Lindmark" w:date="2020-05-06T16:21:00Z">
                  <w:rPr>
                    <w:rFonts w:ascii="Cambria Math" w:hAnsi="Cambria Math" w:cstheme="minorHAnsi"/>
                    <w:lang w:val="en-GB"/>
                  </w:rPr>
                </w:rPrChange>
              </w:rPr>
              <m:t>1</m:t>
            </m:r>
          </m:sub>
        </m:sSub>
      </m:oMath>
      <w:r w:rsidRPr="005A1B5F">
        <w:rPr>
          <w:rFonts w:cstheme="minorHAnsi"/>
          <w:i/>
          <w:color w:val="FF0000"/>
          <w:lang w:val="en-GB"/>
          <w:rPrChange w:id="1060" w:author="Max Lindmark" w:date="2020-05-06T16:21:00Z">
            <w:rPr>
              <w:rFonts w:cstheme="minorHAnsi"/>
              <w:i/>
              <w:lang w:val="en-GB"/>
            </w:rPr>
          </w:rPrChange>
        </w:rPr>
        <w:t xml:space="preserve">). Colors indicate species (n=13) (see Appendix S1) and point size corresponds to mass in unit </w:t>
      </w:r>
      <m:oMath>
        <m:r>
          <m:rPr>
            <m:sty m:val="p"/>
          </m:rPr>
          <w:rPr>
            <w:rFonts w:ascii="Cambria Math" w:hAnsi="Cambria Math" w:cstheme="minorHAnsi"/>
            <w:color w:val="FF0000"/>
            <w:lang w:val="en-GB"/>
            <w:rPrChange w:id="1061" w:author="Max Lindmark" w:date="2020-05-06T16:21:00Z">
              <w:rPr>
                <w:rFonts w:ascii="Cambria Math" w:hAnsi="Cambria Math" w:cstheme="minorHAnsi"/>
                <w:lang w:val="en-GB"/>
              </w:rPr>
            </w:rPrChange>
          </w:rPr>
          <m:t>g</m:t>
        </m:r>
      </m:oMath>
      <w:r w:rsidRPr="005A1B5F">
        <w:rPr>
          <w:rFonts w:cstheme="minorHAnsi"/>
          <w:i/>
          <w:color w:val="FF0000"/>
          <w:lang w:val="en-GB"/>
          <w:rPrChange w:id="1062" w:author="Max Lindmark" w:date="2020-05-06T16:21:00Z">
            <w:rPr>
              <w:rFonts w:cstheme="minorHAnsi"/>
              <w:i/>
              <w:lang w:val="en-GB"/>
            </w:rPr>
          </w:rPrChange>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13902725" w14:textId="1C3A8545" w:rsidR="0098306D" w:rsidRPr="00972C7F" w:rsidRDefault="0098306D" w:rsidP="00384142">
      <w:pPr>
        <w:spacing w:line="480" w:lineRule="auto"/>
        <w:contextualSpacing/>
        <w:jc w:val="both"/>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5C14092F"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FF40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S"}],"issued":{"date-parts":[["2005"]]}}},{"id":"blnxdRkW/CE9uPdyM","uris":["http://zotero.org/users/6116610/items/2BTE2RDI"],"uri":["http://zotero.org/users/6116610/items/2BTE2RDI"],"itemData":{"id":219,"type":"article-journal","container-title":"Global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1063"/>
      <w:commentRangeStart w:id="1064"/>
      <w:commentRangeStart w:id="1065"/>
      <w:commentRangeStart w:id="1066"/>
      <w:commentRangeStart w:id="1067"/>
      <w:r w:rsidR="007A4E07" w:rsidRPr="00972C7F">
        <w:rPr>
          <w:rFonts w:eastAsiaTheme="minorEastAsia" w:cstheme="minorHAnsi"/>
          <w:lang w:val="en-GB"/>
        </w:rPr>
        <w:t xml:space="preserve">close </w:t>
      </w:r>
      <w:commentRangeEnd w:id="1063"/>
      <w:r w:rsidR="00D4430F">
        <w:rPr>
          <w:rStyle w:val="CommentReference"/>
        </w:rPr>
        <w:commentReference w:id="1063"/>
      </w:r>
      <w:commentRangeEnd w:id="1064"/>
      <w:r w:rsidR="00BD7D6F">
        <w:rPr>
          <w:rStyle w:val="CommentReference"/>
        </w:rPr>
        <w:commentReference w:id="1064"/>
      </w:r>
      <w:commentRangeEnd w:id="1065"/>
      <w:r w:rsidR="00932E00">
        <w:rPr>
          <w:rStyle w:val="CommentReference"/>
        </w:rPr>
        <w:commentReference w:id="1065"/>
      </w:r>
      <w:commentRangeEnd w:id="1066"/>
      <w:r w:rsidR="00641ACD">
        <w:rPr>
          <w:rStyle w:val="CommentReference"/>
        </w:rPr>
        <w:commentReference w:id="1066"/>
      </w:r>
      <w:commentRangeEnd w:id="1067"/>
      <w:r w:rsidR="00C41DFC">
        <w:rPr>
          <w:rStyle w:val="CommentReference"/>
        </w:rPr>
        <w:commentReference w:id="1067"/>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1068"/>
      <w:commentRangeStart w:id="1069"/>
      <w:commentRangeStart w:id="1070"/>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1068"/>
      <w:r w:rsidR="002C5859">
        <w:rPr>
          <w:rStyle w:val="CommentReference"/>
        </w:rPr>
        <w:commentReference w:id="1068"/>
      </w:r>
      <w:commentRangeEnd w:id="1069"/>
      <w:r w:rsidR="00C67825">
        <w:rPr>
          <w:rStyle w:val="CommentReference"/>
        </w:rPr>
        <w:commentReference w:id="1069"/>
      </w:r>
      <w:commentRangeEnd w:id="1070"/>
      <w:r w:rsidR="00603E09">
        <w:rPr>
          <w:rStyle w:val="CommentReference"/>
        </w:rPr>
        <w:commentReference w:id="1070"/>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14840C2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commentRangeStart w:id="1071"/>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lang w:val="en-GB"/>
        </w:rPr>
        <w:lastRenderedPageBreak/>
        <w:t>(</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1072" w:author="Max Lindmark" w:date="2020-05-06T16:37:00Z">
        <w:r w:rsidR="00381A59" w:rsidRPr="00381A59">
          <w:rPr>
            <w:rFonts w:eastAsiaTheme="minorEastAsia" w:cstheme="minorHAnsi"/>
            <w:lang w:val="en-US"/>
            <w:rPrChange w:id="1073" w:author="Max Lindmark" w:date="2020-05-06T16:37:00Z">
              <w:rPr>
                <w:rFonts w:eastAsiaTheme="minorEastAsia" w:cstheme="minorHAnsi"/>
                <w:lang w:val="sv-SE"/>
              </w:rPr>
            </w:rPrChange>
          </w:rPr>
          <w:t xml:space="preserve"> nor in </w:t>
        </w:r>
        <w:r w:rsidR="00381A59">
          <w:rPr>
            <w:rFonts w:eastAsiaTheme="minorEastAsia" w:cstheme="minorHAnsi"/>
            <w:lang w:val="en-US"/>
          </w:rPr>
          <w:t>sockeye salmon (</w:t>
        </w:r>
        <w:r w:rsidR="00381A59" w:rsidRPr="00381A59">
          <w:rPr>
            <w:rFonts w:eastAsiaTheme="minorEastAsia" w:cstheme="minorHAnsi"/>
            <w:i/>
            <w:iCs/>
            <w:lang w:val="en-US"/>
            <w:rPrChange w:id="1074" w:author="Max Lindmark" w:date="2020-05-06T16:37:00Z">
              <w:rPr>
                <w:rFonts w:eastAsiaTheme="minorEastAsia" w:cstheme="minorHAnsi"/>
                <w:lang w:val="en-US"/>
              </w:rPr>
            </w:rPrChange>
          </w:rPr>
          <w:t>Onchorhynchus nerka</w:t>
        </w:r>
        <w:r w:rsidR="00381A59">
          <w:rPr>
            <w:rFonts w:eastAsiaTheme="minorEastAsia" w:cstheme="minorHAnsi"/>
            <w:lang w:val="en-GB"/>
          </w:rPr>
          <w:t xml:space="preserve">) </w:t>
        </w:r>
      </w:ins>
      <w:r w:rsidR="00381A59">
        <w:rPr>
          <w:rFonts w:eastAsiaTheme="minorEastAsia" w:cstheme="minorHAnsi"/>
          <w:lang w:val="en-GB"/>
        </w:rPr>
        <w:fldChar w:fldCharType="begin"/>
      </w:r>
      <w:r w:rsidR="00381A59">
        <w:rPr>
          <w:rFonts w:eastAsiaTheme="minorEastAsia" w:cstheme="minorHAnsi"/>
          <w:lang w:val="en-GB"/>
        </w:rPr>
        <w:instrText xml:space="preserve"> ADDIN ZOTERO_ITEM CSL_CITATION {"citationID":"a27u3v72u7g","properties":{"formattedCitation":"\\uldash{(Brett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381A59" w:rsidRPr="00381A59">
        <w:rPr>
          <w:rFonts w:ascii="Times New Roman" w:cs="Times New Roman"/>
          <w:u w:val="dash"/>
          <w:lang w:val="en-GB"/>
        </w:rPr>
        <w:t xml:space="preserve">(Brett </w:t>
      </w:r>
      <w:r w:rsidR="00381A59" w:rsidRPr="00381A59">
        <w:rPr>
          <w:rFonts w:ascii="Times New Roman" w:cs="Times New Roman"/>
          <w:i/>
          <w:iCs/>
          <w:u w:val="dash"/>
          <w:lang w:val="en-GB"/>
        </w:rPr>
        <w:t>et al.</w:t>
      </w:r>
      <w:r w:rsidR="00381A59" w:rsidRPr="00381A59">
        <w:rPr>
          <w:rFonts w:ascii="Times New Roman" w:cs="Times New Roman"/>
          <w:u w:val="dash"/>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commentRangeEnd w:id="1071"/>
      <w:r w:rsidR="00381A59">
        <w:rPr>
          <w:rStyle w:val="CommentReference"/>
        </w:rPr>
        <w:commentReference w:id="1071"/>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3577D67F"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7508AA">
        <w:rPr>
          <w:rFonts w:cstheme="minorHAnsi"/>
          <w:lang w:val="en-GB"/>
        </w:rPr>
        <w:instrText xml:space="preserve"> ADDIN ZOTERO_ITEM CSL_CITATION {"citationID":"au214s33k5","properties":{"formattedCitation":"(Huss {\\i{}et al.} 2019)","plainCitation":"(Huss et al. 2019)","noteIndex":0},"citationItems":[{"id":"blnxdRkW/3yMC3iaR","uris":["http://zotero.org/users/6116610/items/3XTZM82V"],"uri":["http://zotero.org/users/6116610/items/3XTZM82V"],"itemData":{"id":"JtKt9yLW/Rm8sr6r2","type":"article-journal","abstract":"A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optimum temperature for growth declines as individuals grow in size, the key question for </w:t>
      </w:r>
      <w:r w:rsidR="0073415C" w:rsidRPr="004559BC">
        <w:rPr>
          <w:rFonts w:eastAsiaTheme="minorEastAsia" w:cstheme="minorHAnsi"/>
          <w:lang w:val="en-GB"/>
        </w:rPr>
        <w:lastRenderedPageBreak/>
        <w:t xml:space="preserve">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7508AA">
        <w:rPr>
          <w:rFonts w:eastAsiaTheme="minorEastAsia" w:cstheme="minorHAnsi"/>
          <w:lang w:val="en-GB"/>
        </w:rPr>
        <w:instrText xml:space="preserve"> ADDIN ZOTERO_ITEM CSL_CITATION {"citationID":"ag7eb21mmv","properties":{"formattedCitation":"(Huss {\\i{}et al.} 2019)","plainCitation":"(Huss et al. 2019)","noteIndex":0},"citationItems":[{"id":"blnxdRkW/3yMC3iaR","uris":["http://zotero.org/users/6116610/items/3XTZM82V"],"uri":["http://zotero.org/users/6116610/items/3XTZM82V"],"itemData":{"id":"JtKt9yLW/Rm8sr6r2","type":"article-journal","abstract":"A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w:t>
      </w:r>
      <w:r w:rsidR="009C0DAC" w:rsidRPr="009C0DAC">
        <w:rPr>
          <w:rFonts w:ascii="Times New Roman" w:cs="Times New Roman"/>
          <w:lang w:val="en-GB"/>
        </w:rPr>
        <w:lastRenderedPageBreak/>
        <w:t xml:space="preserve">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1CB3F569"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AD60A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S"}],"issued":{"date-parts":[["2005"]]}}},{"id":"blnxdRkW/CE9uPdyM","uris":["http://zotero.org/users/6116610/items/2BTE2RDI"],"uri":["http://zotero.org/users/6116610/items/2BTE2RDI"],"itemData":{"id":"tcAX0HwS/YOgYTW6G","type":"article-journal","container-title":"Global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w:t>
      </w:r>
      <w:r w:rsidR="00CA6850" w:rsidRPr="00972C7F">
        <w:rPr>
          <w:rFonts w:eastAsiaTheme="minorEastAsia" w:cstheme="minorHAnsi"/>
          <w:lang w:val="en-GB"/>
        </w:rPr>
        <w:lastRenderedPageBreak/>
        <w:t xml:space="preserve">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107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1075"/>
      <w:r w:rsidR="00682627">
        <w:rPr>
          <w:rStyle w:val="CommentReference"/>
        </w:rPr>
        <w:commentReference w:id="107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72B34B1"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1076" w:author="Max Lindmark" w:date="2020-05-06T16:27:00Z">
        <w:r w:rsidR="005A1723">
          <w:rPr>
            <w:rFonts w:eastAsiaTheme="minorEastAsia"/>
            <w:lang w:val="en-GB"/>
          </w:rPr>
          <w:t xml:space="preserve"> Dennis Tomalá, Vanessa Messmer, Björn Björnsson, Albert Imsland, Tomas Árnasson</w:t>
        </w:r>
      </w:ins>
      <w:ins w:id="1077"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1078"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1"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C5C30BA" w14:textId="4F91ACDD" w:rsidR="00FC2D41" w:rsidRPr="003E64FD" w:rsidRDefault="00C41369" w:rsidP="002E3379">
      <w:pPr>
        <w:spacing w:line="480" w:lineRule="auto"/>
        <w:contextualSpacing/>
        <w:jc w:val="both"/>
        <w:rPr>
          <w:rFonts w:cstheme="minorHAnsi"/>
        </w:rPr>
      </w:pPr>
      <w:r w:rsidRPr="003E64FD">
        <w:rPr>
          <w:rFonts w:cstheme="minorHAnsi"/>
        </w:rPr>
        <w:fldChar w:fldCharType="begin"/>
      </w:r>
      <w:r w:rsidR="00AD60AB" w:rsidRPr="00875BFC">
        <w:rPr>
          <w:rFonts w:cstheme="minorHAnsi"/>
          <w:lang w:val="en-US"/>
          <w:rPrChange w:id="1079" w:author="Max Lindmark" w:date="2020-05-06T16:38:00Z">
            <w:rPr>
              <w:rFonts w:cstheme="minorHAnsi"/>
              <w:lang w:val="sv-SE"/>
            </w:rPr>
          </w:rPrChange>
        </w:rPr>
        <w:instrText xml:space="preserve"> ADDIN ZOTERO_BIBL {"uncited":[],"omitted":[],"custom":[]} CSL_BIBLIOGRAPHY </w:instrText>
      </w:r>
      <w:r w:rsidRPr="003E64FD">
        <w:rPr>
          <w:rFonts w:cstheme="minorHAnsi"/>
        </w:rPr>
        <w:fldChar w:fldCharType="separate"/>
      </w:r>
      <w:r w:rsidR="00381A59" w:rsidRPr="00875BFC">
        <w:rPr>
          <w:lang w:val="en-US"/>
          <w:rPrChange w:id="1080" w:author="Max Lindmark" w:date="2020-05-06T16:38:00Z">
            <w:rPr>
              <w:lang w:val="sv-SE"/>
            </w:rPr>
          </w:rPrChange>
        </w:rPr>
        <w:t xml:space="preserve">Automatic citation updates are disabled. </w:t>
      </w:r>
      <w:r w:rsidR="00381A59">
        <w:rPr>
          <w:lang w:val="sv-SE"/>
        </w:rPr>
        <w:t>To see the bibliography, click Refresh in the Zotero tab.</w:t>
      </w: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81422C" w:rsidRPr="00972C7F" w:rsidRDefault="0081422C"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81422C" w:rsidRPr="00972C7F" w:rsidRDefault="0081422C"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81422C" w:rsidRPr="00972C7F" w:rsidRDefault="0081422C">
      <w:pPr>
        <w:pStyle w:val="CommentText"/>
        <w:rPr>
          <w:lang w:val="en-GB"/>
        </w:rPr>
      </w:pPr>
    </w:p>
  </w:comment>
  <w:comment w:id="1" w:author="Max Lindmark" w:date="2020-05-04T11:04:00Z" w:initials="ML">
    <w:p w14:paraId="5357B589" w14:textId="1A68B36D" w:rsidR="0081422C" w:rsidRPr="00465B18" w:rsidRDefault="0081422C">
      <w:pPr>
        <w:pStyle w:val="CommentText"/>
        <w:rPr>
          <w:lang w:val="en-US"/>
        </w:rPr>
      </w:pPr>
      <w:r>
        <w:rPr>
          <w:rStyle w:val="CommentReference"/>
        </w:rPr>
        <w:annotationRef/>
      </w:r>
      <w:r w:rsidRPr="00465B18">
        <w:rPr>
          <w:rStyle w:val="CommentReference"/>
          <w:lang w:val="en-US"/>
        </w:rPr>
        <w:t xml:space="preserve">Yes this is tricky! </w:t>
      </w:r>
    </w:p>
  </w:comment>
  <w:comment w:id="9" w:author="Max Lindmark" w:date="2020-05-04T11:08:00Z" w:initials="ML">
    <w:p w14:paraId="4D2C6499" w14:textId="3B71CCE6" w:rsidR="0081422C" w:rsidRPr="00C804B5" w:rsidRDefault="0081422C">
      <w:pPr>
        <w:pStyle w:val="CommentText"/>
        <w:rPr>
          <w:lang w:val="en-US"/>
        </w:rPr>
      </w:pPr>
      <w:r>
        <w:rPr>
          <w:rStyle w:val="CommentReference"/>
        </w:rPr>
        <w:annotationRef/>
      </w:r>
      <w:r w:rsidRPr="00C804B5">
        <w:rPr>
          <w:lang w:val="en-US"/>
        </w:rPr>
        <w:t>Sho</w:t>
      </w:r>
      <w:r>
        <w:rPr>
          <w:lang w:val="en-US"/>
        </w:rPr>
        <w:t>uld we use the word factorial? I wonder because it may sound as if we have the exact same body mass in each temperature and vise versa. But in reality it’s not as strict as that, and the accuracy of emasurements etc vary between studies, in some cases not all sizes are replicated in each temperature. So I guess I wonder how you read this term and if it’s an ok term in this context, or if we should be more vague, e.g. removing the parenthesis and adding a “both” before body mass?</w:t>
      </w:r>
    </w:p>
  </w:comment>
  <w:comment w:id="18" w:author="Max Lindmark" w:date="2020-05-04T11:15:00Z" w:initials="ML">
    <w:p w14:paraId="06F3ECF5" w14:textId="09E3D202" w:rsidR="0081422C" w:rsidRPr="00D1213B" w:rsidRDefault="0081422C">
      <w:pPr>
        <w:pStyle w:val="CommentText"/>
        <w:rPr>
          <w:lang w:val="en-US"/>
        </w:rPr>
      </w:pPr>
      <w:r>
        <w:rPr>
          <w:rStyle w:val="CommentReference"/>
        </w:rPr>
        <w:annotationRef/>
      </w:r>
      <w:r w:rsidRPr="00D1213B">
        <w:rPr>
          <w:lang w:val="en-US"/>
        </w:rPr>
        <w:t xml:space="preserve">I suggest we use the term </w:t>
      </w:r>
      <w:r>
        <w:rPr>
          <w:lang w:val="en-US"/>
        </w:rPr>
        <w:t>“peak” because it works for all rates and we clarify in the methods why we call it optimum in the literature search for growth</w:t>
      </w:r>
    </w:p>
  </w:comment>
  <w:comment w:id="115" w:author="Anna Gårdmark" w:date="2020-02-03T16:01:00Z" w:initials="AG">
    <w:p w14:paraId="5D824DFE" w14:textId="7352E861" w:rsidR="0081422C" w:rsidRPr="000772A5" w:rsidRDefault="0081422C">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116" w:author="Max Lindmark" w:date="2020-02-06T09:23:00Z" w:initials="ML">
    <w:p w14:paraId="77A4263A" w14:textId="77777777" w:rsidR="0081422C" w:rsidRPr="00457D7E" w:rsidRDefault="0081422C">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81422C" w:rsidRPr="00457D7E" w:rsidRDefault="0081422C">
      <w:pPr>
        <w:pStyle w:val="CommentText"/>
        <w:rPr>
          <w:lang w:val="en-GB"/>
        </w:rPr>
      </w:pPr>
    </w:p>
    <w:p w14:paraId="7510E99E" w14:textId="741F21DF" w:rsidR="0081422C" w:rsidRPr="00457D7E" w:rsidRDefault="0081422C">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82" w:author="Jan Ohlberger" w:date="2020-02-06T12:22:00Z" w:initials="Ca">
    <w:p w14:paraId="476EF5DD" w14:textId="77777777" w:rsidR="0081422C" w:rsidRDefault="0081422C">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81422C" w:rsidRDefault="0081422C">
      <w:pPr>
        <w:pStyle w:val="CommentText"/>
        <w:rPr>
          <w:lang w:val="en-GB"/>
        </w:rPr>
      </w:pPr>
    </w:p>
    <w:p w14:paraId="4FF20B94" w14:textId="77777777" w:rsidR="0081422C" w:rsidRDefault="0081422C">
      <w:pPr>
        <w:pStyle w:val="CommentText"/>
        <w:rPr>
          <w:lang w:val="en-GB"/>
        </w:rPr>
      </w:pPr>
      <w:r>
        <w:rPr>
          <w:lang w:val="en-GB"/>
        </w:rPr>
        <w:t>However, I think ‘article’ is not better than ‘study’</w:t>
      </w:r>
    </w:p>
    <w:p w14:paraId="55818072" w14:textId="77777777" w:rsidR="0081422C" w:rsidRDefault="0081422C">
      <w:pPr>
        <w:pStyle w:val="CommentText"/>
        <w:rPr>
          <w:lang w:val="en-GB"/>
        </w:rPr>
      </w:pPr>
    </w:p>
    <w:p w14:paraId="0A143688" w14:textId="1DAA5ECD" w:rsidR="0081422C" w:rsidRPr="00457D7E" w:rsidRDefault="0081422C">
      <w:pPr>
        <w:pStyle w:val="CommentText"/>
        <w:rPr>
          <w:lang w:val="en-GB"/>
        </w:rPr>
      </w:pPr>
      <w:r>
        <w:rPr>
          <w:lang w:val="en-GB"/>
        </w:rPr>
        <w:t xml:space="preserve">We could simply make that point about the different ‘trials’ in their experiments in the appendix somewhere.  </w:t>
      </w:r>
    </w:p>
  </w:comment>
  <w:comment w:id="177" w:author="Max Lindmark" w:date="2020-01-08T08:51:00Z" w:initials="ML">
    <w:p w14:paraId="36B91E73" w14:textId="77777777" w:rsidR="0081422C" w:rsidRPr="002D70E2" w:rsidRDefault="0081422C">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81422C" w:rsidRPr="002D70E2" w:rsidRDefault="0081422C">
      <w:pPr>
        <w:pStyle w:val="CommentText"/>
        <w:rPr>
          <w:lang w:val="en-GB"/>
        </w:rPr>
      </w:pPr>
    </w:p>
    <w:p w14:paraId="59FD3B5A" w14:textId="719080D0" w:rsidR="0081422C" w:rsidRPr="00457D7E" w:rsidRDefault="0081422C">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78" w:author="Anna Gårdmark" w:date="2020-02-03T17:38:00Z" w:initials="AG">
    <w:p w14:paraId="168D59B9" w14:textId="14ADA0BC" w:rsidR="0081422C" w:rsidRPr="00296320" w:rsidRDefault="0081422C">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179" w:author="Max Lindmark" w:date="2020-02-06T09:31:00Z" w:initials="ML">
    <w:p w14:paraId="474051D2" w14:textId="6DDCCA1E" w:rsidR="0081422C" w:rsidRPr="00457D7E" w:rsidRDefault="0081422C">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180" w:author="Max Lindmark" w:date="2020-02-06T09:31:00Z" w:initials="ML">
    <w:p w14:paraId="7701872C" w14:textId="01180D97" w:rsidR="0081422C" w:rsidRPr="00457D7E" w:rsidRDefault="0081422C">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81422C" w:rsidRPr="00457D7E" w:rsidRDefault="0081422C">
      <w:pPr>
        <w:pStyle w:val="CommentText"/>
        <w:rPr>
          <w:lang w:val="en-GB"/>
        </w:rPr>
      </w:pPr>
    </w:p>
    <w:p w14:paraId="2B7B6DCB" w14:textId="12C67162" w:rsidR="0081422C" w:rsidRPr="00457D7E" w:rsidRDefault="0081422C">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81422C" w:rsidRPr="00457D7E" w:rsidRDefault="0081422C">
      <w:pPr>
        <w:pStyle w:val="CommentText"/>
        <w:rPr>
          <w:lang w:val="en-GB"/>
        </w:rPr>
      </w:pPr>
    </w:p>
    <w:p w14:paraId="2AE7B15C" w14:textId="77777777" w:rsidR="0081422C" w:rsidRPr="00457D7E" w:rsidRDefault="0081422C">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81422C" w:rsidRPr="00457D7E" w:rsidRDefault="0081422C">
      <w:pPr>
        <w:pStyle w:val="CommentText"/>
        <w:rPr>
          <w:lang w:val="en-GB"/>
        </w:rPr>
      </w:pPr>
    </w:p>
    <w:p w14:paraId="4A42D736" w14:textId="39477FC0" w:rsidR="0081422C" w:rsidRPr="00457D7E" w:rsidRDefault="0081422C">
      <w:pPr>
        <w:pStyle w:val="CommentText"/>
        <w:rPr>
          <w:lang w:val="en-GB"/>
        </w:rPr>
      </w:pPr>
      <w:r w:rsidRPr="00457D7E">
        <w:rPr>
          <w:lang w:val="en-GB"/>
        </w:rPr>
        <w:t>I changed “study” to “article” for now, but also partly because I’d rather not rerun any models now…</w:t>
      </w:r>
    </w:p>
  </w:comment>
  <w:comment w:id="181" w:author="Max Lindmark" w:date="2020-05-04T16:48:00Z" w:initials="ML">
    <w:p w14:paraId="4B3F0793" w14:textId="143837FB" w:rsidR="0081422C" w:rsidRPr="00E517A5" w:rsidRDefault="0081422C">
      <w:pPr>
        <w:pStyle w:val="CommentText"/>
        <w:rPr>
          <w:lang w:val="en-US"/>
        </w:rPr>
      </w:pPr>
      <w:r>
        <w:rPr>
          <w:rStyle w:val="CommentReference"/>
        </w:rPr>
        <w:annotationRef/>
      </w:r>
      <w:r w:rsidRPr="00E517A5">
        <w:rPr>
          <w:lang w:val="en-US"/>
        </w:rPr>
        <w:t xml:space="preserve">Ok, I changed back to study. In the </w:t>
      </w:r>
      <w:r>
        <w:rPr>
          <w:lang w:val="en-US"/>
        </w:rPr>
        <w:t>Björnson case, the criteria weren’t clear enough to make a decision I think! Obviously, the data from the different trials and comparable enough for the original authors to use them in the same analysis! To me that’s a good argument for using the Björnsson 2007 data, even though the experiments where not conducted at the same time.</w:t>
      </w:r>
    </w:p>
  </w:comment>
  <w:comment w:id="186" w:author="Max Lindmark" w:date="2020-02-06T09:39:00Z" w:initials="ML">
    <w:p w14:paraId="3C3B4C62" w14:textId="015442C8" w:rsidR="0081422C" w:rsidRPr="00457D7E" w:rsidRDefault="0081422C">
      <w:pPr>
        <w:pStyle w:val="CommentText"/>
        <w:rPr>
          <w:lang w:val="en-GB"/>
        </w:rPr>
      </w:pPr>
      <w:r>
        <w:rPr>
          <w:rStyle w:val="CommentReference"/>
        </w:rPr>
        <w:annotationRef/>
      </w:r>
      <w:r w:rsidRPr="00457D7E">
        <w:rPr>
          <w:lang w:val="en-GB"/>
        </w:rPr>
        <w:t>I opted for the non-hyphened version of writing this…</w:t>
      </w:r>
    </w:p>
  </w:comment>
  <w:comment w:id="210" w:author="Jan Ohlberger" w:date="2020-01-21T10:50:00Z" w:initials="Ca">
    <w:p w14:paraId="42F3CCE8" w14:textId="77777777" w:rsidR="0081422C" w:rsidRPr="002D70E2" w:rsidRDefault="0081422C" w:rsidP="000D3D07">
      <w:pPr>
        <w:pStyle w:val="CommentText"/>
        <w:rPr>
          <w:lang w:val="en-GB"/>
        </w:rPr>
      </w:pPr>
      <w:r>
        <w:rPr>
          <w:rStyle w:val="CommentReference"/>
        </w:rPr>
        <w:annotationRef/>
      </w:r>
      <w:r w:rsidRPr="002D70E2">
        <w:rPr>
          <w:lang w:val="en-GB"/>
        </w:rPr>
        <w:t>Would be nice to have one recent date…)</w:t>
      </w:r>
    </w:p>
  </w:comment>
  <w:comment w:id="211" w:author="Max Lindmark" w:date="2020-01-28T10:55:00Z" w:initials="ML">
    <w:p w14:paraId="1E08BA1F" w14:textId="77777777" w:rsidR="0081422C" w:rsidRPr="00457D7E" w:rsidRDefault="0081422C" w:rsidP="000D3D07">
      <w:pPr>
        <w:pStyle w:val="CommentText"/>
        <w:rPr>
          <w:lang w:val="en-GB"/>
        </w:rPr>
      </w:pPr>
      <w:r>
        <w:rPr>
          <w:rStyle w:val="CommentReference"/>
        </w:rPr>
        <w:annotationRef/>
      </w:r>
      <w:r w:rsidRPr="00457D7E">
        <w:rPr>
          <w:lang w:val="en-GB"/>
        </w:rPr>
        <w:t>You mean a single 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212" w:author="Max Lindmark" w:date="2020-02-06T09:41:00Z" w:initials="ML">
    <w:p w14:paraId="410881C0" w14:textId="6C73C0D7" w:rsidR="0081422C" w:rsidRPr="00457D7E" w:rsidRDefault="0081422C">
      <w:pPr>
        <w:pStyle w:val="CommentText"/>
        <w:rPr>
          <w:b/>
          <w:bCs/>
          <w:lang w:val="en-GB"/>
        </w:rPr>
      </w:pPr>
      <w:r w:rsidRPr="006F043D">
        <w:rPr>
          <w:rStyle w:val="CommentReference"/>
          <w:b/>
          <w:bCs/>
        </w:rPr>
        <w:annotationRef/>
      </w:r>
      <w:r w:rsidRPr="00457D7E">
        <w:rPr>
          <w:b/>
          <w:bCs/>
          <w:lang w:val="en-GB"/>
        </w:rPr>
        <w:t xml:space="preserve">Jan: </w:t>
      </w:r>
      <w:r w:rsidRPr="006F043D">
        <w:rPr>
          <w:rStyle w:val="CommentReference"/>
          <w:b/>
          <w:bCs/>
        </w:rPr>
        <w:annotationRef/>
      </w:r>
      <w:r w:rsidRPr="00457D7E">
        <w:rPr>
          <w:b/>
          <w:bCs/>
          <w:lang w:val="en-GB"/>
        </w:rPr>
        <w:t>Yes, that’s what I meant.</w:t>
      </w:r>
    </w:p>
  </w:comment>
  <w:comment w:id="221" w:author="Max Lindmark" w:date="2020-02-06T09:42:00Z" w:initials="ML">
    <w:p w14:paraId="77A842BC" w14:textId="5C66CD10" w:rsidR="0081422C" w:rsidRPr="00457D7E" w:rsidRDefault="0081422C">
      <w:pPr>
        <w:pStyle w:val="CommentText"/>
        <w:rPr>
          <w:lang w:val="en-GB"/>
        </w:rPr>
      </w:pPr>
      <w:r>
        <w:rPr>
          <w:rStyle w:val="CommentReference"/>
        </w:rPr>
        <w:annotationRef/>
      </w:r>
      <w:r w:rsidRPr="00457D7E">
        <w:rPr>
          <w:lang w:val="en-GB"/>
        </w:rPr>
        <w:t>Appendix!</w:t>
      </w:r>
    </w:p>
  </w:comment>
  <w:comment w:id="359" w:author="Max Lindmark" w:date="2020-05-06T10:57:00Z" w:initials="ML">
    <w:p w14:paraId="11EA8E31" w14:textId="3BE24831" w:rsidR="00D220FB" w:rsidRPr="00D220FB" w:rsidRDefault="00D220FB">
      <w:pPr>
        <w:pStyle w:val="CommentText"/>
        <w:rPr>
          <w:lang w:val="en-US"/>
        </w:rPr>
      </w:pPr>
      <w:r>
        <w:rPr>
          <w:rStyle w:val="CommentReference"/>
        </w:rPr>
        <w:annotationRef/>
      </w:r>
      <w:r w:rsidRPr="00D220FB">
        <w:rPr>
          <w:lang w:val="en-US"/>
        </w:rPr>
        <w:t>OK, I changed the indexing again</w:t>
      </w:r>
      <w:r>
        <w:rPr>
          <w:lang w:val="en-US"/>
        </w:rPr>
        <w:t>… This is more like the Rstanarm manual I link to in the e-mail. After revisiting this I found the brackets confusuing..</w:t>
      </w:r>
    </w:p>
  </w:comment>
  <w:comment w:id="372" w:author="Max Lindmark" w:date="2020-05-05T15:20:00Z" w:initials="ML">
    <w:p w14:paraId="52CE7E47" w14:textId="0DD5F855" w:rsidR="004B31C0" w:rsidRPr="000B32A6" w:rsidRDefault="000B32A6" w:rsidP="000B32A6">
      <w:pPr>
        <w:pStyle w:val="CommentText"/>
        <w:rPr>
          <w:lang w:val="en-US"/>
        </w:rPr>
      </w:pPr>
      <w:r w:rsidRPr="000B32A6">
        <w:rPr>
          <w:rStyle w:val="CommentReference"/>
          <w:lang w:val="en-US"/>
        </w:rPr>
        <w:t>See point in e-mail about his</w:t>
      </w:r>
    </w:p>
  </w:comment>
  <w:comment w:id="381" w:author="Max Lindmark" w:date="2020-02-06T10:15:00Z" w:initials="ML">
    <w:p w14:paraId="0CCA28B0" w14:textId="3C4CF45C" w:rsidR="0081422C" w:rsidRPr="00457D7E" w:rsidRDefault="0081422C">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17" w:author="Max Lindmark" w:date="2020-02-06T10:15:00Z" w:initials="ML">
    <w:p w14:paraId="285743D9" w14:textId="77777777" w:rsidR="0081422C" w:rsidRPr="00457D7E" w:rsidRDefault="0081422C"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5" w:author="Max Lindmark" w:date="2020-05-05T14:25:00Z" w:initials="ML">
    <w:p w14:paraId="6E478F5B" w14:textId="53315848" w:rsidR="0081422C" w:rsidRPr="00857B47" w:rsidRDefault="0081422C">
      <w:pPr>
        <w:pStyle w:val="CommentText"/>
        <w:rPr>
          <w:lang w:val="en-US"/>
        </w:rPr>
      </w:pPr>
      <w:r>
        <w:rPr>
          <w:rStyle w:val="CommentReference"/>
        </w:rPr>
        <w:annotationRef/>
      </w:r>
      <w:r w:rsidRPr="00857B47">
        <w:rPr>
          <w:lang w:val="en-US"/>
        </w:rPr>
        <w:t>In this version I’ve changed to mass-specific rates</w:t>
      </w:r>
    </w:p>
  </w:comment>
  <w:comment w:id="560" w:author="Max Lindmark" w:date="2020-05-06T14:31:00Z" w:initials="ML">
    <w:p w14:paraId="33FBA7DF" w14:textId="724575DD" w:rsidR="00522907" w:rsidRPr="00522907" w:rsidRDefault="00522907">
      <w:pPr>
        <w:pStyle w:val="CommentText"/>
        <w:rPr>
          <w:lang w:val="en-US"/>
        </w:rPr>
      </w:pPr>
      <w:r>
        <w:rPr>
          <w:rStyle w:val="CommentReference"/>
        </w:rPr>
        <w:annotationRef/>
      </w:r>
      <w:r w:rsidRPr="00522907">
        <w:rPr>
          <w:lang w:val="en-US"/>
        </w:rPr>
        <w:t>Do you think there should be an i here as well?</w:t>
      </w:r>
      <w:r>
        <w:rPr>
          <w:lang w:val="en-US"/>
        </w:rPr>
        <w:t xml:space="preserve"> It’s one mean per species (this questions if also for the next model</w:t>
      </w:r>
      <w:r w:rsidR="00E66275">
        <w:rPr>
          <w:lang w:val="en-US"/>
        </w:rPr>
        <w:t>)</w:t>
      </w:r>
    </w:p>
  </w:comment>
  <w:comment w:id="578" w:author="Max Lindmark" w:date="2020-02-06T10:15:00Z" w:initials="ML">
    <w:p w14:paraId="272A800B" w14:textId="77777777" w:rsidR="00623669" w:rsidRPr="00457D7E" w:rsidRDefault="00623669"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64" w:author="Max Lindmark" w:date="2020-05-06T13:37:00Z" w:initials="ML">
    <w:p w14:paraId="18E4EB19" w14:textId="39D7C80A" w:rsidR="002003DB" w:rsidRPr="006D1C96" w:rsidRDefault="002003DB">
      <w:pPr>
        <w:pStyle w:val="CommentText"/>
        <w:rPr>
          <w:lang w:val="en-US"/>
        </w:rPr>
      </w:pPr>
      <w:r>
        <w:rPr>
          <w:rStyle w:val="CommentReference"/>
        </w:rPr>
        <w:annotationRef/>
      </w:r>
      <w:r w:rsidRPr="006D1C96">
        <w:rPr>
          <w:lang w:val="en-US"/>
        </w:rPr>
        <w:t>This is centered in the same way as above</w:t>
      </w:r>
    </w:p>
  </w:comment>
  <w:comment w:id="734" w:author="Max Lindmark" w:date="2020-02-01T10:20:00Z" w:initials="ML">
    <w:p w14:paraId="5C0FE86C" w14:textId="71F9BB17" w:rsidR="0081422C" w:rsidRPr="00457D7E" w:rsidRDefault="0081422C">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746" w:author="Max Lindmark" w:date="2020-04-23T13:14:00Z" w:initials="ML">
    <w:p w14:paraId="00F25D99" w14:textId="42876C7C" w:rsidR="0081422C" w:rsidRPr="00EA5CFC" w:rsidRDefault="0081422C">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751" w:author="Max Lindmark" w:date="2020-04-23T17:11:00Z" w:initials="ML">
    <w:p w14:paraId="262E4B93" w14:textId="77777777" w:rsidR="0081422C" w:rsidRDefault="0081422C"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9160AD0" w14:textId="77777777" w:rsidR="0081422C" w:rsidRDefault="0081422C" w:rsidP="006B00B7">
      <w:pPr>
        <w:pStyle w:val="CommentText"/>
        <w:rPr>
          <w:lang w:val="en-US"/>
        </w:rPr>
      </w:pPr>
    </w:p>
    <w:p w14:paraId="3DA9A12F" w14:textId="2DBFDE63" w:rsidR="0081422C" w:rsidRDefault="0081422C" w:rsidP="006B00B7">
      <w:pPr>
        <w:pStyle w:val="CommentText"/>
        <w:rPr>
          <w:lang w:val="en-US"/>
        </w:rPr>
      </w:pPr>
      <w:r>
        <w:rPr>
          <w:lang w:val="en-US"/>
        </w:rPr>
        <w:t xml:space="preserve">When I use a sd of 0.5 (precision = 4), I see that the mean of all species intercepts (mu_b0) is pulled to the prior, although all the other parameters’ priors are essentially flat around the posterior and they look fine with that precision. </w:t>
      </w:r>
    </w:p>
    <w:p w14:paraId="2F9956D3" w14:textId="77777777" w:rsidR="0081422C" w:rsidRDefault="0081422C" w:rsidP="006B00B7">
      <w:pPr>
        <w:pStyle w:val="CommentText"/>
        <w:rPr>
          <w:lang w:val="en-US"/>
        </w:rPr>
      </w:pPr>
    </w:p>
    <w:p w14:paraId="28A4B2D2" w14:textId="5CC5A2CD" w:rsidR="0081422C" w:rsidRDefault="0081422C" w:rsidP="006B00B7">
      <w:pPr>
        <w:pStyle w:val="CommentText"/>
        <w:rPr>
          <w:lang w:val="en-US"/>
        </w:rPr>
      </w:pPr>
      <w:r>
        <w:rPr>
          <w:lang w:val="en-US"/>
        </w:rPr>
        <w:t>Despite that they all look fine and overall very similar (</w:t>
      </w:r>
      <w:r w:rsidR="008F4B29">
        <w:rPr>
          <w:lang w:val="en-US"/>
        </w:rPr>
        <w:t xml:space="preserve">~third </w:t>
      </w:r>
      <w:r>
        <w:rPr>
          <w:lang w:val="en-US"/>
        </w:rPr>
        <w:t xml:space="preserve">decimals), I will instead increase the standard deviation to 1 </w:t>
      </w:r>
      <w:r w:rsidR="001B7693">
        <w:rPr>
          <w:lang w:val="en-US"/>
        </w:rPr>
        <w:t xml:space="preserve">(from the 0.5 I wanted to use in the beginning) </w:t>
      </w:r>
      <w:r>
        <w:rPr>
          <w:lang w:val="en-US"/>
        </w:rPr>
        <w:t>in these priors for the average species effect, and to sd=5 for the intercept…</w:t>
      </w:r>
    </w:p>
    <w:p w14:paraId="516CF7C8" w14:textId="77777777" w:rsidR="0081422C" w:rsidRDefault="0081422C" w:rsidP="006B00B7">
      <w:pPr>
        <w:pStyle w:val="CommentText"/>
        <w:rPr>
          <w:lang w:val="en-US"/>
        </w:rPr>
      </w:pPr>
    </w:p>
    <w:p w14:paraId="261135A4" w14:textId="6C4914B4" w:rsidR="0081422C" w:rsidRPr="006B00B7" w:rsidRDefault="0081422C">
      <w:pPr>
        <w:pStyle w:val="CommentText"/>
        <w:rPr>
          <w:lang w:val="en-US"/>
        </w:rPr>
      </w:pPr>
      <w:r>
        <w:rPr>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754" w:author="Max Lindmark" w:date="2020-04-22T17:37:00Z" w:initials="ML">
    <w:p w14:paraId="281B944D" w14:textId="0261B523" w:rsidR="0081422C" w:rsidRDefault="0081422C"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45DCDFF" w14:textId="77777777" w:rsidR="0081422C" w:rsidRDefault="0081422C" w:rsidP="00604739">
      <w:pPr>
        <w:pStyle w:val="CommentText"/>
        <w:rPr>
          <w:lang w:val="en-US"/>
        </w:rPr>
      </w:pPr>
    </w:p>
    <w:p w14:paraId="41CDC50F" w14:textId="4D99DF0E" w:rsidR="0081422C" w:rsidRDefault="0081422C" w:rsidP="00604739">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0E0DAD70" w14:textId="77777777" w:rsidR="0081422C" w:rsidRDefault="0081422C" w:rsidP="00604739">
      <w:pPr>
        <w:pStyle w:val="CommentText"/>
        <w:rPr>
          <w:lang w:val="en-US"/>
        </w:rPr>
      </w:pPr>
    </w:p>
    <w:p w14:paraId="3A4DED61" w14:textId="06D4C768" w:rsidR="0081422C" w:rsidRDefault="0081422C">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278C350D" w14:textId="77777777" w:rsidR="0081422C" w:rsidRDefault="0081422C">
      <w:pPr>
        <w:pStyle w:val="CommentText"/>
        <w:rPr>
          <w:lang w:val="en-US"/>
        </w:rPr>
      </w:pPr>
    </w:p>
    <w:p w14:paraId="004EA587" w14:textId="6DF5AD1E" w:rsidR="0081422C" w:rsidRPr="00604739" w:rsidRDefault="0081422C">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758" w:author="Max Lindmark" w:date="2020-04-23T13:13:00Z" w:initials="ML">
    <w:p w14:paraId="226E2E76" w14:textId="48882647" w:rsidR="0081422C" w:rsidRPr="00A52899" w:rsidRDefault="0081422C">
      <w:pPr>
        <w:pStyle w:val="CommentText"/>
        <w:rPr>
          <w:lang w:val="en-US"/>
        </w:rPr>
      </w:pPr>
      <w:r>
        <w:rPr>
          <w:rStyle w:val="CommentReference"/>
        </w:rPr>
        <w:annotationRef/>
      </w:r>
      <w:r w:rsidRPr="00A52899">
        <w:rPr>
          <w:lang w:val="en-US"/>
        </w:rPr>
        <w:t>Wops, th</w:t>
      </w:r>
      <w:r>
        <w:rPr>
          <w:lang w:val="en-US"/>
        </w:rPr>
        <w:t xml:space="preserve">is is also incorrect. This reflects mass-specific priors, but I hadn’t switched to mass-specific values at that time. Luckily the prior was so flat </w:t>
      </w:r>
      <w:r w:rsidR="00BB37C1">
        <w:rPr>
          <w:lang w:val="en-US"/>
        </w:rPr>
        <w:t xml:space="preserve">around the data anyway </w:t>
      </w:r>
      <w:r>
        <w:rPr>
          <w:lang w:val="en-US"/>
        </w:rPr>
        <w:t>it did not really matter!</w:t>
      </w:r>
    </w:p>
  </w:comment>
  <w:comment w:id="762" w:author="Max Lindmark" w:date="2020-04-22T13:02:00Z" w:initials="ML">
    <w:p w14:paraId="4D42B2DD" w14:textId="16F7B5CF" w:rsidR="0081422C" w:rsidRPr="0083302E" w:rsidRDefault="0081422C">
      <w:pPr>
        <w:pStyle w:val="CommentText"/>
        <w:rPr>
          <w:lang w:val="en-US"/>
        </w:rPr>
      </w:pPr>
      <w:r>
        <w:rPr>
          <w:rStyle w:val="CommentReference"/>
        </w:rPr>
        <w:annotationRef/>
      </w:r>
      <w:r w:rsidR="006E0705" w:rsidRPr="0083302E">
        <w:rPr>
          <w:rStyle w:val="CommentReference"/>
          <w:lang w:val="en-US"/>
        </w:rPr>
        <w:t>I changed this just before the thesis but before I wrongly called this the activation energy. But the activation energy is positive, the slope is -activation energy!</w:t>
      </w:r>
    </w:p>
  </w:comment>
  <w:comment w:id="772" w:author="Max Lindmark" w:date="2020-04-22T17:04:00Z" w:initials="ML">
    <w:p w14:paraId="3F4DDA1D" w14:textId="637254DA" w:rsidR="0081422C" w:rsidRPr="000C4232" w:rsidRDefault="0081422C"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81422C" w:rsidRDefault="0081422C">
      <w:pPr>
        <w:pStyle w:val="CommentText"/>
      </w:pPr>
    </w:p>
  </w:comment>
  <w:comment w:id="775" w:author="Max Lindmark" w:date="2020-04-22T17:39:00Z" w:initials="ML">
    <w:p w14:paraId="26AE3624" w14:textId="3E13B6BB" w:rsidR="0081422C" w:rsidRPr="00A90EE9" w:rsidRDefault="0081422C">
      <w:pPr>
        <w:pStyle w:val="CommentText"/>
        <w:rPr>
          <w:lang w:val="en-US"/>
        </w:rPr>
      </w:pPr>
      <w:r>
        <w:rPr>
          <w:rStyle w:val="CommentReference"/>
        </w:rPr>
        <w:annotationRef/>
      </w:r>
      <w:r w:rsidRPr="00A90EE9">
        <w:rPr>
          <w:lang w:val="en-US"/>
        </w:rPr>
        <w:t>Check priors here</w:t>
      </w:r>
    </w:p>
  </w:comment>
  <w:comment w:id="808" w:author="Max Lindmark" w:date="2020-04-22T17:39:00Z" w:initials="ML">
    <w:p w14:paraId="1555FC6E" w14:textId="1C611307" w:rsidR="0035796F" w:rsidRPr="00A90EE9" w:rsidRDefault="0035796F">
      <w:pPr>
        <w:pStyle w:val="CommentText"/>
        <w:rPr>
          <w:lang w:val="en-US"/>
        </w:rPr>
      </w:pPr>
      <w:r>
        <w:rPr>
          <w:rStyle w:val="CommentReference"/>
        </w:rPr>
        <w:annotationRef/>
      </w:r>
      <w:r w:rsidRPr="00A90EE9">
        <w:rPr>
          <w:lang w:val="en-US"/>
        </w:rPr>
        <w:t>Che</w:t>
      </w:r>
      <w:r>
        <w:rPr>
          <w:lang w:val="en-US"/>
        </w:rPr>
        <w:t>ck priors here</w:t>
      </w:r>
    </w:p>
  </w:comment>
  <w:comment w:id="814" w:author="Max Lindmark" w:date="2020-05-06T16:39:00Z" w:initials="ML">
    <w:p w14:paraId="521AB0A0" w14:textId="1DE22104" w:rsidR="000B5D8C" w:rsidRPr="00B2496E" w:rsidRDefault="000B5D8C">
      <w:pPr>
        <w:pStyle w:val="CommentText"/>
        <w:rPr>
          <w:lang w:val="en-US"/>
        </w:rPr>
      </w:pPr>
      <w:r>
        <w:rPr>
          <w:rStyle w:val="CommentReference"/>
        </w:rPr>
        <w:annotationRef/>
      </w:r>
      <w:r w:rsidRPr="00B2496E">
        <w:rPr>
          <w:lang w:val="en-US"/>
        </w:rPr>
        <w:t>Start with growth!!</w:t>
      </w:r>
    </w:p>
  </w:comment>
  <w:comment w:id="818" w:author="Jan Ohlberger" w:date="2020-01-21T14:07:00Z" w:initials="Ca">
    <w:p w14:paraId="03B53C1D" w14:textId="77777777" w:rsidR="0081422C" w:rsidRPr="002D70E2" w:rsidRDefault="0081422C" w:rsidP="00F85DA2">
      <w:pPr>
        <w:pStyle w:val="CommentText"/>
        <w:rPr>
          <w:lang w:val="en-GB"/>
        </w:rPr>
      </w:pPr>
      <w:r>
        <w:rPr>
          <w:rStyle w:val="CommentReference"/>
        </w:rPr>
        <w:annotationRef/>
      </w:r>
      <w:r w:rsidRPr="002D70E2">
        <w:rPr>
          <w:lang w:val="en-GB"/>
        </w:rPr>
        <w:t>Maybe better in the discussion…</w:t>
      </w:r>
    </w:p>
  </w:comment>
  <w:comment w:id="819" w:author="Max Lindmark" w:date="2020-01-28T15:33:00Z" w:initials="ML">
    <w:p w14:paraId="5ACFCA4C" w14:textId="021245C5" w:rsidR="0081422C" w:rsidRPr="00457D7E" w:rsidRDefault="0081422C"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820" w:author="Jan Ohlberger" w:date="2020-02-06T12:45:00Z" w:initials="Ca">
    <w:p w14:paraId="639B754C" w14:textId="492BBA9B" w:rsidR="0081422C" w:rsidRPr="00457D7E" w:rsidRDefault="0081422C">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912" w:author="Jan Ohlberger" w:date="2020-01-21T14:57:00Z" w:initials="Ca">
    <w:p w14:paraId="14C41261" w14:textId="77777777" w:rsidR="0081422C" w:rsidRPr="002D70E2" w:rsidRDefault="0081422C">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81422C" w:rsidRPr="002D70E2" w:rsidRDefault="0081422C">
      <w:pPr>
        <w:pStyle w:val="CommentText"/>
        <w:rPr>
          <w:lang w:val="en-GB"/>
        </w:rPr>
      </w:pPr>
    </w:p>
    <w:p w14:paraId="6653FE73" w14:textId="0A209DBF" w:rsidR="0081422C" w:rsidRPr="002D70E2" w:rsidRDefault="0081422C">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81422C" w:rsidRPr="002D70E2" w:rsidRDefault="0081422C">
      <w:pPr>
        <w:pStyle w:val="CommentText"/>
        <w:rPr>
          <w:lang w:val="en-GB"/>
        </w:rPr>
      </w:pPr>
    </w:p>
    <w:p w14:paraId="0FEAD394" w14:textId="58BEC5A8" w:rsidR="0081422C" w:rsidRPr="002D70E2" w:rsidRDefault="0081422C">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81422C" w:rsidRPr="002D70E2" w:rsidRDefault="0081422C">
      <w:pPr>
        <w:pStyle w:val="CommentText"/>
        <w:rPr>
          <w:lang w:val="en-GB"/>
        </w:rPr>
      </w:pPr>
    </w:p>
    <w:p w14:paraId="08A228F7" w14:textId="601A6767" w:rsidR="0081422C" w:rsidRPr="002D70E2" w:rsidRDefault="0081422C">
      <w:pPr>
        <w:pStyle w:val="CommentText"/>
        <w:rPr>
          <w:lang w:val="en-GB"/>
        </w:rPr>
      </w:pPr>
      <w:r w:rsidRPr="002D70E2">
        <w:rPr>
          <w:lang w:val="en-GB"/>
        </w:rPr>
        <w:t>The overall mean of 6°C, on the other hand, seems reasonable.</w:t>
      </w:r>
    </w:p>
    <w:p w14:paraId="19AF2500" w14:textId="65C98CB9" w:rsidR="0081422C" w:rsidRPr="002D70E2" w:rsidRDefault="0081422C">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81422C" w:rsidRPr="002D70E2" w:rsidRDefault="0081422C">
      <w:pPr>
        <w:pStyle w:val="CommentText"/>
        <w:rPr>
          <w:lang w:val="en-GB"/>
        </w:rPr>
      </w:pPr>
    </w:p>
    <w:p w14:paraId="32692339" w14:textId="77C0DC03" w:rsidR="0081422C" w:rsidRPr="002D70E2" w:rsidRDefault="0081422C">
      <w:pPr>
        <w:pStyle w:val="CommentText"/>
        <w:rPr>
          <w:lang w:val="en-GB"/>
        </w:rPr>
      </w:pPr>
      <w:r w:rsidRPr="002D70E2">
        <w:rPr>
          <w:lang w:val="en-GB"/>
        </w:rPr>
        <w:t>I know this seems very picky - but somehow these are extreme enough to warrant further scrutiny in my view</w:t>
      </w:r>
    </w:p>
  </w:comment>
  <w:comment w:id="913" w:author="Max Lindmark" w:date="2020-01-28T15:25:00Z" w:initials="ML">
    <w:p w14:paraId="18CB7814" w14:textId="77777777" w:rsidR="0081422C" w:rsidRPr="00457D7E" w:rsidRDefault="0081422C">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81422C" w:rsidRPr="00457D7E" w:rsidRDefault="0081422C">
      <w:pPr>
        <w:pStyle w:val="CommentText"/>
        <w:rPr>
          <w:lang w:val="en-GB"/>
        </w:rPr>
      </w:pPr>
    </w:p>
    <w:p w14:paraId="3F9AF4D5" w14:textId="506AAFAA" w:rsidR="0081422C" w:rsidRPr="00457D7E" w:rsidRDefault="0081422C">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81422C" w:rsidRPr="00457D7E" w:rsidRDefault="0081422C">
      <w:pPr>
        <w:pStyle w:val="CommentText"/>
        <w:rPr>
          <w:lang w:val="en-GB"/>
        </w:rPr>
      </w:pPr>
    </w:p>
    <w:p w14:paraId="09190D46" w14:textId="0DD35202" w:rsidR="0081422C" w:rsidRPr="00457D7E" w:rsidRDefault="0081422C">
      <w:pPr>
        <w:pStyle w:val="CommentText"/>
        <w:rPr>
          <w:lang w:val="en-GB"/>
        </w:rPr>
      </w:pPr>
      <w:r w:rsidRPr="00457D7E">
        <w:rPr>
          <w:lang w:val="en-GB"/>
        </w:rPr>
        <w:t>Since we only use this metric for a few species now (only growth and consumption), we can probably afford to refine it.</w:t>
      </w:r>
    </w:p>
  </w:comment>
  <w:comment w:id="914" w:author="Max Lindmark" w:date="2020-02-06T10:42:00Z" w:initials="ML">
    <w:p w14:paraId="2E7A1F17" w14:textId="00618321" w:rsidR="0081422C" w:rsidRPr="00457D7E" w:rsidRDefault="0081422C">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925" w:author="Max Lindmark" w:date="2020-01-31T19:19:00Z" w:initials="ML">
    <w:p w14:paraId="5FA02F3D" w14:textId="7C54B478" w:rsidR="0081422C" w:rsidRPr="00457D7E" w:rsidRDefault="0081422C">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959" w:author="Max Lindmark" w:date="2020-02-06T10:46:00Z" w:initials="ML">
    <w:p w14:paraId="24D3DCE9" w14:textId="4844CFD2" w:rsidR="0081422C" w:rsidRPr="00457D7E" w:rsidRDefault="0081422C">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960" w:author="Max Lindmark" w:date="2020-02-06T10:46:00Z" w:initials="ML">
    <w:p w14:paraId="12E58D26" w14:textId="50EEB09E" w:rsidR="0081422C" w:rsidRPr="00457D7E" w:rsidRDefault="0081422C">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961" w:author="Max Lindmark" w:date="2020-04-22T11:45:00Z" w:initials="ML">
    <w:p w14:paraId="4BC6E64A" w14:textId="30A6C380" w:rsidR="0081422C" w:rsidRDefault="0081422C"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81422C" w:rsidRDefault="0081422C" w:rsidP="00D764E3">
      <w:pPr>
        <w:pStyle w:val="CommentText"/>
        <w:rPr>
          <w:lang w:val="en-US"/>
        </w:rPr>
      </w:pPr>
    </w:p>
    <w:p w14:paraId="719F1B6C" w14:textId="73DD86EC" w:rsidR="0081422C" w:rsidRDefault="0081422C" w:rsidP="00D764E3">
      <w:pPr>
        <w:pStyle w:val="CommentText"/>
        <w:rPr>
          <w:lang w:val="en-US"/>
        </w:rPr>
      </w:pPr>
      <w:r>
        <w:rPr>
          <w:rStyle w:val="CommentReference"/>
        </w:rPr>
        <w:annotationRef/>
      </w: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 and note these models are not among the “best” anyway!</w:t>
      </w:r>
    </w:p>
    <w:p w14:paraId="7FEBEBC7" w14:textId="77777777" w:rsidR="0081422C" w:rsidRDefault="0081422C" w:rsidP="00D764E3">
      <w:pPr>
        <w:pStyle w:val="CommentText"/>
        <w:rPr>
          <w:lang w:val="en-US"/>
        </w:rPr>
      </w:pPr>
    </w:p>
    <w:p w14:paraId="18C120B7" w14:textId="77777777" w:rsidR="0081422C" w:rsidRDefault="0081422C" w:rsidP="00D764E3">
      <w:pPr>
        <w:pStyle w:val="CommentText"/>
        <w:rPr>
          <w:lang w:val="en-US"/>
        </w:rPr>
      </w:pPr>
      <w:r>
        <w:rPr>
          <w:lang w:val="en-US"/>
        </w:rPr>
        <w:t>I also gave the simplest model the highest number.</w:t>
      </w:r>
    </w:p>
    <w:p w14:paraId="4410C3DA" w14:textId="77777777" w:rsidR="0081422C" w:rsidRPr="0018740A" w:rsidRDefault="0081422C" w:rsidP="00D764E3">
      <w:pPr>
        <w:pStyle w:val="CommentText"/>
        <w:rPr>
          <w:lang w:val="en-US"/>
        </w:rPr>
      </w:pPr>
      <w:r>
        <w:rPr>
          <w:lang w:val="en-US"/>
        </w:rPr>
        <w:br/>
        <w:t xml:space="preserve">Maybe it’s just easiest if you compare these three models with an earlier version </w:t>
      </w:r>
      <w:r w:rsidRPr="000B5162">
        <w:rPr>
          <w:lang w:val="en-US"/>
        </w:rPr>
        <w:sym w:font="Wingdings" w:char="F04A"/>
      </w:r>
    </w:p>
    <w:p w14:paraId="00135990" w14:textId="523664F3" w:rsidR="0081422C" w:rsidRPr="00D764E3" w:rsidRDefault="0081422C">
      <w:pPr>
        <w:pStyle w:val="CommentText"/>
        <w:rPr>
          <w:lang w:val="en-US"/>
        </w:rPr>
      </w:pPr>
    </w:p>
  </w:comment>
  <w:comment w:id="962" w:author="Max Lindmark" w:date="2020-05-06T16:39:00Z" w:initials="ML">
    <w:p w14:paraId="41A42CB5" w14:textId="1B1742A9" w:rsidR="00B2496E" w:rsidRPr="002A7E80" w:rsidRDefault="00B2496E">
      <w:pPr>
        <w:pStyle w:val="CommentText"/>
        <w:rPr>
          <w:lang w:val="en-US"/>
        </w:rPr>
      </w:pPr>
      <w:r>
        <w:rPr>
          <w:rStyle w:val="CommentReference"/>
        </w:rPr>
        <w:annotationRef/>
      </w:r>
      <w:r w:rsidRPr="002A7E80">
        <w:rPr>
          <w:lang w:val="en-US"/>
        </w:rPr>
        <w:t>Switch place</w:t>
      </w:r>
      <w:r w:rsidR="00F62E29">
        <w:rPr>
          <w:lang w:val="en-US"/>
        </w:rPr>
        <w:t xml:space="preserve"> with growth</w:t>
      </w:r>
    </w:p>
  </w:comment>
  <w:comment w:id="963" w:author="Max Lindmark" w:date="2020-04-24T10:07:00Z" w:initials="ML">
    <w:p w14:paraId="4BE8DA61" w14:textId="0B7DB407" w:rsidR="0081422C" w:rsidRPr="002E1CD9" w:rsidRDefault="0081422C">
      <w:pPr>
        <w:pStyle w:val="CommentText"/>
        <w:rPr>
          <w:lang w:val="en-US"/>
        </w:rPr>
      </w:pPr>
      <w:r>
        <w:rPr>
          <w:rStyle w:val="CommentReference"/>
        </w:rPr>
        <w:annotationRef/>
      </w:r>
      <w:r w:rsidRPr="002E1CD9">
        <w:rPr>
          <w:lang w:val="en-US"/>
        </w:rPr>
        <w:t>Should I be</w:t>
      </w:r>
      <w:r>
        <w:rPr>
          <w:lang w:val="en-US"/>
        </w:rPr>
        <w:t xml:space="preserve"> more consistence with the naming? Eg mass-coefficient?</w:t>
      </w:r>
    </w:p>
  </w:comment>
  <w:comment w:id="964" w:author="Max Lindmark" w:date="2020-04-24T10:34:00Z" w:initials="ML">
    <w:p w14:paraId="7070164E" w14:textId="076DB705" w:rsidR="0081422C" w:rsidRPr="006F6994" w:rsidRDefault="0081422C">
      <w:pPr>
        <w:pStyle w:val="CommentText"/>
        <w:rPr>
          <w:lang w:val="en-US"/>
        </w:rPr>
      </w:pPr>
      <w:r>
        <w:rPr>
          <w:rStyle w:val="CommentReference"/>
        </w:rPr>
        <w:annotationRef/>
      </w:r>
      <w:r w:rsidRPr="006F6994">
        <w:rPr>
          <w:lang w:val="en-US"/>
        </w:rPr>
        <w:t>Note I chan</w:t>
      </w:r>
      <w:r>
        <w:rPr>
          <w:lang w:val="en-US"/>
        </w:rPr>
        <w:t>ged the layout a little bit. I didn’t think there was a advtangate o</w:t>
      </w:r>
    </w:p>
  </w:comment>
  <w:comment w:id="965" w:author="Jan Ohlberger" w:date="2020-01-21T15:43:00Z" w:initials="Ca">
    <w:p w14:paraId="1A238F9A" w14:textId="09E0F2FF" w:rsidR="0081422C" w:rsidRPr="002D70E2" w:rsidRDefault="0081422C">
      <w:pPr>
        <w:pStyle w:val="CommentText"/>
        <w:rPr>
          <w:lang w:val="en-GB"/>
        </w:rPr>
      </w:pPr>
      <w:r>
        <w:rPr>
          <w:rStyle w:val="CommentReference"/>
        </w:rPr>
        <w:annotationRef/>
      </w:r>
      <w:r w:rsidRPr="002D70E2">
        <w:rPr>
          <w:lang w:val="en-GB"/>
        </w:rPr>
        <w:t xml:space="preserve">Maybe better? </w:t>
      </w:r>
    </w:p>
  </w:comment>
  <w:comment w:id="966" w:author="Max Lindmark" w:date="2020-01-28T15:58:00Z" w:initials="ML">
    <w:p w14:paraId="50BCCDCC" w14:textId="2E84632D" w:rsidR="0081422C" w:rsidRPr="00457D7E" w:rsidRDefault="0081422C">
      <w:pPr>
        <w:pStyle w:val="CommentText"/>
        <w:rPr>
          <w:lang w:val="en-GB"/>
        </w:rPr>
      </w:pPr>
      <w:r>
        <w:rPr>
          <w:rStyle w:val="CommentReference"/>
        </w:rPr>
        <w:annotationRef/>
      </w:r>
      <w:r w:rsidRPr="00457D7E">
        <w:rPr>
          <w:lang w:val="en-GB"/>
        </w:rPr>
        <w:t>Or average?</w:t>
      </w:r>
    </w:p>
  </w:comment>
  <w:comment w:id="967" w:author="Anna Gårdmark" w:date="2020-02-03T15:34:00Z" w:initials="AG">
    <w:p w14:paraId="5DD4C2DF" w14:textId="5A828D45" w:rsidR="0081422C" w:rsidRPr="00404F83" w:rsidRDefault="0081422C">
      <w:pPr>
        <w:pStyle w:val="CommentText"/>
        <w:rPr>
          <w:lang w:val="en-GB"/>
        </w:rPr>
      </w:pPr>
      <w:r>
        <w:rPr>
          <w:rStyle w:val="CommentReference"/>
        </w:rPr>
        <w:annotationRef/>
      </w:r>
      <w:r w:rsidRPr="00404F83">
        <w:rPr>
          <w:lang w:val="en-GB"/>
        </w:rPr>
        <w:t>average is better, I think</w:t>
      </w:r>
    </w:p>
  </w:comment>
  <w:comment w:id="968" w:author="Max Lindmark" w:date="2020-02-06T11:11:00Z" w:initials="ML">
    <w:p w14:paraId="70D4CCDD" w14:textId="77777777" w:rsidR="0081422C" w:rsidRPr="00457D7E" w:rsidRDefault="0081422C"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81422C" w:rsidRPr="00457D7E" w:rsidRDefault="0081422C" w:rsidP="00AE4AF5">
      <w:pPr>
        <w:pStyle w:val="CommentText"/>
        <w:rPr>
          <w:b/>
          <w:bCs/>
          <w:lang w:val="en-GB"/>
        </w:rPr>
      </w:pPr>
    </w:p>
    <w:p w14:paraId="396C1A80" w14:textId="77777777" w:rsidR="0081422C" w:rsidRPr="00457D7E" w:rsidRDefault="0081422C" w:rsidP="00AE4AF5">
      <w:pPr>
        <w:pStyle w:val="CommentText"/>
        <w:rPr>
          <w:b/>
          <w:bCs/>
          <w:lang w:val="en-GB"/>
        </w:rPr>
      </w:pPr>
      <w:r w:rsidRPr="00457D7E">
        <w:rPr>
          <w:b/>
          <w:bCs/>
          <w:lang w:val="en-GB"/>
        </w:rPr>
        <w:t>Most importantly, we should make sure to be consistent…</w:t>
      </w:r>
    </w:p>
    <w:p w14:paraId="5112A399" w14:textId="034185F5" w:rsidR="0081422C" w:rsidRPr="00457D7E" w:rsidRDefault="0081422C">
      <w:pPr>
        <w:pStyle w:val="CommentText"/>
        <w:rPr>
          <w:b/>
          <w:bCs/>
          <w:lang w:val="en-GB"/>
        </w:rPr>
      </w:pPr>
    </w:p>
  </w:comment>
  <w:comment w:id="969" w:author="Max Lindmark" w:date="2020-02-06T11:11:00Z" w:initials="ML">
    <w:p w14:paraId="2D701D9D" w14:textId="77777777" w:rsidR="0081422C" w:rsidRPr="00457D7E" w:rsidRDefault="0081422C">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81422C" w:rsidRPr="00457D7E" w:rsidRDefault="0081422C">
      <w:pPr>
        <w:pStyle w:val="CommentText"/>
        <w:rPr>
          <w:lang w:val="en-GB"/>
        </w:rPr>
      </w:pPr>
    </w:p>
    <w:p w14:paraId="76F23DB8" w14:textId="267E38A7" w:rsidR="0081422C" w:rsidRPr="00457D7E" w:rsidRDefault="0081422C">
      <w:pPr>
        <w:pStyle w:val="CommentText"/>
        <w:rPr>
          <w:lang w:val="en-GB"/>
        </w:rPr>
      </w:pPr>
      <w:r w:rsidRPr="00457D7E">
        <w:rPr>
          <w:lang w:val="en-GB"/>
        </w:rPr>
        <w:t>I agree that average isn’t perfect either, because the species doesn’t have to be average for us to make a qualified guess!</w:t>
      </w:r>
    </w:p>
  </w:comment>
  <w:comment w:id="970" w:author="Anna Gårdmark" w:date="2020-02-07T07:48:00Z" w:initials="AG">
    <w:p w14:paraId="4A3ACB85" w14:textId="54318309" w:rsidR="0081422C" w:rsidRPr="0098521B" w:rsidRDefault="0081422C">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971" w:author="Max Lindmark" w:date="2020-04-24T10:08:00Z" w:initials="ML">
    <w:p w14:paraId="24050E56" w14:textId="4946F477" w:rsidR="0081422C" w:rsidRPr="002460B7" w:rsidRDefault="0081422C">
      <w:pPr>
        <w:pStyle w:val="CommentText"/>
        <w:rPr>
          <w:lang w:val="en-US"/>
        </w:rPr>
      </w:pPr>
      <w:r>
        <w:rPr>
          <w:rStyle w:val="CommentReference"/>
        </w:rPr>
        <w:annotationRef/>
      </w:r>
      <w:r w:rsidRPr="002460B7">
        <w:rPr>
          <w:lang w:val="en-US"/>
        </w:rPr>
        <w:t>how about unmeasured?</w:t>
      </w:r>
    </w:p>
  </w:comment>
  <w:comment w:id="987" w:author="Max Lindmark" w:date="2020-01-31T16:35:00Z" w:initials="ML">
    <w:p w14:paraId="166CC7DC" w14:textId="59BE92AA" w:rsidR="0081422C" w:rsidRPr="00457D7E" w:rsidRDefault="0081422C">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1023" w:author="Max Lindmark" w:date="2020-01-31T11:40:00Z" w:initials="ML">
    <w:p w14:paraId="3FA41E8E" w14:textId="77777777" w:rsidR="0081422C" w:rsidRPr="00457D7E" w:rsidRDefault="0081422C">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81422C" w:rsidRPr="00457D7E" w:rsidRDefault="0081422C">
      <w:pPr>
        <w:pStyle w:val="CommentText"/>
        <w:rPr>
          <w:lang w:val="en-GB"/>
        </w:rPr>
      </w:pPr>
    </w:p>
    <w:p w14:paraId="00A045FC" w14:textId="77777777" w:rsidR="0081422C" w:rsidRPr="00457D7E" w:rsidRDefault="0081422C">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81422C" w:rsidRPr="00457D7E" w:rsidRDefault="0081422C">
      <w:pPr>
        <w:pStyle w:val="CommentText"/>
        <w:rPr>
          <w:lang w:val="en-GB"/>
        </w:rPr>
      </w:pPr>
    </w:p>
    <w:p w14:paraId="41133D76" w14:textId="77777777" w:rsidR="0081422C" w:rsidRPr="00457D7E" w:rsidRDefault="0081422C">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81422C" w:rsidRPr="00457D7E" w:rsidRDefault="0081422C">
      <w:pPr>
        <w:pStyle w:val="CommentText"/>
        <w:rPr>
          <w:lang w:val="en-GB"/>
        </w:rPr>
      </w:pPr>
    </w:p>
    <w:p w14:paraId="15D8F8B8" w14:textId="56B3EF2B" w:rsidR="0081422C" w:rsidRPr="00457D7E" w:rsidRDefault="0081422C">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063" w:author="Max Lindmark" w:date="2020-01-28T19:59:00Z" w:initials="ML">
    <w:p w14:paraId="5EE5D0B0" w14:textId="18144D67" w:rsidR="0081422C" w:rsidRPr="00457D7E" w:rsidRDefault="0081422C">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1064" w:author="Anna Gårdmark" w:date="2020-02-04T08:48:00Z" w:initials="AG">
    <w:p w14:paraId="2495A2F5" w14:textId="4AD93A43" w:rsidR="0081422C" w:rsidRPr="00BD7D6F" w:rsidRDefault="0081422C">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1065" w:author="Max Lindmark" w:date="2020-02-06T11:32:00Z" w:initials="ML">
    <w:p w14:paraId="758C28E2" w14:textId="1BA6FDF0" w:rsidR="0081422C" w:rsidRPr="00457D7E" w:rsidRDefault="0081422C">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1066" w:author="Anna Gårdmark" w:date="2020-02-07T08:09:00Z" w:initials="AG">
    <w:p w14:paraId="2AC900F7" w14:textId="0FBF6277" w:rsidR="0081422C" w:rsidRPr="00641ACD" w:rsidRDefault="0081422C">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BAyesian approach?</w:t>
      </w:r>
    </w:p>
  </w:comment>
  <w:comment w:id="1067" w:author="Max Lindmark" w:date="2020-02-08T17:31:00Z" w:initials="ML">
    <w:p w14:paraId="6B92B139" w14:textId="6D8EC9A7" w:rsidR="0081422C" w:rsidRPr="00C41DFC" w:rsidRDefault="0081422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1068" w:author="Anna Gårdmark" w:date="2020-02-04T08:56:00Z" w:initials="AG">
    <w:p w14:paraId="0D13AD99" w14:textId="278CD4EB" w:rsidR="0081422C" w:rsidRPr="002C5859" w:rsidRDefault="0081422C">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1069" w:author="Max Lindmark" w:date="2020-02-06T11:36:00Z" w:initials="ML">
    <w:p w14:paraId="6A2D3C14" w14:textId="77777777" w:rsidR="0081422C" w:rsidRPr="00457D7E" w:rsidRDefault="0081422C">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81422C" w:rsidRPr="00457D7E" w:rsidRDefault="0081422C">
      <w:pPr>
        <w:pStyle w:val="CommentText"/>
        <w:rPr>
          <w:lang w:val="en-GB"/>
        </w:rPr>
      </w:pPr>
    </w:p>
    <w:p w14:paraId="48DC857D" w14:textId="71B86F82" w:rsidR="0081422C" w:rsidRPr="00457D7E" w:rsidRDefault="0081422C">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81422C" w:rsidRPr="00457D7E" w:rsidRDefault="0081422C">
      <w:pPr>
        <w:pStyle w:val="CommentText"/>
        <w:rPr>
          <w:lang w:val="en-GB"/>
        </w:rPr>
      </w:pPr>
    </w:p>
    <w:p w14:paraId="776601BB" w14:textId="24F08D9F" w:rsidR="0081422C" w:rsidRPr="00457D7E" w:rsidRDefault="0081422C">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81422C" w:rsidRPr="00457D7E" w:rsidRDefault="0081422C">
      <w:pPr>
        <w:pStyle w:val="CommentText"/>
        <w:rPr>
          <w:lang w:val="en-GB"/>
        </w:rPr>
      </w:pPr>
    </w:p>
    <w:p w14:paraId="1147DE57" w14:textId="77777777" w:rsidR="0081422C" w:rsidRPr="00457D7E" w:rsidRDefault="0081422C">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81422C" w:rsidRPr="00457D7E" w:rsidRDefault="0081422C">
      <w:pPr>
        <w:pStyle w:val="CommentText"/>
        <w:rPr>
          <w:lang w:val="en-GB"/>
        </w:rPr>
      </w:pPr>
    </w:p>
    <w:p w14:paraId="4565C1F9" w14:textId="5BECAB48" w:rsidR="0081422C" w:rsidRPr="00457D7E" w:rsidRDefault="0081422C">
      <w:pPr>
        <w:pStyle w:val="CommentText"/>
        <w:rPr>
          <w:lang w:val="en-GB"/>
        </w:rPr>
      </w:pPr>
      <w:r w:rsidRPr="00457D7E">
        <w:rPr>
          <w:lang w:val="en-GB"/>
        </w:rPr>
        <w:t>Agree this needs to be made clearer. See the paragraph below!</w:t>
      </w:r>
    </w:p>
  </w:comment>
  <w:comment w:id="1070" w:author="Anna Gårdmark" w:date="2020-02-07T08:12:00Z" w:initials="AG">
    <w:p w14:paraId="3C081A25" w14:textId="60CFB3C9" w:rsidR="0081422C" w:rsidRPr="00603E09" w:rsidRDefault="0081422C">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1071" w:author="Max Lindmark" w:date="2020-05-06T16:37:00Z" w:initials="ML">
    <w:p w14:paraId="1F461758" w14:textId="77777777" w:rsidR="00381A59" w:rsidRDefault="00381A59" w:rsidP="00381A59">
      <w:pPr>
        <w:numPr>
          <w:ilvl w:val="1"/>
          <w:numId w:val="32"/>
        </w:numPr>
        <w:autoSpaceDE w:val="0"/>
        <w:autoSpaceDN w:val="0"/>
        <w:adjustRightInd w:val="0"/>
        <w:rPr>
          <w:rFonts w:ascii="AppleSystemUIFont" w:hAnsi="AppleSystemUIFont" w:cs="AppleSystemUIFont"/>
          <w:lang w:val="en-GB"/>
        </w:rPr>
      </w:pPr>
      <w:r>
        <w:rPr>
          <w:rStyle w:val="CommentReference"/>
        </w:rPr>
        <w:annotationRef/>
      </w:r>
      <w:r>
        <w:rPr>
          <w:rFonts w:ascii="AppleSystemUIFont" w:hAnsi="AppleSystemUIFont" w:cs="AppleSystemUIFont"/>
          <w:lang w:val="en-GB"/>
        </w:rPr>
        <w:t>In contrast, no shift in temperature optimum with increasing size was found in brown trout Salmo trutta L. (Elliott, 1975) nor in sockeye salmon Oncorhynchus nerka (Walbaum) (Brett et al., 1969).</w:t>
      </w:r>
    </w:p>
    <w:p w14:paraId="647D4BA4" w14:textId="5EFA548C" w:rsidR="00381A59" w:rsidRPr="00381A59" w:rsidRDefault="00381A59">
      <w:pPr>
        <w:pStyle w:val="CommentText"/>
        <w:rPr>
          <w:lang w:val="en-GB"/>
        </w:rPr>
      </w:pPr>
    </w:p>
  </w:comment>
  <w:comment w:id="1075" w:author="Max Lindmark" w:date="2020-02-06T13:04:00Z" w:initials="ML">
    <w:p w14:paraId="61204E3E" w14:textId="29123053" w:rsidR="0081422C" w:rsidRPr="00457D7E" w:rsidRDefault="0081422C"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81422C" w:rsidRPr="00457D7E" w:rsidRDefault="0081422C">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5357B589" w15:paraIdParent="46F7263B" w15:done="0"/>
  <w15:commentEx w15:paraId="4D2C6499" w15:done="0"/>
  <w15:commentEx w15:paraId="06F3ECF5"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3C3B4C62" w15:done="0"/>
  <w15:commentEx w15:paraId="42F3CCE8" w15:done="0"/>
  <w15:commentEx w15:paraId="1E08BA1F" w15:paraIdParent="42F3CCE8" w15:done="0"/>
  <w15:commentEx w15:paraId="410881C0" w15:paraIdParent="42F3CCE8" w15:done="0"/>
  <w15:commentEx w15:paraId="77A842BC" w15:done="0"/>
  <w15:commentEx w15:paraId="11EA8E31" w15:done="0"/>
  <w15:commentEx w15:paraId="52CE7E47" w15:done="0"/>
  <w15:commentEx w15:paraId="0CCA28B0" w15:done="0"/>
  <w15:commentEx w15:paraId="285743D9" w15:done="0"/>
  <w15:commentEx w15:paraId="6E478F5B" w15:done="0"/>
  <w15:commentEx w15:paraId="33FBA7DF" w15:done="0"/>
  <w15:commentEx w15:paraId="272A800B" w15:done="0"/>
  <w15:commentEx w15:paraId="18E4EB19" w15:done="0"/>
  <w15:commentEx w15:paraId="5C0FE86C" w15:done="0"/>
  <w15:commentEx w15:paraId="00F25D99" w15:done="0"/>
  <w15:commentEx w15:paraId="261135A4" w15:done="0"/>
  <w15:commentEx w15:paraId="004EA587" w15:done="0"/>
  <w15:commentEx w15:paraId="226E2E76" w15:done="0"/>
  <w15:commentEx w15:paraId="4D42B2DD" w15:done="0"/>
  <w15:commentEx w15:paraId="582D95AB" w15:done="0"/>
  <w15:commentEx w15:paraId="26AE3624" w15:done="0"/>
  <w15:commentEx w15:paraId="1555FC6E" w15:done="0"/>
  <w15:commentEx w15:paraId="521AB0A0"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41A42CB5"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647D4BA4"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5357B589" w16cid:durableId="225A7524"/>
  <w16cid:commentId w16cid:paraId="4D2C6499" w16cid:durableId="225A7633"/>
  <w16cid:commentId w16cid:paraId="06F3ECF5" w16cid:durableId="225A77E0"/>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3C3B4C62" w16cid:durableId="21E65D43"/>
  <w16cid:commentId w16cid:paraId="42F3CCE8" w16cid:durableId="21D155FF"/>
  <w16cid:commentId w16cid:paraId="1E08BA1F" w16cid:durableId="21DA91A7"/>
  <w16cid:commentId w16cid:paraId="410881C0" w16cid:durableId="21E65DDB"/>
  <w16cid:commentId w16cid:paraId="77A842BC" w16cid:durableId="21E65E03"/>
  <w16cid:commentId w16cid:paraId="11EA8E31" w16cid:durableId="225D1680"/>
  <w16cid:commentId w16cid:paraId="52CE7E47" w16cid:durableId="225C02D5"/>
  <w16cid:commentId w16cid:paraId="0CCA28B0" w16cid:durableId="21E665A5"/>
  <w16cid:commentId w16cid:paraId="285743D9" w16cid:durableId="225BF1CB"/>
  <w16cid:commentId w16cid:paraId="6E478F5B" w16cid:durableId="225BF5DA"/>
  <w16cid:commentId w16cid:paraId="33FBA7DF" w16cid:durableId="225D48AF"/>
  <w16cid:commentId w16cid:paraId="272A800B" w16cid:durableId="225D4194"/>
  <w16cid:commentId w16cid:paraId="18E4EB19" w16cid:durableId="225D3BFD"/>
  <w16cid:commentId w16cid:paraId="5C0FE86C" w16cid:durableId="21DFCF7C"/>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26AE3624" w16cid:durableId="224AFFCE"/>
  <w16cid:commentId w16cid:paraId="1555FC6E" w16cid:durableId="224AFFD3"/>
  <w16cid:commentId w16cid:paraId="521AB0A0" w16cid:durableId="225D66CA"/>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41A42CB5" w16cid:durableId="225D66D7"/>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647D4BA4" w16cid:durableId="225D663E"/>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306E8" w14:textId="77777777" w:rsidR="00A97CA3" w:rsidRDefault="00A97CA3" w:rsidP="00B65B3A">
      <w:r>
        <w:separator/>
      </w:r>
    </w:p>
    <w:p w14:paraId="509CD2A3" w14:textId="77777777" w:rsidR="00A97CA3" w:rsidRDefault="00A97CA3"/>
  </w:endnote>
  <w:endnote w:type="continuationSeparator" w:id="0">
    <w:p w14:paraId="43B2B0B4" w14:textId="77777777" w:rsidR="00A97CA3" w:rsidRDefault="00A97CA3" w:rsidP="00B65B3A">
      <w:r>
        <w:continuationSeparator/>
      </w:r>
    </w:p>
    <w:p w14:paraId="3931B1D9" w14:textId="77777777" w:rsidR="00A97CA3" w:rsidRDefault="00A97C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81422C" w:rsidRDefault="0081422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81422C" w:rsidRDefault="00814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81422C" w:rsidRDefault="0081422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81422C" w:rsidRDefault="0081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4A964" w14:textId="77777777" w:rsidR="00A97CA3" w:rsidRDefault="00A97CA3" w:rsidP="00B65B3A">
      <w:r>
        <w:separator/>
      </w:r>
    </w:p>
  </w:footnote>
  <w:footnote w:type="continuationSeparator" w:id="0">
    <w:p w14:paraId="76E8D69D" w14:textId="77777777" w:rsidR="00A97CA3" w:rsidRDefault="00A97CA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81422C" w:rsidRDefault="0081422C" w:rsidP="00B65B3A">
    <w:pPr>
      <w:pStyle w:val="Header"/>
      <w:spacing w:before="240" w:after="276"/>
    </w:pPr>
  </w:p>
  <w:p w14:paraId="3F805A8E" w14:textId="77777777" w:rsidR="0081422C" w:rsidRDefault="0081422C" w:rsidP="00B65B3A">
    <w:pPr>
      <w:spacing w:after="276"/>
    </w:pPr>
  </w:p>
  <w:p w14:paraId="3A1ECCFB" w14:textId="77777777" w:rsidR="0081422C" w:rsidRDefault="0081422C"/>
  <w:p w14:paraId="4AAA9964" w14:textId="77777777" w:rsidR="0081422C" w:rsidRDefault="008142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81422C" w:rsidRPr="00B30794" w:rsidRDefault="0081422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9"/>
  </w:num>
  <w:num w:numId="2">
    <w:abstractNumId w:val="29"/>
  </w:num>
  <w:num w:numId="3">
    <w:abstractNumId w:val="0"/>
  </w:num>
  <w:num w:numId="4">
    <w:abstractNumId w:val="1"/>
  </w:num>
  <w:num w:numId="5">
    <w:abstractNumId w:val="13"/>
  </w:num>
  <w:num w:numId="6">
    <w:abstractNumId w:val="36"/>
  </w:num>
  <w:num w:numId="7">
    <w:abstractNumId w:val="39"/>
  </w:num>
  <w:num w:numId="8">
    <w:abstractNumId w:val="4"/>
  </w:num>
  <w:num w:numId="9">
    <w:abstractNumId w:val="30"/>
  </w:num>
  <w:num w:numId="10">
    <w:abstractNumId w:val="34"/>
  </w:num>
  <w:num w:numId="11">
    <w:abstractNumId w:val="38"/>
  </w:num>
  <w:num w:numId="12">
    <w:abstractNumId w:val="3"/>
  </w:num>
  <w:num w:numId="13">
    <w:abstractNumId w:val="35"/>
  </w:num>
  <w:num w:numId="14">
    <w:abstractNumId w:val="11"/>
  </w:num>
  <w:num w:numId="15">
    <w:abstractNumId w:val="17"/>
  </w:num>
  <w:num w:numId="16">
    <w:abstractNumId w:val="31"/>
  </w:num>
  <w:num w:numId="17">
    <w:abstractNumId w:val="28"/>
  </w:num>
  <w:num w:numId="18">
    <w:abstractNumId w:val="12"/>
  </w:num>
  <w:num w:numId="19">
    <w:abstractNumId w:val="37"/>
  </w:num>
  <w:num w:numId="20">
    <w:abstractNumId w:val="7"/>
  </w:num>
  <w:num w:numId="21">
    <w:abstractNumId w:val="23"/>
  </w:num>
  <w:num w:numId="22">
    <w:abstractNumId w:val="10"/>
  </w:num>
  <w:num w:numId="23">
    <w:abstractNumId w:val="24"/>
  </w:num>
  <w:num w:numId="24">
    <w:abstractNumId w:val="22"/>
  </w:num>
  <w:num w:numId="25">
    <w:abstractNumId w:val="27"/>
  </w:num>
  <w:num w:numId="26">
    <w:abstractNumId w:val="32"/>
  </w:num>
  <w:num w:numId="27">
    <w:abstractNumId w:val="9"/>
  </w:num>
  <w:num w:numId="28">
    <w:abstractNumId w:val="16"/>
  </w:num>
  <w:num w:numId="29">
    <w:abstractNumId w:val="6"/>
  </w:num>
  <w:num w:numId="30">
    <w:abstractNumId w:val="20"/>
  </w:num>
  <w:num w:numId="31">
    <w:abstractNumId w:val="15"/>
  </w:num>
  <w:num w:numId="32">
    <w:abstractNumId w:val="2"/>
  </w:num>
  <w:num w:numId="33">
    <w:abstractNumId w:val="33"/>
  </w:num>
  <w:num w:numId="34">
    <w:abstractNumId w:val="5"/>
  </w:num>
  <w:num w:numId="35">
    <w:abstractNumId w:val="8"/>
  </w:num>
  <w:num w:numId="36">
    <w:abstractNumId w:val="25"/>
  </w:num>
  <w:num w:numId="37">
    <w:abstractNumId w:val="26"/>
  </w:num>
  <w:num w:numId="38">
    <w:abstractNumId w:val="14"/>
  </w:num>
  <w:num w:numId="39">
    <w:abstractNumId w:val="21"/>
  </w:num>
  <w:num w:numId="4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0C1"/>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5E91"/>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B2"/>
    <w:rsid w:val="000216C1"/>
    <w:rsid w:val="0002175A"/>
    <w:rsid w:val="000217F7"/>
    <w:rsid w:val="00021BAB"/>
    <w:rsid w:val="00022048"/>
    <w:rsid w:val="00022121"/>
    <w:rsid w:val="00022867"/>
    <w:rsid w:val="0002287F"/>
    <w:rsid w:val="00023051"/>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492"/>
    <w:rsid w:val="000308A8"/>
    <w:rsid w:val="00030D4B"/>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3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90A"/>
    <w:rsid w:val="00090C12"/>
    <w:rsid w:val="00090D73"/>
    <w:rsid w:val="00090E0D"/>
    <w:rsid w:val="00091082"/>
    <w:rsid w:val="00091148"/>
    <w:rsid w:val="000911CC"/>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79F"/>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2A6"/>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5D8C"/>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409"/>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513"/>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1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3C1"/>
    <w:rsid w:val="001406CC"/>
    <w:rsid w:val="001409CE"/>
    <w:rsid w:val="00140B4B"/>
    <w:rsid w:val="00140D67"/>
    <w:rsid w:val="00140FB6"/>
    <w:rsid w:val="001414C8"/>
    <w:rsid w:val="001414D6"/>
    <w:rsid w:val="0014174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40"/>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54"/>
    <w:rsid w:val="001B1296"/>
    <w:rsid w:val="001B149A"/>
    <w:rsid w:val="001B14AD"/>
    <w:rsid w:val="001B155A"/>
    <w:rsid w:val="001B155F"/>
    <w:rsid w:val="001B15C0"/>
    <w:rsid w:val="001B1657"/>
    <w:rsid w:val="001B2323"/>
    <w:rsid w:val="001B23A2"/>
    <w:rsid w:val="001B2428"/>
    <w:rsid w:val="001B2699"/>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91"/>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6A09"/>
    <w:rsid w:val="001F7038"/>
    <w:rsid w:val="001F706E"/>
    <w:rsid w:val="001F785D"/>
    <w:rsid w:val="001F78F5"/>
    <w:rsid w:val="001F78FE"/>
    <w:rsid w:val="001F7AC6"/>
    <w:rsid w:val="001F7CCE"/>
    <w:rsid w:val="001F7DE9"/>
    <w:rsid w:val="00200157"/>
    <w:rsid w:val="002003DB"/>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B9C"/>
    <w:rsid w:val="00243CF4"/>
    <w:rsid w:val="00243ED7"/>
    <w:rsid w:val="00244297"/>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661"/>
    <w:rsid w:val="00254717"/>
    <w:rsid w:val="002548C6"/>
    <w:rsid w:val="0025492F"/>
    <w:rsid w:val="00254DAE"/>
    <w:rsid w:val="00254E04"/>
    <w:rsid w:val="00254ED4"/>
    <w:rsid w:val="00254FE0"/>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AA9"/>
    <w:rsid w:val="00273CBE"/>
    <w:rsid w:val="00273D55"/>
    <w:rsid w:val="00273D7A"/>
    <w:rsid w:val="00273F94"/>
    <w:rsid w:val="00273FE0"/>
    <w:rsid w:val="00274560"/>
    <w:rsid w:val="002746FD"/>
    <w:rsid w:val="002749CE"/>
    <w:rsid w:val="00274B18"/>
    <w:rsid w:val="0027501B"/>
    <w:rsid w:val="00275153"/>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4D"/>
    <w:rsid w:val="00292C53"/>
    <w:rsid w:val="00292FEF"/>
    <w:rsid w:val="00293034"/>
    <w:rsid w:val="00293045"/>
    <w:rsid w:val="00293233"/>
    <w:rsid w:val="002934AD"/>
    <w:rsid w:val="0029355F"/>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264"/>
    <w:rsid w:val="00297B5E"/>
    <w:rsid w:val="00297B8F"/>
    <w:rsid w:val="00297D1F"/>
    <w:rsid w:val="002A00A1"/>
    <w:rsid w:val="002A0350"/>
    <w:rsid w:val="002A0422"/>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D4C"/>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9F9"/>
    <w:rsid w:val="002E1CD9"/>
    <w:rsid w:val="002E1D7D"/>
    <w:rsid w:val="002E2294"/>
    <w:rsid w:val="002E2949"/>
    <w:rsid w:val="002E3379"/>
    <w:rsid w:val="002E33BA"/>
    <w:rsid w:val="002E350A"/>
    <w:rsid w:val="002E391B"/>
    <w:rsid w:val="002E398D"/>
    <w:rsid w:val="002E3E3A"/>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869"/>
    <w:rsid w:val="00331953"/>
    <w:rsid w:val="00331F5E"/>
    <w:rsid w:val="00331FBA"/>
    <w:rsid w:val="00332743"/>
    <w:rsid w:val="003329A7"/>
    <w:rsid w:val="00332ADC"/>
    <w:rsid w:val="00332F80"/>
    <w:rsid w:val="00333071"/>
    <w:rsid w:val="00333201"/>
    <w:rsid w:val="0033323E"/>
    <w:rsid w:val="00333244"/>
    <w:rsid w:val="00333342"/>
    <w:rsid w:val="00333B64"/>
    <w:rsid w:val="00333BB3"/>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C25"/>
    <w:rsid w:val="00356E40"/>
    <w:rsid w:val="003570FB"/>
    <w:rsid w:val="0035796F"/>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1A59"/>
    <w:rsid w:val="00382BBC"/>
    <w:rsid w:val="00382C33"/>
    <w:rsid w:val="00382E28"/>
    <w:rsid w:val="00382EF1"/>
    <w:rsid w:val="00382F17"/>
    <w:rsid w:val="00382F5A"/>
    <w:rsid w:val="00383125"/>
    <w:rsid w:val="00383337"/>
    <w:rsid w:val="00383523"/>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6DD"/>
    <w:rsid w:val="00396716"/>
    <w:rsid w:val="0039673E"/>
    <w:rsid w:val="00396990"/>
    <w:rsid w:val="00396A44"/>
    <w:rsid w:val="00396A97"/>
    <w:rsid w:val="00396D7F"/>
    <w:rsid w:val="00397244"/>
    <w:rsid w:val="00397327"/>
    <w:rsid w:val="003974D4"/>
    <w:rsid w:val="003975B4"/>
    <w:rsid w:val="00397AA8"/>
    <w:rsid w:val="00397AE8"/>
    <w:rsid w:val="00397D0A"/>
    <w:rsid w:val="00397D21"/>
    <w:rsid w:val="00397D61"/>
    <w:rsid w:val="00397DDA"/>
    <w:rsid w:val="00397E14"/>
    <w:rsid w:val="00397E17"/>
    <w:rsid w:val="003A03F0"/>
    <w:rsid w:val="003A0691"/>
    <w:rsid w:val="003A086C"/>
    <w:rsid w:val="003A094F"/>
    <w:rsid w:val="003A0D92"/>
    <w:rsid w:val="003A0FB9"/>
    <w:rsid w:val="003A14F2"/>
    <w:rsid w:val="003A15E7"/>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7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8BB"/>
    <w:rsid w:val="004419CA"/>
    <w:rsid w:val="00441E91"/>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A9C"/>
    <w:rsid w:val="00462EEE"/>
    <w:rsid w:val="0046317A"/>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1A0F"/>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3FB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799"/>
    <w:rsid w:val="00490BD6"/>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54"/>
    <w:rsid w:val="004957C0"/>
    <w:rsid w:val="0049587E"/>
    <w:rsid w:val="0049593D"/>
    <w:rsid w:val="00495C1A"/>
    <w:rsid w:val="004962FC"/>
    <w:rsid w:val="00496A68"/>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2DE"/>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1D3"/>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1BD"/>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D5"/>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238"/>
    <w:rsid w:val="0053080A"/>
    <w:rsid w:val="0053086E"/>
    <w:rsid w:val="005309A0"/>
    <w:rsid w:val="00530CA7"/>
    <w:rsid w:val="00530DED"/>
    <w:rsid w:val="00530E62"/>
    <w:rsid w:val="00531190"/>
    <w:rsid w:val="00531791"/>
    <w:rsid w:val="00531DB3"/>
    <w:rsid w:val="00531E2C"/>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7B9"/>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4E"/>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E94"/>
    <w:rsid w:val="00591F0C"/>
    <w:rsid w:val="0059225D"/>
    <w:rsid w:val="00592897"/>
    <w:rsid w:val="00592A50"/>
    <w:rsid w:val="00592B45"/>
    <w:rsid w:val="00592C85"/>
    <w:rsid w:val="00592CA2"/>
    <w:rsid w:val="00592CEE"/>
    <w:rsid w:val="00592DC2"/>
    <w:rsid w:val="00592E1B"/>
    <w:rsid w:val="00592E52"/>
    <w:rsid w:val="0059303B"/>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801"/>
    <w:rsid w:val="00597AA1"/>
    <w:rsid w:val="00597AF9"/>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6A"/>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6FC"/>
    <w:rsid w:val="005E173D"/>
    <w:rsid w:val="005E1758"/>
    <w:rsid w:val="005E196F"/>
    <w:rsid w:val="005E1B2D"/>
    <w:rsid w:val="005E1EDC"/>
    <w:rsid w:val="005E1FEF"/>
    <w:rsid w:val="005E2011"/>
    <w:rsid w:val="005E2071"/>
    <w:rsid w:val="005E23D0"/>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700"/>
    <w:rsid w:val="00601C07"/>
    <w:rsid w:val="00602434"/>
    <w:rsid w:val="0060269A"/>
    <w:rsid w:val="00602E0C"/>
    <w:rsid w:val="0060318E"/>
    <w:rsid w:val="00603246"/>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D31"/>
    <w:rsid w:val="00607DD1"/>
    <w:rsid w:val="00610794"/>
    <w:rsid w:val="00610B18"/>
    <w:rsid w:val="00610B92"/>
    <w:rsid w:val="00610BE4"/>
    <w:rsid w:val="00610BF9"/>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04F"/>
    <w:rsid w:val="006221BC"/>
    <w:rsid w:val="0062221A"/>
    <w:rsid w:val="0062270A"/>
    <w:rsid w:val="00622774"/>
    <w:rsid w:val="00622AB7"/>
    <w:rsid w:val="00622BD8"/>
    <w:rsid w:val="00622FFD"/>
    <w:rsid w:val="0062316E"/>
    <w:rsid w:val="0062322A"/>
    <w:rsid w:val="0062342A"/>
    <w:rsid w:val="00623669"/>
    <w:rsid w:val="006238F9"/>
    <w:rsid w:val="00623938"/>
    <w:rsid w:val="00623D97"/>
    <w:rsid w:val="00623DF2"/>
    <w:rsid w:val="00623EC4"/>
    <w:rsid w:val="00624111"/>
    <w:rsid w:val="006248FA"/>
    <w:rsid w:val="00624A37"/>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115F"/>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1E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41"/>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C96"/>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05"/>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411"/>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5DC1"/>
    <w:rsid w:val="00736032"/>
    <w:rsid w:val="00736338"/>
    <w:rsid w:val="00736AC8"/>
    <w:rsid w:val="00736B06"/>
    <w:rsid w:val="00736F23"/>
    <w:rsid w:val="00736FF6"/>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8AA"/>
    <w:rsid w:val="00750AF7"/>
    <w:rsid w:val="00750E51"/>
    <w:rsid w:val="00750ECC"/>
    <w:rsid w:val="00751047"/>
    <w:rsid w:val="007510FE"/>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93"/>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CA4"/>
    <w:rsid w:val="007B4E8A"/>
    <w:rsid w:val="007B51BE"/>
    <w:rsid w:val="007B51FB"/>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F50"/>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AA2"/>
    <w:rsid w:val="00806E48"/>
    <w:rsid w:val="008074C5"/>
    <w:rsid w:val="008074DF"/>
    <w:rsid w:val="008078B7"/>
    <w:rsid w:val="00807A3F"/>
    <w:rsid w:val="00807A48"/>
    <w:rsid w:val="00807DBB"/>
    <w:rsid w:val="00810280"/>
    <w:rsid w:val="00810C76"/>
    <w:rsid w:val="00810FBE"/>
    <w:rsid w:val="00811382"/>
    <w:rsid w:val="00811383"/>
    <w:rsid w:val="008114BE"/>
    <w:rsid w:val="0081174C"/>
    <w:rsid w:val="008122BF"/>
    <w:rsid w:val="008122DB"/>
    <w:rsid w:val="0081231A"/>
    <w:rsid w:val="0081260B"/>
    <w:rsid w:val="00812BDB"/>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A5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5B"/>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11BC"/>
    <w:rsid w:val="008612E5"/>
    <w:rsid w:val="008614F7"/>
    <w:rsid w:val="008617ED"/>
    <w:rsid w:val="00861A98"/>
    <w:rsid w:val="00861FA8"/>
    <w:rsid w:val="0086210F"/>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5BFC"/>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EB5"/>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420"/>
    <w:rsid w:val="00896626"/>
    <w:rsid w:val="008969C6"/>
    <w:rsid w:val="00896A39"/>
    <w:rsid w:val="00896A69"/>
    <w:rsid w:val="00896C3A"/>
    <w:rsid w:val="00896D0F"/>
    <w:rsid w:val="00896FCB"/>
    <w:rsid w:val="008970FC"/>
    <w:rsid w:val="0089721C"/>
    <w:rsid w:val="0089750D"/>
    <w:rsid w:val="00897C1B"/>
    <w:rsid w:val="00897C83"/>
    <w:rsid w:val="00897CCD"/>
    <w:rsid w:val="00897DB6"/>
    <w:rsid w:val="00897EA1"/>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86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2"/>
    <w:rsid w:val="008B13C4"/>
    <w:rsid w:val="008B169B"/>
    <w:rsid w:val="008B1B0E"/>
    <w:rsid w:val="008B1CF9"/>
    <w:rsid w:val="008B218F"/>
    <w:rsid w:val="008B22CD"/>
    <w:rsid w:val="008B23BD"/>
    <w:rsid w:val="008B2418"/>
    <w:rsid w:val="008B286F"/>
    <w:rsid w:val="008B2B24"/>
    <w:rsid w:val="008B33B8"/>
    <w:rsid w:val="008B35B5"/>
    <w:rsid w:val="008B3A1B"/>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3FF1"/>
    <w:rsid w:val="008C404E"/>
    <w:rsid w:val="008C444B"/>
    <w:rsid w:val="008C46EE"/>
    <w:rsid w:val="008C47F9"/>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70"/>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870"/>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AA3"/>
    <w:rsid w:val="008F4B29"/>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10"/>
    <w:rsid w:val="00905EA1"/>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1DD"/>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6C"/>
    <w:rsid w:val="00936A9B"/>
    <w:rsid w:val="00936B92"/>
    <w:rsid w:val="00936CE0"/>
    <w:rsid w:val="009371FB"/>
    <w:rsid w:val="00937274"/>
    <w:rsid w:val="00937345"/>
    <w:rsid w:val="00937346"/>
    <w:rsid w:val="00937E58"/>
    <w:rsid w:val="00937E6C"/>
    <w:rsid w:val="00937F82"/>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4E8D"/>
    <w:rsid w:val="009B5328"/>
    <w:rsid w:val="009B53BD"/>
    <w:rsid w:val="009B545F"/>
    <w:rsid w:val="009B590F"/>
    <w:rsid w:val="009B66A2"/>
    <w:rsid w:val="009B66CC"/>
    <w:rsid w:val="009B67A8"/>
    <w:rsid w:val="009B6CAE"/>
    <w:rsid w:val="009B6CCA"/>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FBF"/>
    <w:rsid w:val="009E30F2"/>
    <w:rsid w:val="009E3408"/>
    <w:rsid w:val="009E3BAD"/>
    <w:rsid w:val="009E3BFB"/>
    <w:rsid w:val="009E3C03"/>
    <w:rsid w:val="009E3EAC"/>
    <w:rsid w:val="009E3FEF"/>
    <w:rsid w:val="009E411C"/>
    <w:rsid w:val="009E4224"/>
    <w:rsid w:val="009E43B2"/>
    <w:rsid w:val="009E49E8"/>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0E4"/>
    <w:rsid w:val="009F7531"/>
    <w:rsid w:val="009F75E0"/>
    <w:rsid w:val="009F776E"/>
    <w:rsid w:val="009F7A12"/>
    <w:rsid w:val="009F7AE7"/>
    <w:rsid w:val="009F7CAD"/>
    <w:rsid w:val="009F7D8E"/>
    <w:rsid w:val="009F7FDF"/>
    <w:rsid w:val="00A000C3"/>
    <w:rsid w:val="00A001B5"/>
    <w:rsid w:val="00A00796"/>
    <w:rsid w:val="00A0079E"/>
    <w:rsid w:val="00A00E76"/>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CE5"/>
    <w:rsid w:val="00A24E6E"/>
    <w:rsid w:val="00A24EFD"/>
    <w:rsid w:val="00A252B5"/>
    <w:rsid w:val="00A25403"/>
    <w:rsid w:val="00A25914"/>
    <w:rsid w:val="00A25966"/>
    <w:rsid w:val="00A25FEF"/>
    <w:rsid w:val="00A26211"/>
    <w:rsid w:val="00A26824"/>
    <w:rsid w:val="00A269D1"/>
    <w:rsid w:val="00A26B2D"/>
    <w:rsid w:val="00A26F06"/>
    <w:rsid w:val="00A26FF7"/>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B6C"/>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100"/>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BEF"/>
    <w:rsid w:val="00A74E00"/>
    <w:rsid w:val="00A7504C"/>
    <w:rsid w:val="00A7534C"/>
    <w:rsid w:val="00A75733"/>
    <w:rsid w:val="00A758BA"/>
    <w:rsid w:val="00A758BF"/>
    <w:rsid w:val="00A75C47"/>
    <w:rsid w:val="00A7604C"/>
    <w:rsid w:val="00A76092"/>
    <w:rsid w:val="00A76160"/>
    <w:rsid w:val="00A766EC"/>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989"/>
    <w:rsid w:val="00A93F92"/>
    <w:rsid w:val="00A94091"/>
    <w:rsid w:val="00A94142"/>
    <w:rsid w:val="00A944BB"/>
    <w:rsid w:val="00A94663"/>
    <w:rsid w:val="00A947A3"/>
    <w:rsid w:val="00A947ED"/>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A3"/>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32F"/>
    <w:rsid w:val="00AB4539"/>
    <w:rsid w:val="00AB47AF"/>
    <w:rsid w:val="00AB4BBD"/>
    <w:rsid w:val="00AB4E58"/>
    <w:rsid w:val="00AB52D3"/>
    <w:rsid w:val="00AB54A9"/>
    <w:rsid w:val="00AB5587"/>
    <w:rsid w:val="00AB56F5"/>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2E5E"/>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C8B"/>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4C1"/>
    <w:rsid w:val="00B468DB"/>
    <w:rsid w:val="00B46915"/>
    <w:rsid w:val="00B46A92"/>
    <w:rsid w:val="00B46E4B"/>
    <w:rsid w:val="00B472A8"/>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5FF"/>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E7D"/>
    <w:rsid w:val="00B74F19"/>
    <w:rsid w:val="00B74FFE"/>
    <w:rsid w:val="00B754EF"/>
    <w:rsid w:val="00B75898"/>
    <w:rsid w:val="00B75924"/>
    <w:rsid w:val="00B75A31"/>
    <w:rsid w:val="00B75B7A"/>
    <w:rsid w:val="00B75C51"/>
    <w:rsid w:val="00B75CCE"/>
    <w:rsid w:val="00B75EB2"/>
    <w:rsid w:val="00B7608D"/>
    <w:rsid w:val="00B76519"/>
    <w:rsid w:val="00B76837"/>
    <w:rsid w:val="00B768F0"/>
    <w:rsid w:val="00B76D81"/>
    <w:rsid w:val="00B76DAE"/>
    <w:rsid w:val="00B76F7A"/>
    <w:rsid w:val="00B77176"/>
    <w:rsid w:val="00B771E1"/>
    <w:rsid w:val="00B773AC"/>
    <w:rsid w:val="00B8001A"/>
    <w:rsid w:val="00B80865"/>
    <w:rsid w:val="00B808E0"/>
    <w:rsid w:val="00B808F8"/>
    <w:rsid w:val="00B80D6C"/>
    <w:rsid w:val="00B80E9B"/>
    <w:rsid w:val="00B80EF0"/>
    <w:rsid w:val="00B80F58"/>
    <w:rsid w:val="00B817F2"/>
    <w:rsid w:val="00B8185F"/>
    <w:rsid w:val="00B81924"/>
    <w:rsid w:val="00B81D85"/>
    <w:rsid w:val="00B81EB6"/>
    <w:rsid w:val="00B82729"/>
    <w:rsid w:val="00B827A0"/>
    <w:rsid w:val="00B82856"/>
    <w:rsid w:val="00B8292A"/>
    <w:rsid w:val="00B82A50"/>
    <w:rsid w:val="00B82B83"/>
    <w:rsid w:val="00B82F9A"/>
    <w:rsid w:val="00B830D7"/>
    <w:rsid w:val="00B834F9"/>
    <w:rsid w:val="00B83627"/>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549"/>
    <w:rsid w:val="00B93674"/>
    <w:rsid w:val="00B93688"/>
    <w:rsid w:val="00B93CB8"/>
    <w:rsid w:val="00B94213"/>
    <w:rsid w:val="00B9437E"/>
    <w:rsid w:val="00B94397"/>
    <w:rsid w:val="00B94633"/>
    <w:rsid w:val="00B948DE"/>
    <w:rsid w:val="00B94A4F"/>
    <w:rsid w:val="00B94AFA"/>
    <w:rsid w:val="00B94B86"/>
    <w:rsid w:val="00B94D4C"/>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2DF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2DF"/>
    <w:rsid w:val="00BF7892"/>
    <w:rsid w:val="00BF7A0E"/>
    <w:rsid w:val="00BF7AD0"/>
    <w:rsid w:val="00BF7EDC"/>
    <w:rsid w:val="00BF7EEC"/>
    <w:rsid w:val="00C000BA"/>
    <w:rsid w:val="00C0036C"/>
    <w:rsid w:val="00C009B1"/>
    <w:rsid w:val="00C01119"/>
    <w:rsid w:val="00C016A3"/>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D0"/>
    <w:rsid w:val="00C1201B"/>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87"/>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8D2"/>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33"/>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7F"/>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0FFD"/>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839"/>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5E44"/>
    <w:rsid w:val="00CB6005"/>
    <w:rsid w:val="00CB6518"/>
    <w:rsid w:val="00CB65AF"/>
    <w:rsid w:val="00CB67B8"/>
    <w:rsid w:val="00CB751B"/>
    <w:rsid w:val="00CB79C0"/>
    <w:rsid w:val="00CB7FF3"/>
    <w:rsid w:val="00CC01A9"/>
    <w:rsid w:val="00CC0301"/>
    <w:rsid w:val="00CC03E4"/>
    <w:rsid w:val="00CC06A0"/>
    <w:rsid w:val="00CC0774"/>
    <w:rsid w:val="00CC082D"/>
    <w:rsid w:val="00CC0CDD"/>
    <w:rsid w:val="00CC1692"/>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ADF"/>
    <w:rsid w:val="00CC3C92"/>
    <w:rsid w:val="00CC429F"/>
    <w:rsid w:val="00CC4726"/>
    <w:rsid w:val="00CC476D"/>
    <w:rsid w:val="00CC4991"/>
    <w:rsid w:val="00CC4BB5"/>
    <w:rsid w:val="00CC4DCB"/>
    <w:rsid w:val="00CC5225"/>
    <w:rsid w:val="00CC526E"/>
    <w:rsid w:val="00CC531E"/>
    <w:rsid w:val="00CC5634"/>
    <w:rsid w:val="00CC5652"/>
    <w:rsid w:val="00CC572F"/>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D56"/>
    <w:rsid w:val="00D17044"/>
    <w:rsid w:val="00D17227"/>
    <w:rsid w:val="00D1737B"/>
    <w:rsid w:val="00D173DF"/>
    <w:rsid w:val="00D1765E"/>
    <w:rsid w:val="00D176FD"/>
    <w:rsid w:val="00D177B4"/>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879"/>
    <w:rsid w:val="00D21AB6"/>
    <w:rsid w:val="00D21ACF"/>
    <w:rsid w:val="00D21E29"/>
    <w:rsid w:val="00D21E4A"/>
    <w:rsid w:val="00D21EA4"/>
    <w:rsid w:val="00D220C6"/>
    <w:rsid w:val="00D220FB"/>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07A"/>
    <w:rsid w:val="00D3038A"/>
    <w:rsid w:val="00D3040D"/>
    <w:rsid w:val="00D30532"/>
    <w:rsid w:val="00D30823"/>
    <w:rsid w:val="00D30B7D"/>
    <w:rsid w:val="00D30CC8"/>
    <w:rsid w:val="00D30D51"/>
    <w:rsid w:val="00D30FF2"/>
    <w:rsid w:val="00D311DD"/>
    <w:rsid w:val="00D31360"/>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AE8"/>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959"/>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1437"/>
    <w:rsid w:val="00DC168F"/>
    <w:rsid w:val="00DC193A"/>
    <w:rsid w:val="00DC1BF0"/>
    <w:rsid w:val="00DC1C54"/>
    <w:rsid w:val="00DC2185"/>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862"/>
    <w:rsid w:val="00DC4C27"/>
    <w:rsid w:val="00DC4E27"/>
    <w:rsid w:val="00DC5203"/>
    <w:rsid w:val="00DC59EC"/>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2FE3"/>
    <w:rsid w:val="00DE31C9"/>
    <w:rsid w:val="00DE3531"/>
    <w:rsid w:val="00DE38E0"/>
    <w:rsid w:val="00DE3952"/>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96"/>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92"/>
    <w:rsid w:val="00E035E3"/>
    <w:rsid w:val="00E039E0"/>
    <w:rsid w:val="00E03A5C"/>
    <w:rsid w:val="00E03C61"/>
    <w:rsid w:val="00E03D37"/>
    <w:rsid w:val="00E040CA"/>
    <w:rsid w:val="00E04338"/>
    <w:rsid w:val="00E0457A"/>
    <w:rsid w:val="00E04A3B"/>
    <w:rsid w:val="00E05086"/>
    <w:rsid w:val="00E053C8"/>
    <w:rsid w:val="00E0550F"/>
    <w:rsid w:val="00E055AF"/>
    <w:rsid w:val="00E056B2"/>
    <w:rsid w:val="00E058DA"/>
    <w:rsid w:val="00E05940"/>
    <w:rsid w:val="00E05EE4"/>
    <w:rsid w:val="00E064AC"/>
    <w:rsid w:val="00E067BE"/>
    <w:rsid w:val="00E067E9"/>
    <w:rsid w:val="00E06819"/>
    <w:rsid w:val="00E06C37"/>
    <w:rsid w:val="00E07226"/>
    <w:rsid w:val="00E07590"/>
    <w:rsid w:val="00E10090"/>
    <w:rsid w:val="00E10208"/>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1260"/>
    <w:rsid w:val="00E212E9"/>
    <w:rsid w:val="00E21546"/>
    <w:rsid w:val="00E21783"/>
    <w:rsid w:val="00E2184D"/>
    <w:rsid w:val="00E218B5"/>
    <w:rsid w:val="00E21984"/>
    <w:rsid w:val="00E21ABF"/>
    <w:rsid w:val="00E21B28"/>
    <w:rsid w:val="00E21F34"/>
    <w:rsid w:val="00E21F74"/>
    <w:rsid w:val="00E21FBA"/>
    <w:rsid w:val="00E2212A"/>
    <w:rsid w:val="00E22624"/>
    <w:rsid w:val="00E2285F"/>
    <w:rsid w:val="00E22B24"/>
    <w:rsid w:val="00E22F66"/>
    <w:rsid w:val="00E2311C"/>
    <w:rsid w:val="00E2350B"/>
    <w:rsid w:val="00E23B79"/>
    <w:rsid w:val="00E23D2F"/>
    <w:rsid w:val="00E23E5D"/>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275"/>
    <w:rsid w:val="00E6684F"/>
    <w:rsid w:val="00E668C7"/>
    <w:rsid w:val="00E66BFA"/>
    <w:rsid w:val="00E66F50"/>
    <w:rsid w:val="00E670B2"/>
    <w:rsid w:val="00E6722A"/>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2F8"/>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78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C79"/>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1D9"/>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CA2"/>
    <w:rsid w:val="00F20DB7"/>
    <w:rsid w:val="00F20E70"/>
    <w:rsid w:val="00F2133A"/>
    <w:rsid w:val="00F2174E"/>
    <w:rsid w:val="00F21834"/>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4C"/>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DD"/>
    <w:rsid w:val="00F340AF"/>
    <w:rsid w:val="00F341EA"/>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A4D"/>
    <w:rsid w:val="00F50C4D"/>
    <w:rsid w:val="00F50D8B"/>
    <w:rsid w:val="00F510C9"/>
    <w:rsid w:val="00F51376"/>
    <w:rsid w:val="00F51926"/>
    <w:rsid w:val="00F51AF4"/>
    <w:rsid w:val="00F522CD"/>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2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B15"/>
    <w:rsid w:val="00F77D5D"/>
    <w:rsid w:val="00F77DA9"/>
    <w:rsid w:val="00F802C7"/>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0E03"/>
    <w:rsid w:val="00FE116A"/>
    <w:rsid w:val="00FE1576"/>
    <w:rsid w:val="00FE1A07"/>
    <w:rsid w:val="00FE1EBF"/>
    <w:rsid w:val="00FE2033"/>
    <w:rsid w:val="00FE22DE"/>
    <w:rsid w:val="00FE236F"/>
    <w:rsid w:val="00FE245B"/>
    <w:rsid w:val="00FE265D"/>
    <w:rsid w:val="00FE29AD"/>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85F"/>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734"/>
    <w:rsid w:val="00FF68E6"/>
    <w:rsid w:val="00FF698F"/>
    <w:rsid w:val="00FF71A1"/>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CE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93C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3CE8"/>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31</Pages>
  <Words>56447</Words>
  <Characters>321751</Characters>
  <Application>Microsoft Office Word</Application>
  <DocSecurity>0</DocSecurity>
  <Lines>2681</Lines>
  <Paragraphs>754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377444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485</cp:revision>
  <cp:lastPrinted>2020-01-31T14:37:00Z</cp:lastPrinted>
  <dcterms:created xsi:type="dcterms:W3CDTF">2020-04-01T08:20:00Z</dcterms:created>
  <dcterms:modified xsi:type="dcterms:W3CDTF">2020-05-06T14:40:00Z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id="blnxdRkW"/&gt;&lt;style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