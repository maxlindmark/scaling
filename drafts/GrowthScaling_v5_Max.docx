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67A8A63"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{"citationID":"hNb1pqTJ","properties":{"formattedCitation":"(Savage {\\i{}et al.} 2004)","plainCitation":"(Savage et al. 2004)","noteIndex":0},"citationItems":[{"id":"iQDEqMkn/N1DLBouc","uris":["http://zotero.org/users/local/FTg3Qpza/items/5EKRHGLR"],"uri":["http://zotero.org/users/local/FTg3Qpza/items/5EKRHGLR"],"itemData":{"id":914,"type":"article-journal","title":"Effects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iQDEqMkn/5xG0JrA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78C3CCE"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8D35D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T"}],"issued":{"date-parts":[["2014"]]}}},{"id":"iQDEqMkn/KXXLLw9Q","uris":["http://zotero.org/users/6116610/items/3XTZM82V"],"uri":["http://zotero.org/users/6116610/items/3XTZM82V"],"itemData":{"id":607,"type":"article-journal","abstract":"A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8D35D5" w:rsidRPr="001B3A08">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8D35D5">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iQDEqMkn/KXXLLw9Q","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8D35D5" w:rsidRPr="001B3A08">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w:t>
      </w:r>
      <w:proofErr w:type="spellStart"/>
      <w:r w:rsidR="009D6C25" w:rsidRPr="00C87062">
        <w:rPr>
          <w:rFonts w:ascii="Times New Roman" w:cs="Times New Roman"/>
          <w:lang w:val="en-GB"/>
        </w:rPr>
        <w:t>Pütter</w:t>
      </w:r>
      <w:proofErr w:type="spellEnd"/>
      <w:r w:rsidR="009D6C25" w:rsidRPr="00C87062">
        <w:rPr>
          <w:rFonts w:ascii="Times New Roman" w:cs="Times New Roman"/>
          <w:lang w:val="en-GB"/>
        </w:rPr>
        <w:t xml:space="preserve">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3958F5"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3958F5"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3958F5"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3958F5"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3958F5"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3958F5"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3958F5"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3958F5"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3958F5"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7D9AB13B"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w:t>
      </w:r>
      <w:ins w:id="21" w:author="Max Lindmark" w:date="2020-04-23T14:40:00Z">
        <w:r w:rsidR="00334C80">
          <w:rPr>
            <w:rFonts w:eastAsiaTheme="minorEastAsia" w:cstheme="minorHAnsi"/>
            <w:lang w:val="en-GB"/>
          </w:rPr>
          <w:t>5</w:t>
        </w:r>
      </w:ins>
      <w:del w:id="2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23" w:author="Max Lindmark" w:date="2020-04-23T14:39:00Z">
        <w:r w:rsidR="007152C3" w:rsidRPr="00972C7F" w:rsidDel="005A31D6">
          <w:rPr>
            <w:rFonts w:eastAsiaTheme="minorEastAsia" w:cstheme="minorHAnsi"/>
            <w:lang w:val="en-GB"/>
          </w:rPr>
          <w:delText xml:space="preserve">10000 </w:delText>
        </w:r>
      </w:del>
      <w:ins w:id="2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w:t>
      </w:r>
      <w:proofErr w:type="spellStart"/>
      <w:r w:rsidR="008D35D5" w:rsidRPr="008D35D5">
        <w:rPr>
          <w:rFonts w:ascii="Times New Roman" w:cs="Times New Roman"/>
          <w:lang w:val="en-GB"/>
        </w:rPr>
        <w:t>Youngflesh</w:t>
      </w:r>
      <w:proofErr w:type="spellEnd"/>
      <w:r w:rsidR="008D35D5" w:rsidRPr="008D35D5">
        <w:rPr>
          <w:rFonts w:ascii="Times New Roman" w:cs="Times New Roman"/>
          <w:lang w:val="en-GB"/>
        </w:rPr>
        <w:t xml:space="preserve">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669"/>
        <w:gridCol w:w="1309"/>
        <w:gridCol w:w="3730"/>
        <w:gridCol w:w="2308"/>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25"/>
            <w:r w:rsidRPr="00F70220">
              <w:rPr>
                <w:rFonts w:cstheme="minorHAnsi"/>
                <w:lang w:val="en-GB"/>
              </w:rPr>
              <w:t>growth, consumption and metabolism</w:t>
            </w:r>
            <w:r w:rsidR="00377669" w:rsidRPr="00F70220">
              <w:rPr>
                <w:rFonts w:cstheme="minorHAnsi"/>
                <w:lang w:val="en-GB"/>
              </w:rPr>
              <w:t xml:space="preserve"> </w:t>
            </w:r>
            <w:commentRangeEnd w:id="25"/>
            <w:r w:rsidR="00EA5CFC">
              <w:rPr>
                <w:rStyle w:val="CommentReference"/>
                <w:b w:val="0"/>
                <w:bCs w:val="0"/>
              </w:rPr>
              <w:commentReference w:id="25"/>
            </w:r>
            <w:r w:rsidR="00377669" w:rsidRPr="00F70220">
              <w:rPr>
                <w:rFonts w:cstheme="minorHAnsi"/>
                <w:lang w:val="en-GB"/>
              </w:rPr>
              <w:t xml:space="preserve">(Eqns. 6-8) </w:t>
            </w:r>
          </w:p>
        </w:tc>
        <w:tc>
          <w:tcPr>
            <w:tcW w:w="1309" w:type="dxa"/>
          </w:tcPr>
          <w:p w14:paraId="7A824D9C"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ins w:id="27" w:author="Max Lindmark" w:date="2020-04-23T17:11:00Z">
                    <w:rPr>
                      <w:rFonts w:ascii="Cambria Math" w:hAnsi="Cambria Math" w:cstheme="minorHAnsi"/>
                    </w:rPr>
                    <m:t>5</m:t>
                  </w:ins>
                </m:r>
                <w:commentRangeEnd w:id="26"/>
                <m:r>
                  <w:ins w:id="28" w:author="Max Lindmark" w:date="2020-04-23T17:11:00Z">
                    <m:rPr>
                      <m:sty m:val="p"/>
                    </m:rPr>
                    <w:rPr>
                      <w:rStyle w:val="CommentReference"/>
                    </w:rPr>
                    <w:commentReference w:id="26"/>
                  </w:ins>
                </m:r>
                <w:commentRangeStart w:id="29"/>
                <m:r>
                  <w:del w:id="30" w:author="Max Lindmark" w:date="2020-04-22T17:37:00Z">
                    <w:rPr>
                      <w:rFonts w:ascii="Cambria Math" w:hAnsi="Cambria Math" w:cstheme="minorHAnsi"/>
                    </w:rPr>
                    <m:t>0.5</m:t>
                  </w:del>
                </m:r>
                <w:commentRangeEnd w:id="29"/>
                <m:r>
                  <w:ins w:id="31" w:author="Max Lindmark" w:date="2020-04-22T17:37:00Z">
                    <m:rPr>
                      <m:sty m:val="p"/>
                    </m:rPr>
                    <w:rPr>
                      <w:rStyle w:val="CommentReference"/>
                    </w:rPr>
                    <w:commentReference w:id="29"/>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2"/>
                <m:r>
                  <w:rPr>
                    <w:rFonts w:ascii="Cambria Math" w:hAnsi="Cambria Math" w:cstheme="minorHAnsi"/>
                  </w:rPr>
                  <m:t>(-0.25</m:t>
                </m:r>
                <w:commentRangeEnd w:id="32"/>
                <m:r>
                  <m:rPr>
                    <m:sty m:val="p"/>
                  </m:rPr>
                  <w:rPr>
                    <w:rStyle w:val="CommentReference"/>
                  </w:rPr>
                  <w:commentReference w:id="32"/>
                </m:r>
                <m:r>
                  <w:rPr>
                    <w:rFonts w:ascii="Cambria Math" w:hAnsi="Cambria Math" w:cstheme="minorHAnsi"/>
                  </w:rPr>
                  <m:t xml:space="preserve">, </m:t>
                </m:r>
                <m:r>
                  <w:del w:id="33" w:author="Max Lindmark" w:date="2020-04-22T17:39:00Z">
                    <w:rPr>
                      <w:rFonts w:ascii="Cambria Math" w:hAnsi="Cambria Math" w:cstheme="minorHAnsi"/>
                    </w:rPr>
                    <m:t>0</m:t>
                  </w:del>
                </m:r>
                <m:r>
                  <w:del w:id="34" w:author="Max Lindmark" w:date="2020-04-22T17:38:00Z">
                    <w:rPr>
                      <w:rFonts w:ascii="Cambria Math" w:hAnsi="Cambria Math" w:cstheme="minorHAnsi"/>
                    </w:rPr>
                    <m:t>. 5</m:t>
                  </w:del>
                </m:r>
                <m:r>
                  <w:ins w:id="3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6"/>
            <w:r w:rsidRPr="007F0C50">
              <w:rPr>
                <w:rFonts w:cstheme="minorHAnsi"/>
              </w:rPr>
              <w:t>activation energy</w:t>
            </w:r>
            <w:commentRangeEnd w:id="36"/>
            <w:r w:rsidR="000C4232">
              <w:rPr>
                <w:rStyle w:val="CommentReference"/>
              </w:rPr>
              <w:commentReference w:id="36"/>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37" w:author="Max Lindmark" w:date="2020-04-22T17:39:00Z">
                    <w:rPr>
                      <w:rFonts w:ascii="Cambria Math" w:hAnsi="Cambria Math" w:cstheme="minorHAnsi"/>
                    </w:rPr>
                    <m:t>0.5</m:t>
                  </w:del>
                </m:r>
                <m:r>
                  <w:ins w:id="3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9" w:author="Max Lindmark" w:date="2020-04-22T17:39:00Z">
                    <w:rPr>
                      <w:rFonts w:ascii="Cambria Math" w:hAnsi="Cambria Math" w:cstheme="minorHAnsi"/>
                    </w:rPr>
                    <m:t>0.5</m:t>
                  </w:del>
                </m:r>
                <m:r>
                  <w:ins w:id="4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41"/>
            <w:r w:rsidRPr="007F0C50">
              <w:rPr>
                <w:rFonts w:cstheme="minorHAnsi"/>
              </w:rPr>
              <w:t xml:space="preserve">exponent </w:t>
            </w:r>
            <w:commentRangeEnd w:id="41"/>
            <w:r w:rsidR="00604739">
              <w:rPr>
                <w:rStyle w:val="CommentReference"/>
              </w:rPr>
              <w:commentReference w:id="41"/>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42"/>
            <w:r w:rsidRPr="007F0C50">
              <w:rPr>
                <w:rFonts w:cstheme="minorHAnsi"/>
              </w:rPr>
              <w:t xml:space="preserve">activation </w:t>
            </w:r>
            <w:commentRangeEnd w:id="42"/>
            <w:r w:rsidR="00093FA1">
              <w:rPr>
                <w:rStyle w:val="CommentReference"/>
              </w:rPr>
              <w:commentReference w:id="42"/>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43"/>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43"/>
            <w:r w:rsidR="00A90EE9">
              <w:rPr>
                <w:rStyle w:val="CommentReference"/>
                <w:b w:val="0"/>
                <w:bCs w:val="0"/>
              </w:rPr>
              <w:commentReference w:id="43"/>
            </w:r>
          </w:p>
        </w:tc>
        <w:tc>
          <w:tcPr>
            <w:tcW w:w="1309" w:type="dxa"/>
          </w:tcPr>
          <w:p w14:paraId="5350D1EF"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3958F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44"/>
            <w:r w:rsidRPr="00972C7F">
              <w:rPr>
                <w:rFonts w:cstheme="minorHAnsi"/>
                <w:lang w:val="en-GB"/>
              </w:rPr>
              <w:t xml:space="preserve">Linear </w:t>
            </w:r>
          </w:p>
          <w:p w14:paraId="527ACB5D" w14:textId="77777777" w:rsidR="006A13B7" w:rsidRPr="00972C7F" w:rsidRDefault="003958F5"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44"/>
            <w:r w:rsidR="00A90EE9">
              <w:rPr>
                <w:rStyle w:val="CommentReference"/>
                <w:b w:val="0"/>
                <w:bCs w:val="0"/>
              </w:rPr>
              <w:commentReference w:id="44"/>
            </w:r>
          </w:p>
        </w:tc>
        <w:tc>
          <w:tcPr>
            <w:tcW w:w="1309" w:type="dxa"/>
          </w:tcPr>
          <w:p w14:paraId="13FB610C" w14:textId="4E99414D" w:rsidR="006A13B7" w:rsidRDefault="003958F5"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3958F5"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3958F5"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3958F5"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3958F5"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45"/>
      <w:commentRangeStart w:id="4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47"/>
      <w:r w:rsidRPr="00972C7F">
        <w:rPr>
          <w:rFonts w:eastAsiaTheme="minorEastAsia" w:cstheme="minorHAnsi"/>
          <w:lang w:val="en-GB"/>
        </w:rPr>
        <w:t>.</w:t>
      </w:r>
      <w:commentRangeEnd w:id="45"/>
      <w:r w:rsidRPr="00DF0177">
        <w:rPr>
          <w:rStyle w:val="CommentReference"/>
        </w:rPr>
        <w:commentReference w:id="45"/>
      </w:r>
      <w:commentRangeEnd w:id="46"/>
      <w:r w:rsidRPr="004559BC">
        <w:rPr>
          <w:rFonts w:eastAsiaTheme="minorEastAsia" w:cstheme="minorHAnsi"/>
          <w:lang w:val="en-GB"/>
        </w:rPr>
        <w:t xml:space="preserve"> </w:t>
      </w:r>
      <w:r w:rsidRPr="00DF0177">
        <w:rPr>
          <w:rStyle w:val="CommentReference"/>
        </w:rPr>
        <w:commentReference w:id="46"/>
      </w:r>
      <w:commentRangeEnd w:id="47"/>
      <w:r w:rsidR="00BB38CF">
        <w:rPr>
          <w:rStyle w:val="CommentReference"/>
        </w:rPr>
        <w:commentReference w:id="47"/>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8"/>
      <w:commentRangeStart w:id="49"/>
      <w:commentRangeStart w:id="50"/>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8"/>
      <w:r w:rsidR="004369A2">
        <w:rPr>
          <w:rStyle w:val="CommentReference"/>
        </w:rPr>
        <w:commentReference w:id="48"/>
      </w:r>
      <w:commentRangeEnd w:id="49"/>
      <w:commentRangeEnd w:id="50"/>
      <m:oMath>
        <m:r>
          <w:rPr>
            <w:rFonts w:ascii="Cambria Math" w:eastAsiaTheme="minorEastAsia" w:hAnsi="Cambria Math" w:cstheme="minorHAnsi"/>
            <w:lang w:val="en-GB"/>
          </w:rPr>
          <m:t>℃</m:t>
        </m:r>
      </m:oMath>
      <w:r w:rsidR="003B5ECD">
        <w:rPr>
          <w:rStyle w:val="CommentReference"/>
        </w:rPr>
        <w:commentReference w:id="49"/>
      </w:r>
      <w:r w:rsidR="004D14D0">
        <w:rPr>
          <w:rStyle w:val="CommentReference"/>
        </w:rPr>
        <w:commentReference w:id="50"/>
      </w:r>
      <w:r w:rsidR="00A50D17" w:rsidRPr="004559BC">
        <w:rPr>
          <w:rFonts w:eastAsiaTheme="minorEastAsia" w:cstheme="minorHAnsi"/>
          <w:lang w:val="en-GB"/>
        </w:rPr>
        <w:t xml:space="preserve">, </w:t>
      </w:r>
      <w:commentRangeStart w:id="51"/>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1"/>
      <w:r w:rsidR="0028454F">
        <w:rPr>
          <w:rStyle w:val="CommentReference"/>
        </w:rPr>
        <w:commentReference w:id="51"/>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52"/>
      <w:r w:rsidR="00BC6DAB">
        <w:rPr>
          <w:rStyle w:val="CommentReference"/>
        </w:rPr>
        <w:commentReference w:id="52"/>
      </w:r>
      <w:commentRangeEnd w:id="53"/>
      <w:r w:rsidR="00BC6DAB">
        <w:rPr>
          <w:rStyle w:val="CommentReference"/>
        </w:rPr>
        <w:commentReference w:id="5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5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4"/>
      <w:r w:rsidR="00D764E3">
        <w:rPr>
          <w:rStyle w:val="CommentReference"/>
        </w:rPr>
        <w:commentReference w:id="5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3958F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4692140" w:rsidR="00005029" w:rsidRDefault="00005029" w:rsidP="002E3379">
      <w:pPr>
        <w:spacing w:line="480" w:lineRule="auto"/>
        <w:contextualSpacing/>
        <w:jc w:val="center"/>
        <w:rPr>
          <w:rFonts w:cstheme="minorHAnsi"/>
        </w:rPr>
      </w:pPr>
    </w:p>
    <w:p w14:paraId="202D5750" w14:textId="4416B04D" w:rsidR="002460B7"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357650BE" wp14:editId="202E865A">
            <wp:extent cx="5731510" cy="57315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_con_m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079B0B10" w:rsidR="004D63B8" w:rsidRPr="002460B7" w:rsidRDefault="004D63B8" w:rsidP="00F700D0">
      <w:pPr>
        <w:spacing w:line="360" w:lineRule="auto"/>
        <w:contextualSpacing/>
        <w:jc w:val="both"/>
        <w:rPr>
          <w:rFonts w:cstheme="minorHAnsi"/>
          <w:color w:val="FF0000"/>
          <w:lang w:val="en-GB"/>
        </w:rPr>
      </w:pPr>
      <w:commentRangeStart w:id="55"/>
      <w:r w:rsidRPr="002460B7">
        <w:rPr>
          <w:rFonts w:cstheme="minorHAnsi"/>
          <w:b/>
          <w:bCs/>
          <w:i/>
          <w:iCs/>
          <w:color w:val="FF0000"/>
          <w:lang w:val="en-GB"/>
        </w:rPr>
        <w:t>Fig</w:t>
      </w:r>
      <w:r w:rsidR="00704B3C" w:rsidRPr="002460B7">
        <w:rPr>
          <w:rFonts w:cstheme="minorHAnsi"/>
          <w:b/>
          <w:bCs/>
          <w:i/>
          <w:iCs/>
          <w:color w:val="FF0000"/>
          <w:lang w:val="en-GB"/>
        </w:rPr>
        <w:t>.</w:t>
      </w:r>
      <w:r w:rsidRPr="002460B7">
        <w:rPr>
          <w:rFonts w:cstheme="minorHAnsi"/>
          <w:b/>
          <w:bCs/>
          <w:i/>
          <w:iCs/>
          <w:color w:val="FF0000"/>
          <w:lang w:val="en-GB"/>
        </w:rPr>
        <w:t xml:space="preserve"> </w:t>
      </w:r>
      <w:r w:rsidR="00704B3C" w:rsidRPr="002460B7">
        <w:rPr>
          <w:rFonts w:cstheme="minorHAnsi"/>
          <w:b/>
          <w:bCs/>
          <w:i/>
          <w:iCs/>
          <w:color w:val="FF0000"/>
          <w:lang w:val="en-GB"/>
        </w:rPr>
        <w:t>1</w:t>
      </w:r>
      <w:commentRangeEnd w:id="55"/>
      <w:r w:rsidR="00DA3029" w:rsidRPr="002460B7">
        <w:rPr>
          <w:rStyle w:val="CommentReference"/>
          <w:color w:val="FF0000"/>
        </w:rPr>
        <w:commentReference w:id="55"/>
      </w:r>
      <w:r w:rsidRPr="002460B7">
        <w:rPr>
          <w:rFonts w:cstheme="minorHAnsi"/>
          <w:i/>
          <w:iCs/>
          <w:color w:val="FF0000"/>
          <w:lang w:val="en-GB"/>
        </w:rPr>
        <w:t>. Natural log of metabolic rate (A) and</w:t>
      </w:r>
      <w:r w:rsidR="005A6388" w:rsidRPr="002460B7">
        <w:rPr>
          <w:rFonts w:cstheme="minorHAnsi"/>
          <w:i/>
          <w:iCs/>
          <w:color w:val="FF0000"/>
          <w:lang w:val="en-GB"/>
        </w:rPr>
        <w:t xml:space="preserve"> </w:t>
      </w:r>
      <w:r w:rsidRPr="002460B7">
        <w:rPr>
          <w:rFonts w:cstheme="minorHAnsi"/>
          <w:i/>
          <w:iCs/>
          <w:color w:val="FF0000"/>
          <w:lang w:val="en-GB"/>
        </w:rPr>
        <w:t>maximum consumption rates (B) vs. natural log of mass</w:t>
      </w:r>
      <w:r w:rsidR="005C4748" w:rsidRPr="002460B7">
        <w:rPr>
          <w:rFonts w:cstheme="minorHAnsi"/>
          <w:i/>
          <w:iCs/>
          <w:color w:val="FF0000"/>
          <w:lang w:val="en-GB"/>
        </w:rPr>
        <w:t xml:space="preserve"> [g]</w:t>
      </w:r>
      <w:r w:rsidRPr="002460B7">
        <w:rPr>
          <w:rFonts w:cstheme="minorHAnsi"/>
          <w:i/>
          <w:iCs/>
          <w:color w:val="FF0000"/>
          <w:lang w:val="en-GB"/>
        </w:rPr>
        <w:t xml:space="preserve">. </w:t>
      </w:r>
      <w:r w:rsidR="0000025A" w:rsidRPr="002460B7">
        <w:rPr>
          <w:rFonts w:cstheme="minorHAnsi"/>
          <w:i/>
          <w:color w:val="FF0000"/>
          <w:lang w:val="en-GB"/>
        </w:rPr>
        <w:t>Lines are global predictions for an average species at temperatures 15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(blue line and ribbon)</w:t>
      </w:r>
      <w:r w:rsidR="0000025A" w:rsidRPr="002460B7">
        <w:rPr>
          <w:rFonts w:cstheme="minorHAnsi"/>
          <w:i/>
          <w:color w:val="FF0000"/>
          <w:lang w:val="en-GB"/>
        </w:rPr>
        <w:t xml:space="preserve"> and 25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(red line and ribbon). </w:t>
      </w:r>
      <w:r w:rsidR="001A379A" w:rsidRPr="002460B7">
        <w:rPr>
          <w:rFonts w:eastAsiaTheme="minorEastAsia" w:cstheme="minorHAnsi"/>
          <w:i/>
          <w:color w:val="FF0000"/>
          <w:lang w:val="en-GB"/>
        </w:rPr>
        <w:t>The average temperatures in the data are 19</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and 18</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for metabolism and maximum consumption, respectively.</w:t>
      </w:r>
      <w:r w:rsidR="003F48CE" w:rsidRPr="002460B7">
        <w:rPr>
          <w:rFonts w:eastAsiaTheme="minorEastAsia" w:cstheme="minorHAnsi"/>
          <w:i/>
          <w:color w:val="FF0000"/>
          <w:lang w:val="en-GB"/>
        </w:rPr>
        <w:t xml:space="preserve"> </w:t>
      </w:r>
      <w:r w:rsidR="0000025A" w:rsidRPr="002460B7">
        <w:rPr>
          <w:rFonts w:eastAsiaTheme="minorEastAsia" w:cstheme="minorHAnsi"/>
          <w:i/>
          <w:color w:val="FF0000"/>
          <w:lang w:val="en-GB"/>
        </w:rPr>
        <w:t xml:space="preserve">Note the model is fitted using </w:t>
      </w:r>
      <w:r w:rsidR="0000025A" w:rsidRPr="002460B7">
        <w:rPr>
          <w:rFonts w:cstheme="minorHAnsi"/>
          <w:i/>
          <w:color w:val="FF0000"/>
          <w:lang w:val="en-GB"/>
        </w:rPr>
        <w:t>mean-</w:t>
      </w:r>
      <w:commentRangeStart w:id="56"/>
      <w:proofErr w:type="spellStart"/>
      <w:r w:rsidR="0000025A" w:rsidRPr="002460B7">
        <w:rPr>
          <w:rFonts w:cstheme="minorHAnsi"/>
          <w:i/>
          <w:color w:val="FF0000"/>
          <w:lang w:val="en-GB"/>
        </w:rPr>
        <w:t>cent</w:t>
      </w:r>
      <w:r w:rsidR="005467D2" w:rsidRPr="002460B7">
        <w:rPr>
          <w:rFonts w:cstheme="minorHAnsi"/>
          <w:i/>
          <w:color w:val="FF0000"/>
          <w:lang w:val="en-GB"/>
        </w:rPr>
        <w:t>e</w:t>
      </w:r>
      <w:r w:rsidR="005F09E2" w:rsidRPr="002460B7">
        <w:rPr>
          <w:rFonts w:cstheme="minorHAnsi"/>
          <w:i/>
          <w:color w:val="FF0000"/>
          <w:lang w:val="en-GB"/>
        </w:rPr>
        <w:t>r</w:t>
      </w:r>
      <w:r w:rsidR="0000025A" w:rsidRPr="002460B7">
        <w:rPr>
          <w:rFonts w:cstheme="minorHAnsi"/>
          <w:i/>
          <w:color w:val="FF0000"/>
          <w:lang w:val="en-GB"/>
        </w:rPr>
        <w:t>ed</w:t>
      </w:r>
      <w:commentRangeEnd w:id="56"/>
      <w:proofErr w:type="spellEnd"/>
      <w:r w:rsidR="005467D2" w:rsidRPr="002460B7">
        <w:rPr>
          <w:rStyle w:val="CommentReference"/>
          <w:color w:val="FF0000"/>
        </w:rPr>
        <w:commentReference w:id="56"/>
      </w:r>
      <w:r w:rsidR="00EE712D" w:rsidRPr="002460B7">
        <w:rPr>
          <w:rFonts w:cstheme="minorHAnsi"/>
          <w:i/>
          <w:color w:val="FF0000"/>
          <w:lang w:val="en-GB"/>
        </w:rPr>
        <w:t xml:space="preserve"> (</w:t>
      </w:r>
      <w:proofErr w:type="spellStart"/>
      <w:r w:rsidR="00EE712D" w:rsidRPr="002460B7">
        <w:rPr>
          <w:rFonts w:cstheme="minorHAnsi"/>
          <w:i/>
          <w:color w:val="FF0000"/>
          <w:lang w:val="en-GB"/>
        </w:rPr>
        <w:t>ct</w:t>
      </w:r>
      <w:proofErr w:type="spellEnd"/>
      <w:r w:rsidR="00EE712D" w:rsidRPr="002460B7">
        <w:rPr>
          <w:rFonts w:cstheme="minorHAnsi"/>
          <w:i/>
          <w:color w:val="FF0000"/>
          <w:lang w:val="en-GB"/>
        </w:rPr>
        <w:t>)</w:t>
      </w:r>
      <w:r w:rsidR="0000025A" w:rsidRPr="002460B7">
        <w:rPr>
          <w:rFonts w:cstheme="minorHAnsi"/>
          <w:i/>
          <w:color w:val="FF0000"/>
          <w:lang w:val="en-GB"/>
        </w:rPr>
        <w:t xml:space="preserve"> Arrhenius temperature (1/</w:t>
      </w:r>
      <w:proofErr w:type="spellStart"/>
      <w:r w:rsidR="0000025A" w:rsidRPr="002460B7">
        <w:rPr>
          <w:rFonts w:cstheme="minorHAnsi"/>
          <w:i/>
          <w:color w:val="FF0000"/>
          <w:lang w:val="en-GB"/>
        </w:rPr>
        <w:t>kT</w:t>
      </w:r>
      <w:proofErr w:type="spellEnd"/>
      <w:r w:rsidR="0000025A" w:rsidRPr="002460B7">
        <w:rPr>
          <w:rFonts w:cstheme="minorHAnsi"/>
          <w:i/>
          <w:color w:val="FF0000"/>
          <w:lang w:val="en-GB"/>
        </w:rPr>
        <w:t>), and then converted for easier interpretation.</w:t>
      </w:r>
      <w:r w:rsidR="00754FD4" w:rsidRPr="002460B7">
        <w:rPr>
          <w:rFonts w:cstheme="minorHAnsi"/>
          <w:i/>
          <w:color w:val="FF0000"/>
          <w:lang w:val="en-GB"/>
        </w:rPr>
        <w:t xml:space="preserve"> </w:t>
      </w:r>
      <w:r w:rsidRPr="002460B7">
        <w:rPr>
          <w:rFonts w:cstheme="minorHAnsi"/>
          <w:i/>
          <w:iCs/>
          <w:color w:val="FF0000"/>
          <w:lang w:val="en-GB"/>
        </w:rPr>
        <w:t xml:space="preserve">Shaded areas correspond to 80% and 95% credible </w:t>
      </w:r>
      <w:r w:rsidR="007F5D88" w:rsidRPr="002460B7">
        <w:rPr>
          <w:rFonts w:cstheme="minorHAnsi"/>
          <w:i/>
          <w:iCs/>
          <w:color w:val="FF0000"/>
          <w:lang w:val="en-GB"/>
        </w:rPr>
        <w:t>interval</w:t>
      </w:r>
      <w:r w:rsidR="00367A77" w:rsidRPr="002460B7">
        <w:rPr>
          <w:rFonts w:cstheme="minorHAnsi"/>
          <w:i/>
          <w:iCs/>
          <w:color w:val="FF0000"/>
          <w:lang w:val="en-GB"/>
        </w:rPr>
        <w:t>s</w:t>
      </w:r>
      <w:r w:rsidR="006B546E" w:rsidRPr="002460B7">
        <w:rPr>
          <w:rFonts w:cstheme="minorHAnsi"/>
          <w:i/>
          <w:iCs/>
          <w:color w:val="FF0000"/>
          <w:lang w:val="en-GB"/>
        </w:rPr>
        <w:t xml:space="preserve">. </w:t>
      </w:r>
      <w:r w:rsidR="005A6F94" w:rsidRPr="002460B7">
        <w:rPr>
          <w:rFonts w:cstheme="minorHAnsi"/>
          <w:i/>
          <w:iCs/>
          <w:color w:val="FF0000"/>
          <w:lang w:val="en-GB"/>
        </w:rPr>
        <w:t>P</w:t>
      </w:r>
      <w:r w:rsidR="00DD78DE" w:rsidRPr="002460B7">
        <w:rPr>
          <w:rFonts w:cstheme="minorHAnsi"/>
          <w:i/>
          <w:iCs/>
          <w:color w:val="FF0000"/>
          <w:lang w:val="en-GB"/>
        </w:rPr>
        <w:t>oint</w:t>
      </w:r>
      <w:r w:rsidR="00037764" w:rsidRPr="002460B7">
        <w:rPr>
          <w:rFonts w:cstheme="minorHAnsi"/>
          <w:i/>
          <w:iCs/>
          <w:color w:val="FF0000"/>
          <w:lang w:val="en-GB"/>
        </w:rPr>
        <w:t xml:space="preserve"> </w:t>
      </w:r>
      <w:proofErr w:type="spellStart"/>
      <w:r w:rsidR="005A6F94" w:rsidRPr="002460B7">
        <w:rPr>
          <w:rFonts w:cstheme="minorHAnsi"/>
          <w:i/>
          <w:iCs/>
          <w:color w:val="FF0000"/>
          <w:lang w:val="en-GB"/>
        </w:rPr>
        <w:t>colors</w:t>
      </w:r>
      <w:proofErr w:type="spellEnd"/>
      <w:r w:rsidR="00DD78DE" w:rsidRPr="002460B7">
        <w:rPr>
          <w:rFonts w:cstheme="minorHAnsi"/>
          <w:i/>
          <w:iCs/>
          <w:color w:val="FF0000"/>
          <w:lang w:val="en-GB"/>
        </w:rPr>
        <w:t xml:space="preserve"> correspond to </w:t>
      </w:r>
      <w:r w:rsidR="00D55250" w:rsidRPr="002460B7">
        <w:rPr>
          <w:rFonts w:cstheme="minorHAnsi"/>
          <w:i/>
          <w:iCs/>
          <w:color w:val="FF0000"/>
          <w:lang w:val="en-GB"/>
        </w:rPr>
        <w:t>species (</w:t>
      </w:r>
      <w:r w:rsidR="00A75733" w:rsidRPr="002460B7">
        <w:rPr>
          <w:rFonts w:cstheme="minorHAnsi"/>
          <w:i/>
          <w:iCs/>
          <w:color w:val="FF0000"/>
          <w:lang w:val="en-GB"/>
        </w:rPr>
        <w:t>n=18 and n=35 for consumption and metabolism, respectively</w:t>
      </w:r>
      <w:r w:rsidR="00D55250" w:rsidRPr="002460B7">
        <w:rPr>
          <w:rFonts w:cstheme="minorHAnsi"/>
          <w:i/>
          <w:iCs/>
          <w:color w:val="FF0000"/>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480699A3" w:rsidR="003B4E89" w:rsidRPr="005356A3"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4040EE30" wp14:editId="690A48F1">
            <wp:extent cx="5731510" cy="5731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es_b_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commentRangeStart w:id="57"/>
      <w:commentRangeStart w:id="58"/>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commentRangeEnd w:id="57"/>
      <w:r w:rsidR="002E1CD9">
        <w:rPr>
          <w:rStyle w:val="CommentReference"/>
        </w:rPr>
        <w:commentReference w:id="57"/>
      </w:r>
      <w:r w:rsidRPr="002D70E2">
        <w:rPr>
          <w:rFonts w:cstheme="minorHAnsi"/>
          <w:i/>
          <w:iCs/>
          <w:lang w:val="en-GB"/>
        </w:rPr>
        <w:t xml:space="preserve">. </w:t>
      </w:r>
      <w:commentRangeEnd w:id="58"/>
      <w:r w:rsidR="00241356">
        <w:rPr>
          <w:rStyle w:val="CommentReference"/>
        </w:rPr>
        <w:commentReference w:id="58"/>
      </w:r>
      <w:r w:rsidRPr="002D70E2">
        <w:rPr>
          <w:rFonts w:cstheme="minorHAnsi"/>
          <w:i/>
          <w:iCs/>
          <w:lang w:val="en-GB"/>
        </w:rPr>
        <w:t xml:space="preserve">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59"/>
      <w:commentRangeStart w:id="60"/>
      <w:commentRangeStart w:id="61"/>
      <w:commentRangeStart w:id="62"/>
      <w:commentRangeStart w:id="63"/>
      <w:commentRangeStart w:id="64"/>
      <w:commentRangeStart w:id="65"/>
      <w:r w:rsidR="007555A4" w:rsidRPr="00972C7F">
        <w:rPr>
          <w:rFonts w:cstheme="minorHAnsi"/>
          <w:i/>
          <w:iCs/>
          <w:lang w:val="en-GB"/>
        </w:rPr>
        <w:t xml:space="preserve">an </w:t>
      </w:r>
      <w:commentRangeEnd w:id="59"/>
      <w:r w:rsidR="00F871C6">
        <w:rPr>
          <w:rStyle w:val="CommentReference"/>
        </w:rPr>
        <w:commentReference w:id="59"/>
      </w:r>
      <w:commentRangeEnd w:id="60"/>
      <w:r w:rsidR="00C30352">
        <w:rPr>
          <w:rFonts w:cstheme="minorHAnsi"/>
          <w:i/>
          <w:iCs/>
          <w:lang w:val="en-GB"/>
        </w:rPr>
        <w:t xml:space="preserve">average </w:t>
      </w:r>
      <w:r w:rsidR="00AE33C5">
        <w:rPr>
          <w:rStyle w:val="CommentReference"/>
        </w:rPr>
        <w:commentReference w:id="60"/>
      </w:r>
      <w:commentRangeEnd w:id="61"/>
      <w:r w:rsidR="00CE082F">
        <w:rPr>
          <w:rStyle w:val="CommentReference"/>
        </w:rPr>
        <w:commentReference w:id="61"/>
      </w:r>
      <w:commentRangeEnd w:id="62"/>
      <w:r w:rsidR="00AE4AF5">
        <w:rPr>
          <w:rStyle w:val="CommentReference"/>
        </w:rPr>
        <w:commentReference w:id="62"/>
      </w:r>
      <w:commentRangeEnd w:id="63"/>
      <w:r w:rsidR="00AE4AF5">
        <w:rPr>
          <w:rStyle w:val="CommentReference"/>
        </w:rPr>
        <w:commentReference w:id="63"/>
      </w:r>
      <w:commentRangeEnd w:id="64"/>
      <w:r w:rsidR="00001A7F">
        <w:rPr>
          <w:rStyle w:val="CommentReference"/>
        </w:rPr>
        <w:commentReference w:id="64"/>
      </w:r>
      <w:commentRangeEnd w:id="65"/>
      <w:r w:rsidR="002E1CD9">
        <w:rPr>
          <w:rStyle w:val="CommentReference"/>
        </w:rPr>
        <w:commentReference w:id="65"/>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4B303474" w:rsidR="001F613A" w:rsidRPr="00396716" w:rsidRDefault="002460B7" w:rsidP="00704B3C">
      <w:pPr>
        <w:spacing w:line="480" w:lineRule="auto"/>
        <w:ind w:firstLine="284"/>
        <w:contextualSpacing/>
        <w:jc w:val="center"/>
        <w:rPr>
          <w:rFonts w:cstheme="minorHAnsi"/>
        </w:rPr>
      </w:pPr>
      <w:r>
        <w:rPr>
          <w:rFonts w:cstheme="minorHAnsi"/>
          <w:noProof/>
        </w:rPr>
        <w:lastRenderedPageBreak/>
        <w:drawing>
          <wp:inline distT="0" distB="0" distL="0" distR="0" wp14:anchorId="1359224E" wp14:editId="5E05A9C9">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6B4C36" w14:textId="108260A5" w:rsidR="00704B3C" w:rsidRPr="002460B7" w:rsidRDefault="00704B3C" w:rsidP="00704B3C">
      <w:pPr>
        <w:spacing w:line="360" w:lineRule="auto"/>
        <w:contextualSpacing/>
        <w:jc w:val="both"/>
        <w:rPr>
          <w:rFonts w:cstheme="minorHAnsi"/>
          <w:i/>
          <w:color w:val="FF0000"/>
          <w:lang w:val="en-GB"/>
        </w:rPr>
      </w:pPr>
      <w:r w:rsidRPr="002460B7">
        <w:rPr>
          <w:rFonts w:cstheme="minorHAnsi"/>
          <w:b/>
          <w:bCs/>
          <w:color w:val="FF0000"/>
          <w:lang w:val="en-GB"/>
        </w:rPr>
        <w:t>Fig. 3</w:t>
      </w:r>
      <w:r w:rsidRPr="002460B7">
        <w:rPr>
          <w:rFonts w:cstheme="minorHAnsi"/>
          <w:color w:val="FF0000"/>
          <w:lang w:val="en-GB"/>
        </w:rPr>
        <w:t>.</w:t>
      </w:r>
      <w:r w:rsidRPr="002460B7">
        <w:rPr>
          <w:rFonts w:cstheme="minorHAnsi"/>
          <w:i/>
          <w:color w:val="FF0000"/>
          <w:lang w:val="en-GB"/>
        </w:rPr>
        <w:t xml:space="preserve"> Effects of temperature and body mass on body growth. Panel A) shows growth rate [% </w:t>
      </w:r>
      <w:proofErr w:type="gramStart"/>
      <w:r w:rsidRPr="002460B7">
        <w:rPr>
          <w:rFonts w:cstheme="minorHAnsi"/>
          <w:i/>
          <w:color w:val="FF0000"/>
          <w:lang w:val="en-GB"/>
        </w:rPr>
        <w:t>day</w:t>
      </w:r>
      <w:r w:rsidRPr="002460B7">
        <w:rPr>
          <w:rFonts w:cstheme="minorHAnsi"/>
          <w:i/>
          <w:color w:val="FF0000"/>
          <w:vertAlign w:val="superscript"/>
          <w:lang w:val="en-GB"/>
        </w:rPr>
        <w:t>-1</w:t>
      </w:r>
      <w:proofErr w:type="gramEnd"/>
      <w:r w:rsidRPr="002460B7">
        <w:rPr>
          <w:rFonts w:cstheme="minorHAnsi"/>
          <w:i/>
          <w:color w:val="FF0000"/>
          <w:lang w:val="en-GB"/>
        </w:rPr>
        <w:t xml:space="preserve">] as a function of mean </w:t>
      </w:r>
      <w:proofErr w:type="spellStart"/>
      <w:r w:rsidRPr="002460B7">
        <w:rPr>
          <w:rFonts w:cstheme="minorHAnsi"/>
          <w:i/>
          <w:color w:val="FF0000"/>
          <w:lang w:val="en-GB"/>
        </w:rPr>
        <w:t>centered</w:t>
      </w:r>
      <w:proofErr w:type="spellEnd"/>
      <w:r w:rsidRPr="002460B7">
        <w:rPr>
          <w:rFonts w:cstheme="minorHAnsi"/>
          <w:i/>
          <w:color w:val="FF0000"/>
          <w:lang w:val="en-GB"/>
        </w:rPr>
        <w:t xml:space="preserve"> body mass, both on natural log scale. Lines are global predictions from model M1 for an average species at temperatures 15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(blue line and ribbon)</w:t>
      </w:r>
      <w:r w:rsidRPr="002460B7">
        <w:rPr>
          <w:rFonts w:cstheme="minorHAnsi"/>
          <w:i/>
          <w:color w:val="FF0000"/>
          <w:lang w:val="en-GB"/>
        </w:rPr>
        <w:t xml:space="preserve">, </w:t>
      </w:r>
      <w:r w:rsidRPr="002460B7">
        <w:rPr>
          <w:rFonts w:eastAsiaTheme="minorEastAsia" w:cstheme="minorHAnsi"/>
          <w:i/>
          <w:color w:val="FF0000"/>
          <w:lang w:val="en-GB"/>
        </w:rPr>
        <w:t>which is close to the mean temperature (14.3</w:t>
      </w:r>
      <m:oMath>
        <m:r>
          <w:rPr>
            <w:rFonts w:ascii="Cambria Math" w:hAnsi="Cambria Math" w:cstheme="minorHAnsi"/>
            <w:color w:val="FF0000"/>
            <w:lang w:val="en-GB"/>
          </w:rPr>
          <m:t>℃</m:t>
        </m:r>
      </m:oMath>
      <w:r w:rsidRPr="002460B7">
        <w:rPr>
          <w:rFonts w:eastAsiaTheme="minorEastAsia" w:cstheme="minorHAnsi"/>
          <w:i/>
          <w:color w:val="FF0000"/>
          <w:lang w:val="en-GB"/>
        </w:rPr>
        <w:t>) in data</w:t>
      </w:r>
      <w:r w:rsidR="008A107C" w:rsidRPr="002460B7">
        <w:rPr>
          <w:rFonts w:eastAsiaTheme="minorEastAsia" w:cstheme="minorHAnsi"/>
          <w:i/>
          <w:color w:val="FF0000"/>
          <w:lang w:val="en-GB"/>
        </w:rPr>
        <w:t>,</w:t>
      </w:r>
      <w:r w:rsidRPr="002460B7">
        <w:rPr>
          <w:rFonts w:eastAsiaTheme="minorEastAsia" w:cstheme="minorHAnsi"/>
          <w:i/>
          <w:color w:val="FF0000"/>
          <w:lang w:val="en-GB"/>
        </w:rPr>
        <w:t xml:space="preserve"> </w:t>
      </w:r>
      <w:r w:rsidRPr="002460B7">
        <w:rPr>
          <w:rFonts w:cstheme="minorHAnsi"/>
          <w:i/>
          <w:color w:val="FF0000"/>
          <w:lang w:val="en-GB"/>
        </w:rPr>
        <w:t>and 25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(red line and ribbon). Note the model is fitted using </w:t>
      </w:r>
      <w:r w:rsidRPr="002460B7">
        <w:rPr>
          <w:rFonts w:cstheme="minorHAnsi"/>
          <w:i/>
          <w:color w:val="FF0000"/>
          <w:lang w:val="en-GB"/>
        </w:rPr>
        <w:t>mean-</w:t>
      </w:r>
      <w:proofErr w:type="spellStart"/>
      <w:r w:rsidRPr="002460B7">
        <w:rPr>
          <w:rFonts w:cstheme="minorHAnsi"/>
          <w:i/>
          <w:color w:val="FF0000"/>
          <w:lang w:val="en-GB"/>
        </w:rPr>
        <w:t>centered</w:t>
      </w:r>
      <w:proofErr w:type="spellEnd"/>
      <w:r w:rsidRPr="002460B7">
        <w:rPr>
          <w:rFonts w:cstheme="minorHAnsi"/>
          <w:i/>
          <w:color w:val="FF0000"/>
          <w:lang w:val="en-GB"/>
        </w:rPr>
        <w:t xml:space="preserve"> Arrhenius temperature (1/</w:t>
      </w:r>
      <w:proofErr w:type="spellStart"/>
      <w:r w:rsidRPr="002460B7">
        <w:rPr>
          <w:rFonts w:cstheme="minorHAnsi"/>
          <w:i/>
          <w:color w:val="FF0000"/>
          <w:lang w:val="en-GB"/>
        </w:rPr>
        <w:t>kT</w:t>
      </w:r>
      <w:proofErr w:type="spellEnd"/>
      <w:r w:rsidRPr="002460B7">
        <w:rPr>
          <w:rFonts w:cstheme="minorHAnsi"/>
          <w:i/>
          <w:color w:val="FF0000"/>
          <w:lang w:val="en-GB"/>
        </w:rPr>
        <w:t xml:space="preserve">), and then converted for easier interpretation. </w:t>
      </w:r>
      <w:r w:rsidRPr="002460B7">
        <w:rPr>
          <w:rFonts w:cstheme="minorHAnsi"/>
          <w:i/>
          <w:iCs/>
          <w:color w:val="FF0000"/>
          <w:lang w:val="en-GB"/>
        </w:rPr>
        <w:t>S</w:t>
      </w:r>
      <w:r w:rsidRPr="002460B7">
        <w:rPr>
          <w:rFonts w:cstheme="minorHAnsi"/>
          <w:i/>
          <w:color w:val="FF0000"/>
          <w:lang w:val="en-GB"/>
        </w:rPr>
        <w:t>haded areas correspond to 80% and 95% credible interval</w:t>
      </w:r>
      <w:r w:rsidR="005E3D0B" w:rsidRPr="002460B7">
        <w:rPr>
          <w:rFonts w:cstheme="minorHAnsi"/>
          <w:i/>
          <w:color w:val="FF0000"/>
          <w:lang w:val="en-GB"/>
        </w:rPr>
        <w:t>s</w:t>
      </w:r>
      <w:r w:rsidRPr="002460B7">
        <w:rPr>
          <w:rFonts w:cstheme="minorHAnsi"/>
          <w:i/>
          <w:color w:val="FF0000"/>
          <w:lang w:val="en-GB"/>
        </w:rPr>
        <w:t xml:space="preserve"> and the solid line is the median prediction </w:t>
      </w:r>
      <w:proofErr w:type="spellStart"/>
      <w:r w:rsidRPr="002460B7">
        <w:rPr>
          <w:rFonts w:cstheme="minorHAnsi"/>
          <w:i/>
          <w:color w:val="FF0000"/>
          <w:lang w:val="en-GB"/>
        </w:rPr>
        <w:t>across</w:t>
      </w:r>
      <w:proofErr w:type="spellEnd"/>
      <w:r w:rsidRPr="002460B7">
        <w:rPr>
          <w:rFonts w:cstheme="minorHAnsi"/>
          <w:i/>
          <w:color w:val="FF0000"/>
          <w:lang w:val="en-GB"/>
        </w:rPr>
        <w:t xml:space="preserve">-species. Point </w:t>
      </w:r>
      <w:proofErr w:type="spellStart"/>
      <w:r w:rsidRPr="002460B7">
        <w:rPr>
          <w:rFonts w:cstheme="minorHAnsi"/>
          <w:i/>
          <w:color w:val="FF0000"/>
          <w:lang w:val="en-GB"/>
        </w:rPr>
        <w:t>colors</w:t>
      </w:r>
      <w:proofErr w:type="spellEnd"/>
      <w:r w:rsidRPr="002460B7">
        <w:rPr>
          <w:rFonts w:cstheme="minorHAnsi"/>
          <w:i/>
          <w:color w:val="FF0000"/>
          <w:lang w:val="en-GB"/>
        </w:rPr>
        <w:t xml:space="preserve"> indicate species (n=13, legend not shown). The slope corresponds to the mass-scaling exponent. Posterior distributions of the average mass-scaling exponent,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Pr="002460B7">
        <w:rPr>
          <w:rFonts w:eastAsiaTheme="minorEastAsia" w:cstheme="minorHAnsi"/>
          <w:i/>
          <w:color w:val="FF0000"/>
          <w:lang w:val="en-GB"/>
        </w:rPr>
        <w:t xml:space="preserve">, </w:t>
      </w:r>
      <w:r w:rsidRPr="002460B7">
        <w:rPr>
          <w:rFonts w:cstheme="minorHAnsi"/>
          <w:i/>
          <w:color w:val="FF0000"/>
          <w:lang w:val="en-GB"/>
        </w:rPr>
        <w:t>(B) activation energy,</w:t>
      </w:r>
      <m:oMath>
        <m:r>
          <w:rPr>
            <w:rFonts w:ascii="Cambria Math" w:eastAsiaTheme="minorEastAsia" w:hAnsi="Cambria Math" w:cstheme="minorHAnsi"/>
            <w:color w:val="FF0000"/>
            <w:lang w:val="en-GB"/>
          </w:rPr>
          <m:t xml:space="preserve"> </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Pr="002460B7">
        <w:rPr>
          <w:rFonts w:eastAsiaTheme="minorEastAsia" w:cstheme="minorHAnsi"/>
          <w:i/>
          <w:color w:val="FF0000"/>
          <w:lang w:val="en-GB"/>
        </w:rPr>
        <w:t>,</w:t>
      </w:r>
      <w:r w:rsidRPr="002460B7">
        <w:rPr>
          <w:rFonts w:cstheme="minorHAnsi"/>
          <w:i/>
          <w:color w:val="FF0000"/>
          <w:lang w:val="en-GB"/>
        </w:rPr>
        <w:t xml:space="preserve"> (C) and mass-temperature interaction,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3</m:t>
                </m:r>
              </m:sub>
            </m:sSub>
          </m:sub>
        </m:sSub>
      </m:oMath>
      <w:r w:rsidRPr="002460B7">
        <w:rPr>
          <w:rFonts w:eastAsiaTheme="minorEastAsia" w:cstheme="minorHAnsi"/>
          <w:i/>
          <w:color w:val="FF0000"/>
          <w:lang w:val="en-GB"/>
        </w:rPr>
        <w:t>,</w:t>
      </w:r>
      <w:r w:rsidRPr="002460B7">
        <w:rPr>
          <w:rFonts w:cstheme="minorHAnsi"/>
          <w:i/>
          <w:color w:val="FF0000"/>
          <w:lang w:val="en-GB"/>
        </w:rPr>
        <w:t xml:space="preserve"> (D) are shown in the bottom row. Dashed white line shows the posterior median</w:t>
      </w:r>
      <w:r w:rsidR="00D6349C" w:rsidRPr="002460B7">
        <w:rPr>
          <w:rFonts w:cstheme="minorHAnsi"/>
          <w:i/>
          <w:color w:val="FF0000"/>
          <w:lang w:val="en-GB"/>
        </w:rPr>
        <w:t>, red vertical line in (D) indicates zero</w:t>
      </w:r>
      <w:r w:rsidRPr="002460B7">
        <w:rPr>
          <w:rFonts w:cstheme="minorHAnsi"/>
          <w:i/>
          <w:color w:val="FF0000"/>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66"/>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66"/>
      <w:r w:rsidR="007E79E1">
        <w:rPr>
          <w:rStyle w:val="CommentReference"/>
        </w:rPr>
        <w:commentReference w:id="66"/>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67"/>
      <w:r w:rsidR="00D6349C" w:rsidRPr="004559BC">
        <w:rPr>
          <w:rFonts w:cstheme="minorHAnsi"/>
          <w:i/>
          <w:iCs/>
          <w:lang w:val="en-GB"/>
        </w:rPr>
        <w:t xml:space="preserve">separately for each </w:t>
      </w:r>
      <w:r w:rsidR="00344BBB" w:rsidRPr="004559BC">
        <w:rPr>
          <w:rFonts w:cstheme="minorHAnsi"/>
          <w:i/>
          <w:iCs/>
          <w:lang w:val="en-GB"/>
        </w:rPr>
        <w:t>body size</w:t>
      </w:r>
      <w:commentRangeEnd w:id="67"/>
      <w:r w:rsidR="00344BBB">
        <w:rPr>
          <w:rStyle w:val="CommentReference"/>
        </w:rPr>
        <w:commentReference w:id="67"/>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68"/>
      <w:commentRangeStart w:id="69"/>
      <w:r w:rsidRPr="00972C7F">
        <w:rPr>
          <w:rFonts w:cstheme="minorHAnsi"/>
          <w:b/>
          <w:bCs/>
          <w:i/>
          <w:iCs/>
          <w:lang w:val="en-GB"/>
        </w:rPr>
        <w:t xml:space="preserve">Fig. </w:t>
      </w:r>
      <w:commentRangeStart w:id="70"/>
      <w:commentRangeStart w:id="71"/>
      <w:r w:rsidRPr="004559BC">
        <w:rPr>
          <w:rFonts w:cstheme="minorHAnsi"/>
          <w:b/>
          <w:bCs/>
          <w:i/>
          <w:iCs/>
          <w:lang w:val="en-GB"/>
        </w:rPr>
        <w:t>7.</w:t>
      </w:r>
      <w:r w:rsidRPr="004559BC">
        <w:rPr>
          <w:rFonts w:cstheme="minorHAnsi"/>
          <w:i/>
          <w:iCs/>
          <w:lang w:val="en-GB"/>
        </w:rPr>
        <w:t xml:space="preserve"> </w:t>
      </w:r>
      <w:commentRangeEnd w:id="70"/>
      <w:r w:rsidR="002C5859" w:rsidRPr="005A518B">
        <w:rPr>
          <w:rStyle w:val="CommentReference"/>
        </w:rPr>
        <w:commentReference w:id="70"/>
      </w:r>
      <w:commentRangeEnd w:id="71"/>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71"/>
      </w:r>
      <w:commentRangeEnd w:id="68"/>
      <w:r w:rsidR="007907BC">
        <w:rPr>
          <w:rStyle w:val="CommentReference"/>
        </w:rPr>
        <w:commentReference w:id="68"/>
      </w:r>
      <w:commentRangeEnd w:id="69"/>
      <w:r w:rsidR="009D113B">
        <w:rPr>
          <w:rStyle w:val="CommentReference"/>
        </w:rPr>
        <w:commentReference w:id="69"/>
      </w:r>
      <w:r w:rsidRPr="004559BC">
        <w:rPr>
          <w:rFonts w:cstheme="minorHAnsi"/>
          <w:i/>
          <w:iCs/>
          <w:lang w:val="en-GB"/>
        </w:rPr>
        <w:t xml:space="preserve">Vertical green lines show the minimum and maximum environmental </w:t>
      </w:r>
      <w:commentRangeStart w:id="72"/>
      <w:commentRangeStart w:id="73"/>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72"/>
      <w:proofErr w:type="spellEnd"/>
      <w:r w:rsidR="007907BC">
        <w:rPr>
          <w:rStyle w:val="CommentReference"/>
        </w:rPr>
        <w:commentReference w:id="72"/>
      </w:r>
      <w:commentRangeEnd w:id="73"/>
      <w:r w:rsidR="005A518B">
        <w:rPr>
          <w:rStyle w:val="CommentReference"/>
        </w:rPr>
        <w:commentReference w:id="73"/>
      </w:r>
      <w:r w:rsidRPr="004559BC">
        <w:rPr>
          <w:rFonts w:cstheme="minorHAnsi"/>
          <w:i/>
          <w:iCs/>
          <w:lang w:val="en-GB"/>
        </w:rPr>
        <w:t xml:space="preserve">, and green points show the midpoint. </w:t>
      </w:r>
      <w:r w:rsidR="00BD6176" w:rsidRPr="004559BC">
        <w:rPr>
          <w:rFonts w:cstheme="minorHAnsi"/>
          <w:i/>
          <w:iCs/>
          <w:lang w:val="en-GB"/>
        </w:rPr>
        <w:t>T</w:t>
      </w:r>
      <w:commentRangeStart w:id="74"/>
      <w:commentRangeStart w:id="75"/>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74"/>
      <w:r w:rsidR="003A59D4">
        <w:rPr>
          <w:rStyle w:val="CommentReference"/>
        </w:rPr>
        <w:commentReference w:id="74"/>
      </w:r>
      <w:commentRangeEnd w:id="75"/>
      <w:r w:rsidR="00674A47">
        <w:rPr>
          <w:rStyle w:val="CommentReference"/>
        </w:rPr>
        <w:commentReference w:id="75"/>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76"/>
      <w:r w:rsidR="00B04587" w:rsidRPr="004559BC">
        <w:rPr>
          <w:rFonts w:eastAsiaTheme="minorEastAsia" w:cstheme="minorHAnsi"/>
          <w:i/>
          <w:iCs/>
          <w:lang w:val="en-GB"/>
        </w:rPr>
        <w:t>.</w:t>
      </w:r>
      <w:commentRangeEnd w:id="76"/>
      <w:r w:rsidR="00232FB6">
        <w:rPr>
          <w:rStyle w:val="CommentReference"/>
        </w:rPr>
        <w:commentReference w:id="76"/>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103338E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8D35D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77"/>
      <w:commentRangeStart w:id="78"/>
      <w:commentRangeStart w:id="79"/>
      <w:commentRangeStart w:id="80"/>
      <w:commentRangeStart w:id="81"/>
      <w:r w:rsidR="007A4E07" w:rsidRPr="00972C7F">
        <w:rPr>
          <w:rFonts w:eastAsiaTheme="minorEastAsia" w:cstheme="minorHAnsi"/>
          <w:lang w:val="en-GB"/>
        </w:rPr>
        <w:t xml:space="preserve">close </w:t>
      </w:r>
      <w:commentRangeEnd w:id="77"/>
      <w:r w:rsidR="00D4430F">
        <w:rPr>
          <w:rStyle w:val="CommentReference"/>
        </w:rPr>
        <w:commentReference w:id="77"/>
      </w:r>
      <w:commentRangeEnd w:id="78"/>
      <w:r w:rsidR="00BD7D6F">
        <w:rPr>
          <w:rStyle w:val="CommentReference"/>
        </w:rPr>
        <w:commentReference w:id="78"/>
      </w:r>
      <w:commentRangeEnd w:id="79"/>
      <w:r w:rsidR="00932E00">
        <w:rPr>
          <w:rStyle w:val="CommentReference"/>
        </w:rPr>
        <w:commentReference w:id="79"/>
      </w:r>
      <w:commentRangeEnd w:id="80"/>
      <w:r w:rsidR="00641ACD">
        <w:rPr>
          <w:rStyle w:val="CommentReference"/>
        </w:rPr>
        <w:commentReference w:id="80"/>
      </w:r>
      <w:commentRangeEnd w:id="81"/>
      <w:r w:rsidR="00C41DFC">
        <w:rPr>
          <w:rStyle w:val="CommentReference"/>
        </w:rPr>
        <w:commentReference w:id="81"/>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82"/>
      <w:commentRangeStart w:id="83"/>
      <w:commentRangeStart w:id="84"/>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82"/>
      <w:r w:rsidR="002C5859">
        <w:rPr>
          <w:rStyle w:val="CommentReference"/>
        </w:rPr>
        <w:commentReference w:id="82"/>
      </w:r>
      <w:commentRangeEnd w:id="83"/>
      <w:r w:rsidR="00C67825">
        <w:rPr>
          <w:rStyle w:val="CommentReference"/>
        </w:rPr>
        <w:commentReference w:id="83"/>
      </w:r>
      <w:commentRangeEnd w:id="84"/>
      <w:r w:rsidR="00603E09">
        <w:rPr>
          <w:rStyle w:val="CommentReference"/>
        </w:rPr>
        <w:commentReference w:id="84"/>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2C5C8EF3"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8D35D5">
        <w:rPr>
          <w:rFonts w:cstheme="minorHAnsi"/>
          <w:lang w:val="en-GB"/>
        </w:rPr>
        <w:instrText xml:space="preserve"> ADDIN ZOTERO_ITEM CSL_CITATION {"citationID":"au214s33k5","properties":{"formattedCitation":"(Huss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8D35D5">
        <w:rPr>
          <w:rFonts w:eastAsiaTheme="minorEastAsia" w:cstheme="minorHAnsi"/>
          <w:lang w:val="en-GB"/>
        </w:rPr>
        <w:instrText xml:space="preserve"> ADDIN ZOTERO_ITEM CSL_CITATION {"citationID":"ag7eb21mmv","properties":{"formattedCitation":"(Huss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557694E5"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8D35D5">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8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85"/>
      <w:r w:rsidR="00682627">
        <w:rPr>
          <w:rStyle w:val="CommentReference"/>
        </w:rPr>
        <w:commentReference w:id="8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6EF35F00" w14:textId="77777777" w:rsidR="008D35D5" w:rsidRPr="008D35D5" w:rsidRDefault="00C41369" w:rsidP="008D35D5">
      <w:pPr>
        <w:pStyle w:val="Bibliography"/>
        <w:rPr>
          <w:rFonts w:ascii="Times New Roman" w:cs="Times New Roman"/>
          <w:lang w:val="en-GB"/>
        </w:rPr>
      </w:pPr>
      <w:r w:rsidRPr="003E64FD">
        <w:rPr>
          <w:rFonts w:cstheme="minorHAnsi"/>
        </w:rPr>
        <w:fldChar w:fldCharType="begin"/>
      </w:r>
      <w:r w:rsidR="008D35D5" w:rsidRPr="002460B7">
        <w:rPr>
          <w:rFonts w:cstheme="minorHAnsi"/>
          <w:lang w:val="en-US"/>
        </w:rPr>
        <w:instrText xml:space="preserve"> ADDIN ZOTERO_BIBL {"uncited":[],"omitted":[],"custom":[]} CSL_BIBLIOGRAPHY </w:instrText>
      </w:r>
      <w:r w:rsidRPr="003E64FD">
        <w:rPr>
          <w:rFonts w:cstheme="minorHAnsi"/>
        </w:rPr>
        <w:fldChar w:fldCharType="separate"/>
      </w:r>
      <w:r w:rsidR="008D35D5" w:rsidRPr="002460B7">
        <w:rPr>
          <w:rFonts w:ascii="Times New Roman" w:cs="Times New Roman"/>
          <w:lang w:val="en-US"/>
        </w:rPr>
        <w:t xml:space="preserve">Andersen, K.H., Beyer, J.E. &amp; Lundberg, P. (2009). </w:t>
      </w:r>
      <w:r w:rsidR="008D35D5" w:rsidRPr="008D35D5">
        <w:rPr>
          <w:rFonts w:ascii="Times New Roman" w:cs="Times New Roman"/>
          <w:lang w:val="en-GB"/>
        </w:rPr>
        <w:t xml:space="preserve">Trophic and individual efficiencies of size-structured communities. </w:t>
      </w:r>
      <w:r w:rsidR="008D35D5" w:rsidRPr="008D35D5">
        <w:rPr>
          <w:rFonts w:ascii="Times New Roman" w:cs="Times New Roman"/>
          <w:i/>
          <w:iCs/>
          <w:lang w:val="en-GB"/>
        </w:rPr>
        <w:t>Proceedings of the Royal Society B: Biological Sciences</w:t>
      </w:r>
      <w:r w:rsidR="008D35D5" w:rsidRPr="008D35D5">
        <w:rPr>
          <w:rFonts w:ascii="Times New Roman" w:cs="Times New Roman"/>
          <w:lang w:val="en-GB"/>
        </w:rPr>
        <w:t>, 276, 109–114.</w:t>
      </w:r>
    </w:p>
    <w:p w14:paraId="0990760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Armstrong, J.D. &amp; Hawkins, L.A. (2008). Standard metabolic rate of pike, Esox lucius: variation among studies and implications for energy flow modelling. </w:t>
      </w:r>
      <w:r w:rsidRPr="008D35D5">
        <w:rPr>
          <w:rFonts w:ascii="Times New Roman" w:cs="Times New Roman"/>
          <w:i/>
          <w:iCs/>
          <w:lang w:val="en-GB"/>
        </w:rPr>
        <w:t>Hydrobiologia</w:t>
      </w:r>
      <w:r w:rsidRPr="008D35D5">
        <w:rPr>
          <w:rFonts w:ascii="Times New Roman" w:cs="Times New Roman"/>
          <w:lang w:val="en-GB"/>
        </w:rPr>
        <w:t>, 601, 83–90.</w:t>
      </w:r>
    </w:p>
    <w:p w14:paraId="060C4A6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Atkinson, D. (1994). Temperature and Organism Size—A Biological Law for Ectotherms? In: </w:t>
      </w:r>
      <w:r w:rsidRPr="008D35D5">
        <w:rPr>
          <w:rFonts w:ascii="Times New Roman" w:cs="Times New Roman"/>
          <w:i/>
          <w:iCs/>
          <w:lang w:val="en-GB"/>
        </w:rPr>
        <w:t>Advances in Ecological Research</w:t>
      </w:r>
      <w:r w:rsidRPr="008D35D5">
        <w:rPr>
          <w:rFonts w:ascii="Times New Roman" w:cs="Times New Roman"/>
          <w:lang w:val="en-GB"/>
        </w:rPr>
        <w:t>. Elsevier, pp. 1–58.</w:t>
      </w:r>
    </w:p>
    <w:p w14:paraId="208F07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Audzijonyte, A., Barneche, D.R., Baudron, A.R., Belmaker, J., Clark, T.D., Marshall, C.T., </w:t>
      </w:r>
      <w:r w:rsidRPr="008D35D5">
        <w:rPr>
          <w:rFonts w:ascii="Times New Roman" w:cs="Times New Roman"/>
          <w:i/>
          <w:iCs/>
          <w:lang w:val="en-GB"/>
        </w:rPr>
        <w:t>et al.</w:t>
      </w:r>
      <w:r w:rsidRPr="008D35D5">
        <w:rPr>
          <w:rFonts w:ascii="Times New Roman" w:cs="Times New Roman"/>
          <w:lang w:val="en-GB"/>
        </w:rPr>
        <w:t xml:space="preserve"> (2018). Is oxygen limitation in warming waters a valid mechanism to explain decreased body sizes in aquatic ectotherms? </w:t>
      </w:r>
      <w:r w:rsidRPr="008D35D5">
        <w:rPr>
          <w:rFonts w:ascii="Times New Roman" w:cs="Times New Roman"/>
          <w:i/>
          <w:iCs/>
          <w:lang w:val="en-GB"/>
        </w:rPr>
        <w:t>Global Ecology and Biogeography</w:t>
      </w:r>
      <w:r w:rsidRPr="008D35D5">
        <w:rPr>
          <w:rFonts w:ascii="Times New Roman" w:cs="Times New Roman"/>
          <w:lang w:val="en-GB"/>
        </w:rPr>
        <w:t>.</w:t>
      </w:r>
    </w:p>
    <w:p w14:paraId="2A2BB1D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Audzijonyte, A. &amp; Pecl, G.T. (2018). Deep impact of fisheries. </w:t>
      </w:r>
      <w:r w:rsidRPr="008D35D5">
        <w:rPr>
          <w:rFonts w:ascii="Times New Roman" w:cs="Times New Roman"/>
          <w:i/>
          <w:iCs/>
          <w:lang w:val="en-GB"/>
        </w:rPr>
        <w:t>Nature Ecology &amp; Evolution</w:t>
      </w:r>
      <w:r w:rsidRPr="008D35D5">
        <w:rPr>
          <w:rFonts w:ascii="Times New Roman" w:cs="Times New Roman"/>
          <w:lang w:val="en-GB"/>
        </w:rPr>
        <w:t>, 2, 1348–1349.</w:t>
      </w:r>
    </w:p>
    <w:p w14:paraId="6951976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&amp; Allen, A.P. (2018). The energetics of fish growth and how it constrains food-web trophic structure. </w:t>
      </w:r>
      <w:r w:rsidRPr="008D35D5">
        <w:rPr>
          <w:rFonts w:ascii="Times New Roman" w:cs="Times New Roman"/>
          <w:i/>
          <w:iCs/>
          <w:lang w:val="en-GB"/>
        </w:rPr>
        <w:t>Ecology Letters</w:t>
      </w:r>
      <w:r w:rsidRPr="008D35D5">
        <w:rPr>
          <w:rFonts w:ascii="Times New Roman" w:cs="Times New Roman"/>
          <w:lang w:val="en-GB"/>
        </w:rPr>
        <w:t>, 21, 836–844.</w:t>
      </w:r>
    </w:p>
    <w:p w14:paraId="7A2A73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Jahn, M. &amp; Seebacher, F. (2019). Warming increases the cost of growth in a model vertebrate. </w:t>
      </w:r>
      <w:r w:rsidRPr="008D35D5">
        <w:rPr>
          <w:rFonts w:ascii="Times New Roman" w:cs="Times New Roman"/>
          <w:i/>
          <w:iCs/>
          <w:lang w:val="en-GB"/>
        </w:rPr>
        <w:t>Functional Ecology</w:t>
      </w:r>
      <w:r w:rsidRPr="008D35D5">
        <w:rPr>
          <w:rFonts w:ascii="Times New Roman" w:cs="Times New Roman"/>
          <w:lang w:val="en-GB"/>
        </w:rPr>
        <w:t>, 33, 1256–1266.</w:t>
      </w:r>
    </w:p>
    <w:p w14:paraId="49B040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Barrios‐O’Neill, D., Kelly, R. &amp; Emmerson, M.C. (2019). Biomass encounter rates limit the size scaling of feeding interactions. </w:t>
      </w:r>
      <w:r w:rsidRPr="008D35D5">
        <w:rPr>
          <w:rFonts w:ascii="Times New Roman" w:cs="Times New Roman"/>
          <w:i/>
          <w:iCs/>
          <w:lang w:val="en-GB"/>
        </w:rPr>
        <w:t>Ecology Letters</w:t>
      </w:r>
      <w:r w:rsidRPr="008D35D5">
        <w:rPr>
          <w:rFonts w:ascii="Times New Roman" w:cs="Times New Roman"/>
          <w:lang w:val="en-GB"/>
        </w:rPr>
        <w:t>, 22, 1870–1878.</w:t>
      </w:r>
    </w:p>
    <w:p w14:paraId="0995DA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Baudron, A.R., Needle, C.L., Rijnsdorp, A.D. &amp; Marshall, C.T. (2014). Warming temperatures and smaller body sizes: synchronous changes in growth of North Sea fishes. </w:t>
      </w:r>
      <w:r w:rsidRPr="008D35D5">
        <w:rPr>
          <w:rFonts w:ascii="Times New Roman" w:cs="Times New Roman"/>
          <w:i/>
          <w:iCs/>
          <w:lang w:val="en-GB"/>
        </w:rPr>
        <w:t>Global Change Biology</w:t>
      </w:r>
      <w:r w:rsidRPr="008D35D5">
        <w:rPr>
          <w:rFonts w:ascii="Times New Roman" w:cs="Times New Roman"/>
          <w:lang w:val="en-GB"/>
        </w:rPr>
        <w:t>, 20, 1023–1031.</w:t>
      </w:r>
    </w:p>
    <w:p w14:paraId="54EC986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Beamish, F.W.H. (1964). Respiration of fishes with special emphasis on standard oxygen consumption: II. Influence of weight and temperature on respiration of several species. </w:t>
      </w:r>
      <w:r w:rsidRPr="008D35D5">
        <w:rPr>
          <w:rFonts w:ascii="Times New Roman" w:cs="Times New Roman"/>
          <w:i/>
          <w:iCs/>
          <w:lang w:val="en-GB"/>
        </w:rPr>
        <w:t>Canadian Journal of Zoology/Revue Canadienne de Zoologie</w:t>
      </w:r>
      <w:r w:rsidRPr="008D35D5">
        <w:rPr>
          <w:rFonts w:ascii="Times New Roman" w:cs="Times New Roman"/>
          <w:lang w:val="en-GB"/>
        </w:rPr>
        <w:t>, 42, 177–188.</w:t>
      </w:r>
    </w:p>
    <w:p w14:paraId="139E6A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(1938). A quantitative theory of organic growth (inquiries on growth laws. II). </w:t>
      </w:r>
      <w:r w:rsidRPr="008D35D5">
        <w:rPr>
          <w:rFonts w:ascii="Times New Roman" w:cs="Times New Roman"/>
          <w:i/>
          <w:iCs/>
          <w:lang w:val="en-GB"/>
        </w:rPr>
        <w:t>Human Biology</w:t>
      </w:r>
      <w:r w:rsidRPr="008D35D5">
        <w:rPr>
          <w:rFonts w:ascii="Times New Roman" w:cs="Times New Roman"/>
          <w:lang w:val="en-GB"/>
        </w:rPr>
        <w:t>, 10, 181–213.</w:t>
      </w:r>
    </w:p>
    <w:p w14:paraId="3F7AB2F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(1957). Laws in metabolism and growth. </w:t>
      </w:r>
      <w:r w:rsidRPr="008D35D5">
        <w:rPr>
          <w:rFonts w:ascii="Times New Roman" w:cs="Times New Roman"/>
          <w:i/>
          <w:iCs/>
          <w:lang w:val="en-GB"/>
        </w:rPr>
        <w:t>The quarterly review of biology</w:t>
      </w:r>
      <w:r w:rsidRPr="008D35D5">
        <w:rPr>
          <w:rFonts w:ascii="Times New Roman" w:cs="Times New Roman"/>
          <w:lang w:val="en-GB"/>
        </w:rPr>
        <w:t>, 32, 217–231.</w:t>
      </w:r>
    </w:p>
    <w:p w14:paraId="613085C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Björnsson, B., Steinarsson, A. &amp; Árnason, T. (2007). </w:t>
      </w:r>
      <w:r w:rsidRPr="008D35D5">
        <w:rPr>
          <w:rFonts w:ascii="Times New Roman" w:cs="Times New Roman"/>
          <w:lang w:val="en-GB"/>
        </w:rPr>
        <w:t xml:space="preserve">Growth model for Atlantic cod (Gadus morhua): Effects of temperature and body weight on growth rate. </w:t>
      </w:r>
      <w:r w:rsidRPr="008D35D5">
        <w:rPr>
          <w:rFonts w:ascii="Times New Roman" w:cs="Times New Roman"/>
          <w:i/>
          <w:iCs/>
          <w:lang w:val="en-GB"/>
        </w:rPr>
        <w:t>Aquaculture</w:t>
      </w:r>
      <w:r w:rsidRPr="008D35D5">
        <w:rPr>
          <w:rFonts w:ascii="Times New Roman" w:cs="Times New Roman"/>
          <w:lang w:val="en-GB"/>
        </w:rPr>
        <w:t>, 271, 216–226.</w:t>
      </w:r>
    </w:p>
    <w:p w14:paraId="1D88C0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Blanchard, J.L., Heneghan, R.F., Everett, J.D., Trebilco, R. &amp; Richardson, A.J. (2017). From Bacteria to Whales: Using Functional Size Spectra to Model Marine Ecosystems. </w:t>
      </w:r>
      <w:r w:rsidRPr="008D35D5">
        <w:rPr>
          <w:rFonts w:ascii="Times New Roman" w:cs="Times New Roman"/>
          <w:i/>
          <w:iCs/>
          <w:lang w:val="en-GB"/>
        </w:rPr>
        <w:t>Trends in Ecology &amp; Evolution</w:t>
      </w:r>
      <w:r w:rsidRPr="008D35D5">
        <w:rPr>
          <w:rFonts w:ascii="Times New Roman" w:cs="Times New Roman"/>
          <w:lang w:val="en-GB"/>
        </w:rPr>
        <w:t>, 32, 174–186.</w:t>
      </w:r>
    </w:p>
    <w:p w14:paraId="2259DB2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Bokma, F. (2004). Evidence against universal metabolic allometry. </w:t>
      </w:r>
      <w:r w:rsidRPr="008D35D5">
        <w:rPr>
          <w:rFonts w:ascii="Times New Roman" w:cs="Times New Roman"/>
          <w:i/>
          <w:iCs/>
          <w:lang w:val="en-GB"/>
        </w:rPr>
        <w:t>Functional Ecology</w:t>
      </w:r>
      <w:r w:rsidRPr="008D35D5">
        <w:rPr>
          <w:rFonts w:ascii="Times New Roman" w:cs="Times New Roman"/>
          <w:lang w:val="en-GB"/>
        </w:rPr>
        <w:t>, 18, 184–187.</w:t>
      </w:r>
    </w:p>
    <w:p w14:paraId="6C386C9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Bolnick, D.I., Amarasekare, P., Araújo, Márcio.S., Bürger, R., Levine, J.M., Novak, M., </w:t>
      </w:r>
      <w:r w:rsidRPr="008D35D5">
        <w:rPr>
          <w:rFonts w:ascii="Times New Roman" w:cs="Times New Roman"/>
          <w:i/>
          <w:iCs/>
          <w:lang w:val="en-GB"/>
        </w:rPr>
        <w:t>et al.</w:t>
      </w:r>
      <w:r w:rsidRPr="008D35D5">
        <w:rPr>
          <w:rFonts w:ascii="Times New Roman" w:cs="Times New Roman"/>
          <w:lang w:val="en-GB"/>
        </w:rPr>
        <w:t xml:space="preserve"> (2011). Why intraspecific trait variation matters in community ecology. </w:t>
      </w:r>
      <w:r w:rsidRPr="008D35D5">
        <w:rPr>
          <w:rFonts w:ascii="Times New Roman" w:cs="Times New Roman"/>
          <w:i/>
          <w:iCs/>
          <w:lang w:val="en-GB"/>
        </w:rPr>
        <w:t>Trends in Ecology and Evolution</w:t>
      </w:r>
      <w:r w:rsidRPr="008D35D5">
        <w:rPr>
          <w:rFonts w:ascii="Times New Roman" w:cs="Times New Roman"/>
          <w:lang w:val="en-GB"/>
        </w:rPr>
        <w:t>, 26, 183–192.</w:t>
      </w:r>
    </w:p>
    <w:p w14:paraId="4BAA8A0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Brett, J.R., Shelbourn, J.E. &amp; Shoop, C.T. (1969). Growth Rate and Body Composition of Fingerling Sockeye Salmon, Oncorhynchus nerka, in relation to Temperature and Ration Size. </w:t>
      </w:r>
      <w:r w:rsidRPr="008D35D5">
        <w:rPr>
          <w:rFonts w:ascii="Times New Roman" w:cs="Times New Roman"/>
          <w:i/>
          <w:iCs/>
          <w:lang w:val="en-GB"/>
        </w:rPr>
        <w:t>J. Fish. Res. Bd. Can.</w:t>
      </w:r>
      <w:r w:rsidRPr="008D35D5">
        <w:rPr>
          <w:rFonts w:ascii="Times New Roman" w:cs="Times New Roman"/>
          <w:lang w:val="en-GB"/>
        </w:rPr>
        <w:t>, 26, 2363–2394.</w:t>
      </w:r>
    </w:p>
    <w:p w14:paraId="687E697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Brose, U., Blanchard, J.L., Eklöf, A., Galiana, N., Hartvig, M., Hirt, M.R., </w:t>
      </w:r>
      <w:r w:rsidRPr="008D35D5">
        <w:rPr>
          <w:rFonts w:ascii="Times New Roman" w:cs="Times New Roman"/>
          <w:i/>
          <w:iCs/>
          <w:lang w:val="en-GB"/>
        </w:rPr>
        <w:t>et al.</w:t>
      </w:r>
      <w:r w:rsidRPr="008D35D5">
        <w:rPr>
          <w:rFonts w:ascii="Times New Roman" w:cs="Times New Roman"/>
          <w:lang w:val="en-GB"/>
        </w:rPr>
        <w:t xml:space="preserve"> (2017). Predicting the consequences of species loss using size-structured biodiversity approaches. </w:t>
      </w:r>
      <w:r w:rsidRPr="008D35D5">
        <w:rPr>
          <w:rFonts w:ascii="Times New Roman" w:cs="Times New Roman"/>
          <w:i/>
          <w:iCs/>
          <w:lang w:val="en-GB"/>
        </w:rPr>
        <w:t>Biological Reviews</w:t>
      </w:r>
      <w:r w:rsidRPr="008D35D5">
        <w:rPr>
          <w:rFonts w:ascii="Times New Roman" w:cs="Times New Roman"/>
          <w:lang w:val="en-GB"/>
        </w:rPr>
        <w:t>, 92, 684–697.</w:t>
      </w:r>
    </w:p>
    <w:p w14:paraId="54A1C1A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Brown, J.H., Gillooly, J.F., Allen, A.P., Savage, V.M. &amp; West, G.B. (2004). Toward a metabolic theory of ecology. </w:t>
      </w:r>
      <w:r w:rsidRPr="008D35D5">
        <w:rPr>
          <w:rFonts w:ascii="Times New Roman" w:cs="Times New Roman"/>
          <w:i/>
          <w:iCs/>
          <w:lang w:val="en-GB"/>
        </w:rPr>
        <w:t>Ecology</w:t>
      </w:r>
      <w:r w:rsidRPr="008D35D5">
        <w:rPr>
          <w:rFonts w:ascii="Times New Roman" w:cs="Times New Roman"/>
          <w:lang w:val="en-GB"/>
        </w:rPr>
        <w:t>, 85, 1771–1789.</w:t>
      </w:r>
    </w:p>
    <w:p w14:paraId="5C8F8E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Cheung, W.W.L., Sarmiento, J.L., Dunne, J., Frölicher, T.L., Lam, V.W.Y., Deng Palomares, M.L., </w:t>
      </w:r>
      <w:r w:rsidRPr="008D35D5">
        <w:rPr>
          <w:rFonts w:ascii="Times New Roman" w:cs="Times New Roman"/>
          <w:i/>
          <w:iCs/>
          <w:lang w:val="en-GB"/>
        </w:rPr>
        <w:t>et al.</w:t>
      </w:r>
      <w:r w:rsidRPr="008D35D5">
        <w:rPr>
          <w:rFonts w:ascii="Times New Roman" w:cs="Times New Roman"/>
          <w:lang w:val="en-GB"/>
        </w:rPr>
        <w:t xml:space="preserve"> (2013). Shrinking of fishes exacerbates impacts of global ocean changes on marine ecosystems. </w:t>
      </w:r>
      <w:r w:rsidRPr="008D35D5">
        <w:rPr>
          <w:rFonts w:ascii="Times New Roman" w:cs="Times New Roman"/>
          <w:i/>
          <w:iCs/>
          <w:lang w:val="en-GB"/>
        </w:rPr>
        <w:t>Nature Climate Change</w:t>
      </w:r>
      <w:r w:rsidRPr="008D35D5">
        <w:rPr>
          <w:rFonts w:ascii="Times New Roman" w:cs="Times New Roman"/>
          <w:lang w:val="en-GB"/>
        </w:rPr>
        <w:t>, 3, 254–258.</w:t>
      </w:r>
    </w:p>
    <w:p w14:paraId="0A4BFC4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(2004). Is there a Universal Temperature Dependence of metabolism? </w:t>
      </w:r>
      <w:r w:rsidRPr="008D35D5">
        <w:rPr>
          <w:rFonts w:ascii="Times New Roman" w:cs="Times New Roman"/>
          <w:i/>
          <w:iCs/>
          <w:lang w:val="en-GB"/>
        </w:rPr>
        <w:t>Functional Ecology</w:t>
      </w:r>
      <w:r w:rsidRPr="008D35D5">
        <w:rPr>
          <w:rFonts w:ascii="Times New Roman" w:cs="Times New Roman"/>
          <w:lang w:val="en-GB"/>
        </w:rPr>
        <w:t>, 18.</w:t>
      </w:r>
    </w:p>
    <w:p w14:paraId="201AE2E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&amp; Johnston, N.M. (1999). Scaling of metabolic rate with body mass and temperature in teleost fish. </w:t>
      </w:r>
      <w:r w:rsidRPr="008D35D5">
        <w:rPr>
          <w:rFonts w:ascii="Times New Roman" w:cs="Times New Roman"/>
          <w:i/>
          <w:iCs/>
          <w:lang w:val="en-GB"/>
        </w:rPr>
        <w:t>Journal of Animal Ecology</w:t>
      </w:r>
      <w:r w:rsidRPr="008D35D5">
        <w:rPr>
          <w:rFonts w:ascii="Times New Roman" w:cs="Times New Roman"/>
          <w:lang w:val="en-GB"/>
        </w:rPr>
        <w:t>, 68, 893–905.</w:t>
      </w:r>
    </w:p>
    <w:p w14:paraId="4280667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Daufresne, M., Lengfellner, K. &amp; Sommer, U. (2009). Global warming benefits the small in aquatic ecosystems. </w:t>
      </w:r>
      <w:r w:rsidRPr="008D35D5">
        <w:rPr>
          <w:rFonts w:ascii="Times New Roman" w:cs="Times New Roman"/>
          <w:i/>
          <w:iCs/>
          <w:lang w:val="en-GB"/>
        </w:rPr>
        <w:t>Proceedings of the National Academy of Sciences, USA</w:t>
      </w:r>
      <w:r w:rsidRPr="008D35D5">
        <w:rPr>
          <w:rFonts w:ascii="Times New Roman" w:cs="Times New Roman"/>
          <w:lang w:val="en-GB"/>
        </w:rPr>
        <w:t>, 106, 12788–12793.</w:t>
      </w:r>
    </w:p>
    <w:p w14:paraId="52E841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Dell, A.I., Pawar, S. &amp; Savage, V.M. (2011). Systematic variation in the temperature dependence of physiological and ecological traits. </w:t>
      </w:r>
      <w:r w:rsidRPr="008D35D5">
        <w:rPr>
          <w:rFonts w:ascii="Times New Roman" w:cs="Times New Roman"/>
          <w:i/>
          <w:iCs/>
          <w:lang w:val="en-GB"/>
        </w:rPr>
        <w:t>Proceedings of the National Academy of Sciences</w:t>
      </w:r>
      <w:r w:rsidRPr="008D35D5">
        <w:rPr>
          <w:rFonts w:ascii="Times New Roman" w:cs="Times New Roman"/>
          <w:lang w:val="en-GB"/>
        </w:rPr>
        <w:t>, 108, 10591–10596.</w:t>
      </w:r>
    </w:p>
    <w:p w14:paraId="333887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van Denderen, P.D., Gislason, H. &amp; Andersen, K.H. (2019). Little difference in average fish growth and maximum size across temperatures. </w:t>
      </w:r>
      <w:r w:rsidRPr="008D35D5">
        <w:rPr>
          <w:rFonts w:ascii="Times New Roman" w:cs="Times New Roman"/>
          <w:i/>
          <w:iCs/>
          <w:lang w:val="en-GB"/>
        </w:rPr>
        <w:t>EcoEvoRxiv 10.32942/osf.io/8cu4y</w:t>
      </w:r>
      <w:r w:rsidRPr="008D35D5">
        <w:rPr>
          <w:rFonts w:ascii="Times New Roman" w:cs="Times New Roman"/>
          <w:lang w:val="en-GB"/>
        </w:rPr>
        <w:t>.</w:t>
      </w:r>
    </w:p>
    <w:p w14:paraId="1ABE14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Dorst, R.M., Gårdmark, A., Svanbäck, R., Beier, U., Weyhenmeyer, G.A. &amp; Huss, M. (2019). Warmer and browner waters decrease fish biomass production. </w:t>
      </w:r>
      <w:r w:rsidRPr="008D35D5">
        <w:rPr>
          <w:rFonts w:ascii="Times New Roman" w:cs="Times New Roman"/>
          <w:i/>
          <w:iCs/>
          <w:lang w:val="en-GB"/>
        </w:rPr>
        <w:t>Global Change Biology</w:t>
      </w:r>
      <w:r w:rsidRPr="008D35D5">
        <w:rPr>
          <w:rFonts w:ascii="Times New Roman" w:cs="Times New Roman"/>
          <w:lang w:val="en-GB"/>
        </w:rPr>
        <w:t>, 25, 1395–1408.</w:t>
      </w:r>
    </w:p>
    <w:p w14:paraId="0913C4A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Downs, C.J., Hayes, J.P. &amp; Tracy, C.R. (2008). Scaling metabolic rate with body mass and inverse body temperature: A test of the Arrhenius fractal supply model. </w:t>
      </w:r>
      <w:r w:rsidRPr="008D35D5">
        <w:rPr>
          <w:rFonts w:ascii="Times New Roman" w:cs="Times New Roman"/>
          <w:i/>
          <w:iCs/>
          <w:lang w:val="en-GB"/>
        </w:rPr>
        <w:t>Functional Ecology</w:t>
      </w:r>
      <w:r w:rsidRPr="008D35D5">
        <w:rPr>
          <w:rFonts w:ascii="Times New Roman" w:cs="Times New Roman"/>
          <w:lang w:val="en-GB"/>
        </w:rPr>
        <w:t>, 22, 239–244.</w:t>
      </w:r>
    </w:p>
    <w:p w14:paraId="566C58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Elliott, J.M. &amp; Hurley, M.A. (1995). The Functional Relationship between Body Size and Growth Rate in Fish. </w:t>
      </w:r>
      <w:r w:rsidRPr="008D35D5">
        <w:rPr>
          <w:rFonts w:ascii="Times New Roman" w:cs="Times New Roman"/>
          <w:i/>
          <w:iCs/>
          <w:lang w:val="en-GB"/>
        </w:rPr>
        <w:t>Functional Ecology</w:t>
      </w:r>
      <w:r w:rsidRPr="008D35D5">
        <w:rPr>
          <w:rFonts w:ascii="Times New Roman" w:cs="Times New Roman"/>
          <w:lang w:val="en-GB"/>
        </w:rPr>
        <w:t>, 9, 625.</w:t>
      </w:r>
    </w:p>
    <w:p w14:paraId="159EDAB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Englund, G., Öhlund, G., Hein, C.L. &amp; Diehl, S. (2011). Temperature dependence of the functional response. </w:t>
      </w:r>
      <w:r w:rsidRPr="008D35D5">
        <w:rPr>
          <w:rFonts w:ascii="Times New Roman" w:cs="Times New Roman"/>
          <w:i/>
          <w:iCs/>
          <w:lang w:val="en-GB"/>
        </w:rPr>
        <w:t>Ecology Letters</w:t>
      </w:r>
      <w:r w:rsidRPr="008D35D5">
        <w:rPr>
          <w:rFonts w:ascii="Times New Roman" w:cs="Times New Roman"/>
          <w:lang w:val="en-GB"/>
        </w:rPr>
        <w:t>, 14, 914–921.</w:t>
      </w:r>
    </w:p>
    <w:p w14:paraId="0A38B1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Fernández-i-Marín, X. (2016). ggmcmc: Analysis of MCMC Samples and Bayesian Inference. </w:t>
      </w:r>
      <w:r w:rsidRPr="008D35D5">
        <w:rPr>
          <w:rFonts w:ascii="Times New Roman" w:cs="Times New Roman"/>
          <w:i/>
          <w:iCs/>
          <w:lang w:val="en-GB"/>
        </w:rPr>
        <w:t>Journal of Statistical Software</w:t>
      </w:r>
      <w:r w:rsidRPr="008D35D5">
        <w:rPr>
          <w:rFonts w:ascii="Times New Roman" w:cs="Times New Roman"/>
          <w:lang w:val="en-GB"/>
        </w:rPr>
        <w:t>, 70, 1–20.</w:t>
      </w:r>
    </w:p>
    <w:p w14:paraId="3BEB8B7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Forster, J., Hirst, A.G. &amp; Atkinson, D. (2012). Warming-induced reductions in body size are greater in aquatic than terrestrial species. </w:t>
      </w:r>
      <w:r w:rsidRPr="008D35D5">
        <w:rPr>
          <w:rFonts w:ascii="Times New Roman" w:cs="Times New Roman"/>
          <w:i/>
          <w:iCs/>
          <w:lang w:val="en-GB"/>
        </w:rPr>
        <w:t>PNAS</w:t>
      </w:r>
      <w:r w:rsidRPr="008D35D5">
        <w:rPr>
          <w:rFonts w:ascii="Times New Roman" w:cs="Times New Roman"/>
          <w:lang w:val="en-GB"/>
        </w:rPr>
        <w:t>, 109, 19310–19314.</w:t>
      </w:r>
    </w:p>
    <w:p w14:paraId="56524A1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Fossen, E.I.F., Pélabon, C. &amp; Einum, S. (2019). Genetic and environmental effects on the scaling of metabolic rate with body size. </w:t>
      </w:r>
      <w:r w:rsidRPr="008D35D5">
        <w:rPr>
          <w:rFonts w:ascii="Times New Roman" w:cs="Times New Roman"/>
          <w:i/>
          <w:iCs/>
          <w:lang w:val="en-GB"/>
        </w:rPr>
        <w:t>Journal of Experimental Biology</w:t>
      </w:r>
      <w:r w:rsidRPr="008D35D5">
        <w:rPr>
          <w:rFonts w:ascii="Times New Roman" w:cs="Times New Roman"/>
          <w:lang w:val="en-GB"/>
        </w:rPr>
        <w:t>, 222.</w:t>
      </w:r>
    </w:p>
    <w:p w14:paraId="2DF149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Froese, R. &amp; Pauly, D. (2016). </w:t>
      </w:r>
      <w:r w:rsidRPr="008D35D5">
        <w:rPr>
          <w:rFonts w:ascii="Times New Roman" w:cs="Times New Roman"/>
          <w:i/>
          <w:iCs/>
          <w:lang w:val="en-GB"/>
        </w:rPr>
        <w:t>Editors. FishBase</w:t>
      </w:r>
      <w:r w:rsidRPr="008D35D5">
        <w:rPr>
          <w:rFonts w:ascii="Times New Roman" w:cs="Times New Roman"/>
          <w:lang w:val="en-GB"/>
        </w:rPr>
        <w:t>. World Wide Web electronic publication. www.fishbase.org, (10/2016).</w:t>
      </w:r>
    </w:p>
    <w:p w14:paraId="1CAAB6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Fussmann, K.E., Schwarzmüller, F., Brose, U., Jousset, A. &amp; Rall, B.C. (2014). Ecological stability in response to warming. </w:t>
      </w:r>
      <w:r w:rsidRPr="008D35D5">
        <w:rPr>
          <w:rFonts w:ascii="Times New Roman" w:cs="Times New Roman"/>
          <w:i/>
          <w:iCs/>
          <w:lang w:val="en-GB"/>
        </w:rPr>
        <w:t>Nature Climate Change</w:t>
      </w:r>
      <w:r w:rsidRPr="008D35D5">
        <w:rPr>
          <w:rFonts w:ascii="Times New Roman" w:cs="Times New Roman"/>
          <w:lang w:val="en-GB"/>
        </w:rPr>
        <w:t>, 4, 206–210.</w:t>
      </w:r>
    </w:p>
    <w:p w14:paraId="5C195D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Gabry, J., Simpson, D., Vehtari, A., Betancourt, M. &amp; Gelman, A. (2019). Visualization in Bayesian workflow. </w:t>
      </w:r>
      <w:r w:rsidRPr="008D35D5">
        <w:rPr>
          <w:rFonts w:ascii="Times New Roman" w:cs="Times New Roman"/>
          <w:i/>
          <w:iCs/>
          <w:lang w:val="en-GB"/>
        </w:rPr>
        <w:t>J. R. Stat. Soc. A</w:t>
      </w:r>
      <w:r w:rsidRPr="008D35D5">
        <w:rPr>
          <w:rFonts w:ascii="Times New Roman" w:cs="Times New Roman"/>
          <w:lang w:val="en-GB"/>
        </w:rPr>
        <w:t>, 182, 389–402.</w:t>
      </w:r>
    </w:p>
    <w:p w14:paraId="542FCD6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8D35D5">
        <w:rPr>
          <w:rFonts w:ascii="Times New Roman" w:cs="Times New Roman"/>
          <w:i/>
          <w:iCs/>
          <w:lang w:val="en-GB"/>
        </w:rPr>
        <w:t>Aquaculture International</w:t>
      </w:r>
      <w:r w:rsidRPr="008D35D5">
        <w:rPr>
          <w:rFonts w:ascii="Times New Roman" w:cs="Times New Roman"/>
          <w:lang w:val="en-GB"/>
        </w:rPr>
        <w:t>, 19, 131–141.</w:t>
      </w:r>
    </w:p>
    <w:p w14:paraId="48E792A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Gardner, J.L., Peters, A., Kearney, M.R., Joseph, L. &amp; Heinsohn, R. (2011). Declining body size: a third universal response to warming? </w:t>
      </w:r>
      <w:r w:rsidRPr="008D35D5">
        <w:rPr>
          <w:rFonts w:ascii="Times New Roman" w:cs="Times New Roman"/>
          <w:i/>
          <w:iCs/>
          <w:lang w:val="en-GB"/>
        </w:rPr>
        <w:t>Trends in Ecology &amp; Evolution</w:t>
      </w:r>
      <w:r w:rsidRPr="008D35D5">
        <w:rPr>
          <w:rFonts w:ascii="Times New Roman" w:cs="Times New Roman"/>
          <w:lang w:val="en-GB"/>
        </w:rPr>
        <w:t>, 26, 285–291.</w:t>
      </w:r>
    </w:p>
    <w:p w14:paraId="76F2E1C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Carlin, J., Stern, H. &amp; Rubin, D. (2003). </w:t>
      </w:r>
      <w:r w:rsidRPr="008D35D5">
        <w:rPr>
          <w:rFonts w:ascii="Times New Roman" w:cs="Times New Roman"/>
          <w:i/>
          <w:iCs/>
          <w:lang w:val="en-GB"/>
        </w:rPr>
        <w:t>Bayesian Data Analysis. 2nd edition</w:t>
      </w:r>
      <w:r w:rsidRPr="008D35D5">
        <w:rPr>
          <w:rFonts w:ascii="Times New Roman" w:cs="Times New Roman"/>
          <w:lang w:val="en-GB"/>
        </w:rPr>
        <w:t>. Chapman and Hall/CRC, Boca Raton.</w:t>
      </w:r>
    </w:p>
    <w:p w14:paraId="5ECC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&amp; Hill, J. (2007). </w:t>
      </w:r>
      <w:r w:rsidRPr="008D35D5">
        <w:rPr>
          <w:rFonts w:ascii="Times New Roman" w:cs="Times New Roman"/>
          <w:i/>
          <w:iCs/>
          <w:lang w:val="en-GB"/>
        </w:rPr>
        <w:t>Data Analysis Using Regression and Multilevel/Hierarchical Models</w:t>
      </w:r>
      <w:r w:rsidRPr="008D35D5">
        <w:rPr>
          <w:rFonts w:ascii="Times New Roman" w:cs="Times New Roman"/>
          <w:lang w:val="en-GB"/>
        </w:rPr>
        <w:t>. Cambridge University Press.</w:t>
      </w:r>
    </w:p>
    <w:p w14:paraId="5892A64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Gillooly, J.F., Brown, J.H., West, G.B., Savage, V.M. &amp; Charnov, E.L. (2001). Effects of size and temperature on metabolic rate. </w:t>
      </w:r>
      <w:r w:rsidRPr="008D35D5">
        <w:rPr>
          <w:rFonts w:ascii="Times New Roman" w:cs="Times New Roman"/>
          <w:i/>
          <w:iCs/>
          <w:lang w:val="en-GB"/>
        </w:rPr>
        <w:t>Science</w:t>
      </w:r>
      <w:r w:rsidRPr="008D35D5">
        <w:rPr>
          <w:rFonts w:ascii="Times New Roman" w:cs="Times New Roman"/>
          <w:lang w:val="en-GB"/>
        </w:rPr>
        <w:t>, 2248–2251.</w:t>
      </w:r>
    </w:p>
    <w:p w14:paraId="0D01FD0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(2005). Beyond the “3/4-power law”: variation in the intra- and interspecific scaling of metabolic rate in animals. </w:t>
      </w:r>
      <w:r w:rsidRPr="008D35D5">
        <w:rPr>
          <w:rFonts w:ascii="Times New Roman" w:cs="Times New Roman"/>
          <w:i/>
          <w:iCs/>
          <w:lang w:val="en-GB"/>
        </w:rPr>
        <w:t>Biological Reviews of the Cambridge Philosophical Society</w:t>
      </w:r>
      <w:r w:rsidRPr="008D35D5">
        <w:rPr>
          <w:rFonts w:ascii="Times New Roman" w:cs="Times New Roman"/>
          <w:lang w:val="en-GB"/>
        </w:rPr>
        <w:t>, 80, 611–662.</w:t>
      </w:r>
    </w:p>
    <w:p w14:paraId="2054224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(2010). A unifying explanation for diverse metabolic scaling in animals and plants. </w:t>
      </w:r>
      <w:r w:rsidRPr="008D35D5">
        <w:rPr>
          <w:rFonts w:ascii="Times New Roman" w:cs="Times New Roman"/>
          <w:i/>
          <w:iCs/>
          <w:lang w:val="en-GB"/>
        </w:rPr>
        <w:t>Biological Reviews of the Cambridge Philosophical Society</w:t>
      </w:r>
      <w:r w:rsidRPr="008D35D5">
        <w:rPr>
          <w:rFonts w:ascii="Times New Roman" w:cs="Times New Roman"/>
          <w:lang w:val="en-GB"/>
        </w:rPr>
        <w:t>, 85, 111–138.</w:t>
      </w:r>
    </w:p>
    <w:p w14:paraId="56B49F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8D35D5">
        <w:rPr>
          <w:rFonts w:ascii="Times New Roman" w:cs="Times New Roman"/>
          <w:i/>
          <w:iCs/>
          <w:lang w:val="en-GB"/>
        </w:rPr>
        <w:t>Aquaculture</w:t>
      </w:r>
      <w:r w:rsidRPr="008D35D5">
        <w:rPr>
          <w:rFonts w:ascii="Times New Roman" w:cs="Times New Roman"/>
          <w:lang w:val="en-GB"/>
        </w:rPr>
        <w:t>, 283, 36–42.</w:t>
      </w:r>
    </w:p>
    <w:p w14:paraId="6A453B63" w14:textId="77777777" w:rsidR="008D35D5" w:rsidRPr="008D35D5" w:rsidRDefault="008D35D5" w:rsidP="008D35D5">
      <w:pPr>
        <w:pStyle w:val="Bibliography"/>
        <w:rPr>
          <w:rFonts w:ascii="Times New Roman" w:cs="Times New Roman"/>
          <w:lang w:val="sv-SE"/>
        </w:rPr>
      </w:pPr>
      <w:r w:rsidRPr="008D35D5">
        <w:rPr>
          <w:rFonts w:ascii="Times New Roman" w:cs="Times New Roman"/>
          <w:lang w:val="en-GB"/>
        </w:rPr>
        <w:t xml:space="preserve">Harrison, X.A., Donaldson, L., Correa-Cano, M.E., Evans, J., Fisher, D.N., Goodwin, C.E.D., </w:t>
      </w:r>
      <w:r w:rsidRPr="008D35D5">
        <w:rPr>
          <w:rFonts w:ascii="Times New Roman" w:cs="Times New Roman"/>
          <w:i/>
          <w:iCs/>
          <w:lang w:val="en-GB"/>
        </w:rPr>
        <w:t>et al.</w:t>
      </w:r>
      <w:r w:rsidRPr="008D35D5">
        <w:rPr>
          <w:rFonts w:ascii="Times New Roman" w:cs="Times New Roman"/>
          <w:lang w:val="en-GB"/>
        </w:rPr>
        <w:t xml:space="preserve"> (2018). A brief introduction to mixed effects modelling and multi-model inference in ecology. </w:t>
      </w:r>
      <w:r w:rsidRPr="008D35D5">
        <w:rPr>
          <w:rFonts w:ascii="Times New Roman" w:cs="Times New Roman"/>
          <w:i/>
          <w:iCs/>
          <w:lang w:val="sv-SE"/>
        </w:rPr>
        <w:t>PeerJ</w:t>
      </w:r>
      <w:r w:rsidRPr="008D35D5">
        <w:rPr>
          <w:rFonts w:ascii="Times New Roman" w:cs="Times New Roman"/>
          <w:lang w:val="sv-SE"/>
        </w:rPr>
        <w:t>, 6, e4794.</w:t>
      </w:r>
    </w:p>
    <w:p w14:paraId="7D04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Hartvig, M., Andersen, K.H. &amp; Beyer, J.E. (2011). </w:t>
      </w:r>
      <w:r w:rsidRPr="008D35D5">
        <w:rPr>
          <w:rFonts w:ascii="Times New Roman" w:cs="Times New Roman"/>
          <w:lang w:val="en-GB"/>
        </w:rPr>
        <w:t xml:space="preserve">Food web framework for size-structured populations. </w:t>
      </w:r>
      <w:r w:rsidRPr="008D35D5">
        <w:rPr>
          <w:rFonts w:ascii="Times New Roman" w:cs="Times New Roman"/>
          <w:i/>
          <w:iCs/>
          <w:lang w:val="en-GB"/>
        </w:rPr>
        <w:t>Journal of Theoretical Biology</w:t>
      </w:r>
      <w:r w:rsidRPr="008D35D5">
        <w:rPr>
          <w:rFonts w:ascii="Times New Roman" w:cs="Times New Roman"/>
          <w:lang w:val="en-GB"/>
        </w:rPr>
        <w:t>, 272, 113–122.</w:t>
      </w:r>
    </w:p>
    <w:p w14:paraId="22EAAD5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Heincke, F. (1913). Rapp. Proc. Verb. Réun. ICES 16, 1–70.</w:t>
      </w:r>
    </w:p>
    <w:p w14:paraId="200830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8D35D5">
        <w:rPr>
          <w:rFonts w:ascii="Times New Roman" w:cs="Times New Roman"/>
          <w:i/>
          <w:iCs/>
          <w:lang w:val="en-GB"/>
        </w:rPr>
        <w:t>Ecology Letters</w:t>
      </w:r>
      <w:r w:rsidRPr="008D35D5">
        <w:rPr>
          <w:rFonts w:ascii="Times New Roman" w:cs="Times New Roman"/>
          <w:lang w:val="en-GB"/>
        </w:rPr>
        <w:t>, 18, 327–335.</w:t>
      </w:r>
    </w:p>
    <w:p w14:paraId="7549E3E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Huey, R.B. &amp; Kingsolver, J.G. (2019). Climate Warming, Resource Availability, and the Metabolic Meltdown of Ectotherms. </w:t>
      </w:r>
      <w:r w:rsidRPr="008D35D5">
        <w:rPr>
          <w:rFonts w:ascii="Times New Roman" w:cs="Times New Roman"/>
          <w:i/>
          <w:iCs/>
          <w:lang w:val="en-GB"/>
        </w:rPr>
        <w:t>The American Naturalist</w:t>
      </w:r>
      <w:r w:rsidRPr="008D35D5">
        <w:rPr>
          <w:rFonts w:ascii="Times New Roman" w:cs="Times New Roman"/>
          <w:lang w:val="en-GB"/>
        </w:rPr>
        <w:t>, 194, E140–E150.</w:t>
      </w:r>
    </w:p>
    <w:p w14:paraId="2EB87BF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8D35D5">
        <w:rPr>
          <w:rFonts w:ascii="Times New Roman" w:cs="Times New Roman"/>
          <w:i/>
          <w:iCs/>
          <w:lang w:val="en-GB"/>
        </w:rPr>
        <w:t>Global Change Biology</w:t>
      </w:r>
      <w:r w:rsidRPr="008D35D5">
        <w:rPr>
          <w:rFonts w:ascii="Times New Roman" w:cs="Times New Roman"/>
          <w:lang w:val="en-GB"/>
        </w:rPr>
        <w:t>.</w:t>
      </w:r>
    </w:p>
    <w:p w14:paraId="7678A05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Isaac, N.J.B. &amp; Carbone, C. (2010). Why are metabolic scaling exponents so controversial? Quantifying variance and testing hypotheses. </w:t>
      </w:r>
      <w:r w:rsidRPr="008D35D5">
        <w:rPr>
          <w:rFonts w:ascii="Times New Roman" w:cs="Times New Roman"/>
          <w:i/>
          <w:iCs/>
          <w:lang w:val="en-GB"/>
        </w:rPr>
        <w:t>Ecology Letters</w:t>
      </w:r>
      <w:r w:rsidRPr="008D35D5">
        <w:rPr>
          <w:rFonts w:ascii="Times New Roman" w:cs="Times New Roman"/>
          <w:lang w:val="en-GB"/>
        </w:rPr>
        <w:t>, 13, 728–735.</w:t>
      </w:r>
    </w:p>
    <w:p w14:paraId="0CAC6C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Jerde, C.L., Kraskura, K., Eliason, E.J., Csik, S.R., Stier, A.C. &amp; Taper, M.L. (2019). Strong Evidence for an Intraspecific Metabolic Scaling Coefficient Near 0.89 in Fish. </w:t>
      </w:r>
      <w:r w:rsidRPr="008D35D5">
        <w:rPr>
          <w:rFonts w:ascii="Times New Roman" w:cs="Times New Roman"/>
          <w:i/>
          <w:iCs/>
          <w:lang w:val="en-GB"/>
        </w:rPr>
        <w:t>Front. Physiol.</w:t>
      </w:r>
      <w:r w:rsidRPr="008D35D5">
        <w:rPr>
          <w:rFonts w:ascii="Times New Roman" w:cs="Times New Roman"/>
          <w:lang w:val="en-GB"/>
        </w:rPr>
        <w:t>, 10, 1166.</w:t>
      </w:r>
    </w:p>
    <w:p w14:paraId="4DCDE8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Jobling, M. (1997). Temperature and growth: modulation of growth rate via temperature change. In: </w:t>
      </w:r>
      <w:r w:rsidRPr="008D35D5">
        <w:rPr>
          <w:rFonts w:ascii="Times New Roman" w:cs="Times New Roman"/>
          <w:i/>
          <w:iCs/>
          <w:lang w:val="en-GB"/>
        </w:rPr>
        <w:t>Global Warming: Implications for Freshwater and Marine Fish</w:t>
      </w:r>
      <w:r w:rsidRPr="008D35D5">
        <w:rPr>
          <w:rFonts w:ascii="Times New Roman" w:cs="Times New Roman"/>
          <w:lang w:val="en-GB"/>
        </w:rPr>
        <w:t xml:space="preserve"> (eds. Wood, C.M. &amp; McDonald, D.G.). Cambridge University Press, Cambridge, pp. 225–254.</w:t>
      </w:r>
    </w:p>
    <w:p w14:paraId="6F687F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Joh, M., Nakaya, M., Yoshida, N. &amp; Takatsu, T. (2013). </w:t>
      </w:r>
      <w:r w:rsidRPr="008D35D5">
        <w:rPr>
          <w:rFonts w:ascii="Times New Roman" w:cs="Times New Roman"/>
          <w:lang w:val="en-GB"/>
        </w:rPr>
        <w:t xml:space="preserve">Interannual growth differences and growth-selective survival in larvae and juveniles of marbled sole Pseudopleuronectes yokohamae. </w:t>
      </w:r>
      <w:r w:rsidRPr="008D35D5">
        <w:rPr>
          <w:rFonts w:ascii="Times New Roman" w:cs="Times New Roman"/>
          <w:i/>
          <w:iCs/>
          <w:lang w:val="en-GB"/>
        </w:rPr>
        <w:t>Marine Ecology Progress Series</w:t>
      </w:r>
      <w:r w:rsidRPr="008D35D5">
        <w:rPr>
          <w:rFonts w:ascii="Times New Roman" w:cs="Times New Roman"/>
          <w:lang w:val="en-GB"/>
        </w:rPr>
        <w:t>, 494, 267–279.</w:t>
      </w:r>
    </w:p>
    <w:p w14:paraId="16F8BD1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Jutfelt, F., Norin, T., Åsheim, E.R., Rowsey, L.E., Andreassen, A.H., Morgan, R., </w:t>
      </w:r>
      <w:r w:rsidRPr="008D35D5">
        <w:rPr>
          <w:rFonts w:ascii="Times New Roman" w:cs="Times New Roman"/>
          <w:i/>
          <w:iCs/>
          <w:lang w:val="en-GB"/>
        </w:rPr>
        <w:t>et al.</w:t>
      </w:r>
      <w:r w:rsidRPr="008D35D5">
        <w:rPr>
          <w:rFonts w:ascii="Times New Roman" w:cs="Times New Roman"/>
          <w:lang w:val="en-GB"/>
        </w:rPr>
        <w:t xml:space="preserve"> (2020). </w:t>
      </w:r>
      <w:r w:rsidRPr="008D35D5">
        <w:rPr>
          <w:rFonts w:ascii="Times New Roman" w:cs="Times New Roman"/>
          <w:i/>
          <w:iCs/>
          <w:lang w:val="en-GB"/>
        </w:rPr>
        <w:t>The aerobic scope protection hypothesis: a mechanism explaining reduced growth of ectotherms in warming environments?</w:t>
      </w:r>
      <w:r w:rsidRPr="008D35D5">
        <w:rPr>
          <w:rFonts w:ascii="Times New Roman" w:cs="Times New Roman"/>
          <w:lang w:val="en-GB"/>
        </w:rPr>
        <w:t xml:space="preserve"> (preprint). EcoEvoRxiv.</w:t>
      </w:r>
    </w:p>
    <w:p w14:paraId="5F7AEFF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Kearney, M. (2019). Reproductive Hyperallometry Does Not Challenge Mechanistic Growth Models. </w:t>
      </w:r>
      <w:r w:rsidRPr="008D35D5">
        <w:rPr>
          <w:rFonts w:ascii="Times New Roman" w:cs="Times New Roman"/>
          <w:i/>
          <w:iCs/>
          <w:lang w:val="en-GB"/>
        </w:rPr>
        <w:t>Trends in Ecology &amp; Evolution</w:t>
      </w:r>
      <w:r w:rsidRPr="008D35D5">
        <w:rPr>
          <w:rFonts w:ascii="Times New Roman" w:cs="Times New Roman"/>
          <w:lang w:val="en-GB"/>
        </w:rPr>
        <w:t>, 34, 275–276.</w:t>
      </w:r>
    </w:p>
    <w:p w14:paraId="0A5419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Killen, S.S., Atkinson, D. &amp; Glazier, D.S. (2010). The intraspecific scaling of metabolic rate with body mass in fishes depends on lifestyle and temperature. </w:t>
      </w:r>
      <w:r w:rsidRPr="008D35D5">
        <w:rPr>
          <w:rFonts w:ascii="Times New Roman" w:cs="Times New Roman"/>
          <w:i/>
          <w:iCs/>
          <w:lang w:val="en-GB"/>
        </w:rPr>
        <w:t>Ecology Letters</w:t>
      </w:r>
      <w:r w:rsidRPr="008D35D5">
        <w:rPr>
          <w:rFonts w:ascii="Times New Roman" w:cs="Times New Roman"/>
          <w:lang w:val="en-GB"/>
        </w:rPr>
        <w:t>, 13, 184–193.</w:t>
      </w:r>
    </w:p>
    <w:p w14:paraId="577206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Kitchell, J.F., Stewart, D.J. &amp; Weininger, D. (1977). Applications of a bioenergetics model to yellow perch (Perca flavescens) and walleye (Stizostedion vitreum vitreum). </w:t>
      </w:r>
      <w:r w:rsidRPr="008D35D5">
        <w:rPr>
          <w:rFonts w:ascii="Times New Roman" w:cs="Times New Roman"/>
          <w:i/>
          <w:iCs/>
          <w:lang w:val="en-GB"/>
        </w:rPr>
        <w:t>Journal of the Fisheries Board of Canada</w:t>
      </w:r>
      <w:r w:rsidRPr="008D35D5">
        <w:rPr>
          <w:rFonts w:ascii="Times New Roman" w:cs="Times New Roman"/>
          <w:lang w:val="en-GB"/>
        </w:rPr>
        <w:t>, 34, 1922–1935.</w:t>
      </w:r>
    </w:p>
    <w:p w14:paraId="4C7B276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Kooijman, S.A.L.M. (1993). </w:t>
      </w:r>
      <w:r w:rsidRPr="008D35D5">
        <w:rPr>
          <w:rFonts w:ascii="Times New Roman" w:cs="Times New Roman"/>
          <w:i/>
          <w:iCs/>
          <w:lang w:val="en-GB"/>
        </w:rPr>
        <w:t>Dynamic energy budgets in biological systems</w:t>
      </w:r>
      <w:r w:rsidRPr="008D35D5">
        <w:rPr>
          <w:rFonts w:ascii="Times New Roman" w:cs="Times New Roman"/>
          <w:lang w:val="en-GB"/>
        </w:rPr>
        <w:t>. Cambridge University Press.</w:t>
      </w:r>
    </w:p>
    <w:p w14:paraId="2BA2B6B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Lefevre, S., McKenzie, D.J. &amp; Nilsson, G.E. (2017). Models projecting the fate of fish populations under climate change need to be based on valid physiological mechanisms. </w:t>
      </w:r>
      <w:r w:rsidRPr="008D35D5">
        <w:rPr>
          <w:rFonts w:ascii="Times New Roman" w:cs="Times New Roman"/>
          <w:i/>
          <w:iCs/>
          <w:lang w:val="en-GB"/>
        </w:rPr>
        <w:t>Global Change Biology</w:t>
      </w:r>
      <w:r w:rsidRPr="008D35D5">
        <w:rPr>
          <w:rFonts w:ascii="Times New Roman" w:cs="Times New Roman"/>
          <w:lang w:val="en-GB"/>
        </w:rPr>
        <w:t>, 23, 3449–3459.</w:t>
      </w:r>
    </w:p>
    <w:p w14:paraId="1C4760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Lemoine, N.P. &amp; Burkepile, D.E. (2012). Temperature-induced mismatches between consumption and metabolism reduce consumer fitness. </w:t>
      </w:r>
      <w:r w:rsidRPr="008D35D5">
        <w:rPr>
          <w:rFonts w:ascii="Times New Roman" w:cs="Times New Roman"/>
          <w:i/>
          <w:iCs/>
          <w:lang w:val="en-GB"/>
        </w:rPr>
        <w:t>Ecology</w:t>
      </w:r>
      <w:r w:rsidRPr="008D35D5">
        <w:rPr>
          <w:rFonts w:ascii="Times New Roman" w:cs="Times New Roman"/>
          <w:lang w:val="en-GB"/>
        </w:rPr>
        <w:t>, 93, 2483–2489.</w:t>
      </w:r>
    </w:p>
    <w:p w14:paraId="795B0F5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Huss, M., Ohlberger, J. &amp; Gårdmark, A. (2018). Temperature-dependent body size effects determine population responses to climate warming. </w:t>
      </w:r>
      <w:r w:rsidRPr="008D35D5">
        <w:rPr>
          <w:rFonts w:ascii="Times New Roman" w:cs="Times New Roman"/>
          <w:i/>
          <w:iCs/>
          <w:lang w:val="en-GB"/>
        </w:rPr>
        <w:t>Ecology Letters</w:t>
      </w:r>
      <w:r w:rsidRPr="008D35D5">
        <w:rPr>
          <w:rFonts w:ascii="Times New Roman" w:cs="Times New Roman"/>
          <w:lang w:val="en-GB"/>
        </w:rPr>
        <w:t>, 21, 181–189.</w:t>
      </w:r>
    </w:p>
    <w:p w14:paraId="35676F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Ohlberger, J., Huss, M. &amp; Gårdmark, A. (2019). Size‐based ecological interactions drive food web responses to climate warming. </w:t>
      </w:r>
      <w:r w:rsidRPr="008D35D5">
        <w:rPr>
          <w:rFonts w:ascii="Times New Roman" w:cs="Times New Roman"/>
          <w:i/>
          <w:iCs/>
          <w:lang w:val="en-GB"/>
        </w:rPr>
        <w:t>Ecology Letters</w:t>
      </w:r>
      <w:r w:rsidRPr="008D35D5">
        <w:rPr>
          <w:rFonts w:ascii="Times New Roman" w:cs="Times New Roman"/>
          <w:lang w:val="en-GB"/>
        </w:rPr>
        <w:t>, 22, 778–786.</w:t>
      </w:r>
    </w:p>
    <w:p w14:paraId="5C3C532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Lorenzen, K. (1996). The relationship between body weight and natural mortality in juvenile and adult fish: a comparison of natural ecosystems and aquaculture. </w:t>
      </w:r>
      <w:r w:rsidRPr="008D35D5">
        <w:rPr>
          <w:rFonts w:ascii="Times New Roman" w:cs="Times New Roman"/>
          <w:i/>
          <w:iCs/>
          <w:lang w:val="en-GB"/>
        </w:rPr>
        <w:t>Journal of Fish Biology</w:t>
      </w:r>
      <w:r w:rsidRPr="008D35D5">
        <w:rPr>
          <w:rFonts w:ascii="Times New Roman" w:cs="Times New Roman"/>
          <w:lang w:val="en-GB"/>
        </w:rPr>
        <w:t>, 49, 627–642.</w:t>
      </w:r>
    </w:p>
    <w:p w14:paraId="114F948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Marshall, D.J. &amp; White, C.R. (2019a). Aquatic Life History Trajectories Are Shaped by Selection, Not Oxygen Limitation. </w:t>
      </w:r>
      <w:r w:rsidRPr="008D35D5">
        <w:rPr>
          <w:rFonts w:ascii="Times New Roman" w:cs="Times New Roman"/>
          <w:i/>
          <w:iCs/>
          <w:lang w:val="en-GB"/>
        </w:rPr>
        <w:t>Trends in Ecology &amp; Evolution</w:t>
      </w:r>
      <w:r w:rsidRPr="008D35D5">
        <w:rPr>
          <w:rFonts w:ascii="Times New Roman" w:cs="Times New Roman"/>
          <w:lang w:val="en-GB"/>
        </w:rPr>
        <w:t>.</w:t>
      </w:r>
    </w:p>
    <w:p w14:paraId="3502CFB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Marshall, D.J. &amp; White, C.R. (2019b). Have We Outgrown the Existing Models of Growth? </w:t>
      </w:r>
      <w:r w:rsidRPr="008D35D5">
        <w:rPr>
          <w:rFonts w:ascii="Times New Roman" w:cs="Times New Roman"/>
          <w:i/>
          <w:iCs/>
          <w:lang w:val="en-GB"/>
        </w:rPr>
        <w:t>Trends in Ecology &amp; Evolution</w:t>
      </w:r>
      <w:r w:rsidRPr="008D35D5">
        <w:rPr>
          <w:rFonts w:ascii="Times New Roman" w:cs="Times New Roman"/>
          <w:lang w:val="en-GB"/>
        </w:rPr>
        <w:t>, 34, 102–111.</w:t>
      </w:r>
    </w:p>
    <w:p w14:paraId="47E6BD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8D35D5">
        <w:rPr>
          <w:rFonts w:ascii="Times New Roman" w:cs="Times New Roman"/>
          <w:i/>
          <w:iCs/>
          <w:lang w:val="en-GB"/>
        </w:rPr>
        <w:t>Journal of Theoretical Biology</w:t>
      </w:r>
      <w:r w:rsidRPr="008D35D5">
        <w:rPr>
          <w:rFonts w:ascii="Times New Roman" w:cs="Times New Roman"/>
          <w:lang w:val="en-GB"/>
        </w:rPr>
        <w:t>, 324, 52–71.</w:t>
      </w:r>
    </w:p>
    <w:p w14:paraId="7A0B34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Messmer, V., Pratchett, M.S., Hoey, A.S., Tobin, A.J., Coker, D.J., Cooke, S.J., </w:t>
      </w:r>
      <w:r w:rsidRPr="008D35D5">
        <w:rPr>
          <w:rFonts w:ascii="Times New Roman" w:cs="Times New Roman"/>
          <w:i/>
          <w:iCs/>
          <w:lang w:val="en-GB"/>
        </w:rPr>
        <w:t>et al.</w:t>
      </w:r>
      <w:r w:rsidRPr="008D35D5">
        <w:rPr>
          <w:rFonts w:ascii="Times New Roman" w:cs="Times New Roman"/>
          <w:lang w:val="en-GB"/>
        </w:rPr>
        <w:t xml:space="preserve"> (2016). Global warming may disproportionately affect larger adults in a predatory coral reef fish. </w:t>
      </w:r>
      <w:r w:rsidRPr="008D35D5">
        <w:rPr>
          <w:rFonts w:ascii="Times New Roman" w:cs="Times New Roman"/>
          <w:i/>
          <w:iCs/>
          <w:lang w:val="en-GB"/>
        </w:rPr>
        <w:t>Global Change Biology</w:t>
      </w:r>
      <w:r w:rsidRPr="008D35D5">
        <w:rPr>
          <w:rFonts w:ascii="Times New Roman" w:cs="Times New Roman"/>
          <w:lang w:val="en-GB"/>
        </w:rPr>
        <w:t>, 23, 2230–2240.</w:t>
      </w:r>
    </w:p>
    <w:p w14:paraId="1ADD03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Miller, T.E.X. &amp; Rudolf, V.H.W. (2011). Thinking inside the box: Community-level consequences of stage-structured populations. </w:t>
      </w:r>
      <w:r w:rsidRPr="008D35D5">
        <w:rPr>
          <w:rFonts w:ascii="Times New Roman" w:cs="Times New Roman"/>
          <w:i/>
          <w:iCs/>
          <w:lang w:val="en-GB"/>
        </w:rPr>
        <w:t>Trends in Ecology and Evolution</w:t>
      </w:r>
      <w:r w:rsidRPr="008D35D5">
        <w:rPr>
          <w:rFonts w:ascii="Times New Roman" w:cs="Times New Roman"/>
          <w:lang w:val="en-GB"/>
        </w:rPr>
        <w:t>, 26, 457–466.</w:t>
      </w:r>
    </w:p>
    <w:p w14:paraId="2BEC7ED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8D35D5">
        <w:rPr>
          <w:rFonts w:ascii="Times New Roman" w:cs="Times New Roman"/>
          <w:i/>
          <w:iCs/>
          <w:lang w:val="en-GB"/>
        </w:rPr>
        <w:t>Fish Sci</w:t>
      </w:r>
      <w:r w:rsidRPr="008D35D5">
        <w:rPr>
          <w:rFonts w:ascii="Times New Roman" w:cs="Times New Roman"/>
          <w:lang w:val="en-GB"/>
        </w:rPr>
        <w:t>, 86, 77–85.</w:t>
      </w:r>
    </w:p>
    <w:p w14:paraId="2ACA5B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Morita, K., Fukuwaka, M., Tanimata, N. &amp; Yamamura, O. (2010). Size-dependent thermal preferences in a pelagic fish. </w:t>
      </w:r>
      <w:r w:rsidRPr="008D35D5">
        <w:rPr>
          <w:rFonts w:ascii="Times New Roman" w:cs="Times New Roman"/>
          <w:i/>
          <w:iCs/>
          <w:lang w:val="en-GB"/>
        </w:rPr>
        <w:t>Oikos</w:t>
      </w:r>
      <w:r w:rsidRPr="008D35D5">
        <w:rPr>
          <w:rFonts w:ascii="Times New Roman" w:cs="Times New Roman"/>
          <w:lang w:val="en-GB"/>
        </w:rPr>
        <w:t>, 119, 1265–1272.</w:t>
      </w:r>
    </w:p>
    <w:p w14:paraId="303026E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Nelson, J.A. (2016). Oxygen consumption rate v. rate of energy utilization of fishes: a comparison and brief history of the two measurements. </w:t>
      </w:r>
      <w:r w:rsidRPr="008D35D5">
        <w:rPr>
          <w:rFonts w:ascii="Times New Roman" w:cs="Times New Roman"/>
          <w:i/>
          <w:iCs/>
          <w:lang w:val="en-GB"/>
        </w:rPr>
        <w:t>Journal of Fish Biology</w:t>
      </w:r>
      <w:r w:rsidRPr="008D35D5">
        <w:rPr>
          <w:rFonts w:ascii="Times New Roman" w:cs="Times New Roman"/>
          <w:lang w:val="en-GB"/>
        </w:rPr>
        <w:t>, 88, 10–25.</w:t>
      </w:r>
    </w:p>
    <w:p w14:paraId="42505F0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Neubauer, P. &amp; Andersen, K.H. (2019). Thermal performance of fish is explained by an interplay between physiology, behaviour and ecology. </w:t>
      </w:r>
      <w:r w:rsidRPr="008D35D5">
        <w:rPr>
          <w:rFonts w:ascii="Times New Roman" w:cs="Times New Roman"/>
          <w:i/>
          <w:iCs/>
          <w:lang w:val="en-GB"/>
        </w:rPr>
        <w:t>Conserv Physiol</w:t>
      </w:r>
      <w:r w:rsidRPr="008D35D5">
        <w:rPr>
          <w:rFonts w:ascii="Times New Roman" w:cs="Times New Roman"/>
          <w:lang w:val="en-GB"/>
        </w:rPr>
        <w:t>, 7.</w:t>
      </w:r>
    </w:p>
    <w:p w14:paraId="205B635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Neuheimer, A.B., Thresher, R.E., Lyle, J.M. &amp; Semmens, J.M. (2011). Tolerance limit for fish growth exceeded by warming waters. </w:t>
      </w:r>
      <w:r w:rsidRPr="008D35D5">
        <w:rPr>
          <w:rFonts w:ascii="Times New Roman" w:cs="Times New Roman"/>
          <w:i/>
          <w:iCs/>
          <w:lang w:val="en-GB"/>
        </w:rPr>
        <w:t>Nature Climate Change</w:t>
      </w:r>
      <w:r w:rsidRPr="008D35D5">
        <w:rPr>
          <w:rFonts w:ascii="Times New Roman" w:cs="Times New Roman"/>
          <w:lang w:val="en-GB"/>
        </w:rPr>
        <w:t>, 1, 110–113.</w:t>
      </w:r>
    </w:p>
    <w:p w14:paraId="6CFEF6D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(2013). Climate warming and ectotherm body size – from individual physiology to community ecology. </w:t>
      </w:r>
      <w:r w:rsidRPr="008D35D5">
        <w:rPr>
          <w:rFonts w:ascii="Times New Roman" w:cs="Times New Roman"/>
          <w:i/>
          <w:iCs/>
          <w:lang w:val="en-GB"/>
        </w:rPr>
        <w:t>Functional Ecology</w:t>
      </w:r>
      <w:r w:rsidRPr="008D35D5">
        <w:rPr>
          <w:rFonts w:ascii="Times New Roman" w:cs="Times New Roman"/>
          <w:lang w:val="en-GB"/>
        </w:rPr>
        <w:t>, 27, 991–1001.</w:t>
      </w:r>
    </w:p>
    <w:p w14:paraId="0C50881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8D35D5">
        <w:rPr>
          <w:rFonts w:ascii="Times New Roman" w:cs="Times New Roman"/>
          <w:i/>
          <w:iCs/>
          <w:lang w:val="en-GB"/>
        </w:rPr>
        <w:t>Oikos</w:t>
      </w:r>
      <w:r w:rsidRPr="008D35D5">
        <w:rPr>
          <w:rFonts w:ascii="Times New Roman" w:cs="Times New Roman"/>
          <w:lang w:val="en-GB"/>
        </w:rPr>
        <w:t>, 121, 245–251.</w:t>
      </w:r>
    </w:p>
    <w:p w14:paraId="0880FF0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Staaks, G. &amp; Hölker, F. (2007). Effects of temperature, swimming speed and body mass on standard and active metabolic rate in vendace (Coregonus albula). </w:t>
      </w:r>
      <w:r w:rsidRPr="008D35D5">
        <w:rPr>
          <w:rFonts w:ascii="Times New Roman" w:cs="Times New Roman"/>
          <w:i/>
          <w:iCs/>
          <w:lang w:val="en-GB"/>
        </w:rPr>
        <w:t>Journal of Comparative Physiology, B</w:t>
      </w:r>
      <w:r w:rsidRPr="008D35D5">
        <w:rPr>
          <w:rFonts w:ascii="Times New Roman" w:cs="Times New Roman"/>
          <w:lang w:val="en-GB"/>
        </w:rPr>
        <w:t>, 177, 905–916.</w:t>
      </w:r>
    </w:p>
    <w:p w14:paraId="57C42C8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Olmos, M., Payne, M.R., Nevoux, M., Prévost, E., Chaput, G., Pontavice, H.D., </w:t>
      </w:r>
      <w:r w:rsidRPr="008D35D5">
        <w:rPr>
          <w:rFonts w:ascii="Times New Roman" w:cs="Times New Roman"/>
          <w:i/>
          <w:iCs/>
          <w:lang w:val="en-GB"/>
        </w:rPr>
        <w:t>et al.</w:t>
      </w:r>
      <w:r w:rsidRPr="008D35D5">
        <w:rPr>
          <w:rFonts w:ascii="Times New Roman" w:cs="Times New Roman"/>
          <w:lang w:val="en-GB"/>
        </w:rPr>
        <w:t xml:space="preserve"> (2019). Spatial synchrony in the response of a long range migratory species (Salmo salar) to climate change in the North Atlantic Ocean. </w:t>
      </w:r>
      <w:r w:rsidRPr="008D35D5">
        <w:rPr>
          <w:rFonts w:ascii="Times New Roman" w:cs="Times New Roman"/>
          <w:i/>
          <w:iCs/>
          <w:lang w:val="en-GB"/>
        </w:rPr>
        <w:t>Global Change Biology</w:t>
      </w:r>
      <w:r w:rsidRPr="008D35D5">
        <w:rPr>
          <w:rFonts w:ascii="Times New Roman" w:cs="Times New Roman"/>
          <w:lang w:val="en-GB"/>
        </w:rPr>
        <w:t>, n/a.</w:t>
      </w:r>
    </w:p>
    <w:p w14:paraId="1BEDC6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Panov, V.E. &amp; McQueen, D.J. (1998). Effects of temperature on individual growth rate and body size of a freshwater amphipod, 76, 10.</w:t>
      </w:r>
    </w:p>
    <w:p w14:paraId="0BE5464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(2018a). On confusing cause and effect in the oxygen limitation of fish. </w:t>
      </w:r>
      <w:r w:rsidRPr="008D35D5">
        <w:rPr>
          <w:rFonts w:ascii="Times New Roman" w:cs="Times New Roman"/>
          <w:i/>
          <w:iCs/>
          <w:lang w:val="en-GB"/>
        </w:rPr>
        <w:t>Global Change Biology</w:t>
      </w:r>
      <w:r w:rsidRPr="008D35D5">
        <w:rPr>
          <w:rFonts w:ascii="Times New Roman" w:cs="Times New Roman"/>
          <w:lang w:val="en-GB"/>
        </w:rPr>
        <w:t>, 24, e743–e744.</w:t>
      </w:r>
    </w:p>
    <w:p w14:paraId="75C64F4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(2018b). Sound physiological knowledge and principles in modeling shrinking of fishes under climate change. </w:t>
      </w:r>
      <w:r w:rsidRPr="008D35D5">
        <w:rPr>
          <w:rFonts w:ascii="Times New Roman" w:cs="Times New Roman"/>
          <w:i/>
          <w:iCs/>
          <w:lang w:val="en-GB"/>
        </w:rPr>
        <w:t>Global Change Biology</w:t>
      </w:r>
      <w:r w:rsidRPr="008D35D5">
        <w:rPr>
          <w:rFonts w:ascii="Times New Roman" w:cs="Times New Roman"/>
          <w:lang w:val="en-GB"/>
        </w:rPr>
        <w:t>, 24, e15–e26.</w:t>
      </w:r>
    </w:p>
    <w:p w14:paraId="53DC8B8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Persson, L. &amp; De Roos, A.M. (2013). Symmetry breaking in ecological systems through different energy efficiencies of juveniles and adults. </w:t>
      </w:r>
      <w:r w:rsidRPr="008D35D5">
        <w:rPr>
          <w:rFonts w:ascii="Times New Roman" w:cs="Times New Roman"/>
          <w:i/>
          <w:iCs/>
          <w:lang w:val="en-GB"/>
        </w:rPr>
        <w:t>Ecology</w:t>
      </w:r>
      <w:r w:rsidRPr="008D35D5">
        <w:rPr>
          <w:rFonts w:ascii="Times New Roman" w:cs="Times New Roman"/>
          <w:lang w:val="en-GB"/>
        </w:rPr>
        <w:t>, 94, 1487–1498.</w:t>
      </w:r>
    </w:p>
    <w:p w14:paraId="4EE14BA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(2003). JAGS: A program for analysis of Bayesian graphical models using Gibbs sampling. </w:t>
      </w:r>
      <w:r w:rsidRPr="008D35D5">
        <w:rPr>
          <w:rFonts w:ascii="Times New Roman" w:cs="Times New Roman"/>
          <w:i/>
          <w:iCs/>
          <w:lang w:val="en-GB"/>
        </w:rPr>
        <w:t>Working Papers</w:t>
      </w:r>
      <w:r w:rsidRPr="008D35D5">
        <w:rPr>
          <w:rFonts w:ascii="Times New Roman" w:cs="Times New Roman"/>
          <w:lang w:val="en-GB"/>
        </w:rPr>
        <w:t>, 8.</w:t>
      </w:r>
    </w:p>
    <w:p w14:paraId="3420137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(2019). </w:t>
      </w:r>
      <w:r w:rsidRPr="008D35D5">
        <w:rPr>
          <w:rFonts w:ascii="Times New Roman" w:cs="Times New Roman"/>
          <w:i/>
          <w:iCs/>
          <w:lang w:val="en-GB"/>
        </w:rPr>
        <w:t>rjags</w:t>
      </w:r>
      <w:r w:rsidRPr="008D35D5">
        <w:rPr>
          <w:rFonts w:ascii="Times New Roman" w:cs="Times New Roman"/>
          <w:lang w:val="en-GB"/>
        </w:rPr>
        <w:t>.</w:t>
      </w:r>
    </w:p>
    <w:p w14:paraId="4D96C4B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Pörtner, H.O. &amp; Knust, R. (2007). Climate change affects marine fishes through the oxygen limitation of thermal tolerance. </w:t>
      </w:r>
      <w:r w:rsidRPr="008D35D5">
        <w:rPr>
          <w:rFonts w:ascii="Times New Roman" w:cs="Times New Roman"/>
          <w:i/>
          <w:iCs/>
          <w:lang w:val="en-GB"/>
        </w:rPr>
        <w:t>Science</w:t>
      </w:r>
      <w:r w:rsidRPr="008D35D5">
        <w:rPr>
          <w:rFonts w:ascii="Times New Roman" w:cs="Times New Roman"/>
          <w:lang w:val="en-GB"/>
        </w:rPr>
        <w:t>, 315, 95–97.</w:t>
      </w:r>
    </w:p>
    <w:p w14:paraId="2C05AB8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Pütter, A. (1920). Studien über physiologische Ähnlichkeit VI. Wachstumsähnlichkeiten. </w:t>
      </w:r>
      <w:r w:rsidRPr="008D35D5">
        <w:rPr>
          <w:rFonts w:ascii="Times New Roman" w:cs="Times New Roman"/>
          <w:i/>
          <w:iCs/>
          <w:lang w:val="en-GB"/>
        </w:rPr>
        <w:t>Pflügers Arch.</w:t>
      </w:r>
      <w:r w:rsidRPr="008D35D5">
        <w:rPr>
          <w:rFonts w:ascii="Times New Roman" w:cs="Times New Roman"/>
          <w:lang w:val="en-GB"/>
        </w:rPr>
        <w:t>, 180, 298–340.</w:t>
      </w:r>
    </w:p>
    <w:p w14:paraId="7092F87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 Core Team. (2018). </w:t>
      </w:r>
      <w:r w:rsidRPr="008D35D5">
        <w:rPr>
          <w:rFonts w:ascii="Times New Roman" w:cs="Times New Roman"/>
          <w:i/>
          <w:iCs/>
          <w:lang w:val="en-GB"/>
        </w:rPr>
        <w:t>R: A Language and Environment for Statistical Computing. R Foundation for Statistical Computing</w:t>
      </w:r>
      <w:r w:rsidRPr="008D35D5">
        <w:rPr>
          <w:rFonts w:ascii="Times New Roman" w:cs="Times New Roman"/>
          <w:lang w:val="en-GB"/>
        </w:rPr>
        <w:t>. Vienna, Austria.</w:t>
      </w:r>
    </w:p>
    <w:p w14:paraId="5153E36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Brose, U., Hartvig, M., Kalinkat, G., Schwarzmuller, F., Vucic-Pestic, O., </w:t>
      </w:r>
      <w:r w:rsidRPr="008D35D5">
        <w:rPr>
          <w:rFonts w:ascii="Times New Roman" w:cs="Times New Roman"/>
          <w:i/>
          <w:iCs/>
          <w:lang w:val="en-GB"/>
        </w:rPr>
        <w:t>et al.</w:t>
      </w:r>
      <w:r w:rsidRPr="008D35D5">
        <w:rPr>
          <w:rFonts w:ascii="Times New Roman" w:cs="Times New Roman"/>
          <w:lang w:val="en-GB"/>
        </w:rPr>
        <w:t xml:space="preserve"> (2012). Universal temperature and body-mass scaling of feeding rates. </w:t>
      </w:r>
      <w:r w:rsidRPr="008D35D5">
        <w:rPr>
          <w:rFonts w:ascii="Times New Roman" w:cs="Times New Roman"/>
          <w:i/>
          <w:iCs/>
          <w:lang w:val="en-GB"/>
        </w:rPr>
        <w:t>Philosophical Transactions of the Royal Society of London, Series B: Biological Sciences</w:t>
      </w:r>
      <w:r w:rsidRPr="008D35D5">
        <w:rPr>
          <w:rFonts w:ascii="Times New Roman" w:cs="Times New Roman"/>
          <w:lang w:val="en-GB"/>
        </w:rPr>
        <w:t>, 367, 2923–2934.</w:t>
      </w:r>
    </w:p>
    <w:p w14:paraId="1A48849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Vucic-Pestic, O., Ehnes, R.B., Emmerson, M. &amp; Brose, U. (2010). Temperature, predator-prey interaction strength and population stability. </w:t>
      </w:r>
      <w:r w:rsidRPr="008D35D5">
        <w:rPr>
          <w:rFonts w:ascii="Times New Roman" w:cs="Times New Roman"/>
          <w:i/>
          <w:iCs/>
          <w:lang w:val="en-GB"/>
        </w:rPr>
        <w:t>Global Change Biology</w:t>
      </w:r>
      <w:r w:rsidRPr="008D35D5">
        <w:rPr>
          <w:rFonts w:ascii="Times New Roman" w:cs="Times New Roman"/>
          <w:lang w:val="en-GB"/>
        </w:rPr>
        <w:t>, 16, 2145–2157.</w:t>
      </w:r>
    </w:p>
    <w:p w14:paraId="6B12A2D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Rijn, I., Buba, Y., DeLong, J., Kiflawi, M. &amp; Belmaker, J. (2017). Large but uneven reduction in fish size across species in relation to changing sea temperatures. </w:t>
      </w:r>
      <w:r w:rsidRPr="008D35D5">
        <w:rPr>
          <w:rFonts w:ascii="Times New Roman" w:cs="Times New Roman"/>
          <w:i/>
          <w:iCs/>
          <w:lang w:val="en-GB"/>
        </w:rPr>
        <w:t>Global Change Biology</w:t>
      </w:r>
      <w:r w:rsidRPr="008D35D5">
        <w:rPr>
          <w:rFonts w:ascii="Times New Roman" w:cs="Times New Roman"/>
          <w:lang w:val="en-GB"/>
        </w:rPr>
        <w:t>, 23, 3667–3674.</w:t>
      </w:r>
    </w:p>
    <w:p w14:paraId="44FCF43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Rohatgi, A. (2012). </w:t>
      </w:r>
      <w:r w:rsidRPr="008D35D5">
        <w:rPr>
          <w:rFonts w:ascii="Times New Roman" w:cs="Times New Roman"/>
          <w:i/>
          <w:iCs/>
          <w:lang w:val="en-GB"/>
        </w:rPr>
        <w:t>WebPlotDigitalizer: HTML5 based online tool to extract numerical data from plot images. Version 4.1. [WWW document] URL https://automeris.io/WebPlotDigitizer (accessed on January 2019).</w:t>
      </w:r>
    </w:p>
    <w:p w14:paraId="3732603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 Roos, A.M. &amp; Persson, L. (2001). Physiologically structured models – from versatile technique to ecological theory. </w:t>
      </w:r>
      <w:r w:rsidRPr="008D35D5">
        <w:rPr>
          <w:rFonts w:ascii="Times New Roman" w:cs="Times New Roman"/>
          <w:i/>
          <w:iCs/>
          <w:lang w:val="en-GB"/>
        </w:rPr>
        <w:t>Oikos</w:t>
      </w:r>
      <w:r w:rsidRPr="008D35D5">
        <w:rPr>
          <w:rFonts w:ascii="Times New Roman" w:cs="Times New Roman"/>
          <w:lang w:val="en-GB"/>
        </w:rPr>
        <w:t>, 94, 51–71.</w:t>
      </w:r>
    </w:p>
    <w:p w14:paraId="22A1DD3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Savage, V.M., Gillooly, J.F., Brown, J.H., West, G.B. &amp; Charnov, E.L. (2004). Effects of body size and temperature on population growth. </w:t>
      </w:r>
      <w:r w:rsidRPr="008D35D5">
        <w:rPr>
          <w:rFonts w:ascii="Times New Roman" w:cs="Times New Roman"/>
          <w:i/>
          <w:iCs/>
          <w:lang w:val="en-GB"/>
        </w:rPr>
        <w:t>The American Naturalist</w:t>
      </w:r>
      <w:r w:rsidRPr="008D35D5">
        <w:rPr>
          <w:rFonts w:ascii="Times New Roman" w:cs="Times New Roman"/>
          <w:lang w:val="en-GB"/>
        </w:rPr>
        <w:t>, 163, 429–441.</w:t>
      </w:r>
    </w:p>
    <w:p w14:paraId="36B092D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Schoolfield, R.M., Sharpe, P.J.H. &amp; Magnuson, C.E. (1981). Non-linear regression of biological temperature-dependent rate models based on absolute reaction-rate theory. </w:t>
      </w:r>
      <w:r w:rsidRPr="008D35D5">
        <w:rPr>
          <w:rFonts w:ascii="Times New Roman" w:cs="Times New Roman"/>
          <w:i/>
          <w:iCs/>
          <w:lang w:val="en-GB"/>
        </w:rPr>
        <w:t>Journal of Theoretical Biology</w:t>
      </w:r>
      <w:r w:rsidRPr="008D35D5">
        <w:rPr>
          <w:rFonts w:ascii="Times New Roman" w:cs="Times New Roman"/>
          <w:lang w:val="en-GB"/>
        </w:rPr>
        <w:t>, 88, 719–731.</w:t>
      </w:r>
    </w:p>
    <w:p w14:paraId="2EFF53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Sibly, R.M., Baker, J., Grady, J.M., Luna, S.M., Kodric-Brown, A., Venditti, C., </w:t>
      </w:r>
      <w:r w:rsidRPr="008D35D5">
        <w:rPr>
          <w:rFonts w:ascii="Times New Roman" w:cs="Times New Roman"/>
          <w:i/>
          <w:iCs/>
          <w:lang w:val="en-GB"/>
        </w:rPr>
        <w:t>et al.</w:t>
      </w:r>
      <w:r w:rsidRPr="008D35D5">
        <w:rPr>
          <w:rFonts w:ascii="Times New Roman" w:cs="Times New Roman"/>
          <w:lang w:val="en-GB"/>
        </w:rPr>
        <w:t xml:space="preserve"> (2015). Fundamental insights into ontogenetic growth from theory and fish. </w:t>
      </w:r>
      <w:r w:rsidRPr="008D35D5">
        <w:rPr>
          <w:rFonts w:ascii="Times New Roman" w:cs="Times New Roman"/>
          <w:i/>
          <w:iCs/>
          <w:lang w:val="en-GB"/>
        </w:rPr>
        <w:t>Proceedings of the National Academy of Sciences, USA</w:t>
      </w:r>
      <w:r w:rsidRPr="008D35D5">
        <w:rPr>
          <w:rFonts w:ascii="Times New Roman" w:cs="Times New Roman"/>
          <w:lang w:val="en-GB"/>
        </w:rPr>
        <w:t>, 112, 13934–13939.</w:t>
      </w:r>
    </w:p>
    <w:p w14:paraId="1435EA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Steinarsson, A. &amp; Imsland, A.K. (2003). Size dependent variation in optimum growth temperature of red abalone (Haliotis rufescens). </w:t>
      </w:r>
      <w:r w:rsidRPr="008D35D5">
        <w:rPr>
          <w:rFonts w:ascii="Times New Roman" w:cs="Times New Roman"/>
          <w:i/>
          <w:iCs/>
          <w:lang w:val="en-GB"/>
        </w:rPr>
        <w:t>Aquaculture</w:t>
      </w:r>
      <w:r w:rsidRPr="008D35D5">
        <w:rPr>
          <w:rFonts w:ascii="Times New Roman" w:cs="Times New Roman"/>
          <w:lang w:val="en-GB"/>
        </w:rPr>
        <w:t>, 224, 353–362.</w:t>
      </w:r>
    </w:p>
    <w:p w14:paraId="737A772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Thresher, R.E., Koslow, J.A., Morison, A.K. &amp; Smith, D.C. (2007). Depth-mediated reversal of the effects of climate change on long-term growth rates of exploited marine fish. </w:t>
      </w:r>
      <w:r w:rsidRPr="008D35D5">
        <w:rPr>
          <w:rFonts w:ascii="Times New Roman" w:cs="Times New Roman"/>
          <w:i/>
          <w:iCs/>
          <w:lang w:val="en-GB"/>
        </w:rPr>
        <w:t>Proceedings of the National Academy of Sciences, USA</w:t>
      </w:r>
      <w:r w:rsidRPr="008D35D5">
        <w:rPr>
          <w:rFonts w:ascii="Times New Roman" w:cs="Times New Roman"/>
          <w:lang w:val="en-GB"/>
        </w:rPr>
        <w:t>, 104, 7461–7465.</w:t>
      </w:r>
    </w:p>
    <w:p w14:paraId="3C39D2A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Uiterwaal, S.F. &amp; DeLong, J.P. (2020). Functional responses are maximized at intermediate temperatures. </w:t>
      </w:r>
      <w:r w:rsidRPr="008D35D5">
        <w:rPr>
          <w:rFonts w:ascii="Times New Roman" w:cs="Times New Roman"/>
          <w:i/>
          <w:iCs/>
          <w:lang w:val="en-GB"/>
        </w:rPr>
        <w:t>Ecology</w:t>
      </w:r>
      <w:r w:rsidRPr="008D35D5">
        <w:rPr>
          <w:rFonts w:ascii="Times New Roman" w:cs="Times New Roman"/>
          <w:lang w:val="en-GB"/>
        </w:rPr>
        <w:t>, n/a.</w:t>
      </w:r>
    </w:p>
    <w:p w14:paraId="1152650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Ursin, E. (1967). A Mathematical Model of Some Aspects of Fish Growth, Respiration, and Mortality. </w:t>
      </w:r>
      <w:r w:rsidRPr="008D35D5">
        <w:rPr>
          <w:rFonts w:ascii="Times New Roman" w:cs="Times New Roman"/>
          <w:i/>
          <w:iCs/>
          <w:lang w:val="en-GB"/>
        </w:rPr>
        <w:t>Journal of the Fisheries Research Board of Canada</w:t>
      </w:r>
      <w:r w:rsidRPr="008D35D5">
        <w:rPr>
          <w:rFonts w:ascii="Times New Roman" w:cs="Times New Roman"/>
          <w:lang w:val="en-GB"/>
        </w:rPr>
        <w:t>, 24, 2355–2453.</w:t>
      </w:r>
    </w:p>
    <w:p w14:paraId="20F963C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Vasseur, D.A. &amp; McCann, K.S. (2005). A mechanistic approach for modelling temperature-dependent consumer-resource dynamics. </w:t>
      </w:r>
      <w:r w:rsidRPr="008D35D5">
        <w:rPr>
          <w:rFonts w:ascii="Times New Roman" w:cs="Times New Roman"/>
          <w:i/>
          <w:iCs/>
          <w:lang w:val="en-GB"/>
        </w:rPr>
        <w:t>The American Naturalist</w:t>
      </w:r>
      <w:r w:rsidRPr="008D35D5">
        <w:rPr>
          <w:rFonts w:ascii="Times New Roman" w:cs="Times New Roman"/>
          <w:lang w:val="en-GB"/>
        </w:rPr>
        <w:t>, 166, 184–198.</w:t>
      </w:r>
    </w:p>
    <w:p w14:paraId="1A768F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Vehtari, A., Gelman, A. &amp; Gabry, J. (2017). Practical Bayesian model evaluation using leave-one-out cross-validation and WAIC. </w:t>
      </w:r>
      <w:r w:rsidRPr="008D35D5">
        <w:rPr>
          <w:rFonts w:ascii="Times New Roman" w:cs="Times New Roman"/>
          <w:i/>
          <w:iCs/>
          <w:lang w:val="en-GB"/>
        </w:rPr>
        <w:t>Stat Comput</w:t>
      </w:r>
      <w:r w:rsidRPr="008D35D5">
        <w:rPr>
          <w:rFonts w:ascii="Times New Roman" w:cs="Times New Roman"/>
          <w:lang w:val="en-GB"/>
        </w:rPr>
        <w:t>, 27, 1413–1432.</w:t>
      </w:r>
    </w:p>
    <w:p w14:paraId="515EC9A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Watanabe, S. (2013). A Widely Applicable Bayesian Information Criterion. </w:t>
      </w:r>
      <w:r w:rsidRPr="008D35D5">
        <w:rPr>
          <w:rFonts w:ascii="Times New Roman" w:cs="Times New Roman"/>
          <w:i/>
          <w:iCs/>
          <w:lang w:val="en-GB"/>
        </w:rPr>
        <w:t>Journal of Machine Learning Research</w:t>
      </w:r>
      <w:r w:rsidRPr="008D35D5">
        <w:rPr>
          <w:rFonts w:ascii="Times New Roman" w:cs="Times New Roman"/>
          <w:lang w:val="en-GB"/>
        </w:rPr>
        <w:t>, 14, 867–897.</w:t>
      </w:r>
    </w:p>
    <w:p w14:paraId="3C6AB0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Werner, E.E. &amp; Hall, D.J. (1988). Ontogenetic Habitat Shifts in Bluegill: The Foraging Rate-Predation Risk Trade-off. </w:t>
      </w:r>
      <w:r w:rsidRPr="008D35D5">
        <w:rPr>
          <w:rFonts w:ascii="Times New Roman" w:cs="Times New Roman"/>
          <w:i/>
          <w:iCs/>
          <w:lang w:val="en-GB"/>
        </w:rPr>
        <w:t>Ecology</w:t>
      </w:r>
      <w:r w:rsidRPr="008D35D5">
        <w:rPr>
          <w:rFonts w:ascii="Times New Roman" w:cs="Times New Roman"/>
          <w:lang w:val="en-GB"/>
        </w:rPr>
        <w:t>, 69, 1352–1366.</w:t>
      </w:r>
    </w:p>
    <w:p w14:paraId="63F4D9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West, G.B., Brown, J.H. &amp; Enquist, B.J. (2001). A general model for ontogenetic growth. </w:t>
      </w:r>
      <w:r w:rsidRPr="008D35D5">
        <w:rPr>
          <w:rFonts w:ascii="Times New Roman" w:cs="Times New Roman"/>
          <w:i/>
          <w:iCs/>
          <w:lang w:val="en-GB"/>
        </w:rPr>
        <w:t>Nature</w:t>
      </w:r>
      <w:r w:rsidRPr="008D35D5">
        <w:rPr>
          <w:rFonts w:ascii="Times New Roman" w:cs="Times New Roman"/>
          <w:lang w:val="en-GB"/>
        </w:rPr>
        <w:t>, 413, 628–631.</w:t>
      </w:r>
    </w:p>
    <w:p w14:paraId="435B37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Wickham, H. (2017). </w:t>
      </w:r>
      <w:r w:rsidRPr="008D35D5">
        <w:rPr>
          <w:rFonts w:ascii="Times New Roman" w:cs="Times New Roman"/>
          <w:i/>
          <w:iCs/>
          <w:lang w:val="en-GB"/>
        </w:rPr>
        <w:t>tidyverse: Easily Install and Load the “Tidyverse.”</w:t>
      </w:r>
    </w:p>
    <w:p w14:paraId="1D7836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8D35D5">
        <w:rPr>
          <w:rFonts w:ascii="Times New Roman" w:cs="Times New Roman"/>
          <w:i/>
          <w:iCs/>
          <w:lang w:val="en-GB"/>
        </w:rPr>
        <w:t>Physiological Zoology</w:t>
      </w:r>
      <w:r w:rsidRPr="008D35D5">
        <w:rPr>
          <w:rFonts w:ascii="Times New Roman" w:cs="Times New Roman"/>
          <w:lang w:val="en-GB"/>
        </w:rPr>
        <w:t>, 63, 1181–1195.</w:t>
      </w:r>
    </w:p>
    <w:p w14:paraId="27D9FD1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Youngflesh, C. (2018). MCMCvis: Tools to Visualize, Manipulate, and Summarize MCMC Output. </w:t>
      </w:r>
      <w:r w:rsidRPr="008D35D5">
        <w:rPr>
          <w:rFonts w:ascii="Times New Roman" w:cs="Times New Roman"/>
          <w:i/>
          <w:iCs/>
          <w:lang w:val="en-GB"/>
        </w:rPr>
        <w:t>Journal of Open Source Software</w:t>
      </w:r>
      <w:r w:rsidRPr="008D35D5">
        <w:rPr>
          <w:rFonts w:ascii="Times New Roman" w:cs="Times New Roman"/>
          <w:lang w:val="en-GB"/>
        </w:rPr>
        <w:t>, 3, 640.</w:t>
      </w:r>
    </w:p>
    <w:p w14:paraId="4C5C30BA" w14:textId="3A4900E1"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CA5CFC" w:rsidRPr="00972C7F" w:rsidRDefault="00CA5CF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A5CFC" w:rsidRPr="00972C7F" w:rsidRDefault="00CA5CF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A5CFC" w:rsidRPr="00972C7F" w:rsidRDefault="00CA5CFC">
      <w:pPr>
        <w:pStyle w:val="CommentText"/>
        <w:rPr>
          <w:lang w:val="en-GB"/>
        </w:rPr>
      </w:pPr>
    </w:p>
  </w:comment>
  <w:comment w:id="1" w:author="Max Lindmark" w:date="2020-01-22T13:17:00Z" w:initials="ML">
    <w:p w14:paraId="4F0CEFE9" w14:textId="77777777" w:rsidR="00CA5CFC" w:rsidRPr="00972C7F" w:rsidRDefault="00CA5CFC">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CA5CFC" w:rsidRPr="00972C7F" w:rsidRDefault="00CA5CFC">
      <w:pPr>
        <w:pStyle w:val="CommentText"/>
        <w:rPr>
          <w:rStyle w:val="CommentReference"/>
          <w:lang w:val="en-GB"/>
        </w:rPr>
      </w:pPr>
    </w:p>
    <w:p w14:paraId="2EB02CDA" w14:textId="77777777" w:rsidR="00CA5CFC" w:rsidRPr="00457D7E" w:rsidRDefault="00CA5CFC">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CA5CFC" w:rsidRPr="00457D7E" w:rsidRDefault="00CA5CFC">
      <w:pPr>
        <w:pStyle w:val="CommentText"/>
        <w:rPr>
          <w:rStyle w:val="CommentReference"/>
          <w:lang w:val="en-GB"/>
        </w:rPr>
      </w:pPr>
    </w:p>
    <w:p w14:paraId="13B9FBCF" w14:textId="286CE2E6" w:rsidR="00CA5CFC" w:rsidRPr="00457D7E" w:rsidRDefault="00CA5CFC">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CA5CFC" w:rsidRPr="002D70E2" w:rsidRDefault="00CA5CFC">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CA5CFC" w:rsidRPr="000772A5" w:rsidRDefault="00CA5CF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4" w:author="Max Lindmark" w:date="2020-02-06T09:23:00Z" w:initials="ML">
    <w:p w14:paraId="77A4263A" w14:textId="77777777" w:rsidR="00CA5CFC" w:rsidRPr="00457D7E" w:rsidRDefault="00CA5CF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CA5CFC" w:rsidRPr="00457D7E" w:rsidRDefault="00CA5CFC">
      <w:pPr>
        <w:pStyle w:val="CommentText"/>
        <w:rPr>
          <w:lang w:val="en-GB"/>
        </w:rPr>
      </w:pPr>
    </w:p>
    <w:p w14:paraId="7510E99E" w14:textId="741F21DF" w:rsidR="00CA5CFC" w:rsidRPr="00457D7E" w:rsidRDefault="00CA5CFC">
      <w:pPr>
        <w:pStyle w:val="CommentText"/>
        <w:rPr>
          <w:lang w:val="en-GB"/>
        </w:rPr>
      </w:pPr>
      <w:proofErr w:type="gramStart"/>
      <w:r w:rsidRPr="00457D7E">
        <w:rPr>
          <w:lang w:val="en-GB"/>
        </w:rPr>
        <w:t>So</w:t>
      </w:r>
      <w:proofErr w:type="gramEnd"/>
      <w:r w:rsidRPr="00457D7E">
        <w:rPr>
          <w:lang w:val="en-GB"/>
        </w:rPr>
        <w:t xml:space="preserve">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CA5CFC" w:rsidRDefault="00CA5CF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CA5CFC" w:rsidRDefault="00CA5CFC">
      <w:pPr>
        <w:pStyle w:val="CommentText"/>
        <w:rPr>
          <w:lang w:val="en-GB"/>
        </w:rPr>
      </w:pPr>
    </w:p>
    <w:p w14:paraId="4FF20B94" w14:textId="77777777" w:rsidR="00CA5CFC" w:rsidRDefault="00CA5CFC">
      <w:pPr>
        <w:pStyle w:val="CommentText"/>
        <w:rPr>
          <w:lang w:val="en-GB"/>
        </w:rPr>
      </w:pPr>
      <w:r>
        <w:rPr>
          <w:lang w:val="en-GB"/>
        </w:rPr>
        <w:t>However, I think ‘article’ is not better than ‘study’</w:t>
      </w:r>
    </w:p>
    <w:p w14:paraId="55818072" w14:textId="77777777" w:rsidR="00CA5CFC" w:rsidRDefault="00CA5CFC">
      <w:pPr>
        <w:pStyle w:val="CommentText"/>
        <w:rPr>
          <w:lang w:val="en-GB"/>
        </w:rPr>
      </w:pPr>
    </w:p>
    <w:p w14:paraId="0A143688" w14:textId="1DAA5ECD" w:rsidR="00CA5CFC" w:rsidRPr="00457D7E" w:rsidRDefault="00CA5CFC">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CA5CFC" w:rsidRPr="002D70E2" w:rsidRDefault="00CA5CFC">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CA5CFC" w:rsidRPr="002D70E2" w:rsidRDefault="00CA5CFC">
      <w:pPr>
        <w:pStyle w:val="CommentText"/>
        <w:rPr>
          <w:lang w:val="en-GB"/>
        </w:rPr>
      </w:pPr>
    </w:p>
    <w:p w14:paraId="59FD3B5A" w14:textId="719080D0" w:rsidR="00CA5CFC" w:rsidRPr="00457D7E" w:rsidRDefault="00CA5CFC">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CA5CFC" w:rsidRPr="00296320" w:rsidRDefault="00CA5CFC">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8" w:author="Max Lindmark" w:date="2020-02-06T09:31:00Z" w:initials="ML">
    <w:p w14:paraId="474051D2" w14:textId="6DDCCA1E" w:rsidR="00CA5CFC" w:rsidRPr="00457D7E" w:rsidRDefault="00CA5CF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CA5CFC" w:rsidRPr="00457D7E" w:rsidRDefault="00CA5CFC">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CA5CFC" w:rsidRPr="00457D7E" w:rsidRDefault="00CA5CFC">
      <w:pPr>
        <w:pStyle w:val="CommentText"/>
        <w:rPr>
          <w:lang w:val="en-GB"/>
        </w:rPr>
      </w:pPr>
    </w:p>
    <w:p w14:paraId="2B7B6DCB" w14:textId="12C67162" w:rsidR="00CA5CFC" w:rsidRPr="00457D7E" w:rsidRDefault="00CA5CFC">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CA5CFC" w:rsidRPr="00457D7E" w:rsidRDefault="00CA5CFC">
      <w:pPr>
        <w:pStyle w:val="CommentText"/>
        <w:rPr>
          <w:lang w:val="en-GB"/>
        </w:rPr>
      </w:pPr>
    </w:p>
    <w:p w14:paraId="2AE7B15C" w14:textId="77777777" w:rsidR="00CA5CFC" w:rsidRPr="00457D7E" w:rsidRDefault="00CA5CF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A5CFC" w:rsidRPr="00457D7E" w:rsidRDefault="00CA5CFC">
      <w:pPr>
        <w:pStyle w:val="CommentText"/>
        <w:rPr>
          <w:lang w:val="en-GB"/>
        </w:rPr>
      </w:pPr>
    </w:p>
    <w:p w14:paraId="4A42D736" w14:textId="39477FC0" w:rsidR="00CA5CFC" w:rsidRPr="00457D7E" w:rsidRDefault="00CA5CFC">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CA5CFC" w:rsidRPr="00604735" w:rsidRDefault="00CA5CFC">
      <w:pPr>
        <w:pStyle w:val="CommentText"/>
        <w:rPr>
          <w:lang w:val="en-US"/>
        </w:rPr>
      </w:pPr>
      <w:r>
        <w:rPr>
          <w:rStyle w:val="CommentReference"/>
        </w:rPr>
        <w:annotationRef/>
      </w:r>
      <w:r w:rsidRPr="00604735">
        <w:rPr>
          <w:lang w:val="en-US"/>
        </w:rPr>
        <w:t xml:space="preserve">Need to say </w:t>
      </w:r>
      <w:proofErr w:type="spellStart"/>
      <w:r w:rsidRPr="00604735">
        <w:rPr>
          <w:lang w:val="en-US"/>
        </w:rPr>
        <w:t>minimun</w:t>
      </w:r>
      <w:proofErr w:type="spellEnd"/>
      <w:r w:rsidRPr="00604735">
        <w:rPr>
          <w:lang w:val="en-US"/>
        </w:rPr>
        <w:t xml:space="preserve"> number of sizes per temperatu</w:t>
      </w:r>
      <w:r>
        <w:rPr>
          <w:lang w:val="en-US"/>
        </w:rPr>
        <w:t>re…or just min # sizes</w:t>
      </w:r>
    </w:p>
  </w:comment>
  <w:comment w:id="11" w:author="Max Lindmark" w:date="2020-02-06T09:39:00Z" w:initials="ML">
    <w:p w14:paraId="3C3B4C62" w14:textId="015442C8" w:rsidR="00CA5CFC" w:rsidRPr="00457D7E" w:rsidRDefault="00CA5CFC">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CA5CFC" w:rsidRPr="002D70E2" w:rsidRDefault="00CA5CFC"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CA5CFC" w:rsidRPr="00457D7E" w:rsidRDefault="00CA5CFC"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CA5CFC" w:rsidRPr="00457D7E" w:rsidRDefault="00CA5CFC">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CA5CFC" w:rsidRPr="00457D7E" w:rsidRDefault="00CA5CFC">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CA5CFC" w:rsidRPr="00457D7E" w:rsidRDefault="00CA5CF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CA5CFC" w:rsidRPr="002D70E2" w:rsidRDefault="00CA5CFC">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CA5CFC" w:rsidRPr="001C2C66" w:rsidRDefault="00CA5CFC">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CA5CFC" w:rsidRPr="00457D7E" w:rsidRDefault="00CA5CFC">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CA5CFC" w:rsidRPr="00457D7E" w:rsidRDefault="00CA5CFC">
      <w:pPr>
        <w:pStyle w:val="CommentText"/>
        <w:rPr>
          <w:lang w:val="en-GB"/>
        </w:rPr>
      </w:pPr>
    </w:p>
    <w:p w14:paraId="22F75534" w14:textId="18AA65CB" w:rsidR="00CA5CFC" w:rsidRPr="00457D7E" w:rsidRDefault="00CA5CFC">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CA5CFC" w:rsidRPr="00457D7E" w:rsidRDefault="00CA5CF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5" w:author="Max Lindmark" w:date="2020-04-23T13:14:00Z" w:initials="ML">
    <w:p w14:paraId="00F25D99" w14:textId="42876C7C" w:rsidR="00EA5CFC" w:rsidRPr="00EA5CFC" w:rsidRDefault="00EA5CFC">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26" w:author="Max Lindmark" w:date="2020-04-23T17:11:00Z" w:initials="ML">
    <w:p w14:paraId="262E4B93" w14:textId="77777777" w:rsidR="006B00B7" w:rsidRDefault="006B00B7"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9160AD0" w14:textId="77777777" w:rsidR="006B00B7" w:rsidRDefault="006B00B7" w:rsidP="006B00B7">
      <w:pPr>
        <w:pStyle w:val="CommentText"/>
        <w:rPr>
          <w:lang w:val="en-US"/>
        </w:rPr>
      </w:pPr>
    </w:p>
    <w:p w14:paraId="3DA9A12F" w14:textId="77777777" w:rsidR="006B00B7" w:rsidRDefault="006B00B7" w:rsidP="006B00B7">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2F9956D3" w14:textId="77777777" w:rsidR="006B00B7" w:rsidRDefault="006B00B7" w:rsidP="006B00B7">
      <w:pPr>
        <w:pStyle w:val="CommentText"/>
        <w:rPr>
          <w:lang w:val="en-US"/>
        </w:rPr>
      </w:pPr>
    </w:p>
    <w:p w14:paraId="28A4B2D2" w14:textId="77777777" w:rsidR="006B00B7" w:rsidRDefault="006B00B7" w:rsidP="006B00B7">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516CF7C8" w14:textId="77777777" w:rsidR="006B00B7" w:rsidRDefault="006B00B7" w:rsidP="006B00B7">
      <w:pPr>
        <w:pStyle w:val="CommentText"/>
        <w:rPr>
          <w:lang w:val="en-US"/>
        </w:rPr>
      </w:pPr>
    </w:p>
    <w:p w14:paraId="261135A4" w14:textId="2E30C47C" w:rsidR="006B00B7" w:rsidRPr="006B00B7" w:rsidRDefault="006B00B7">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9" w:author="Max Lindmark" w:date="2020-04-22T17:37:00Z" w:initials="ML">
    <w:p w14:paraId="281B944D" w14:textId="0261B523" w:rsidR="00604739" w:rsidRDefault="00604739"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w:t>
      </w:r>
      <w:r w:rsidR="004B39A8">
        <w:rPr>
          <w:lang w:val="en-US"/>
        </w:rPr>
        <w:t xml:space="preserve">in the </w:t>
      </w:r>
      <w:proofErr w:type="gramStart"/>
      <w:r w:rsidR="004B39A8">
        <w:rPr>
          <w:lang w:val="en-US"/>
        </w:rPr>
        <w:t>code</w:t>
      </w:r>
      <w:proofErr w:type="gramEnd"/>
      <w:r w:rsidR="004B39A8">
        <w:rPr>
          <w:lang w:val="en-US"/>
        </w:rPr>
        <w:t xml:space="preserve"> I put </w:t>
      </w:r>
      <w:r>
        <w:rPr>
          <w:lang w:val="en-US"/>
        </w:rPr>
        <w:t>0.5</w:t>
      </w:r>
      <w:r w:rsidR="004B39A8">
        <w:rPr>
          <w:lang w:val="en-US"/>
        </w:rPr>
        <w:t xml:space="preserve"> wrongly as </w:t>
      </w:r>
      <w:r>
        <w:rPr>
          <w:lang w:val="en-US"/>
        </w:rPr>
        <w:t>the precision. So, I actually used a less informative prior (</w:t>
      </w:r>
      <w:proofErr w:type="spellStart"/>
      <w:r w:rsidR="00272145">
        <w:rPr>
          <w:lang w:val="en-US"/>
        </w:rPr>
        <w:t>sd</w:t>
      </w:r>
      <w:proofErr w:type="spellEnd"/>
      <w:r w:rsidR="00272145">
        <w:rPr>
          <w:lang w:val="en-US"/>
        </w:rPr>
        <w:t xml:space="preserve"> = </w:t>
      </w:r>
      <w:r>
        <w:rPr>
          <w:lang w:val="en-US"/>
        </w:rPr>
        <w:t xml:space="preserve">1.414). </w:t>
      </w:r>
    </w:p>
    <w:p w14:paraId="545DCDFF" w14:textId="77777777" w:rsidR="00604739" w:rsidRDefault="00604739" w:rsidP="00604739">
      <w:pPr>
        <w:pStyle w:val="CommentText"/>
        <w:rPr>
          <w:lang w:val="en-US"/>
        </w:rPr>
      </w:pPr>
    </w:p>
    <w:p w14:paraId="41CDC50F" w14:textId="4D99DF0E" w:rsidR="00604739" w:rsidRDefault="00604739"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w:t>
      </w:r>
      <w:r w:rsidR="00D85C54">
        <w:rPr>
          <w:lang w:val="en-US"/>
        </w:rPr>
        <w:t xml:space="preserve"> and they look fine with that precision. </w:t>
      </w:r>
    </w:p>
    <w:p w14:paraId="0E0DAD70" w14:textId="77777777" w:rsidR="00604739" w:rsidRDefault="00604739" w:rsidP="00604739">
      <w:pPr>
        <w:pStyle w:val="CommentText"/>
        <w:rPr>
          <w:lang w:val="en-US"/>
        </w:rPr>
      </w:pPr>
    </w:p>
    <w:p w14:paraId="3A4DED61" w14:textId="06D4C768" w:rsidR="00604739" w:rsidRDefault="000C306B">
      <w:pPr>
        <w:pStyle w:val="CommentText"/>
        <w:rPr>
          <w:lang w:val="en-US"/>
        </w:rPr>
      </w:pPr>
      <w:r>
        <w:rPr>
          <w:lang w:val="en-US"/>
        </w:rPr>
        <w:t>Despite that they all look fine and overall very similar (decimals)</w:t>
      </w:r>
      <w:r w:rsidR="00604739">
        <w:rPr>
          <w:lang w:val="en-US"/>
        </w:rPr>
        <w:t xml:space="preserve">, I will instead increase the standard deviation to 1 </w:t>
      </w:r>
      <w:r w:rsidR="00C81AD4">
        <w:rPr>
          <w:lang w:val="en-US"/>
        </w:rPr>
        <w:t>in these priors (for the average species effect)</w:t>
      </w:r>
      <w:r w:rsidR="00996BB8">
        <w:rPr>
          <w:lang w:val="en-US"/>
        </w:rPr>
        <w:t xml:space="preserve">, and to </w:t>
      </w:r>
      <w:proofErr w:type="spellStart"/>
      <w:r w:rsidR="00996BB8">
        <w:rPr>
          <w:lang w:val="en-US"/>
        </w:rPr>
        <w:t>sd</w:t>
      </w:r>
      <w:proofErr w:type="spellEnd"/>
      <w:r w:rsidR="00996BB8">
        <w:rPr>
          <w:lang w:val="en-US"/>
        </w:rPr>
        <w:t>=5 for the intercept…</w:t>
      </w:r>
    </w:p>
    <w:p w14:paraId="278C350D" w14:textId="77777777" w:rsidR="006E0A6E" w:rsidRDefault="006E0A6E">
      <w:pPr>
        <w:pStyle w:val="CommentText"/>
        <w:rPr>
          <w:lang w:val="en-US"/>
        </w:rPr>
      </w:pPr>
    </w:p>
    <w:p w14:paraId="004EA587" w14:textId="6DF5AD1E" w:rsidR="006E0A6E" w:rsidRPr="00604739" w:rsidRDefault="006E0A6E">
      <w:pPr>
        <w:pStyle w:val="CommentText"/>
        <w:rPr>
          <w:lang w:val="en-US"/>
        </w:rPr>
      </w:pPr>
      <w:r>
        <w:rPr>
          <w:lang w:val="en-US"/>
        </w:rPr>
        <w:t>I have added plots in the appendix showing the posterior distributions of these “main</w:t>
      </w:r>
      <w:r w:rsidR="00CB79C0">
        <w:rPr>
          <w:lang w:val="en-US"/>
        </w:rPr>
        <w:t>/interesting</w:t>
      </w:r>
      <w:r>
        <w:rPr>
          <w:lang w:val="en-US"/>
        </w:rPr>
        <w:t>” parameters (mu_0, mu_1, mu_2, mu_3)</w:t>
      </w:r>
      <w:r w:rsidR="007D153A">
        <w:rPr>
          <w:lang w:val="en-US"/>
        </w:rPr>
        <w:t xml:space="preserve"> together with their prior distributions, to visually show how the posteriors is not very influenced by the prior.</w:t>
      </w:r>
    </w:p>
  </w:comment>
  <w:comment w:id="32" w:author="Max Lindmark" w:date="2020-04-23T13:13:00Z" w:initials="ML">
    <w:p w14:paraId="226E2E76" w14:textId="6933F2FE" w:rsidR="00A52899" w:rsidRPr="00A52899" w:rsidRDefault="00A52899">
      <w:pPr>
        <w:pStyle w:val="CommentText"/>
        <w:rPr>
          <w:lang w:val="en-US"/>
        </w:rPr>
      </w:pPr>
      <w:r>
        <w:rPr>
          <w:rStyle w:val="CommentReference"/>
        </w:rPr>
        <w:annotationRef/>
      </w:r>
      <w:r w:rsidRPr="00A52899">
        <w:rPr>
          <w:lang w:val="en-US"/>
        </w:rPr>
        <w:t>Wops, th</w:t>
      </w:r>
      <w:r>
        <w:rPr>
          <w:lang w:val="en-US"/>
        </w:rPr>
        <w:t>is is also incorrect. This reflects mass-specific priors, which but I hadn’t switched to mass-specific values at that time. Luckily the prior was so flat and data so “certain” it did not really matter!</w:t>
      </w:r>
    </w:p>
  </w:comment>
  <w:comment w:id="36" w:author="Max Lindmark" w:date="2020-04-22T13:02:00Z" w:initials="ML">
    <w:p w14:paraId="4D42B2DD" w14:textId="2CF5FC18" w:rsidR="00CA5CFC" w:rsidRPr="000C4232" w:rsidRDefault="00CA5CFC">
      <w:pPr>
        <w:pStyle w:val="CommentText"/>
        <w:rPr>
          <w:lang w:val="en-US"/>
        </w:rPr>
      </w:pPr>
      <w:r>
        <w:rPr>
          <w:rStyle w:val="CommentReference"/>
        </w:rPr>
        <w:annotationRef/>
      </w:r>
      <w:r w:rsidR="00604739" w:rsidRPr="000C4232">
        <w:rPr>
          <w:lang w:val="en-US"/>
        </w:rPr>
        <w:t>Temperature</w:t>
      </w:r>
      <w:r w:rsidRPr="000C4232">
        <w:rPr>
          <w:lang w:val="en-US"/>
        </w:rPr>
        <w:t xml:space="preserve"> </w:t>
      </w:r>
      <w:r>
        <w:rPr>
          <w:lang w:val="en-US"/>
        </w:rPr>
        <w:t>coefficient???</w:t>
      </w:r>
    </w:p>
  </w:comment>
  <w:comment w:id="41" w:author="Max Lindmark" w:date="2020-04-22T17:36:00Z" w:initials="ML">
    <w:p w14:paraId="0B365000" w14:textId="4C1198D2" w:rsidR="00604739" w:rsidRPr="00604739" w:rsidRDefault="00604739">
      <w:pPr>
        <w:pStyle w:val="CommentText"/>
        <w:rPr>
          <w:lang w:val="en-US"/>
        </w:rPr>
      </w:pPr>
      <w:r>
        <w:rPr>
          <w:rStyle w:val="CommentReference"/>
        </w:rPr>
        <w:annotationRef/>
      </w:r>
      <w:r w:rsidRPr="00604739">
        <w:rPr>
          <w:lang w:val="en-US"/>
        </w:rPr>
        <w:t>Coeff</w:t>
      </w:r>
      <w:r>
        <w:rPr>
          <w:lang w:val="en-US"/>
        </w:rPr>
        <w:t>icient?</w:t>
      </w:r>
    </w:p>
  </w:comment>
  <w:comment w:id="42" w:author="Max Lindmark" w:date="2020-04-22T17:04:00Z" w:initials="ML">
    <w:p w14:paraId="3F4DDA1D" w14:textId="637254DA" w:rsidR="00CA5CFC" w:rsidRPr="000C4232" w:rsidRDefault="00CA5CFC" w:rsidP="00093FA1">
      <w:pPr>
        <w:pStyle w:val="CommentText"/>
        <w:rPr>
          <w:lang w:val="en-US"/>
        </w:rPr>
      </w:pPr>
      <w:r>
        <w:rPr>
          <w:rStyle w:val="CommentReference"/>
        </w:rPr>
        <w:annotationRef/>
      </w:r>
      <w:r>
        <w:rPr>
          <w:rStyle w:val="CommentReference"/>
        </w:rPr>
        <w:annotationRef/>
      </w:r>
      <w:r w:rsidR="00604739" w:rsidRPr="000C4232">
        <w:rPr>
          <w:lang w:val="en-US"/>
        </w:rPr>
        <w:t>Temperature</w:t>
      </w:r>
      <w:r w:rsidRPr="000C4232">
        <w:rPr>
          <w:lang w:val="en-US"/>
        </w:rPr>
        <w:t xml:space="preserve"> </w:t>
      </w:r>
      <w:r>
        <w:rPr>
          <w:lang w:val="en-US"/>
        </w:rPr>
        <w:t>coefficient???</w:t>
      </w:r>
    </w:p>
    <w:p w14:paraId="582D95AB" w14:textId="28B5571D" w:rsidR="00CA5CFC" w:rsidRDefault="00CA5CFC">
      <w:pPr>
        <w:pStyle w:val="CommentText"/>
      </w:pPr>
    </w:p>
  </w:comment>
  <w:comment w:id="43" w:author="Max Lindmark" w:date="2020-04-22T17:39:00Z" w:initials="ML">
    <w:p w14:paraId="26AE3624" w14:textId="3E13B6BB" w:rsidR="00A90EE9" w:rsidRPr="00A90EE9" w:rsidRDefault="00A90EE9">
      <w:pPr>
        <w:pStyle w:val="CommentText"/>
        <w:rPr>
          <w:lang w:val="en-US"/>
        </w:rPr>
      </w:pPr>
      <w:r>
        <w:rPr>
          <w:rStyle w:val="CommentReference"/>
        </w:rPr>
        <w:annotationRef/>
      </w:r>
      <w:r w:rsidRPr="00A90EE9">
        <w:rPr>
          <w:lang w:val="en-US"/>
        </w:rPr>
        <w:t>Check priors here</w:t>
      </w:r>
    </w:p>
  </w:comment>
  <w:comment w:id="44" w:author="Max Lindmark" w:date="2020-04-22T17:39:00Z" w:initials="ML">
    <w:p w14:paraId="1555FC6E" w14:textId="1C611307" w:rsidR="00A90EE9" w:rsidRPr="00A90EE9" w:rsidRDefault="00A90EE9">
      <w:pPr>
        <w:pStyle w:val="CommentText"/>
        <w:rPr>
          <w:lang w:val="en-US"/>
        </w:rPr>
      </w:pPr>
      <w:r>
        <w:rPr>
          <w:rStyle w:val="CommentReference"/>
        </w:rPr>
        <w:annotationRef/>
      </w:r>
      <w:r w:rsidRPr="00A90EE9">
        <w:rPr>
          <w:lang w:val="en-US"/>
        </w:rPr>
        <w:t>Che</w:t>
      </w:r>
      <w:r>
        <w:rPr>
          <w:lang w:val="en-US"/>
        </w:rPr>
        <w:t>ck priors here</w:t>
      </w:r>
    </w:p>
  </w:comment>
  <w:comment w:id="45" w:author="Jan Ohlberger" w:date="2020-01-21T14:07:00Z" w:initials="Ca">
    <w:p w14:paraId="03B53C1D" w14:textId="77777777" w:rsidR="00CA5CFC" w:rsidRPr="002D70E2" w:rsidRDefault="00CA5CFC" w:rsidP="00F85DA2">
      <w:pPr>
        <w:pStyle w:val="CommentText"/>
        <w:rPr>
          <w:lang w:val="en-GB"/>
        </w:rPr>
      </w:pPr>
      <w:r>
        <w:rPr>
          <w:rStyle w:val="CommentReference"/>
        </w:rPr>
        <w:annotationRef/>
      </w:r>
      <w:r w:rsidRPr="002D70E2">
        <w:rPr>
          <w:lang w:val="en-GB"/>
        </w:rPr>
        <w:t>Maybe better in the discussion…</w:t>
      </w:r>
    </w:p>
  </w:comment>
  <w:comment w:id="46" w:author="Max Lindmark" w:date="2020-01-28T15:33:00Z" w:initials="ML">
    <w:p w14:paraId="5ACFCA4C" w14:textId="021245C5" w:rsidR="00CA5CFC" w:rsidRPr="00457D7E" w:rsidRDefault="00CA5CFC"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47" w:author="Jan Ohlberger" w:date="2020-02-06T12:45:00Z" w:initials="Ca">
    <w:p w14:paraId="639B754C" w14:textId="492BBA9B" w:rsidR="00CA5CFC" w:rsidRPr="00457D7E" w:rsidRDefault="00CA5CF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8" w:author="Jan Ohlberger" w:date="2020-01-21T14:57:00Z" w:initials="Ca">
    <w:p w14:paraId="14C41261" w14:textId="77777777" w:rsidR="00CA5CFC" w:rsidRPr="002D70E2" w:rsidRDefault="00CA5CF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A5CFC" w:rsidRPr="002D70E2" w:rsidRDefault="00CA5CFC">
      <w:pPr>
        <w:pStyle w:val="CommentText"/>
        <w:rPr>
          <w:lang w:val="en-GB"/>
        </w:rPr>
      </w:pPr>
    </w:p>
    <w:p w14:paraId="6653FE73" w14:textId="0A209DBF" w:rsidR="00CA5CFC" w:rsidRPr="002D70E2" w:rsidRDefault="00CA5CF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A5CFC" w:rsidRPr="002D70E2" w:rsidRDefault="00CA5CFC">
      <w:pPr>
        <w:pStyle w:val="CommentText"/>
        <w:rPr>
          <w:lang w:val="en-GB"/>
        </w:rPr>
      </w:pPr>
    </w:p>
    <w:p w14:paraId="0FEAD394" w14:textId="58BEC5A8" w:rsidR="00CA5CFC" w:rsidRPr="002D70E2" w:rsidRDefault="00CA5CF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A5CFC" w:rsidRPr="002D70E2" w:rsidRDefault="00CA5CFC">
      <w:pPr>
        <w:pStyle w:val="CommentText"/>
        <w:rPr>
          <w:lang w:val="en-GB"/>
        </w:rPr>
      </w:pPr>
    </w:p>
    <w:p w14:paraId="08A228F7" w14:textId="601A6767" w:rsidR="00CA5CFC" w:rsidRPr="002D70E2" w:rsidRDefault="00CA5CFC">
      <w:pPr>
        <w:pStyle w:val="CommentText"/>
        <w:rPr>
          <w:lang w:val="en-GB"/>
        </w:rPr>
      </w:pPr>
      <w:r w:rsidRPr="002D70E2">
        <w:rPr>
          <w:lang w:val="en-GB"/>
        </w:rPr>
        <w:t>The overall mean of 6°C, on the other hand, seems reasonable.</w:t>
      </w:r>
    </w:p>
    <w:p w14:paraId="19AF2500" w14:textId="65C98CB9" w:rsidR="00CA5CFC" w:rsidRPr="002D70E2" w:rsidRDefault="00CA5CF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A5CFC" w:rsidRPr="002D70E2" w:rsidRDefault="00CA5CFC">
      <w:pPr>
        <w:pStyle w:val="CommentText"/>
        <w:rPr>
          <w:lang w:val="en-GB"/>
        </w:rPr>
      </w:pPr>
    </w:p>
    <w:p w14:paraId="32692339" w14:textId="77C0DC03" w:rsidR="00CA5CFC" w:rsidRPr="002D70E2" w:rsidRDefault="00CA5CFC">
      <w:pPr>
        <w:pStyle w:val="CommentText"/>
        <w:rPr>
          <w:lang w:val="en-GB"/>
        </w:rPr>
      </w:pPr>
      <w:r w:rsidRPr="002D70E2">
        <w:rPr>
          <w:lang w:val="en-GB"/>
        </w:rPr>
        <w:t>I know this seems very picky - but somehow these are extreme enough to warrant further scrutiny in my view</w:t>
      </w:r>
    </w:p>
  </w:comment>
  <w:comment w:id="49" w:author="Max Lindmark" w:date="2020-01-28T15:25:00Z" w:initials="ML">
    <w:p w14:paraId="18CB7814" w14:textId="77777777" w:rsidR="00CA5CFC" w:rsidRPr="00457D7E" w:rsidRDefault="00CA5CF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A5CFC" w:rsidRPr="00457D7E" w:rsidRDefault="00CA5CFC">
      <w:pPr>
        <w:pStyle w:val="CommentText"/>
        <w:rPr>
          <w:lang w:val="en-GB"/>
        </w:rPr>
      </w:pPr>
    </w:p>
    <w:p w14:paraId="3F9AF4D5" w14:textId="506AAFAA" w:rsidR="00CA5CFC" w:rsidRPr="00457D7E" w:rsidRDefault="00CA5CFC">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CA5CFC" w:rsidRPr="00457D7E" w:rsidRDefault="00CA5CFC">
      <w:pPr>
        <w:pStyle w:val="CommentText"/>
        <w:rPr>
          <w:lang w:val="en-GB"/>
        </w:rPr>
      </w:pPr>
    </w:p>
    <w:p w14:paraId="09190D46" w14:textId="0DD35202" w:rsidR="00CA5CFC" w:rsidRPr="00457D7E" w:rsidRDefault="00CA5CFC">
      <w:pPr>
        <w:pStyle w:val="CommentText"/>
        <w:rPr>
          <w:lang w:val="en-GB"/>
        </w:rPr>
      </w:pPr>
      <w:r w:rsidRPr="00457D7E">
        <w:rPr>
          <w:lang w:val="en-GB"/>
        </w:rPr>
        <w:t>Since we only use this metric for a few species now (only growth and consumption), we can probably afford to refine it.</w:t>
      </w:r>
    </w:p>
  </w:comment>
  <w:comment w:id="50" w:author="Max Lindmark" w:date="2020-02-06T10:42:00Z" w:initials="ML">
    <w:p w14:paraId="2E7A1F17" w14:textId="00618321" w:rsidR="00CA5CFC" w:rsidRPr="00457D7E" w:rsidRDefault="00CA5CF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51" w:author="Max Lindmark" w:date="2020-01-31T19:19:00Z" w:initials="ML">
    <w:p w14:paraId="5FA02F3D" w14:textId="7C54B478" w:rsidR="00CA5CFC" w:rsidRPr="00457D7E" w:rsidRDefault="00CA5CF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52" w:author="Max Lindmark" w:date="2020-02-06T10:46:00Z" w:initials="ML">
    <w:p w14:paraId="24D3DCE9" w14:textId="4844CFD2" w:rsidR="00CA5CFC" w:rsidRPr="00457D7E" w:rsidRDefault="00CA5CF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 w:author="Max Lindmark" w:date="2020-02-06T10:46:00Z" w:initials="ML">
    <w:p w14:paraId="12E58D26" w14:textId="50EEB09E" w:rsidR="00CA5CFC" w:rsidRPr="00457D7E" w:rsidRDefault="00CA5CF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4" w:author="Max Lindmark" w:date="2020-04-22T11:45:00Z" w:initials="ML">
    <w:p w14:paraId="4BC6E64A" w14:textId="30A6C380" w:rsidR="00CA5CFC" w:rsidRDefault="00CA5CF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CA5CFC" w:rsidRDefault="00CA5CFC" w:rsidP="00D764E3">
      <w:pPr>
        <w:pStyle w:val="CommentText"/>
        <w:rPr>
          <w:lang w:val="en-US"/>
        </w:rPr>
      </w:pPr>
    </w:p>
    <w:p w14:paraId="719F1B6C" w14:textId="73DD86EC" w:rsidR="00CA5CFC" w:rsidRDefault="00CA5CFC"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CA5CFC" w:rsidRDefault="00CA5CFC" w:rsidP="00D764E3">
      <w:pPr>
        <w:pStyle w:val="CommentText"/>
        <w:rPr>
          <w:lang w:val="en-US"/>
        </w:rPr>
      </w:pPr>
    </w:p>
    <w:p w14:paraId="18C120B7" w14:textId="77777777" w:rsidR="00CA5CFC" w:rsidRDefault="00CA5CFC" w:rsidP="00D764E3">
      <w:pPr>
        <w:pStyle w:val="CommentText"/>
        <w:rPr>
          <w:lang w:val="en-US"/>
        </w:rPr>
      </w:pPr>
      <w:r>
        <w:rPr>
          <w:lang w:val="en-US"/>
        </w:rPr>
        <w:t>I also gave the simplest model the highest number.</w:t>
      </w:r>
    </w:p>
    <w:p w14:paraId="4410C3DA" w14:textId="77777777" w:rsidR="00CA5CFC" w:rsidRPr="0018740A" w:rsidRDefault="00CA5CFC"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CA5CFC" w:rsidRPr="00D764E3" w:rsidRDefault="00CA5CFC">
      <w:pPr>
        <w:pStyle w:val="CommentText"/>
        <w:rPr>
          <w:lang w:val="en-US"/>
        </w:rPr>
      </w:pPr>
    </w:p>
  </w:comment>
  <w:comment w:id="55" w:author="Max Lindmark" w:date="2020-01-29T19:50:00Z" w:initials="ML">
    <w:p w14:paraId="12DD45A9" w14:textId="77777777" w:rsidR="00CA5CFC" w:rsidRPr="00457D7E" w:rsidRDefault="00CA5CFC">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CA5CFC" w:rsidRPr="00457D7E" w:rsidRDefault="00CA5CFC">
      <w:pPr>
        <w:pStyle w:val="CommentText"/>
        <w:rPr>
          <w:rStyle w:val="CommentReference"/>
          <w:lang w:val="en-GB"/>
        </w:rPr>
      </w:pPr>
    </w:p>
    <w:p w14:paraId="4CBF0665" w14:textId="1D94F896" w:rsidR="00CA5CFC" w:rsidRPr="00457D7E" w:rsidRDefault="00CA5CFC">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56" w:author="Max Lindmark" w:date="2020-02-06T11:05:00Z" w:initials="ML">
    <w:p w14:paraId="62040C99" w14:textId="69623746" w:rsidR="00CA5CFC" w:rsidRPr="00457D7E" w:rsidRDefault="00CA5CFC">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57" w:author="Max Lindmark" w:date="2020-04-24T10:07:00Z" w:initials="ML">
    <w:p w14:paraId="4BE8DA61" w14:textId="0B7DB407" w:rsidR="002E1CD9" w:rsidRPr="002E1CD9" w:rsidRDefault="002E1CD9">
      <w:pPr>
        <w:pStyle w:val="CommentText"/>
        <w:rPr>
          <w:lang w:val="en-US"/>
        </w:rPr>
      </w:pPr>
      <w:r>
        <w:rPr>
          <w:rStyle w:val="CommentReference"/>
        </w:rPr>
        <w:annotationRef/>
      </w:r>
      <w:r w:rsidRPr="002E1CD9">
        <w:rPr>
          <w:lang w:val="en-US"/>
        </w:rPr>
        <w:t>Should I be</w:t>
      </w:r>
      <w:r>
        <w:rPr>
          <w:lang w:val="en-US"/>
        </w:rPr>
        <w:t xml:space="preserve"> more consistence with the naming?</w:t>
      </w:r>
      <w:r w:rsidR="00241356">
        <w:rPr>
          <w:lang w:val="en-US"/>
        </w:rPr>
        <w:t xml:space="preserve"> </w:t>
      </w:r>
      <w:proofErr w:type="spellStart"/>
      <w:r w:rsidR="00241356">
        <w:rPr>
          <w:lang w:val="en-US"/>
        </w:rPr>
        <w:t>Eg</w:t>
      </w:r>
      <w:proofErr w:type="spellEnd"/>
      <w:r w:rsidR="00241356">
        <w:rPr>
          <w:lang w:val="en-US"/>
        </w:rPr>
        <w:t xml:space="preserve"> mass-coefficient?</w:t>
      </w:r>
    </w:p>
  </w:comment>
  <w:comment w:id="58" w:author="Max Lindmark" w:date="2020-04-24T10:34:00Z" w:initials="ML">
    <w:p w14:paraId="7070164E" w14:textId="076DB705" w:rsidR="00241356" w:rsidRPr="006F6994" w:rsidRDefault="00241356">
      <w:pPr>
        <w:pStyle w:val="CommentText"/>
        <w:rPr>
          <w:lang w:val="en-US"/>
        </w:rPr>
      </w:pPr>
      <w:r>
        <w:rPr>
          <w:rStyle w:val="CommentReference"/>
        </w:rPr>
        <w:annotationRef/>
      </w:r>
      <w:r w:rsidR="006F6994" w:rsidRPr="006F6994">
        <w:rPr>
          <w:lang w:val="en-US"/>
        </w:rPr>
        <w:t>Note I chan</w:t>
      </w:r>
      <w:r w:rsidR="006F6994">
        <w:rPr>
          <w:lang w:val="en-US"/>
        </w:rPr>
        <w:t xml:space="preserve">ged the layout a little bit. I didn’t think there was </w:t>
      </w:r>
      <w:proofErr w:type="gramStart"/>
      <w:r w:rsidR="006F6994">
        <w:rPr>
          <w:lang w:val="en-US"/>
        </w:rPr>
        <w:t>a</w:t>
      </w:r>
      <w:proofErr w:type="gramEnd"/>
      <w:r w:rsidR="006F6994">
        <w:rPr>
          <w:lang w:val="en-US"/>
        </w:rPr>
        <w:t xml:space="preserve"> </w:t>
      </w:r>
      <w:proofErr w:type="spellStart"/>
      <w:r w:rsidR="006F6994">
        <w:rPr>
          <w:lang w:val="en-US"/>
        </w:rPr>
        <w:t>advtangate</w:t>
      </w:r>
      <w:proofErr w:type="spellEnd"/>
      <w:r w:rsidR="006F6994">
        <w:rPr>
          <w:lang w:val="en-US"/>
        </w:rPr>
        <w:t xml:space="preserve"> o</w:t>
      </w:r>
    </w:p>
  </w:comment>
  <w:comment w:id="59" w:author="Jan Ohlberger" w:date="2020-01-21T15:43:00Z" w:initials="Ca">
    <w:p w14:paraId="1A238F9A" w14:textId="09E0F2FF" w:rsidR="00CA5CFC" w:rsidRPr="002D70E2" w:rsidRDefault="00CA5CFC">
      <w:pPr>
        <w:pStyle w:val="CommentText"/>
        <w:rPr>
          <w:lang w:val="en-GB"/>
        </w:rPr>
      </w:pPr>
      <w:r>
        <w:rPr>
          <w:rStyle w:val="CommentReference"/>
        </w:rPr>
        <w:annotationRef/>
      </w:r>
      <w:r w:rsidRPr="002D70E2">
        <w:rPr>
          <w:lang w:val="en-GB"/>
        </w:rPr>
        <w:t xml:space="preserve">Maybe better? </w:t>
      </w:r>
    </w:p>
  </w:comment>
  <w:comment w:id="60" w:author="Max Lindmark" w:date="2020-01-28T15:58:00Z" w:initials="ML">
    <w:p w14:paraId="50BCCDCC" w14:textId="2E84632D" w:rsidR="00CA5CFC" w:rsidRPr="00457D7E" w:rsidRDefault="00CA5CFC">
      <w:pPr>
        <w:pStyle w:val="CommentText"/>
        <w:rPr>
          <w:lang w:val="en-GB"/>
        </w:rPr>
      </w:pPr>
      <w:r>
        <w:rPr>
          <w:rStyle w:val="CommentReference"/>
        </w:rPr>
        <w:annotationRef/>
      </w:r>
      <w:r w:rsidRPr="00457D7E">
        <w:rPr>
          <w:lang w:val="en-GB"/>
        </w:rPr>
        <w:t>Or average?</w:t>
      </w:r>
    </w:p>
  </w:comment>
  <w:comment w:id="61" w:author="Anna Gårdmark" w:date="2020-02-03T15:34:00Z" w:initials="AG">
    <w:p w14:paraId="5DD4C2DF" w14:textId="5A828D45" w:rsidR="00CA5CFC" w:rsidRPr="00404F83" w:rsidRDefault="00CA5CFC">
      <w:pPr>
        <w:pStyle w:val="CommentText"/>
        <w:rPr>
          <w:lang w:val="en-GB"/>
        </w:rPr>
      </w:pPr>
      <w:r>
        <w:rPr>
          <w:rStyle w:val="CommentReference"/>
        </w:rPr>
        <w:annotationRef/>
      </w:r>
      <w:r w:rsidRPr="00404F83">
        <w:rPr>
          <w:lang w:val="en-GB"/>
        </w:rPr>
        <w:t>average is better, I think</w:t>
      </w:r>
    </w:p>
  </w:comment>
  <w:comment w:id="62" w:author="Max Lindmark" w:date="2020-02-06T11:11:00Z" w:initials="ML">
    <w:p w14:paraId="70D4CCDD" w14:textId="77777777" w:rsidR="00CA5CFC" w:rsidRPr="00457D7E" w:rsidRDefault="00CA5CF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A5CFC" w:rsidRPr="00457D7E" w:rsidRDefault="00CA5CFC" w:rsidP="00AE4AF5">
      <w:pPr>
        <w:pStyle w:val="CommentText"/>
        <w:rPr>
          <w:b/>
          <w:bCs/>
          <w:lang w:val="en-GB"/>
        </w:rPr>
      </w:pPr>
    </w:p>
    <w:p w14:paraId="396C1A80" w14:textId="77777777" w:rsidR="00CA5CFC" w:rsidRPr="00457D7E" w:rsidRDefault="00CA5CFC" w:rsidP="00AE4AF5">
      <w:pPr>
        <w:pStyle w:val="CommentText"/>
        <w:rPr>
          <w:b/>
          <w:bCs/>
          <w:lang w:val="en-GB"/>
        </w:rPr>
      </w:pPr>
      <w:r w:rsidRPr="00457D7E">
        <w:rPr>
          <w:b/>
          <w:bCs/>
          <w:lang w:val="en-GB"/>
        </w:rPr>
        <w:t>Most importantly, we should make sure to be consistent…</w:t>
      </w:r>
    </w:p>
    <w:p w14:paraId="5112A399" w14:textId="034185F5" w:rsidR="00CA5CFC" w:rsidRPr="00457D7E" w:rsidRDefault="00CA5CFC">
      <w:pPr>
        <w:pStyle w:val="CommentText"/>
        <w:rPr>
          <w:b/>
          <w:bCs/>
          <w:lang w:val="en-GB"/>
        </w:rPr>
      </w:pPr>
    </w:p>
  </w:comment>
  <w:comment w:id="63" w:author="Max Lindmark" w:date="2020-02-06T11:11:00Z" w:initials="ML">
    <w:p w14:paraId="2D701D9D" w14:textId="77777777" w:rsidR="00CA5CFC" w:rsidRPr="00457D7E" w:rsidRDefault="00CA5CF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A5CFC" w:rsidRPr="00457D7E" w:rsidRDefault="00CA5CFC">
      <w:pPr>
        <w:pStyle w:val="CommentText"/>
        <w:rPr>
          <w:lang w:val="en-GB"/>
        </w:rPr>
      </w:pPr>
    </w:p>
    <w:p w14:paraId="76F23DB8" w14:textId="267E38A7" w:rsidR="00CA5CFC" w:rsidRPr="00457D7E" w:rsidRDefault="00CA5CFC">
      <w:pPr>
        <w:pStyle w:val="CommentText"/>
        <w:rPr>
          <w:lang w:val="en-GB"/>
        </w:rPr>
      </w:pPr>
      <w:r w:rsidRPr="00457D7E">
        <w:rPr>
          <w:lang w:val="en-GB"/>
        </w:rPr>
        <w:t>I agree that average isn’t perfect either, because the species doesn’t have to be average for us to make a qualified guess!</w:t>
      </w:r>
    </w:p>
  </w:comment>
  <w:comment w:id="64" w:author="Anna Gårdmark" w:date="2020-02-07T07:48:00Z" w:initials="AG">
    <w:p w14:paraId="4A3ACB85" w14:textId="54318309" w:rsidR="00CA5CFC" w:rsidRPr="0098521B" w:rsidRDefault="00CA5CF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65" w:author="Max Lindmark" w:date="2020-04-24T10:08:00Z" w:initials="ML">
    <w:p w14:paraId="24050E56" w14:textId="4946F477" w:rsidR="002E1CD9" w:rsidRPr="002460B7" w:rsidRDefault="002E1CD9">
      <w:pPr>
        <w:pStyle w:val="CommentText"/>
        <w:rPr>
          <w:lang w:val="en-US"/>
        </w:rPr>
      </w:pPr>
      <w:r>
        <w:rPr>
          <w:rStyle w:val="CommentReference"/>
        </w:rPr>
        <w:annotationRef/>
      </w:r>
      <w:r w:rsidRPr="002460B7">
        <w:rPr>
          <w:lang w:val="en-US"/>
        </w:rPr>
        <w:t>how about unmeasured?</w:t>
      </w:r>
    </w:p>
  </w:comment>
  <w:comment w:id="66" w:author="Max Lindmark" w:date="2020-01-31T16:35:00Z" w:initials="ML">
    <w:p w14:paraId="166CC7DC" w14:textId="59BE92AA" w:rsidR="00CA5CFC" w:rsidRPr="00457D7E" w:rsidRDefault="00CA5CF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67" w:author="Max Lindmark" w:date="2020-01-31T11:40:00Z" w:initials="ML">
    <w:p w14:paraId="3FA41E8E" w14:textId="77777777" w:rsidR="00CA5CFC" w:rsidRPr="00457D7E" w:rsidRDefault="00CA5CF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A5CFC" w:rsidRPr="00457D7E" w:rsidRDefault="00CA5CFC">
      <w:pPr>
        <w:pStyle w:val="CommentText"/>
        <w:rPr>
          <w:lang w:val="en-GB"/>
        </w:rPr>
      </w:pPr>
    </w:p>
    <w:p w14:paraId="00A045FC" w14:textId="77777777" w:rsidR="00CA5CFC" w:rsidRPr="00457D7E" w:rsidRDefault="00CA5CFC">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CA5CFC" w:rsidRPr="00457D7E" w:rsidRDefault="00CA5CFC">
      <w:pPr>
        <w:pStyle w:val="CommentText"/>
        <w:rPr>
          <w:lang w:val="en-GB"/>
        </w:rPr>
      </w:pPr>
    </w:p>
    <w:p w14:paraId="41133D76" w14:textId="77777777" w:rsidR="00CA5CFC" w:rsidRPr="00457D7E" w:rsidRDefault="00CA5CF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A5CFC" w:rsidRPr="00457D7E" w:rsidRDefault="00CA5CFC">
      <w:pPr>
        <w:pStyle w:val="CommentText"/>
        <w:rPr>
          <w:lang w:val="en-GB"/>
        </w:rPr>
      </w:pPr>
    </w:p>
    <w:p w14:paraId="15D8F8B8" w14:textId="56B3EF2B" w:rsidR="00CA5CFC" w:rsidRPr="00457D7E" w:rsidRDefault="00CA5CF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0" w:author="Anna Gårdmark" w:date="2020-02-04T09:00:00Z" w:initials="AG">
    <w:p w14:paraId="01176257" w14:textId="77DCA2CD" w:rsidR="00CA5CFC" w:rsidRPr="002C5859" w:rsidRDefault="00CA5CFC">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71" w:author="Max Lindmark" w:date="2020-02-06T11:16:00Z" w:initials="ML">
    <w:p w14:paraId="7873562C" w14:textId="281CD47F" w:rsidR="00CA5CFC" w:rsidRPr="00457D7E" w:rsidRDefault="00CA5CFC">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CA5CFC" w:rsidRPr="00457D7E" w:rsidRDefault="00CA5CFC">
      <w:pPr>
        <w:pStyle w:val="CommentText"/>
        <w:rPr>
          <w:lang w:val="en-GB"/>
        </w:rPr>
      </w:pPr>
    </w:p>
    <w:p w14:paraId="5D057A29" w14:textId="054F7AD8" w:rsidR="00CA5CFC" w:rsidRPr="00457D7E" w:rsidRDefault="00CA5CFC" w:rsidP="00686FE3">
      <w:pPr>
        <w:rPr>
          <w:lang w:val="en-GB"/>
        </w:rPr>
      </w:pPr>
      <w:r w:rsidRPr="00457D7E">
        <w:rPr>
          <w:lang w:val="en-GB"/>
        </w:rPr>
        <w:t xml:space="preserve">I could though arrange not by temperature but by biogeography, and the add open curly brackets </w:t>
      </w:r>
      <w:proofErr w:type="gramStart"/>
      <w:r w:rsidRPr="00457D7E">
        <w:rPr>
          <w:rFonts w:ascii="Times New Roman" w:eastAsia="Times New Roman" w:hAnsi="Times New Roman" w:cs="Times New Roman"/>
          <w:lang w:val="en-GB" w:eastAsia="en-GB"/>
        </w:rPr>
        <w:t xml:space="preserve">{ </w:t>
      </w:r>
      <w:r w:rsidRPr="00457D7E">
        <w:rPr>
          <w:lang w:val="en-GB"/>
        </w:rPr>
        <w:t>on</w:t>
      </w:r>
      <w:proofErr w:type="gramEnd"/>
      <w:r w:rsidRPr="00457D7E">
        <w:rPr>
          <w:lang w:val="en-GB"/>
        </w:rPr>
        <w:t xml:space="preserve"> the left-hand side indicating group. Order of species should largely be the same!</w:t>
      </w:r>
    </w:p>
  </w:comment>
  <w:comment w:id="68" w:author="Max Lindmark" w:date="2020-02-06T11:21:00Z" w:initials="ML">
    <w:p w14:paraId="2D1FC256" w14:textId="2F51E726" w:rsidR="00CA5CFC" w:rsidRPr="00457D7E" w:rsidRDefault="00CA5CFC">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69" w:author="Max Lindmark" w:date="2020-02-06T11:28:00Z" w:initials="ML">
    <w:p w14:paraId="3FA1DF52" w14:textId="3EE78406" w:rsidR="00CA5CFC" w:rsidRPr="00457D7E" w:rsidRDefault="00CA5CFC">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72" w:author="Max Lindmark" w:date="2020-02-06T11:21:00Z" w:initials="ML">
    <w:p w14:paraId="511DAC36" w14:textId="2234481E" w:rsidR="00CA5CFC" w:rsidRPr="00457D7E" w:rsidRDefault="00CA5CFC">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73" w:author="Max Lindmark" w:date="2020-02-06T11:25:00Z" w:initials="ML">
    <w:p w14:paraId="19815538" w14:textId="43B722D2" w:rsidR="00CA5CFC" w:rsidRPr="00457D7E" w:rsidRDefault="00CA5CFC">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74" w:author="Max Lindmark" w:date="2020-02-06T11:20:00Z" w:initials="ML">
    <w:p w14:paraId="567C190F" w14:textId="77777777" w:rsidR="00CA5CFC" w:rsidRPr="00457D7E" w:rsidRDefault="00CA5CFC"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CA5CFC" w:rsidRPr="00457D7E" w:rsidRDefault="00CA5CFC" w:rsidP="003A59D4">
      <w:pPr>
        <w:pStyle w:val="CommentText"/>
        <w:rPr>
          <w:b/>
          <w:bCs/>
          <w:lang w:val="en-GB"/>
        </w:rPr>
      </w:pPr>
    </w:p>
    <w:p w14:paraId="5D30FBE5" w14:textId="77777777" w:rsidR="00CA5CFC" w:rsidRPr="00457D7E" w:rsidRDefault="00CA5CFC" w:rsidP="003A59D4">
      <w:pPr>
        <w:pStyle w:val="CommentText"/>
        <w:rPr>
          <w:b/>
          <w:bCs/>
          <w:lang w:val="en-GB"/>
        </w:rPr>
      </w:pPr>
      <w:r w:rsidRPr="00457D7E">
        <w:rPr>
          <w:b/>
          <w:bCs/>
          <w:lang w:val="en-GB"/>
        </w:rPr>
        <w:t>Would make this a much cleaner and easier to interpret figure</w:t>
      </w:r>
    </w:p>
    <w:p w14:paraId="279AFF9D" w14:textId="3B3C61D3" w:rsidR="00CA5CFC" w:rsidRPr="00457D7E" w:rsidRDefault="00CA5CFC">
      <w:pPr>
        <w:pStyle w:val="CommentText"/>
        <w:rPr>
          <w:b/>
          <w:bCs/>
          <w:lang w:val="en-GB"/>
        </w:rPr>
      </w:pPr>
    </w:p>
  </w:comment>
  <w:comment w:id="75" w:author="Max Lindmark" w:date="2020-02-06T11:22:00Z" w:initials="ML">
    <w:p w14:paraId="0B683017" w14:textId="77777777" w:rsidR="00CA5CFC" w:rsidRPr="00457D7E" w:rsidRDefault="00CA5CFC">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CA5CFC" w:rsidRPr="00457D7E" w:rsidRDefault="00CA5CFC">
      <w:pPr>
        <w:pStyle w:val="CommentText"/>
        <w:rPr>
          <w:lang w:val="en-GB"/>
        </w:rPr>
      </w:pPr>
    </w:p>
    <w:p w14:paraId="42915C74" w14:textId="742A1156" w:rsidR="00CA5CFC" w:rsidRPr="00457D7E" w:rsidRDefault="00CA5CFC">
      <w:pPr>
        <w:pStyle w:val="CommentText"/>
        <w:rPr>
          <w:lang w:val="en-GB"/>
        </w:rPr>
      </w:pPr>
      <w:r w:rsidRPr="00457D7E">
        <w:rPr>
          <w:lang w:val="en-GB"/>
        </w:rPr>
        <w:t xml:space="preserve">Mean and standard deviations could work! Also for the experimental </w:t>
      </w:r>
      <w:proofErr w:type="gramStart"/>
      <w:r w:rsidRPr="00457D7E">
        <w:rPr>
          <w:lang w:val="en-GB"/>
        </w:rPr>
        <w:t>data..</w:t>
      </w:r>
      <w:proofErr w:type="gramEnd"/>
      <w:r w:rsidRPr="00457D7E">
        <w:rPr>
          <w:lang w:val="en-GB"/>
        </w:rPr>
        <w:t xml:space="preserve"> Then we’d have three lines like environmental temperature. I’ll think about it!</w:t>
      </w:r>
    </w:p>
  </w:comment>
  <w:comment w:id="76" w:author="Jan Ohlberger" w:date="2020-02-06T12:53:00Z" w:initials="Ca">
    <w:p w14:paraId="5D0588E3" w14:textId="7F51F5F0" w:rsidR="00CA5CFC" w:rsidRPr="00457D7E" w:rsidRDefault="00CA5CFC">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77" w:author="Max Lindmark" w:date="2020-01-28T19:59:00Z" w:initials="ML">
    <w:p w14:paraId="5EE5D0B0" w14:textId="18144D67" w:rsidR="00CA5CFC" w:rsidRPr="00457D7E" w:rsidRDefault="00CA5CF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78" w:author="Anna Gårdmark" w:date="2020-02-04T08:48:00Z" w:initials="AG">
    <w:p w14:paraId="2495A2F5" w14:textId="4AD93A43" w:rsidR="00CA5CFC" w:rsidRPr="00BD7D6F" w:rsidRDefault="00CA5CF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79" w:author="Max Lindmark" w:date="2020-02-06T11:32:00Z" w:initials="ML">
    <w:p w14:paraId="758C28E2" w14:textId="1BA6FDF0" w:rsidR="00CA5CFC" w:rsidRPr="00457D7E" w:rsidRDefault="00CA5CF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80" w:author="Anna Gårdmark" w:date="2020-02-07T08:09:00Z" w:initials="AG">
    <w:p w14:paraId="2AC900F7" w14:textId="0FBF6277" w:rsidR="00CA5CFC" w:rsidRPr="00641ACD" w:rsidRDefault="00CA5CF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81" w:author="Max Lindmark" w:date="2020-02-08T17:31:00Z" w:initials="ML">
    <w:p w14:paraId="6B92B139" w14:textId="6D8EC9A7" w:rsidR="00CA5CFC" w:rsidRPr="00C41DFC" w:rsidRDefault="00CA5C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82" w:author="Anna Gårdmark" w:date="2020-02-04T08:56:00Z" w:initials="AG">
    <w:p w14:paraId="0D13AD99" w14:textId="278CD4EB" w:rsidR="00CA5CFC" w:rsidRPr="002C5859" w:rsidRDefault="00CA5CFC">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83" w:author="Max Lindmark" w:date="2020-02-06T11:36:00Z" w:initials="ML">
    <w:p w14:paraId="6A2D3C14" w14:textId="77777777" w:rsidR="00CA5CFC" w:rsidRPr="00457D7E" w:rsidRDefault="00CA5CF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A5CFC" w:rsidRPr="00457D7E" w:rsidRDefault="00CA5CFC">
      <w:pPr>
        <w:pStyle w:val="CommentText"/>
        <w:rPr>
          <w:lang w:val="en-GB"/>
        </w:rPr>
      </w:pPr>
    </w:p>
    <w:p w14:paraId="48DC857D" w14:textId="71B86F82" w:rsidR="00CA5CFC" w:rsidRPr="00457D7E" w:rsidRDefault="00CA5CFC">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A5CFC" w:rsidRPr="00457D7E" w:rsidRDefault="00CA5CFC">
      <w:pPr>
        <w:pStyle w:val="CommentText"/>
        <w:rPr>
          <w:lang w:val="en-GB"/>
        </w:rPr>
      </w:pPr>
    </w:p>
    <w:p w14:paraId="776601BB" w14:textId="24F08D9F" w:rsidR="00CA5CFC" w:rsidRPr="00457D7E" w:rsidRDefault="00CA5CFC">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CA5CFC" w:rsidRPr="00457D7E" w:rsidRDefault="00CA5CFC">
      <w:pPr>
        <w:pStyle w:val="CommentText"/>
        <w:rPr>
          <w:lang w:val="en-GB"/>
        </w:rPr>
      </w:pPr>
    </w:p>
    <w:p w14:paraId="1147DE57" w14:textId="77777777" w:rsidR="00CA5CFC" w:rsidRPr="00457D7E" w:rsidRDefault="00CA5CFC">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CA5CFC" w:rsidRPr="00457D7E" w:rsidRDefault="00CA5CFC">
      <w:pPr>
        <w:pStyle w:val="CommentText"/>
        <w:rPr>
          <w:lang w:val="en-GB"/>
        </w:rPr>
      </w:pPr>
    </w:p>
    <w:p w14:paraId="4565C1F9" w14:textId="5BECAB48" w:rsidR="00CA5CFC" w:rsidRPr="00457D7E" w:rsidRDefault="00CA5CFC">
      <w:pPr>
        <w:pStyle w:val="CommentText"/>
        <w:rPr>
          <w:lang w:val="en-GB"/>
        </w:rPr>
      </w:pPr>
      <w:r w:rsidRPr="00457D7E">
        <w:rPr>
          <w:lang w:val="en-GB"/>
        </w:rPr>
        <w:t>Agree this needs to be made clearer. See the paragraph below!</w:t>
      </w:r>
    </w:p>
  </w:comment>
  <w:comment w:id="84" w:author="Anna Gårdmark" w:date="2020-02-07T08:12:00Z" w:initials="AG">
    <w:p w14:paraId="3C081A25" w14:textId="60CFB3C9" w:rsidR="00CA5CFC" w:rsidRPr="00603E09" w:rsidRDefault="00CA5CF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85" w:author="Max Lindmark" w:date="2020-02-06T13:04:00Z" w:initials="ML">
    <w:p w14:paraId="61204E3E" w14:textId="29123053" w:rsidR="00CA5CFC" w:rsidRPr="00457D7E" w:rsidRDefault="00CA5CF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A5CFC" w:rsidRPr="00457D7E" w:rsidRDefault="00CA5CF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F25D99" w15:done="0"/>
  <w15:commentEx w15:paraId="261135A4" w15:done="0"/>
  <w15:commentEx w15:paraId="004EA587" w15:done="0"/>
  <w15:commentEx w15:paraId="226E2E76"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2558F" w14:textId="77777777" w:rsidR="003958F5" w:rsidRDefault="003958F5" w:rsidP="00B65B3A">
      <w:r>
        <w:separator/>
      </w:r>
    </w:p>
    <w:p w14:paraId="1DB93F32" w14:textId="77777777" w:rsidR="003958F5" w:rsidRDefault="003958F5"/>
  </w:endnote>
  <w:endnote w:type="continuationSeparator" w:id="0">
    <w:p w14:paraId="0C4C2287" w14:textId="77777777" w:rsidR="003958F5" w:rsidRDefault="003958F5" w:rsidP="00B65B3A">
      <w:r>
        <w:continuationSeparator/>
      </w:r>
    </w:p>
    <w:p w14:paraId="5FD557F4" w14:textId="77777777" w:rsidR="003958F5" w:rsidRDefault="00395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A5CFC" w:rsidRDefault="00CA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A5CFC" w:rsidRDefault="00CA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3EB39" w14:textId="77777777" w:rsidR="003958F5" w:rsidRDefault="003958F5" w:rsidP="00B65B3A">
      <w:r>
        <w:separator/>
      </w:r>
    </w:p>
  </w:footnote>
  <w:footnote w:type="continuationSeparator" w:id="0">
    <w:p w14:paraId="78442C87" w14:textId="77777777" w:rsidR="003958F5" w:rsidRDefault="003958F5"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A5CFC" w:rsidRDefault="00CA5CFC" w:rsidP="00B65B3A">
    <w:pPr>
      <w:pStyle w:val="Header"/>
      <w:spacing w:before="240" w:after="276"/>
    </w:pPr>
  </w:p>
  <w:p w14:paraId="3F805A8E" w14:textId="77777777" w:rsidR="00CA5CFC" w:rsidRDefault="00CA5CFC" w:rsidP="00B65B3A">
    <w:pPr>
      <w:spacing w:after="276"/>
    </w:pPr>
  </w:p>
  <w:p w14:paraId="3A1ECCFB" w14:textId="77777777" w:rsidR="00CA5CFC" w:rsidRDefault="00CA5CFC"/>
  <w:p w14:paraId="4AAA9964" w14:textId="77777777" w:rsidR="00CA5CFC" w:rsidRDefault="00CA5C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A5CFC" w:rsidRPr="00B30794" w:rsidRDefault="00CA5CF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CD9"/>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8F5"/>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A8"/>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B7"/>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2460B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60B7"/>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40</Pages>
  <Words>58925</Words>
  <Characters>335874</Characters>
  <Application>Microsoft Office Word</Application>
  <DocSecurity>0</DocSecurity>
  <Lines>2798</Lines>
  <Paragraphs>788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56</cp:revision>
  <cp:lastPrinted>2020-01-31T14:37:00Z</cp:lastPrinted>
  <dcterms:created xsi:type="dcterms:W3CDTF">2020-04-01T08:20:00Z</dcterms:created>
  <dcterms:modified xsi:type="dcterms:W3CDTF">2020-04-27T11:41:00Z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id="iQDEqMkn"/&gt;&lt;style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